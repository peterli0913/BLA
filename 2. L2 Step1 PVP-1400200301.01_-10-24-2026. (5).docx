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1361F9" w14:textId="77777777" w:rsidR="007617DE" w:rsidRDefault="007617DE">
      <w:pPr>
        <w:spacing w:before="120" w:after="240"/>
        <w:rPr>
          <w:rFonts w:ascii="Times New Roman" w:eastAsia="仿宋_GB2312" w:hAnsi="Times New Roman" w:cs="Times New Roman"/>
          <w:b/>
          <w:sz w:val="21"/>
          <w:szCs w:val="21"/>
          <w:lang w:eastAsia="zh-CN"/>
        </w:rPr>
      </w:pPr>
      <w:bookmarkStart w:id="0" w:name="_Toc253738399"/>
      <w:bookmarkStart w:id="1" w:name="_Toc357346797"/>
      <w:bookmarkStart w:id="2" w:name="_Toc294622972"/>
    </w:p>
    <w:p w14:paraId="59A26B1E" w14:textId="77777777" w:rsidR="007617DE" w:rsidRDefault="00AE300B">
      <w:pPr>
        <w:spacing w:before="120" w:after="120"/>
        <w:jc w:val="center"/>
        <w:rPr>
          <w:rFonts w:ascii="Times New Roman" w:eastAsia="仿宋_GB2312" w:hAnsi="Times New Roman" w:cs="Times New Roman"/>
          <w:b/>
          <w:sz w:val="28"/>
          <w:szCs w:val="28"/>
          <w:lang w:eastAsia="zh-CN"/>
        </w:rPr>
      </w:pPr>
      <w:r>
        <w:rPr>
          <w:rFonts w:ascii="Times New Roman" w:eastAsia="仿宋_GB2312" w:hAnsi="Times New Roman" w:cs="Times New Roman"/>
          <w:b/>
          <w:sz w:val="28"/>
          <w:szCs w:val="28"/>
          <w:lang w:eastAsia="zh-CN"/>
        </w:rPr>
        <w:t xml:space="preserve"> Process Performance Qualification </w:t>
      </w:r>
      <w:commentRangeStart w:id="3"/>
      <w:commentRangeStart w:id="4"/>
      <w:r>
        <w:rPr>
          <w:rFonts w:ascii="Times New Roman" w:eastAsia="仿宋_GB2312" w:hAnsi="Times New Roman" w:cs="Times New Roman"/>
          <w:b/>
          <w:sz w:val="28"/>
          <w:szCs w:val="28"/>
          <w:lang w:eastAsia="zh-CN"/>
        </w:rPr>
        <w:t>Protocol</w:t>
      </w:r>
      <w:bookmarkEnd w:id="0"/>
      <w:bookmarkEnd w:id="1"/>
      <w:bookmarkEnd w:id="2"/>
      <w:r>
        <w:rPr>
          <w:rFonts w:ascii="Times New Roman" w:eastAsia="仿宋_GB2312" w:hAnsi="Times New Roman" w:cs="Times New Roman"/>
          <w:b/>
          <w:sz w:val="28"/>
          <w:szCs w:val="28"/>
          <w:lang w:eastAsia="zh-CN"/>
        </w:rPr>
        <w:t xml:space="preserve"> </w:t>
      </w:r>
      <w:commentRangeEnd w:id="3"/>
      <w:r>
        <w:rPr>
          <w:rStyle w:val="CommentReference"/>
          <w:rFonts w:ascii="Times New Roman" w:eastAsia="仿宋_GB2312" w:hAnsi="Times New Roman" w:cs="Times New Roman"/>
          <w:b/>
          <w:sz w:val="28"/>
          <w:szCs w:val="28"/>
          <w:lang w:eastAsia="zh-CN"/>
        </w:rPr>
        <w:commentReference w:id="3"/>
      </w:r>
      <w:commentRangeEnd w:id="4"/>
      <w:r>
        <w:rPr>
          <w:rStyle w:val="CommentReference"/>
        </w:rPr>
        <w:commentReference w:id="4"/>
      </w:r>
    </w:p>
    <w:p w14:paraId="27051F91" w14:textId="77777777" w:rsidR="007617DE" w:rsidRDefault="00AE300B">
      <w:pPr>
        <w:spacing w:before="120" w:after="120"/>
        <w:jc w:val="center"/>
        <w:rPr>
          <w:rFonts w:ascii="Times New Roman" w:eastAsia="仿宋_GB2312" w:hAnsi="Times New Roman" w:cs="Times New Roman"/>
          <w:b/>
          <w:sz w:val="28"/>
          <w:szCs w:val="28"/>
          <w:lang w:eastAsia="zh-CN"/>
        </w:rPr>
      </w:pPr>
      <w:proofErr w:type="gramStart"/>
      <w:r>
        <w:rPr>
          <w:rFonts w:ascii="Times New Roman" w:eastAsia="仿宋_GB2312" w:hAnsi="Times New Roman" w:cs="Times New Roman"/>
          <w:b/>
          <w:sz w:val="28"/>
          <w:szCs w:val="28"/>
          <w:lang w:eastAsia="zh-CN"/>
        </w:rPr>
        <w:t>for</w:t>
      </w:r>
      <w:proofErr w:type="gramEnd"/>
      <w:r>
        <w:rPr>
          <w:rFonts w:ascii="Times New Roman" w:eastAsia="仿宋_GB2312" w:hAnsi="Times New Roman" w:cs="Times New Roman"/>
          <w:b/>
          <w:sz w:val="28"/>
          <w:szCs w:val="28"/>
          <w:lang w:eastAsia="zh-CN"/>
        </w:rPr>
        <w:t xml:space="preserve"> </w:t>
      </w:r>
      <w:bookmarkStart w:id="5" w:name="_Toc357346798"/>
      <w:r>
        <w:rPr>
          <w:rFonts w:ascii="Times New Roman" w:eastAsia="仿宋_GB2312" w:hAnsi="Times New Roman" w:cs="Times New Roman"/>
          <w:b/>
          <w:sz w:val="28"/>
          <w:szCs w:val="28"/>
          <w:lang w:eastAsia="zh-CN"/>
        </w:rPr>
        <w:t>the Manufacturing Process of</w:t>
      </w:r>
      <w:bookmarkEnd w:id="5"/>
      <w:r>
        <w:rPr>
          <w:rFonts w:ascii="Times New Roman" w:eastAsia="仿宋_GB2312" w:hAnsi="Times New Roman" w:cs="Times New Roman"/>
          <w:b/>
          <w:sz w:val="28"/>
          <w:szCs w:val="28"/>
          <w:lang w:eastAsia="zh-CN"/>
        </w:rPr>
        <w:t xml:space="preserve"> ASYM-141366</w:t>
      </w:r>
    </w:p>
    <w:p w14:paraId="0A98BA99" w14:textId="77777777" w:rsidR="007617DE" w:rsidRDefault="00AE300B">
      <w:pPr>
        <w:spacing w:before="120" w:after="120"/>
        <w:jc w:val="center"/>
        <w:rPr>
          <w:rFonts w:ascii="Times New Roman" w:eastAsia="仿宋_GB2312" w:hAnsi="Times New Roman" w:cs="Times New Roman"/>
          <w:b/>
          <w:sz w:val="28"/>
          <w:szCs w:val="28"/>
        </w:rPr>
      </w:pPr>
      <w:r>
        <w:rPr>
          <w:rFonts w:ascii="Times New Roman" w:eastAsia="仿宋_GB2312" w:hAnsi="Times New Roman" w:cs="Times New Roman"/>
          <w:b/>
          <w:sz w:val="28"/>
          <w:szCs w:val="28"/>
        </w:rPr>
        <w:t>(Project Code</w:t>
      </w:r>
      <w:r>
        <w:rPr>
          <w:rFonts w:ascii="Times New Roman" w:eastAsia="仿宋_GB2312" w:hAnsi="Times New Roman" w:cs="Times New Roman"/>
          <w:b/>
          <w:sz w:val="28"/>
          <w:szCs w:val="28"/>
          <w:lang w:eastAsia="zh-CN"/>
        </w:rPr>
        <w:t xml:space="preserve"> CCL# ASYM-141366)</w:t>
      </w:r>
    </w:p>
    <w:p w14:paraId="203B268C" w14:textId="77777777" w:rsidR="007617DE" w:rsidRDefault="00AE300B">
      <w:pPr>
        <w:spacing w:before="120" w:after="120"/>
        <w:jc w:val="center"/>
        <w:rPr>
          <w:rFonts w:ascii="Times New Roman" w:eastAsia="仿宋_GB2312" w:hAnsi="Times New Roman" w:cs="Times New Roman"/>
          <w:b/>
          <w:sz w:val="28"/>
          <w:szCs w:val="28"/>
          <w:lang w:eastAsia="zh-CN"/>
        </w:rPr>
      </w:pPr>
      <w:proofErr w:type="gramStart"/>
      <w:r>
        <w:rPr>
          <w:rFonts w:ascii="Times New Roman" w:eastAsia="仿宋_GB2312" w:hAnsi="Times New Roman" w:cs="Times New Roman"/>
          <w:b/>
          <w:sz w:val="28"/>
          <w:szCs w:val="28"/>
        </w:rPr>
        <w:t>at</w:t>
      </w:r>
      <w:proofErr w:type="gramEnd"/>
      <w:r>
        <w:rPr>
          <w:rFonts w:ascii="Times New Roman" w:eastAsia="仿宋_GB2312" w:hAnsi="Times New Roman" w:cs="Times New Roman"/>
          <w:b/>
          <w:sz w:val="28"/>
          <w:szCs w:val="28"/>
        </w:rPr>
        <w:t xml:space="preserve"> </w:t>
      </w:r>
      <w:proofErr w:type="spellStart"/>
      <w:r>
        <w:rPr>
          <w:rFonts w:ascii="Times New Roman" w:eastAsia="仿宋_GB2312" w:hAnsi="Times New Roman" w:cs="Times New Roman"/>
          <w:b/>
          <w:sz w:val="28"/>
          <w:szCs w:val="28"/>
        </w:rPr>
        <w:t>Asymchem</w:t>
      </w:r>
      <w:proofErr w:type="spellEnd"/>
      <w:r>
        <w:rPr>
          <w:rFonts w:ascii="Times New Roman" w:eastAsia="仿宋_GB2312" w:hAnsi="Times New Roman" w:cs="Times New Roman"/>
          <w:b/>
          <w:sz w:val="28"/>
          <w:szCs w:val="28"/>
        </w:rPr>
        <w:t xml:space="preserve"> Life Science (Tianjin) Co., Ltd.</w:t>
      </w:r>
    </w:p>
    <w:p w14:paraId="18428DB9" w14:textId="77777777" w:rsidR="007617DE" w:rsidRDefault="00AE300B">
      <w:pPr>
        <w:spacing w:before="120" w:after="120"/>
        <w:jc w:val="center"/>
        <w:rPr>
          <w:rFonts w:ascii="Times New Roman" w:eastAsia="仿宋_GB2312" w:hAnsi="Times New Roman" w:cs="Times New Roman"/>
          <w:sz w:val="21"/>
          <w:szCs w:val="21"/>
          <w:lang w:eastAsia="zh-CN"/>
        </w:rPr>
      </w:pPr>
      <w:r>
        <w:rPr>
          <w:rFonts w:ascii="Times New Roman" w:eastAsia="仿宋_GB2312" w:hAnsi="Times New Roman" w:cs="Times New Roman"/>
          <w:b/>
          <w:sz w:val="28"/>
          <w:szCs w:val="28"/>
          <w:lang w:eastAsia="zh-CN"/>
        </w:rPr>
        <w:t xml:space="preserve">(No.265, South Avenue, </w:t>
      </w:r>
      <w:proofErr w:type="spellStart"/>
      <w:r>
        <w:rPr>
          <w:rFonts w:ascii="Times New Roman" w:eastAsia="仿宋_GB2312" w:hAnsi="Times New Roman" w:cs="Times New Roman"/>
          <w:b/>
          <w:sz w:val="28"/>
          <w:szCs w:val="28"/>
          <w:lang w:eastAsia="zh-CN"/>
        </w:rPr>
        <w:t>Binhai</w:t>
      </w:r>
      <w:proofErr w:type="spellEnd"/>
      <w:r>
        <w:rPr>
          <w:rFonts w:ascii="Times New Roman" w:eastAsia="仿宋_GB2312" w:hAnsi="Times New Roman" w:cs="Times New Roman"/>
          <w:b/>
          <w:sz w:val="28"/>
          <w:szCs w:val="28"/>
          <w:lang w:eastAsia="zh-CN"/>
        </w:rPr>
        <w:t xml:space="preserve"> New Area TEDA, Tianjin, 300462, China)</w:t>
      </w:r>
    </w:p>
    <w:p w14:paraId="61AC7028" w14:textId="77777777" w:rsidR="007617DE" w:rsidRDefault="00AE300B">
      <w:pPr>
        <w:spacing w:before="120" w:after="240"/>
        <w:rPr>
          <w:rFonts w:ascii="Times New Roman" w:eastAsia="仿宋_GB2312" w:hAnsi="Times New Roman" w:cs="Times New Roman"/>
          <w:b/>
          <w:sz w:val="21"/>
          <w:szCs w:val="21"/>
          <w:lang w:eastAsia="zh-CN"/>
        </w:rPr>
        <w:sectPr w:rsidR="007617DE">
          <w:headerReference w:type="default" r:id="rId14"/>
          <w:footerReference w:type="default" r:id="rId15"/>
          <w:pgSz w:w="11907" w:h="16839"/>
          <w:pgMar w:top="720" w:right="1440" w:bottom="720" w:left="1440" w:header="720" w:footer="720" w:gutter="0"/>
          <w:cols w:space="720"/>
          <w:docGrid w:linePitch="360"/>
        </w:sectPr>
      </w:pPr>
      <w:r>
        <w:rPr>
          <w:rFonts w:ascii="Times New Roman" w:eastAsia="仿宋_GB2312" w:hAnsi="Times New Roman" w:cs="Times New Roman"/>
          <w:b/>
          <w:sz w:val="21"/>
          <w:szCs w:val="21"/>
          <w:lang w:eastAsia="zh-CN"/>
        </w:rPr>
        <w:t xml:space="preserve"> </w:t>
      </w:r>
    </w:p>
    <w:p w14:paraId="2F57A212" w14:textId="77777777" w:rsidR="007617DE" w:rsidRDefault="007617DE">
      <w:pPr>
        <w:jc w:val="both"/>
        <w:textAlignment w:val="baseline"/>
        <w:rPr>
          <w:rFonts w:ascii="Times New Roman" w:eastAsia="Times New Roman" w:hAnsi="Times New Roman" w:cs="Times New Roman"/>
          <w:strike/>
          <w:lang w:val="en-IE"/>
        </w:rPr>
      </w:pPr>
      <w:bookmarkStart w:id="6" w:name="_Toc357346801"/>
    </w:p>
    <w:tbl>
      <w:tblPr>
        <w:tblW w:w="4396" w:type="pct"/>
        <w:tblLook w:val="04A0" w:firstRow="1" w:lastRow="0" w:firstColumn="1" w:lastColumn="0" w:noHBand="0" w:noVBand="1"/>
      </w:tblPr>
      <w:tblGrid>
        <w:gridCol w:w="4333"/>
        <w:gridCol w:w="2230"/>
        <w:gridCol w:w="2299"/>
      </w:tblGrid>
      <w:tr w:rsidR="007617DE" w14:paraId="03896CE7" w14:textId="77777777">
        <w:trPr>
          <w:trHeight w:hRule="exact" w:val="834"/>
        </w:trPr>
        <w:tc>
          <w:tcPr>
            <w:tcW w:w="2445" w:type="pct"/>
            <w:vAlign w:val="bottom"/>
          </w:tcPr>
          <w:p w14:paraId="4FF169D3" w14:textId="77777777" w:rsidR="007617DE" w:rsidRDefault="00AE300B">
            <w:pPr>
              <w:spacing w:afterLines="50" w:after="120"/>
              <w:rPr>
                <w:rFonts w:ascii="Times New Roman" w:eastAsia="仿宋_GB2312" w:hAnsi="Times New Roman" w:cs="Times New Roman"/>
                <w:b/>
                <w:lang w:eastAsia="zh-CN"/>
              </w:rPr>
            </w:pPr>
            <w:r>
              <w:rPr>
                <w:rFonts w:ascii="Times New Roman" w:eastAsia="仿宋_GB2312" w:hAnsi="Times New Roman" w:cs="Times New Roman"/>
                <w:b/>
                <w:lang w:eastAsia="zh-CN"/>
              </w:rPr>
              <w:t xml:space="preserve">Prepared by </w:t>
            </w:r>
          </w:p>
        </w:tc>
        <w:tc>
          <w:tcPr>
            <w:tcW w:w="1258" w:type="pct"/>
            <w:vAlign w:val="bottom"/>
          </w:tcPr>
          <w:p w14:paraId="7B75A2F5" w14:textId="77777777" w:rsidR="007617DE" w:rsidRDefault="007617DE">
            <w:pPr>
              <w:autoSpaceDE w:val="0"/>
              <w:autoSpaceDN w:val="0"/>
              <w:adjustRightInd w:val="0"/>
              <w:rPr>
                <w:rFonts w:ascii="Times New Roman" w:eastAsia="仿宋_GB2312" w:hAnsi="Times New Roman" w:cs="Times New Roman"/>
                <w:lang w:eastAsia="zh-CN"/>
              </w:rPr>
            </w:pPr>
          </w:p>
        </w:tc>
        <w:tc>
          <w:tcPr>
            <w:tcW w:w="1297" w:type="pct"/>
            <w:vAlign w:val="bottom"/>
          </w:tcPr>
          <w:p w14:paraId="6AF99301"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69AF6467" w14:textId="77777777">
        <w:trPr>
          <w:trHeight w:hRule="exact" w:val="1385"/>
        </w:trPr>
        <w:tc>
          <w:tcPr>
            <w:tcW w:w="2445" w:type="pct"/>
            <w:vAlign w:val="bottom"/>
          </w:tcPr>
          <w:p w14:paraId="4A237DCF" w14:textId="77777777" w:rsidR="007617DE" w:rsidRDefault="00AE300B">
            <w:pPr>
              <w:spacing w:afterLines="50" w:after="120"/>
              <w:rPr>
                <w:rFonts w:ascii="Times New Roman" w:eastAsia="仿宋_GB2312" w:hAnsi="Times New Roman" w:cs="Times New Roman"/>
              </w:rPr>
            </w:pPr>
            <w:r>
              <w:rPr>
                <w:rFonts w:ascii="Times New Roman" w:eastAsia="仿宋_GB2312" w:hAnsi="Times New Roman" w:cs="Times New Roman"/>
                <w:lang w:eastAsia="zh-CN"/>
              </w:rPr>
              <w:t>Pengda Zhao</w:t>
            </w:r>
          </w:p>
          <w:p w14:paraId="4E9E4843" w14:textId="77777777" w:rsidR="007617DE" w:rsidRDefault="00AE300B">
            <w:pPr>
              <w:spacing w:afterLines="50" w:after="120"/>
              <w:rPr>
                <w:rFonts w:ascii="Times New Roman" w:eastAsia="仿宋_GB2312" w:hAnsi="Times New Roman" w:cs="Times New Roman"/>
                <w:b/>
                <w:i/>
                <w:iCs/>
                <w:lang w:eastAsia="zh-CN"/>
              </w:rPr>
            </w:pPr>
            <w:r>
              <w:rPr>
                <w:rFonts w:ascii="Times New Roman" w:eastAsia="仿宋_GB2312" w:hAnsi="Times New Roman" w:cs="Times New Roman"/>
                <w:i/>
                <w:iCs/>
              </w:rPr>
              <w:t>(</w:t>
            </w:r>
            <w:r>
              <w:rPr>
                <w:rFonts w:ascii="Times New Roman" w:eastAsia="仿宋_GB2312" w:hAnsi="Times New Roman" w:cs="Times New Roman"/>
                <w:i/>
                <w:iCs/>
                <w:lang w:eastAsia="zh-CN"/>
              </w:rPr>
              <w:t xml:space="preserve">Associate </w:t>
            </w:r>
            <w:r>
              <w:rPr>
                <w:rFonts w:ascii="Times New Roman" w:eastAsia="仿宋_GB2312" w:hAnsi="Times New Roman" w:cs="Times New Roman"/>
                <w:i/>
                <w:iCs/>
              </w:rPr>
              <w:t xml:space="preserve">Director, </w:t>
            </w:r>
            <w:r>
              <w:rPr>
                <w:rFonts w:ascii="Times New Roman" w:eastAsia="仿宋_GB2312" w:hAnsi="Times New Roman" w:cs="Times New Roman"/>
                <w:i/>
                <w:iCs/>
                <w:lang w:eastAsia="zh-CN"/>
              </w:rPr>
              <w:t>CMM</w:t>
            </w:r>
            <w:ins w:id="7" w:author="Xuning Wei12232" w:date="2026-10-15T14:27:00Z">
              <w:r>
                <w:rPr>
                  <w:rFonts w:ascii="Times New Roman" w:eastAsia="仿宋_GB2312" w:hAnsi="Times New Roman" w:cs="Times New Roman"/>
                  <w:i/>
                  <w:iCs/>
                  <w:lang w:eastAsia="zh-CN"/>
                </w:rPr>
                <w:t>D</w:t>
              </w:r>
            </w:ins>
            <w:r>
              <w:rPr>
                <w:rFonts w:ascii="Times New Roman" w:eastAsia="仿宋_GB2312" w:hAnsi="Times New Roman" w:cs="Times New Roman"/>
                <w:i/>
                <w:iCs/>
              </w:rPr>
              <w:t>)</w:t>
            </w:r>
          </w:p>
        </w:tc>
        <w:tc>
          <w:tcPr>
            <w:tcW w:w="1258" w:type="pct"/>
            <w:vAlign w:val="bottom"/>
          </w:tcPr>
          <w:p w14:paraId="294718EB" w14:textId="77777777" w:rsidR="007617DE" w:rsidRDefault="00AE300B">
            <w:pPr>
              <w:autoSpaceDE w:val="0"/>
              <w:autoSpaceDN w:val="0"/>
              <w:adjustRightInd w:val="0"/>
              <w:rPr>
                <w:rFonts w:ascii="Times New Roman" w:eastAsia="仿宋_GB2312" w:hAnsi="Times New Roman" w:cs="Times New Roman"/>
                <w:lang w:eastAsia="zh-C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2793BC66"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255632FF" w14:textId="77777777">
        <w:trPr>
          <w:trHeight w:hRule="exact" w:val="834"/>
        </w:trPr>
        <w:tc>
          <w:tcPr>
            <w:tcW w:w="2445" w:type="pct"/>
            <w:vAlign w:val="bottom"/>
          </w:tcPr>
          <w:p w14:paraId="08ABAAF9" w14:textId="77777777" w:rsidR="007617DE" w:rsidRDefault="00AE300B">
            <w:pPr>
              <w:autoSpaceDE w:val="0"/>
              <w:autoSpaceDN w:val="0"/>
              <w:adjustRightInd w:val="0"/>
              <w:spacing w:line="240" w:lineRule="exact"/>
              <w:rPr>
                <w:rFonts w:ascii="Times New Roman" w:eastAsia="仿宋_GB2312" w:hAnsi="Times New Roman" w:cs="Times New Roman"/>
                <w:b/>
                <w:lang w:eastAsia="zh-CN"/>
              </w:rPr>
            </w:pPr>
            <w:r>
              <w:rPr>
                <w:rFonts w:ascii="Times New Roman" w:eastAsia="仿宋_GB2312" w:hAnsi="Times New Roman" w:cs="Times New Roman"/>
                <w:b/>
                <w:lang w:eastAsia="zh-CN"/>
              </w:rPr>
              <w:t>Reviewed by</w:t>
            </w:r>
          </w:p>
        </w:tc>
        <w:tc>
          <w:tcPr>
            <w:tcW w:w="1258" w:type="pct"/>
            <w:vAlign w:val="bottom"/>
          </w:tcPr>
          <w:p w14:paraId="3CCAC6FB" w14:textId="77777777" w:rsidR="007617DE" w:rsidRDefault="007617DE">
            <w:pPr>
              <w:autoSpaceDE w:val="0"/>
              <w:autoSpaceDN w:val="0"/>
              <w:adjustRightInd w:val="0"/>
              <w:spacing w:line="240" w:lineRule="exact"/>
              <w:rPr>
                <w:rFonts w:ascii="Times New Roman" w:eastAsia="仿宋_GB2312" w:hAnsi="Times New Roman" w:cs="Times New Roman"/>
                <w:b/>
                <w:lang w:eastAsia="zh-CN"/>
              </w:rPr>
            </w:pPr>
          </w:p>
        </w:tc>
        <w:tc>
          <w:tcPr>
            <w:tcW w:w="1297" w:type="pct"/>
            <w:tcBorders>
              <w:top w:val="single" w:sz="4" w:space="0" w:color="auto"/>
            </w:tcBorders>
            <w:vAlign w:val="bottom"/>
          </w:tcPr>
          <w:p w14:paraId="4A4071AF" w14:textId="77777777" w:rsidR="007617DE" w:rsidRDefault="007617DE">
            <w:pPr>
              <w:autoSpaceDE w:val="0"/>
              <w:autoSpaceDN w:val="0"/>
              <w:adjustRightInd w:val="0"/>
              <w:spacing w:line="240" w:lineRule="exact"/>
              <w:rPr>
                <w:rFonts w:ascii="Times New Roman" w:eastAsia="仿宋_GB2312" w:hAnsi="Times New Roman" w:cs="Times New Roman"/>
                <w:b/>
                <w:lang w:eastAsia="zh-CN"/>
              </w:rPr>
            </w:pPr>
          </w:p>
        </w:tc>
      </w:tr>
      <w:tr w:rsidR="007617DE" w14:paraId="314909D4" w14:textId="77777777">
        <w:trPr>
          <w:trHeight w:hRule="exact" w:val="1670"/>
        </w:trPr>
        <w:tc>
          <w:tcPr>
            <w:tcW w:w="2445" w:type="pct"/>
            <w:vAlign w:val="bottom"/>
          </w:tcPr>
          <w:p w14:paraId="76EF341B" w14:textId="77777777" w:rsidR="007617DE" w:rsidRDefault="00AE300B">
            <w:pPr>
              <w:spacing w:afterLines="50" w:after="120"/>
              <w:rPr>
                <w:rFonts w:ascii="Times New Roman" w:eastAsia="仿宋_GB2312" w:hAnsi="Times New Roman" w:cs="Times New Roman"/>
                <w:lang w:eastAsia="zh-CN"/>
              </w:rPr>
            </w:pPr>
            <w:r>
              <w:rPr>
                <w:rFonts w:ascii="Times New Roman" w:eastAsia="仿宋_GB2312" w:hAnsi="Times New Roman" w:cs="Times New Roman"/>
                <w:lang w:eastAsia="zh-CN"/>
              </w:rPr>
              <w:t>Liang Li</w:t>
            </w:r>
          </w:p>
          <w:p w14:paraId="51AED6FC" w14:textId="77777777" w:rsidR="007617DE" w:rsidRDefault="00AE300B">
            <w:pPr>
              <w:spacing w:afterLines="50" w:after="120"/>
              <w:rPr>
                <w:rFonts w:ascii="Times New Roman" w:eastAsia="仿宋_GB2312" w:hAnsi="Times New Roman" w:cs="Times New Roman"/>
                <w:i/>
                <w:iCs/>
                <w:lang w:eastAsia="zh-CN"/>
              </w:rPr>
            </w:pPr>
            <w:r>
              <w:rPr>
                <w:rFonts w:ascii="Times New Roman" w:eastAsia="仿宋_GB2312" w:hAnsi="Times New Roman" w:cs="Times New Roman"/>
                <w:i/>
                <w:iCs/>
                <w:lang w:eastAsia="zh-CN"/>
              </w:rPr>
              <w:t>(Senior Director, CMM</w:t>
            </w:r>
            <w:ins w:id="8" w:author="Xuning Wei12232" w:date="2026-10-15T14:27:00Z">
              <w:r>
                <w:rPr>
                  <w:rFonts w:ascii="Times New Roman" w:eastAsia="仿宋_GB2312" w:hAnsi="Times New Roman" w:cs="Times New Roman"/>
                  <w:i/>
                  <w:iCs/>
                  <w:lang w:eastAsia="zh-CN"/>
                </w:rPr>
                <w:t>D</w:t>
              </w:r>
            </w:ins>
            <w:r>
              <w:rPr>
                <w:rFonts w:ascii="Times New Roman" w:eastAsia="仿宋_GB2312" w:hAnsi="Times New Roman" w:cs="Times New Roman"/>
                <w:i/>
                <w:iCs/>
                <w:lang w:eastAsia="zh-CN"/>
              </w:rPr>
              <w:t>)</w:t>
            </w:r>
          </w:p>
        </w:tc>
        <w:tc>
          <w:tcPr>
            <w:tcW w:w="1258" w:type="pct"/>
            <w:vAlign w:val="bottom"/>
          </w:tcPr>
          <w:p w14:paraId="3B7A6008" w14:textId="77777777" w:rsidR="007617DE" w:rsidRDefault="00AE300B">
            <w:pPr>
              <w:autoSpaceDE w:val="0"/>
              <w:autoSpaceDN w:val="0"/>
              <w:adjustRightInd w:val="0"/>
              <w:rPr>
                <w:rFonts w:ascii="Times New Roman" w:eastAsia="仿宋_GB2312" w:hAnsi="Times New Roman" w:cs="Times New Roman"/>
                <w:lang w:eastAsia="zh-C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60C2EE9E"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37791AC3" w14:textId="77777777">
        <w:trPr>
          <w:trHeight w:hRule="exact" w:val="1690"/>
        </w:trPr>
        <w:tc>
          <w:tcPr>
            <w:tcW w:w="2445" w:type="pct"/>
            <w:vAlign w:val="bottom"/>
          </w:tcPr>
          <w:p w14:paraId="5A0AC91B" w14:textId="77777777" w:rsidR="007617DE" w:rsidRDefault="00AE300B">
            <w:pPr>
              <w:widowControl w:val="0"/>
              <w:autoSpaceDE w:val="0"/>
              <w:autoSpaceDN w:val="0"/>
              <w:adjustRightInd w:val="0"/>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Zhongyao Zhang</w:t>
            </w:r>
          </w:p>
          <w:p w14:paraId="6AD1E866" w14:textId="77777777" w:rsidR="007617DE" w:rsidRDefault="00AE300B">
            <w:pPr>
              <w:spacing w:afterLines="50" w:after="120"/>
              <w:rPr>
                <w:rFonts w:ascii="Times New Roman" w:eastAsia="仿宋_GB2312" w:hAnsi="Times New Roman" w:cs="Times New Roman"/>
                <w:lang w:eastAsia="zh-CN"/>
              </w:rPr>
            </w:pPr>
            <w:r>
              <w:rPr>
                <w:rFonts w:ascii="Times New Roman" w:eastAsia="仿宋_GB2312" w:hAnsi="Times New Roman" w:cs="Times New Roman"/>
                <w:i/>
                <w:sz w:val="20"/>
                <w:szCs w:val="20"/>
                <w:lang w:eastAsia="zh-CN"/>
              </w:rPr>
              <w:t>(Director, Production)</w:t>
            </w:r>
          </w:p>
        </w:tc>
        <w:tc>
          <w:tcPr>
            <w:tcW w:w="1258" w:type="pct"/>
            <w:vAlign w:val="bottom"/>
          </w:tcPr>
          <w:p w14:paraId="11CD77DC" w14:textId="77777777" w:rsidR="007617DE" w:rsidRDefault="00AE300B">
            <w:pPr>
              <w:autoSpaceDE w:val="0"/>
              <w:autoSpaceDN w:val="0"/>
              <w:adjustRightInd w:val="0"/>
              <w:rPr>
                <w:rFonts w:ascii="Times New Roman" w:eastAsia="仿宋_GB2312" w:hAnsi="Times New Roman" w:cs="Times New Roma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127BEE7E"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0CDE790B" w14:textId="77777777">
        <w:trPr>
          <w:trHeight w:hRule="exact" w:val="1746"/>
        </w:trPr>
        <w:tc>
          <w:tcPr>
            <w:tcW w:w="2445" w:type="pct"/>
            <w:vAlign w:val="bottom"/>
          </w:tcPr>
          <w:p w14:paraId="3C046D27" w14:textId="77777777" w:rsidR="007617DE" w:rsidRDefault="00AE300B">
            <w:pPr>
              <w:widowControl w:val="0"/>
              <w:autoSpaceDE w:val="0"/>
              <w:autoSpaceDN w:val="0"/>
              <w:adjustRightInd w:val="0"/>
              <w:rPr>
                <w:rFonts w:ascii="Times New Roman" w:eastAsia="仿宋_GB2312" w:hAnsi="Times New Roman" w:cs="Times New Roman"/>
                <w:bCs w:val="0"/>
                <w:sz w:val="20"/>
                <w:lang w:eastAsia="zh-CN"/>
              </w:rPr>
            </w:pPr>
            <w:ins w:id="9" w:author="Xuning Wei12232" w:date="2026-10-15T14:31:00Z">
              <w:r>
                <w:rPr>
                  <w:rFonts w:ascii="Times New Roman" w:eastAsia="仿宋_GB2312" w:hAnsi="Times New Roman" w:cs="Times New Roman"/>
                  <w:sz w:val="20"/>
                  <w:lang w:eastAsia="zh-CN"/>
                </w:rPr>
                <w:t>Jiwei Cai</w:t>
              </w:r>
            </w:ins>
            <w:del w:id="10" w:author="Xuning Wei12232" w:date="2026-10-15T14:31:00Z">
              <w:r>
                <w:rPr>
                  <w:rFonts w:ascii="Times New Roman" w:eastAsia="仿宋_GB2312" w:hAnsi="Times New Roman" w:cs="Times New Roman"/>
                  <w:sz w:val="20"/>
                  <w:lang w:eastAsia="zh-CN"/>
                </w:rPr>
                <w:delText>Haini Wang</w:delText>
              </w:r>
            </w:del>
          </w:p>
          <w:p w14:paraId="10DC417F" w14:textId="77777777" w:rsidR="007617DE" w:rsidRDefault="00AE300B">
            <w:pPr>
              <w:spacing w:afterLines="50" w:after="120"/>
              <w:rPr>
                <w:rFonts w:ascii="Times New Roman" w:eastAsia="仿宋_GB2312" w:hAnsi="Times New Roman" w:cs="Times New Roman"/>
                <w:lang w:eastAsia="zh-CN"/>
              </w:rPr>
            </w:pPr>
            <w:r>
              <w:rPr>
                <w:rFonts w:ascii="Times New Roman" w:eastAsia="仿宋_GB2312" w:hAnsi="Times New Roman" w:cs="Times New Roman"/>
                <w:i/>
                <w:sz w:val="20"/>
                <w:szCs w:val="20"/>
                <w:lang w:eastAsia="zh-CN"/>
              </w:rPr>
              <w:t>(</w:t>
            </w:r>
            <w:del w:id="11" w:author="Xuning Wei12232" w:date="2026-10-15T14:31:00Z">
              <w:r>
                <w:rPr>
                  <w:rFonts w:ascii="Times New Roman" w:eastAsia="仿宋_GB2312" w:hAnsi="Times New Roman" w:cs="Times New Roman"/>
                  <w:i/>
                  <w:sz w:val="20"/>
                  <w:szCs w:val="20"/>
                  <w:lang w:eastAsia="zh-CN"/>
                </w:rPr>
                <w:delText>Senior</w:delText>
              </w:r>
            </w:del>
            <w:r>
              <w:rPr>
                <w:rFonts w:ascii="Times New Roman" w:eastAsia="仿宋_GB2312" w:hAnsi="Times New Roman" w:cs="Times New Roman"/>
                <w:i/>
                <w:sz w:val="20"/>
                <w:szCs w:val="20"/>
                <w:lang w:eastAsia="zh-CN"/>
              </w:rPr>
              <w:t xml:space="preserve"> Director, QC)</w:t>
            </w:r>
          </w:p>
        </w:tc>
        <w:tc>
          <w:tcPr>
            <w:tcW w:w="1258" w:type="pct"/>
            <w:vAlign w:val="bottom"/>
          </w:tcPr>
          <w:p w14:paraId="6CC94DD2" w14:textId="77777777" w:rsidR="007617DE" w:rsidRDefault="00AE300B">
            <w:pPr>
              <w:autoSpaceDE w:val="0"/>
              <w:autoSpaceDN w:val="0"/>
              <w:adjustRightInd w:val="0"/>
              <w:rPr>
                <w:rFonts w:ascii="Times New Roman" w:eastAsia="仿宋_GB2312" w:hAnsi="Times New Roman" w:cs="Times New Roman"/>
              </w:rPr>
            </w:pPr>
            <w:r>
              <w:rPr>
                <w:rFonts w:ascii="Times New Roman" w:eastAsia="仿宋_GB2312" w:hAnsi="Times New Roman" w:cs="Times New Roman"/>
                <w:lang w:eastAsia="zh-CN"/>
              </w:rPr>
              <w:t>Signature &amp;Date</w:t>
            </w:r>
          </w:p>
        </w:tc>
        <w:tc>
          <w:tcPr>
            <w:tcW w:w="1297" w:type="pct"/>
            <w:tcBorders>
              <w:bottom w:val="single" w:sz="4" w:space="0" w:color="auto"/>
            </w:tcBorders>
            <w:vAlign w:val="bottom"/>
          </w:tcPr>
          <w:p w14:paraId="01BB6356"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2F0862B0" w14:textId="77777777">
        <w:trPr>
          <w:trHeight w:hRule="exact" w:val="1707"/>
        </w:trPr>
        <w:tc>
          <w:tcPr>
            <w:tcW w:w="2445" w:type="pct"/>
            <w:vAlign w:val="bottom"/>
          </w:tcPr>
          <w:p w14:paraId="4DD64136" w14:textId="77777777" w:rsidR="007617DE" w:rsidRDefault="00AE300B">
            <w:pPr>
              <w:widowControl w:val="0"/>
              <w:autoSpaceDE w:val="0"/>
              <w:autoSpaceDN w:val="0"/>
              <w:adjustRightInd w:val="0"/>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Yongle Liu</w:t>
            </w:r>
          </w:p>
          <w:p w14:paraId="2F909784" w14:textId="77777777" w:rsidR="007617DE" w:rsidRDefault="00AE300B">
            <w:pPr>
              <w:autoSpaceDE w:val="0"/>
              <w:autoSpaceDN w:val="0"/>
              <w:adjustRightInd w:val="0"/>
              <w:spacing w:line="240" w:lineRule="exact"/>
              <w:rPr>
                <w:rFonts w:ascii="Times New Roman" w:eastAsia="仿宋_GB2312" w:hAnsi="Times New Roman" w:cs="Times New Roman"/>
                <w:b/>
                <w:szCs w:val="21"/>
              </w:rPr>
            </w:pPr>
            <w:r>
              <w:rPr>
                <w:rFonts w:ascii="Times New Roman" w:eastAsia="仿宋_GB2312" w:hAnsi="Times New Roman" w:cs="Times New Roman"/>
                <w:i/>
                <w:sz w:val="20"/>
                <w:szCs w:val="20"/>
                <w:lang w:eastAsia="zh-CN"/>
              </w:rPr>
              <w:t>(Director, Dept. of Analytical Research and Development)</w:t>
            </w:r>
          </w:p>
        </w:tc>
        <w:tc>
          <w:tcPr>
            <w:tcW w:w="1258" w:type="pct"/>
            <w:vAlign w:val="bottom"/>
          </w:tcPr>
          <w:p w14:paraId="59116484" w14:textId="77777777" w:rsidR="007617DE" w:rsidRDefault="00AE300B">
            <w:pPr>
              <w:autoSpaceDE w:val="0"/>
              <w:autoSpaceDN w:val="0"/>
              <w:adjustRightInd w:val="0"/>
              <w:rPr>
                <w:rFonts w:ascii="Times New Roman" w:eastAsia="仿宋_GB2312" w:hAnsi="Times New Roman" w:cs="Times New Roman"/>
                <w:szCs w:val="21"/>
              </w:rPr>
            </w:pPr>
            <w:r>
              <w:rPr>
                <w:rFonts w:ascii="Times New Roman" w:eastAsia="仿宋_GB2312" w:hAnsi="Times New Roman" w:cs="Times New Roman"/>
                <w:lang w:eastAsia="zh-CN"/>
              </w:rPr>
              <w:t>Signature &amp;Date</w:t>
            </w:r>
          </w:p>
        </w:tc>
        <w:tc>
          <w:tcPr>
            <w:tcW w:w="1297" w:type="pct"/>
            <w:tcBorders>
              <w:top w:val="single" w:sz="4" w:space="0" w:color="auto"/>
              <w:bottom w:val="single" w:sz="4" w:space="0" w:color="auto"/>
            </w:tcBorders>
            <w:vAlign w:val="bottom"/>
          </w:tcPr>
          <w:p w14:paraId="0B49F353"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58A201CC" w14:textId="77777777">
        <w:trPr>
          <w:trHeight w:val="1714"/>
        </w:trPr>
        <w:tc>
          <w:tcPr>
            <w:tcW w:w="2445" w:type="pct"/>
            <w:vAlign w:val="bottom"/>
          </w:tcPr>
          <w:p w14:paraId="6FBEC1DE" w14:textId="77777777" w:rsidR="007617DE" w:rsidRDefault="00AE300B">
            <w:pPr>
              <w:widowControl w:val="0"/>
              <w:autoSpaceDE w:val="0"/>
              <w:autoSpaceDN w:val="0"/>
              <w:adjustRightInd w:val="0"/>
              <w:rPr>
                <w:ins w:id="12" w:author="Xuning Wei12232" w:date="2026-10-15T14:17:00Z"/>
                <w:rFonts w:ascii="Times New Roman" w:eastAsia="仿宋_GB2312" w:hAnsi="Times New Roman" w:cs="Times New Roman"/>
                <w:bCs w:val="0"/>
                <w:sz w:val="20"/>
                <w:lang w:eastAsia="zh-CN"/>
              </w:rPr>
            </w:pPr>
            <w:ins w:id="13" w:author="Xuning Wei12232" w:date="2026-10-15T14:17:00Z">
              <w:r>
                <w:rPr>
                  <w:rFonts w:ascii="Times New Roman" w:eastAsia="仿宋_GB2312" w:hAnsi="Times New Roman" w:cs="Times New Roman"/>
                  <w:sz w:val="20"/>
                  <w:lang w:eastAsia="zh-CN"/>
                </w:rPr>
                <w:t>Lu Li</w:t>
              </w:r>
            </w:ins>
          </w:p>
          <w:p w14:paraId="042049E1" w14:textId="77777777" w:rsidR="007617DE" w:rsidRDefault="00AE300B">
            <w:pPr>
              <w:widowControl w:val="0"/>
              <w:autoSpaceDE w:val="0"/>
              <w:autoSpaceDN w:val="0"/>
              <w:adjustRightInd w:val="0"/>
              <w:rPr>
                <w:del w:id="14" w:author="Xuning Wei12232" w:date="2026-10-15T14:17:00Z"/>
                <w:rFonts w:ascii="Times New Roman" w:eastAsia="仿宋_GB2312" w:hAnsi="Times New Roman" w:cs="Times New Roman"/>
                <w:bCs w:val="0"/>
                <w:sz w:val="20"/>
                <w:lang w:eastAsia="zh-CN"/>
              </w:rPr>
            </w:pPr>
            <w:ins w:id="15" w:author="Xuning Wei12232" w:date="2026-10-15T14:17:00Z">
              <w:r>
                <w:rPr>
                  <w:rFonts w:ascii="Times New Roman" w:eastAsia="仿宋_GB2312" w:hAnsi="Times New Roman" w:cs="Times New Roman"/>
                  <w:i/>
                  <w:sz w:val="20"/>
                  <w:szCs w:val="20"/>
                  <w:lang w:eastAsia="zh-CN"/>
                </w:rPr>
                <w:t>(Director, QA)</w:t>
              </w:r>
            </w:ins>
            <w:del w:id="16" w:author="Xuning Wei12232" w:date="2026-10-15T14:17:00Z">
              <w:r>
                <w:rPr>
                  <w:rFonts w:ascii="Times New Roman" w:eastAsia="仿宋_GB2312" w:hAnsi="Times New Roman" w:cs="Times New Roman"/>
                  <w:sz w:val="20"/>
                  <w:lang w:eastAsia="zh-CN"/>
                </w:rPr>
                <w:delText>Chengxue Zhu</w:delText>
              </w:r>
            </w:del>
          </w:p>
          <w:p w14:paraId="65BEE353" w14:textId="77777777" w:rsidR="007617DE" w:rsidRDefault="00AE300B">
            <w:pPr>
              <w:autoSpaceDE w:val="0"/>
              <w:autoSpaceDN w:val="0"/>
              <w:adjustRightInd w:val="0"/>
              <w:spacing w:line="240" w:lineRule="exact"/>
              <w:rPr>
                <w:rFonts w:ascii="Times New Roman" w:eastAsia="仿宋_GB2312" w:hAnsi="Times New Roman" w:cs="Times New Roman"/>
                <w:szCs w:val="21"/>
                <w:lang w:eastAsia="zh-CN"/>
              </w:rPr>
            </w:pPr>
            <w:del w:id="17" w:author="Xuning Wei12232" w:date="2026-10-15T14:17:00Z">
              <w:r>
                <w:rPr>
                  <w:rFonts w:ascii="Times New Roman" w:eastAsia="仿宋_GB2312" w:hAnsi="Times New Roman" w:cs="Times New Roman"/>
                  <w:i/>
                  <w:sz w:val="20"/>
                  <w:szCs w:val="20"/>
                  <w:lang w:eastAsia="zh-CN"/>
                </w:rPr>
                <w:delText>(Manager, QA)</w:delText>
              </w:r>
            </w:del>
          </w:p>
        </w:tc>
        <w:tc>
          <w:tcPr>
            <w:tcW w:w="1258" w:type="pct"/>
            <w:vAlign w:val="bottom"/>
          </w:tcPr>
          <w:p w14:paraId="6723D5E5" w14:textId="77777777" w:rsidR="007617DE" w:rsidRDefault="00AE300B">
            <w:pPr>
              <w:autoSpaceDE w:val="0"/>
              <w:autoSpaceDN w:val="0"/>
              <w:adjustRightInd w:val="0"/>
              <w:rPr>
                <w:rFonts w:ascii="Times New Roman" w:eastAsia="仿宋_GB2312" w:hAnsi="Times New Roman" w:cs="Times New Roman"/>
                <w:szCs w:val="21"/>
              </w:rPr>
            </w:pPr>
            <w:r>
              <w:rPr>
                <w:rFonts w:ascii="Times New Roman" w:eastAsia="仿宋_GB2312" w:hAnsi="Times New Roman" w:cs="Times New Roman"/>
                <w:lang w:eastAsia="zh-CN"/>
              </w:rPr>
              <w:t>Signature &amp;Date</w:t>
            </w:r>
          </w:p>
        </w:tc>
        <w:tc>
          <w:tcPr>
            <w:tcW w:w="1297" w:type="pct"/>
            <w:tcBorders>
              <w:top w:val="single" w:sz="4" w:space="0" w:color="auto"/>
              <w:bottom w:val="single" w:sz="4" w:space="0" w:color="auto"/>
            </w:tcBorders>
            <w:vAlign w:val="bottom"/>
          </w:tcPr>
          <w:p w14:paraId="64D19DDD"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1AB2AC25" w14:textId="77777777">
        <w:trPr>
          <w:trHeight w:hRule="exact" w:val="1003"/>
        </w:trPr>
        <w:tc>
          <w:tcPr>
            <w:tcW w:w="2445" w:type="pct"/>
            <w:vAlign w:val="bottom"/>
          </w:tcPr>
          <w:p w14:paraId="5A2BD922" w14:textId="77777777" w:rsidR="007617DE" w:rsidRDefault="007617DE">
            <w:pPr>
              <w:spacing w:afterLines="50" w:after="120"/>
              <w:jc w:val="both"/>
              <w:rPr>
                <w:rFonts w:ascii="Times New Roman" w:eastAsia="仿宋_GB2312" w:hAnsi="Times New Roman" w:cs="Times New Roman"/>
              </w:rPr>
            </w:pPr>
          </w:p>
        </w:tc>
        <w:tc>
          <w:tcPr>
            <w:tcW w:w="1258" w:type="pct"/>
            <w:vAlign w:val="bottom"/>
          </w:tcPr>
          <w:p w14:paraId="5F35C803" w14:textId="77777777" w:rsidR="007617DE" w:rsidRDefault="007617DE">
            <w:pPr>
              <w:autoSpaceDE w:val="0"/>
              <w:autoSpaceDN w:val="0"/>
              <w:adjustRightInd w:val="0"/>
              <w:rPr>
                <w:rFonts w:ascii="Times New Roman" w:eastAsia="仿宋_GB2312" w:hAnsi="Times New Roman" w:cs="Times New Roman"/>
                <w:lang w:eastAsia="zh-CN"/>
              </w:rPr>
            </w:pPr>
          </w:p>
        </w:tc>
        <w:tc>
          <w:tcPr>
            <w:tcW w:w="1297" w:type="pct"/>
            <w:tcBorders>
              <w:top w:val="single" w:sz="4" w:space="0" w:color="auto"/>
            </w:tcBorders>
            <w:vAlign w:val="bottom"/>
          </w:tcPr>
          <w:p w14:paraId="2D47130D"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7C448DBA" w14:textId="77777777">
        <w:trPr>
          <w:trHeight w:hRule="exact" w:val="1003"/>
        </w:trPr>
        <w:tc>
          <w:tcPr>
            <w:tcW w:w="2445" w:type="pct"/>
            <w:vAlign w:val="bottom"/>
          </w:tcPr>
          <w:p w14:paraId="5382D9C9" w14:textId="77777777" w:rsidR="007617DE" w:rsidRDefault="00AE300B">
            <w:pPr>
              <w:spacing w:afterLines="50" w:after="120"/>
              <w:jc w:val="both"/>
              <w:rPr>
                <w:rFonts w:ascii="Times New Roman" w:eastAsia="仿宋_GB2312" w:hAnsi="Times New Roman" w:cs="Times New Roman"/>
              </w:rPr>
            </w:pPr>
            <w:r>
              <w:rPr>
                <w:rFonts w:ascii="Times New Roman" w:eastAsia="仿宋_GB2312" w:hAnsi="Times New Roman" w:cs="Times New Roman"/>
                <w:b/>
                <w:lang w:eastAsia="zh-CN"/>
              </w:rPr>
              <w:lastRenderedPageBreak/>
              <w:t>Approved by</w:t>
            </w:r>
          </w:p>
        </w:tc>
        <w:tc>
          <w:tcPr>
            <w:tcW w:w="1258" w:type="pct"/>
            <w:vAlign w:val="bottom"/>
          </w:tcPr>
          <w:p w14:paraId="5DE9E5C2" w14:textId="77777777" w:rsidR="007617DE" w:rsidRDefault="007617DE">
            <w:pPr>
              <w:autoSpaceDE w:val="0"/>
              <w:autoSpaceDN w:val="0"/>
              <w:adjustRightInd w:val="0"/>
              <w:rPr>
                <w:rFonts w:ascii="Times New Roman" w:eastAsia="仿宋_GB2312" w:hAnsi="Times New Roman" w:cs="Times New Roman"/>
                <w:lang w:eastAsia="zh-CN"/>
              </w:rPr>
            </w:pPr>
          </w:p>
        </w:tc>
        <w:tc>
          <w:tcPr>
            <w:tcW w:w="1297" w:type="pct"/>
            <w:vAlign w:val="bottom"/>
          </w:tcPr>
          <w:p w14:paraId="71203956"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58C02904" w14:textId="77777777">
        <w:trPr>
          <w:trHeight w:hRule="exact" w:val="1094"/>
        </w:trPr>
        <w:tc>
          <w:tcPr>
            <w:tcW w:w="2445" w:type="pct"/>
            <w:vAlign w:val="bottom"/>
          </w:tcPr>
          <w:p w14:paraId="6CFE1194" w14:textId="77777777" w:rsidR="007617DE" w:rsidRDefault="00AE300B">
            <w:pPr>
              <w:widowControl w:val="0"/>
              <w:autoSpaceDE w:val="0"/>
              <w:autoSpaceDN w:val="0"/>
              <w:adjustRightInd w:val="0"/>
              <w:jc w:val="both"/>
              <w:rPr>
                <w:rFonts w:ascii="Times New Roman" w:eastAsia="仿宋_GB2312" w:hAnsi="Times New Roman" w:cs="Times New Roman"/>
                <w:bCs w:val="0"/>
                <w:sz w:val="20"/>
                <w:lang w:eastAsia="zh-CN"/>
              </w:rPr>
            </w:pPr>
            <w:r>
              <w:rPr>
                <w:rFonts w:ascii="Times New Roman" w:eastAsia="仿宋_GB2312" w:hAnsi="Times New Roman" w:cs="Times New Roman"/>
                <w:sz w:val="20"/>
                <w:lang w:eastAsia="zh-CN"/>
              </w:rPr>
              <w:t>Xinyi Zhu</w:t>
            </w:r>
          </w:p>
          <w:p w14:paraId="69F54217" w14:textId="77777777" w:rsidR="007617DE" w:rsidRDefault="00AE300B">
            <w:pPr>
              <w:spacing w:afterLines="50" w:after="120"/>
              <w:jc w:val="both"/>
              <w:rPr>
                <w:rFonts w:ascii="Times New Roman" w:eastAsia="仿宋_GB2312" w:hAnsi="Times New Roman" w:cs="Times New Roman"/>
              </w:rPr>
            </w:pPr>
            <w:r>
              <w:rPr>
                <w:rFonts w:ascii="Times New Roman" w:eastAsia="仿宋_GB2312" w:hAnsi="Times New Roman" w:cs="Times New Roman"/>
                <w:i/>
                <w:sz w:val="20"/>
                <w:lang w:eastAsia="zh-CN"/>
              </w:rPr>
              <w:t>(</w:t>
            </w:r>
            <w:r>
              <w:rPr>
                <w:rFonts w:ascii="Times New Roman" w:eastAsia="仿宋_GB2312" w:hAnsi="Times New Roman" w:cs="Times New Roman"/>
                <w:i/>
                <w:sz w:val="20"/>
                <w:szCs w:val="20"/>
                <w:lang w:eastAsia="zh-CN"/>
              </w:rPr>
              <w:t>Executive Director</w:t>
            </w:r>
            <w:r>
              <w:rPr>
                <w:rFonts w:ascii="Times New Roman" w:eastAsia="仿宋_GB2312" w:hAnsi="Times New Roman" w:cs="Times New Roman"/>
                <w:i/>
                <w:sz w:val="20"/>
                <w:lang w:eastAsia="zh-CN"/>
              </w:rPr>
              <w:t>, CMMD)</w:t>
            </w:r>
          </w:p>
        </w:tc>
        <w:tc>
          <w:tcPr>
            <w:tcW w:w="1258" w:type="pct"/>
            <w:vAlign w:val="bottom"/>
          </w:tcPr>
          <w:p w14:paraId="00F558C8"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bottom w:val="single" w:sz="4" w:space="0" w:color="auto"/>
            </w:tcBorders>
            <w:vAlign w:val="bottom"/>
          </w:tcPr>
          <w:p w14:paraId="5F5B9DC3"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670899E4" w14:textId="77777777">
        <w:trPr>
          <w:trHeight w:hRule="exact" w:val="1695"/>
        </w:trPr>
        <w:tc>
          <w:tcPr>
            <w:tcW w:w="2445" w:type="pct"/>
            <w:vAlign w:val="bottom"/>
          </w:tcPr>
          <w:p w14:paraId="5EF26853" w14:textId="77777777" w:rsidR="007617DE" w:rsidRDefault="00AE300B">
            <w:pPr>
              <w:widowControl w:val="0"/>
              <w:autoSpaceDE w:val="0"/>
              <w:autoSpaceDN w:val="0"/>
              <w:adjustRightInd w:val="0"/>
              <w:jc w:val="both"/>
              <w:rPr>
                <w:rFonts w:ascii="Times New Roman" w:eastAsia="仿宋_GB2312" w:hAnsi="Times New Roman" w:cs="Times New Roman"/>
                <w:bCs w:val="0"/>
                <w:sz w:val="20"/>
                <w:lang w:eastAsia="zh-CN"/>
              </w:rPr>
            </w:pPr>
            <w:r>
              <w:rPr>
                <w:rFonts w:ascii="Times New Roman" w:eastAsia="仿宋_GB2312" w:hAnsi="Times New Roman" w:cs="Times New Roman"/>
                <w:bCs w:val="0"/>
                <w:sz w:val="20"/>
                <w:lang w:eastAsia="zh-CN"/>
              </w:rPr>
              <w:t>Ruijun Shi</w:t>
            </w:r>
          </w:p>
          <w:p w14:paraId="14992B3F" w14:textId="77777777" w:rsidR="007617DE" w:rsidRDefault="00AE300B">
            <w:pPr>
              <w:spacing w:afterLines="50" w:after="120"/>
              <w:jc w:val="both"/>
              <w:rPr>
                <w:rFonts w:ascii="Times New Roman" w:eastAsia="仿宋_GB2312" w:hAnsi="Times New Roman" w:cs="Times New Roman"/>
              </w:rPr>
            </w:pPr>
            <w:r>
              <w:rPr>
                <w:rFonts w:ascii="Times New Roman" w:eastAsia="仿宋_GB2312" w:hAnsi="Times New Roman" w:cs="Times New Roman"/>
                <w:bCs w:val="0"/>
                <w:i/>
                <w:sz w:val="20"/>
                <w:lang w:eastAsia="zh-CN"/>
              </w:rPr>
              <w:t>(Vice Chief Engineer, Production)</w:t>
            </w:r>
          </w:p>
        </w:tc>
        <w:tc>
          <w:tcPr>
            <w:tcW w:w="1258" w:type="pct"/>
            <w:vAlign w:val="bottom"/>
          </w:tcPr>
          <w:p w14:paraId="531CC35D"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117F9876"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264D19EA" w14:textId="77777777">
        <w:trPr>
          <w:trHeight w:hRule="exact" w:val="1695"/>
        </w:trPr>
        <w:tc>
          <w:tcPr>
            <w:tcW w:w="2445" w:type="pct"/>
            <w:vAlign w:val="bottom"/>
          </w:tcPr>
          <w:p w14:paraId="5004B46A" w14:textId="77777777" w:rsidR="007617DE" w:rsidRDefault="007617DE">
            <w:pPr>
              <w:widowControl w:val="0"/>
              <w:autoSpaceDE w:val="0"/>
              <w:autoSpaceDN w:val="0"/>
              <w:adjustRightInd w:val="0"/>
              <w:jc w:val="both"/>
              <w:rPr>
                <w:del w:id="18" w:author="Xuning Wei12232" w:date="2026-10-17T18:41:00Z"/>
                <w:rFonts w:ascii="Times New Roman" w:eastAsia="仿宋_GB2312" w:hAnsi="Times New Roman" w:cs="Times New Roman"/>
                <w:bCs w:val="0"/>
                <w:sz w:val="20"/>
                <w:lang w:eastAsia="zh-CN"/>
              </w:rPr>
            </w:pPr>
          </w:p>
          <w:p w14:paraId="5F8A389F" w14:textId="77777777" w:rsidR="007617DE" w:rsidRDefault="00AE300B">
            <w:pPr>
              <w:widowControl w:val="0"/>
              <w:autoSpaceDE w:val="0"/>
              <w:autoSpaceDN w:val="0"/>
              <w:adjustRightInd w:val="0"/>
              <w:jc w:val="both"/>
              <w:rPr>
                <w:rFonts w:ascii="Times New Roman" w:eastAsia="仿宋_GB2312" w:hAnsi="Times New Roman" w:cs="Times New Roman"/>
                <w:bCs w:val="0"/>
                <w:sz w:val="20"/>
                <w:lang w:eastAsia="zh-CN"/>
              </w:rPr>
            </w:pPr>
            <w:del w:id="19" w:author="Xuning Wei12232" w:date="2026-10-15T14:31:00Z">
              <w:r>
                <w:rPr>
                  <w:rFonts w:ascii="Times New Roman" w:eastAsia="仿宋_GB2312" w:hAnsi="Times New Roman" w:cs="Times New Roman"/>
                  <w:sz w:val="20"/>
                  <w:lang w:eastAsia="zh-CN"/>
                </w:rPr>
                <w:delText>Ruxiang Wang</w:delText>
              </w:r>
            </w:del>
            <w:ins w:id="20" w:author="Xuning Wei12232" w:date="2026-10-15T14:31:00Z">
              <w:r>
                <w:rPr>
                  <w:rFonts w:ascii="Times New Roman" w:eastAsia="仿宋_GB2312" w:hAnsi="Times New Roman" w:cs="Times New Roman"/>
                  <w:sz w:val="20"/>
                  <w:lang w:eastAsia="zh-CN"/>
                </w:rPr>
                <w:t xml:space="preserve">Haini </w:t>
              </w:r>
            </w:ins>
            <w:proofErr w:type="spellStart"/>
            <w:ins w:id="21" w:author="Xuning Wei12232" w:date="2026-10-15T14:32:00Z">
              <w:r>
                <w:rPr>
                  <w:rFonts w:ascii="Times New Roman" w:eastAsia="仿宋_GB2312" w:hAnsi="Times New Roman" w:cs="Times New Roman"/>
                  <w:sz w:val="20"/>
                  <w:lang w:eastAsia="zh-CN"/>
                </w:rPr>
                <w:t>wang</w:t>
              </w:r>
              <w:proofErr w:type="spellEnd"/>
              <w:r>
                <w:rPr>
                  <w:rFonts w:ascii="Times New Roman" w:eastAsia="仿宋_GB2312" w:hAnsi="Times New Roman" w:cs="Times New Roman"/>
                  <w:sz w:val="20"/>
                  <w:lang w:eastAsia="zh-CN"/>
                </w:rPr>
                <w:t xml:space="preserve"> </w:t>
              </w:r>
            </w:ins>
          </w:p>
          <w:p w14:paraId="54AB1E1A" w14:textId="77777777" w:rsidR="007617DE" w:rsidRDefault="00AE300B">
            <w:pPr>
              <w:spacing w:afterLines="50" w:after="120"/>
              <w:jc w:val="both"/>
              <w:rPr>
                <w:rFonts w:ascii="Times New Roman" w:eastAsia="仿宋_GB2312" w:hAnsi="Times New Roman" w:cs="Times New Roman"/>
              </w:rPr>
            </w:pPr>
            <w:r>
              <w:rPr>
                <w:rFonts w:ascii="Times New Roman" w:eastAsia="仿宋_GB2312" w:hAnsi="Times New Roman" w:cs="Times New Roman"/>
                <w:i/>
                <w:sz w:val="20"/>
                <w:lang w:eastAsia="zh-CN"/>
              </w:rPr>
              <w:t>(</w:t>
            </w:r>
            <w:ins w:id="22" w:author="Xuning Wei12232" w:date="2026-10-15T14:32:00Z">
              <w:r>
                <w:rPr>
                  <w:rFonts w:ascii="Times New Roman" w:eastAsia="仿宋_GB2312" w:hAnsi="Times New Roman" w:cs="Times New Roman"/>
                  <w:i/>
                  <w:iCs/>
                  <w:lang w:eastAsia="zh-CN"/>
                </w:rPr>
                <w:t>Senior Directo</w:t>
              </w:r>
            </w:ins>
            <w:del w:id="23" w:author="Xuning Wei12232" w:date="2026-10-15T14:32:00Z">
              <w:r>
                <w:rPr>
                  <w:rFonts w:ascii="Times New Roman" w:eastAsia="仿宋_GB2312" w:hAnsi="Times New Roman" w:cs="Times New Roman"/>
                  <w:i/>
                  <w:sz w:val="20"/>
                  <w:lang w:eastAsia="zh-CN"/>
                </w:rPr>
                <w:delText>Associate Presiden</w:delText>
              </w:r>
            </w:del>
            <w:ins w:id="24" w:author="Xuning Wei12232" w:date="2026-10-15T14:32:00Z">
              <w:r>
                <w:rPr>
                  <w:rFonts w:ascii="Times New Roman" w:eastAsia="仿宋_GB2312" w:hAnsi="Times New Roman" w:cs="Times New Roman"/>
                  <w:i/>
                  <w:sz w:val="20"/>
                  <w:lang w:eastAsia="zh-CN"/>
                </w:rPr>
                <w:t>r</w:t>
              </w:r>
            </w:ins>
            <w:del w:id="25" w:author="Xuning Wei12232" w:date="2026-10-15T14:32:00Z">
              <w:r>
                <w:rPr>
                  <w:rFonts w:ascii="Times New Roman" w:eastAsia="仿宋_GB2312" w:hAnsi="Times New Roman" w:cs="Times New Roman"/>
                  <w:i/>
                  <w:sz w:val="20"/>
                  <w:lang w:eastAsia="zh-CN"/>
                </w:rPr>
                <w:delText>t</w:delText>
              </w:r>
            </w:del>
            <w:r>
              <w:rPr>
                <w:rFonts w:ascii="Times New Roman" w:eastAsia="仿宋_GB2312" w:hAnsi="Times New Roman" w:cs="Times New Roman"/>
                <w:i/>
                <w:sz w:val="20"/>
                <w:lang w:eastAsia="zh-CN"/>
              </w:rPr>
              <w:t>, QC)</w:t>
            </w:r>
          </w:p>
        </w:tc>
        <w:tc>
          <w:tcPr>
            <w:tcW w:w="1258" w:type="pct"/>
            <w:vAlign w:val="bottom"/>
          </w:tcPr>
          <w:p w14:paraId="43AEAC54"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1F15E709"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6FC14D60" w14:textId="77777777">
        <w:trPr>
          <w:trHeight w:hRule="exact" w:val="1695"/>
        </w:trPr>
        <w:tc>
          <w:tcPr>
            <w:tcW w:w="2445" w:type="pct"/>
            <w:vAlign w:val="bottom"/>
          </w:tcPr>
          <w:p w14:paraId="76E7F115" w14:textId="77777777" w:rsidR="007617DE" w:rsidRDefault="00AE300B">
            <w:pPr>
              <w:widowControl w:val="0"/>
              <w:autoSpaceDE w:val="0"/>
              <w:autoSpaceDN w:val="0"/>
              <w:adjustRightInd w:val="0"/>
              <w:jc w:val="both"/>
              <w:rPr>
                <w:ins w:id="26" w:author="Xuning Wei12232" w:date="2026-10-15T14:33:00Z"/>
                <w:rFonts w:ascii="Times New Roman" w:eastAsia="仿宋_GB2312" w:hAnsi="Times New Roman" w:cs="Times New Roman"/>
                <w:bCs w:val="0"/>
                <w:sz w:val="20"/>
                <w:lang w:eastAsia="zh-CN"/>
              </w:rPr>
            </w:pPr>
            <w:ins w:id="27" w:author="Xuning Wei12232" w:date="2026-10-15T14:33:00Z">
              <w:r>
                <w:rPr>
                  <w:rFonts w:ascii="Times New Roman" w:eastAsia="仿宋_GB2312" w:hAnsi="Times New Roman" w:cs="Times New Roman"/>
                  <w:sz w:val="20"/>
                  <w:lang w:eastAsia="zh-CN"/>
                </w:rPr>
                <w:t>Ziyuan Zhang</w:t>
              </w:r>
            </w:ins>
          </w:p>
          <w:p w14:paraId="3B18B2FB" w14:textId="77777777" w:rsidR="007617DE" w:rsidRDefault="00AE300B">
            <w:pPr>
              <w:widowControl w:val="0"/>
              <w:autoSpaceDE w:val="0"/>
              <w:autoSpaceDN w:val="0"/>
              <w:adjustRightInd w:val="0"/>
              <w:spacing w:after="120"/>
              <w:jc w:val="both"/>
              <w:rPr>
                <w:del w:id="28" w:author="Xuning Wei12232" w:date="2026-10-15T14:33:00Z"/>
                <w:rFonts w:ascii="Times New Roman" w:eastAsia="仿宋_GB2312" w:hAnsi="Times New Roman" w:cs="Times New Roman"/>
                <w:bCs w:val="0"/>
                <w:sz w:val="20"/>
                <w:lang w:eastAsia="zh-CN"/>
              </w:rPr>
            </w:pPr>
            <w:ins w:id="29" w:author="Xuning Wei12232" w:date="2026-10-15T14:33:00Z">
              <w:r>
                <w:rPr>
                  <w:rFonts w:ascii="Times New Roman" w:eastAsia="仿宋_GB2312" w:hAnsi="Times New Roman" w:cs="Times New Roman"/>
                  <w:i/>
                  <w:sz w:val="20"/>
                  <w:lang w:eastAsia="zh-CN"/>
                </w:rPr>
                <w:t xml:space="preserve">(Senior Director, </w:t>
              </w:r>
              <w:r>
                <w:rPr>
                  <w:rFonts w:ascii="Times New Roman" w:eastAsia="仿宋_GB2312" w:hAnsi="Times New Roman" w:cs="Times New Roman"/>
                  <w:i/>
                  <w:sz w:val="20"/>
                  <w:szCs w:val="20"/>
                  <w:lang w:eastAsia="zh-CN"/>
                </w:rPr>
                <w:t>Dept. of Analytical Research and Development</w:t>
              </w:r>
              <w:r>
                <w:rPr>
                  <w:rFonts w:ascii="Times New Roman" w:eastAsia="仿宋_GB2312" w:hAnsi="Times New Roman" w:cs="Times New Roman"/>
                  <w:i/>
                  <w:sz w:val="20"/>
                  <w:lang w:eastAsia="zh-CN"/>
                </w:rPr>
                <w:t>)</w:t>
              </w:r>
            </w:ins>
          </w:p>
          <w:p w14:paraId="3D9726DE" w14:textId="77777777" w:rsidR="007617DE" w:rsidRDefault="00AE300B">
            <w:pPr>
              <w:widowControl w:val="0"/>
              <w:autoSpaceDE w:val="0"/>
              <w:autoSpaceDN w:val="0"/>
              <w:adjustRightInd w:val="0"/>
              <w:jc w:val="both"/>
              <w:rPr>
                <w:del w:id="30" w:author="Xuning Wei12232" w:date="2026-10-15T14:33:00Z"/>
                <w:rFonts w:ascii="Times New Roman" w:eastAsia="仿宋_GB2312" w:hAnsi="Times New Roman" w:cs="Times New Roman"/>
                <w:bCs w:val="0"/>
                <w:sz w:val="20"/>
                <w:lang w:eastAsia="zh-CN"/>
              </w:rPr>
            </w:pPr>
            <w:del w:id="31" w:author="Xuning Wei12232" w:date="2026-10-15T14:33:00Z">
              <w:r>
                <w:rPr>
                  <w:rFonts w:ascii="Times New Roman" w:eastAsia="仿宋_GB2312" w:hAnsi="Times New Roman" w:cs="Times New Roman"/>
                  <w:sz w:val="20"/>
                  <w:lang w:eastAsia="zh-CN"/>
                </w:rPr>
                <w:delText>Wei Zhang</w:delText>
              </w:r>
            </w:del>
          </w:p>
          <w:p w14:paraId="6ABAEAC3" w14:textId="77777777" w:rsidR="007617DE" w:rsidRDefault="00AE300B">
            <w:pPr>
              <w:spacing w:afterLines="50" w:after="120"/>
              <w:jc w:val="both"/>
              <w:rPr>
                <w:rFonts w:ascii="Times New Roman" w:eastAsia="仿宋_GB2312" w:hAnsi="Times New Roman" w:cs="Times New Roman"/>
              </w:rPr>
            </w:pPr>
            <w:del w:id="32" w:author="Xuning Wei12232" w:date="2026-10-15T14:33:00Z">
              <w:r>
                <w:rPr>
                  <w:rFonts w:ascii="Times New Roman" w:eastAsia="仿宋_GB2312" w:hAnsi="Times New Roman" w:cs="Times New Roman"/>
                  <w:i/>
                  <w:sz w:val="20"/>
                  <w:lang w:eastAsia="zh-CN"/>
                </w:rPr>
                <w:delText xml:space="preserve">(Vice General Manager, </w:delText>
              </w:r>
              <w:r>
                <w:rPr>
                  <w:rFonts w:ascii="Times New Roman" w:eastAsia="仿宋_GB2312" w:hAnsi="Times New Roman" w:cs="Times New Roman"/>
                  <w:i/>
                  <w:sz w:val="20"/>
                  <w:szCs w:val="20"/>
                  <w:lang w:eastAsia="zh-CN"/>
                </w:rPr>
                <w:delText>Dept. of Analytical Research and Development</w:delText>
              </w:r>
              <w:r>
                <w:rPr>
                  <w:rFonts w:ascii="Times New Roman" w:eastAsia="仿宋_GB2312" w:hAnsi="Times New Roman" w:cs="Times New Roman"/>
                  <w:i/>
                  <w:sz w:val="20"/>
                  <w:lang w:eastAsia="zh-CN"/>
                </w:rPr>
                <w:delText>)</w:delText>
              </w:r>
            </w:del>
          </w:p>
        </w:tc>
        <w:tc>
          <w:tcPr>
            <w:tcW w:w="1258" w:type="pct"/>
            <w:vAlign w:val="bottom"/>
          </w:tcPr>
          <w:p w14:paraId="1FCD2C0F"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1D200089"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57FC9272" w14:textId="77777777">
        <w:trPr>
          <w:trHeight w:hRule="exact" w:val="1695"/>
        </w:trPr>
        <w:tc>
          <w:tcPr>
            <w:tcW w:w="2445" w:type="pct"/>
            <w:vAlign w:val="bottom"/>
          </w:tcPr>
          <w:p w14:paraId="65C25242" w14:textId="77777777" w:rsidR="007617DE" w:rsidRDefault="00AE300B">
            <w:pPr>
              <w:widowControl w:val="0"/>
              <w:autoSpaceDE w:val="0"/>
              <w:autoSpaceDN w:val="0"/>
              <w:adjustRightInd w:val="0"/>
              <w:jc w:val="both"/>
              <w:rPr>
                <w:ins w:id="33" w:author="Xuning Wei12232" w:date="2026-10-17T18:42:00Z"/>
                <w:rFonts w:ascii="Times New Roman" w:eastAsia="仿宋_GB2312" w:hAnsi="Times New Roman" w:cs="Times New Roman"/>
                <w:sz w:val="20"/>
                <w:szCs w:val="20"/>
                <w:lang w:eastAsia="zh-CN"/>
              </w:rPr>
            </w:pPr>
            <w:ins w:id="34" w:author="Xuning Wei12232" w:date="2026-10-17T18:42:00Z">
              <w:del w:id="35" w:author="Yachao Liu11087" w:date="2026-10-16T05:21:00Z">
                <w:r>
                  <w:rPr>
                    <w:rFonts w:ascii="Times New Roman" w:eastAsia="仿宋_GB2312" w:hAnsi="Times New Roman" w:cs="Times New Roman"/>
                    <w:sz w:val="20"/>
                    <w:szCs w:val="20"/>
                    <w:lang w:eastAsia="zh-CN"/>
                  </w:rPr>
                  <w:delText>Qi Wang</w:delText>
                </w:r>
              </w:del>
              <w:r>
                <w:rPr>
                  <w:rFonts w:ascii="Times New Roman" w:eastAsia="仿宋_GB2312" w:hAnsi="Times New Roman" w:cs="Times New Roman"/>
                  <w:sz w:val="20"/>
                  <w:szCs w:val="20"/>
                  <w:lang w:eastAsia="zh-CN"/>
                </w:rPr>
                <w:t>Mingyang Yang</w:t>
              </w:r>
            </w:ins>
          </w:p>
          <w:p w14:paraId="6ADAADE0" w14:textId="77777777" w:rsidR="007617DE" w:rsidRDefault="00AE300B">
            <w:pPr>
              <w:widowControl w:val="0"/>
              <w:autoSpaceDE w:val="0"/>
              <w:autoSpaceDN w:val="0"/>
              <w:adjustRightInd w:val="0"/>
              <w:spacing w:after="120"/>
              <w:jc w:val="both"/>
              <w:rPr>
                <w:del w:id="36" w:author="Xuning Wei12232" w:date="2026-10-17T18:41:00Z"/>
                <w:rFonts w:ascii="Times New Roman" w:eastAsia="仿宋_GB2312" w:hAnsi="Times New Roman" w:cs="Times New Roman"/>
                <w:bCs w:val="0"/>
                <w:sz w:val="20"/>
                <w:lang w:eastAsia="zh-CN"/>
              </w:rPr>
            </w:pPr>
            <w:ins w:id="37" w:author="Xuning Wei12232" w:date="2026-10-17T18:42:00Z">
              <w:r>
                <w:rPr>
                  <w:rFonts w:ascii="Times New Roman" w:eastAsia="仿宋_GB2312" w:hAnsi="Times New Roman" w:cs="Times New Roman"/>
                  <w:i/>
                  <w:iCs/>
                  <w:sz w:val="20"/>
                  <w:szCs w:val="20"/>
                  <w:lang w:eastAsia="zh-CN"/>
                </w:rPr>
                <w:t>(</w:t>
              </w:r>
              <w:del w:id="38" w:author="Yachao Liu11087" w:date="2026-10-16T05:22:00Z">
                <w:r>
                  <w:rPr>
                    <w:rFonts w:ascii="Times New Roman" w:eastAsia="仿宋_GB2312" w:hAnsi="Times New Roman" w:cs="Times New Roman"/>
                    <w:i/>
                    <w:iCs/>
                    <w:sz w:val="20"/>
                    <w:szCs w:val="20"/>
                    <w:lang w:eastAsia="zh-CN"/>
                  </w:rPr>
                  <w:delText>Senior Director</w:delText>
                </w:r>
              </w:del>
              <w:r>
                <w:rPr>
                  <w:rFonts w:ascii="Times New Roman" w:eastAsia="仿宋_GB2312" w:hAnsi="Times New Roman" w:cs="Times New Roman"/>
                  <w:i/>
                  <w:iCs/>
                  <w:sz w:val="20"/>
                  <w:szCs w:val="20"/>
                  <w:lang w:eastAsia="zh-CN"/>
                </w:rPr>
                <w:t>Executive Director, QA)</w:t>
              </w:r>
            </w:ins>
          </w:p>
          <w:p w14:paraId="624D6CE6" w14:textId="77777777" w:rsidR="007617DE" w:rsidRDefault="00AE300B">
            <w:pPr>
              <w:widowControl w:val="0"/>
              <w:autoSpaceDE w:val="0"/>
              <w:autoSpaceDN w:val="0"/>
              <w:adjustRightInd w:val="0"/>
              <w:jc w:val="both"/>
              <w:rPr>
                <w:del w:id="39" w:author="Xuning Wei12232" w:date="2026-10-17T18:42:00Z"/>
                <w:rFonts w:ascii="Times New Roman" w:eastAsia="仿宋_GB2312" w:hAnsi="Times New Roman" w:cs="Times New Roman"/>
                <w:bCs w:val="0"/>
                <w:sz w:val="20"/>
                <w:lang w:eastAsia="zh-CN"/>
              </w:rPr>
            </w:pPr>
            <w:del w:id="40" w:author="Xuning Wei12232" w:date="2026-10-17T18:42:00Z">
              <w:r>
                <w:rPr>
                  <w:rFonts w:ascii="Times New Roman" w:eastAsia="仿宋_GB2312" w:hAnsi="Times New Roman" w:cs="Times New Roman"/>
                  <w:sz w:val="20"/>
                  <w:lang w:eastAsia="zh-CN"/>
                </w:rPr>
                <w:delText>Qi Wang</w:delText>
              </w:r>
            </w:del>
          </w:p>
          <w:p w14:paraId="4F579D94" w14:textId="77777777" w:rsidR="007617DE" w:rsidRDefault="00AE300B">
            <w:pPr>
              <w:spacing w:afterLines="50" w:after="120"/>
              <w:jc w:val="both"/>
              <w:rPr>
                <w:rFonts w:ascii="Times New Roman" w:eastAsia="仿宋_GB2312" w:hAnsi="Times New Roman" w:cs="Times New Roman"/>
              </w:rPr>
            </w:pPr>
            <w:del w:id="41" w:author="Xuning Wei12232" w:date="2026-10-17T18:42:00Z">
              <w:r>
                <w:rPr>
                  <w:rFonts w:ascii="Times New Roman" w:eastAsia="仿宋_GB2312" w:hAnsi="Times New Roman" w:cs="Times New Roman"/>
                  <w:i/>
                  <w:sz w:val="20"/>
                  <w:lang w:eastAsia="zh-CN"/>
                </w:rPr>
                <w:delText>(Senior Director, QA)</w:delText>
              </w:r>
            </w:del>
          </w:p>
        </w:tc>
        <w:tc>
          <w:tcPr>
            <w:tcW w:w="1258" w:type="pct"/>
            <w:vAlign w:val="bottom"/>
          </w:tcPr>
          <w:p w14:paraId="6F45116D"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top w:val="single" w:sz="4" w:space="0" w:color="auto"/>
              <w:bottom w:val="single" w:sz="4" w:space="0" w:color="auto"/>
            </w:tcBorders>
            <w:vAlign w:val="bottom"/>
          </w:tcPr>
          <w:p w14:paraId="47BA7A8F" w14:textId="77777777" w:rsidR="007617DE" w:rsidRDefault="007617DE">
            <w:pPr>
              <w:autoSpaceDE w:val="0"/>
              <w:autoSpaceDN w:val="0"/>
              <w:adjustRightInd w:val="0"/>
              <w:rPr>
                <w:rFonts w:ascii="Times New Roman" w:eastAsia="仿宋_GB2312" w:hAnsi="Times New Roman" w:cs="Times New Roman"/>
                <w:szCs w:val="21"/>
                <w:u w:val="single"/>
                <w:lang w:eastAsia="zh-CN"/>
              </w:rPr>
            </w:pPr>
          </w:p>
        </w:tc>
      </w:tr>
      <w:tr w:rsidR="007617DE" w14:paraId="1C1BB074" w14:textId="77777777">
        <w:trPr>
          <w:trHeight w:hRule="exact" w:val="834"/>
        </w:trPr>
        <w:tc>
          <w:tcPr>
            <w:tcW w:w="2445" w:type="pct"/>
            <w:vAlign w:val="bottom"/>
          </w:tcPr>
          <w:p w14:paraId="0F8AF8BB" w14:textId="77777777" w:rsidR="007617DE" w:rsidRDefault="00AE300B">
            <w:pPr>
              <w:spacing w:afterLines="50" w:after="120"/>
              <w:jc w:val="both"/>
              <w:rPr>
                <w:rFonts w:ascii="Times New Roman" w:eastAsia="仿宋_GB2312" w:hAnsi="Times New Roman" w:cs="Times New Roman"/>
              </w:rPr>
            </w:pPr>
            <w:r>
              <w:rPr>
                <w:rFonts w:ascii="Times New Roman" w:eastAsia="仿宋_GB2312" w:hAnsi="Times New Roman" w:cs="Times New Roman"/>
                <w:b/>
                <w:sz w:val="20"/>
                <w:lang w:eastAsia="zh-CN"/>
              </w:rPr>
              <w:t>Final Approved by</w:t>
            </w:r>
          </w:p>
        </w:tc>
        <w:tc>
          <w:tcPr>
            <w:tcW w:w="1258" w:type="pct"/>
            <w:vAlign w:val="bottom"/>
          </w:tcPr>
          <w:p w14:paraId="6174E530" w14:textId="77777777" w:rsidR="007617DE" w:rsidRDefault="007617DE">
            <w:pPr>
              <w:autoSpaceDE w:val="0"/>
              <w:autoSpaceDN w:val="0"/>
              <w:adjustRightInd w:val="0"/>
              <w:jc w:val="both"/>
              <w:rPr>
                <w:rFonts w:ascii="Times New Roman" w:eastAsia="仿宋_GB2312" w:hAnsi="Times New Roman" w:cs="Times New Roman"/>
                <w:lang w:eastAsia="zh-CN"/>
              </w:rPr>
            </w:pPr>
          </w:p>
        </w:tc>
        <w:tc>
          <w:tcPr>
            <w:tcW w:w="1297" w:type="pct"/>
            <w:tcBorders>
              <w:top w:val="single" w:sz="4" w:space="0" w:color="auto"/>
            </w:tcBorders>
            <w:vAlign w:val="bottom"/>
          </w:tcPr>
          <w:p w14:paraId="5C8958AC" w14:textId="77777777" w:rsidR="007617DE" w:rsidRDefault="007617DE">
            <w:pPr>
              <w:autoSpaceDE w:val="0"/>
              <w:autoSpaceDN w:val="0"/>
              <w:adjustRightInd w:val="0"/>
              <w:rPr>
                <w:rFonts w:ascii="Times New Roman" w:eastAsia="仿宋_GB2312" w:hAnsi="Times New Roman" w:cs="Times New Roman"/>
                <w:szCs w:val="21"/>
              </w:rPr>
            </w:pPr>
          </w:p>
        </w:tc>
      </w:tr>
      <w:tr w:rsidR="007617DE" w14:paraId="70CD5A5C" w14:textId="77777777">
        <w:trPr>
          <w:trHeight w:hRule="exact" w:val="1533"/>
        </w:trPr>
        <w:tc>
          <w:tcPr>
            <w:tcW w:w="2445" w:type="pct"/>
            <w:vAlign w:val="bottom"/>
          </w:tcPr>
          <w:p w14:paraId="6D4D102E" w14:textId="77777777" w:rsidR="007617DE" w:rsidRDefault="00AE300B">
            <w:pPr>
              <w:widowControl w:val="0"/>
              <w:autoSpaceDE w:val="0"/>
              <w:autoSpaceDN w:val="0"/>
              <w:adjustRightInd w:val="0"/>
              <w:jc w:val="both"/>
              <w:rPr>
                <w:ins w:id="42" w:author="Xuning Wei12232" w:date="2026-10-17T18:42:00Z"/>
                <w:rFonts w:ascii="Times New Roman" w:eastAsia="仿宋_GB2312" w:hAnsi="Times New Roman" w:cs="Times New Roman"/>
                <w:sz w:val="20"/>
                <w:szCs w:val="20"/>
                <w:lang w:eastAsia="zh-CN"/>
              </w:rPr>
            </w:pPr>
            <w:ins w:id="43" w:author="Xuning Wei12232" w:date="2026-10-17T18:42:00Z">
              <w:r>
                <w:rPr>
                  <w:rFonts w:ascii="Times New Roman" w:eastAsia="仿宋_GB2312" w:hAnsi="Times New Roman" w:cs="Times New Roman"/>
                  <w:sz w:val="20"/>
                  <w:szCs w:val="20"/>
                  <w:lang w:eastAsia="zh-CN"/>
                </w:rPr>
                <w:t>Shenghui Yu</w:t>
              </w:r>
            </w:ins>
          </w:p>
          <w:p w14:paraId="40729DD6" w14:textId="77777777" w:rsidR="007617DE" w:rsidRDefault="00AE300B">
            <w:pPr>
              <w:widowControl w:val="0"/>
              <w:autoSpaceDE w:val="0"/>
              <w:autoSpaceDN w:val="0"/>
              <w:adjustRightInd w:val="0"/>
              <w:jc w:val="both"/>
              <w:rPr>
                <w:del w:id="44" w:author="Xuning Wei12232" w:date="2026-10-15T14:33:00Z"/>
                <w:rFonts w:ascii="Times New Roman" w:eastAsia="仿宋_GB2312" w:hAnsi="Times New Roman" w:cs="Times New Roman"/>
                <w:bCs w:val="0"/>
                <w:sz w:val="20"/>
                <w:lang w:eastAsia="zh-CN"/>
              </w:rPr>
            </w:pPr>
            <w:ins w:id="45" w:author="Xuning Wei12232" w:date="2026-10-17T18:42:00Z">
              <w:r>
                <w:rPr>
                  <w:rFonts w:ascii="Times New Roman" w:eastAsia="仿宋_GB2312" w:hAnsi="Times New Roman" w:cs="Times New Roman"/>
                  <w:sz w:val="20"/>
                  <w:szCs w:val="20"/>
                  <w:lang w:eastAsia="zh-CN"/>
                </w:rPr>
                <w:t>(</w:t>
              </w:r>
              <w:r>
                <w:rPr>
                  <w:rFonts w:ascii="Times New Roman" w:eastAsia="仿宋_GB2312" w:hAnsi="Times New Roman" w:cs="Times New Roman"/>
                  <w:i/>
                  <w:iCs/>
                  <w:sz w:val="20"/>
                  <w:szCs w:val="20"/>
                  <w:lang w:eastAsia="zh-CN"/>
                </w:rPr>
                <w:t>Vice General Manager, QA</w:t>
              </w:r>
              <w:r>
                <w:rPr>
                  <w:rFonts w:ascii="Times New Roman" w:eastAsia="仿宋_GB2312" w:hAnsi="Times New Roman" w:cs="Times New Roman"/>
                  <w:sz w:val="20"/>
                  <w:szCs w:val="20"/>
                  <w:lang w:eastAsia="zh-CN"/>
                </w:rPr>
                <w:t>)</w:t>
              </w:r>
              <w:r>
                <w:rPr>
                  <w:rFonts w:ascii="Times New Roman" w:eastAsia="仿宋_GB2312" w:hAnsi="Times New Roman" w:cs="Times New Roman"/>
                  <w:bCs w:val="0"/>
                  <w:sz w:val="20"/>
                  <w:lang w:eastAsia="zh-CN"/>
                </w:rPr>
                <w:t xml:space="preserve"> </w:t>
              </w:r>
            </w:ins>
            <w:del w:id="46" w:author="Xuning Wei12232" w:date="2026-10-15T14:33:00Z">
              <w:r>
                <w:rPr>
                  <w:rFonts w:ascii="Times New Roman" w:eastAsia="仿宋_GB2312" w:hAnsi="Times New Roman" w:cs="Times New Roman"/>
                  <w:bCs w:val="0"/>
                  <w:sz w:val="20"/>
                  <w:lang w:eastAsia="zh-CN"/>
                </w:rPr>
                <w:delText>Shenghui Yu</w:delText>
              </w:r>
            </w:del>
          </w:p>
          <w:p w14:paraId="081DEE97" w14:textId="77777777" w:rsidR="007617DE" w:rsidRDefault="00AE300B">
            <w:pPr>
              <w:spacing w:afterLines="50" w:after="120"/>
              <w:jc w:val="both"/>
              <w:rPr>
                <w:rFonts w:ascii="Times New Roman" w:eastAsia="仿宋_GB2312" w:hAnsi="Times New Roman" w:cs="Times New Roman"/>
              </w:rPr>
            </w:pPr>
            <w:del w:id="47" w:author="Xuning Wei12232" w:date="2026-10-15T14:33:00Z">
              <w:r>
                <w:rPr>
                  <w:rFonts w:ascii="Times New Roman" w:eastAsia="仿宋_GB2312" w:hAnsi="Times New Roman" w:cs="Times New Roman"/>
                  <w:bCs w:val="0"/>
                  <w:sz w:val="20"/>
                  <w:lang w:eastAsia="zh-CN"/>
                </w:rPr>
                <w:delText>(</w:delText>
              </w:r>
              <w:r>
                <w:rPr>
                  <w:rFonts w:ascii="Times New Roman" w:eastAsia="仿宋_GB2312" w:hAnsi="Times New Roman" w:cs="Times New Roman"/>
                  <w:bCs w:val="0"/>
                  <w:i/>
                  <w:sz w:val="20"/>
                  <w:lang w:eastAsia="zh-CN"/>
                </w:rPr>
                <w:delText>Vice General Manager, QA</w:delText>
              </w:r>
              <w:r>
                <w:rPr>
                  <w:rFonts w:ascii="Times New Roman" w:eastAsia="仿宋_GB2312" w:hAnsi="Times New Roman" w:cs="Times New Roman"/>
                  <w:bCs w:val="0"/>
                  <w:sz w:val="20"/>
                  <w:lang w:eastAsia="zh-CN"/>
                </w:rPr>
                <w:delText>)</w:delText>
              </w:r>
            </w:del>
          </w:p>
        </w:tc>
        <w:tc>
          <w:tcPr>
            <w:tcW w:w="1258" w:type="pct"/>
            <w:vAlign w:val="bottom"/>
          </w:tcPr>
          <w:p w14:paraId="7F56D425" w14:textId="77777777" w:rsidR="007617DE" w:rsidRDefault="00AE300B">
            <w:pPr>
              <w:autoSpaceDE w:val="0"/>
              <w:autoSpaceDN w:val="0"/>
              <w:adjustRightInd w:val="0"/>
              <w:jc w:val="both"/>
              <w:rPr>
                <w:rFonts w:ascii="Times New Roman" w:eastAsia="仿宋_GB2312" w:hAnsi="Times New Roman" w:cs="Times New Roman"/>
                <w:lang w:eastAsia="zh-CN"/>
              </w:rPr>
            </w:pPr>
            <w:r>
              <w:rPr>
                <w:rFonts w:ascii="Times New Roman" w:eastAsia="仿宋_GB2312" w:hAnsi="Times New Roman" w:cs="Times New Roman"/>
                <w:sz w:val="20"/>
                <w:lang w:eastAsia="zh-CN"/>
              </w:rPr>
              <w:t>Signature</w:t>
            </w:r>
            <w:r>
              <w:rPr>
                <w:rFonts w:ascii="Times New Roman" w:eastAsia="仿宋_GB2312" w:hAnsi="Times New Roman" w:cs="Times New Roman"/>
                <w:sz w:val="20"/>
                <w:szCs w:val="24"/>
                <w:lang w:eastAsia="zh-CN"/>
              </w:rPr>
              <w:t xml:space="preserve"> &amp;Date</w:t>
            </w:r>
          </w:p>
        </w:tc>
        <w:tc>
          <w:tcPr>
            <w:tcW w:w="1297" w:type="pct"/>
            <w:tcBorders>
              <w:bottom w:val="single" w:sz="4" w:space="0" w:color="auto"/>
            </w:tcBorders>
            <w:vAlign w:val="bottom"/>
          </w:tcPr>
          <w:p w14:paraId="41157F9C" w14:textId="77777777" w:rsidR="007617DE" w:rsidRDefault="007617DE">
            <w:pPr>
              <w:autoSpaceDE w:val="0"/>
              <w:autoSpaceDN w:val="0"/>
              <w:adjustRightInd w:val="0"/>
              <w:rPr>
                <w:rFonts w:ascii="Times New Roman" w:eastAsia="仿宋_GB2312" w:hAnsi="Times New Roman" w:cs="Times New Roman"/>
                <w:szCs w:val="21"/>
                <w:lang w:eastAsia="zh-CN"/>
              </w:rPr>
            </w:pPr>
          </w:p>
        </w:tc>
      </w:tr>
    </w:tbl>
    <w:p w14:paraId="111081B2" w14:textId="77777777" w:rsidR="007617DE" w:rsidRDefault="007617DE">
      <w:pPr>
        <w:spacing w:beforeLines="50" w:before="120" w:afterLines="50" w:after="120" w:line="360" w:lineRule="auto"/>
        <w:rPr>
          <w:del w:id="48" w:author="Xuning Wei12232" w:date="2026-10-17T18:43:00Z"/>
          <w:rFonts w:ascii="Times New Roman" w:eastAsia="Times New Roman" w:hAnsi="Times New Roman" w:cs="Times New Roman"/>
          <w:sz w:val="21"/>
          <w:szCs w:val="21"/>
        </w:rPr>
      </w:pPr>
    </w:p>
    <w:p w14:paraId="414C5052" w14:textId="77777777" w:rsidR="007617DE" w:rsidRDefault="007617DE">
      <w:pPr>
        <w:textAlignment w:val="baseline"/>
        <w:rPr>
          <w:ins w:id="49" w:author="Xuning Wei12232" w:date="2026-10-17T18:43:00Z"/>
          <w:rFonts w:ascii="Times New Roman" w:eastAsia="Times New Roman" w:hAnsi="Times New Roman" w:cs="Times New Roman"/>
          <w:sz w:val="21"/>
          <w:szCs w:val="21"/>
        </w:rPr>
      </w:pPr>
    </w:p>
    <w:p w14:paraId="6249B71B" w14:textId="77777777" w:rsidR="007617DE" w:rsidRDefault="007617DE" w:rsidP="007617DE">
      <w:pPr>
        <w:spacing w:before="50" w:after="50"/>
        <w:rPr>
          <w:del w:id="50" w:author="Xuning Wei12232" w:date="2026-10-17T18:43:00Z"/>
          <w:rFonts w:ascii="Times New Roman" w:eastAsiaTheme="minorEastAsia" w:hAnsi="Times New Roman" w:cs="Times New Roman"/>
          <w:sz w:val="21"/>
          <w:szCs w:val="21"/>
        </w:rPr>
        <w:sectPr w:rsidR="007617DE">
          <w:headerReference w:type="default" r:id="rId16"/>
          <w:footerReference w:type="default" r:id="rId17"/>
          <w:pgSz w:w="12240" w:h="15840"/>
          <w:pgMar w:top="1080" w:right="1080" w:bottom="1080" w:left="1080" w:header="708" w:footer="708" w:gutter="0"/>
          <w:cols w:space="720"/>
          <w:docGrid w:linePitch="360"/>
        </w:sectPr>
        <w:pPrChange w:id="51" w:author="Xuning Wei12232" w:date="2026-10-19T20:19:00Z">
          <w:pPr/>
        </w:pPrChange>
      </w:pPr>
    </w:p>
    <w:p w14:paraId="41026944" w14:textId="77777777" w:rsidR="007617DE" w:rsidRPr="007617DE" w:rsidRDefault="00AE300B" w:rsidP="007617DE">
      <w:pPr>
        <w:spacing w:beforeLines="50" w:before="120" w:afterLines="50" w:after="120"/>
        <w:rPr>
          <w:rFonts w:ascii="Times New Roman" w:hAnsi="Times New Roman" w:cs="Times New Roman"/>
          <w:sz w:val="21"/>
          <w:szCs w:val="21"/>
          <w:rPrChange w:id="52" w:author="Xuning Wei12232" w:date="2026-10-24T11:11:00Z">
            <w:rPr>
              <w:rFonts w:ascii="Times New Roman" w:hAnsi="Times New Roman" w:cs="Times New Roman"/>
              <w:b/>
              <w:color w:val="000000" w:themeColor="text1"/>
            </w:rPr>
          </w:rPrChange>
        </w:rPr>
        <w:pPrChange w:id="53" w:author="Xuning Wei12232" w:date="2026-10-19T20:19:00Z">
          <w:pPr>
            <w:spacing w:beforeLines="50" w:before="120" w:afterLines="50" w:after="120" w:line="360" w:lineRule="auto"/>
          </w:pPr>
        </w:pPrChange>
      </w:pPr>
      <w:r>
        <w:rPr>
          <w:rFonts w:ascii="Times New Roman" w:hAnsi="Times New Roman" w:cs="Times New Roman"/>
          <w:sz w:val="21"/>
          <w:szCs w:val="21"/>
          <w:rPrChange w:id="54" w:author="Xuning Wei12232" w:date="2026-10-24T11:11:00Z">
            <w:rPr>
              <w:rFonts w:ascii="Times New Roman" w:hAnsi="Times New Roman" w:cs="Times New Roman"/>
              <w:b/>
              <w:color w:val="000000" w:themeColor="text1"/>
            </w:rPr>
          </w:rPrChange>
        </w:rPr>
        <w:t>This document is reviewed and approved by Eli Lilly and Company. Refer to signature page for EDMS signatures and dates for Eli Lilly and Company approval.</w:t>
      </w:r>
    </w:p>
    <w:p w14:paraId="148D3A1C" w14:textId="77777777" w:rsidR="007617DE" w:rsidRDefault="00AE300B">
      <w:pPr>
        <w:rPr>
          <w:rFonts w:ascii="Times New Roman" w:eastAsiaTheme="minorEastAsia" w:hAnsi="Times New Roman" w:cs="Times New Roman"/>
        </w:rPr>
      </w:pPr>
      <w:commentRangeStart w:id="55"/>
      <w:commentRangeStart w:id="56"/>
      <w:commentRangeStart w:id="57"/>
      <w:commentRangeStart w:id="58"/>
      <w:r>
        <w:rPr>
          <w:rStyle w:val="CommentReference"/>
          <w:rFonts w:ascii="Times New Roman" w:eastAsiaTheme="minorEastAsia" w:hAnsi="Times New Roman" w:cs="Times New Roman"/>
          <w:sz w:val="22"/>
          <w:szCs w:val="32"/>
        </w:rPr>
        <w:commentReference w:id="55"/>
      </w:r>
      <w:commentRangeEnd w:id="55"/>
      <w:commentRangeEnd w:id="56"/>
      <w:r>
        <w:rPr>
          <w:rStyle w:val="CommentReference"/>
        </w:rPr>
        <w:commentReference w:id="56"/>
      </w:r>
      <w:commentRangeEnd w:id="57"/>
      <w:r>
        <w:rPr>
          <w:rStyle w:val="CommentReference"/>
          <w:rFonts w:ascii="Times New Roman" w:eastAsiaTheme="minorEastAsia" w:hAnsi="Times New Roman" w:cs="Times New Roman"/>
          <w:sz w:val="22"/>
          <w:szCs w:val="32"/>
        </w:rPr>
        <w:commentReference w:id="57"/>
      </w:r>
      <w:commentRangeEnd w:id="58"/>
      <w:r>
        <w:rPr>
          <w:rStyle w:val="CommentReference"/>
        </w:rPr>
        <w:commentReference w:id="58"/>
      </w:r>
    </w:p>
    <w:p w14:paraId="1B0D553C" w14:textId="77777777" w:rsidR="007617DE" w:rsidRDefault="007617DE">
      <w:pPr>
        <w:rPr>
          <w:ins w:id="59" w:author="Xuning Wei12232" w:date="2026-10-17T18:43:00Z"/>
          <w:rFonts w:ascii="Times New Roman" w:eastAsiaTheme="minorEastAsia" w:hAnsi="Times New Roman" w:cs="Times New Roman"/>
          <w:sz w:val="21"/>
          <w:szCs w:val="21"/>
        </w:rPr>
        <w:sectPr w:rsidR="007617DE">
          <w:headerReference w:type="default" r:id="rId18"/>
          <w:pgSz w:w="11907" w:h="16839"/>
          <w:pgMar w:top="720" w:right="1440" w:bottom="720" w:left="1440" w:header="720" w:footer="720" w:gutter="0"/>
          <w:cols w:space="720"/>
          <w:docGrid w:linePitch="360"/>
        </w:sectPr>
      </w:pPr>
    </w:p>
    <w:p w14:paraId="698BA1DB" w14:textId="77777777" w:rsidR="007617DE" w:rsidRDefault="00AE300B">
      <w:pPr>
        <w:rPr>
          <w:rFonts w:ascii="Times New Roman" w:eastAsiaTheme="minorEastAsia" w:hAnsi="Times New Roman" w:cs="Times New Roman"/>
          <w:sz w:val="21"/>
          <w:szCs w:val="21"/>
        </w:rPr>
      </w:pPr>
      <w:r>
        <w:rPr>
          <w:rFonts w:ascii="Times New Roman" w:eastAsiaTheme="minorEastAsia" w:hAnsi="Times New Roman" w:cs="Times New Roman"/>
          <w:sz w:val="21"/>
          <w:szCs w:val="21"/>
        </w:rPr>
        <w:br w:type="page"/>
      </w:r>
    </w:p>
    <w:p w14:paraId="2CCD3E34" w14:textId="77777777" w:rsidR="007617DE" w:rsidRDefault="00AE300B">
      <w:pPr>
        <w:pStyle w:val="1"/>
        <w:spacing w:before="120" w:after="120"/>
        <w:rPr>
          <w:rFonts w:ascii="Times New Roman" w:eastAsia="仿宋_GB2312" w:hAnsi="Times New Roman" w:cs="Times New Roman"/>
          <w:sz w:val="21"/>
          <w:szCs w:val="21"/>
        </w:rPr>
      </w:pPr>
      <w:bookmarkStart w:id="60" w:name="_Toc243596287"/>
      <w:r>
        <w:rPr>
          <w:rFonts w:ascii="Times New Roman" w:eastAsia="仿宋_GB2312" w:hAnsi="Times New Roman" w:cs="Times New Roman"/>
          <w:sz w:val="21"/>
          <w:szCs w:val="21"/>
        </w:rPr>
        <w:lastRenderedPageBreak/>
        <w:t>Revision History</w:t>
      </w:r>
      <w:bookmarkEnd w:id="6"/>
      <w:bookmarkEnd w:id="60"/>
    </w:p>
    <w:tbl>
      <w:tblPr>
        <w:tblW w:w="90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694"/>
        <w:gridCol w:w="2088"/>
        <w:gridCol w:w="2599"/>
      </w:tblGrid>
      <w:tr w:rsidR="007617DE" w14:paraId="288A3115" w14:textId="77777777">
        <w:trPr>
          <w:trHeight w:val="397"/>
          <w:tblHeader/>
          <w:jc w:val="center"/>
        </w:trPr>
        <w:tc>
          <w:tcPr>
            <w:tcW w:w="1696" w:type="dxa"/>
            <w:shd w:val="pct5" w:color="auto" w:fill="FFFFFF" w:themeFill="background1"/>
            <w:vAlign w:val="center"/>
          </w:tcPr>
          <w:p w14:paraId="58D81D17" w14:textId="77777777" w:rsidR="007617DE" w:rsidRDefault="00AE300B">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 xml:space="preserve">Effective </w:t>
            </w:r>
            <w:r>
              <w:rPr>
                <w:rFonts w:ascii="Times New Roman" w:eastAsia="仿宋_GB2312" w:hAnsi="Times New Roman" w:cs="Times New Roman"/>
                <w:b/>
                <w:sz w:val="18"/>
                <w:szCs w:val="18"/>
              </w:rPr>
              <w:t>Date</w:t>
            </w:r>
          </w:p>
        </w:tc>
        <w:tc>
          <w:tcPr>
            <w:tcW w:w="2694" w:type="dxa"/>
            <w:shd w:val="pct5" w:color="auto" w:fill="FFFFFF" w:themeFill="background1"/>
            <w:vAlign w:val="center"/>
          </w:tcPr>
          <w:p w14:paraId="75E0F124" w14:textId="77777777" w:rsidR="007617DE" w:rsidRDefault="00AE300B">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Protocol and version No.</w:t>
            </w:r>
          </w:p>
        </w:tc>
        <w:tc>
          <w:tcPr>
            <w:tcW w:w="2088" w:type="dxa"/>
            <w:shd w:val="pct5" w:color="auto" w:fill="FFFFFF" w:themeFill="background1"/>
            <w:vAlign w:val="center"/>
          </w:tcPr>
          <w:p w14:paraId="518FE099" w14:textId="77777777" w:rsidR="007617DE" w:rsidRDefault="00AE300B">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Document Changes</w:t>
            </w:r>
          </w:p>
        </w:tc>
        <w:tc>
          <w:tcPr>
            <w:tcW w:w="2599" w:type="dxa"/>
            <w:shd w:val="pct5" w:color="auto" w:fill="FFFFFF" w:themeFill="background1"/>
            <w:vAlign w:val="center"/>
          </w:tcPr>
          <w:p w14:paraId="17A8246D" w14:textId="77777777" w:rsidR="007617DE" w:rsidRDefault="00AE300B">
            <w:pPr>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C</w:t>
            </w:r>
            <w:r>
              <w:rPr>
                <w:rFonts w:ascii="Times New Roman" w:eastAsia="仿宋_GB2312" w:hAnsi="Times New Roman" w:cs="Times New Roman"/>
                <w:b/>
                <w:sz w:val="18"/>
                <w:szCs w:val="18"/>
                <w:lang w:eastAsia="zh-CN"/>
              </w:rPr>
              <w:t>hange</w:t>
            </w:r>
            <w:r>
              <w:rPr>
                <w:rFonts w:ascii="Times New Roman" w:eastAsia="仿宋_GB2312" w:hAnsi="Times New Roman" w:cs="Times New Roman"/>
                <w:b/>
                <w:sz w:val="18"/>
                <w:szCs w:val="18"/>
              </w:rPr>
              <w:t xml:space="preserve"> Justification</w:t>
            </w:r>
          </w:p>
        </w:tc>
      </w:tr>
      <w:tr w:rsidR="007617DE" w14:paraId="6B249B9D" w14:textId="77777777">
        <w:trPr>
          <w:trHeight w:val="397"/>
          <w:jc w:val="center"/>
        </w:trPr>
        <w:tc>
          <w:tcPr>
            <w:tcW w:w="1696" w:type="dxa"/>
            <w:vAlign w:val="center"/>
          </w:tcPr>
          <w:p w14:paraId="5889B10B" w14:textId="77777777" w:rsidR="007617DE" w:rsidRDefault="007617DE">
            <w:pPr>
              <w:spacing w:line="276" w:lineRule="auto"/>
              <w:jc w:val="center"/>
              <w:rPr>
                <w:rFonts w:ascii="Times New Roman" w:eastAsia="仿宋_GB2312" w:hAnsi="Times New Roman" w:cs="Times New Roman"/>
                <w:sz w:val="18"/>
                <w:szCs w:val="18"/>
                <w:lang w:eastAsia="zh-CN"/>
              </w:rPr>
            </w:pPr>
          </w:p>
        </w:tc>
        <w:tc>
          <w:tcPr>
            <w:tcW w:w="2694" w:type="dxa"/>
            <w:vAlign w:val="center"/>
          </w:tcPr>
          <w:p w14:paraId="3559D89A" w14:textId="77777777" w:rsidR="007617DE" w:rsidRDefault="00AE300B">
            <w:pPr>
              <w:spacing w:line="276" w:lineRule="auto"/>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PVP-1400200301.01</w:t>
            </w:r>
          </w:p>
        </w:tc>
        <w:tc>
          <w:tcPr>
            <w:tcW w:w="2088" w:type="dxa"/>
            <w:vAlign w:val="center"/>
          </w:tcPr>
          <w:p w14:paraId="52D74B1C" w14:textId="77777777" w:rsidR="007617DE" w:rsidRDefault="00AE300B">
            <w:pPr>
              <w:spacing w:line="276" w:lineRule="auto"/>
              <w:jc w:val="center"/>
              <w:rPr>
                <w:rFonts w:ascii="Times New Roman" w:eastAsia="仿宋_GB2312" w:hAnsi="Times New Roman" w:cs="Times New Roman"/>
                <w:sz w:val="18"/>
                <w:szCs w:val="18"/>
              </w:rPr>
            </w:pPr>
            <w:r>
              <w:rPr>
                <w:rFonts w:ascii="Times New Roman" w:eastAsia="仿宋_GB2312" w:hAnsi="Times New Roman" w:cs="Times New Roman"/>
                <w:sz w:val="18"/>
                <w:szCs w:val="18"/>
                <w:lang w:eastAsia="zh-CN"/>
              </w:rPr>
              <w:t>The first version</w:t>
            </w:r>
          </w:p>
        </w:tc>
        <w:tc>
          <w:tcPr>
            <w:tcW w:w="2599" w:type="dxa"/>
            <w:vAlign w:val="center"/>
          </w:tcPr>
          <w:p w14:paraId="28694FBC" w14:textId="77777777" w:rsidR="007617DE" w:rsidRDefault="00AE300B">
            <w:pPr>
              <w:spacing w:line="276"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N/A</w:t>
            </w:r>
          </w:p>
        </w:tc>
      </w:tr>
    </w:tbl>
    <w:p w14:paraId="7672B857" w14:textId="77777777" w:rsidR="007617DE" w:rsidRDefault="00AE300B">
      <w:pPr>
        <w:spacing w:beforeLines="50" w:before="120" w:afterLines="50" w:after="120" w:line="360" w:lineRule="auto"/>
        <w:ind w:rightChars="-64" w:right="-141"/>
        <w:rPr>
          <w:ins w:id="61" w:author="Xuning Wei12232" w:date="2026-10-15T14:37:00Z"/>
          <w:rFonts w:ascii="Times New Roman" w:hAnsi="Times New Roman" w:cs="Times New Roman"/>
          <w:i/>
          <w:sz w:val="18"/>
          <w:szCs w:val="18"/>
        </w:rPr>
      </w:pPr>
      <w:ins w:id="62" w:author="Xuning Wei12232" w:date="2026-10-15T14:37:00Z">
        <w:r>
          <w:rPr>
            <w:rFonts w:ascii="Times New Roman" w:eastAsia="仿宋_GB2312" w:hAnsi="Times New Roman" w:cs="Times New Roman"/>
            <w:sz w:val="18"/>
            <w:szCs w:val="18"/>
            <w:lang w:eastAsia="zh-CN"/>
          </w:rPr>
          <w:t>Note</w:t>
        </w:r>
        <w:r>
          <w:rPr>
            <w:rFonts w:ascii="Times New Roman" w:eastAsia="仿宋_GB2312" w:hAnsi="Times New Roman" w:cs="Times New Roman" w:hint="eastAsia"/>
            <w:sz w:val="18"/>
            <w:szCs w:val="18"/>
            <w:lang w:eastAsia="zh-CN"/>
          </w:rPr>
          <w:t>：</w:t>
        </w:r>
        <w:r>
          <w:rPr>
            <w:rFonts w:ascii="Times New Roman" w:hAnsi="Times New Roman" w:cs="Times New Roman"/>
            <w:i/>
            <w:sz w:val="18"/>
            <w:szCs w:val="18"/>
          </w:rPr>
          <w:t>The document shall only take effect after the training is completed, and the effective date will be manually filled in by designated personnel with signature and date once confirmed.</w:t>
        </w:r>
      </w:ins>
    </w:p>
    <w:p w14:paraId="2A16C76F" w14:textId="77777777" w:rsidR="007617DE" w:rsidRDefault="007617DE">
      <w:pPr>
        <w:spacing w:line="276" w:lineRule="auto"/>
        <w:rPr>
          <w:rFonts w:ascii="Times New Roman" w:eastAsia="仿宋_GB2312" w:hAnsi="Times New Roman" w:cs="Times New Roman"/>
          <w:sz w:val="21"/>
          <w:szCs w:val="21"/>
        </w:rPr>
      </w:pPr>
    </w:p>
    <w:p w14:paraId="46EDC178" w14:textId="77777777" w:rsidR="007617DE" w:rsidRDefault="00AE300B">
      <w:pPr>
        <w:rPr>
          <w:rFonts w:ascii="Times New Roman" w:eastAsia="仿宋_GB2312" w:hAnsi="Times New Roman" w:cs="Times New Roman"/>
          <w:sz w:val="21"/>
          <w:szCs w:val="21"/>
        </w:rPr>
      </w:pPr>
      <w:r>
        <w:rPr>
          <w:rFonts w:ascii="Times New Roman" w:eastAsia="仿宋_GB2312" w:hAnsi="Times New Roman" w:cs="Times New Roman"/>
          <w:sz w:val="21"/>
          <w:szCs w:val="21"/>
        </w:rPr>
        <w:br w:type="page"/>
      </w:r>
    </w:p>
    <w:p w14:paraId="2A23F1C3" w14:textId="77777777" w:rsidR="007617DE" w:rsidRDefault="007617DE">
      <w:pPr>
        <w:rPr>
          <w:rFonts w:ascii="Times New Roman" w:eastAsia="仿宋_GB2312" w:hAnsi="Times New Roman" w:cs="Times New Roman"/>
          <w:lang w:eastAsia="zh-CN"/>
        </w:rPr>
      </w:pPr>
    </w:p>
    <w:p w14:paraId="3FFE7F29" w14:textId="77777777" w:rsidR="007617DE" w:rsidRDefault="00AE300B">
      <w:pPr>
        <w:pStyle w:val="TOC1"/>
        <w:spacing w:beforeLines="50" w:before="120" w:afterLines="50" w:after="120" w:line="288" w:lineRule="auto"/>
        <w:jc w:val="center"/>
        <w:rPr>
          <w:rFonts w:ascii="Times New Roman" w:eastAsia="仿宋_GB2312" w:hAnsi="Times New Roman"/>
          <w:color w:val="auto"/>
          <w:sz w:val="21"/>
          <w:szCs w:val="21"/>
          <w:lang w:eastAsia="zh-CN"/>
        </w:rPr>
      </w:pPr>
      <w:r>
        <w:rPr>
          <w:rFonts w:ascii="Times New Roman" w:eastAsia="仿宋_GB2312" w:hAnsi="Times New Roman"/>
          <w:color w:val="auto"/>
          <w:sz w:val="21"/>
          <w:szCs w:val="21"/>
          <w:lang w:eastAsia="zh-CN"/>
        </w:rPr>
        <w:t>Table of Content</w:t>
      </w:r>
    </w:p>
    <w:p w14:paraId="21612003" w14:textId="77777777" w:rsidR="007617DE" w:rsidRDefault="00AE300B">
      <w:pPr>
        <w:pStyle w:val="11"/>
        <w:rPr>
          <w:ins w:id="63" w:author="Xuning Wei12232" w:date="2026-10-22T21:17:00Z"/>
          <w:rFonts w:asciiTheme="minorHAnsi" w:eastAsiaTheme="minorEastAsia" w:hAnsiTheme="minorHAnsi" w:cstheme="minorBidi"/>
          <w:b w:val="0"/>
          <w:bCs w:val="0"/>
          <w:kern w:val="2"/>
          <w:sz w:val="21"/>
          <w:szCs w:val="22"/>
          <w:lang w:eastAsia="zh-CN"/>
        </w:rPr>
      </w:pPr>
      <w:r>
        <w:rPr>
          <w:rFonts w:eastAsia="仿宋_GB2312"/>
          <w:b w:val="0"/>
          <w:sz w:val="20"/>
          <w:szCs w:val="20"/>
        </w:rPr>
        <w:fldChar w:fldCharType="begin"/>
      </w:r>
      <w:r>
        <w:rPr>
          <w:rFonts w:eastAsia="仿宋_GB2312"/>
          <w:b w:val="0"/>
          <w:sz w:val="20"/>
          <w:szCs w:val="20"/>
        </w:rPr>
        <w:instrText xml:space="preserve"> TOC \o "1-1" \h \z \u </w:instrText>
      </w:r>
      <w:r>
        <w:rPr>
          <w:rFonts w:eastAsia="仿宋_GB2312"/>
          <w:b w:val="0"/>
          <w:sz w:val="20"/>
          <w:szCs w:val="20"/>
          <w:rPrChange w:id="64" w:author="Xuning Wei12232" w:date="2026-10-24T11:11:00Z">
            <w:rPr>
              <w:rFonts w:eastAsia="仿宋_GB2312"/>
              <w:b w:val="0"/>
              <w:sz w:val="20"/>
              <w:szCs w:val="20"/>
            </w:rPr>
          </w:rPrChange>
        </w:rPr>
        <w:fldChar w:fldCharType="separate"/>
      </w:r>
      <w:ins w:id="65" w:author="Xuning Wei12232" w:date="2026-10-22T21:17:00Z">
        <w:r>
          <w:rPr>
            <w:rStyle w:val="aff4"/>
            <w:color w:val="auto"/>
            <w:rPrChange w:id="66" w:author="Xuning Wei12232" w:date="2026-10-24T11:11:00Z">
              <w:rPr>
                <w:rStyle w:val="aff4"/>
              </w:rPr>
            </w:rPrChange>
          </w:rPr>
          <w:fldChar w:fldCharType="begin"/>
        </w:r>
        <w:r>
          <w:rPr>
            <w:rStyle w:val="aff4"/>
            <w:color w:val="auto"/>
            <w:rPrChange w:id="67" w:author="Xuning Wei12232" w:date="2026-10-24T11:11:00Z">
              <w:rPr>
                <w:rStyle w:val="aff4"/>
              </w:rPr>
            </w:rPrChange>
          </w:rPr>
          <w:instrText xml:space="preserve"> </w:instrText>
        </w:r>
        <w:r>
          <w:instrText>HYPERLINK \l "_Toc243596287"</w:instrText>
        </w:r>
        <w:r>
          <w:rPr>
            <w:rStyle w:val="aff4"/>
            <w:color w:val="auto"/>
            <w:rPrChange w:id="68" w:author="Xuning Wei12232" w:date="2026-10-24T11:11:00Z">
              <w:rPr>
                <w:rStyle w:val="aff4"/>
              </w:rPr>
            </w:rPrChange>
          </w:rPr>
          <w:instrText xml:space="preserve"> </w:instrText>
        </w:r>
        <w:r>
          <w:rPr>
            <w:rStyle w:val="aff4"/>
            <w:color w:val="auto"/>
            <w:rPrChange w:id="69" w:author="Xuning Wei12232" w:date="2026-10-24T11:11:00Z">
              <w:rPr>
                <w:rStyle w:val="aff4"/>
              </w:rPr>
            </w:rPrChange>
          </w:rPr>
          <w:fldChar w:fldCharType="separate"/>
        </w:r>
        <w:r>
          <w:rPr>
            <w:rStyle w:val="aff4"/>
            <w:rFonts w:eastAsia="仿宋_GB2312"/>
            <w:color w:val="auto"/>
            <w:rPrChange w:id="70" w:author="Xuning Wei12232" w:date="2026-10-24T11:11:00Z">
              <w:rPr>
                <w:rStyle w:val="aff4"/>
                <w:rFonts w:eastAsia="仿宋_GB2312"/>
              </w:rPr>
            </w:rPrChange>
          </w:rPr>
          <w:t>Revision History</w:t>
        </w:r>
        <w:r>
          <w:tab/>
        </w:r>
        <w:r>
          <w:fldChar w:fldCharType="begin"/>
        </w:r>
        <w:r>
          <w:instrText xml:space="preserve"> PAGEREF _Toc243596287 \h </w:instrText>
        </w:r>
      </w:ins>
      <w:r>
        <w:fldChar w:fldCharType="separate"/>
      </w:r>
      <w:ins w:id="71" w:author="Xuning Wei12232" w:date="2026-10-22T21:17:00Z">
        <w:r>
          <w:t>4</w:t>
        </w:r>
        <w:r>
          <w:fldChar w:fldCharType="end"/>
        </w:r>
        <w:r>
          <w:rPr>
            <w:rStyle w:val="aff4"/>
            <w:color w:val="auto"/>
            <w:rPrChange w:id="72" w:author="Xuning Wei12232" w:date="2026-10-24T11:11:00Z">
              <w:rPr>
                <w:rStyle w:val="aff4"/>
              </w:rPr>
            </w:rPrChange>
          </w:rPr>
          <w:fldChar w:fldCharType="end"/>
        </w:r>
      </w:ins>
    </w:p>
    <w:p w14:paraId="2615DDF2" w14:textId="77777777" w:rsidR="007617DE" w:rsidRDefault="00AE300B">
      <w:pPr>
        <w:pStyle w:val="11"/>
        <w:rPr>
          <w:ins w:id="73" w:author="Xuning Wei12232" w:date="2026-10-22T21:17:00Z"/>
          <w:rFonts w:asciiTheme="minorHAnsi" w:eastAsiaTheme="minorEastAsia" w:hAnsiTheme="minorHAnsi" w:cstheme="minorBidi"/>
          <w:b w:val="0"/>
          <w:bCs w:val="0"/>
          <w:kern w:val="2"/>
          <w:sz w:val="21"/>
          <w:szCs w:val="22"/>
          <w:lang w:eastAsia="zh-CN"/>
        </w:rPr>
      </w:pPr>
      <w:ins w:id="74" w:author="Xuning Wei12232" w:date="2026-10-22T21:17:00Z">
        <w:r>
          <w:rPr>
            <w:rStyle w:val="aff4"/>
            <w:color w:val="auto"/>
            <w:rPrChange w:id="75" w:author="Xuning Wei12232" w:date="2026-10-24T11:11:00Z">
              <w:rPr>
                <w:rStyle w:val="aff4"/>
              </w:rPr>
            </w:rPrChange>
          </w:rPr>
          <w:fldChar w:fldCharType="begin"/>
        </w:r>
        <w:r>
          <w:rPr>
            <w:rStyle w:val="aff4"/>
            <w:color w:val="auto"/>
            <w:rPrChange w:id="76" w:author="Xuning Wei12232" w:date="2026-10-24T11:11:00Z">
              <w:rPr>
                <w:rStyle w:val="aff4"/>
              </w:rPr>
            </w:rPrChange>
          </w:rPr>
          <w:instrText xml:space="preserve"> </w:instrText>
        </w:r>
        <w:r>
          <w:instrText>HYPERLINK \l "_Toc243596288"</w:instrText>
        </w:r>
        <w:r>
          <w:rPr>
            <w:rStyle w:val="aff4"/>
            <w:color w:val="auto"/>
            <w:rPrChange w:id="77" w:author="Xuning Wei12232" w:date="2026-10-24T11:11:00Z">
              <w:rPr>
                <w:rStyle w:val="aff4"/>
              </w:rPr>
            </w:rPrChange>
          </w:rPr>
          <w:instrText xml:space="preserve"> </w:instrText>
        </w:r>
        <w:r>
          <w:rPr>
            <w:rStyle w:val="aff4"/>
            <w:color w:val="auto"/>
            <w:rPrChange w:id="78" w:author="Xuning Wei12232" w:date="2026-10-24T11:11:00Z">
              <w:rPr>
                <w:rStyle w:val="aff4"/>
              </w:rPr>
            </w:rPrChange>
          </w:rPr>
          <w:fldChar w:fldCharType="separate"/>
        </w:r>
        <w:r>
          <w:rPr>
            <w:rStyle w:val="aff4"/>
            <w:rFonts w:eastAsia="仿宋_GB2312"/>
            <w:color w:val="auto"/>
            <w:rPrChange w:id="79" w:author="Xuning Wei12232" w:date="2026-10-24T11:11:00Z">
              <w:rPr>
                <w:rStyle w:val="aff4"/>
                <w:rFonts w:eastAsia="仿宋_GB2312"/>
              </w:rPr>
            </w:rPrChange>
          </w:rPr>
          <w:t>1.</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80" w:author="Xuning Wei12232" w:date="2026-10-24T11:11:00Z">
              <w:rPr>
                <w:rStyle w:val="aff4"/>
                <w:rFonts w:eastAsia="仿宋_GB2312"/>
              </w:rPr>
            </w:rPrChange>
          </w:rPr>
          <w:t>Introduction</w:t>
        </w:r>
        <w:r>
          <w:tab/>
        </w:r>
        <w:r>
          <w:fldChar w:fldCharType="begin"/>
        </w:r>
        <w:r>
          <w:instrText xml:space="preserve"> PAGEREF _Toc243596288 \h </w:instrText>
        </w:r>
      </w:ins>
      <w:r>
        <w:fldChar w:fldCharType="separate"/>
      </w:r>
      <w:ins w:id="81" w:author="Xuning Wei12232" w:date="2026-10-22T21:17:00Z">
        <w:r>
          <w:t>6</w:t>
        </w:r>
        <w:r>
          <w:fldChar w:fldCharType="end"/>
        </w:r>
        <w:r>
          <w:rPr>
            <w:rStyle w:val="aff4"/>
            <w:color w:val="auto"/>
            <w:rPrChange w:id="82" w:author="Xuning Wei12232" w:date="2026-10-24T11:11:00Z">
              <w:rPr>
                <w:rStyle w:val="aff4"/>
              </w:rPr>
            </w:rPrChange>
          </w:rPr>
          <w:fldChar w:fldCharType="end"/>
        </w:r>
      </w:ins>
    </w:p>
    <w:p w14:paraId="2FF05200" w14:textId="77777777" w:rsidR="007617DE" w:rsidRDefault="00AE300B">
      <w:pPr>
        <w:pStyle w:val="11"/>
        <w:rPr>
          <w:ins w:id="83" w:author="Xuning Wei12232" w:date="2026-10-22T21:17:00Z"/>
          <w:rFonts w:asciiTheme="minorHAnsi" w:eastAsiaTheme="minorEastAsia" w:hAnsiTheme="minorHAnsi" w:cstheme="minorBidi"/>
          <w:b w:val="0"/>
          <w:bCs w:val="0"/>
          <w:kern w:val="2"/>
          <w:sz w:val="21"/>
          <w:szCs w:val="22"/>
          <w:lang w:eastAsia="zh-CN"/>
        </w:rPr>
      </w:pPr>
      <w:ins w:id="84" w:author="Xuning Wei12232" w:date="2026-10-22T21:17:00Z">
        <w:r>
          <w:rPr>
            <w:rStyle w:val="aff4"/>
            <w:color w:val="auto"/>
            <w:rPrChange w:id="85" w:author="Xuning Wei12232" w:date="2026-10-24T11:11:00Z">
              <w:rPr>
                <w:rStyle w:val="aff4"/>
              </w:rPr>
            </w:rPrChange>
          </w:rPr>
          <w:fldChar w:fldCharType="begin"/>
        </w:r>
        <w:r>
          <w:rPr>
            <w:rStyle w:val="aff4"/>
            <w:color w:val="auto"/>
            <w:rPrChange w:id="86" w:author="Xuning Wei12232" w:date="2026-10-24T11:11:00Z">
              <w:rPr>
                <w:rStyle w:val="aff4"/>
              </w:rPr>
            </w:rPrChange>
          </w:rPr>
          <w:instrText xml:space="preserve"> </w:instrText>
        </w:r>
        <w:r>
          <w:instrText>HYPERLINK \l "_Toc243596289"</w:instrText>
        </w:r>
        <w:r>
          <w:rPr>
            <w:rStyle w:val="aff4"/>
            <w:color w:val="auto"/>
            <w:rPrChange w:id="87" w:author="Xuning Wei12232" w:date="2026-10-24T11:11:00Z">
              <w:rPr>
                <w:rStyle w:val="aff4"/>
              </w:rPr>
            </w:rPrChange>
          </w:rPr>
          <w:instrText xml:space="preserve"> </w:instrText>
        </w:r>
        <w:r>
          <w:rPr>
            <w:rStyle w:val="aff4"/>
            <w:color w:val="auto"/>
            <w:rPrChange w:id="88" w:author="Xuning Wei12232" w:date="2026-10-24T11:11:00Z">
              <w:rPr>
                <w:rStyle w:val="aff4"/>
              </w:rPr>
            </w:rPrChange>
          </w:rPr>
          <w:fldChar w:fldCharType="separate"/>
        </w:r>
        <w:r>
          <w:rPr>
            <w:rStyle w:val="aff4"/>
            <w:rFonts w:eastAsia="仿宋_GB2312"/>
            <w:color w:val="auto"/>
            <w:rPrChange w:id="89" w:author="Xuning Wei12232" w:date="2026-10-24T11:11:00Z">
              <w:rPr>
                <w:rStyle w:val="aff4"/>
                <w:rFonts w:eastAsia="仿宋_GB2312"/>
              </w:rPr>
            </w:rPrChange>
          </w:rPr>
          <w:t>2.</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90" w:author="Xuning Wei12232" w:date="2026-10-24T11:11:00Z">
              <w:rPr>
                <w:rStyle w:val="aff4"/>
                <w:rFonts w:eastAsia="仿宋_GB2312"/>
              </w:rPr>
            </w:rPrChange>
          </w:rPr>
          <w:t>Objective and Scope</w:t>
        </w:r>
        <w:r>
          <w:tab/>
        </w:r>
        <w:r>
          <w:fldChar w:fldCharType="begin"/>
        </w:r>
        <w:r>
          <w:instrText xml:space="preserve"> PAGEREF _Toc243596289 \h </w:instrText>
        </w:r>
      </w:ins>
      <w:r>
        <w:fldChar w:fldCharType="separate"/>
      </w:r>
      <w:ins w:id="91" w:author="Xuning Wei12232" w:date="2026-10-22T21:17:00Z">
        <w:r>
          <w:t>9</w:t>
        </w:r>
        <w:r>
          <w:fldChar w:fldCharType="end"/>
        </w:r>
        <w:r>
          <w:rPr>
            <w:rStyle w:val="aff4"/>
            <w:color w:val="auto"/>
            <w:rPrChange w:id="92" w:author="Xuning Wei12232" w:date="2026-10-24T11:11:00Z">
              <w:rPr>
                <w:rStyle w:val="aff4"/>
              </w:rPr>
            </w:rPrChange>
          </w:rPr>
          <w:fldChar w:fldCharType="end"/>
        </w:r>
      </w:ins>
    </w:p>
    <w:p w14:paraId="31868F9C" w14:textId="77777777" w:rsidR="007617DE" w:rsidRDefault="00AE300B">
      <w:pPr>
        <w:pStyle w:val="11"/>
        <w:rPr>
          <w:ins w:id="93" w:author="Xuning Wei12232" w:date="2026-10-22T21:17:00Z"/>
          <w:rFonts w:asciiTheme="minorHAnsi" w:eastAsiaTheme="minorEastAsia" w:hAnsiTheme="minorHAnsi" w:cstheme="minorBidi"/>
          <w:b w:val="0"/>
          <w:bCs w:val="0"/>
          <w:kern w:val="2"/>
          <w:sz w:val="21"/>
          <w:szCs w:val="22"/>
          <w:lang w:eastAsia="zh-CN"/>
        </w:rPr>
      </w:pPr>
      <w:ins w:id="94" w:author="Xuning Wei12232" w:date="2026-10-22T21:17:00Z">
        <w:r>
          <w:rPr>
            <w:rStyle w:val="aff4"/>
            <w:color w:val="auto"/>
            <w:rPrChange w:id="95" w:author="Xuning Wei12232" w:date="2026-10-24T11:11:00Z">
              <w:rPr>
                <w:rStyle w:val="aff4"/>
              </w:rPr>
            </w:rPrChange>
          </w:rPr>
          <w:fldChar w:fldCharType="begin"/>
        </w:r>
        <w:r>
          <w:rPr>
            <w:rStyle w:val="aff4"/>
            <w:color w:val="auto"/>
            <w:rPrChange w:id="96" w:author="Xuning Wei12232" w:date="2026-10-24T11:11:00Z">
              <w:rPr>
                <w:rStyle w:val="aff4"/>
              </w:rPr>
            </w:rPrChange>
          </w:rPr>
          <w:instrText xml:space="preserve"> </w:instrText>
        </w:r>
        <w:r>
          <w:instrText>HYPERLINK \l "_Toc243596291"</w:instrText>
        </w:r>
        <w:r>
          <w:rPr>
            <w:rStyle w:val="aff4"/>
            <w:color w:val="auto"/>
            <w:rPrChange w:id="97" w:author="Xuning Wei12232" w:date="2026-10-24T11:11:00Z">
              <w:rPr>
                <w:rStyle w:val="aff4"/>
              </w:rPr>
            </w:rPrChange>
          </w:rPr>
          <w:instrText xml:space="preserve"> </w:instrText>
        </w:r>
        <w:r>
          <w:rPr>
            <w:rStyle w:val="aff4"/>
            <w:color w:val="auto"/>
            <w:rPrChange w:id="98" w:author="Xuning Wei12232" w:date="2026-10-24T11:11:00Z">
              <w:rPr>
                <w:rStyle w:val="aff4"/>
              </w:rPr>
            </w:rPrChange>
          </w:rPr>
          <w:fldChar w:fldCharType="separate"/>
        </w:r>
        <w:r>
          <w:rPr>
            <w:rStyle w:val="aff4"/>
            <w:rFonts w:eastAsia="仿宋_GB2312"/>
            <w:color w:val="auto"/>
            <w:rPrChange w:id="99" w:author="Xuning Wei12232" w:date="2026-10-24T11:11:00Z">
              <w:rPr>
                <w:rStyle w:val="aff4"/>
                <w:rFonts w:eastAsia="仿宋_GB2312"/>
              </w:rPr>
            </w:rPrChange>
          </w:rPr>
          <w:t>3.</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00" w:author="Xuning Wei12232" w:date="2026-10-24T11:11:00Z">
              <w:rPr>
                <w:rStyle w:val="aff4"/>
                <w:rFonts w:eastAsia="仿宋_GB2312"/>
              </w:rPr>
            </w:rPrChange>
          </w:rPr>
          <w:t xml:space="preserve">Validation Type </w:t>
        </w:r>
        <w:r>
          <w:rPr>
            <w:rStyle w:val="aff4"/>
            <w:rFonts w:eastAsia="仿宋_GB2312"/>
            <w:color w:val="auto"/>
            <w:lang w:eastAsia="zh-CN"/>
            <w:rPrChange w:id="101" w:author="Xuning Wei12232" w:date="2026-10-24T11:11:00Z">
              <w:rPr>
                <w:rStyle w:val="aff4"/>
                <w:rFonts w:eastAsia="仿宋_GB2312"/>
                <w:lang w:eastAsia="zh-CN"/>
              </w:rPr>
            </w:rPrChange>
          </w:rPr>
          <w:t>an</w:t>
        </w:r>
        <w:r>
          <w:rPr>
            <w:rStyle w:val="aff4"/>
            <w:rFonts w:eastAsia="仿宋_GB2312"/>
            <w:color w:val="auto"/>
            <w:rPrChange w:id="102" w:author="Xuning Wei12232" w:date="2026-10-24T11:11:00Z">
              <w:rPr>
                <w:rStyle w:val="aff4"/>
                <w:rFonts w:eastAsia="仿宋_GB2312"/>
              </w:rPr>
            </w:rPrChange>
          </w:rPr>
          <w:t>d Strategy</w:t>
        </w:r>
        <w:r>
          <w:tab/>
        </w:r>
        <w:r>
          <w:fldChar w:fldCharType="begin"/>
        </w:r>
        <w:r>
          <w:instrText xml:space="preserve"> PAGEREF _Toc243596291 \h </w:instrText>
        </w:r>
      </w:ins>
      <w:r>
        <w:fldChar w:fldCharType="separate"/>
      </w:r>
      <w:ins w:id="103" w:author="Xuning Wei12232" w:date="2026-10-22T21:17:00Z">
        <w:r>
          <w:t>9</w:t>
        </w:r>
        <w:r>
          <w:fldChar w:fldCharType="end"/>
        </w:r>
        <w:r>
          <w:rPr>
            <w:rStyle w:val="aff4"/>
            <w:color w:val="auto"/>
            <w:rPrChange w:id="104" w:author="Xuning Wei12232" w:date="2026-10-24T11:11:00Z">
              <w:rPr>
                <w:rStyle w:val="aff4"/>
              </w:rPr>
            </w:rPrChange>
          </w:rPr>
          <w:fldChar w:fldCharType="end"/>
        </w:r>
      </w:ins>
    </w:p>
    <w:p w14:paraId="124023B3" w14:textId="77777777" w:rsidR="007617DE" w:rsidRDefault="00AE300B">
      <w:pPr>
        <w:pStyle w:val="11"/>
        <w:rPr>
          <w:ins w:id="105" w:author="Xuning Wei12232" w:date="2026-10-22T21:17:00Z"/>
          <w:rFonts w:asciiTheme="minorHAnsi" w:eastAsiaTheme="minorEastAsia" w:hAnsiTheme="minorHAnsi" w:cstheme="minorBidi"/>
          <w:b w:val="0"/>
          <w:bCs w:val="0"/>
          <w:kern w:val="2"/>
          <w:sz w:val="21"/>
          <w:szCs w:val="22"/>
          <w:lang w:eastAsia="zh-CN"/>
        </w:rPr>
      </w:pPr>
      <w:ins w:id="106" w:author="Xuning Wei12232" w:date="2026-10-22T21:17:00Z">
        <w:r>
          <w:rPr>
            <w:rStyle w:val="aff4"/>
            <w:color w:val="auto"/>
            <w:rPrChange w:id="107" w:author="Xuning Wei12232" w:date="2026-10-24T11:11:00Z">
              <w:rPr>
                <w:rStyle w:val="aff4"/>
              </w:rPr>
            </w:rPrChange>
          </w:rPr>
          <w:fldChar w:fldCharType="begin"/>
        </w:r>
        <w:r>
          <w:rPr>
            <w:rStyle w:val="aff4"/>
            <w:color w:val="auto"/>
            <w:rPrChange w:id="108" w:author="Xuning Wei12232" w:date="2026-10-24T11:11:00Z">
              <w:rPr>
                <w:rStyle w:val="aff4"/>
              </w:rPr>
            </w:rPrChange>
          </w:rPr>
          <w:instrText xml:space="preserve"> </w:instrText>
        </w:r>
        <w:r>
          <w:instrText>HYPERLINK \l "_Toc243596292"</w:instrText>
        </w:r>
        <w:r>
          <w:rPr>
            <w:rStyle w:val="aff4"/>
            <w:color w:val="auto"/>
            <w:rPrChange w:id="109" w:author="Xuning Wei12232" w:date="2026-10-24T11:11:00Z">
              <w:rPr>
                <w:rStyle w:val="aff4"/>
              </w:rPr>
            </w:rPrChange>
          </w:rPr>
          <w:instrText xml:space="preserve"> </w:instrText>
        </w:r>
        <w:r>
          <w:rPr>
            <w:rStyle w:val="aff4"/>
            <w:color w:val="auto"/>
            <w:rPrChange w:id="110" w:author="Xuning Wei12232" w:date="2026-10-24T11:11:00Z">
              <w:rPr>
                <w:rStyle w:val="aff4"/>
              </w:rPr>
            </w:rPrChange>
          </w:rPr>
          <w:fldChar w:fldCharType="separate"/>
        </w:r>
        <w:r>
          <w:rPr>
            <w:rStyle w:val="aff4"/>
            <w:rFonts w:eastAsia="仿宋_GB2312"/>
            <w:color w:val="auto"/>
            <w:rPrChange w:id="111" w:author="Xuning Wei12232" w:date="2026-10-24T11:11:00Z">
              <w:rPr>
                <w:rStyle w:val="aff4"/>
                <w:rFonts w:eastAsia="仿宋_GB2312"/>
              </w:rPr>
            </w:rPrChange>
          </w:rPr>
          <w:t>4.</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12" w:author="Xuning Wei12232" w:date="2026-10-24T11:11:00Z">
              <w:rPr>
                <w:rStyle w:val="aff4"/>
                <w:rFonts w:eastAsia="仿宋_GB2312"/>
              </w:rPr>
            </w:rPrChange>
          </w:rPr>
          <w:t>Manufacturing, release and stability testing site</w:t>
        </w:r>
        <w:r>
          <w:tab/>
        </w:r>
        <w:r>
          <w:fldChar w:fldCharType="begin"/>
        </w:r>
        <w:r>
          <w:instrText xml:space="preserve"> PAGEREF _Toc243596292 \h </w:instrText>
        </w:r>
      </w:ins>
      <w:r>
        <w:fldChar w:fldCharType="separate"/>
      </w:r>
      <w:ins w:id="113" w:author="Xuning Wei12232" w:date="2026-10-22T21:17:00Z">
        <w:r>
          <w:t>10</w:t>
        </w:r>
        <w:r>
          <w:fldChar w:fldCharType="end"/>
        </w:r>
        <w:r>
          <w:rPr>
            <w:rStyle w:val="aff4"/>
            <w:color w:val="auto"/>
            <w:rPrChange w:id="114" w:author="Xuning Wei12232" w:date="2026-10-24T11:11:00Z">
              <w:rPr>
                <w:rStyle w:val="aff4"/>
              </w:rPr>
            </w:rPrChange>
          </w:rPr>
          <w:fldChar w:fldCharType="end"/>
        </w:r>
      </w:ins>
    </w:p>
    <w:p w14:paraId="41A63D34" w14:textId="77777777" w:rsidR="007617DE" w:rsidRDefault="00AE300B">
      <w:pPr>
        <w:pStyle w:val="11"/>
        <w:rPr>
          <w:ins w:id="115" w:author="Xuning Wei12232" w:date="2026-10-22T21:17:00Z"/>
          <w:rFonts w:asciiTheme="minorHAnsi" w:eastAsiaTheme="minorEastAsia" w:hAnsiTheme="minorHAnsi" w:cstheme="minorBidi"/>
          <w:b w:val="0"/>
          <w:bCs w:val="0"/>
          <w:kern w:val="2"/>
          <w:sz w:val="21"/>
          <w:szCs w:val="22"/>
          <w:lang w:eastAsia="zh-CN"/>
        </w:rPr>
      </w:pPr>
      <w:ins w:id="116" w:author="Xuning Wei12232" w:date="2026-10-22T21:17:00Z">
        <w:r>
          <w:rPr>
            <w:rStyle w:val="aff4"/>
            <w:color w:val="auto"/>
            <w:rPrChange w:id="117" w:author="Xuning Wei12232" w:date="2026-10-24T11:11:00Z">
              <w:rPr>
                <w:rStyle w:val="aff4"/>
              </w:rPr>
            </w:rPrChange>
          </w:rPr>
          <w:fldChar w:fldCharType="begin"/>
        </w:r>
        <w:r>
          <w:rPr>
            <w:rStyle w:val="aff4"/>
            <w:color w:val="auto"/>
            <w:rPrChange w:id="118" w:author="Xuning Wei12232" w:date="2026-10-24T11:11:00Z">
              <w:rPr>
                <w:rStyle w:val="aff4"/>
              </w:rPr>
            </w:rPrChange>
          </w:rPr>
          <w:instrText xml:space="preserve"> </w:instrText>
        </w:r>
        <w:r>
          <w:instrText>HYPERLINK \l "_Toc243596300"</w:instrText>
        </w:r>
        <w:r>
          <w:rPr>
            <w:rStyle w:val="aff4"/>
            <w:color w:val="auto"/>
            <w:rPrChange w:id="119" w:author="Xuning Wei12232" w:date="2026-10-24T11:11:00Z">
              <w:rPr>
                <w:rStyle w:val="aff4"/>
              </w:rPr>
            </w:rPrChange>
          </w:rPr>
          <w:instrText xml:space="preserve"> </w:instrText>
        </w:r>
        <w:r>
          <w:rPr>
            <w:rStyle w:val="aff4"/>
            <w:color w:val="auto"/>
            <w:rPrChange w:id="120" w:author="Xuning Wei12232" w:date="2026-10-24T11:11:00Z">
              <w:rPr>
                <w:rStyle w:val="aff4"/>
              </w:rPr>
            </w:rPrChange>
          </w:rPr>
          <w:fldChar w:fldCharType="separate"/>
        </w:r>
        <w:r>
          <w:rPr>
            <w:rStyle w:val="aff4"/>
            <w:rFonts w:eastAsia="仿宋_GB2312"/>
            <w:color w:val="auto"/>
            <w:rPrChange w:id="121" w:author="Xuning Wei12232" w:date="2026-10-24T11:11:00Z">
              <w:rPr>
                <w:rStyle w:val="aff4"/>
                <w:rFonts w:eastAsia="仿宋_GB2312"/>
              </w:rPr>
            </w:rPrChange>
          </w:rPr>
          <w:t>5.</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22" w:author="Xuning Wei12232" w:date="2026-10-24T11:11:00Z">
              <w:rPr>
                <w:rStyle w:val="aff4"/>
                <w:rFonts w:eastAsia="仿宋_GB2312"/>
              </w:rPr>
            </w:rPrChange>
          </w:rPr>
          <w:t>Functions and Responsibilities</w:t>
        </w:r>
        <w:r>
          <w:tab/>
        </w:r>
        <w:r>
          <w:fldChar w:fldCharType="begin"/>
        </w:r>
        <w:r>
          <w:instrText xml:space="preserve"> PAGEREF _Toc243596300 \h </w:instrText>
        </w:r>
      </w:ins>
      <w:r>
        <w:fldChar w:fldCharType="separate"/>
      </w:r>
      <w:ins w:id="123" w:author="Xuning Wei12232" w:date="2026-10-22T21:17:00Z">
        <w:r>
          <w:t>10</w:t>
        </w:r>
        <w:r>
          <w:fldChar w:fldCharType="end"/>
        </w:r>
        <w:r>
          <w:rPr>
            <w:rStyle w:val="aff4"/>
            <w:color w:val="auto"/>
            <w:rPrChange w:id="124" w:author="Xuning Wei12232" w:date="2026-10-24T11:11:00Z">
              <w:rPr>
                <w:rStyle w:val="aff4"/>
              </w:rPr>
            </w:rPrChange>
          </w:rPr>
          <w:fldChar w:fldCharType="end"/>
        </w:r>
      </w:ins>
    </w:p>
    <w:p w14:paraId="2186D00E" w14:textId="77777777" w:rsidR="007617DE" w:rsidRDefault="00AE300B">
      <w:pPr>
        <w:pStyle w:val="11"/>
        <w:rPr>
          <w:ins w:id="125" w:author="Xuning Wei12232" w:date="2026-10-22T21:17:00Z"/>
          <w:rFonts w:asciiTheme="minorHAnsi" w:eastAsiaTheme="minorEastAsia" w:hAnsiTheme="minorHAnsi" w:cstheme="minorBidi"/>
          <w:b w:val="0"/>
          <w:bCs w:val="0"/>
          <w:kern w:val="2"/>
          <w:sz w:val="21"/>
          <w:szCs w:val="22"/>
          <w:lang w:eastAsia="zh-CN"/>
        </w:rPr>
      </w:pPr>
      <w:ins w:id="126" w:author="Xuning Wei12232" w:date="2026-10-22T21:17:00Z">
        <w:r>
          <w:rPr>
            <w:rStyle w:val="aff4"/>
            <w:color w:val="auto"/>
            <w:rPrChange w:id="127" w:author="Xuning Wei12232" w:date="2026-10-24T11:11:00Z">
              <w:rPr>
                <w:rStyle w:val="aff4"/>
              </w:rPr>
            </w:rPrChange>
          </w:rPr>
          <w:fldChar w:fldCharType="begin"/>
        </w:r>
        <w:r>
          <w:rPr>
            <w:rStyle w:val="aff4"/>
            <w:color w:val="auto"/>
            <w:rPrChange w:id="128" w:author="Xuning Wei12232" w:date="2026-10-24T11:11:00Z">
              <w:rPr>
                <w:rStyle w:val="aff4"/>
              </w:rPr>
            </w:rPrChange>
          </w:rPr>
          <w:instrText xml:space="preserve"> </w:instrText>
        </w:r>
        <w:r>
          <w:instrText>HYPERLINK \l "_Toc243596301"</w:instrText>
        </w:r>
        <w:r>
          <w:rPr>
            <w:rStyle w:val="aff4"/>
            <w:color w:val="auto"/>
            <w:rPrChange w:id="129" w:author="Xuning Wei12232" w:date="2026-10-24T11:11:00Z">
              <w:rPr>
                <w:rStyle w:val="aff4"/>
              </w:rPr>
            </w:rPrChange>
          </w:rPr>
          <w:instrText xml:space="preserve"> </w:instrText>
        </w:r>
        <w:r>
          <w:rPr>
            <w:rStyle w:val="aff4"/>
            <w:color w:val="auto"/>
            <w:rPrChange w:id="130" w:author="Xuning Wei12232" w:date="2026-10-24T11:11:00Z">
              <w:rPr>
                <w:rStyle w:val="aff4"/>
              </w:rPr>
            </w:rPrChange>
          </w:rPr>
          <w:fldChar w:fldCharType="separate"/>
        </w:r>
        <w:r>
          <w:rPr>
            <w:rStyle w:val="aff4"/>
            <w:rFonts w:eastAsia="仿宋_GB2312"/>
            <w:color w:val="auto"/>
            <w:rPrChange w:id="131" w:author="Xuning Wei12232" w:date="2026-10-24T11:11:00Z">
              <w:rPr>
                <w:rStyle w:val="aff4"/>
                <w:rFonts w:eastAsia="仿宋_GB2312"/>
              </w:rPr>
            </w:rPrChange>
          </w:rPr>
          <w:t>6.</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32" w:author="Xuning Wei12232" w:date="2026-10-24T11:11:00Z">
              <w:rPr>
                <w:rStyle w:val="aff4"/>
                <w:rFonts w:eastAsia="仿宋_GB2312"/>
              </w:rPr>
            </w:rPrChange>
          </w:rPr>
          <w:t>Batch Plan</w:t>
        </w:r>
        <w:r>
          <w:tab/>
        </w:r>
        <w:r>
          <w:fldChar w:fldCharType="begin"/>
        </w:r>
        <w:r>
          <w:instrText xml:space="preserve"> PAGEREF _Toc243596301 \h </w:instrText>
        </w:r>
      </w:ins>
      <w:r>
        <w:fldChar w:fldCharType="separate"/>
      </w:r>
      <w:ins w:id="133" w:author="Xuning Wei12232" w:date="2026-10-22T21:17:00Z">
        <w:r>
          <w:t>11</w:t>
        </w:r>
        <w:r>
          <w:fldChar w:fldCharType="end"/>
        </w:r>
        <w:r>
          <w:rPr>
            <w:rStyle w:val="aff4"/>
            <w:color w:val="auto"/>
            <w:rPrChange w:id="134" w:author="Xuning Wei12232" w:date="2026-10-24T11:11:00Z">
              <w:rPr>
                <w:rStyle w:val="aff4"/>
              </w:rPr>
            </w:rPrChange>
          </w:rPr>
          <w:fldChar w:fldCharType="end"/>
        </w:r>
      </w:ins>
    </w:p>
    <w:p w14:paraId="4BE86C99" w14:textId="77777777" w:rsidR="007617DE" w:rsidRDefault="00AE300B">
      <w:pPr>
        <w:pStyle w:val="11"/>
        <w:rPr>
          <w:ins w:id="135" w:author="Xuning Wei12232" w:date="2026-10-22T21:17:00Z"/>
          <w:rFonts w:asciiTheme="minorHAnsi" w:eastAsiaTheme="minorEastAsia" w:hAnsiTheme="minorHAnsi" w:cstheme="minorBidi"/>
          <w:b w:val="0"/>
          <w:bCs w:val="0"/>
          <w:kern w:val="2"/>
          <w:sz w:val="21"/>
          <w:szCs w:val="22"/>
          <w:lang w:eastAsia="zh-CN"/>
        </w:rPr>
      </w:pPr>
      <w:ins w:id="136" w:author="Xuning Wei12232" w:date="2026-10-22T21:17:00Z">
        <w:r>
          <w:rPr>
            <w:rStyle w:val="aff4"/>
            <w:color w:val="auto"/>
            <w:rPrChange w:id="137" w:author="Xuning Wei12232" w:date="2026-10-24T11:11:00Z">
              <w:rPr>
                <w:rStyle w:val="aff4"/>
              </w:rPr>
            </w:rPrChange>
          </w:rPr>
          <w:fldChar w:fldCharType="begin"/>
        </w:r>
        <w:r>
          <w:rPr>
            <w:rStyle w:val="aff4"/>
            <w:color w:val="auto"/>
            <w:rPrChange w:id="138" w:author="Xuning Wei12232" w:date="2026-10-24T11:11:00Z">
              <w:rPr>
                <w:rStyle w:val="aff4"/>
              </w:rPr>
            </w:rPrChange>
          </w:rPr>
          <w:instrText xml:space="preserve"> </w:instrText>
        </w:r>
        <w:r>
          <w:instrText>HYPERLINK \l "_Toc243596302"</w:instrText>
        </w:r>
        <w:r>
          <w:rPr>
            <w:rStyle w:val="aff4"/>
            <w:color w:val="auto"/>
            <w:rPrChange w:id="139" w:author="Xuning Wei12232" w:date="2026-10-24T11:11:00Z">
              <w:rPr>
                <w:rStyle w:val="aff4"/>
              </w:rPr>
            </w:rPrChange>
          </w:rPr>
          <w:instrText xml:space="preserve"> </w:instrText>
        </w:r>
        <w:r>
          <w:rPr>
            <w:rStyle w:val="aff4"/>
            <w:color w:val="auto"/>
            <w:rPrChange w:id="140" w:author="Xuning Wei12232" w:date="2026-10-24T11:11:00Z">
              <w:rPr>
                <w:rStyle w:val="aff4"/>
              </w:rPr>
            </w:rPrChange>
          </w:rPr>
          <w:fldChar w:fldCharType="separate"/>
        </w:r>
        <w:r>
          <w:rPr>
            <w:rStyle w:val="aff4"/>
            <w:rFonts w:eastAsia="仿宋_GB2312"/>
            <w:color w:val="auto"/>
            <w:rPrChange w:id="141" w:author="Xuning Wei12232" w:date="2026-10-24T11:11:00Z">
              <w:rPr>
                <w:rStyle w:val="aff4"/>
                <w:rFonts w:eastAsia="仿宋_GB2312"/>
              </w:rPr>
            </w:rPrChange>
          </w:rPr>
          <w:t>7.</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42" w:author="Xuning Wei12232" w:date="2026-10-24T11:11:00Z">
              <w:rPr>
                <w:rStyle w:val="aff4"/>
                <w:rFonts w:eastAsia="仿宋_GB2312"/>
              </w:rPr>
            </w:rPrChange>
          </w:rPr>
          <w:t>Qualified Process Equipment</w:t>
        </w:r>
        <w:r>
          <w:tab/>
        </w:r>
        <w:r>
          <w:fldChar w:fldCharType="begin"/>
        </w:r>
        <w:r>
          <w:instrText xml:space="preserve"> PAGEREF _Toc243596302 \h </w:instrText>
        </w:r>
      </w:ins>
      <w:r>
        <w:fldChar w:fldCharType="separate"/>
      </w:r>
      <w:ins w:id="143" w:author="Xuning Wei12232" w:date="2026-10-22T21:17:00Z">
        <w:r>
          <w:t>12</w:t>
        </w:r>
        <w:r>
          <w:fldChar w:fldCharType="end"/>
        </w:r>
        <w:r>
          <w:rPr>
            <w:rStyle w:val="aff4"/>
            <w:color w:val="auto"/>
            <w:rPrChange w:id="144" w:author="Xuning Wei12232" w:date="2026-10-24T11:11:00Z">
              <w:rPr>
                <w:rStyle w:val="aff4"/>
              </w:rPr>
            </w:rPrChange>
          </w:rPr>
          <w:fldChar w:fldCharType="end"/>
        </w:r>
      </w:ins>
    </w:p>
    <w:p w14:paraId="2E9AF64F" w14:textId="77777777" w:rsidR="007617DE" w:rsidRDefault="00AE300B">
      <w:pPr>
        <w:pStyle w:val="11"/>
        <w:rPr>
          <w:ins w:id="145" w:author="Xuning Wei12232" w:date="2026-10-22T21:17:00Z"/>
          <w:rFonts w:asciiTheme="minorHAnsi" w:eastAsiaTheme="minorEastAsia" w:hAnsiTheme="minorHAnsi" w:cstheme="minorBidi"/>
          <w:b w:val="0"/>
          <w:bCs w:val="0"/>
          <w:kern w:val="2"/>
          <w:sz w:val="21"/>
          <w:szCs w:val="22"/>
          <w:lang w:eastAsia="zh-CN"/>
        </w:rPr>
      </w:pPr>
      <w:ins w:id="146" w:author="Xuning Wei12232" w:date="2026-10-22T21:17:00Z">
        <w:r>
          <w:rPr>
            <w:rStyle w:val="aff4"/>
            <w:color w:val="auto"/>
            <w:rPrChange w:id="147" w:author="Xuning Wei12232" w:date="2026-10-24T11:11:00Z">
              <w:rPr>
                <w:rStyle w:val="aff4"/>
              </w:rPr>
            </w:rPrChange>
          </w:rPr>
          <w:fldChar w:fldCharType="begin"/>
        </w:r>
        <w:r>
          <w:rPr>
            <w:rStyle w:val="aff4"/>
            <w:color w:val="auto"/>
            <w:rPrChange w:id="148" w:author="Xuning Wei12232" w:date="2026-10-24T11:11:00Z">
              <w:rPr>
                <w:rStyle w:val="aff4"/>
              </w:rPr>
            </w:rPrChange>
          </w:rPr>
          <w:instrText xml:space="preserve"> </w:instrText>
        </w:r>
        <w:r>
          <w:instrText>HYPERLINK \l "_Toc243596303"</w:instrText>
        </w:r>
        <w:r>
          <w:rPr>
            <w:rStyle w:val="aff4"/>
            <w:color w:val="auto"/>
            <w:rPrChange w:id="149" w:author="Xuning Wei12232" w:date="2026-10-24T11:11:00Z">
              <w:rPr>
                <w:rStyle w:val="aff4"/>
              </w:rPr>
            </w:rPrChange>
          </w:rPr>
          <w:instrText xml:space="preserve"> </w:instrText>
        </w:r>
        <w:r>
          <w:rPr>
            <w:rStyle w:val="aff4"/>
            <w:color w:val="auto"/>
            <w:rPrChange w:id="150" w:author="Xuning Wei12232" w:date="2026-10-24T11:11:00Z">
              <w:rPr>
                <w:rStyle w:val="aff4"/>
              </w:rPr>
            </w:rPrChange>
          </w:rPr>
          <w:fldChar w:fldCharType="separate"/>
        </w:r>
        <w:r>
          <w:rPr>
            <w:rStyle w:val="aff4"/>
            <w:rFonts w:eastAsia="仿宋_GB2312"/>
            <w:color w:val="auto"/>
            <w:rPrChange w:id="151" w:author="Xuning Wei12232" w:date="2026-10-24T11:11:00Z">
              <w:rPr>
                <w:rStyle w:val="aff4"/>
                <w:rFonts w:eastAsia="仿宋_GB2312"/>
              </w:rPr>
            </w:rPrChange>
          </w:rPr>
          <w:t>8.</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52" w:author="Xuning Wei12232" w:date="2026-10-24T11:11:00Z">
              <w:rPr>
                <w:rStyle w:val="aff4"/>
                <w:rFonts w:eastAsia="仿宋_GB2312"/>
              </w:rPr>
            </w:rPrChange>
          </w:rPr>
          <w:t>P</w:t>
        </w:r>
        <w:r>
          <w:rPr>
            <w:rStyle w:val="aff4"/>
            <w:rFonts w:eastAsia="仿宋_GB2312"/>
            <w:color w:val="auto"/>
            <w:lang w:eastAsia="zh-CN"/>
            <w:rPrChange w:id="153" w:author="Xuning Wei12232" w:date="2026-10-24T11:11:00Z">
              <w:rPr>
                <w:rStyle w:val="aff4"/>
                <w:rFonts w:eastAsia="仿宋_GB2312"/>
                <w:lang w:eastAsia="zh-CN"/>
              </w:rPr>
            </w:rPrChange>
          </w:rPr>
          <w:t>rocess Chemistry Overview</w:t>
        </w:r>
        <w:r>
          <w:tab/>
        </w:r>
        <w:r>
          <w:fldChar w:fldCharType="begin"/>
        </w:r>
        <w:r>
          <w:instrText xml:space="preserve"> PAGEREF _Toc243596303 \h </w:instrText>
        </w:r>
      </w:ins>
      <w:r>
        <w:fldChar w:fldCharType="separate"/>
      </w:r>
      <w:ins w:id="154" w:author="Xuning Wei12232" w:date="2026-10-22T21:17:00Z">
        <w:r>
          <w:t>17</w:t>
        </w:r>
        <w:r>
          <w:fldChar w:fldCharType="end"/>
        </w:r>
        <w:r>
          <w:rPr>
            <w:rStyle w:val="aff4"/>
            <w:color w:val="auto"/>
            <w:rPrChange w:id="155" w:author="Xuning Wei12232" w:date="2026-10-24T11:11:00Z">
              <w:rPr>
                <w:rStyle w:val="aff4"/>
              </w:rPr>
            </w:rPrChange>
          </w:rPr>
          <w:fldChar w:fldCharType="end"/>
        </w:r>
      </w:ins>
    </w:p>
    <w:p w14:paraId="09E80E8B" w14:textId="77777777" w:rsidR="007617DE" w:rsidRDefault="00AE300B">
      <w:pPr>
        <w:pStyle w:val="11"/>
        <w:rPr>
          <w:ins w:id="156" w:author="Xuning Wei12232" w:date="2026-10-22T21:17:00Z"/>
          <w:rFonts w:asciiTheme="minorHAnsi" w:eastAsiaTheme="minorEastAsia" w:hAnsiTheme="minorHAnsi" w:cstheme="minorBidi"/>
          <w:b w:val="0"/>
          <w:bCs w:val="0"/>
          <w:kern w:val="2"/>
          <w:sz w:val="21"/>
          <w:szCs w:val="22"/>
          <w:lang w:eastAsia="zh-CN"/>
        </w:rPr>
      </w:pPr>
      <w:ins w:id="157" w:author="Xuning Wei12232" w:date="2026-10-22T21:17:00Z">
        <w:r>
          <w:rPr>
            <w:rStyle w:val="aff4"/>
            <w:color w:val="auto"/>
            <w:rPrChange w:id="158" w:author="Xuning Wei12232" w:date="2026-10-24T11:11:00Z">
              <w:rPr>
                <w:rStyle w:val="aff4"/>
              </w:rPr>
            </w:rPrChange>
          </w:rPr>
          <w:fldChar w:fldCharType="begin"/>
        </w:r>
        <w:r>
          <w:rPr>
            <w:rStyle w:val="aff4"/>
            <w:color w:val="auto"/>
            <w:rPrChange w:id="159" w:author="Xuning Wei12232" w:date="2026-10-24T11:11:00Z">
              <w:rPr>
                <w:rStyle w:val="aff4"/>
              </w:rPr>
            </w:rPrChange>
          </w:rPr>
          <w:instrText xml:space="preserve"> </w:instrText>
        </w:r>
        <w:r>
          <w:instrText>HYPERLINK \l "_Toc243596304"</w:instrText>
        </w:r>
        <w:r>
          <w:rPr>
            <w:rStyle w:val="aff4"/>
            <w:color w:val="auto"/>
            <w:rPrChange w:id="160" w:author="Xuning Wei12232" w:date="2026-10-24T11:11:00Z">
              <w:rPr>
                <w:rStyle w:val="aff4"/>
              </w:rPr>
            </w:rPrChange>
          </w:rPr>
          <w:instrText xml:space="preserve"> </w:instrText>
        </w:r>
        <w:r>
          <w:rPr>
            <w:rStyle w:val="aff4"/>
            <w:color w:val="auto"/>
            <w:rPrChange w:id="161" w:author="Xuning Wei12232" w:date="2026-10-24T11:11:00Z">
              <w:rPr>
                <w:rStyle w:val="aff4"/>
              </w:rPr>
            </w:rPrChange>
          </w:rPr>
          <w:fldChar w:fldCharType="separate"/>
        </w:r>
        <w:r>
          <w:rPr>
            <w:rStyle w:val="aff4"/>
            <w:rFonts w:eastAsia="仿宋_GB2312"/>
            <w:color w:val="auto"/>
            <w:rPrChange w:id="162" w:author="Xuning Wei12232" w:date="2026-10-24T11:11:00Z">
              <w:rPr>
                <w:rStyle w:val="aff4"/>
                <w:rFonts w:eastAsia="仿宋_GB2312"/>
              </w:rPr>
            </w:rPrChange>
          </w:rPr>
          <w:t>9.</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63" w:author="Xuning Wei12232" w:date="2026-10-24T11:11:00Z">
              <w:rPr>
                <w:rStyle w:val="aff4"/>
                <w:rFonts w:eastAsia="仿宋_GB2312"/>
              </w:rPr>
            </w:rPrChange>
          </w:rPr>
          <w:t>Critical Process Parameters and Critical Quality Attributes (CPPs and CQAs)</w:t>
        </w:r>
        <w:r>
          <w:tab/>
        </w:r>
        <w:r>
          <w:fldChar w:fldCharType="begin"/>
        </w:r>
        <w:r>
          <w:instrText xml:space="preserve"> PAGEREF _Toc243596304 \h </w:instrText>
        </w:r>
      </w:ins>
      <w:r>
        <w:fldChar w:fldCharType="separate"/>
      </w:r>
      <w:ins w:id="164" w:author="Xuning Wei12232" w:date="2026-10-22T21:17:00Z">
        <w:r>
          <w:t>33</w:t>
        </w:r>
        <w:r>
          <w:fldChar w:fldCharType="end"/>
        </w:r>
        <w:r>
          <w:rPr>
            <w:rStyle w:val="aff4"/>
            <w:color w:val="auto"/>
            <w:rPrChange w:id="165" w:author="Xuning Wei12232" w:date="2026-10-24T11:11:00Z">
              <w:rPr>
                <w:rStyle w:val="aff4"/>
              </w:rPr>
            </w:rPrChange>
          </w:rPr>
          <w:fldChar w:fldCharType="end"/>
        </w:r>
      </w:ins>
    </w:p>
    <w:p w14:paraId="268295CE" w14:textId="77777777" w:rsidR="007617DE" w:rsidRDefault="00AE300B">
      <w:pPr>
        <w:pStyle w:val="11"/>
        <w:rPr>
          <w:ins w:id="166" w:author="Xuning Wei12232" w:date="2026-10-22T21:17:00Z"/>
          <w:rFonts w:asciiTheme="minorHAnsi" w:eastAsiaTheme="minorEastAsia" w:hAnsiTheme="minorHAnsi" w:cstheme="minorBidi"/>
          <w:b w:val="0"/>
          <w:bCs w:val="0"/>
          <w:kern w:val="2"/>
          <w:sz w:val="21"/>
          <w:szCs w:val="22"/>
          <w:lang w:eastAsia="zh-CN"/>
        </w:rPr>
      </w:pPr>
      <w:ins w:id="167" w:author="Xuning Wei12232" w:date="2026-10-22T21:17:00Z">
        <w:r>
          <w:rPr>
            <w:rStyle w:val="aff4"/>
            <w:color w:val="auto"/>
            <w:rPrChange w:id="168" w:author="Xuning Wei12232" w:date="2026-10-24T11:11:00Z">
              <w:rPr>
                <w:rStyle w:val="aff4"/>
              </w:rPr>
            </w:rPrChange>
          </w:rPr>
          <w:fldChar w:fldCharType="begin"/>
        </w:r>
        <w:r>
          <w:rPr>
            <w:rStyle w:val="aff4"/>
            <w:color w:val="auto"/>
            <w:rPrChange w:id="169" w:author="Xuning Wei12232" w:date="2026-10-24T11:11:00Z">
              <w:rPr>
                <w:rStyle w:val="aff4"/>
              </w:rPr>
            </w:rPrChange>
          </w:rPr>
          <w:instrText xml:space="preserve"> </w:instrText>
        </w:r>
        <w:r>
          <w:instrText>HYPERLINK \l "_Toc243596320"</w:instrText>
        </w:r>
        <w:r>
          <w:rPr>
            <w:rStyle w:val="aff4"/>
            <w:color w:val="auto"/>
            <w:rPrChange w:id="170" w:author="Xuning Wei12232" w:date="2026-10-24T11:11:00Z">
              <w:rPr>
                <w:rStyle w:val="aff4"/>
              </w:rPr>
            </w:rPrChange>
          </w:rPr>
          <w:instrText xml:space="preserve"> </w:instrText>
        </w:r>
        <w:r>
          <w:rPr>
            <w:rStyle w:val="aff4"/>
            <w:color w:val="auto"/>
            <w:rPrChange w:id="171" w:author="Xuning Wei12232" w:date="2026-10-24T11:11:00Z">
              <w:rPr>
                <w:rStyle w:val="aff4"/>
              </w:rPr>
            </w:rPrChange>
          </w:rPr>
          <w:fldChar w:fldCharType="separate"/>
        </w:r>
        <w:r>
          <w:rPr>
            <w:rStyle w:val="aff4"/>
            <w:rFonts w:eastAsia="仿宋_GB2312"/>
            <w:color w:val="auto"/>
            <w:rPrChange w:id="172" w:author="Xuning Wei12232" w:date="2026-10-24T11:11:00Z">
              <w:rPr>
                <w:rStyle w:val="aff4"/>
                <w:rFonts w:eastAsia="仿宋_GB2312"/>
              </w:rPr>
            </w:rPrChange>
          </w:rPr>
          <w:t>10.</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73" w:author="Xuning Wei12232" w:date="2026-10-24T11:11:00Z">
              <w:rPr>
                <w:rStyle w:val="aff4"/>
                <w:rFonts w:eastAsia="仿宋_GB2312"/>
              </w:rPr>
            </w:rPrChange>
          </w:rPr>
          <w:t>Materials and Specifications</w:t>
        </w:r>
        <w:r>
          <w:tab/>
        </w:r>
        <w:r>
          <w:fldChar w:fldCharType="begin"/>
        </w:r>
        <w:r>
          <w:instrText xml:space="preserve"> PAGEREF _Toc243596320 \h </w:instrText>
        </w:r>
      </w:ins>
      <w:r>
        <w:fldChar w:fldCharType="separate"/>
      </w:r>
      <w:ins w:id="174" w:author="Xuning Wei12232" w:date="2026-10-22T21:17:00Z">
        <w:r>
          <w:t>34</w:t>
        </w:r>
        <w:r>
          <w:fldChar w:fldCharType="end"/>
        </w:r>
        <w:r>
          <w:rPr>
            <w:rStyle w:val="aff4"/>
            <w:color w:val="auto"/>
            <w:rPrChange w:id="175" w:author="Xuning Wei12232" w:date="2026-10-24T11:11:00Z">
              <w:rPr>
                <w:rStyle w:val="aff4"/>
              </w:rPr>
            </w:rPrChange>
          </w:rPr>
          <w:fldChar w:fldCharType="end"/>
        </w:r>
      </w:ins>
    </w:p>
    <w:p w14:paraId="7AB9D939" w14:textId="77777777" w:rsidR="007617DE" w:rsidRDefault="00AE300B">
      <w:pPr>
        <w:pStyle w:val="11"/>
        <w:rPr>
          <w:ins w:id="176" w:author="Xuning Wei12232" w:date="2026-10-22T21:17:00Z"/>
          <w:rFonts w:asciiTheme="minorHAnsi" w:eastAsiaTheme="minorEastAsia" w:hAnsiTheme="minorHAnsi" w:cstheme="minorBidi"/>
          <w:b w:val="0"/>
          <w:bCs w:val="0"/>
          <w:kern w:val="2"/>
          <w:sz w:val="21"/>
          <w:szCs w:val="22"/>
          <w:lang w:eastAsia="zh-CN"/>
        </w:rPr>
      </w:pPr>
      <w:ins w:id="177" w:author="Xuning Wei12232" w:date="2026-10-22T21:17:00Z">
        <w:r>
          <w:rPr>
            <w:rStyle w:val="aff4"/>
            <w:color w:val="auto"/>
            <w:rPrChange w:id="178" w:author="Xuning Wei12232" w:date="2026-10-24T11:11:00Z">
              <w:rPr>
                <w:rStyle w:val="aff4"/>
              </w:rPr>
            </w:rPrChange>
          </w:rPr>
          <w:fldChar w:fldCharType="begin"/>
        </w:r>
        <w:r>
          <w:rPr>
            <w:rStyle w:val="aff4"/>
            <w:color w:val="auto"/>
            <w:rPrChange w:id="179" w:author="Xuning Wei12232" w:date="2026-10-24T11:11:00Z">
              <w:rPr>
                <w:rStyle w:val="aff4"/>
              </w:rPr>
            </w:rPrChange>
          </w:rPr>
          <w:instrText xml:space="preserve"> </w:instrText>
        </w:r>
        <w:r>
          <w:instrText>HYPERLINK \l "_Toc243596321"</w:instrText>
        </w:r>
        <w:r>
          <w:rPr>
            <w:rStyle w:val="aff4"/>
            <w:color w:val="auto"/>
            <w:rPrChange w:id="180" w:author="Xuning Wei12232" w:date="2026-10-24T11:11:00Z">
              <w:rPr>
                <w:rStyle w:val="aff4"/>
              </w:rPr>
            </w:rPrChange>
          </w:rPr>
          <w:instrText xml:space="preserve"> </w:instrText>
        </w:r>
        <w:r>
          <w:rPr>
            <w:rStyle w:val="aff4"/>
            <w:color w:val="auto"/>
            <w:rPrChange w:id="181" w:author="Xuning Wei12232" w:date="2026-10-24T11:11:00Z">
              <w:rPr>
                <w:rStyle w:val="aff4"/>
              </w:rPr>
            </w:rPrChange>
          </w:rPr>
          <w:fldChar w:fldCharType="separate"/>
        </w:r>
        <w:r>
          <w:rPr>
            <w:rStyle w:val="aff4"/>
            <w:rFonts w:eastAsia="仿宋_GB2312"/>
            <w:color w:val="auto"/>
            <w:rPrChange w:id="182" w:author="Xuning Wei12232" w:date="2026-10-24T11:11:00Z">
              <w:rPr>
                <w:rStyle w:val="aff4"/>
                <w:rFonts w:eastAsia="仿宋_GB2312"/>
              </w:rPr>
            </w:rPrChange>
          </w:rPr>
          <w:t>11.</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83" w:author="Xuning Wei12232" w:date="2026-10-24T11:11:00Z">
              <w:rPr>
                <w:rStyle w:val="aff4"/>
                <w:rFonts w:eastAsia="仿宋_GB2312"/>
              </w:rPr>
            </w:rPrChange>
          </w:rPr>
          <w:t>Analytical Methods and Testing</w:t>
        </w:r>
        <w:r>
          <w:tab/>
        </w:r>
        <w:r>
          <w:fldChar w:fldCharType="begin"/>
        </w:r>
        <w:r>
          <w:instrText xml:space="preserve"> PAGEREF _Toc243596321 \h </w:instrText>
        </w:r>
      </w:ins>
      <w:r>
        <w:fldChar w:fldCharType="separate"/>
      </w:r>
      <w:ins w:id="184" w:author="Xuning Wei12232" w:date="2026-10-22T21:17:00Z">
        <w:r>
          <w:t>39</w:t>
        </w:r>
        <w:r>
          <w:fldChar w:fldCharType="end"/>
        </w:r>
        <w:r>
          <w:rPr>
            <w:rStyle w:val="aff4"/>
            <w:color w:val="auto"/>
            <w:rPrChange w:id="185" w:author="Xuning Wei12232" w:date="2026-10-24T11:11:00Z">
              <w:rPr>
                <w:rStyle w:val="aff4"/>
              </w:rPr>
            </w:rPrChange>
          </w:rPr>
          <w:fldChar w:fldCharType="end"/>
        </w:r>
      </w:ins>
    </w:p>
    <w:p w14:paraId="46CF544C" w14:textId="77777777" w:rsidR="007617DE" w:rsidRDefault="00AE300B">
      <w:pPr>
        <w:pStyle w:val="11"/>
        <w:rPr>
          <w:ins w:id="186" w:author="Xuning Wei12232" w:date="2026-10-22T21:17:00Z"/>
          <w:rFonts w:asciiTheme="minorHAnsi" w:eastAsiaTheme="minorEastAsia" w:hAnsiTheme="minorHAnsi" w:cstheme="minorBidi"/>
          <w:b w:val="0"/>
          <w:bCs w:val="0"/>
          <w:kern w:val="2"/>
          <w:sz w:val="21"/>
          <w:szCs w:val="22"/>
          <w:lang w:eastAsia="zh-CN"/>
        </w:rPr>
      </w:pPr>
      <w:ins w:id="187" w:author="Xuning Wei12232" w:date="2026-10-22T21:17:00Z">
        <w:r>
          <w:rPr>
            <w:rStyle w:val="aff4"/>
            <w:color w:val="auto"/>
            <w:rPrChange w:id="188" w:author="Xuning Wei12232" w:date="2026-10-24T11:11:00Z">
              <w:rPr>
                <w:rStyle w:val="aff4"/>
              </w:rPr>
            </w:rPrChange>
          </w:rPr>
          <w:fldChar w:fldCharType="begin"/>
        </w:r>
        <w:r>
          <w:rPr>
            <w:rStyle w:val="aff4"/>
            <w:color w:val="auto"/>
            <w:rPrChange w:id="189" w:author="Xuning Wei12232" w:date="2026-10-24T11:11:00Z">
              <w:rPr>
                <w:rStyle w:val="aff4"/>
              </w:rPr>
            </w:rPrChange>
          </w:rPr>
          <w:instrText xml:space="preserve"> </w:instrText>
        </w:r>
        <w:r>
          <w:instrText>HYPERLINK \l "_Toc243596322"</w:instrText>
        </w:r>
        <w:r>
          <w:rPr>
            <w:rStyle w:val="aff4"/>
            <w:color w:val="auto"/>
            <w:rPrChange w:id="190" w:author="Xuning Wei12232" w:date="2026-10-24T11:11:00Z">
              <w:rPr>
                <w:rStyle w:val="aff4"/>
              </w:rPr>
            </w:rPrChange>
          </w:rPr>
          <w:instrText xml:space="preserve"> </w:instrText>
        </w:r>
        <w:r>
          <w:rPr>
            <w:rStyle w:val="aff4"/>
            <w:color w:val="auto"/>
            <w:rPrChange w:id="191" w:author="Xuning Wei12232" w:date="2026-10-24T11:11:00Z">
              <w:rPr>
                <w:rStyle w:val="aff4"/>
              </w:rPr>
            </w:rPrChange>
          </w:rPr>
          <w:fldChar w:fldCharType="separate"/>
        </w:r>
        <w:r>
          <w:rPr>
            <w:rStyle w:val="aff4"/>
            <w:rFonts w:eastAsia="仿宋_GB2312"/>
            <w:color w:val="auto"/>
            <w:rPrChange w:id="192" w:author="Xuning Wei12232" w:date="2026-10-24T11:11:00Z">
              <w:rPr>
                <w:rStyle w:val="aff4"/>
                <w:rFonts w:eastAsia="仿宋_GB2312"/>
              </w:rPr>
            </w:rPrChange>
          </w:rPr>
          <w:t>12.</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193" w:author="Xuning Wei12232" w:date="2026-10-24T11:11:00Z">
              <w:rPr>
                <w:rStyle w:val="aff4"/>
                <w:rFonts w:eastAsia="仿宋_GB2312"/>
              </w:rPr>
            </w:rPrChange>
          </w:rPr>
          <w:t>Batch Production Record (OR) Review</w:t>
        </w:r>
        <w:r>
          <w:tab/>
        </w:r>
        <w:r>
          <w:fldChar w:fldCharType="begin"/>
        </w:r>
        <w:r>
          <w:instrText xml:space="preserve"> PAGEREF _Toc243596322 \h </w:instrText>
        </w:r>
      </w:ins>
      <w:r>
        <w:fldChar w:fldCharType="separate"/>
      </w:r>
      <w:ins w:id="194" w:author="Xuning Wei12232" w:date="2026-10-22T21:17:00Z">
        <w:r>
          <w:t>40</w:t>
        </w:r>
        <w:r>
          <w:fldChar w:fldCharType="end"/>
        </w:r>
        <w:r>
          <w:rPr>
            <w:rStyle w:val="aff4"/>
            <w:color w:val="auto"/>
            <w:rPrChange w:id="195" w:author="Xuning Wei12232" w:date="2026-10-24T11:11:00Z">
              <w:rPr>
                <w:rStyle w:val="aff4"/>
              </w:rPr>
            </w:rPrChange>
          </w:rPr>
          <w:fldChar w:fldCharType="end"/>
        </w:r>
      </w:ins>
    </w:p>
    <w:p w14:paraId="1AE1B35D" w14:textId="77777777" w:rsidR="007617DE" w:rsidRDefault="00AE300B">
      <w:pPr>
        <w:pStyle w:val="11"/>
        <w:rPr>
          <w:ins w:id="196" w:author="Xuning Wei12232" w:date="2026-10-22T21:17:00Z"/>
          <w:rFonts w:asciiTheme="minorHAnsi" w:eastAsiaTheme="minorEastAsia" w:hAnsiTheme="minorHAnsi" w:cstheme="minorBidi"/>
          <w:b w:val="0"/>
          <w:bCs w:val="0"/>
          <w:kern w:val="2"/>
          <w:sz w:val="21"/>
          <w:szCs w:val="22"/>
          <w:lang w:eastAsia="zh-CN"/>
        </w:rPr>
      </w:pPr>
      <w:ins w:id="197" w:author="Xuning Wei12232" w:date="2026-10-22T21:17:00Z">
        <w:r>
          <w:rPr>
            <w:rStyle w:val="aff4"/>
            <w:color w:val="auto"/>
            <w:rPrChange w:id="198" w:author="Xuning Wei12232" w:date="2026-10-24T11:11:00Z">
              <w:rPr>
                <w:rStyle w:val="aff4"/>
              </w:rPr>
            </w:rPrChange>
          </w:rPr>
          <w:fldChar w:fldCharType="begin"/>
        </w:r>
        <w:r>
          <w:rPr>
            <w:rStyle w:val="aff4"/>
            <w:color w:val="auto"/>
            <w:rPrChange w:id="199" w:author="Xuning Wei12232" w:date="2026-10-24T11:11:00Z">
              <w:rPr>
                <w:rStyle w:val="aff4"/>
              </w:rPr>
            </w:rPrChange>
          </w:rPr>
          <w:instrText xml:space="preserve"> </w:instrText>
        </w:r>
        <w:r>
          <w:instrText>HYPERLINK \l "_Toc243596323"</w:instrText>
        </w:r>
        <w:r>
          <w:rPr>
            <w:rStyle w:val="aff4"/>
            <w:color w:val="auto"/>
            <w:rPrChange w:id="200" w:author="Xuning Wei12232" w:date="2026-10-24T11:11:00Z">
              <w:rPr>
                <w:rStyle w:val="aff4"/>
              </w:rPr>
            </w:rPrChange>
          </w:rPr>
          <w:instrText xml:space="preserve"> </w:instrText>
        </w:r>
        <w:r>
          <w:rPr>
            <w:rStyle w:val="aff4"/>
            <w:color w:val="auto"/>
            <w:rPrChange w:id="201" w:author="Xuning Wei12232" w:date="2026-10-24T11:11:00Z">
              <w:rPr>
                <w:rStyle w:val="aff4"/>
              </w:rPr>
            </w:rPrChange>
          </w:rPr>
          <w:fldChar w:fldCharType="separate"/>
        </w:r>
        <w:r>
          <w:rPr>
            <w:rStyle w:val="aff4"/>
            <w:color w:val="auto"/>
            <w:rPrChange w:id="202" w:author="Xuning Wei12232" w:date="2026-10-24T11:11:00Z">
              <w:rPr>
                <w:rStyle w:val="aff4"/>
              </w:rPr>
            </w:rPrChange>
          </w:rPr>
          <w:t>13.</w:t>
        </w:r>
        <w:r>
          <w:rPr>
            <w:rFonts w:asciiTheme="minorHAnsi" w:eastAsiaTheme="minorEastAsia" w:hAnsiTheme="minorHAnsi" w:cstheme="minorBidi"/>
            <w:b w:val="0"/>
            <w:bCs w:val="0"/>
            <w:kern w:val="2"/>
            <w:sz w:val="21"/>
            <w:szCs w:val="22"/>
            <w:lang w:eastAsia="zh-CN"/>
          </w:rPr>
          <w:tab/>
        </w:r>
        <w:r>
          <w:rPr>
            <w:rStyle w:val="aff4"/>
            <w:color w:val="auto"/>
            <w:rPrChange w:id="203" w:author="Xuning Wei12232" w:date="2026-10-24T11:11:00Z">
              <w:rPr>
                <w:rStyle w:val="aff4"/>
              </w:rPr>
            </w:rPrChange>
          </w:rPr>
          <w:t xml:space="preserve">Sample Retaining </w:t>
        </w:r>
        <w:r>
          <w:tab/>
        </w:r>
        <w:r>
          <w:fldChar w:fldCharType="begin"/>
        </w:r>
        <w:r>
          <w:instrText xml:space="preserve"> PAGEREF _Toc243596323 \h </w:instrText>
        </w:r>
      </w:ins>
      <w:r>
        <w:fldChar w:fldCharType="separate"/>
      </w:r>
      <w:ins w:id="204" w:author="Xuning Wei12232" w:date="2026-10-22T21:17:00Z">
        <w:r>
          <w:t>40</w:t>
        </w:r>
        <w:r>
          <w:fldChar w:fldCharType="end"/>
        </w:r>
        <w:r>
          <w:rPr>
            <w:rStyle w:val="aff4"/>
            <w:color w:val="auto"/>
            <w:rPrChange w:id="205" w:author="Xuning Wei12232" w:date="2026-10-24T11:11:00Z">
              <w:rPr>
                <w:rStyle w:val="aff4"/>
              </w:rPr>
            </w:rPrChange>
          </w:rPr>
          <w:fldChar w:fldCharType="end"/>
        </w:r>
      </w:ins>
    </w:p>
    <w:p w14:paraId="5FAAC2C3" w14:textId="77777777" w:rsidR="007617DE" w:rsidRDefault="00AE300B">
      <w:pPr>
        <w:pStyle w:val="11"/>
        <w:rPr>
          <w:ins w:id="206" w:author="Xuning Wei12232" w:date="2026-10-22T21:17:00Z"/>
          <w:rFonts w:asciiTheme="minorHAnsi" w:eastAsiaTheme="minorEastAsia" w:hAnsiTheme="minorHAnsi" w:cstheme="minorBidi"/>
          <w:b w:val="0"/>
          <w:bCs w:val="0"/>
          <w:kern w:val="2"/>
          <w:sz w:val="21"/>
          <w:szCs w:val="22"/>
          <w:lang w:eastAsia="zh-CN"/>
        </w:rPr>
      </w:pPr>
      <w:ins w:id="207" w:author="Xuning Wei12232" w:date="2026-10-22T21:17:00Z">
        <w:r>
          <w:rPr>
            <w:rStyle w:val="aff4"/>
            <w:color w:val="auto"/>
            <w:rPrChange w:id="208" w:author="Xuning Wei12232" w:date="2026-10-24T11:11:00Z">
              <w:rPr>
                <w:rStyle w:val="aff4"/>
              </w:rPr>
            </w:rPrChange>
          </w:rPr>
          <w:fldChar w:fldCharType="begin"/>
        </w:r>
        <w:r>
          <w:rPr>
            <w:rStyle w:val="aff4"/>
            <w:color w:val="auto"/>
            <w:rPrChange w:id="209" w:author="Xuning Wei12232" w:date="2026-10-24T11:11:00Z">
              <w:rPr>
                <w:rStyle w:val="aff4"/>
              </w:rPr>
            </w:rPrChange>
          </w:rPr>
          <w:instrText xml:space="preserve"> </w:instrText>
        </w:r>
        <w:r>
          <w:instrText>HYPERLINK \l "_Toc243596326"</w:instrText>
        </w:r>
        <w:r>
          <w:rPr>
            <w:rStyle w:val="aff4"/>
            <w:color w:val="auto"/>
            <w:rPrChange w:id="210" w:author="Xuning Wei12232" w:date="2026-10-24T11:11:00Z">
              <w:rPr>
                <w:rStyle w:val="aff4"/>
              </w:rPr>
            </w:rPrChange>
          </w:rPr>
          <w:instrText xml:space="preserve"> </w:instrText>
        </w:r>
        <w:r>
          <w:rPr>
            <w:rStyle w:val="aff4"/>
            <w:color w:val="auto"/>
            <w:rPrChange w:id="211" w:author="Xuning Wei12232" w:date="2026-10-24T11:11:00Z">
              <w:rPr>
                <w:rStyle w:val="aff4"/>
              </w:rPr>
            </w:rPrChange>
          </w:rPr>
          <w:fldChar w:fldCharType="separate"/>
        </w:r>
        <w:r>
          <w:rPr>
            <w:rStyle w:val="aff4"/>
            <w:rFonts w:eastAsia="仿宋_GB2312"/>
            <w:color w:val="auto"/>
            <w:rPrChange w:id="212" w:author="Xuning Wei12232" w:date="2026-10-24T11:11:00Z">
              <w:rPr>
                <w:rStyle w:val="aff4"/>
                <w:rFonts w:eastAsia="仿宋_GB2312"/>
              </w:rPr>
            </w:rPrChange>
          </w:rPr>
          <w:t>14.</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213" w:author="Xuning Wei12232" w:date="2026-10-24T11:11:00Z">
              <w:rPr>
                <w:rStyle w:val="aff4"/>
                <w:rFonts w:eastAsia="仿宋_GB2312"/>
              </w:rPr>
            </w:rPrChange>
          </w:rPr>
          <w:t>Packaging and Storage</w:t>
        </w:r>
        <w:r>
          <w:tab/>
        </w:r>
        <w:r>
          <w:fldChar w:fldCharType="begin"/>
        </w:r>
        <w:r>
          <w:instrText xml:space="preserve"> PAGEREF _Toc243596326 \h </w:instrText>
        </w:r>
      </w:ins>
      <w:r>
        <w:fldChar w:fldCharType="separate"/>
      </w:r>
      <w:ins w:id="214" w:author="Xuning Wei12232" w:date="2026-10-22T21:17:00Z">
        <w:r>
          <w:t>40</w:t>
        </w:r>
        <w:r>
          <w:fldChar w:fldCharType="end"/>
        </w:r>
        <w:r>
          <w:rPr>
            <w:rStyle w:val="aff4"/>
            <w:color w:val="auto"/>
            <w:rPrChange w:id="215" w:author="Xuning Wei12232" w:date="2026-10-24T11:11:00Z">
              <w:rPr>
                <w:rStyle w:val="aff4"/>
              </w:rPr>
            </w:rPrChange>
          </w:rPr>
          <w:fldChar w:fldCharType="end"/>
        </w:r>
      </w:ins>
    </w:p>
    <w:p w14:paraId="34FE93B9" w14:textId="77777777" w:rsidR="007617DE" w:rsidRDefault="00AE300B">
      <w:pPr>
        <w:pStyle w:val="11"/>
        <w:rPr>
          <w:ins w:id="216" w:author="Xuning Wei12232" w:date="2026-10-22T21:17:00Z"/>
          <w:rFonts w:asciiTheme="minorHAnsi" w:eastAsiaTheme="minorEastAsia" w:hAnsiTheme="minorHAnsi" w:cstheme="minorBidi"/>
          <w:b w:val="0"/>
          <w:bCs w:val="0"/>
          <w:kern w:val="2"/>
          <w:sz w:val="21"/>
          <w:szCs w:val="22"/>
          <w:lang w:eastAsia="zh-CN"/>
        </w:rPr>
      </w:pPr>
      <w:ins w:id="217" w:author="Xuning Wei12232" w:date="2026-10-22T21:17:00Z">
        <w:r>
          <w:rPr>
            <w:rStyle w:val="aff4"/>
            <w:color w:val="auto"/>
            <w:rPrChange w:id="218" w:author="Xuning Wei12232" w:date="2026-10-24T11:11:00Z">
              <w:rPr>
                <w:rStyle w:val="aff4"/>
              </w:rPr>
            </w:rPrChange>
          </w:rPr>
          <w:fldChar w:fldCharType="begin"/>
        </w:r>
        <w:r>
          <w:rPr>
            <w:rStyle w:val="aff4"/>
            <w:color w:val="auto"/>
            <w:rPrChange w:id="219" w:author="Xuning Wei12232" w:date="2026-10-24T11:11:00Z">
              <w:rPr>
                <w:rStyle w:val="aff4"/>
              </w:rPr>
            </w:rPrChange>
          </w:rPr>
          <w:instrText xml:space="preserve"> </w:instrText>
        </w:r>
        <w:r>
          <w:instrText>HYPERLINK \l "_Toc243596328"</w:instrText>
        </w:r>
        <w:r>
          <w:rPr>
            <w:rStyle w:val="aff4"/>
            <w:color w:val="auto"/>
            <w:rPrChange w:id="220" w:author="Xuning Wei12232" w:date="2026-10-24T11:11:00Z">
              <w:rPr>
                <w:rStyle w:val="aff4"/>
              </w:rPr>
            </w:rPrChange>
          </w:rPr>
          <w:instrText xml:space="preserve"> </w:instrText>
        </w:r>
        <w:r>
          <w:rPr>
            <w:rStyle w:val="aff4"/>
            <w:color w:val="auto"/>
            <w:rPrChange w:id="221" w:author="Xuning Wei12232" w:date="2026-10-24T11:11:00Z">
              <w:rPr>
                <w:rStyle w:val="aff4"/>
              </w:rPr>
            </w:rPrChange>
          </w:rPr>
          <w:fldChar w:fldCharType="separate"/>
        </w:r>
        <w:r>
          <w:rPr>
            <w:rStyle w:val="aff4"/>
            <w:rFonts w:eastAsia="仿宋_GB2312"/>
            <w:color w:val="auto"/>
            <w:rPrChange w:id="222" w:author="Xuning Wei12232" w:date="2026-10-24T11:11:00Z">
              <w:rPr>
                <w:rStyle w:val="aff4"/>
                <w:rFonts w:eastAsia="仿宋_GB2312"/>
              </w:rPr>
            </w:rPrChange>
          </w:rPr>
          <w:t>15.</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223" w:author="Xuning Wei12232" w:date="2026-10-24T11:11:00Z">
              <w:rPr>
                <w:rStyle w:val="aff4"/>
                <w:rFonts w:eastAsia="仿宋_GB2312"/>
              </w:rPr>
            </w:rPrChange>
          </w:rPr>
          <w:t>Stability Test</w:t>
        </w:r>
        <w:r>
          <w:tab/>
        </w:r>
        <w:r>
          <w:fldChar w:fldCharType="begin"/>
        </w:r>
        <w:r>
          <w:instrText xml:space="preserve"> PAGEREF _Toc243596328 \h </w:instrText>
        </w:r>
      </w:ins>
      <w:r>
        <w:fldChar w:fldCharType="separate"/>
      </w:r>
      <w:ins w:id="224" w:author="Xuning Wei12232" w:date="2026-10-22T21:17:00Z">
        <w:r>
          <w:t>41</w:t>
        </w:r>
        <w:r>
          <w:fldChar w:fldCharType="end"/>
        </w:r>
        <w:r>
          <w:rPr>
            <w:rStyle w:val="aff4"/>
            <w:color w:val="auto"/>
            <w:rPrChange w:id="225" w:author="Xuning Wei12232" w:date="2026-10-24T11:11:00Z">
              <w:rPr>
                <w:rStyle w:val="aff4"/>
              </w:rPr>
            </w:rPrChange>
          </w:rPr>
          <w:fldChar w:fldCharType="end"/>
        </w:r>
      </w:ins>
    </w:p>
    <w:p w14:paraId="2575F4BA" w14:textId="77777777" w:rsidR="007617DE" w:rsidRDefault="00AE300B">
      <w:pPr>
        <w:pStyle w:val="11"/>
        <w:rPr>
          <w:ins w:id="226" w:author="Xuning Wei12232" w:date="2026-10-22T21:17:00Z"/>
          <w:rFonts w:asciiTheme="minorHAnsi" w:eastAsiaTheme="minorEastAsia" w:hAnsiTheme="minorHAnsi" w:cstheme="minorBidi"/>
          <w:b w:val="0"/>
          <w:bCs w:val="0"/>
          <w:kern w:val="2"/>
          <w:sz w:val="21"/>
          <w:szCs w:val="22"/>
          <w:lang w:eastAsia="zh-CN"/>
        </w:rPr>
      </w:pPr>
      <w:ins w:id="227" w:author="Xuning Wei12232" w:date="2026-10-22T21:17:00Z">
        <w:r>
          <w:rPr>
            <w:rStyle w:val="aff4"/>
            <w:color w:val="auto"/>
            <w:rPrChange w:id="228" w:author="Xuning Wei12232" w:date="2026-10-24T11:11:00Z">
              <w:rPr>
                <w:rStyle w:val="aff4"/>
              </w:rPr>
            </w:rPrChange>
          </w:rPr>
          <w:fldChar w:fldCharType="begin"/>
        </w:r>
        <w:r>
          <w:rPr>
            <w:rStyle w:val="aff4"/>
            <w:color w:val="auto"/>
            <w:rPrChange w:id="229" w:author="Xuning Wei12232" w:date="2026-10-24T11:11:00Z">
              <w:rPr>
                <w:rStyle w:val="aff4"/>
              </w:rPr>
            </w:rPrChange>
          </w:rPr>
          <w:instrText xml:space="preserve"> </w:instrText>
        </w:r>
        <w:r>
          <w:instrText>HYPERLINK \l "_Toc243596330"</w:instrText>
        </w:r>
        <w:r>
          <w:rPr>
            <w:rStyle w:val="aff4"/>
            <w:color w:val="auto"/>
            <w:rPrChange w:id="230" w:author="Xuning Wei12232" w:date="2026-10-24T11:11:00Z">
              <w:rPr>
                <w:rStyle w:val="aff4"/>
              </w:rPr>
            </w:rPrChange>
          </w:rPr>
          <w:instrText xml:space="preserve"> </w:instrText>
        </w:r>
        <w:r>
          <w:rPr>
            <w:rStyle w:val="aff4"/>
            <w:color w:val="auto"/>
            <w:rPrChange w:id="231" w:author="Xuning Wei12232" w:date="2026-10-24T11:11:00Z">
              <w:rPr>
                <w:rStyle w:val="aff4"/>
              </w:rPr>
            </w:rPrChange>
          </w:rPr>
          <w:fldChar w:fldCharType="separate"/>
        </w:r>
        <w:r>
          <w:rPr>
            <w:rStyle w:val="aff4"/>
            <w:rFonts w:eastAsia="仿宋_GB2312"/>
            <w:color w:val="auto"/>
            <w:rPrChange w:id="232" w:author="Xuning Wei12232" w:date="2026-10-24T11:11:00Z">
              <w:rPr>
                <w:rStyle w:val="aff4"/>
                <w:rFonts w:eastAsia="仿宋_GB2312"/>
              </w:rPr>
            </w:rPrChange>
          </w:rPr>
          <w:t>16.</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233" w:author="Xuning Wei12232" w:date="2026-10-24T11:11:00Z">
              <w:rPr>
                <w:rStyle w:val="aff4"/>
                <w:rFonts w:eastAsia="仿宋_GB2312"/>
              </w:rPr>
            </w:rPrChange>
          </w:rPr>
          <w:t>Homogeneity study</w:t>
        </w:r>
        <w:r>
          <w:tab/>
        </w:r>
        <w:r>
          <w:fldChar w:fldCharType="begin"/>
        </w:r>
        <w:r>
          <w:instrText xml:space="preserve"> PAGEREF _Toc243596330 \h </w:instrText>
        </w:r>
      </w:ins>
      <w:r>
        <w:fldChar w:fldCharType="separate"/>
      </w:r>
      <w:ins w:id="234" w:author="Xuning Wei12232" w:date="2026-10-22T21:17:00Z">
        <w:r>
          <w:t>41</w:t>
        </w:r>
        <w:r>
          <w:fldChar w:fldCharType="end"/>
        </w:r>
        <w:r>
          <w:rPr>
            <w:rStyle w:val="aff4"/>
            <w:color w:val="auto"/>
            <w:rPrChange w:id="235" w:author="Xuning Wei12232" w:date="2026-10-24T11:11:00Z">
              <w:rPr>
                <w:rStyle w:val="aff4"/>
              </w:rPr>
            </w:rPrChange>
          </w:rPr>
          <w:fldChar w:fldCharType="end"/>
        </w:r>
      </w:ins>
    </w:p>
    <w:p w14:paraId="393A5937" w14:textId="77777777" w:rsidR="007617DE" w:rsidRDefault="00AE300B">
      <w:pPr>
        <w:pStyle w:val="11"/>
        <w:rPr>
          <w:ins w:id="236" w:author="Xuning Wei12232" w:date="2026-10-22T21:17:00Z"/>
          <w:rFonts w:asciiTheme="minorHAnsi" w:eastAsiaTheme="minorEastAsia" w:hAnsiTheme="minorHAnsi" w:cstheme="minorBidi"/>
          <w:b w:val="0"/>
          <w:bCs w:val="0"/>
          <w:kern w:val="2"/>
          <w:sz w:val="21"/>
          <w:szCs w:val="22"/>
          <w:lang w:eastAsia="zh-CN"/>
        </w:rPr>
      </w:pPr>
      <w:ins w:id="237" w:author="Xuning Wei12232" w:date="2026-10-22T21:17:00Z">
        <w:r>
          <w:rPr>
            <w:rStyle w:val="aff4"/>
            <w:color w:val="auto"/>
            <w:rPrChange w:id="238" w:author="Xuning Wei12232" w:date="2026-10-24T11:11:00Z">
              <w:rPr>
                <w:rStyle w:val="aff4"/>
              </w:rPr>
            </w:rPrChange>
          </w:rPr>
          <w:fldChar w:fldCharType="begin"/>
        </w:r>
        <w:r>
          <w:rPr>
            <w:rStyle w:val="aff4"/>
            <w:color w:val="auto"/>
            <w:rPrChange w:id="239" w:author="Xuning Wei12232" w:date="2026-10-24T11:11:00Z">
              <w:rPr>
                <w:rStyle w:val="aff4"/>
              </w:rPr>
            </w:rPrChange>
          </w:rPr>
          <w:instrText xml:space="preserve"> </w:instrText>
        </w:r>
        <w:r>
          <w:instrText>HYPERLINK \l "_Toc243596333"</w:instrText>
        </w:r>
        <w:r>
          <w:rPr>
            <w:rStyle w:val="aff4"/>
            <w:color w:val="auto"/>
            <w:rPrChange w:id="240" w:author="Xuning Wei12232" w:date="2026-10-24T11:11:00Z">
              <w:rPr>
                <w:rStyle w:val="aff4"/>
              </w:rPr>
            </w:rPrChange>
          </w:rPr>
          <w:instrText xml:space="preserve"> </w:instrText>
        </w:r>
        <w:r>
          <w:rPr>
            <w:rStyle w:val="aff4"/>
            <w:color w:val="auto"/>
            <w:rPrChange w:id="241" w:author="Xuning Wei12232" w:date="2026-10-24T11:11:00Z">
              <w:rPr>
                <w:rStyle w:val="aff4"/>
              </w:rPr>
            </w:rPrChange>
          </w:rPr>
          <w:fldChar w:fldCharType="separate"/>
        </w:r>
        <w:r>
          <w:rPr>
            <w:rStyle w:val="aff4"/>
            <w:rFonts w:eastAsia="仿宋_GB2312"/>
            <w:color w:val="auto"/>
            <w:rPrChange w:id="242" w:author="Xuning Wei12232" w:date="2026-10-24T11:11:00Z">
              <w:rPr>
                <w:rStyle w:val="aff4"/>
                <w:rFonts w:eastAsia="仿宋_GB2312"/>
              </w:rPr>
            </w:rPrChange>
          </w:rPr>
          <w:t>17.</w:t>
        </w:r>
        <w:r>
          <w:rPr>
            <w:rFonts w:asciiTheme="minorHAnsi" w:eastAsiaTheme="minorEastAsia" w:hAnsiTheme="minorHAnsi" w:cstheme="minorBidi"/>
            <w:b w:val="0"/>
            <w:bCs w:val="0"/>
            <w:kern w:val="2"/>
            <w:sz w:val="21"/>
            <w:szCs w:val="22"/>
            <w:lang w:eastAsia="zh-CN"/>
          </w:rPr>
          <w:tab/>
        </w:r>
        <w:r>
          <w:rPr>
            <w:rStyle w:val="aff4"/>
            <w:rFonts w:eastAsia="仿宋_GB2312"/>
            <w:color w:val="auto"/>
            <w:lang w:eastAsia="zh-CN"/>
            <w:rPrChange w:id="243" w:author="Xuning Wei12232" w:date="2026-10-24T11:11:00Z">
              <w:rPr>
                <w:rStyle w:val="aff4"/>
                <w:rFonts w:eastAsia="仿宋_GB2312"/>
                <w:lang w:eastAsia="zh-CN"/>
              </w:rPr>
            </w:rPrChange>
          </w:rPr>
          <w:t>ASYM-1</w:t>
        </w:r>
        <w:r>
          <w:rPr>
            <w:rStyle w:val="aff4"/>
            <w:rFonts w:eastAsia="仿宋_GB2312"/>
            <w:color w:val="auto"/>
            <w:rPrChange w:id="244" w:author="Xuning Wei12232" w:date="2026-10-24T11:11:00Z">
              <w:rPr>
                <w:rStyle w:val="aff4"/>
                <w:rFonts w:eastAsia="仿宋_GB2312"/>
              </w:rPr>
            </w:rPrChange>
          </w:rPr>
          <w:t xml:space="preserve">41366 </w:t>
        </w:r>
        <w:r>
          <w:rPr>
            <w:rStyle w:val="aff4"/>
            <w:rFonts w:eastAsia="仿宋_GB2312"/>
            <w:color w:val="auto"/>
            <w:lang w:eastAsia="zh-CN"/>
            <w:rPrChange w:id="245" w:author="Xuning Wei12232" w:date="2026-10-24T11:11:00Z">
              <w:rPr>
                <w:rStyle w:val="aff4"/>
                <w:rFonts w:eastAsia="仿宋_GB2312"/>
                <w:lang w:eastAsia="zh-CN"/>
              </w:rPr>
            </w:rPrChange>
          </w:rPr>
          <w:t>C</w:t>
        </w:r>
        <w:r>
          <w:rPr>
            <w:rStyle w:val="aff4"/>
            <w:rFonts w:eastAsia="仿宋_GB2312"/>
            <w:color w:val="auto"/>
            <w:rPrChange w:id="246" w:author="Xuning Wei12232" w:date="2026-10-24T11:11:00Z">
              <w:rPr>
                <w:rStyle w:val="aff4"/>
                <w:rFonts w:eastAsia="仿宋_GB2312"/>
              </w:rPr>
            </w:rPrChange>
          </w:rPr>
          <w:t>leaning Validation</w:t>
        </w:r>
        <w:r>
          <w:tab/>
        </w:r>
        <w:r>
          <w:fldChar w:fldCharType="begin"/>
        </w:r>
        <w:r>
          <w:instrText xml:space="preserve"> PAGEREF _Toc243596333 \h </w:instrText>
        </w:r>
      </w:ins>
      <w:r>
        <w:fldChar w:fldCharType="separate"/>
      </w:r>
      <w:ins w:id="247" w:author="Xuning Wei12232" w:date="2026-10-22T21:17:00Z">
        <w:r>
          <w:t>41</w:t>
        </w:r>
        <w:r>
          <w:fldChar w:fldCharType="end"/>
        </w:r>
        <w:r>
          <w:rPr>
            <w:rStyle w:val="aff4"/>
            <w:color w:val="auto"/>
            <w:rPrChange w:id="248" w:author="Xuning Wei12232" w:date="2026-10-24T11:11:00Z">
              <w:rPr>
                <w:rStyle w:val="aff4"/>
              </w:rPr>
            </w:rPrChange>
          </w:rPr>
          <w:fldChar w:fldCharType="end"/>
        </w:r>
      </w:ins>
    </w:p>
    <w:p w14:paraId="0E7D5E10" w14:textId="77777777" w:rsidR="007617DE" w:rsidRDefault="00AE300B">
      <w:pPr>
        <w:pStyle w:val="11"/>
        <w:rPr>
          <w:ins w:id="249" w:author="Xuning Wei12232" w:date="2026-10-22T21:17:00Z"/>
          <w:rFonts w:asciiTheme="minorHAnsi" w:eastAsiaTheme="minorEastAsia" w:hAnsiTheme="minorHAnsi" w:cstheme="minorBidi"/>
          <w:b w:val="0"/>
          <w:bCs w:val="0"/>
          <w:kern w:val="2"/>
          <w:sz w:val="21"/>
          <w:szCs w:val="22"/>
          <w:lang w:eastAsia="zh-CN"/>
        </w:rPr>
      </w:pPr>
      <w:ins w:id="250" w:author="Xuning Wei12232" w:date="2026-10-22T21:17:00Z">
        <w:r>
          <w:rPr>
            <w:rStyle w:val="aff4"/>
            <w:color w:val="auto"/>
            <w:rPrChange w:id="251" w:author="Xuning Wei12232" w:date="2026-10-24T11:11:00Z">
              <w:rPr>
                <w:rStyle w:val="aff4"/>
              </w:rPr>
            </w:rPrChange>
          </w:rPr>
          <w:fldChar w:fldCharType="begin"/>
        </w:r>
        <w:r>
          <w:rPr>
            <w:rStyle w:val="aff4"/>
            <w:color w:val="auto"/>
            <w:rPrChange w:id="252" w:author="Xuning Wei12232" w:date="2026-10-24T11:11:00Z">
              <w:rPr>
                <w:rStyle w:val="aff4"/>
              </w:rPr>
            </w:rPrChange>
          </w:rPr>
          <w:instrText xml:space="preserve"> </w:instrText>
        </w:r>
        <w:r>
          <w:instrText>HYPERLINK \l "_Toc243596334"</w:instrText>
        </w:r>
        <w:r>
          <w:rPr>
            <w:rStyle w:val="aff4"/>
            <w:color w:val="auto"/>
            <w:rPrChange w:id="253" w:author="Xuning Wei12232" w:date="2026-10-24T11:11:00Z">
              <w:rPr>
                <w:rStyle w:val="aff4"/>
              </w:rPr>
            </w:rPrChange>
          </w:rPr>
          <w:instrText xml:space="preserve"> </w:instrText>
        </w:r>
        <w:r>
          <w:rPr>
            <w:rStyle w:val="aff4"/>
            <w:color w:val="auto"/>
            <w:rPrChange w:id="254" w:author="Xuning Wei12232" w:date="2026-10-24T11:11:00Z">
              <w:rPr>
                <w:rStyle w:val="aff4"/>
              </w:rPr>
            </w:rPrChange>
          </w:rPr>
          <w:fldChar w:fldCharType="separate"/>
        </w:r>
        <w:r>
          <w:rPr>
            <w:rStyle w:val="aff4"/>
            <w:rFonts w:eastAsia="仿宋_GB2312"/>
            <w:color w:val="auto"/>
            <w:rPrChange w:id="255" w:author="Xuning Wei12232" w:date="2026-10-24T11:11:00Z">
              <w:rPr>
                <w:rStyle w:val="aff4"/>
                <w:rFonts w:eastAsia="仿宋_GB2312"/>
              </w:rPr>
            </w:rPrChange>
          </w:rPr>
          <w:t>18.</w:t>
        </w:r>
        <w:r>
          <w:rPr>
            <w:rFonts w:asciiTheme="minorHAnsi" w:eastAsiaTheme="minorEastAsia" w:hAnsiTheme="minorHAnsi" w:cstheme="minorBidi"/>
            <w:b w:val="0"/>
            <w:bCs w:val="0"/>
            <w:kern w:val="2"/>
            <w:sz w:val="21"/>
            <w:szCs w:val="22"/>
            <w:lang w:eastAsia="zh-CN"/>
          </w:rPr>
          <w:tab/>
        </w:r>
        <w:r>
          <w:rPr>
            <w:rStyle w:val="aff4"/>
            <w:rFonts w:eastAsia="仿宋_GB2312"/>
            <w:color w:val="auto"/>
            <w:rPrChange w:id="256" w:author="Xuning Wei12232" w:date="2026-10-24T11:11:00Z">
              <w:rPr>
                <w:rStyle w:val="aff4"/>
                <w:rFonts w:eastAsia="仿宋_GB2312"/>
              </w:rPr>
            </w:rPrChange>
          </w:rPr>
          <w:t>Changes and Deviations</w:t>
        </w:r>
        <w:r>
          <w:tab/>
        </w:r>
        <w:r>
          <w:fldChar w:fldCharType="begin"/>
        </w:r>
        <w:r>
          <w:instrText xml:space="preserve"> PAGEREF _Toc243596334 \h </w:instrText>
        </w:r>
      </w:ins>
      <w:r>
        <w:fldChar w:fldCharType="separate"/>
      </w:r>
      <w:ins w:id="257" w:author="Xuning Wei12232" w:date="2026-10-22T21:17:00Z">
        <w:r>
          <w:t>42</w:t>
        </w:r>
        <w:r>
          <w:fldChar w:fldCharType="end"/>
        </w:r>
        <w:r>
          <w:rPr>
            <w:rStyle w:val="aff4"/>
            <w:color w:val="auto"/>
            <w:rPrChange w:id="258" w:author="Xuning Wei12232" w:date="2026-10-24T11:11:00Z">
              <w:rPr>
                <w:rStyle w:val="aff4"/>
              </w:rPr>
            </w:rPrChange>
          </w:rPr>
          <w:fldChar w:fldCharType="end"/>
        </w:r>
      </w:ins>
    </w:p>
    <w:p w14:paraId="7A8E3F6F" w14:textId="77777777" w:rsidR="007617DE" w:rsidRDefault="00AE300B">
      <w:pPr>
        <w:pStyle w:val="11"/>
        <w:rPr>
          <w:ins w:id="259" w:author="Xuning Wei12232" w:date="2026-10-22T21:17:00Z"/>
          <w:rFonts w:asciiTheme="minorHAnsi" w:eastAsiaTheme="minorEastAsia" w:hAnsiTheme="minorHAnsi" w:cstheme="minorBidi"/>
          <w:b w:val="0"/>
          <w:bCs w:val="0"/>
          <w:kern w:val="2"/>
          <w:sz w:val="21"/>
          <w:szCs w:val="22"/>
          <w:lang w:eastAsia="zh-CN"/>
        </w:rPr>
      </w:pPr>
      <w:ins w:id="260" w:author="Xuning Wei12232" w:date="2026-10-22T21:17:00Z">
        <w:r>
          <w:rPr>
            <w:rStyle w:val="aff4"/>
            <w:color w:val="auto"/>
            <w:rPrChange w:id="261" w:author="Xuning Wei12232" w:date="2026-10-24T11:11:00Z">
              <w:rPr>
                <w:rStyle w:val="aff4"/>
              </w:rPr>
            </w:rPrChange>
          </w:rPr>
          <w:fldChar w:fldCharType="begin"/>
        </w:r>
        <w:r>
          <w:rPr>
            <w:rStyle w:val="aff4"/>
            <w:color w:val="auto"/>
            <w:rPrChange w:id="262" w:author="Xuning Wei12232" w:date="2026-10-24T11:11:00Z">
              <w:rPr>
                <w:rStyle w:val="aff4"/>
              </w:rPr>
            </w:rPrChange>
          </w:rPr>
          <w:instrText xml:space="preserve"> </w:instrText>
        </w:r>
        <w:r>
          <w:instrText>HYPERLINK \l "_Toc243596335"</w:instrText>
        </w:r>
        <w:r>
          <w:rPr>
            <w:rStyle w:val="aff4"/>
            <w:color w:val="auto"/>
            <w:rPrChange w:id="263" w:author="Xuning Wei12232" w:date="2026-10-24T11:11:00Z">
              <w:rPr>
                <w:rStyle w:val="aff4"/>
              </w:rPr>
            </w:rPrChange>
          </w:rPr>
          <w:instrText xml:space="preserve"> </w:instrText>
        </w:r>
        <w:r>
          <w:rPr>
            <w:rStyle w:val="aff4"/>
            <w:color w:val="auto"/>
            <w:rPrChange w:id="264" w:author="Xuning Wei12232" w:date="2026-10-24T11:11:00Z">
              <w:rPr>
                <w:rStyle w:val="aff4"/>
              </w:rPr>
            </w:rPrChange>
          </w:rPr>
          <w:fldChar w:fldCharType="separate"/>
        </w:r>
        <w:r>
          <w:rPr>
            <w:rStyle w:val="aff4"/>
            <w:rFonts w:eastAsia="Times New Roman"/>
            <w:color w:val="auto"/>
            <w:rPrChange w:id="265" w:author="Xuning Wei12232" w:date="2026-10-24T11:11:00Z">
              <w:rPr>
                <w:rStyle w:val="aff4"/>
                <w:rFonts w:eastAsia="Times New Roman"/>
              </w:rPr>
            </w:rPrChange>
          </w:rPr>
          <w:t>19.</w:t>
        </w:r>
        <w:r>
          <w:rPr>
            <w:rFonts w:asciiTheme="minorHAnsi" w:eastAsiaTheme="minorEastAsia" w:hAnsiTheme="minorHAnsi" w:cstheme="minorBidi"/>
            <w:b w:val="0"/>
            <w:bCs w:val="0"/>
            <w:kern w:val="2"/>
            <w:sz w:val="21"/>
            <w:szCs w:val="22"/>
            <w:lang w:eastAsia="zh-CN"/>
          </w:rPr>
          <w:tab/>
        </w:r>
        <w:r>
          <w:rPr>
            <w:rStyle w:val="aff4"/>
            <w:rFonts w:eastAsia="Times New Roman"/>
            <w:color w:val="auto"/>
            <w:rPrChange w:id="266" w:author="Xuning Wei12232" w:date="2026-10-24T11:11:00Z">
              <w:rPr>
                <w:rStyle w:val="aff4"/>
                <w:rFonts w:eastAsia="Times New Roman"/>
              </w:rPr>
            </w:rPrChange>
          </w:rPr>
          <w:t>Acceptance Criteria</w:t>
        </w:r>
        <w:r>
          <w:tab/>
        </w:r>
        <w:r>
          <w:fldChar w:fldCharType="begin"/>
        </w:r>
        <w:r>
          <w:instrText xml:space="preserve"> PAGEREF _Toc243596335 \h </w:instrText>
        </w:r>
      </w:ins>
      <w:r>
        <w:fldChar w:fldCharType="separate"/>
      </w:r>
      <w:ins w:id="267" w:author="Xuning Wei12232" w:date="2026-10-22T21:17:00Z">
        <w:r>
          <w:t>42</w:t>
        </w:r>
        <w:r>
          <w:fldChar w:fldCharType="end"/>
        </w:r>
        <w:r>
          <w:rPr>
            <w:rStyle w:val="aff4"/>
            <w:color w:val="auto"/>
            <w:rPrChange w:id="268" w:author="Xuning Wei12232" w:date="2026-10-24T11:11:00Z">
              <w:rPr>
                <w:rStyle w:val="aff4"/>
              </w:rPr>
            </w:rPrChange>
          </w:rPr>
          <w:fldChar w:fldCharType="end"/>
        </w:r>
      </w:ins>
    </w:p>
    <w:p w14:paraId="3E248B4C" w14:textId="77777777" w:rsidR="007617DE" w:rsidRDefault="00AE300B">
      <w:pPr>
        <w:pStyle w:val="11"/>
        <w:rPr>
          <w:ins w:id="269" w:author="Xuning Wei12232" w:date="2026-10-22T21:17:00Z"/>
          <w:rFonts w:asciiTheme="minorHAnsi" w:eastAsiaTheme="minorEastAsia" w:hAnsiTheme="minorHAnsi" w:cstheme="minorBidi"/>
          <w:b w:val="0"/>
          <w:bCs w:val="0"/>
          <w:kern w:val="2"/>
          <w:sz w:val="21"/>
          <w:szCs w:val="22"/>
          <w:lang w:eastAsia="zh-CN"/>
        </w:rPr>
      </w:pPr>
      <w:ins w:id="270" w:author="Xuning Wei12232" w:date="2026-10-22T21:17:00Z">
        <w:r>
          <w:rPr>
            <w:rStyle w:val="aff4"/>
            <w:color w:val="auto"/>
            <w:rPrChange w:id="271" w:author="Xuning Wei12232" w:date="2026-10-24T11:11:00Z">
              <w:rPr>
                <w:rStyle w:val="aff4"/>
              </w:rPr>
            </w:rPrChange>
          </w:rPr>
          <w:fldChar w:fldCharType="begin"/>
        </w:r>
        <w:r>
          <w:rPr>
            <w:rStyle w:val="aff4"/>
            <w:color w:val="auto"/>
            <w:rPrChange w:id="272" w:author="Xuning Wei12232" w:date="2026-10-24T11:11:00Z">
              <w:rPr>
                <w:rStyle w:val="aff4"/>
              </w:rPr>
            </w:rPrChange>
          </w:rPr>
          <w:instrText xml:space="preserve"> </w:instrText>
        </w:r>
        <w:r>
          <w:instrText>HYPERLINK \l "_Toc243596342"</w:instrText>
        </w:r>
        <w:r>
          <w:rPr>
            <w:rStyle w:val="aff4"/>
            <w:color w:val="auto"/>
            <w:rPrChange w:id="273" w:author="Xuning Wei12232" w:date="2026-10-24T11:11:00Z">
              <w:rPr>
                <w:rStyle w:val="aff4"/>
              </w:rPr>
            </w:rPrChange>
          </w:rPr>
          <w:instrText xml:space="preserve"> </w:instrText>
        </w:r>
        <w:r>
          <w:rPr>
            <w:rStyle w:val="aff4"/>
            <w:color w:val="auto"/>
            <w:rPrChange w:id="274" w:author="Xuning Wei12232" w:date="2026-10-24T11:11:00Z">
              <w:rPr>
                <w:rStyle w:val="aff4"/>
              </w:rPr>
            </w:rPrChange>
          </w:rPr>
          <w:fldChar w:fldCharType="separate"/>
        </w:r>
        <w:r>
          <w:rPr>
            <w:rStyle w:val="aff4"/>
            <w:rFonts w:eastAsia="Times New Roman"/>
            <w:color w:val="auto"/>
            <w:rPrChange w:id="275" w:author="Xuning Wei12232" w:date="2026-10-24T11:11:00Z">
              <w:rPr>
                <w:rStyle w:val="aff4"/>
                <w:rFonts w:eastAsia="Times New Roman"/>
              </w:rPr>
            </w:rPrChange>
          </w:rPr>
          <w:t>20.</w:t>
        </w:r>
        <w:r>
          <w:rPr>
            <w:rFonts w:asciiTheme="minorHAnsi" w:eastAsiaTheme="minorEastAsia" w:hAnsiTheme="minorHAnsi" w:cstheme="minorBidi"/>
            <w:b w:val="0"/>
            <w:bCs w:val="0"/>
            <w:kern w:val="2"/>
            <w:sz w:val="21"/>
            <w:szCs w:val="22"/>
            <w:lang w:eastAsia="zh-CN"/>
          </w:rPr>
          <w:tab/>
        </w:r>
        <w:r>
          <w:rPr>
            <w:rStyle w:val="aff4"/>
            <w:rFonts w:eastAsia="Times New Roman"/>
            <w:color w:val="auto"/>
            <w:rPrChange w:id="276" w:author="Xuning Wei12232" w:date="2026-10-24T11:11:00Z">
              <w:rPr>
                <w:rStyle w:val="aff4"/>
                <w:rFonts w:eastAsia="Times New Roman"/>
              </w:rPr>
            </w:rPrChange>
          </w:rPr>
          <w:t>Summary Report</w:t>
        </w:r>
        <w:r>
          <w:tab/>
        </w:r>
        <w:r>
          <w:fldChar w:fldCharType="begin"/>
        </w:r>
        <w:r>
          <w:instrText xml:space="preserve"> PAGEREF _Toc243596342 \h </w:instrText>
        </w:r>
      </w:ins>
      <w:r>
        <w:fldChar w:fldCharType="separate"/>
      </w:r>
      <w:ins w:id="277" w:author="Xuning Wei12232" w:date="2026-10-22T21:17:00Z">
        <w:r>
          <w:t>42</w:t>
        </w:r>
        <w:r>
          <w:fldChar w:fldCharType="end"/>
        </w:r>
        <w:r>
          <w:rPr>
            <w:rStyle w:val="aff4"/>
            <w:color w:val="auto"/>
            <w:rPrChange w:id="278" w:author="Xuning Wei12232" w:date="2026-10-24T11:11:00Z">
              <w:rPr>
                <w:rStyle w:val="aff4"/>
              </w:rPr>
            </w:rPrChange>
          </w:rPr>
          <w:fldChar w:fldCharType="end"/>
        </w:r>
      </w:ins>
    </w:p>
    <w:p w14:paraId="1B00B3C2" w14:textId="77777777" w:rsidR="007617DE" w:rsidRDefault="00AE300B">
      <w:pPr>
        <w:pStyle w:val="11"/>
        <w:rPr>
          <w:ins w:id="279" w:author="Xuning Wei12232" w:date="2026-10-22T21:17:00Z"/>
          <w:rFonts w:asciiTheme="minorHAnsi" w:eastAsiaTheme="minorEastAsia" w:hAnsiTheme="minorHAnsi" w:cstheme="minorBidi"/>
          <w:b w:val="0"/>
          <w:bCs w:val="0"/>
          <w:kern w:val="2"/>
          <w:sz w:val="21"/>
          <w:szCs w:val="22"/>
          <w:lang w:eastAsia="zh-CN"/>
        </w:rPr>
      </w:pPr>
      <w:ins w:id="280" w:author="Xuning Wei12232" w:date="2026-10-22T21:17:00Z">
        <w:r>
          <w:rPr>
            <w:rStyle w:val="aff4"/>
            <w:color w:val="auto"/>
            <w:rPrChange w:id="281" w:author="Xuning Wei12232" w:date="2026-10-24T11:11:00Z">
              <w:rPr>
                <w:rStyle w:val="aff4"/>
              </w:rPr>
            </w:rPrChange>
          </w:rPr>
          <w:fldChar w:fldCharType="begin"/>
        </w:r>
        <w:r>
          <w:rPr>
            <w:rStyle w:val="aff4"/>
            <w:color w:val="auto"/>
            <w:rPrChange w:id="282" w:author="Xuning Wei12232" w:date="2026-10-24T11:11:00Z">
              <w:rPr>
                <w:rStyle w:val="aff4"/>
              </w:rPr>
            </w:rPrChange>
          </w:rPr>
          <w:instrText xml:space="preserve"> </w:instrText>
        </w:r>
        <w:r>
          <w:instrText>HYPERLINK \l "_Toc243596349"</w:instrText>
        </w:r>
        <w:r>
          <w:rPr>
            <w:rStyle w:val="aff4"/>
            <w:color w:val="auto"/>
            <w:rPrChange w:id="283" w:author="Xuning Wei12232" w:date="2026-10-24T11:11:00Z">
              <w:rPr>
                <w:rStyle w:val="aff4"/>
              </w:rPr>
            </w:rPrChange>
          </w:rPr>
          <w:instrText xml:space="preserve"> </w:instrText>
        </w:r>
        <w:r>
          <w:rPr>
            <w:rStyle w:val="aff4"/>
            <w:color w:val="auto"/>
            <w:rPrChange w:id="284" w:author="Xuning Wei12232" w:date="2026-10-24T11:11:00Z">
              <w:rPr>
                <w:rStyle w:val="aff4"/>
              </w:rPr>
            </w:rPrChange>
          </w:rPr>
          <w:fldChar w:fldCharType="separate"/>
        </w:r>
        <w:r>
          <w:rPr>
            <w:rStyle w:val="aff4"/>
            <w:rFonts w:eastAsia="Times New Roman"/>
            <w:color w:val="auto"/>
            <w:rPrChange w:id="285" w:author="Xuning Wei12232" w:date="2026-10-24T11:11:00Z">
              <w:rPr>
                <w:rStyle w:val="aff4"/>
                <w:rFonts w:eastAsia="Times New Roman"/>
              </w:rPr>
            </w:rPrChange>
          </w:rPr>
          <w:t>21.</w:t>
        </w:r>
        <w:r>
          <w:rPr>
            <w:rFonts w:asciiTheme="minorHAnsi" w:eastAsiaTheme="minorEastAsia" w:hAnsiTheme="minorHAnsi" w:cstheme="minorBidi"/>
            <w:b w:val="0"/>
            <w:bCs w:val="0"/>
            <w:kern w:val="2"/>
            <w:sz w:val="21"/>
            <w:szCs w:val="22"/>
            <w:lang w:eastAsia="zh-CN"/>
          </w:rPr>
          <w:tab/>
        </w:r>
        <w:r>
          <w:rPr>
            <w:rStyle w:val="aff4"/>
            <w:rFonts w:eastAsia="Times New Roman"/>
            <w:color w:val="auto"/>
            <w:rPrChange w:id="286" w:author="Xuning Wei12232" w:date="2026-10-24T11:11:00Z">
              <w:rPr>
                <w:rStyle w:val="aff4"/>
                <w:rFonts w:eastAsia="Times New Roman"/>
              </w:rPr>
            </w:rPrChange>
          </w:rPr>
          <w:t>Batch Release and Disposition</w:t>
        </w:r>
        <w:r>
          <w:tab/>
        </w:r>
        <w:r>
          <w:fldChar w:fldCharType="begin"/>
        </w:r>
        <w:r>
          <w:instrText xml:space="preserve"> PAGEREF _Toc243596349 \h </w:instrText>
        </w:r>
      </w:ins>
      <w:r>
        <w:fldChar w:fldCharType="separate"/>
      </w:r>
      <w:ins w:id="287" w:author="Xuning Wei12232" w:date="2026-10-22T21:17:00Z">
        <w:r>
          <w:t>43</w:t>
        </w:r>
        <w:r>
          <w:fldChar w:fldCharType="end"/>
        </w:r>
        <w:r>
          <w:rPr>
            <w:rStyle w:val="aff4"/>
            <w:color w:val="auto"/>
            <w:rPrChange w:id="288" w:author="Xuning Wei12232" w:date="2026-10-24T11:11:00Z">
              <w:rPr>
                <w:rStyle w:val="aff4"/>
              </w:rPr>
            </w:rPrChange>
          </w:rPr>
          <w:fldChar w:fldCharType="end"/>
        </w:r>
      </w:ins>
    </w:p>
    <w:p w14:paraId="04FCE874" w14:textId="77777777" w:rsidR="007617DE" w:rsidRDefault="00AE300B">
      <w:pPr>
        <w:pStyle w:val="11"/>
        <w:rPr>
          <w:ins w:id="289" w:author="Xuning Wei12232" w:date="2026-10-22T21:17:00Z"/>
          <w:rFonts w:asciiTheme="minorHAnsi" w:eastAsiaTheme="minorEastAsia" w:hAnsiTheme="minorHAnsi" w:cstheme="minorBidi"/>
          <w:b w:val="0"/>
          <w:bCs w:val="0"/>
          <w:kern w:val="2"/>
          <w:sz w:val="21"/>
          <w:szCs w:val="22"/>
          <w:lang w:eastAsia="zh-CN"/>
        </w:rPr>
      </w:pPr>
      <w:ins w:id="290" w:author="Xuning Wei12232" w:date="2026-10-22T21:17:00Z">
        <w:r>
          <w:rPr>
            <w:rStyle w:val="aff4"/>
            <w:color w:val="auto"/>
            <w:rPrChange w:id="291" w:author="Xuning Wei12232" w:date="2026-10-24T11:11:00Z">
              <w:rPr>
                <w:rStyle w:val="aff4"/>
              </w:rPr>
            </w:rPrChange>
          </w:rPr>
          <w:fldChar w:fldCharType="begin"/>
        </w:r>
        <w:r>
          <w:rPr>
            <w:rStyle w:val="aff4"/>
            <w:color w:val="auto"/>
            <w:rPrChange w:id="292" w:author="Xuning Wei12232" w:date="2026-10-24T11:11:00Z">
              <w:rPr>
                <w:rStyle w:val="aff4"/>
              </w:rPr>
            </w:rPrChange>
          </w:rPr>
          <w:instrText xml:space="preserve"> </w:instrText>
        </w:r>
        <w:r>
          <w:instrText>HYPERLINK \l "_Toc243596350"</w:instrText>
        </w:r>
        <w:r>
          <w:rPr>
            <w:rStyle w:val="aff4"/>
            <w:color w:val="auto"/>
            <w:rPrChange w:id="293" w:author="Xuning Wei12232" w:date="2026-10-24T11:11:00Z">
              <w:rPr>
                <w:rStyle w:val="aff4"/>
              </w:rPr>
            </w:rPrChange>
          </w:rPr>
          <w:instrText xml:space="preserve"> </w:instrText>
        </w:r>
        <w:r>
          <w:rPr>
            <w:rStyle w:val="aff4"/>
            <w:color w:val="auto"/>
            <w:rPrChange w:id="294" w:author="Xuning Wei12232" w:date="2026-10-24T11:11:00Z">
              <w:rPr>
                <w:rStyle w:val="aff4"/>
              </w:rPr>
            </w:rPrChange>
          </w:rPr>
          <w:fldChar w:fldCharType="separate"/>
        </w:r>
        <w:r>
          <w:rPr>
            <w:rStyle w:val="aff4"/>
            <w:rFonts w:eastAsia="仿宋_GB2312"/>
            <w:iCs/>
            <w:color w:val="auto"/>
            <w:kern w:val="0"/>
            <w:rPrChange w:id="295" w:author="Xuning Wei12232" w:date="2026-10-24T11:11:00Z">
              <w:rPr>
                <w:rStyle w:val="aff4"/>
                <w:rFonts w:eastAsia="仿宋_GB2312"/>
                <w:iCs/>
                <w:kern w:val="0"/>
              </w:rPr>
            </w:rPrChange>
          </w:rPr>
          <w:t>Appendix 1 Training SOP (Current Version)</w:t>
        </w:r>
        <w:r>
          <w:tab/>
        </w:r>
        <w:r>
          <w:fldChar w:fldCharType="begin"/>
        </w:r>
        <w:r>
          <w:instrText xml:space="preserve"> PAGEREF _Toc243596350 \h </w:instrText>
        </w:r>
      </w:ins>
      <w:r>
        <w:fldChar w:fldCharType="separate"/>
      </w:r>
      <w:ins w:id="296" w:author="Xuning Wei12232" w:date="2026-10-22T21:17:00Z">
        <w:r>
          <w:t>44</w:t>
        </w:r>
        <w:r>
          <w:fldChar w:fldCharType="end"/>
        </w:r>
        <w:r>
          <w:rPr>
            <w:rStyle w:val="aff4"/>
            <w:color w:val="auto"/>
            <w:rPrChange w:id="297" w:author="Xuning Wei12232" w:date="2026-10-24T11:11:00Z">
              <w:rPr>
                <w:rStyle w:val="aff4"/>
              </w:rPr>
            </w:rPrChange>
          </w:rPr>
          <w:fldChar w:fldCharType="end"/>
        </w:r>
      </w:ins>
    </w:p>
    <w:p w14:paraId="756E6ED9" w14:textId="77777777" w:rsidR="007617DE" w:rsidRDefault="00AE300B">
      <w:pPr>
        <w:pStyle w:val="11"/>
        <w:rPr>
          <w:ins w:id="298" w:author="Xuning Wei12232" w:date="2026-10-22T21:17:00Z"/>
          <w:rFonts w:asciiTheme="minorHAnsi" w:eastAsiaTheme="minorEastAsia" w:hAnsiTheme="minorHAnsi" w:cstheme="minorBidi"/>
          <w:b w:val="0"/>
          <w:bCs w:val="0"/>
          <w:kern w:val="2"/>
          <w:sz w:val="21"/>
          <w:szCs w:val="22"/>
          <w:lang w:eastAsia="zh-CN"/>
        </w:rPr>
      </w:pPr>
      <w:ins w:id="299" w:author="Xuning Wei12232" w:date="2026-10-22T21:17:00Z">
        <w:r>
          <w:rPr>
            <w:rStyle w:val="aff4"/>
            <w:color w:val="auto"/>
            <w:rPrChange w:id="300" w:author="Xuning Wei12232" w:date="2026-10-24T11:11:00Z">
              <w:rPr>
                <w:rStyle w:val="aff4"/>
              </w:rPr>
            </w:rPrChange>
          </w:rPr>
          <w:fldChar w:fldCharType="begin"/>
        </w:r>
        <w:r>
          <w:rPr>
            <w:rStyle w:val="aff4"/>
            <w:color w:val="auto"/>
            <w:rPrChange w:id="301" w:author="Xuning Wei12232" w:date="2026-10-24T11:11:00Z">
              <w:rPr>
                <w:rStyle w:val="aff4"/>
              </w:rPr>
            </w:rPrChange>
          </w:rPr>
          <w:instrText xml:space="preserve"> </w:instrText>
        </w:r>
        <w:r>
          <w:instrText>HYPERLINK \l "_Toc243596351"</w:instrText>
        </w:r>
        <w:r>
          <w:rPr>
            <w:rStyle w:val="aff4"/>
            <w:color w:val="auto"/>
            <w:rPrChange w:id="302" w:author="Xuning Wei12232" w:date="2026-10-24T11:11:00Z">
              <w:rPr>
                <w:rStyle w:val="aff4"/>
              </w:rPr>
            </w:rPrChange>
          </w:rPr>
          <w:instrText xml:space="preserve"> </w:instrText>
        </w:r>
        <w:r>
          <w:rPr>
            <w:rStyle w:val="aff4"/>
            <w:color w:val="auto"/>
            <w:rPrChange w:id="303" w:author="Xuning Wei12232" w:date="2026-10-24T11:11:00Z">
              <w:rPr>
                <w:rStyle w:val="aff4"/>
              </w:rPr>
            </w:rPrChange>
          </w:rPr>
          <w:fldChar w:fldCharType="separate"/>
        </w:r>
        <w:r>
          <w:rPr>
            <w:rStyle w:val="aff4"/>
            <w:rFonts w:eastAsia="仿宋_GB2312"/>
            <w:iCs/>
            <w:color w:val="auto"/>
            <w:kern w:val="0"/>
            <w:rPrChange w:id="304" w:author="Xuning Wei12232" w:date="2026-10-24T11:11:00Z">
              <w:rPr>
                <w:rStyle w:val="aff4"/>
                <w:rFonts w:eastAsia="仿宋_GB2312"/>
                <w:iCs/>
                <w:kern w:val="0"/>
              </w:rPr>
            </w:rPrChange>
          </w:rPr>
          <w:t>Appendix 2 Referring document list</w:t>
        </w:r>
        <w:r>
          <w:tab/>
        </w:r>
        <w:r>
          <w:fldChar w:fldCharType="begin"/>
        </w:r>
        <w:r>
          <w:instrText xml:space="preserve"> PAGEREF _Toc243596351 \h </w:instrText>
        </w:r>
      </w:ins>
      <w:r>
        <w:fldChar w:fldCharType="separate"/>
      </w:r>
      <w:ins w:id="305" w:author="Xuning Wei12232" w:date="2026-10-22T21:17:00Z">
        <w:r>
          <w:t>45</w:t>
        </w:r>
        <w:r>
          <w:fldChar w:fldCharType="end"/>
        </w:r>
        <w:r>
          <w:rPr>
            <w:rStyle w:val="aff4"/>
            <w:color w:val="auto"/>
            <w:rPrChange w:id="306" w:author="Xuning Wei12232" w:date="2026-10-24T11:11:00Z">
              <w:rPr>
                <w:rStyle w:val="aff4"/>
              </w:rPr>
            </w:rPrChange>
          </w:rPr>
          <w:fldChar w:fldCharType="end"/>
        </w:r>
      </w:ins>
    </w:p>
    <w:p w14:paraId="289F6A54" w14:textId="77777777" w:rsidR="007617DE" w:rsidRDefault="00AE300B">
      <w:pPr>
        <w:pStyle w:val="11"/>
        <w:rPr>
          <w:ins w:id="307" w:author="Xuning Wei12232" w:date="2026-10-22T21:17:00Z"/>
          <w:rFonts w:asciiTheme="minorHAnsi" w:eastAsiaTheme="minorEastAsia" w:hAnsiTheme="minorHAnsi" w:cstheme="minorBidi"/>
          <w:b w:val="0"/>
          <w:bCs w:val="0"/>
          <w:kern w:val="2"/>
          <w:sz w:val="21"/>
          <w:szCs w:val="22"/>
          <w:lang w:eastAsia="zh-CN"/>
        </w:rPr>
      </w:pPr>
      <w:ins w:id="308" w:author="Xuning Wei12232" w:date="2026-10-22T21:17:00Z">
        <w:r>
          <w:rPr>
            <w:rStyle w:val="aff4"/>
            <w:color w:val="auto"/>
            <w:rPrChange w:id="309" w:author="Xuning Wei12232" w:date="2026-10-24T11:11:00Z">
              <w:rPr>
                <w:rStyle w:val="aff4"/>
              </w:rPr>
            </w:rPrChange>
          </w:rPr>
          <w:fldChar w:fldCharType="begin"/>
        </w:r>
        <w:r>
          <w:rPr>
            <w:rStyle w:val="aff4"/>
            <w:color w:val="auto"/>
            <w:rPrChange w:id="310" w:author="Xuning Wei12232" w:date="2026-10-24T11:11:00Z">
              <w:rPr>
                <w:rStyle w:val="aff4"/>
              </w:rPr>
            </w:rPrChange>
          </w:rPr>
          <w:instrText xml:space="preserve"> </w:instrText>
        </w:r>
        <w:r>
          <w:instrText>HYPERLINK \l "_Toc243596352"</w:instrText>
        </w:r>
        <w:r>
          <w:rPr>
            <w:rStyle w:val="aff4"/>
            <w:color w:val="auto"/>
            <w:rPrChange w:id="311" w:author="Xuning Wei12232" w:date="2026-10-24T11:11:00Z">
              <w:rPr>
                <w:rStyle w:val="aff4"/>
              </w:rPr>
            </w:rPrChange>
          </w:rPr>
          <w:instrText xml:space="preserve"> </w:instrText>
        </w:r>
        <w:r>
          <w:rPr>
            <w:rStyle w:val="aff4"/>
            <w:color w:val="auto"/>
            <w:rPrChange w:id="312" w:author="Xuning Wei12232" w:date="2026-10-24T11:11:00Z">
              <w:rPr>
                <w:rStyle w:val="aff4"/>
              </w:rPr>
            </w:rPrChange>
          </w:rPr>
          <w:fldChar w:fldCharType="separate"/>
        </w:r>
        <w:r>
          <w:rPr>
            <w:rStyle w:val="aff4"/>
            <w:rFonts w:eastAsia="仿宋_GB2312"/>
            <w:iCs/>
            <w:color w:val="auto"/>
            <w:kern w:val="0"/>
            <w:rPrChange w:id="313" w:author="Xuning Wei12232" w:date="2026-10-24T11:11:00Z">
              <w:rPr>
                <w:rStyle w:val="aff4"/>
                <w:rFonts w:eastAsia="仿宋_GB2312"/>
                <w:iCs/>
                <w:kern w:val="0"/>
              </w:rPr>
            </w:rPrChange>
          </w:rPr>
          <w:t xml:space="preserve">Appendix 3  </w:t>
        </w:r>
        <w:r>
          <w:rPr>
            <w:rStyle w:val="aff4"/>
            <w:rFonts w:eastAsia="仿宋_GB2312"/>
            <w:iCs/>
            <w:color w:val="auto"/>
            <w:kern w:val="0"/>
            <w:lang w:eastAsia="zh-CN"/>
            <w:rPrChange w:id="314" w:author="Xuning Wei12232" w:date="2026-10-24T11:11:00Z">
              <w:rPr>
                <w:rStyle w:val="aff4"/>
                <w:rFonts w:eastAsia="仿宋_GB2312"/>
                <w:iCs/>
                <w:kern w:val="0"/>
                <w:lang w:eastAsia="zh-CN"/>
              </w:rPr>
            </w:rPrChange>
          </w:rPr>
          <w:t xml:space="preserve"> IPCs Results Summary Table</w:t>
        </w:r>
        <w:r>
          <w:tab/>
        </w:r>
        <w:r>
          <w:fldChar w:fldCharType="begin"/>
        </w:r>
        <w:r>
          <w:instrText xml:space="preserve"> PAGEREF _Toc243596352 \h </w:instrText>
        </w:r>
      </w:ins>
      <w:r>
        <w:fldChar w:fldCharType="separate"/>
      </w:r>
      <w:ins w:id="315" w:author="Xuning Wei12232" w:date="2026-10-22T21:17:00Z">
        <w:r>
          <w:t>46</w:t>
        </w:r>
        <w:r>
          <w:fldChar w:fldCharType="end"/>
        </w:r>
        <w:r>
          <w:rPr>
            <w:rStyle w:val="aff4"/>
            <w:color w:val="auto"/>
            <w:rPrChange w:id="316" w:author="Xuning Wei12232" w:date="2026-10-24T11:11:00Z">
              <w:rPr>
                <w:rStyle w:val="aff4"/>
              </w:rPr>
            </w:rPrChange>
          </w:rPr>
          <w:fldChar w:fldCharType="end"/>
        </w:r>
      </w:ins>
    </w:p>
    <w:p w14:paraId="06BED6C9" w14:textId="77777777" w:rsidR="007617DE" w:rsidRDefault="00AE300B">
      <w:pPr>
        <w:pStyle w:val="11"/>
        <w:rPr>
          <w:ins w:id="317" w:author="Xuning Wei12232" w:date="2026-10-22T21:17:00Z"/>
          <w:rFonts w:asciiTheme="minorHAnsi" w:eastAsiaTheme="minorEastAsia" w:hAnsiTheme="minorHAnsi" w:cstheme="minorBidi"/>
          <w:b w:val="0"/>
          <w:bCs w:val="0"/>
          <w:kern w:val="2"/>
          <w:sz w:val="21"/>
          <w:szCs w:val="22"/>
          <w:lang w:eastAsia="zh-CN"/>
        </w:rPr>
      </w:pPr>
      <w:ins w:id="318" w:author="Xuning Wei12232" w:date="2026-10-22T21:17:00Z">
        <w:r>
          <w:rPr>
            <w:rStyle w:val="aff4"/>
            <w:color w:val="auto"/>
            <w:rPrChange w:id="319" w:author="Xuning Wei12232" w:date="2026-10-24T11:11:00Z">
              <w:rPr>
                <w:rStyle w:val="aff4"/>
              </w:rPr>
            </w:rPrChange>
          </w:rPr>
          <w:fldChar w:fldCharType="begin"/>
        </w:r>
        <w:r>
          <w:rPr>
            <w:rStyle w:val="aff4"/>
            <w:color w:val="auto"/>
            <w:rPrChange w:id="320" w:author="Xuning Wei12232" w:date="2026-10-24T11:11:00Z">
              <w:rPr>
                <w:rStyle w:val="aff4"/>
              </w:rPr>
            </w:rPrChange>
          </w:rPr>
          <w:instrText xml:space="preserve"> </w:instrText>
        </w:r>
        <w:r>
          <w:instrText>HYPERLINK \l "_Toc243596353"</w:instrText>
        </w:r>
        <w:r>
          <w:rPr>
            <w:rStyle w:val="aff4"/>
            <w:color w:val="auto"/>
            <w:rPrChange w:id="321" w:author="Xuning Wei12232" w:date="2026-10-24T11:11:00Z">
              <w:rPr>
                <w:rStyle w:val="aff4"/>
              </w:rPr>
            </w:rPrChange>
          </w:rPr>
          <w:instrText xml:space="preserve"> </w:instrText>
        </w:r>
        <w:r>
          <w:rPr>
            <w:rStyle w:val="aff4"/>
            <w:color w:val="auto"/>
            <w:rPrChange w:id="322" w:author="Xuning Wei12232" w:date="2026-10-24T11:11:00Z">
              <w:rPr>
                <w:rStyle w:val="aff4"/>
              </w:rPr>
            </w:rPrChange>
          </w:rPr>
          <w:fldChar w:fldCharType="separate"/>
        </w:r>
        <w:r>
          <w:rPr>
            <w:rStyle w:val="aff4"/>
            <w:rFonts w:eastAsia="Times New Roman"/>
            <w:color w:val="auto"/>
            <w:lang w:eastAsia="zh-CN"/>
            <w:rPrChange w:id="323" w:author="Xuning Wei12232" w:date="2026-10-24T11:11:00Z">
              <w:rPr>
                <w:rStyle w:val="aff4"/>
                <w:rFonts w:eastAsia="Times New Roman"/>
                <w:lang w:eastAsia="zh-CN"/>
              </w:rPr>
            </w:rPrChange>
          </w:rPr>
          <w:t>Appendix 4   CPPs Results Summary Table</w:t>
        </w:r>
        <w:r>
          <w:tab/>
        </w:r>
        <w:r>
          <w:fldChar w:fldCharType="begin"/>
        </w:r>
        <w:r>
          <w:instrText xml:space="preserve"> PAGEREF _Toc243596353 \h </w:instrText>
        </w:r>
      </w:ins>
      <w:r>
        <w:fldChar w:fldCharType="separate"/>
      </w:r>
      <w:ins w:id="324" w:author="Xuning Wei12232" w:date="2026-10-22T21:17:00Z">
        <w:r>
          <w:t>48</w:t>
        </w:r>
        <w:r>
          <w:fldChar w:fldCharType="end"/>
        </w:r>
        <w:r>
          <w:rPr>
            <w:rStyle w:val="aff4"/>
            <w:color w:val="auto"/>
            <w:rPrChange w:id="325" w:author="Xuning Wei12232" w:date="2026-10-24T11:11:00Z">
              <w:rPr>
                <w:rStyle w:val="aff4"/>
              </w:rPr>
            </w:rPrChange>
          </w:rPr>
          <w:fldChar w:fldCharType="end"/>
        </w:r>
      </w:ins>
    </w:p>
    <w:p w14:paraId="62428E52" w14:textId="77777777" w:rsidR="007617DE" w:rsidRDefault="00AE300B">
      <w:pPr>
        <w:pStyle w:val="11"/>
        <w:rPr>
          <w:del w:id="326" w:author="Xuning Wei12232" w:date="2026-10-15T14:37:00Z"/>
          <w:rFonts w:asciiTheme="minorHAnsi" w:eastAsiaTheme="minorEastAsia" w:hAnsiTheme="minorHAnsi" w:cstheme="minorBidi"/>
          <w:b w:val="0"/>
          <w:bCs w:val="0"/>
          <w:kern w:val="2"/>
          <w:sz w:val="21"/>
          <w:szCs w:val="22"/>
          <w:lang w:eastAsia="zh-CN"/>
        </w:rPr>
      </w:pPr>
      <w:del w:id="327" w:author="Xuning Wei12232" w:date="2026-10-15T14:37:00Z">
        <w:r>
          <w:rPr>
            <w:rPrChange w:id="328" w:author="Xuning Wei12232" w:date="2026-10-24T11:11:00Z">
              <w:rPr>
                <w:rStyle w:val="aff4"/>
                <w:rFonts w:eastAsia="仿宋_GB2312"/>
                <w:color w:val="000000" w:themeColor="text1"/>
              </w:rPr>
            </w:rPrChange>
          </w:rPr>
          <w:delText>Revision History</w:delText>
        </w:r>
        <w:r>
          <w:rPr>
            <w:b w:val="0"/>
          </w:rPr>
          <w:tab/>
          <w:delText>5</w:delText>
        </w:r>
      </w:del>
    </w:p>
    <w:p w14:paraId="2E5ACD8F" w14:textId="77777777" w:rsidR="007617DE" w:rsidRDefault="00AE300B">
      <w:pPr>
        <w:pStyle w:val="11"/>
        <w:rPr>
          <w:del w:id="329" w:author="Xuning Wei12232" w:date="2026-10-15T14:37:00Z"/>
          <w:rFonts w:asciiTheme="minorHAnsi" w:eastAsiaTheme="minorEastAsia" w:hAnsiTheme="minorHAnsi" w:cstheme="minorBidi"/>
          <w:b w:val="0"/>
          <w:bCs w:val="0"/>
          <w:kern w:val="2"/>
          <w:sz w:val="21"/>
          <w:szCs w:val="22"/>
          <w:lang w:eastAsia="zh-CN"/>
        </w:rPr>
      </w:pPr>
      <w:del w:id="330" w:author="Xuning Wei12232" w:date="2026-10-15T14:37:00Z">
        <w:r>
          <w:rPr>
            <w:rPrChange w:id="331" w:author="Xuning Wei12232" w:date="2026-10-24T11:11:00Z">
              <w:rPr>
                <w:rStyle w:val="aff4"/>
                <w:rFonts w:eastAsia="仿宋_GB2312"/>
                <w:color w:val="000000" w:themeColor="text1"/>
              </w:rPr>
            </w:rPrChange>
          </w:rPr>
          <w:delText>1.</w:delText>
        </w:r>
        <w:r>
          <w:rPr>
            <w:rFonts w:asciiTheme="minorHAnsi" w:eastAsiaTheme="minorEastAsia" w:hAnsiTheme="minorHAnsi" w:cstheme="minorBidi"/>
            <w:b w:val="0"/>
            <w:bCs w:val="0"/>
            <w:kern w:val="2"/>
            <w:sz w:val="21"/>
            <w:szCs w:val="22"/>
            <w:lang w:eastAsia="zh-CN"/>
          </w:rPr>
          <w:tab/>
        </w:r>
        <w:r>
          <w:rPr>
            <w:rPrChange w:id="332" w:author="Xuning Wei12232" w:date="2026-10-24T11:11:00Z">
              <w:rPr>
                <w:rStyle w:val="aff4"/>
                <w:rFonts w:eastAsia="仿宋_GB2312"/>
                <w:color w:val="000000" w:themeColor="text1"/>
              </w:rPr>
            </w:rPrChange>
          </w:rPr>
          <w:delText>Introduction</w:delText>
        </w:r>
        <w:r>
          <w:rPr>
            <w:b w:val="0"/>
          </w:rPr>
          <w:tab/>
          <w:delText>7</w:delText>
        </w:r>
      </w:del>
    </w:p>
    <w:p w14:paraId="6C8CC4C2" w14:textId="77777777" w:rsidR="007617DE" w:rsidRDefault="00AE300B">
      <w:pPr>
        <w:pStyle w:val="11"/>
        <w:rPr>
          <w:del w:id="333" w:author="Xuning Wei12232" w:date="2026-10-15T14:37:00Z"/>
          <w:rFonts w:asciiTheme="minorHAnsi" w:eastAsiaTheme="minorEastAsia" w:hAnsiTheme="minorHAnsi" w:cstheme="minorBidi"/>
          <w:b w:val="0"/>
          <w:bCs w:val="0"/>
          <w:kern w:val="2"/>
          <w:sz w:val="21"/>
          <w:szCs w:val="22"/>
          <w:lang w:eastAsia="zh-CN"/>
        </w:rPr>
      </w:pPr>
      <w:del w:id="334" w:author="Xuning Wei12232" w:date="2026-10-15T14:37:00Z">
        <w:r>
          <w:rPr>
            <w:rPrChange w:id="335" w:author="Xuning Wei12232" w:date="2026-10-24T11:11:00Z">
              <w:rPr>
                <w:rStyle w:val="aff4"/>
                <w:rFonts w:eastAsia="仿宋_GB2312"/>
                <w:color w:val="000000" w:themeColor="text1"/>
              </w:rPr>
            </w:rPrChange>
          </w:rPr>
          <w:delText>2.</w:delText>
        </w:r>
        <w:r>
          <w:rPr>
            <w:rFonts w:asciiTheme="minorHAnsi" w:eastAsiaTheme="minorEastAsia" w:hAnsiTheme="minorHAnsi" w:cstheme="minorBidi"/>
            <w:b w:val="0"/>
            <w:bCs w:val="0"/>
            <w:kern w:val="2"/>
            <w:sz w:val="21"/>
            <w:szCs w:val="22"/>
            <w:lang w:eastAsia="zh-CN"/>
          </w:rPr>
          <w:tab/>
        </w:r>
        <w:r>
          <w:rPr>
            <w:rPrChange w:id="336" w:author="Xuning Wei12232" w:date="2026-10-24T11:11:00Z">
              <w:rPr>
                <w:rStyle w:val="aff4"/>
                <w:rFonts w:eastAsia="仿宋_GB2312"/>
                <w:color w:val="000000" w:themeColor="text1"/>
              </w:rPr>
            </w:rPrChange>
          </w:rPr>
          <w:delText>Objective and Scope</w:delText>
        </w:r>
        <w:r>
          <w:rPr>
            <w:b w:val="0"/>
          </w:rPr>
          <w:tab/>
          <w:delText>8</w:delText>
        </w:r>
      </w:del>
    </w:p>
    <w:p w14:paraId="6F653033" w14:textId="77777777" w:rsidR="007617DE" w:rsidRDefault="00AE300B">
      <w:pPr>
        <w:pStyle w:val="11"/>
        <w:rPr>
          <w:del w:id="337" w:author="Xuning Wei12232" w:date="2026-10-15T14:37:00Z"/>
          <w:rFonts w:asciiTheme="minorHAnsi" w:eastAsiaTheme="minorEastAsia" w:hAnsiTheme="minorHAnsi" w:cstheme="minorBidi"/>
          <w:b w:val="0"/>
          <w:bCs w:val="0"/>
          <w:kern w:val="2"/>
          <w:sz w:val="21"/>
          <w:szCs w:val="22"/>
          <w:lang w:eastAsia="zh-CN"/>
        </w:rPr>
      </w:pPr>
      <w:del w:id="338" w:author="Xuning Wei12232" w:date="2026-10-15T14:37:00Z">
        <w:r>
          <w:rPr>
            <w:rPrChange w:id="339" w:author="Xuning Wei12232" w:date="2026-10-24T11:11:00Z">
              <w:rPr>
                <w:rStyle w:val="aff4"/>
                <w:rFonts w:eastAsia="仿宋_GB2312"/>
                <w:color w:val="000000" w:themeColor="text1"/>
              </w:rPr>
            </w:rPrChange>
          </w:rPr>
          <w:delText>3.</w:delText>
        </w:r>
        <w:r>
          <w:rPr>
            <w:rFonts w:asciiTheme="minorHAnsi" w:eastAsiaTheme="minorEastAsia" w:hAnsiTheme="minorHAnsi" w:cstheme="minorBidi"/>
            <w:b w:val="0"/>
            <w:bCs w:val="0"/>
            <w:kern w:val="2"/>
            <w:sz w:val="21"/>
            <w:szCs w:val="22"/>
            <w:lang w:eastAsia="zh-CN"/>
          </w:rPr>
          <w:tab/>
        </w:r>
        <w:r>
          <w:rPr>
            <w:rPrChange w:id="340" w:author="Xuning Wei12232" w:date="2026-10-24T11:11:00Z">
              <w:rPr>
                <w:rStyle w:val="aff4"/>
                <w:rFonts w:eastAsia="仿宋_GB2312"/>
                <w:color w:val="000000" w:themeColor="text1"/>
              </w:rPr>
            </w:rPrChange>
          </w:rPr>
          <w:delText xml:space="preserve">Validation Type </w:delText>
        </w:r>
        <w:r>
          <w:rPr>
            <w:rPrChange w:id="341" w:author="Xuning Wei12232" w:date="2026-10-24T11:11:00Z">
              <w:rPr>
                <w:rStyle w:val="aff4"/>
                <w:rFonts w:eastAsia="仿宋_GB2312"/>
                <w:color w:val="000000" w:themeColor="text1"/>
                <w:lang w:eastAsia="zh-CN"/>
              </w:rPr>
            </w:rPrChange>
          </w:rPr>
          <w:delText>an</w:delText>
        </w:r>
        <w:r>
          <w:rPr>
            <w:rPrChange w:id="342" w:author="Xuning Wei12232" w:date="2026-10-24T11:11:00Z">
              <w:rPr>
                <w:rStyle w:val="aff4"/>
                <w:rFonts w:eastAsia="仿宋_GB2312"/>
                <w:color w:val="000000" w:themeColor="text1"/>
              </w:rPr>
            </w:rPrChange>
          </w:rPr>
          <w:delText>d Strategy</w:delText>
        </w:r>
        <w:r>
          <w:rPr>
            <w:b w:val="0"/>
          </w:rPr>
          <w:tab/>
          <w:delText>8</w:delText>
        </w:r>
      </w:del>
    </w:p>
    <w:p w14:paraId="17F6F9C2" w14:textId="77777777" w:rsidR="007617DE" w:rsidRDefault="00AE300B">
      <w:pPr>
        <w:pStyle w:val="11"/>
        <w:rPr>
          <w:del w:id="343" w:author="Xuning Wei12232" w:date="2026-10-15T14:37:00Z"/>
          <w:rFonts w:asciiTheme="minorHAnsi" w:eastAsiaTheme="minorEastAsia" w:hAnsiTheme="minorHAnsi" w:cstheme="minorBidi"/>
          <w:b w:val="0"/>
          <w:bCs w:val="0"/>
          <w:kern w:val="2"/>
          <w:sz w:val="21"/>
          <w:szCs w:val="22"/>
          <w:lang w:eastAsia="zh-CN"/>
        </w:rPr>
      </w:pPr>
      <w:del w:id="344" w:author="Xuning Wei12232" w:date="2026-10-15T14:37:00Z">
        <w:r>
          <w:rPr>
            <w:rPrChange w:id="345" w:author="Xuning Wei12232" w:date="2026-10-24T11:11:00Z">
              <w:rPr>
                <w:rStyle w:val="aff4"/>
                <w:rFonts w:eastAsia="仿宋_GB2312"/>
                <w:color w:val="000000" w:themeColor="text1"/>
              </w:rPr>
            </w:rPrChange>
          </w:rPr>
          <w:delText>4.</w:delText>
        </w:r>
        <w:r>
          <w:rPr>
            <w:rFonts w:asciiTheme="minorHAnsi" w:eastAsiaTheme="minorEastAsia" w:hAnsiTheme="minorHAnsi" w:cstheme="minorBidi"/>
            <w:b w:val="0"/>
            <w:bCs w:val="0"/>
            <w:kern w:val="2"/>
            <w:sz w:val="21"/>
            <w:szCs w:val="22"/>
            <w:lang w:eastAsia="zh-CN"/>
          </w:rPr>
          <w:tab/>
        </w:r>
        <w:r>
          <w:rPr>
            <w:rPrChange w:id="346" w:author="Xuning Wei12232" w:date="2026-10-24T11:11:00Z">
              <w:rPr>
                <w:rStyle w:val="aff4"/>
                <w:rFonts w:eastAsia="仿宋_GB2312"/>
                <w:color w:val="000000" w:themeColor="text1"/>
              </w:rPr>
            </w:rPrChange>
          </w:rPr>
          <w:delText>Manufacturing, release and stability testing site</w:delText>
        </w:r>
        <w:r>
          <w:rPr>
            <w:b w:val="0"/>
          </w:rPr>
          <w:tab/>
          <w:delText>8</w:delText>
        </w:r>
      </w:del>
    </w:p>
    <w:p w14:paraId="78D84A3C" w14:textId="77777777" w:rsidR="007617DE" w:rsidRDefault="00AE300B">
      <w:pPr>
        <w:pStyle w:val="11"/>
        <w:rPr>
          <w:del w:id="347" w:author="Xuning Wei12232" w:date="2026-10-15T14:37:00Z"/>
          <w:rFonts w:asciiTheme="minorHAnsi" w:eastAsiaTheme="minorEastAsia" w:hAnsiTheme="minorHAnsi" w:cstheme="minorBidi"/>
          <w:b w:val="0"/>
          <w:bCs w:val="0"/>
          <w:kern w:val="2"/>
          <w:sz w:val="21"/>
          <w:szCs w:val="22"/>
          <w:lang w:eastAsia="zh-CN"/>
        </w:rPr>
      </w:pPr>
      <w:del w:id="348" w:author="Xuning Wei12232" w:date="2026-10-15T14:37:00Z">
        <w:r>
          <w:rPr>
            <w:rPrChange w:id="349" w:author="Xuning Wei12232" w:date="2026-10-24T11:11:00Z">
              <w:rPr>
                <w:rStyle w:val="aff4"/>
                <w:color w:val="000000" w:themeColor="text1"/>
              </w:rPr>
            </w:rPrChange>
          </w:rPr>
          <w:delText>5.</w:delText>
        </w:r>
        <w:r>
          <w:rPr>
            <w:rFonts w:asciiTheme="minorHAnsi" w:eastAsiaTheme="minorEastAsia" w:hAnsiTheme="minorHAnsi" w:cstheme="minorBidi"/>
            <w:b w:val="0"/>
            <w:bCs w:val="0"/>
            <w:kern w:val="2"/>
            <w:sz w:val="21"/>
            <w:szCs w:val="22"/>
            <w:lang w:eastAsia="zh-CN"/>
          </w:rPr>
          <w:tab/>
        </w:r>
        <w:r>
          <w:rPr>
            <w:rPrChange w:id="350" w:author="Xuning Wei12232" w:date="2026-10-24T11:11:00Z">
              <w:rPr>
                <w:rStyle w:val="aff4"/>
                <w:rFonts w:eastAsia="仿宋_GB2312"/>
                <w:color w:val="000000" w:themeColor="text1"/>
              </w:rPr>
            </w:rPrChange>
          </w:rPr>
          <w:delText>Qualification End Point</w:delText>
        </w:r>
        <w:r>
          <w:rPr>
            <w:b w:val="0"/>
          </w:rPr>
          <w:tab/>
          <w:delText>9</w:delText>
        </w:r>
      </w:del>
    </w:p>
    <w:p w14:paraId="1CA4D9EF" w14:textId="77777777" w:rsidR="007617DE" w:rsidRDefault="00AE300B">
      <w:pPr>
        <w:pStyle w:val="11"/>
        <w:rPr>
          <w:del w:id="351" w:author="Xuning Wei12232" w:date="2026-10-15T14:37:00Z"/>
          <w:rFonts w:asciiTheme="minorHAnsi" w:eastAsiaTheme="minorEastAsia" w:hAnsiTheme="minorHAnsi" w:cstheme="minorBidi"/>
          <w:b w:val="0"/>
          <w:bCs w:val="0"/>
          <w:kern w:val="2"/>
          <w:sz w:val="21"/>
          <w:szCs w:val="22"/>
          <w:lang w:eastAsia="zh-CN"/>
        </w:rPr>
      </w:pPr>
      <w:del w:id="352" w:author="Xuning Wei12232" w:date="2026-10-15T14:37:00Z">
        <w:r>
          <w:rPr>
            <w:rPrChange w:id="353" w:author="Xuning Wei12232" w:date="2026-10-24T11:11:00Z">
              <w:rPr>
                <w:rStyle w:val="aff4"/>
                <w:rFonts w:eastAsia="仿宋_GB2312"/>
                <w:color w:val="000000" w:themeColor="text1"/>
              </w:rPr>
            </w:rPrChange>
          </w:rPr>
          <w:delText>6.</w:delText>
        </w:r>
        <w:r>
          <w:rPr>
            <w:rFonts w:asciiTheme="minorHAnsi" w:eastAsiaTheme="minorEastAsia" w:hAnsiTheme="minorHAnsi" w:cstheme="minorBidi"/>
            <w:b w:val="0"/>
            <w:bCs w:val="0"/>
            <w:kern w:val="2"/>
            <w:sz w:val="21"/>
            <w:szCs w:val="22"/>
            <w:lang w:eastAsia="zh-CN"/>
          </w:rPr>
          <w:tab/>
        </w:r>
        <w:r>
          <w:rPr>
            <w:rPrChange w:id="354" w:author="Xuning Wei12232" w:date="2026-10-24T11:11:00Z">
              <w:rPr>
                <w:rStyle w:val="aff4"/>
                <w:rFonts w:eastAsia="仿宋_GB2312"/>
                <w:color w:val="000000" w:themeColor="text1"/>
              </w:rPr>
            </w:rPrChange>
          </w:rPr>
          <w:delText>Functions and Responsibilities</w:delText>
        </w:r>
        <w:r>
          <w:rPr>
            <w:b w:val="0"/>
          </w:rPr>
          <w:tab/>
          <w:delText>9</w:delText>
        </w:r>
      </w:del>
    </w:p>
    <w:p w14:paraId="7B495C4B" w14:textId="77777777" w:rsidR="007617DE" w:rsidRDefault="00AE300B">
      <w:pPr>
        <w:pStyle w:val="11"/>
        <w:rPr>
          <w:del w:id="355" w:author="Xuning Wei12232" w:date="2026-10-15T14:37:00Z"/>
          <w:rFonts w:asciiTheme="minorHAnsi" w:eastAsiaTheme="minorEastAsia" w:hAnsiTheme="minorHAnsi" w:cstheme="minorBidi"/>
          <w:b w:val="0"/>
          <w:bCs w:val="0"/>
          <w:kern w:val="2"/>
          <w:sz w:val="21"/>
          <w:szCs w:val="22"/>
          <w:lang w:eastAsia="zh-CN"/>
        </w:rPr>
      </w:pPr>
      <w:del w:id="356" w:author="Xuning Wei12232" w:date="2026-10-15T14:37:00Z">
        <w:r>
          <w:rPr>
            <w:rPrChange w:id="357" w:author="Xuning Wei12232" w:date="2026-10-24T11:11:00Z">
              <w:rPr>
                <w:rStyle w:val="aff4"/>
                <w:rFonts w:eastAsia="仿宋_GB2312"/>
                <w:color w:val="000000" w:themeColor="text1"/>
              </w:rPr>
            </w:rPrChange>
          </w:rPr>
          <w:delText>7.</w:delText>
        </w:r>
        <w:r>
          <w:rPr>
            <w:rFonts w:asciiTheme="minorHAnsi" w:eastAsiaTheme="minorEastAsia" w:hAnsiTheme="minorHAnsi" w:cstheme="minorBidi"/>
            <w:b w:val="0"/>
            <w:bCs w:val="0"/>
            <w:kern w:val="2"/>
            <w:sz w:val="21"/>
            <w:szCs w:val="22"/>
            <w:lang w:eastAsia="zh-CN"/>
          </w:rPr>
          <w:tab/>
        </w:r>
        <w:r>
          <w:rPr>
            <w:rPrChange w:id="358" w:author="Xuning Wei12232" w:date="2026-10-24T11:11:00Z">
              <w:rPr>
                <w:rStyle w:val="aff4"/>
                <w:rFonts w:eastAsia="仿宋_GB2312"/>
                <w:color w:val="000000" w:themeColor="text1"/>
              </w:rPr>
            </w:rPrChange>
          </w:rPr>
          <w:delText>Batch Plan</w:delText>
        </w:r>
        <w:r>
          <w:rPr>
            <w:b w:val="0"/>
          </w:rPr>
          <w:tab/>
          <w:delText>10</w:delText>
        </w:r>
      </w:del>
    </w:p>
    <w:p w14:paraId="4866AB79" w14:textId="77777777" w:rsidR="007617DE" w:rsidRDefault="00AE300B">
      <w:pPr>
        <w:pStyle w:val="11"/>
        <w:rPr>
          <w:del w:id="359" w:author="Xuning Wei12232" w:date="2026-10-15T14:37:00Z"/>
          <w:rFonts w:asciiTheme="minorHAnsi" w:eastAsiaTheme="minorEastAsia" w:hAnsiTheme="minorHAnsi" w:cstheme="minorBidi"/>
          <w:b w:val="0"/>
          <w:bCs w:val="0"/>
          <w:kern w:val="2"/>
          <w:sz w:val="21"/>
          <w:szCs w:val="22"/>
          <w:lang w:eastAsia="zh-CN"/>
        </w:rPr>
      </w:pPr>
      <w:del w:id="360" w:author="Xuning Wei12232" w:date="2026-10-15T14:37:00Z">
        <w:r>
          <w:rPr>
            <w:rPrChange w:id="361" w:author="Xuning Wei12232" w:date="2026-10-24T11:11:00Z">
              <w:rPr>
                <w:rStyle w:val="aff4"/>
                <w:rFonts w:eastAsia="仿宋_GB2312"/>
                <w:color w:val="000000" w:themeColor="text1"/>
              </w:rPr>
            </w:rPrChange>
          </w:rPr>
          <w:delText>8.</w:delText>
        </w:r>
        <w:r>
          <w:rPr>
            <w:rFonts w:asciiTheme="minorHAnsi" w:eastAsiaTheme="minorEastAsia" w:hAnsiTheme="minorHAnsi" w:cstheme="minorBidi"/>
            <w:b w:val="0"/>
            <w:bCs w:val="0"/>
            <w:kern w:val="2"/>
            <w:sz w:val="21"/>
            <w:szCs w:val="22"/>
            <w:lang w:eastAsia="zh-CN"/>
          </w:rPr>
          <w:tab/>
        </w:r>
        <w:r>
          <w:rPr>
            <w:rPrChange w:id="362" w:author="Xuning Wei12232" w:date="2026-10-24T11:11:00Z">
              <w:rPr>
                <w:rStyle w:val="aff4"/>
                <w:rFonts w:eastAsia="仿宋_GB2312"/>
                <w:color w:val="000000" w:themeColor="text1"/>
              </w:rPr>
            </w:rPrChange>
          </w:rPr>
          <w:delText>Qualified Process Equipment</w:delText>
        </w:r>
        <w:r>
          <w:rPr>
            <w:b w:val="0"/>
          </w:rPr>
          <w:tab/>
          <w:delText>10</w:delText>
        </w:r>
      </w:del>
    </w:p>
    <w:p w14:paraId="25CD0F1C" w14:textId="77777777" w:rsidR="007617DE" w:rsidRDefault="00AE300B">
      <w:pPr>
        <w:pStyle w:val="11"/>
        <w:rPr>
          <w:del w:id="363" w:author="Xuning Wei12232" w:date="2026-10-15T14:37:00Z"/>
          <w:rFonts w:asciiTheme="minorHAnsi" w:eastAsiaTheme="minorEastAsia" w:hAnsiTheme="minorHAnsi" w:cstheme="minorBidi"/>
          <w:b w:val="0"/>
          <w:bCs w:val="0"/>
          <w:kern w:val="2"/>
          <w:sz w:val="21"/>
          <w:szCs w:val="22"/>
          <w:lang w:eastAsia="zh-CN"/>
        </w:rPr>
      </w:pPr>
      <w:del w:id="364" w:author="Xuning Wei12232" w:date="2026-10-15T14:37:00Z">
        <w:r>
          <w:rPr>
            <w:rPrChange w:id="365" w:author="Xuning Wei12232" w:date="2026-10-24T11:11:00Z">
              <w:rPr>
                <w:rStyle w:val="aff4"/>
                <w:rFonts w:eastAsia="仿宋_GB2312"/>
                <w:color w:val="000000" w:themeColor="text1"/>
              </w:rPr>
            </w:rPrChange>
          </w:rPr>
          <w:delText>9.</w:delText>
        </w:r>
        <w:r>
          <w:rPr>
            <w:rFonts w:asciiTheme="minorHAnsi" w:eastAsiaTheme="minorEastAsia" w:hAnsiTheme="minorHAnsi" w:cstheme="minorBidi"/>
            <w:b w:val="0"/>
            <w:bCs w:val="0"/>
            <w:kern w:val="2"/>
            <w:sz w:val="21"/>
            <w:szCs w:val="22"/>
            <w:lang w:eastAsia="zh-CN"/>
          </w:rPr>
          <w:tab/>
        </w:r>
        <w:r>
          <w:rPr>
            <w:rPrChange w:id="366" w:author="Xuning Wei12232" w:date="2026-10-24T11:11:00Z">
              <w:rPr>
                <w:rStyle w:val="aff4"/>
                <w:rFonts w:eastAsia="仿宋_GB2312"/>
                <w:color w:val="000000" w:themeColor="text1"/>
              </w:rPr>
            </w:rPrChange>
          </w:rPr>
          <w:delText>P</w:delText>
        </w:r>
        <w:r>
          <w:rPr>
            <w:rPrChange w:id="367" w:author="Xuning Wei12232" w:date="2026-10-24T11:11:00Z">
              <w:rPr>
                <w:rStyle w:val="aff4"/>
                <w:rFonts w:eastAsia="仿宋_GB2312"/>
                <w:color w:val="000000" w:themeColor="text1"/>
                <w:lang w:eastAsia="zh-CN"/>
              </w:rPr>
            </w:rPrChange>
          </w:rPr>
          <w:delText>rocess Chemistry Overview</w:delText>
        </w:r>
        <w:r>
          <w:rPr>
            <w:b w:val="0"/>
          </w:rPr>
          <w:tab/>
          <w:delText>11</w:delText>
        </w:r>
      </w:del>
    </w:p>
    <w:p w14:paraId="46C969F5" w14:textId="77777777" w:rsidR="007617DE" w:rsidRDefault="00AE300B">
      <w:pPr>
        <w:pStyle w:val="11"/>
        <w:rPr>
          <w:del w:id="368" w:author="Xuning Wei12232" w:date="2026-10-15T14:37:00Z"/>
          <w:rFonts w:asciiTheme="minorHAnsi" w:eastAsiaTheme="minorEastAsia" w:hAnsiTheme="minorHAnsi" w:cstheme="minorBidi"/>
          <w:b w:val="0"/>
          <w:bCs w:val="0"/>
          <w:kern w:val="2"/>
          <w:sz w:val="21"/>
          <w:szCs w:val="22"/>
          <w:lang w:eastAsia="zh-CN"/>
        </w:rPr>
      </w:pPr>
      <w:del w:id="369" w:author="Xuning Wei12232" w:date="2026-10-15T14:37:00Z">
        <w:r>
          <w:rPr>
            <w:rPrChange w:id="370" w:author="Xuning Wei12232" w:date="2026-10-24T11:11:00Z">
              <w:rPr>
                <w:rStyle w:val="aff4"/>
                <w:rFonts w:eastAsia="仿宋_GB2312"/>
                <w:color w:val="000000" w:themeColor="text1"/>
              </w:rPr>
            </w:rPrChange>
          </w:rPr>
          <w:delText>10.</w:delText>
        </w:r>
        <w:r>
          <w:rPr>
            <w:rFonts w:asciiTheme="minorHAnsi" w:eastAsiaTheme="minorEastAsia" w:hAnsiTheme="minorHAnsi" w:cstheme="minorBidi"/>
            <w:b w:val="0"/>
            <w:bCs w:val="0"/>
            <w:kern w:val="2"/>
            <w:sz w:val="21"/>
            <w:szCs w:val="22"/>
            <w:lang w:eastAsia="zh-CN"/>
          </w:rPr>
          <w:tab/>
        </w:r>
        <w:r>
          <w:rPr>
            <w:rPrChange w:id="371" w:author="Xuning Wei12232" w:date="2026-10-24T11:11:00Z">
              <w:rPr>
                <w:rStyle w:val="aff4"/>
                <w:rFonts w:eastAsia="仿宋_GB2312"/>
                <w:color w:val="000000" w:themeColor="text1"/>
              </w:rPr>
            </w:rPrChange>
          </w:rPr>
          <w:delText>Critical Process Parameters and Critical Quality Attributes (CPPs &amp; CQAs)</w:delText>
        </w:r>
        <w:r>
          <w:rPr>
            <w:b w:val="0"/>
          </w:rPr>
          <w:tab/>
          <w:delText>37</w:delText>
        </w:r>
      </w:del>
    </w:p>
    <w:p w14:paraId="37F2AC1A" w14:textId="77777777" w:rsidR="007617DE" w:rsidRDefault="00AE300B">
      <w:pPr>
        <w:pStyle w:val="11"/>
        <w:rPr>
          <w:del w:id="372" w:author="Xuning Wei12232" w:date="2026-10-15T14:37:00Z"/>
          <w:rFonts w:asciiTheme="minorHAnsi" w:eastAsiaTheme="minorEastAsia" w:hAnsiTheme="minorHAnsi" w:cstheme="minorBidi"/>
          <w:b w:val="0"/>
          <w:bCs w:val="0"/>
          <w:kern w:val="2"/>
          <w:sz w:val="21"/>
          <w:szCs w:val="22"/>
          <w:lang w:eastAsia="zh-CN"/>
        </w:rPr>
      </w:pPr>
      <w:del w:id="373" w:author="Xuning Wei12232" w:date="2026-10-15T14:37:00Z">
        <w:r>
          <w:rPr>
            <w:rPrChange w:id="374" w:author="Xuning Wei12232" w:date="2026-10-24T11:11:00Z">
              <w:rPr>
                <w:rStyle w:val="aff4"/>
                <w:rFonts w:eastAsia="仿宋_GB2312"/>
                <w:color w:val="000000" w:themeColor="text1"/>
              </w:rPr>
            </w:rPrChange>
          </w:rPr>
          <w:delText>11.</w:delText>
        </w:r>
        <w:r>
          <w:rPr>
            <w:rFonts w:asciiTheme="minorHAnsi" w:eastAsiaTheme="minorEastAsia" w:hAnsiTheme="minorHAnsi" w:cstheme="minorBidi"/>
            <w:b w:val="0"/>
            <w:bCs w:val="0"/>
            <w:kern w:val="2"/>
            <w:sz w:val="21"/>
            <w:szCs w:val="22"/>
            <w:lang w:eastAsia="zh-CN"/>
          </w:rPr>
          <w:tab/>
        </w:r>
        <w:r>
          <w:rPr>
            <w:rPrChange w:id="375" w:author="Xuning Wei12232" w:date="2026-10-24T11:11:00Z">
              <w:rPr>
                <w:rStyle w:val="aff4"/>
                <w:rFonts w:eastAsia="仿宋_GB2312"/>
                <w:color w:val="000000" w:themeColor="text1"/>
              </w:rPr>
            </w:rPrChange>
          </w:rPr>
          <w:delText>Analytical Methods and Testing</w:delText>
        </w:r>
        <w:r>
          <w:rPr>
            <w:b w:val="0"/>
          </w:rPr>
          <w:tab/>
          <w:delText>44</w:delText>
        </w:r>
      </w:del>
    </w:p>
    <w:p w14:paraId="73C141F3" w14:textId="77777777" w:rsidR="007617DE" w:rsidRDefault="00AE300B">
      <w:pPr>
        <w:pStyle w:val="11"/>
        <w:rPr>
          <w:del w:id="376" w:author="Xuning Wei12232" w:date="2026-10-15T14:37:00Z"/>
          <w:rFonts w:asciiTheme="minorHAnsi" w:eastAsiaTheme="minorEastAsia" w:hAnsiTheme="minorHAnsi" w:cstheme="minorBidi"/>
          <w:b w:val="0"/>
          <w:bCs w:val="0"/>
          <w:kern w:val="2"/>
          <w:sz w:val="21"/>
          <w:szCs w:val="22"/>
          <w:lang w:eastAsia="zh-CN"/>
        </w:rPr>
      </w:pPr>
      <w:del w:id="377" w:author="Xuning Wei12232" w:date="2026-10-15T14:37:00Z">
        <w:r>
          <w:rPr>
            <w:rPrChange w:id="378" w:author="Xuning Wei12232" w:date="2026-10-24T11:11:00Z">
              <w:rPr>
                <w:rStyle w:val="aff4"/>
                <w:rFonts w:eastAsia="仿宋_GB2312"/>
                <w:color w:val="000000" w:themeColor="text1"/>
              </w:rPr>
            </w:rPrChange>
          </w:rPr>
          <w:delText>12.</w:delText>
        </w:r>
        <w:r>
          <w:rPr>
            <w:rFonts w:asciiTheme="minorHAnsi" w:eastAsiaTheme="minorEastAsia" w:hAnsiTheme="minorHAnsi" w:cstheme="minorBidi"/>
            <w:b w:val="0"/>
            <w:bCs w:val="0"/>
            <w:kern w:val="2"/>
            <w:sz w:val="21"/>
            <w:szCs w:val="22"/>
            <w:lang w:eastAsia="zh-CN"/>
          </w:rPr>
          <w:tab/>
        </w:r>
        <w:r>
          <w:rPr>
            <w:rPrChange w:id="379" w:author="Xuning Wei12232" w:date="2026-10-24T11:11:00Z">
              <w:rPr>
                <w:rStyle w:val="aff4"/>
                <w:rFonts w:eastAsia="仿宋_GB2312"/>
                <w:color w:val="000000" w:themeColor="text1"/>
              </w:rPr>
            </w:rPrChange>
          </w:rPr>
          <w:delText>Batch Production Record (OR) Review</w:delText>
        </w:r>
        <w:r>
          <w:rPr>
            <w:b w:val="0"/>
          </w:rPr>
          <w:tab/>
          <w:delText>52</w:delText>
        </w:r>
      </w:del>
    </w:p>
    <w:p w14:paraId="580C05AE" w14:textId="77777777" w:rsidR="007617DE" w:rsidRDefault="00AE300B">
      <w:pPr>
        <w:pStyle w:val="11"/>
        <w:rPr>
          <w:del w:id="380" w:author="Xuning Wei12232" w:date="2026-10-15T14:37:00Z"/>
          <w:rFonts w:asciiTheme="minorHAnsi" w:eastAsiaTheme="minorEastAsia" w:hAnsiTheme="minorHAnsi" w:cstheme="minorBidi"/>
          <w:b w:val="0"/>
          <w:bCs w:val="0"/>
          <w:kern w:val="2"/>
          <w:sz w:val="21"/>
          <w:szCs w:val="22"/>
          <w:lang w:eastAsia="zh-CN"/>
        </w:rPr>
      </w:pPr>
      <w:del w:id="381" w:author="Xuning Wei12232" w:date="2026-10-15T14:37:00Z">
        <w:r>
          <w:rPr>
            <w:rPrChange w:id="382" w:author="Xuning Wei12232" w:date="2026-10-24T11:11:00Z">
              <w:rPr>
                <w:rStyle w:val="aff4"/>
                <w:rFonts w:eastAsia="仿宋_GB2312"/>
                <w:color w:val="000000" w:themeColor="text1"/>
              </w:rPr>
            </w:rPrChange>
          </w:rPr>
          <w:delText>13.</w:delText>
        </w:r>
        <w:r>
          <w:rPr>
            <w:rFonts w:asciiTheme="minorHAnsi" w:eastAsiaTheme="minorEastAsia" w:hAnsiTheme="minorHAnsi" w:cstheme="minorBidi"/>
            <w:b w:val="0"/>
            <w:bCs w:val="0"/>
            <w:kern w:val="2"/>
            <w:sz w:val="21"/>
            <w:szCs w:val="22"/>
            <w:lang w:eastAsia="zh-CN"/>
          </w:rPr>
          <w:tab/>
        </w:r>
        <w:r>
          <w:rPr>
            <w:rPrChange w:id="383" w:author="Xuning Wei12232" w:date="2026-10-24T11:11:00Z">
              <w:rPr>
                <w:rStyle w:val="aff4"/>
                <w:rFonts w:eastAsia="仿宋_GB2312"/>
                <w:color w:val="000000" w:themeColor="text1"/>
              </w:rPr>
            </w:rPrChange>
          </w:rPr>
          <w:delText>Sample Retaining</w:delText>
        </w:r>
        <w:r>
          <w:rPr>
            <w:b w:val="0"/>
          </w:rPr>
          <w:tab/>
          <w:delText>52</w:delText>
        </w:r>
      </w:del>
    </w:p>
    <w:p w14:paraId="6042CE88" w14:textId="77777777" w:rsidR="007617DE" w:rsidRDefault="00AE300B">
      <w:pPr>
        <w:pStyle w:val="11"/>
        <w:rPr>
          <w:del w:id="384" w:author="Xuning Wei12232" w:date="2026-10-15T14:37:00Z"/>
          <w:rFonts w:asciiTheme="minorHAnsi" w:eastAsiaTheme="minorEastAsia" w:hAnsiTheme="minorHAnsi" w:cstheme="minorBidi"/>
          <w:b w:val="0"/>
          <w:bCs w:val="0"/>
          <w:kern w:val="2"/>
          <w:sz w:val="21"/>
          <w:szCs w:val="22"/>
          <w:lang w:eastAsia="zh-CN"/>
        </w:rPr>
      </w:pPr>
      <w:del w:id="385" w:author="Xuning Wei12232" w:date="2026-10-15T14:37:00Z">
        <w:r>
          <w:rPr>
            <w:rPrChange w:id="386" w:author="Xuning Wei12232" w:date="2026-10-24T11:11:00Z">
              <w:rPr>
                <w:rStyle w:val="aff4"/>
                <w:rFonts w:eastAsia="仿宋_GB2312"/>
                <w:color w:val="000000" w:themeColor="text1"/>
              </w:rPr>
            </w:rPrChange>
          </w:rPr>
          <w:delText>14.</w:delText>
        </w:r>
        <w:r>
          <w:rPr>
            <w:rFonts w:asciiTheme="minorHAnsi" w:eastAsiaTheme="minorEastAsia" w:hAnsiTheme="minorHAnsi" w:cstheme="minorBidi"/>
            <w:b w:val="0"/>
            <w:bCs w:val="0"/>
            <w:kern w:val="2"/>
            <w:sz w:val="21"/>
            <w:szCs w:val="22"/>
            <w:lang w:eastAsia="zh-CN"/>
          </w:rPr>
          <w:tab/>
        </w:r>
        <w:r>
          <w:rPr>
            <w:rPrChange w:id="387" w:author="Xuning Wei12232" w:date="2026-10-24T11:11:00Z">
              <w:rPr>
                <w:rStyle w:val="aff4"/>
                <w:rFonts w:eastAsia="仿宋_GB2312"/>
                <w:color w:val="000000" w:themeColor="text1"/>
              </w:rPr>
            </w:rPrChange>
          </w:rPr>
          <w:delText>Packaging and Storage</w:delText>
        </w:r>
        <w:r>
          <w:rPr>
            <w:b w:val="0"/>
          </w:rPr>
          <w:tab/>
          <w:delText>52</w:delText>
        </w:r>
      </w:del>
    </w:p>
    <w:p w14:paraId="7DFA2DF0" w14:textId="77777777" w:rsidR="007617DE" w:rsidRDefault="00AE300B">
      <w:pPr>
        <w:pStyle w:val="11"/>
        <w:rPr>
          <w:del w:id="388" w:author="Xuning Wei12232" w:date="2026-10-15T14:37:00Z"/>
          <w:rFonts w:asciiTheme="minorHAnsi" w:eastAsiaTheme="minorEastAsia" w:hAnsiTheme="minorHAnsi" w:cstheme="minorBidi"/>
          <w:b w:val="0"/>
          <w:bCs w:val="0"/>
          <w:kern w:val="2"/>
          <w:sz w:val="21"/>
          <w:szCs w:val="22"/>
          <w:lang w:eastAsia="zh-CN"/>
        </w:rPr>
      </w:pPr>
      <w:del w:id="389" w:author="Xuning Wei12232" w:date="2026-10-15T14:37:00Z">
        <w:r>
          <w:rPr>
            <w:rPrChange w:id="390" w:author="Xuning Wei12232" w:date="2026-10-24T11:11:00Z">
              <w:rPr>
                <w:rStyle w:val="aff4"/>
                <w:rFonts w:eastAsia="仿宋_GB2312"/>
                <w:color w:val="000000" w:themeColor="text1"/>
              </w:rPr>
            </w:rPrChange>
          </w:rPr>
          <w:delText>15.</w:delText>
        </w:r>
        <w:r>
          <w:rPr>
            <w:rFonts w:asciiTheme="minorHAnsi" w:eastAsiaTheme="minorEastAsia" w:hAnsiTheme="minorHAnsi" w:cstheme="minorBidi"/>
            <w:b w:val="0"/>
            <w:bCs w:val="0"/>
            <w:kern w:val="2"/>
            <w:sz w:val="21"/>
            <w:szCs w:val="22"/>
            <w:lang w:eastAsia="zh-CN"/>
          </w:rPr>
          <w:tab/>
        </w:r>
        <w:r>
          <w:rPr>
            <w:rPrChange w:id="391" w:author="Xuning Wei12232" w:date="2026-10-24T11:11:00Z">
              <w:rPr>
                <w:rStyle w:val="aff4"/>
                <w:rFonts w:eastAsia="仿宋_GB2312"/>
                <w:color w:val="000000" w:themeColor="text1"/>
              </w:rPr>
            </w:rPrChange>
          </w:rPr>
          <w:delText>Stability Test</w:delText>
        </w:r>
        <w:r>
          <w:rPr>
            <w:b w:val="0"/>
          </w:rPr>
          <w:tab/>
          <w:delText>53</w:delText>
        </w:r>
      </w:del>
    </w:p>
    <w:p w14:paraId="01C15E08" w14:textId="77777777" w:rsidR="007617DE" w:rsidRDefault="00AE300B">
      <w:pPr>
        <w:pStyle w:val="11"/>
        <w:rPr>
          <w:del w:id="392" w:author="Xuning Wei12232" w:date="2026-10-15T14:37:00Z"/>
          <w:rFonts w:asciiTheme="minorHAnsi" w:eastAsiaTheme="minorEastAsia" w:hAnsiTheme="minorHAnsi" w:cstheme="minorBidi"/>
          <w:b w:val="0"/>
          <w:bCs w:val="0"/>
          <w:kern w:val="2"/>
          <w:sz w:val="21"/>
          <w:szCs w:val="22"/>
          <w:lang w:eastAsia="zh-CN"/>
        </w:rPr>
      </w:pPr>
      <w:del w:id="393" w:author="Xuning Wei12232" w:date="2026-10-15T14:37:00Z">
        <w:r>
          <w:rPr>
            <w:rPrChange w:id="394" w:author="Xuning Wei12232" w:date="2026-10-24T11:11:00Z">
              <w:rPr>
                <w:rStyle w:val="aff4"/>
                <w:rFonts w:eastAsia="仿宋_GB2312"/>
                <w:color w:val="000000" w:themeColor="text1"/>
              </w:rPr>
            </w:rPrChange>
          </w:rPr>
          <w:delText>16.</w:delText>
        </w:r>
        <w:r>
          <w:rPr>
            <w:rFonts w:asciiTheme="minorHAnsi" w:eastAsiaTheme="minorEastAsia" w:hAnsiTheme="minorHAnsi" w:cstheme="minorBidi"/>
            <w:b w:val="0"/>
            <w:bCs w:val="0"/>
            <w:kern w:val="2"/>
            <w:sz w:val="21"/>
            <w:szCs w:val="22"/>
            <w:lang w:eastAsia="zh-CN"/>
          </w:rPr>
          <w:tab/>
        </w:r>
        <w:r>
          <w:rPr>
            <w:rPrChange w:id="395" w:author="Xuning Wei12232" w:date="2026-10-24T11:11:00Z">
              <w:rPr>
                <w:rStyle w:val="aff4"/>
                <w:rFonts w:eastAsia="仿宋_GB2312"/>
                <w:color w:val="000000" w:themeColor="text1"/>
              </w:rPr>
            </w:rPrChange>
          </w:rPr>
          <w:delText>Homogeneity study</w:delText>
        </w:r>
        <w:r>
          <w:rPr>
            <w:b w:val="0"/>
          </w:rPr>
          <w:tab/>
          <w:delText>53</w:delText>
        </w:r>
      </w:del>
    </w:p>
    <w:p w14:paraId="72410689" w14:textId="77777777" w:rsidR="007617DE" w:rsidRDefault="00AE300B">
      <w:pPr>
        <w:pStyle w:val="11"/>
        <w:rPr>
          <w:del w:id="396" w:author="Xuning Wei12232" w:date="2026-10-15T14:37:00Z"/>
          <w:rFonts w:asciiTheme="minorHAnsi" w:eastAsiaTheme="minorEastAsia" w:hAnsiTheme="minorHAnsi" w:cstheme="minorBidi"/>
          <w:b w:val="0"/>
          <w:bCs w:val="0"/>
          <w:kern w:val="2"/>
          <w:sz w:val="21"/>
          <w:szCs w:val="22"/>
          <w:lang w:eastAsia="zh-CN"/>
        </w:rPr>
      </w:pPr>
      <w:del w:id="397" w:author="Xuning Wei12232" w:date="2026-10-15T14:37:00Z">
        <w:r>
          <w:rPr>
            <w:rPrChange w:id="398" w:author="Xuning Wei12232" w:date="2026-10-24T11:11:00Z">
              <w:rPr>
                <w:rStyle w:val="aff4"/>
                <w:rFonts w:eastAsia="仿宋_GB2312"/>
                <w:color w:val="000000" w:themeColor="text1"/>
              </w:rPr>
            </w:rPrChange>
          </w:rPr>
          <w:delText>17.</w:delText>
        </w:r>
        <w:r>
          <w:rPr>
            <w:rFonts w:asciiTheme="minorHAnsi" w:eastAsiaTheme="minorEastAsia" w:hAnsiTheme="minorHAnsi" w:cstheme="minorBidi"/>
            <w:b w:val="0"/>
            <w:bCs w:val="0"/>
            <w:kern w:val="2"/>
            <w:sz w:val="21"/>
            <w:szCs w:val="22"/>
            <w:lang w:eastAsia="zh-CN"/>
          </w:rPr>
          <w:tab/>
        </w:r>
        <w:r>
          <w:rPr>
            <w:rPrChange w:id="399" w:author="Xuning Wei12232" w:date="2026-10-24T11:11:00Z">
              <w:rPr>
                <w:rStyle w:val="aff4"/>
                <w:rFonts w:eastAsia="仿宋_GB2312"/>
                <w:color w:val="000000" w:themeColor="text1"/>
              </w:rPr>
            </w:rPrChange>
          </w:rPr>
          <w:delText>Cleaning Validation</w:delText>
        </w:r>
        <w:r>
          <w:rPr>
            <w:b w:val="0"/>
          </w:rPr>
          <w:tab/>
          <w:delText>53</w:delText>
        </w:r>
      </w:del>
    </w:p>
    <w:p w14:paraId="43A4A75D" w14:textId="77777777" w:rsidR="007617DE" w:rsidRDefault="00AE300B">
      <w:pPr>
        <w:pStyle w:val="11"/>
        <w:rPr>
          <w:del w:id="400" w:author="Xuning Wei12232" w:date="2026-10-15T14:37:00Z"/>
          <w:rFonts w:asciiTheme="minorHAnsi" w:eastAsiaTheme="minorEastAsia" w:hAnsiTheme="minorHAnsi" w:cstheme="minorBidi"/>
          <w:b w:val="0"/>
          <w:bCs w:val="0"/>
          <w:kern w:val="2"/>
          <w:sz w:val="21"/>
          <w:szCs w:val="22"/>
          <w:lang w:eastAsia="zh-CN"/>
        </w:rPr>
      </w:pPr>
      <w:del w:id="401" w:author="Xuning Wei12232" w:date="2026-10-15T14:37:00Z">
        <w:r>
          <w:rPr>
            <w:rPrChange w:id="402" w:author="Xuning Wei12232" w:date="2026-10-24T11:11:00Z">
              <w:rPr>
                <w:rStyle w:val="aff4"/>
                <w:rFonts w:eastAsia="仿宋_GB2312"/>
                <w:color w:val="000000" w:themeColor="text1"/>
              </w:rPr>
            </w:rPrChange>
          </w:rPr>
          <w:delText>18.</w:delText>
        </w:r>
        <w:r>
          <w:rPr>
            <w:rFonts w:asciiTheme="minorHAnsi" w:eastAsiaTheme="minorEastAsia" w:hAnsiTheme="minorHAnsi" w:cstheme="minorBidi"/>
            <w:b w:val="0"/>
            <w:bCs w:val="0"/>
            <w:kern w:val="2"/>
            <w:sz w:val="21"/>
            <w:szCs w:val="22"/>
            <w:lang w:eastAsia="zh-CN"/>
          </w:rPr>
          <w:tab/>
        </w:r>
        <w:r>
          <w:rPr>
            <w:rPrChange w:id="403" w:author="Xuning Wei12232" w:date="2026-10-24T11:11:00Z">
              <w:rPr>
                <w:rStyle w:val="aff4"/>
                <w:rFonts w:eastAsia="仿宋_GB2312"/>
                <w:color w:val="000000" w:themeColor="text1"/>
              </w:rPr>
            </w:rPrChange>
          </w:rPr>
          <w:delText>Changes and Deviations/OOS/ATR</w:delText>
        </w:r>
        <w:r>
          <w:rPr>
            <w:b w:val="0"/>
          </w:rPr>
          <w:tab/>
          <w:delText>53</w:delText>
        </w:r>
      </w:del>
    </w:p>
    <w:p w14:paraId="1EB5736D" w14:textId="77777777" w:rsidR="007617DE" w:rsidRDefault="00AE300B">
      <w:pPr>
        <w:pStyle w:val="11"/>
        <w:rPr>
          <w:del w:id="404" w:author="Xuning Wei12232" w:date="2026-10-15T14:37:00Z"/>
          <w:rFonts w:asciiTheme="minorHAnsi" w:eastAsiaTheme="minorEastAsia" w:hAnsiTheme="minorHAnsi" w:cstheme="minorBidi"/>
          <w:b w:val="0"/>
          <w:bCs w:val="0"/>
          <w:kern w:val="2"/>
          <w:sz w:val="21"/>
          <w:szCs w:val="22"/>
          <w:lang w:eastAsia="zh-CN"/>
        </w:rPr>
      </w:pPr>
      <w:del w:id="405" w:author="Xuning Wei12232" w:date="2026-10-15T14:37:00Z">
        <w:r>
          <w:rPr>
            <w:rPrChange w:id="406" w:author="Xuning Wei12232" w:date="2026-10-24T11:11:00Z">
              <w:rPr>
                <w:rStyle w:val="aff4"/>
                <w:rFonts w:eastAsia="仿宋_GB2312"/>
                <w:iCs/>
                <w:color w:val="000000" w:themeColor="text1"/>
                <w:kern w:val="0"/>
              </w:rPr>
            </w:rPrChange>
          </w:rPr>
          <w:delText>Appendix 1 Training SOP (Current Version)</w:delText>
        </w:r>
        <w:r>
          <w:rPr>
            <w:b w:val="0"/>
          </w:rPr>
          <w:tab/>
          <w:delText>53</w:delText>
        </w:r>
      </w:del>
    </w:p>
    <w:p w14:paraId="3219F1DE" w14:textId="77777777" w:rsidR="007617DE" w:rsidRDefault="00AE300B">
      <w:pPr>
        <w:pStyle w:val="11"/>
        <w:rPr>
          <w:del w:id="407" w:author="Xuning Wei12232" w:date="2026-10-15T14:37:00Z"/>
          <w:rFonts w:asciiTheme="minorHAnsi" w:eastAsiaTheme="minorEastAsia" w:hAnsiTheme="minorHAnsi" w:cstheme="minorBidi"/>
          <w:b w:val="0"/>
          <w:bCs w:val="0"/>
          <w:kern w:val="2"/>
          <w:sz w:val="21"/>
          <w:szCs w:val="22"/>
          <w:lang w:eastAsia="zh-CN"/>
        </w:rPr>
      </w:pPr>
      <w:del w:id="408" w:author="Xuning Wei12232" w:date="2026-10-15T14:37:00Z">
        <w:r>
          <w:rPr>
            <w:rPrChange w:id="409" w:author="Xuning Wei12232" w:date="2026-10-24T11:11:00Z">
              <w:rPr>
                <w:rStyle w:val="aff4"/>
                <w:rFonts w:eastAsia="仿宋_GB2312"/>
                <w:iCs/>
                <w:color w:val="000000" w:themeColor="text1"/>
                <w:kern w:val="0"/>
              </w:rPr>
            </w:rPrChange>
          </w:rPr>
          <w:delText>Appendix 2 Referring document list</w:delText>
        </w:r>
        <w:r>
          <w:rPr>
            <w:b w:val="0"/>
          </w:rPr>
          <w:tab/>
          <w:delText>54</w:delText>
        </w:r>
      </w:del>
    </w:p>
    <w:p w14:paraId="2860A040" w14:textId="77777777" w:rsidR="007617DE" w:rsidRDefault="00AE300B">
      <w:pPr>
        <w:spacing w:line="300" w:lineRule="auto"/>
        <w:ind w:rightChars="-214" w:right="-471"/>
        <w:jc w:val="both"/>
        <w:rPr>
          <w:rFonts w:ascii="Times New Roman" w:eastAsia="仿宋_GB2312" w:hAnsi="Times New Roman" w:cs="Times New Roman"/>
          <w:sz w:val="21"/>
          <w:szCs w:val="21"/>
          <w:lang w:eastAsia="zh-CN"/>
        </w:rPr>
      </w:pPr>
      <w:r>
        <w:rPr>
          <w:rFonts w:ascii="Times New Roman" w:eastAsia="仿宋_GB2312" w:hAnsi="Times New Roman" w:cs="Times New Roman"/>
          <w:sz w:val="20"/>
          <w:szCs w:val="20"/>
        </w:rPr>
        <w:fldChar w:fldCharType="end"/>
      </w:r>
      <w:r>
        <w:rPr>
          <w:rFonts w:ascii="Times New Roman" w:eastAsia="仿宋_GB2312" w:hAnsi="Times New Roman" w:cs="Times New Roman"/>
          <w:sz w:val="21"/>
          <w:szCs w:val="21"/>
          <w:lang w:eastAsia="zh-CN"/>
        </w:rPr>
        <w:br w:type="page"/>
      </w:r>
    </w:p>
    <w:p w14:paraId="1DF07F7C"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410" w:name="_Toc243596288"/>
      <w:bookmarkStart w:id="411" w:name="_Toc253738404"/>
      <w:bookmarkStart w:id="412" w:name="_Toc294622977"/>
      <w:r>
        <w:rPr>
          <w:rFonts w:ascii="Times New Roman" w:eastAsia="仿宋_GB2312" w:hAnsi="Times New Roman" w:cs="Times New Roman"/>
          <w:sz w:val="21"/>
          <w:szCs w:val="21"/>
        </w:rPr>
        <w:lastRenderedPageBreak/>
        <w:t>Introduction</w:t>
      </w:r>
      <w:bookmarkEnd w:id="410"/>
    </w:p>
    <w:p w14:paraId="2E576F6C"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Compound N-Fmoc-N’-Boc-L-ornithyl-L-leucyl-L-alanyl-L-γ-tBu-glutaminyl-α-</w:t>
      </w:r>
      <w:commentRangeStart w:id="413"/>
      <w:commentRangeStart w:id="414"/>
      <w:r>
        <w:rPr>
          <w:rFonts w:ascii="Times New Roman" w:eastAsia="仿宋_GB2312" w:hAnsi="Times New Roman" w:cs="Times New Roman"/>
          <w:sz w:val="20"/>
          <w:szCs w:val="20"/>
          <w:lang w:eastAsia="zh-CN"/>
        </w:rPr>
        <w:t>methylpheny</w:t>
      </w:r>
      <w:commentRangeEnd w:id="413"/>
      <w:r>
        <w:rPr>
          <w:rStyle w:val="CommentReference"/>
          <w:rFonts w:ascii="Times New Roman" w:eastAsia="仿宋_GB2312" w:hAnsi="Times New Roman" w:cs="Times New Roman"/>
          <w:sz w:val="20"/>
          <w:szCs w:val="20"/>
          <w:lang w:eastAsia="zh-CN"/>
          <w:rPrChange w:id="415" w:author="Xuning Wei12232" w:date="2026-10-24T11:11:00Z">
            <w:rPr>
              <w:rStyle w:val="CommentReference"/>
              <w:rFonts w:ascii="Times New Roman" w:eastAsia="仿宋_GB2312" w:hAnsi="Times New Roman" w:cs="Times New Roman"/>
              <w:color w:val="0000FF"/>
              <w:sz w:val="20"/>
              <w:szCs w:val="20"/>
              <w:lang w:eastAsia="zh-CN"/>
            </w:rPr>
          </w:rPrChange>
        </w:rPr>
        <w:commentReference w:id="413"/>
      </w:r>
      <w:commentRangeEnd w:id="414"/>
      <w:r>
        <w:rPr>
          <w:rStyle w:val="CommentReference"/>
        </w:rPr>
        <w:commentReference w:id="414"/>
      </w:r>
      <w:r>
        <w:rPr>
          <w:rFonts w:ascii="Times New Roman" w:eastAsia="仿宋_GB2312" w:hAnsi="Times New Roman" w:cs="Times New Roman"/>
          <w:sz w:val="20"/>
          <w:szCs w:val="20"/>
          <w:lang w:eastAsia="zh-CN"/>
          <w:rPrChange w:id="416" w:author="Xuning Wei12232" w:date="2026-10-24T11:11:00Z">
            <w:rPr>
              <w:rFonts w:ascii="Times New Roman" w:eastAsia="仿宋_GB2312" w:hAnsi="Times New Roman" w:cs="Times New Roman"/>
              <w:color w:val="0000FF"/>
              <w:sz w:val="20"/>
              <w:szCs w:val="20"/>
              <w:lang w:eastAsia="zh-CN"/>
            </w:rPr>
          </w:rPrChange>
        </w:rPr>
        <w:t>l</w:t>
      </w:r>
      <w:r>
        <w:rPr>
          <w:rFonts w:ascii="Times New Roman" w:eastAsia="仿宋_GB2312" w:hAnsi="Times New Roman" w:cs="Times New Roman"/>
          <w:sz w:val="20"/>
          <w:szCs w:val="20"/>
          <w:lang w:eastAsia="zh-CN"/>
        </w:rPr>
        <w:t>alanyl-L-leucyl-L-valyl-N’-(2,2,4,6,7-pentamethyldihydrobenzofuran-5-sulfonyl)-L-arginyl-tBu-L-seryl-tBu-L-seryl-N-triphenylmethyl-L-asparagyl-N-methyl-N’-triphenylmethyl-asparagyl-</w:t>
      </w:r>
      <w:commentRangeStart w:id="417"/>
      <w:commentRangeStart w:id="418"/>
      <w:r>
        <w:rPr>
          <w:rFonts w:ascii="Times New Roman" w:eastAsia="仿宋_GB2312" w:hAnsi="Times New Roman" w:cs="Times New Roman"/>
          <w:sz w:val="20"/>
          <w:szCs w:val="20"/>
          <w:lang w:eastAsia="zh-CN"/>
        </w:rPr>
        <w:t>pheny</w:t>
      </w:r>
      <w:commentRangeEnd w:id="417"/>
      <w:r>
        <w:rPr>
          <w:rStyle w:val="CommentReference"/>
          <w:rFonts w:ascii="Times New Roman" w:eastAsia="仿宋_GB2312" w:hAnsi="Times New Roman" w:cs="Times New Roman"/>
          <w:sz w:val="20"/>
          <w:szCs w:val="20"/>
          <w:lang w:eastAsia="zh-CN"/>
          <w:rPrChange w:id="419" w:author="Xuning Wei12232" w:date="2026-10-24T11:11:00Z">
            <w:rPr>
              <w:rStyle w:val="CommentReference"/>
              <w:rFonts w:ascii="Times New Roman" w:eastAsia="仿宋_GB2312" w:hAnsi="Times New Roman" w:cs="Times New Roman"/>
              <w:color w:val="0000FF"/>
              <w:sz w:val="20"/>
              <w:szCs w:val="20"/>
              <w:lang w:eastAsia="zh-CN"/>
            </w:rPr>
          </w:rPrChange>
        </w:rPr>
        <w:commentReference w:id="417"/>
      </w:r>
      <w:commentRangeEnd w:id="418"/>
      <w:r>
        <w:rPr>
          <w:rStyle w:val="CommentReference"/>
        </w:rPr>
        <w:commentReference w:id="418"/>
      </w:r>
      <w:r>
        <w:rPr>
          <w:rFonts w:ascii="Times New Roman" w:eastAsia="仿宋_GB2312" w:hAnsi="Times New Roman" w:cs="Times New Roman"/>
          <w:sz w:val="20"/>
          <w:szCs w:val="20"/>
          <w:lang w:eastAsia="zh-CN"/>
          <w:rPrChange w:id="420" w:author="Xuning Wei12232" w:date="2026-10-24T11:11:00Z">
            <w:rPr>
              <w:rFonts w:ascii="Times New Roman" w:eastAsia="仿宋_GB2312" w:hAnsi="Times New Roman" w:cs="Times New Roman"/>
              <w:color w:val="0000FF"/>
              <w:sz w:val="20"/>
              <w:szCs w:val="20"/>
              <w:lang w:eastAsia="zh-CN"/>
            </w:rPr>
          </w:rPrChange>
        </w:rPr>
        <w:t>l</w:t>
      </w:r>
      <w:r>
        <w:rPr>
          <w:rFonts w:ascii="Times New Roman" w:eastAsia="仿宋_GB2312" w:hAnsi="Times New Roman" w:cs="Times New Roman"/>
          <w:sz w:val="20"/>
          <w:szCs w:val="20"/>
          <w:lang w:eastAsia="zh-CN"/>
        </w:rPr>
        <w:t>alanyl-glycine (</w:t>
      </w:r>
      <w:r>
        <w:rPr>
          <w:rFonts w:ascii="Times New Roman" w:eastAsia="仿宋_GB2312" w:hAnsi="Times New Roman" w:cs="Times New Roman"/>
          <w:sz w:val="20"/>
          <w:szCs w:val="20"/>
        </w:rPr>
        <w:t>Lilly</w:t>
      </w:r>
      <w:r>
        <w:rPr>
          <w:rFonts w:ascii="Times New Roman" w:eastAsia="仿宋_GB2312" w:hAnsi="Times New Roman" w:cs="Times New Roman"/>
          <w:sz w:val="20"/>
          <w:szCs w:val="20"/>
          <w:lang w:eastAsia="zh-CN"/>
        </w:rPr>
        <w:t xml:space="preserve"> product code: LSN4182924;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product code: ASYM-140020; Compound name: </w:t>
      </w:r>
      <w:proofErr w:type="spellStart"/>
      <w:r>
        <w:rPr>
          <w:rFonts w:ascii="Times New Roman" w:eastAsia="仿宋_GB2312" w:hAnsi="Times New Roman" w:cs="Times New Roman"/>
          <w:sz w:val="20"/>
          <w:szCs w:val="20"/>
          <w:lang w:eastAsia="zh-CN"/>
        </w:rPr>
        <w:t>Eloralintide</w:t>
      </w:r>
      <w:proofErr w:type="spellEnd"/>
      <w:r>
        <w:rPr>
          <w:rFonts w:ascii="Times New Roman" w:eastAsia="仿宋_GB2312" w:hAnsi="Times New Roman" w:cs="Times New Roman"/>
          <w:sz w:val="20"/>
          <w:szCs w:val="20"/>
          <w:lang w:eastAsia="zh-CN"/>
        </w:rPr>
        <w:t xml:space="preserve"> Fragment L2) is </w:t>
      </w:r>
      <w:r>
        <w:rPr>
          <w:rFonts w:ascii="Times New Roman" w:eastAsia="仿宋_GB2312" w:hAnsi="Times New Roman" w:cs="Times New Roman"/>
          <w:sz w:val="20"/>
          <w:szCs w:val="20"/>
        </w:rPr>
        <w:t>a peptide fragment</w:t>
      </w:r>
      <w:r>
        <w:t xml:space="preserve"> </w:t>
      </w:r>
      <w:r>
        <w:rPr>
          <w:rFonts w:ascii="Times New Roman" w:eastAsia="仿宋_GB2312" w:hAnsi="Times New Roman" w:cs="Times New Roman"/>
          <w:sz w:val="20"/>
          <w:szCs w:val="20"/>
        </w:rPr>
        <w:t>s product</w:t>
      </w:r>
      <w:r>
        <w:rPr>
          <w:rFonts w:ascii="Times New Roman" w:eastAsia="仿宋_GB2312" w:hAnsi="Times New Roman" w:cs="Times New Roman"/>
          <w:sz w:val="20"/>
          <w:szCs w:val="20"/>
          <w:lang w:eastAsia="zh-CN"/>
        </w:rPr>
        <w:t>. The synthetic process is provided by</w:t>
      </w:r>
      <w:r>
        <w:rPr>
          <w:rFonts w:ascii="Times New Roman" w:eastAsia="仿宋_GB2312" w:hAnsi="Times New Roman" w:cs="Times New Roman"/>
          <w:sz w:val="20"/>
          <w:szCs w:val="20"/>
        </w:rPr>
        <w:t xml:space="preserve"> Eli Lilly and Company (Lilly)</w:t>
      </w:r>
      <w:r>
        <w:rPr>
          <w:rFonts w:ascii="Times New Roman" w:eastAsia="仿宋_GB2312" w:hAnsi="Times New Roman" w:cs="Times New Roman"/>
          <w:sz w:val="20"/>
          <w:szCs w:val="20"/>
          <w:lang w:eastAsia="zh-CN"/>
        </w:rPr>
        <w:t xml:space="preserve">.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Life </w:t>
      </w:r>
      <w:proofErr w:type="spellStart"/>
      <w:r>
        <w:rPr>
          <w:rFonts w:ascii="Times New Roman" w:eastAsia="仿宋_GB2312" w:hAnsi="Times New Roman" w:cs="Times New Roman"/>
          <w:sz w:val="20"/>
          <w:szCs w:val="20"/>
          <w:lang w:eastAsia="zh-CN"/>
        </w:rPr>
        <w:t>Sci</w:t>
      </w:r>
      <w:r>
        <w:rPr>
          <w:rFonts w:ascii="Times New Roman" w:eastAsia="仿宋_GB2312" w:hAnsi="Times New Roman" w:cs="Times New Roman"/>
          <w:sz w:val="20"/>
          <w:szCs w:val="20"/>
        </w:rPr>
        <w:t>in-proces</w:t>
      </w:r>
      <w:r>
        <w:rPr>
          <w:rFonts w:ascii="Times New Roman" w:eastAsia="仿宋_GB2312" w:hAnsi="Times New Roman" w:cs="Times New Roman"/>
          <w:sz w:val="20"/>
          <w:szCs w:val="20"/>
          <w:lang w:eastAsia="zh-CN"/>
        </w:rPr>
        <w:t>ence</w:t>
      </w:r>
      <w:proofErr w:type="spellEnd"/>
      <w:r>
        <w:rPr>
          <w:rFonts w:ascii="Times New Roman" w:eastAsia="仿宋_GB2312" w:hAnsi="Times New Roman" w:cs="Times New Roman"/>
          <w:sz w:val="20"/>
          <w:szCs w:val="20"/>
          <w:lang w:eastAsia="zh-CN"/>
        </w:rPr>
        <w:t xml:space="preserve"> (Tianjin) Co., Ltd. (</w:t>
      </w:r>
      <w:r>
        <w:rPr>
          <w:rFonts w:ascii="Times New Roman" w:eastAsia="FangSong" w:hAnsi="Times New Roman" w:cs="Times New Roman"/>
          <w:sz w:val="20"/>
          <w:szCs w:val="20"/>
          <w:lang w:eastAsia="zh-CN"/>
        </w:rPr>
        <w:t xml:space="preserve">production address: </w:t>
      </w:r>
      <w:r>
        <w:rPr>
          <w:rFonts w:ascii="Times New Roman" w:eastAsia="仿宋_GB2312" w:hAnsi="Times New Roman" w:cs="Times New Roman"/>
          <w:sz w:val="20"/>
          <w:szCs w:val="20"/>
          <w:lang w:eastAsia="zh-CN"/>
        </w:rPr>
        <w:t xml:space="preserve">No.265, South Avenue, </w:t>
      </w:r>
      <w:proofErr w:type="spellStart"/>
      <w:r>
        <w:rPr>
          <w:rFonts w:ascii="Times New Roman" w:eastAsia="仿宋_GB2312" w:hAnsi="Times New Roman" w:cs="Times New Roman"/>
          <w:sz w:val="20"/>
          <w:szCs w:val="20"/>
          <w:lang w:eastAsia="zh-CN"/>
        </w:rPr>
        <w:t>Binhai</w:t>
      </w:r>
      <w:proofErr w:type="spellEnd"/>
      <w:r>
        <w:rPr>
          <w:rFonts w:ascii="Times New Roman" w:eastAsia="仿宋_GB2312" w:hAnsi="Times New Roman" w:cs="Times New Roman"/>
          <w:sz w:val="20"/>
          <w:szCs w:val="20"/>
          <w:lang w:eastAsia="zh-CN"/>
        </w:rPr>
        <w:t xml:space="preserve"> New Area TEDA, Tianjin, 300462, China</w:t>
      </w:r>
      <w:r>
        <w:rPr>
          <w:rFonts w:ascii="Times New Roman" w:eastAsia="FangSong" w:hAnsi="Times New Roman" w:cs="Times New Roman"/>
          <w:sz w:val="20"/>
          <w:szCs w:val="20"/>
          <w:lang w:eastAsia="zh-CN"/>
        </w:rPr>
        <w:t xml:space="preserve">, referred to as </w:t>
      </w:r>
      <w:proofErr w:type="spellStart"/>
      <w:r>
        <w:rPr>
          <w:rFonts w:ascii="Times New Roman" w:eastAsia="FangSong" w:hAnsi="Times New Roman" w:cs="Times New Roman"/>
          <w:sz w:val="20"/>
          <w:szCs w:val="20"/>
          <w:lang w:eastAsia="zh-CN"/>
        </w:rPr>
        <w:t>Asymchem</w:t>
      </w:r>
      <w:proofErr w:type="spellEnd"/>
      <w:r>
        <w:rPr>
          <w:rFonts w:ascii="Times New Roman" w:eastAsia="FangSong" w:hAnsi="Times New Roman" w:cs="Times New Roman"/>
          <w:sz w:val="20"/>
          <w:szCs w:val="20"/>
          <w:lang w:eastAsia="zh-CN"/>
        </w:rPr>
        <w:t xml:space="preserve"> TJ4)</w:t>
      </w:r>
      <w:r>
        <w:rPr>
          <w:rFonts w:ascii="Times New Roman" w:eastAsia="仿宋_GB2312" w:hAnsi="Times New Roman" w:cs="Times New Roman"/>
          <w:sz w:val="20"/>
          <w:szCs w:val="20"/>
          <w:lang w:eastAsia="zh-CN"/>
        </w:rPr>
        <w:t xml:space="preserve"> is selected as the intended commercial supplier.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product code: ASYM-141366 is a peptide on-resin in-process </w:t>
      </w:r>
      <w:r>
        <w:rPr>
          <w:rFonts w:ascii="Times New Roman" w:hAnsi="Times New Roman" w:cs="Times New Roman"/>
          <w:sz w:val="20"/>
          <w:szCs w:val="20"/>
        </w:rPr>
        <w:t>intermediate</w:t>
      </w:r>
      <w:r>
        <w:rPr>
          <w:rFonts w:ascii="Times New Roman" w:eastAsia="仿宋_GB2312" w:hAnsi="Times New Roman" w:cs="Times New Roman"/>
          <w:sz w:val="20"/>
          <w:szCs w:val="20"/>
          <w:lang w:eastAsia="zh-CN"/>
        </w:rPr>
        <w:t xml:space="preserve"> of the final product ASYM-140020, and the structure is shown in </w:t>
      </w:r>
      <w:r>
        <w:rPr>
          <w:rFonts w:ascii="Times New Roman" w:eastAsia="仿宋_GB2312" w:hAnsi="Times New Roman" w:cs="Times New Roman"/>
          <w:b/>
          <w:sz w:val="20"/>
          <w:szCs w:val="20"/>
          <w:lang w:eastAsia="zh-CN"/>
        </w:rPr>
        <w:t>Figure 1</w:t>
      </w:r>
      <w:r>
        <w:rPr>
          <w:rFonts w:ascii="Times New Roman" w:eastAsia="仿宋_GB2312" w:hAnsi="Times New Roman" w:cs="Times New Roman"/>
          <w:sz w:val="20"/>
          <w:szCs w:val="20"/>
          <w:lang w:eastAsia="zh-CN"/>
        </w:rPr>
        <w:t>.</w:t>
      </w:r>
    </w:p>
    <w:p w14:paraId="3560F779"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 </w:t>
      </w:r>
    </w:p>
    <w:p w14:paraId="6402A7BC" w14:textId="77777777" w:rsidR="007617DE" w:rsidRDefault="00AE300B">
      <w:pPr>
        <w:jc w:val="center"/>
        <w:rPr>
          <w:rFonts w:ascii="Times New Roman" w:eastAsia="仿宋_GB2312" w:hAnsi="Times New Roman" w:cs="Times New Roman"/>
          <w:sz w:val="21"/>
          <w:szCs w:val="21"/>
          <w:lang w:eastAsia="zh-CN"/>
        </w:rPr>
      </w:pPr>
      <w:r>
        <w:rPr>
          <w:rFonts w:ascii="Times New Roman" w:hAnsi="Times New Roman" w:cs="Times New Roman"/>
        </w:rPr>
        <w:object w:dxaOrig="9220" w:dyaOrig="2850" w14:anchorId="094E8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pt;height:142.5pt" o:ole="">
            <v:imagedata r:id="rId19" o:title=""/>
          </v:shape>
          <o:OLEObject Type="Embed" ProgID="ChemDraw.Document.6.0" ShapeID="_x0000_i1025" DrawAspect="Content" ObjectID="_1854429218" r:id="rId20"/>
        </w:object>
      </w:r>
    </w:p>
    <w:p w14:paraId="094DC320" w14:textId="77777777" w:rsidR="007617DE" w:rsidRDefault="00AE300B">
      <w:pPr>
        <w:spacing w:beforeLines="50" w:before="120" w:afterLines="50" w:after="120" w:line="360" w:lineRule="auto"/>
        <w:jc w:val="center"/>
        <w:rPr>
          <w:rFonts w:ascii="Times New Roman" w:eastAsia="仿宋_GB2312" w:hAnsi="Times New Roman" w:cs="Times New Roman"/>
          <w:b/>
          <w:sz w:val="21"/>
          <w:szCs w:val="21"/>
          <w:lang w:eastAsia="zh-CN"/>
        </w:rPr>
      </w:pPr>
      <w:bookmarkStart w:id="421" w:name="_Toc247361583"/>
      <w:bookmarkStart w:id="422" w:name="_Toc253738403"/>
      <w:r>
        <w:rPr>
          <w:rFonts w:ascii="Times New Roman" w:eastAsia="仿宋_GB2312" w:hAnsi="Times New Roman" w:cs="Times New Roman"/>
          <w:b/>
          <w:sz w:val="21"/>
          <w:szCs w:val="21"/>
        </w:rPr>
        <w:t>Figure 1:</w:t>
      </w:r>
      <w:r>
        <w:rPr>
          <w:rFonts w:ascii="Times New Roman" w:eastAsia="仿宋_GB2312" w:hAnsi="Times New Roman" w:cs="Times New Roman"/>
          <w:b/>
          <w:sz w:val="21"/>
          <w:szCs w:val="21"/>
          <w:lang w:eastAsia="zh-CN"/>
        </w:rPr>
        <w:t xml:space="preserve"> </w:t>
      </w:r>
      <w:r>
        <w:rPr>
          <w:rFonts w:ascii="Times New Roman" w:eastAsia="仿宋_GB2312" w:hAnsi="Times New Roman" w:cs="Times New Roman"/>
          <w:b/>
          <w:sz w:val="21"/>
          <w:szCs w:val="21"/>
        </w:rPr>
        <w:t xml:space="preserve">Structure of </w:t>
      </w:r>
      <w:bookmarkEnd w:id="421"/>
      <w:bookmarkEnd w:id="422"/>
      <w:r>
        <w:rPr>
          <w:rFonts w:ascii="Times New Roman" w:eastAsia="仿宋_GB2312" w:hAnsi="Times New Roman" w:cs="Times New Roman"/>
          <w:b/>
          <w:sz w:val="21"/>
          <w:szCs w:val="21"/>
          <w:lang w:eastAsia="zh-CN"/>
        </w:rPr>
        <w:t>ASYM-</w:t>
      </w:r>
      <w:r>
        <w:rPr>
          <w:rFonts w:ascii="Times New Roman" w:eastAsia="仿宋_GB2312" w:hAnsi="Times New Roman" w:cs="Times New Roman"/>
          <w:b/>
          <w:sz w:val="21"/>
          <w:szCs w:val="21"/>
        </w:rPr>
        <w:t>141366</w:t>
      </w:r>
    </w:p>
    <w:p w14:paraId="07435A9A" w14:textId="77777777" w:rsidR="007617DE" w:rsidRDefault="00AE300B">
      <w:pPr>
        <w:spacing w:beforeLines="50" w:before="120" w:afterLines="50" w:after="120" w:line="360" w:lineRule="auto"/>
        <w:contextualSpacing/>
        <w:jc w:val="both"/>
        <w:rPr>
          <w:rFonts w:ascii="Times New Roman" w:hAnsi="Times New Roman" w:cs="Times New Roman"/>
          <w:sz w:val="20"/>
          <w:szCs w:val="20"/>
        </w:rPr>
      </w:pPr>
      <w:r>
        <w:rPr>
          <w:rFonts w:ascii="Times New Roman" w:eastAsia="仿宋_GB2312" w:hAnsi="Times New Roman" w:cs="Times New Roman"/>
          <w:sz w:val="20"/>
          <w:szCs w:val="20"/>
          <w:lang w:eastAsia="zh-CN"/>
        </w:rPr>
        <w:t xml:space="preserve">The </w:t>
      </w:r>
      <w:r>
        <w:rPr>
          <w:rFonts w:ascii="Times New Roman" w:eastAsia="仿宋_GB2312" w:hAnsi="Times New Roman" w:cs="Times New Roman"/>
          <w:sz w:val="20"/>
          <w:szCs w:val="20"/>
          <w:lang w:eastAsia="zh-CN"/>
          <w:rPrChange w:id="423" w:author="Xuning Wei12232" w:date="2026-10-24T11:11:00Z">
            <w:rPr>
              <w:rFonts w:ascii="Times New Roman" w:eastAsia="仿宋_GB2312" w:hAnsi="Times New Roman" w:cs="Times New Roman"/>
              <w:color w:val="0000FF"/>
              <w:sz w:val="20"/>
              <w:szCs w:val="20"/>
              <w:lang w:eastAsia="zh-CN"/>
            </w:rPr>
          </w:rPrChange>
        </w:rPr>
        <w:t xml:space="preserve">in-process intermediate </w:t>
      </w:r>
      <w:r>
        <w:rPr>
          <w:rFonts w:ascii="Times New Roman" w:eastAsia="仿宋_GB2312" w:hAnsi="Times New Roman" w:cs="Times New Roman"/>
          <w:sz w:val="20"/>
          <w:szCs w:val="20"/>
          <w:lang w:eastAsia="zh-CN"/>
        </w:rPr>
        <w:t xml:space="preserve">ASYM-141366 is prepared by solid-phase synthesis using </w:t>
      </w:r>
      <w:ins w:id="424" w:author="Xuning Wei12232" w:date="2026-10-19T20:26:00Z">
        <w:r>
          <w:rPr>
            <w:rFonts w:ascii="Times New Roman" w:eastAsia="仿宋_GB2312" w:hAnsi="Times New Roman" w:cs="Times New Roman"/>
            <w:sz w:val="20"/>
            <w:szCs w:val="20"/>
            <w:lang w:eastAsia="zh-CN"/>
          </w:rPr>
          <w:t xml:space="preserve">2- </w:t>
        </w:r>
        <w:proofErr w:type="spellStart"/>
        <w:r>
          <w:rPr>
            <w:rFonts w:ascii="Times New Roman" w:eastAsia="仿宋_GB2312" w:hAnsi="Times New Roman" w:cs="Times New Roman"/>
            <w:sz w:val="20"/>
            <w:szCs w:val="20"/>
            <w:lang w:eastAsia="zh-CN"/>
          </w:rPr>
          <w:t>Chlorotritly</w:t>
        </w:r>
        <w:proofErr w:type="spellEnd"/>
        <w:r>
          <w:rPr>
            <w:rFonts w:ascii="Times New Roman" w:eastAsia="仿宋_GB2312" w:hAnsi="Times New Roman" w:cs="Times New Roman"/>
            <w:sz w:val="20"/>
            <w:szCs w:val="20"/>
            <w:lang w:eastAsia="zh-CN"/>
          </w:rPr>
          <w:t xml:space="preserve"> chloride (</w:t>
        </w:r>
      </w:ins>
      <w:r>
        <w:rPr>
          <w:rFonts w:ascii="Times New Roman" w:eastAsia="仿宋_GB2312" w:hAnsi="Times New Roman" w:cs="Times New Roman"/>
          <w:sz w:val="20"/>
          <w:szCs w:val="20"/>
          <w:lang w:eastAsia="zh-CN"/>
        </w:rPr>
        <w:t>2-CTC</w:t>
      </w:r>
      <w:ins w:id="425" w:author="Xuning Wei12232" w:date="2026-10-19T20:26:00Z">
        <w:r>
          <w:rPr>
            <w:rFonts w:ascii="Times New Roman" w:eastAsia="仿宋_GB2312" w:hAnsi="Times New Roman" w:cs="Times New Roman"/>
            <w:sz w:val="20"/>
            <w:szCs w:val="20"/>
            <w:lang w:eastAsia="zh-CN"/>
          </w:rPr>
          <w:t>)</w:t>
        </w:r>
      </w:ins>
      <w:r>
        <w:rPr>
          <w:rFonts w:ascii="Times New Roman" w:eastAsia="仿宋_GB2312" w:hAnsi="Times New Roman" w:cs="Times New Roman"/>
          <w:sz w:val="20"/>
          <w:szCs w:val="20"/>
          <w:lang w:eastAsia="zh-CN"/>
        </w:rPr>
        <w:t xml:space="preserve"> resin as the raw material. This synthetic route uses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Gly</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Phe</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-L-N-Me-</w:t>
      </w:r>
      <w:proofErr w:type="spellStart"/>
      <w:r>
        <w:rPr>
          <w:rFonts w:ascii="Times New Roman" w:eastAsia="仿宋_GB2312" w:hAnsi="Times New Roman" w:cs="Times New Roman"/>
          <w:sz w:val="20"/>
          <w:szCs w:val="20"/>
          <w:lang w:eastAsia="zh-CN"/>
        </w:rPr>
        <w:t>Asn</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Trt</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Asn</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Trt</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Ser</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tBu</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Arg</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Pbf</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 xml:space="preserve">-L-Val-OH,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Leu</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-L-α-Me-</w:t>
      </w:r>
      <w:proofErr w:type="spellStart"/>
      <w:r>
        <w:rPr>
          <w:rFonts w:ascii="Times New Roman" w:eastAsia="仿宋_GB2312" w:hAnsi="Times New Roman" w:cs="Times New Roman"/>
          <w:sz w:val="20"/>
          <w:szCs w:val="20"/>
          <w:lang w:eastAsia="zh-CN"/>
        </w:rPr>
        <w:t>Phe</w:t>
      </w:r>
      <w:proofErr w:type="spellEnd"/>
      <w:r>
        <w:rPr>
          <w:rFonts w:ascii="Times New Roman" w:eastAsia="仿宋_GB2312" w:hAnsi="Times New Roman" w:cs="Times New Roman"/>
          <w:sz w:val="20"/>
          <w:szCs w:val="20"/>
          <w:lang w:eastAsia="zh-CN"/>
        </w:rPr>
        <w:t xml:space="preserve">-OH,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Glu</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OtBu</w:t>
      </w:r>
      <w:proofErr w:type="spellEnd"/>
      <w:r>
        <w:rPr>
          <w:rFonts w:ascii="Times New Roman" w:eastAsia="仿宋_GB2312" w:hAnsi="Times New Roman" w:cs="Times New Roman"/>
          <w:sz w:val="20"/>
          <w:szCs w:val="20"/>
          <w:lang w:eastAsia="zh-CN"/>
        </w:rPr>
        <w:t>)-OH·H</w:t>
      </w:r>
      <w:r>
        <w:rPr>
          <w:rFonts w:ascii="Times New Roman" w:eastAsia="仿宋_GB2312" w:hAnsi="Times New Roman" w:cs="Times New Roman"/>
          <w:sz w:val="20"/>
          <w:szCs w:val="20"/>
          <w:vertAlign w:val="subscript"/>
          <w:lang w:eastAsia="zh-CN"/>
        </w:rPr>
        <w:t>2</w:t>
      </w:r>
      <w:r>
        <w:rPr>
          <w:rFonts w:ascii="Times New Roman" w:eastAsia="仿宋_GB2312" w:hAnsi="Times New Roman" w:cs="Times New Roman"/>
          <w:sz w:val="20"/>
          <w:szCs w:val="20"/>
          <w:lang w:eastAsia="zh-CN"/>
        </w:rPr>
        <w:t xml:space="preserve">O, </w:t>
      </w:r>
      <w:del w:id="426" w:author="Lu Li0762" w:date="2026-09-14T10:11: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Fmoc-L-Ala-OH·H</w:t>
      </w:r>
      <w:r>
        <w:rPr>
          <w:rFonts w:ascii="Times New Roman" w:eastAsia="仿宋_GB2312" w:hAnsi="Times New Roman" w:cs="Times New Roman"/>
          <w:sz w:val="20"/>
          <w:szCs w:val="20"/>
          <w:vertAlign w:val="subscript"/>
          <w:lang w:eastAsia="zh-CN"/>
        </w:rPr>
        <w:t>2</w:t>
      </w:r>
      <w:r>
        <w:rPr>
          <w:rFonts w:ascii="Times New Roman" w:eastAsia="仿宋_GB2312" w:hAnsi="Times New Roman" w:cs="Times New Roman"/>
          <w:sz w:val="20"/>
          <w:szCs w:val="20"/>
          <w:lang w:eastAsia="zh-CN"/>
        </w:rPr>
        <w:t xml:space="preserve">O and </w:t>
      </w:r>
      <w:proofErr w:type="spellStart"/>
      <w:r>
        <w:rPr>
          <w:rFonts w:ascii="Times New Roman" w:eastAsia="仿宋_GB2312" w:hAnsi="Times New Roman" w:cs="Times New Roman"/>
          <w:sz w:val="20"/>
          <w:szCs w:val="20"/>
          <w:lang w:eastAsia="zh-CN"/>
        </w:rPr>
        <w:t>Fmoc</w:t>
      </w:r>
      <w:proofErr w:type="spellEnd"/>
      <w:r>
        <w:rPr>
          <w:rFonts w:ascii="Times New Roman" w:eastAsia="仿宋_GB2312" w:hAnsi="Times New Roman" w:cs="Times New Roman"/>
          <w:sz w:val="20"/>
          <w:szCs w:val="20"/>
          <w:lang w:eastAsia="zh-CN"/>
        </w:rPr>
        <w:t>-L-</w:t>
      </w:r>
      <w:proofErr w:type="spellStart"/>
      <w:r>
        <w:rPr>
          <w:rFonts w:ascii="Times New Roman" w:eastAsia="仿宋_GB2312" w:hAnsi="Times New Roman" w:cs="Times New Roman"/>
          <w:sz w:val="20"/>
          <w:szCs w:val="20"/>
          <w:lang w:eastAsia="zh-CN"/>
        </w:rPr>
        <w:t>Orn</w:t>
      </w:r>
      <w:proofErr w:type="spellEnd"/>
      <w:r>
        <w:rPr>
          <w:rFonts w:ascii="Times New Roman" w:eastAsia="仿宋_GB2312" w:hAnsi="Times New Roman" w:cs="Times New Roman"/>
          <w:sz w:val="20"/>
          <w:szCs w:val="20"/>
          <w:lang w:eastAsia="zh-CN"/>
        </w:rPr>
        <w:t>(</w:t>
      </w:r>
      <w:proofErr w:type="spellStart"/>
      <w:r>
        <w:rPr>
          <w:rFonts w:ascii="Times New Roman" w:eastAsia="仿宋_GB2312" w:hAnsi="Times New Roman" w:cs="Times New Roman"/>
          <w:sz w:val="20"/>
          <w:szCs w:val="20"/>
          <w:lang w:eastAsia="zh-CN"/>
        </w:rPr>
        <w:t>Boc</w:t>
      </w:r>
      <w:proofErr w:type="spellEnd"/>
      <w:r>
        <w:rPr>
          <w:rFonts w:ascii="Times New Roman" w:eastAsia="仿宋_GB2312" w:hAnsi="Times New Roman" w:cs="Times New Roman"/>
          <w:sz w:val="20"/>
          <w:szCs w:val="20"/>
          <w:lang w:eastAsia="zh-CN"/>
        </w:rPr>
        <w:t>)-OH as the proposed regulatory starting materials.</w:t>
      </w:r>
      <w:r>
        <w:rPr>
          <w:rFonts w:ascii="Times New Roman" w:hAnsi="Times New Roman" w:cs="Times New Roman"/>
          <w:sz w:val="20"/>
          <w:szCs w:val="20"/>
        </w:rPr>
        <w:t xml:space="preserve"> </w:t>
      </w:r>
      <w:r>
        <w:rPr>
          <w:rFonts w:ascii="Times New Roman" w:eastAsia="仿宋_GB2312" w:hAnsi="Times New Roman" w:cs="Times New Roman"/>
          <w:sz w:val="20"/>
          <w:szCs w:val="20"/>
          <w:lang w:eastAsia="zh-CN"/>
        </w:rPr>
        <w:t xml:space="preserve">The target compound is prepared by multiple cycles of solid-phase synthesis, washing, </w:t>
      </w:r>
      <w:proofErr w:type="spellStart"/>
      <w:r>
        <w:rPr>
          <w:rFonts w:ascii="Times New Roman" w:eastAsia="仿宋_GB2312" w:hAnsi="Times New Roman" w:cs="Times New Roman"/>
          <w:sz w:val="20"/>
          <w:szCs w:val="20"/>
          <w:lang w:eastAsia="zh-CN"/>
        </w:rPr>
        <w:t>deswelling</w:t>
      </w:r>
      <w:proofErr w:type="spellEnd"/>
      <w:r>
        <w:rPr>
          <w:rFonts w:ascii="Times New Roman" w:eastAsia="仿宋_GB2312" w:hAnsi="Times New Roman" w:cs="Times New Roman"/>
          <w:sz w:val="20"/>
          <w:szCs w:val="20"/>
          <w:lang w:eastAsia="zh-CN"/>
        </w:rPr>
        <w:t xml:space="preserve"> and drying. The synthetic route is described in </w:t>
      </w:r>
      <w:r>
        <w:rPr>
          <w:rFonts w:ascii="Times New Roman" w:eastAsia="仿宋_GB2312" w:hAnsi="Times New Roman" w:cs="Times New Roman"/>
          <w:b/>
          <w:sz w:val="20"/>
          <w:szCs w:val="20"/>
          <w:lang w:eastAsia="zh-CN"/>
        </w:rPr>
        <w:t>Figure 2</w:t>
      </w:r>
      <w:r>
        <w:rPr>
          <w:rFonts w:ascii="Times New Roman" w:eastAsia="仿宋_GB2312" w:hAnsi="Times New Roman" w:cs="Times New Roman"/>
          <w:sz w:val="20"/>
          <w:szCs w:val="20"/>
          <w:lang w:eastAsia="zh-CN"/>
        </w:rPr>
        <w:t xml:space="preserve"> below.</w:t>
      </w:r>
      <w:r>
        <w:rPr>
          <w:rFonts w:ascii="Times New Roman" w:hAnsi="Times New Roman" w:cs="Times New Roman"/>
          <w:sz w:val="20"/>
          <w:szCs w:val="20"/>
        </w:rPr>
        <w:t xml:space="preserve"> </w:t>
      </w:r>
    </w:p>
    <w:p w14:paraId="3DF76D5C" w14:textId="77777777" w:rsidR="007617DE" w:rsidRDefault="007617DE">
      <w:pPr>
        <w:spacing w:beforeLines="50" w:before="120" w:afterLines="50" w:after="120" w:line="360" w:lineRule="auto"/>
        <w:contextualSpacing/>
        <w:jc w:val="both"/>
        <w:rPr>
          <w:rFonts w:ascii="Times New Roman" w:hAnsi="Times New Roman" w:cs="Times New Roman"/>
          <w:sz w:val="20"/>
          <w:szCs w:val="20"/>
        </w:rPr>
      </w:pPr>
    </w:p>
    <w:p w14:paraId="582B2ABA" w14:textId="77777777" w:rsidR="007617DE" w:rsidRDefault="00AE300B">
      <w:pPr>
        <w:spacing w:beforeLines="50" w:before="120" w:afterLines="50" w:after="120" w:line="360" w:lineRule="auto"/>
        <w:contextualSpacing/>
        <w:jc w:val="center"/>
        <w:rPr>
          <w:rFonts w:ascii="Times New Roman" w:eastAsia="仿宋_GB2312" w:hAnsi="Times New Roman" w:cs="Times New Roman"/>
          <w:sz w:val="21"/>
          <w:szCs w:val="21"/>
          <w:lang w:eastAsia="zh-CN"/>
        </w:rPr>
      </w:pPr>
      <w:ins w:id="427" w:author="Xuning Wei12232" w:date="2026-10-18T10:58:00Z">
        <w:r>
          <w:object w:dxaOrig="5880" w:dyaOrig="10030" w14:anchorId="08BA8AAB">
            <v:shape id="_x0000_i1026" type="#_x0000_t75" style="width:294pt;height:501.5pt" o:ole="">
              <v:imagedata r:id="rId21" o:title=""/>
            </v:shape>
            <o:OLEObject Type="Embed" ProgID="ChemDraw.Document.6.0" ShapeID="_x0000_i1026" DrawAspect="Content" ObjectID="_1854429219" r:id="rId22"/>
          </w:object>
        </w:r>
      </w:ins>
      <w:ins w:id="428" w:author="Xuning Wei12232" w:date="2026-10-18T10:57:00Z">
        <w:r>
          <w:t xml:space="preserve"> </w:t>
        </w:r>
      </w:ins>
      <w:del w:id="429" w:author="Xuning Wei12232" w:date="2026-10-18T10:57:00Z">
        <w:r>
          <w:fldChar w:fldCharType="begin"/>
        </w:r>
        <w:r>
          <w:fldChar w:fldCharType="end"/>
        </w:r>
      </w:del>
      <w:commentRangeStart w:id="430"/>
      <w:commentRangeStart w:id="431"/>
      <w:del w:id="432" w:author="Xuning Wei12232" w:date="2026-10-15T16:09:00Z">
        <w:r>
          <w:rPr>
            <w:rFonts w:ascii="Times New Roman" w:hAnsi="Times New Roman" w:cs="Times New Roman"/>
          </w:rPr>
          <w:object w:dxaOrig="8950" w:dyaOrig="750" w14:anchorId="0B9DD7A5">
            <v:shape id="_x0000_i1027" type="#_x0000_t75" style="width:447.5pt;height:37.5pt" o:ole="">
              <v:imagedata r:id="rId23" o:title=""/>
            </v:shape>
            <o:OLEObject Type="Embed" ProgID="ChemDraw.Document.6.0" ShapeID="_x0000_i1027" DrawAspect="Content" ObjectID="_1854429220" r:id="rId24"/>
          </w:object>
        </w:r>
      </w:del>
      <w:commentRangeEnd w:id="430"/>
      <w:r>
        <w:rPr>
          <w:rStyle w:val="CommentReference"/>
          <w:rFonts w:ascii="Times New Roman" w:eastAsia="仿宋_GB2312" w:hAnsi="Times New Roman" w:cs="Times New Roman"/>
          <w:sz w:val="22"/>
          <w:szCs w:val="32"/>
        </w:rPr>
        <w:commentReference w:id="430"/>
      </w:r>
      <w:commentRangeEnd w:id="431"/>
      <w:r>
        <w:rPr>
          <w:rStyle w:val="CommentReference"/>
        </w:rPr>
        <w:commentReference w:id="431"/>
      </w:r>
      <w:r>
        <w:rPr>
          <w:rFonts w:ascii="Times New Roman" w:eastAsia="仿宋_GB2312" w:hAnsi="Times New Roman" w:cs="Times New Roman"/>
        </w:rPr>
        <w:t xml:space="preserve"> </w:t>
      </w:r>
    </w:p>
    <w:p w14:paraId="12FBA48D" w14:textId="77777777" w:rsidR="007617DE" w:rsidRDefault="00AE300B">
      <w:pPr>
        <w:spacing w:beforeLines="50" w:before="120" w:afterLines="50" w:after="120" w:line="360" w:lineRule="auto"/>
        <w:contextualSpacing/>
        <w:jc w:val="center"/>
        <w:rPr>
          <w:rFonts w:ascii="Times New Roman" w:eastAsia="仿宋_GB2312" w:hAnsi="Times New Roman" w:cs="Times New Roman"/>
          <w:b/>
          <w:sz w:val="21"/>
          <w:szCs w:val="21"/>
        </w:rPr>
      </w:pPr>
      <w:r>
        <w:rPr>
          <w:rFonts w:ascii="Times New Roman" w:eastAsia="仿宋_GB2312" w:hAnsi="Times New Roman" w:cs="Times New Roman"/>
          <w:b/>
          <w:sz w:val="21"/>
          <w:szCs w:val="21"/>
        </w:rPr>
        <w:t>Figure 2: Synthetic route of ASYM-141366</w:t>
      </w:r>
    </w:p>
    <w:p w14:paraId="5AE4694C" w14:textId="77777777" w:rsidR="007617DE" w:rsidRDefault="00AE300B">
      <w:pPr>
        <w:spacing w:beforeLines="50" w:before="120" w:afterLines="50" w:after="120" w:line="360" w:lineRule="auto"/>
        <w:jc w:val="both"/>
        <w:rPr>
          <w:del w:id="433" w:author="Xuning Wei12232" w:date="2026-10-19T14:24:00Z"/>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 xml:space="preserve">The process was transferred from </w:t>
      </w:r>
      <w:commentRangeStart w:id="434"/>
      <w:commentRangeStart w:id="435"/>
      <w:r>
        <w:rPr>
          <w:rFonts w:ascii="Times New Roman" w:eastAsia="仿宋_GB2312" w:hAnsi="Times New Roman" w:cs="Times New Roman"/>
          <w:sz w:val="20"/>
          <w:szCs w:val="20"/>
        </w:rPr>
        <w:t>Lilly</w:t>
      </w:r>
      <w:commentRangeEnd w:id="434"/>
      <w:r>
        <w:rPr>
          <w:rStyle w:val="CommentReference"/>
          <w:rFonts w:ascii="Times New Roman" w:eastAsia="仿宋_GB2312" w:hAnsi="Times New Roman" w:cs="Times New Roman"/>
          <w:sz w:val="20"/>
          <w:szCs w:val="20"/>
        </w:rPr>
        <w:commentReference w:id="434"/>
      </w:r>
      <w:commentRangeEnd w:id="435"/>
      <w:r>
        <w:rPr>
          <w:rStyle w:val="CommentReference"/>
        </w:rPr>
        <w:commentReference w:id="435"/>
      </w:r>
      <w:r>
        <w:rPr>
          <w:rFonts w:ascii="Times New Roman" w:eastAsia="仿宋_GB2312" w:hAnsi="Times New Roman" w:cs="Times New Roman"/>
          <w:sz w:val="20"/>
          <w:szCs w:val="20"/>
        </w:rPr>
        <w:t xml:space="preserve"> to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in August 2024, and the process was familiarized and further optimized for scaling up at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Life Science (Tianjin) C</w:t>
      </w:r>
      <w:r>
        <w:rPr>
          <w:rFonts w:ascii="Times New Roman" w:eastAsia="仿宋_GB2312" w:hAnsi="Times New Roman" w:cs="Times New Roman"/>
          <w:sz w:val="20"/>
          <w:szCs w:val="20"/>
          <w:lang w:eastAsia="zh-CN"/>
        </w:rPr>
        <w:t>o</w:t>
      </w:r>
      <w:r>
        <w:rPr>
          <w:rFonts w:ascii="Times New Roman" w:eastAsia="仿宋_GB2312" w:hAnsi="Times New Roman" w:cs="Times New Roman"/>
          <w:sz w:val="20"/>
          <w:szCs w:val="20"/>
        </w:rPr>
        <w:t>., Ltd</w:t>
      </w:r>
      <w:r>
        <w:rPr>
          <w:rFonts w:ascii="Times New Roman" w:eastAsia="仿宋_GB2312" w:hAnsi="Times New Roman" w:cs="Times New Roman"/>
          <w:sz w:val="20"/>
          <w:szCs w:val="20"/>
          <w:lang w:eastAsia="zh-CN"/>
        </w:rPr>
        <w:t xml:space="preserve">. (referred to as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TJ4) R&amp;D laboratory</w:t>
      </w:r>
      <w:commentRangeStart w:id="436"/>
      <w:commentRangeStart w:id="437"/>
      <w:r>
        <w:rPr>
          <w:rFonts w:ascii="Times New Roman" w:eastAsia="仿宋_GB2312" w:hAnsi="Times New Roman" w:cs="Times New Roman"/>
          <w:sz w:val="20"/>
          <w:szCs w:val="20"/>
          <w:lang w:eastAsia="zh-CN"/>
        </w:rPr>
        <w:t>.</w:t>
      </w:r>
      <w:r>
        <w:t xml:space="preserve"> </w:t>
      </w:r>
      <w:r>
        <w:rPr>
          <w:rFonts w:ascii="Times New Roman" w:eastAsia="仿宋_GB2312" w:hAnsi="Times New Roman" w:cs="Times New Roman"/>
          <w:sz w:val="20"/>
          <w:szCs w:val="20"/>
          <w:lang w:eastAsia="zh-CN"/>
        </w:rPr>
        <w:t>This Process Performance Qualification (PPQ) protocol has been developed as part of the overall process validation lifecycle strategy described in the applicable Validation Master Plan &lt;</w:t>
      </w:r>
      <w:r>
        <w:t xml:space="preserve"> </w:t>
      </w:r>
      <w:r>
        <w:rPr>
          <w:rFonts w:ascii="Times New Roman" w:eastAsia="仿宋_GB2312" w:hAnsi="Times New Roman" w:cs="Times New Roman"/>
          <w:sz w:val="20"/>
          <w:szCs w:val="20"/>
          <w:lang w:eastAsia="zh-CN"/>
        </w:rPr>
        <w:t>Process Validation Plan for Manufacturing of LSN4182924 (ASYM-140020): VP-14002001.01&gt;. Process knowledge obtained during development, technology transfer, scale-up studies, risk assessments and process characterization activities has been used to establish the manufacturing strategy and define the parameters requiring validation during PPQ.</w:t>
      </w:r>
      <w:ins w:id="438" w:author="Xuning Wei12232" w:date="2026-10-19T14:24:00Z">
        <w:r>
          <w:rPr>
            <w:rFonts w:ascii="Times New Roman" w:eastAsia="仿宋_GB2312" w:hAnsi="Times New Roman" w:cs="Times New Roman"/>
            <w:sz w:val="20"/>
            <w:szCs w:val="20"/>
            <w:lang w:eastAsia="zh-CN"/>
          </w:rPr>
          <w:t xml:space="preserve"> </w:t>
        </w:r>
      </w:ins>
    </w:p>
    <w:p w14:paraId="585AA0B8" w14:textId="77777777" w:rsidR="007617DE" w:rsidRDefault="00AE300B">
      <w:pPr>
        <w:spacing w:beforeLines="50" w:before="120" w:afterLines="50" w:after="120" w:line="360" w:lineRule="auto"/>
        <w:jc w:val="both"/>
        <w:rPr>
          <w:ins w:id="439" w:author="Xuning Wei12232" w:date="2026-10-17T18:46:00Z"/>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The process described in this protocol represents the intended commercial manufacturing process for ASYM-141366 and PPQ execution is intended to demonstrate suitability of the process for routine commercial manufacture. </w:t>
      </w:r>
      <w:commentRangeEnd w:id="436"/>
      <w:r>
        <w:rPr>
          <w:rStyle w:val="CommentReference"/>
          <w:rFonts w:ascii="Times New Roman" w:eastAsia="仿宋_GB2312" w:hAnsi="Times New Roman" w:cs="Times New Roman"/>
          <w:sz w:val="20"/>
          <w:szCs w:val="20"/>
          <w:lang w:eastAsia="zh-CN"/>
        </w:rPr>
        <w:commentReference w:id="436"/>
      </w:r>
      <w:commentRangeEnd w:id="437"/>
      <w:r>
        <w:rPr>
          <w:rStyle w:val="CommentReference"/>
        </w:rPr>
        <w:commentReference w:id="437"/>
      </w:r>
    </w:p>
    <w:p w14:paraId="02D7B2F7" w14:textId="77777777" w:rsidR="007617DE" w:rsidRDefault="00AE300B">
      <w:pPr>
        <w:spacing w:beforeLines="50" w:before="120" w:afterLines="50" w:after="120" w:line="360" w:lineRule="auto"/>
        <w:jc w:val="both"/>
        <w:rPr>
          <w:rFonts w:ascii="Times New Roman" w:eastAsia="仿宋_GB2312" w:hAnsi="Times New Roman" w:cs="Times New Roman"/>
          <w:sz w:val="20"/>
          <w:szCs w:val="20"/>
        </w:rPr>
      </w:pPr>
      <w:r>
        <w:rPr>
          <w:rFonts w:ascii="Times New Roman" w:eastAsia="仿宋_GB2312" w:hAnsi="Times New Roman" w:cs="Times New Roman"/>
          <w:sz w:val="20"/>
          <w:szCs w:val="20"/>
          <w:lang w:eastAsia="zh-CN"/>
        </w:rPr>
        <w:lastRenderedPageBreak/>
        <w:t xml:space="preserve">For current campaign CPo140020-03, the process performance qualification (PPQ) of </w:t>
      </w:r>
      <w:ins w:id="440" w:author="Xuning Wei12232" w:date="2026-10-19T14:25:00Z">
        <w:r>
          <w:rPr>
            <w:rFonts w:ascii="Times New Roman" w:eastAsia="仿宋_GB2312" w:hAnsi="Times New Roman" w:cs="Times New Roman"/>
            <w:sz w:val="20"/>
            <w:szCs w:val="20"/>
            <w:lang w:eastAsia="zh-CN"/>
          </w:rPr>
          <w:t xml:space="preserve">ASYM-141366 </w:t>
        </w:r>
      </w:ins>
      <w:r>
        <w:rPr>
          <w:rFonts w:ascii="Times New Roman" w:eastAsia="仿宋_GB2312" w:hAnsi="Times New Roman" w:cs="Times New Roman"/>
          <w:sz w:val="20"/>
          <w:szCs w:val="20"/>
          <w:lang w:eastAsia="zh-CN"/>
        </w:rPr>
        <w:t xml:space="preserve">Step 1 is planned to be started in </w:t>
      </w:r>
      <w:ins w:id="441" w:author="Xuning Wei12232" w:date="2026-10-17T18:45:00Z">
        <w:r>
          <w:rPr>
            <w:rFonts w:ascii="Times New Roman" w:eastAsia="仿宋_GB2312" w:hAnsi="Times New Roman" w:cs="Times New Roman"/>
            <w:sz w:val="20"/>
            <w:szCs w:val="20"/>
            <w:lang w:eastAsia="zh-CN"/>
          </w:rPr>
          <w:t>October</w:t>
        </w:r>
      </w:ins>
      <w:commentRangeStart w:id="442"/>
      <w:commentRangeStart w:id="443"/>
      <w:del w:id="444" w:author="Xuning Wei12232" w:date="2026-10-15T14:42:00Z">
        <w:r>
          <w:rPr>
            <w:rFonts w:ascii="Times New Roman" w:hAnsi="Times New Roman" w:cs="Times New Roman"/>
            <w:sz w:val="20"/>
            <w:szCs w:val="20"/>
            <w:rPrChange w:id="445" w:author="Xuning Wei12232" w:date="2026-10-24T11:11:00Z">
              <w:rPr>
                <w:rFonts w:ascii="Times New Roman" w:hAnsi="Times New Roman" w:cs="Times New Roman"/>
                <w:sz w:val="20"/>
                <w:szCs w:val="20"/>
                <w:highlight w:val="yellow"/>
              </w:rPr>
            </w:rPrChange>
          </w:rPr>
          <w:delText xml:space="preserve"> </w:delText>
        </w:r>
      </w:del>
      <w:del w:id="446" w:author="Xuning Wei12232" w:date="2026-10-17T18:45:00Z">
        <w:r>
          <w:rPr>
            <w:rFonts w:ascii="Times New Roman" w:hAnsi="Times New Roman" w:cs="Times New Roman"/>
            <w:sz w:val="20"/>
            <w:szCs w:val="20"/>
            <w:rPrChange w:id="447" w:author="Xuning Wei12232" w:date="2026-10-24T11:11:00Z">
              <w:rPr>
                <w:rFonts w:ascii="Times New Roman" w:hAnsi="Times New Roman" w:cs="Times New Roman"/>
                <w:sz w:val="20"/>
                <w:szCs w:val="20"/>
                <w:highlight w:val="yellow"/>
              </w:rPr>
            </w:rPrChange>
          </w:rPr>
          <w:delText>September 15</w:delText>
        </w:r>
      </w:del>
      <w:del w:id="448" w:author="Xuning Wei12232" w:date="2026-09-14T16:49:00Z">
        <w:r>
          <w:rPr>
            <w:rFonts w:ascii="Times New Roman" w:eastAsia="仿宋_GB2312" w:hAnsi="Times New Roman" w:cs="Times New Roman"/>
            <w:sz w:val="20"/>
            <w:szCs w:val="20"/>
          </w:rPr>
          <w:delText xml:space="preserve"> </w:delText>
        </w:r>
      </w:del>
      <w:r>
        <w:rPr>
          <w:rFonts w:ascii="Times New Roman" w:eastAsia="仿宋_GB2312" w:hAnsi="Times New Roman" w:cs="Times New Roman"/>
          <w:sz w:val="20"/>
          <w:szCs w:val="20"/>
          <w:lang w:eastAsia="zh-CN"/>
        </w:rPr>
        <w:t xml:space="preserve"> </w:t>
      </w:r>
      <w:commentRangeEnd w:id="442"/>
      <w:r>
        <w:rPr>
          <w:rStyle w:val="CommentReference"/>
          <w:rFonts w:ascii="Times New Roman" w:eastAsia="仿宋_GB2312" w:hAnsi="Times New Roman" w:cs="Times New Roman"/>
          <w:sz w:val="20"/>
          <w:szCs w:val="20"/>
          <w:lang w:eastAsia="zh-CN"/>
        </w:rPr>
        <w:commentReference w:id="442"/>
      </w:r>
      <w:commentRangeEnd w:id="443"/>
      <w:r>
        <w:rPr>
          <w:rStyle w:val="CommentReference"/>
        </w:rPr>
        <w:commentReference w:id="443"/>
      </w:r>
      <w:r>
        <w:rPr>
          <w:rFonts w:ascii="Times New Roman" w:eastAsia="仿宋_GB2312" w:hAnsi="Times New Roman" w:cs="Times New Roman"/>
          <w:sz w:val="20"/>
          <w:szCs w:val="20"/>
          <w:lang w:eastAsia="zh-CN"/>
        </w:rPr>
        <w:t xml:space="preserve">2026 under cGMP conditions at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TJ4.</w:t>
      </w:r>
      <w:r>
        <w:t xml:space="preserve"> </w:t>
      </w:r>
      <w:r>
        <w:rPr>
          <w:rFonts w:ascii="Times New Roman" w:eastAsia="仿宋_GB2312" w:hAnsi="Times New Roman" w:cs="Times New Roman"/>
          <w:sz w:val="20"/>
          <w:szCs w:val="20"/>
          <w:lang w:eastAsia="zh-CN"/>
        </w:rPr>
        <w:t xml:space="preserve">ASYM-141366 is a peptide-on-resin in-process intermediate intended for further processing in downstream manufacturing operations. As the material is not an isolated API intermediate with an approved release specification, process validation is primarily based on demonstrated control of the manufacturing process, successful achievement of critical in-process controls and suitability for downstream processing.  </w:t>
      </w:r>
      <w:commentRangeStart w:id="449"/>
      <w:commentRangeStart w:id="450"/>
      <w:r>
        <w:rPr>
          <w:rFonts w:ascii="Times New Roman" w:eastAsia="仿宋_GB2312" w:hAnsi="Times New Roman" w:cs="Times New Roman"/>
          <w:sz w:val="20"/>
          <w:szCs w:val="20"/>
        </w:rPr>
        <w:t>For clarity</w:t>
      </w:r>
      <w:commentRangeEnd w:id="449"/>
      <w:r>
        <w:rPr>
          <w:rStyle w:val="CommentReference"/>
          <w:rFonts w:ascii="Times New Roman" w:eastAsia="仿宋_GB2312" w:hAnsi="Times New Roman" w:cs="Times New Roman"/>
          <w:sz w:val="20"/>
          <w:szCs w:val="20"/>
        </w:rPr>
        <w:commentReference w:id="449"/>
      </w:r>
      <w:commentRangeEnd w:id="450"/>
      <w:r>
        <w:rPr>
          <w:rStyle w:val="CommentReference"/>
        </w:rPr>
        <w:commentReference w:id="450"/>
      </w:r>
      <w:r>
        <w:rPr>
          <w:rFonts w:ascii="Times New Roman" w:eastAsia="仿宋_GB2312" w:hAnsi="Times New Roman" w:cs="Times New Roman"/>
          <w:sz w:val="20"/>
          <w:szCs w:val="20"/>
        </w:rPr>
        <w:t xml:space="preserve">, the compound code and company codes applied in ASYM-141366 production are listed in </w:t>
      </w:r>
      <w:r>
        <w:rPr>
          <w:rFonts w:ascii="Times New Roman" w:eastAsia="仿宋_GB2312" w:hAnsi="Times New Roman" w:cs="Times New Roman"/>
          <w:b/>
          <w:sz w:val="20"/>
          <w:szCs w:val="20"/>
        </w:rPr>
        <w:t>Table 1</w:t>
      </w:r>
      <w:r>
        <w:rPr>
          <w:rFonts w:ascii="Times New Roman" w:eastAsia="仿宋_GB2312" w:hAnsi="Times New Roman" w:cs="Times New Roman"/>
          <w:sz w:val="20"/>
          <w:szCs w:val="20"/>
        </w:rPr>
        <w:t xml:space="preserve"> and </w:t>
      </w:r>
      <w:r>
        <w:rPr>
          <w:rFonts w:ascii="Times New Roman" w:eastAsia="仿宋_GB2312" w:hAnsi="Times New Roman" w:cs="Times New Roman"/>
          <w:b/>
          <w:sz w:val="20"/>
          <w:szCs w:val="20"/>
        </w:rPr>
        <w:t>Table 2</w:t>
      </w:r>
      <w:r>
        <w:rPr>
          <w:rFonts w:ascii="Times New Roman" w:eastAsia="仿宋_GB2312" w:hAnsi="Times New Roman" w:cs="Times New Roman"/>
          <w:sz w:val="20"/>
          <w:szCs w:val="20"/>
        </w:rPr>
        <w:t xml:space="preserve"> respectively.</w:t>
      </w:r>
    </w:p>
    <w:p w14:paraId="138B9532" w14:textId="77777777" w:rsidR="007617DE" w:rsidRDefault="007617DE">
      <w:pPr>
        <w:spacing w:beforeLines="50" w:before="120" w:afterLines="50" w:after="120" w:line="360" w:lineRule="auto"/>
        <w:contextualSpacing/>
        <w:jc w:val="both"/>
        <w:rPr>
          <w:del w:id="451" w:author="Xuning Wei12232" w:date="2026-10-18T10:59:00Z"/>
          <w:rFonts w:ascii="Times New Roman" w:eastAsia="仿宋_GB2312" w:hAnsi="Times New Roman" w:cs="Times New Roman"/>
          <w:sz w:val="20"/>
          <w:szCs w:val="20"/>
        </w:rPr>
      </w:pPr>
    </w:p>
    <w:p w14:paraId="6CE7673E" w14:textId="77777777" w:rsidR="007617DE" w:rsidRDefault="00AE300B">
      <w:pPr>
        <w:spacing w:beforeLines="100" w:before="240" w:afterLines="50" w:after="120" w:line="360" w:lineRule="auto"/>
        <w:contextualSpacing/>
        <w:jc w:val="center"/>
        <w:rPr>
          <w:rFonts w:ascii="Times New Roman" w:eastAsia="仿宋_GB2312" w:hAnsi="Times New Roman" w:cs="Times New Roman"/>
          <w:b/>
          <w:sz w:val="20"/>
          <w:szCs w:val="16"/>
          <w:lang w:eastAsia="zh-CN"/>
        </w:rPr>
      </w:pPr>
      <w:bookmarkStart w:id="452" w:name="_Toc373005257"/>
      <w:r>
        <w:rPr>
          <w:rFonts w:ascii="Times New Roman" w:eastAsia="仿宋_GB2312" w:hAnsi="Times New Roman" w:cs="Times New Roman"/>
          <w:b/>
          <w:sz w:val="20"/>
          <w:szCs w:val="16"/>
          <w:lang w:eastAsia="zh-CN"/>
        </w:rPr>
        <w:t xml:space="preserve">Table 1. Corresponding </w:t>
      </w:r>
      <w:proofErr w:type="spellStart"/>
      <w:r>
        <w:rPr>
          <w:rFonts w:ascii="Times New Roman" w:eastAsia="仿宋_GB2312" w:hAnsi="Times New Roman" w:cs="Times New Roman"/>
          <w:b/>
          <w:sz w:val="20"/>
          <w:szCs w:val="16"/>
          <w:lang w:eastAsia="zh-CN"/>
        </w:rPr>
        <w:t>Asymchem</w:t>
      </w:r>
      <w:proofErr w:type="spellEnd"/>
      <w:r>
        <w:rPr>
          <w:rFonts w:ascii="Times New Roman" w:eastAsia="仿宋_GB2312" w:hAnsi="Times New Roman" w:cs="Times New Roman"/>
          <w:b/>
          <w:sz w:val="20"/>
          <w:szCs w:val="16"/>
          <w:lang w:eastAsia="zh-CN"/>
        </w:rPr>
        <w:t xml:space="preserve"> and Customer compound</w:t>
      </w:r>
      <w:bookmarkEnd w:id="452"/>
      <w:r>
        <w:rPr>
          <w:rFonts w:ascii="Times New Roman" w:eastAsia="仿宋_GB2312" w:hAnsi="Times New Roman" w:cs="Times New Roman"/>
          <w:b/>
          <w:sz w:val="20"/>
          <w:szCs w:val="16"/>
          <w:lang w:eastAsia="zh-CN"/>
        </w:rPr>
        <w:t xml:space="preserve"> codes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701"/>
        <w:gridCol w:w="3544"/>
        <w:gridCol w:w="1843"/>
        <w:gridCol w:w="1225"/>
      </w:tblGrid>
      <w:tr w:rsidR="007617DE" w14:paraId="1CDB5E97" w14:textId="77777777">
        <w:trPr>
          <w:trHeight w:val="397"/>
          <w:tblHeader/>
          <w:jc w:val="center"/>
        </w:trPr>
        <w:tc>
          <w:tcPr>
            <w:tcW w:w="390" w:type="pct"/>
            <w:shd w:val="pct5" w:color="auto" w:fill="FFFFFF" w:themeFill="background1"/>
            <w:vAlign w:val="center"/>
          </w:tcPr>
          <w:p w14:paraId="0470ABB0" w14:textId="77777777" w:rsidR="007617DE" w:rsidRDefault="00AE300B">
            <w:pPr>
              <w:spacing w:beforeLines="50" w:before="120" w:afterLines="50" w:after="120"/>
              <w:jc w:val="center"/>
              <w:rPr>
                <w:rFonts w:ascii="Times New Roman" w:eastAsia="仿宋_GB2312" w:hAnsi="Times New Roman" w:cs="Times New Roman"/>
                <w:b/>
                <w:sz w:val="18"/>
                <w:szCs w:val="16"/>
                <w:lang w:eastAsia="zh-CN"/>
              </w:rPr>
            </w:pPr>
            <w:r>
              <w:rPr>
                <w:rFonts w:ascii="Times New Roman" w:eastAsia="仿宋_GB2312" w:hAnsi="Times New Roman" w:cs="Times New Roman"/>
                <w:b/>
                <w:sz w:val="18"/>
                <w:szCs w:val="16"/>
              </w:rPr>
              <w:t>Step</w:t>
            </w:r>
          </w:p>
        </w:tc>
        <w:tc>
          <w:tcPr>
            <w:tcW w:w="943" w:type="pct"/>
            <w:shd w:val="pct5" w:color="auto" w:fill="FFFFFF" w:themeFill="background1"/>
            <w:vAlign w:val="center"/>
          </w:tcPr>
          <w:p w14:paraId="717743A5" w14:textId="77777777" w:rsidR="007617DE" w:rsidRDefault="00AE300B">
            <w:pPr>
              <w:spacing w:beforeLines="50" w:before="120" w:afterLines="50" w:after="120"/>
              <w:jc w:val="center"/>
              <w:rPr>
                <w:rFonts w:ascii="Times New Roman" w:eastAsia="仿宋_GB2312" w:hAnsi="Times New Roman" w:cs="Times New Roman"/>
                <w:b/>
                <w:sz w:val="18"/>
                <w:szCs w:val="16"/>
                <w:lang w:eastAsia="zh-CN"/>
              </w:rPr>
            </w:pPr>
            <w:commentRangeStart w:id="453"/>
            <w:commentRangeStart w:id="454"/>
            <w:commentRangeStart w:id="455"/>
            <w:commentRangeStart w:id="456"/>
            <w:r>
              <w:rPr>
                <w:rFonts w:ascii="Times New Roman" w:eastAsia="仿宋_GB2312" w:hAnsi="Times New Roman" w:cs="Times New Roman"/>
                <w:b/>
                <w:sz w:val="18"/>
                <w:szCs w:val="16"/>
                <w:lang w:eastAsia="zh-CN"/>
              </w:rPr>
              <w:t xml:space="preserve">RSM </w:t>
            </w:r>
            <w:commentRangeEnd w:id="453"/>
            <w:r>
              <w:rPr>
                <w:rStyle w:val="CommentReference"/>
                <w:rFonts w:ascii="Times New Roman" w:eastAsia="仿宋_GB2312" w:hAnsi="Times New Roman" w:cs="Times New Roman"/>
                <w:b/>
                <w:sz w:val="18"/>
                <w:szCs w:val="16"/>
                <w:lang w:eastAsia="zh-CN"/>
              </w:rPr>
              <w:commentReference w:id="453"/>
            </w:r>
            <w:commentRangeEnd w:id="454"/>
            <w:r>
              <w:rPr>
                <w:rStyle w:val="CommentReference"/>
              </w:rPr>
              <w:commentReference w:id="454"/>
            </w:r>
            <w:r>
              <w:rPr>
                <w:rFonts w:ascii="Times New Roman" w:eastAsia="仿宋_GB2312" w:hAnsi="Times New Roman" w:cs="Times New Roman"/>
                <w:b/>
                <w:sz w:val="18"/>
                <w:szCs w:val="16"/>
                <w:lang w:eastAsia="zh-CN"/>
              </w:rPr>
              <w:t>/</w:t>
            </w:r>
            <w:del w:id="457" w:author="Xuning Wei12232" w:date="2026-10-19T20:27:00Z">
              <w:r>
                <w:rPr>
                  <w:rFonts w:ascii="Times New Roman" w:eastAsia="仿宋_GB2312" w:hAnsi="Times New Roman" w:cs="Times New Roman"/>
                  <w:b/>
                  <w:sz w:val="18"/>
                  <w:szCs w:val="16"/>
                  <w:lang w:eastAsia="zh-CN"/>
                </w:rPr>
                <w:delText xml:space="preserve"> </w:delText>
              </w:r>
            </w:del>
            <w:r>
              <w:rPr>
                <w:rFonts w:ascii="Times New Roman" w:eastAsia="仿宋_GB2312" w:hAnsi="Times New Roman" w:cs="Times New Roman"/>
                <w:b/>
                <w:sz w:val="18"/>
                <w:szCs w:val="16"/>
                <w:lang w:eastAsia="zh-CN"/>
              </w:rPr>
              <w:t xml:space="preserve">In-process intermediate / </w:t>
            </w:r>
            <w:r>
              <w:rPr>
                <w:rFonts w:ascii="Times New Roman" w:eastAsia="仿宋_GB2312" w:hAnsi="Times New Roman" w:cs="Times New Roman"/>
                <w:b/>
                <w:sz w:val="18"/>
                <w:szCs w:val="16"/>
              </w:rPr>
              <w:t>Product</w:t>
            </w:r>
            <w:commentRangeEnd w:id="455"/>
            <w:r>
              <w:rPr>
                <w:rStyle w:val="CommentReference"/>
                <w:rFonts w:ascii="Times New Roman" w:eastAsia="仿宋_GB2312" w:hAnsi="Times New Roman" w:cs="Times New Roman"/>
                <w:b/>
                <w:sz w:val="18"/>
                <w:szCs w:val="16"/>
                <w:lang w:eastAsia="zh-CN"/>
              </w:rPr>
              <w:commentReference w:id="455"/>
            </w:r>
            <w:commentRangeEnd w:id="456"/>
            <w:r>
              <w:rPr>
                <w:rStyle w:val="CommentReference"/>
              </w:rPr>
              <w:commentReference w:id="456"/>
            </w:r>
          </w:p>
        </w:tc>
        <w:tc>
          <w:tcPr>
            <w:tcW w:w="1965" w:type="pct"/>
            <w:shd w:val="pct5" w:color="auto" w:fill="FFFFFF" w:themeFill="background1"/>
            <w:vAlign w:val="center"/>
          </w:tcPr>
          <w:p w14:paraId="2BA7959F" w14:textId="77777777" w:rsidR="007617DE" w:rsidRDefault="00AE300B">
            <w:pPr>
              <w:spacing w:beforeLines="50" w:before="120" w:afterLines="50" w:after="120"/>
              <w:jc w:val="center"/>
              <w:rPr>
                <w:rFonts w:ascii="Times New Roman" w:eastAsia="仿宋_GB2312" w:hAnsi="Times New Roman" w:cs="Times New Roman"/>
                <w:b/>
                <w:kern w:val="0"/>
                <w:sz w:val="18"/>
                <w:szCs w:val="16"/>
                <w:lang w:eastAsia="zh-CN"/>
              </w:rPr>
            </w:pPr>
            <w:r>
              <w:rPr>
                <w:rFonts w:ascii="Times New Roman" w:eastAsia="仿宋_GB2312" w:hAnsi="Times New Roman" w:cs="Times New Roman"/>
                <w:b/>
                <w:kern w:val="0"/>
                <w:sz w:val="18"/>
                <w:szCs w:val="16"/>
                <w:lang w:eastAsia="zh-CN"/>
              </w:rPr>
              <w:t>Chemical Name</w:t>
            </w:r>
          </w:p>
        </w:tc>
        <w:tc>
          <w:tcPr>
            <w:tcW w:w="1022" w:type="pct"/>
            <w:shd w:val="pct5" w:color="auto" w:fill="FFFFFF" w:themeFill="background1"/>
            <w:vAlign w:val="center"/>
          </w:tcPr>
          <w:p w14:paraId="5723B81F" w14:textId="77777777" w:rsidR="007617DE" w:rsidRDefault="00AE300B">
            <w:pPr>
              <w:spacing w:beforeLines="50" w:before="120" w:afterLines="50" w:after="120"/>
              <w:jc w:val="center"/>
              <w:rPr>
                <w:rFonts w:ascii="Times New Roman" w:eastAsia="仿宋_GB2312" w:hAnsi="Times New Roman" w:cs="Times New Roman"/>
                <w:b/>
                <w:kern w:val="0"/>
                <w:sz w:val="18"/>
                <w:szCs w:val="16"/>
                <w:lang w:eastAsia="zh-CN"/>
              </w:rPr>
            </w:pPr>
            <w:r>
              <w:rPr>
                <w:rFonts w:ascii="Times New Roman" w:eastAsia="仿宋_GB2312" w:hAnsi="Times New Roman" w:cs="Times New Roman"/>
                <w:b/>
                <w:kern w:val="0"/>
                <w:sz w:val="18"/>
                <w:szCs w:val="16"/>
                <w:lang w:eastAsia="zh-CN"/>
              </w:rPr>
              <w:t>Customer Material Code</w:t>
            </w:r>
          </w:p>
        </w:tc>
        <w:tc>
          <w:tcPr>
            <w:tcW w:w="679" w:type="pct"/>
            <w:shd w:val="pct5" w:color="auto" w:fill="FFFFFF" w:themeFill="background1"/>
            <w:vAlign w:val="center"/>
          </w:tcPr>
          <w:p w14:paraId="105B626B" w14:textId="77777777" w:rsidR="007617DE" w:rsidRDefault="00AE300B">
            <w:pPr>
              <w:spacing w:beforeLines="50" w:before="120" w:afterLines="50" w:after="120"/>
              <w:jc w:val="center"/>
              <w:rPr>
                <w:rFonts w:ascii="Times New Roman" w:eastAsia="仿宋_GB2312" w:hAnsi="Times New Roman" w:cs="Times New Roman"/>
                <w:b/>
                <w:kern w:val="0"/>
                <w:sz w:val="18"/>
                <w:szCs w:val="16"/>
                <w:lang w:eastAsia="zh-CN"/>
              </w:rPr>
            </w:pPr>
            <w:proofErr w:type="spellStart"/>
            <w:r>
              <w:rPr>
                <w:rFonts w:ascii="Times New Roman" w:eastAsia="仿宋_GB2312" w:hAnsi="Times New Roman" w:cs="Times New Roman"/>
                <w:b/>
                <w:kern w:val="0"/>
                <w:sz w:val="18"/>
                <w:szCs w:val="16"/>
                <w:lang w:eastAsia="zh-CN"/>
              </w:rPr>
              <w:t>Asymchem</w:t>
            </w:r>
            <w:proofErr w:type="spellEnd"/>
            <w:r>
              <w:rPr>
                <w:rFonts w:ascii="Times New Roman" w:eastAsia="仿宋_GB2312" w:hAnsi="Times New Roman" w:cs="Times New Roman"/>
                <w:b/>
                <w:kern w:val="0"/>
                <w:sz w:val="18"/>
                <w:szCs w:val="16"/>
                <w:lang w:eastAsia="zh-CN"/>
              </w:rPr>
              <w:t xml:space="preserve"> Code</w:t>
            </w:r>
          </w:p>
        </w:tc>
      </w:tr>
      <w:tr w:rsidR="007617DE" w14:paraId="3B1B2BB6" w14:textId="77777777">
        <w:trPr>
          <w:trHeight w:val="397"/>
          <w:jc w:val="center"/>
          <w:del w:id="458" w:author="Xuning Wei12232" w:date="2026-10-17T18:46:00Z"/>
        </w:trPr>
        <w:tc>
          <w:tcPr>
            <w:tcW w:w="390" w:type="pct"/>
          </w:tcPr>
          <w:p w14:paraId="26C897C8" w14:textId="77777777" w:rsidR="007617DE" w:rsidRPr="007617DE" w:rsidRDefault="00AE300B">
            <w:pPr>
              <w:spacing w:beforeLines="50" w:before="120" w:afterLines="50" w:after="120"/>
              <w:jc w:val="center"/>
              <w:rPr>
                <w:del w:id="459" w:author="Xuning Wei12232" w:date="2026-10-17T18:46:00Z"/>
                <w:rFonts w:ascii="Times New Roman" w:eastAsia="仿宋_GB2312" w:hAnsi="Times New Roman" w:cs="Times New Roman"/>
                <w:bCs w:val="0"/>
                <w:sz w:val="18"/>
                <w:szCs w:val="18"/>
                <w:lang w:eastAsia="zh-CN"/>
                <w:rPrChange w:id="460" w:author="Xuning Wei12232" w:date="2026-10-24T11:11:00Z">
                  <w:rPr>
                    <w:del w:id="461" w:author="Xuning Wei12232" w:date="2026-10-17T18:46:00Z"/>
                    <w:rFonts w:ascii="Times New Roman" w:eastAsia="仿宋_GB2312" w:hAnsi="Times New Roman" w:cs="Times New Roman"/>
                    <w:bCs w:val="0"/>
                    <w:color w:val="0000FF"/>
                    <w:sz w:val="18"/>
                    <w:szCs w:val="18"/>
                    <w:lang w:eastAsia="zh-CN"/>
                  </w:rPr>
                </w:rPrChange>
              </w:rPr>
            </w:pPr>
            <w:del w:id="462" w:author="Xuning Wei12232" w:date="2026-10-17T18:46:00Z">
              <w:r>
                <w:rPr>
                  <w:rFonts w:ascii="Times New Roman" w:eastAsia="仿宋_GB2312" w:hAnsi="Times New Roman" w:cs="Times New Roman"/>
                  <w:bCs w:val="0"/>
                  <w:sz w:val="18"/>
                  <w:szCs w:val="18"/>
                  <w:lang w:eastAsia="zh-CN"/>
                  <w:rPrChange w:id="463" w:author="Xuning Wei12232" w:date="2026-10-24T11:11:00Z">
                    <w:rPr>
                      <w:rFonts w:ascii="Times New Roman" w:eastAsia="仿宋_GB2312" w:hAnsi="Times New Roman" w:cs="Times New Roman"/>
                      <w:bCs w:val="0"/>
                      <w:color w:val="0000FF"/>
                      <w:sz w:val="18"/>
                      <w:szCs w:val="18"/>
                      <w:lang w:eastAsia="zh-CN"/>
                    </w:rPr>
                  </w:rPrChange>
                </w:rPr>
                <w:delText>1</w:delText>
              </w:r>
            </w:del>
          </w:p>
        </w:tc>
        <w:tc>
          <w:tcPr>
            <w:tcW w:w="943" w:type="pct"/>
            <w:vAlign w:val="center"/>
          </w:tcPr>
          <w:p w14:paraId="78738DB9" w14:textId="77777777" w:rsidR="007617DE" w:rsidRPr="007617DE" w:rsidRDefault="00AE300B">
            <w:pPr>
              <w:spacing w:beforeLines="50" w:before="120" w:afterLines="50" w:after="120"/>
              <w:jc w:val="center"/>
              <w:rPr>
                <w:del w:id="464" w:author="Xuning Wei12232" w:date="2026-10-17T18:46:00Z"/>
                <w:rFonts w:ascii="Times New Roman" w:eastAsia="仿宋_GB2312" w:hAnsi="Times New Roman" w:cs="Times New Roman"/>
                <w:sz w:val="18"/>
                <w:szCs w:val="18"/>
                <w:lang w:eastAsia="zh-CN"/>
                <w:rPrChange w:id="465" w:author="Xuning Wei12232" w:date="2026-10-24T11:11:00Z">
                  <w:rPr>
                    <w:del w:id="466" w:author="Xuning Wei12232" w:date="2026-10-17T18:46:00Z"/>
                    <w:rFonts w:ascii="Times New Roman" w:eastAsia="仿宋_GB2312" w:hAnsi="Times New Roman" w:cs="Times New Roman"/>
                    <w:color w:val="0000FF"/>
                    <w:sz w:val="18"/>
                    <w:szCs w:val="18"/>
                    <w:lang w:eastAsia="zh-CN"/>
                  </w:rPr>
                </w:rPrChange>
              </w:rPr>
            </w:pPr>
            <w:del w:id="467" w:author="Xuning Wei12232" w:date="2026-10-17T18:46:00Z">
              <w:r>
                <w:rPr>
                  <w:rFonts w:ascii="Times New Roman" w:eastAsia="仿宋_GB2312" w:hAnsi="Times New Roman" w:cs="Times New Roman"/>
                  <w:sz w:val="18"/>
                  <w:szCs w:val="18"/>
                  <w:lang w:eastAsia="zh-CN"/>
                </w:rPr>
                <w:delText>RSM</w:delText>
              </w:r>
            </w:del>
          </w:p>
        </w:tc>
        <w:tc>
          <w:tcPr>
            <w:tcW w:w="1965" w:type="pct"/>
            <w:vAlign w:val="center"/>
          </w:tcPr>
          <w:p w14:paraId="0410E9A6" w14:textId="77777777" w:rsidR="007617DE" w:rsidRPr="007617DE" w:rsidRDefault="00AE300B">
            <w:pPr>
              <w:spacing w:beforeLines="50" w:before="120" w:afterLines="50" w:after="120"/>
              <w:jc w:val="center"/>
              <w:rPr>
                <w:del w:id="468" w:author="Xuning Wei12232" w:date="2026-10-17T18:46:00Z"/>
                <w:rFonts w:ascii="Times New Roman" w:eastAsia="仿宋_GB2312" w:hAnsi="Times New Roman" w:cs="Times New Roman"/>
                <w:sz w:val="18"/>
                <w:szCs w:val="16"/>
                <w:lang w:eastAsia="zh-CN"/>
                <w:rPrChange w:id="469" w:author="Xuning Wei12232" w:date="2026-10-24T11:11:00Z">
                  <w:rPr>
                    <w:del w:id="470" w:author="Xuning Wei12232" w:date="2026-10-17T18:46:00Z"/>
                    <w:rFonts w:ascii="Times New Roman" w:eastAsia="仿宋_GB2312" w:hAnsi="Times New Roman" w:cs="Times New Roman"/>
                    <w:color w:val="0000FF"/>
                    <w:sz w:val="18"/>
                    <w:szCs w:val="16"/>
                    <w:lang w:eastAsia="zh-CN"/>
                  </w:rPr>
                </w:rPrChange>
              </w:rPr>
            </w:pPr>
            <w:del w:id="471" w:author="Xuning Wei12232" w:date="2026-10-17T18:46:00Z">
              <w:r>
                <w:rPr>
                  <w:rFonts w:ascii="Times New Roman" w:eastAsia="仿宋_GB2312" w:hAnsi="Times New Roman" w:cs="Times New Roman"/>
                  <w:sz w:val="18"/>
                  <w:szCs w:val="18"/>
                  <w:lang w:eastAsia="zh-CN"/>
                  <w:rPrChange w:id="472" w:author="Xuning Wei12232" w:date="2026-10-24T11:11:00Z">
                    <w:rPr>
                      <w:rFonts w:ascii="Times New Roman" w:eastAsia="仿宋_GB2312" w:hAnsi="Times New Roman" w:cs="Times New Roman"/>
                      <w:color w:val="0000FF"/>
                      <w:sz w:val="18"/>
                      <w:szCs w:val="18"/>
                      <w:lang w:eastAsia="zh-CN"/>
                    </w:rPr>
                  </w:rPrChange>
                </w:rPr>
                <w:delText>2-CTC resin</w:delText>
              </w:r>
            </w:del>
          </w:p>
        </w:tc>
        <w:tc>
          <w:tcPr>
            <w:tcW w:w="1022" w:type="pct"/>
          </w:tcPr>
          <w:p w14:paraId="17E0271A" w14:textId="77777777" w:rsidR="007617DE" w:rsidRPr="007617DE" w:rsidRDefault="00AE300B">
            <w:pPr>
              <w:spacing w:beforeLines="50" w:before="120" w:afterLines="50" w:after="120"/>
              <w:jc w:val="center"/>
              <w:rPr>
                <w:del w:id="473" w:author="Xuning Wei12232" w:date="2026-10-17T18:46:00Z"/>
                <w:rFonts w:ascii="Times New Roman" w:eastAsia="仿宋_GB2312" w:hAnsi="Times New Roman" w:cs="Times New Roman"/>
                <w:bCs w:val="0"/>
                <w:sz w:val="18"/>
                <w:szCs w:val="16"/>
                <w:lang w:eastAsia="zh-CN"/>
                <w:rPrChange w:id="474" w:author="Xuning Wei12232" w:date="2026-10-24T11:11:00Z">
                  <w:rPr>
                    <w:del w:id="475" w:author="Xuning Wei12232" w:date="2026-10-17T18:46:00Z"/>
                    <w:rFonts w:ascii="Times New Roman" w:eastAsia="仿宋_GB2312" w:hAnsi="Times New Roman" w:cs="Times New Roman"/>
                    <w:bCs w:val="0"/>
                    <w:color w:val="0000FF"/>
                    <w:sz w:val="18"/>
                    <w:szCs w:val="16"/>
                    <w:lang w:eastAsia="zh-CN"/>
                  </w:rPr>
                </w:rPrChange>
              </w:rPr>
            </w:pPr>
            <w:del w:id="476" w:author="Xuning Wei12232" w:date="2026-10-17T18:46:00Z">
              <w:r>
                <w:rPr>
                  <w:rFonts w:ascii="Times New Roman" w:eastAsia="仿宋_GB2312" w:hAnsi="Times New Roman" w:cs="Times New Roman"/>
                  <w:bCs w:val="0"/>
                  <w:sz w:val="18"/>
                  <w:szCs w:val="16"/>
                  <w:lang w:eastAsia="zh-CN"/>
                  <w:rPrChange w:id="477" w:author="Xuning Wei12232" w:date="2026-10-24T11:11:00Z">
                    <w:rPr>
                      <w:rFonts w:ascii="Times New Roman" w:eastAsia="仿宋_GB2312" w:hAnsi="Times New Roman" w:cs="Times New Roman"/>
                      <w:bCs w:val="0"/>
                      <w:color w:val="0000FF"/>
                      <w:sz w:val="18"/>
                      <w:szCs w:val="16"/>
                      <w:lang w:eastAsia="zh-CN"/>
                    </w:rPr>
                  </w:rPrChange>
                </w:rPr>
                <w:delText>N/A</w:delText>
              </w:r>
            </w:del>
          </w:p>
        </w:tc>
        <w:tc>
          <w:tcPr>
            <w:tcW w:w="679" w:type="pct"/>
            <w:vAlign w:val="center"/>
          </w:tcPr>
          <w:p w14:paraId="0D48C0DA" w14:textId="77777777" w:rsidR="007617DE" w:rsidRPr="007617DE" w:rsidRDefault="00AE300B">
            <w:pPr>
              <w:spacing w:beforeLines="50" w:before="120" w:afterLines="50" w:after="120"/>
              <w:jc w:val="center"/>
              <w:rPr>
                <w:del w:id="478" w:author="Xuning Wei12232" w:date="2026-10-17T18:46:00Z"/>
                <w:rFonts w:ascii="Times New Roman" w:eastAsia="FangSong" w:hAnsi="Times New Roman" w:cs="Times New Roman"/>
                <w:kern w:val="0"/>
                <w:sz w:val="18"/>
                <w:szCs w:val="18"/>
                <w:lang w:eastAsia="zh-CN"/>
                <w:rPrChange w:id="479" w:author="Xuning Wei12232" w:date="2026-10-24T11:11:00Z">
                  <w:rPr>
                    <w:del w:id="480" w:author="Xuning Wei12232" w:date="2026-10-17T18:46:00Z"/>
                    <w:rFonts w:ascii="Times New Roman" w:eastAsia="FangSong" w:hAnsi="Times New Roman" w:cs="Times New Roman"/>
                    <w:color w:val="0000FF"/>
                    <w:kern w:val="0"/>
                    <w:sz w:val="18"/>
                    <w:szCs w:val="18"/>
                    <w:lang w:eastAsia="zh-CN"/>
                  </w:rPr>
                </w:rPrChange>
              </w:rPr>
            </w:pPr>
            <w:del w:id="481" w:author="Xuning Wei12232" w:date="2026-10-17T18:46:00Z">
              <w:r>
                <w:rPr>
                  <w:rFonts w:ascii="Times New Roman" w:eastAsia="FangSong" w:hAnsi="Times New Roman" w:cs="Times New Roman"/>
                  <w:kern w:val="0"/>
                  <w:sz w:val="18"/>
                  <w:szCs w:val="18"/>
                  <w:lang w:eastAsia="zh-CN"/>
                  <w:rPrChange w:id="482" w:author="Xuning Wei12232" w:date="2026-10-24T11:11:00Z">
                    <w:rPr>
                      <w:rFonts w:ascii="Times New Roman" w:eastAsia="FangSong" w:hAnsi="Times New Roman" w:cs="Times New Roman"/>
                      <w:color w:val="0000FF"/>
                      <w:kern w:val="0"/>
                      <w:sz w:val="18"/>
                      <w:szCs w:val="18"/>
                      <w:lang w:eastAsia="zh-CN"/>
                    </w:rPr>
                  </w:rPrChange>
                </w:rPr>
                <w:delText>YL005205</w:delText>
              </w:r>
            </w:del>
          </w:p>
        </w:tc>
      </w:tr>
      <w:tr w:rsidR="007617DE" w14:paraId="7E6835B2" w14:textId="77777777">
        <w:trPr>
          <w:trHeight w:val="397"/>
          <w:jc w:val="center"/>
        </w:trPr>
        <w:tc>
          <w:tcPr>
            <w:tcW w:w="390" w:type="pct"/>
          </w:tcPr>
          <w:p w14:paraId="1C68A7A8"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48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84"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5F496E5"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485"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434DB83E"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486"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487"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488"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489" w:author="Xuning Wei12232" w:date="2026-10-24T11:11:00Z">
                  <w:rPr>
                    <w:rFonts w:ascii="Times New Roman" w:eastAsia="仿宋_GB2312" w:hAnsi="Times New Roman" w:cs="Times New Roman"/>
                    <w:color w:val="0000FF"/>
                    <w:sz w:val="18"/>
                    <w:szCs w:val="18"/>
                    <w:lang w:eastAsia="zh-CN"/>
                  </w:rPr>
                </w:rPrChange>
              </w:rPr>
              <w:t>Gly</w:t>
            </w:r>
            <w:proofErr w:type="spellEnd"/>
            <w:r>
              <w:rPr>
                <w:rFonts w:ascii="Times New Roman" w:eastAsia="仿宋_GB2312" w:hAnsi="Times New Roman" w:cs="Times New Roman"/>
                <w:sz w:val="18"/>
                <w:szCs w:val="18"/>
                <w:lang w:eastAsia="zh-CN"/>
                <w:rPrChange w:id="490"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17A1EF7A"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491"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492"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3A6CE3B4"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493" w:author="Xuning Wei12232" w:date="2026-10-24T11:11:00Z">
                  <w:rPr>
                    <w:rFonts w:ascii="Times New Roman" w:eastAsia="仿宋_GB2312" w:hAnsi="Times New Roman" w:cs="Times New Roman"/>
                    <w:color w:val="0000FF"/>
                    <w:sz w:val="18"/>
                    <w:szCs w:val="16"/>
                    <w:lang w:eastAsia="zh-CN"/>
                  </w:rPr>
                </w:rPrChange>
              </w:rPr>
            </w:pPr>
            <w:ins w:id="494" w:author="Xuning Wei12232" w:date="2026-10-15T14:48:00Z">
              <w:r>
                <w:rPr>
                  <w:rFonts w:ascii="Times New Roman" w:eastAsia="FangSong" w:hAnsi="Times New Roman" w:cs="Times New Roman"/>
                  <w:kern w:val="0"/>
                  <w:sz w:val="18"/>
                  <w:szCs w:val="18"/>
                  <w:lang w:eastAsia="zh-CN"/>
                  <w:rPrChange w:id="495"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496" w:author="Xuning Wei12232" w:date="2026-10-24T11:11:00Z">
                  <w:rPr>
                    <w:rFonts w:ascii="Times New Roman" w:eastAsia="FangSong" w:hAnsi="Times New Roman" w:cs="Times New Roman"/>
                    <w:color w:val="0000FF"/>
                    <w:kern w:val="0"/>
                    <w:sz w:val="18"/>
                    <w:szCs w:val="18"/>
                    <w:lang w:eastAsia="zh-CN"/>
                  </w:rPr>
                </w:rPrChange>
              </w:rPr>
              <w:t>138200</w:t>
            </w:r>
          </w:p>
        </w:tc>
      </w:tr>
      <w:tr w:rsidR="007617DE" w14:paraId="1C0FDDE4" w14:textId="77777777">
        <w:trPr>
          <w:trHeight w:val="397"/>
          <w:jc w:val="center"/>
        </w:trPr>
        <w:tc>
          <w:tcPr>
            <w:tcW w:w="390" w:type="pct"/>
          </w:tcPr>
          <w:p w14:paraId="7EE0EE8A"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497"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498"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162C0E29"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499"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3327EF45"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00"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01"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02"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503" w:author="Xuning Wei12232" w:date="2026-10-24T11:11:00Z">
                  <w:rPr>
                    <w:rFonts w:ascii="Times New Roman" w:eastAsia="仿宋_GB2312" w:hAnsi="Times New Roman" w:cs="Times New Roman"/>
                    <w:color w:val="0000FF"/>
                    <w:sz w:val="18"/>
                    <w:szCs w:val="18"/>
                    <w:lang w:eastAsia="zh-CN"/>
                  </w:rPr>
                </w:rPrChange>
              </w:rPr>
              <w:t>Phe</w:t>
            </w:r>
            <w:proofErr w:type="spellEnd"/>
            <w:r>
              <w:rPr>
                <w:rFonts w:ascii="Times New Roman" w:eastAsia="仿宋_GB2312" w:hAnsi="Times New Roman" w:cs="Times New Roman"/>
                <w:sz w:val="18"/>
                <w:szCs w:val="18"/>
                <w:lang w:eastAsia="zh-CN"/>
                <w:rPrChange w:id="504"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1E1302A2"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05"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06"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A58CF26"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07" w:author="Xuning Wei12232" w:date="2026-10-24T11:11:00Z">
                  <w:rPr>
                    <w:rFonts w:ascii="Times New Roman" w:eastAsia="仿宋_GB2312" w:hAnsi="Times New Roman" w:cs="Times New Roman"/>
                    <w:color w:val="0000FF"/>
                    <w:sz w:val="18"/>
                    <w:szCs w:val="16"/>
                    <w:lang w:eastAsia="zh-CN"/>
                  </w:rPr>
                </w:rPrChange>
              </w:rPr>
            </w:pPr>
            <w:ins w:id="508" w:author="Xuning Wei12232" w:date="2026-10-15T14:48:00Z">
              <w:r>
                <w:rPr>
                  <w:rFonts w:ascii="Times New Roman" w:eastAsia="FangSong" w:hAnsi="Times New Roman" w:cs="Times New Roman"/>
                  <w:kern w:val="0"/>
                  <w:sz w:val="18"/>
                  <w:szCs w:val="18"/>
                  <w:lang w:eastAsia="zh-CN"/>
                  <w:rPrChange w:id="509"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10" w:author="Xuning Wei12232" w:date="2026-10-24T11:11:00Z">
                  <w:rPr>
                    <w:rFonts w:ascii="Times New Roman" w:eastAsia="FangSong" w:hAnsi="Times New Roman" w:cs="Times New Roman"/>
                    <w:color w:val="0000FF"/>
                    <w:kern w:val="0"/>
                    <w:sz w:val="18"/>
                    <w:szCs w:val="18"/>
                    <w:lang w:eastAsia="zh-CN"/>
                  </w:rPr>
                </w:rPrChange>
              </w:rPr>
              <w:t>138203</w:t>
            </w:r>
          </w:p>
        </w:tc>
      </w:tr>
      <w:tr w:rsidR="007617DE" w14:paraId="38C8B6C5" w14:textId="77777777">
        <w:trPr>
          <w:trHeight w:val="397"/>
          <w:jc w:val="center"/>
        </w:trPr>
        <w:tc>
          <w:tcPr>
            <w:tcW w:w="390" w:type="pct"/>
          </w:tcPr>
          <w:p w14:paraId="27C03BB0"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11"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12"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14BE89D6"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1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6CBA816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14"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15"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16" w:author="Xuning Wei12232" w:date="2026-10-24T11:11:00Z">
                  <w:rPr>
                    <w:rFonts w:ascii="Times New Roman" w:eastAsia="仿宋_GB2312" w:hAnsi="Times New Roman" w:cs="Times New Roman"/>
                    <w:color w:val="0000FF"/>
                    <w:sz w:val="18"/>
                    <w:szCs w:val="18"/>
                    <w:lang w:eastAsia="zh-CN"/>
                  </w:rPr>
                </w:rPrChange>
              </w:rPr>
              <w:t>-L-N-Me-</w:t>
            </w:r>
            <w:proofErr w:type="spellStart"/>
            <w:r>
              <w:rPr>
                <w:rFonts w:ascii="Times New Roman" w:eastAsia="仿宋_GB2312" w:hAnsi="Times New Roman" w:cs="Times New Roman"/>
                <w:sz w:val="18"/>
                <w:szCs w:val="18"/>
                <w:lang w:eastAsia="zh-CN"/>
                <w:rPrChange w:id="517" w:author="Xuning Wei12232" w:date="2026-10-24T11:11:00Z">
                  <w:rPr>
                    <w:rFonts w:ascii="Times New Roman" w:eastAsia="仿宋_GB2312" w:hAnsi="Times New Roman" w:cs="Times New Roman"/>
                    <w:color w:val="0000FF"/>
                    <w:sz w:val="18"/>
                    <w:szCs w:val="18"/>
                    <w:lang w:eastAsia="zh-CN"/>
                  </w:rPr>
                </w:rPrChange>
              </w:rPr>
              <w:t>Asn</w:t>
            </w:r>
            <w:proofErr w:type="spellEnd"/>
            <w:r>
              <w:rPr>
                <w:rFonts w:ascii="Times New Roman" w:eastAsia="仿宋_GB2312" w:hAnsi="Times New Roman" w:cs="Times New Roman"/>
                <w:sz w:val="18"/>
                <w:szCs w:val="18"/>
                <w:lang w:eastAsia="zh-CN"/>
                <w:rPrChange w:id="518"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519" w:author="Xuning Wei12232" w:date="2026-10-24T11:11:00Z">
                  <w:rPr>
                    <w:rFonts w:ascii="Times New Roman" w:eastAsia="仿宋_GB2312" w:hAnsi="Times New Roman" w:cs="Times New Roman"/>
                    <w:color w:val="0000FF"/>
                    <w:sz w:val="18"/>
                    <w:szCs w:val="18"/>
                    <w:lang w:eastAsia="zh-CN"/>
                  </w:rPr>
                </w:rPrChange>
              </w:rPr>
              <w:t>Trt</w:t>
            </w:r>
            <w:proofErr w:type="spellEnd"/>
            <w:r>
              <w:rPr>
                <w:rFonts w:ascii="Times New Roman" w:eastAsia="仿宋_GB2312" w:hAnsi="Times New Roman" w:cs="Times New Roman"/>
                <w:sz w:val="18"/>
                <w:szCs w:val="18"/>
                <w:lang w:eastAsia="zh-CN"/>
                <w:rPrChange w:id="520"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4A022747"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21"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22"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4FA99BBE"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23" w:author="Xuning Wei12232" w:date="2026-10-24T11:11:00Z">
                  <w:rPr>
                    <w:rFonts w:ascii="Times New Roman" w:eastAsia="仿宋_GB2312" w:hAnsi="Times New Roman" w:cs="Times New Roman"/>
                    <w:color w:val="0000FF"/>
                    <w:sz w:val="18"/>
                    <w:szCs w:val="16"/>
                    <w:lang w:eastAsia="zh-CN"/>
                  </w:rPr>
                </w:rPrChange>
              </w:rPr>
            </w:pPr>
            <w:ins w:id="524" w:author="Xuning Wei12232" w:date="2026-10-15T14:48:00Z">
              <w:r>
                <w:rPr>
                  <w:rFonts w:ascii="Times New Roman" w:eastAsia="FangSong" w:hAnsi="Times New Roman" w:cs="Times New Roman"/>
                  <w:kern w:val="0"/>
                  <w:sz w:val="18"/>
                  <w:szCs w:val="18"/>
                  <w:lang w:eastAsia="zh-CN"/>
                  <w:rPrChange w:id="525"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26" w:author="Xuning Wei12232" w:date="2026-10-24T11:11:00Z">
                  <w:rPr>
                    <w:rFonts w:ascii="Times New Roman" w:eastAsia="FangSong" w:hAnsi="Times New Roman" w:cs="Times New Roman"/>
                    <w:color w:val="0000FF"/>
                    <w:kern w:val="0"/>
                    <w:sz w:val="18"/>
                    <w:szCs w:val="18"/>
                    <w:lang w:eastAsia="zh-CN"/>
                  </w:rPr>
                </w:rPrChange>
              </w:rPr>
              <w:t>138520</w:t>
            </w:r>
          </w:p>
        </w:tc>
      </w:tr>
      <w:tr w:rsidR="007617DE" w14:paraId="125CD1ED" w14:textId="77777777">
        <w:trPr>
          <w:trHeight w:val="397"/>
          <w:jc w:val="center"/>
        </w:trPr>
        <w:tc>
          <w:tcPr>
            <w:tcW w:w="390" w:type="pct"/>
          </w:tcPr>
          <w:p w14:paraId="071868E1"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27"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28"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4E7C33E3"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29"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0DDF757E"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30"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31"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32"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533" w:author="Xuning Wei12232" w:date="2026-10-24T11:11:00Z">
                  <w:rPr>
                    <w:rFonts w:ascii="Times New Roman" w:eastAsia="仿宋_GB2312" w:hAnsi="Times New Roman" w:cs="Times New Roman"/>
                    <w:color w:val="0000FF"/>
                    <w:sz w:val="18"/>
                    <w:szCs w:val="18"/>
                    <w:lang w:eastAsia="zh-CN"/>
                  </w:rPr>
                </w:rPrChange>
              </w:rPr>
              <w:t>Asn</w:t>
            </w:r>
            <w:proofErr w:type="spellEnd"/>
            <w:r>
              <w:rPr>
                <w:rFonts w:ascii="Times New Roman" w:eastAsia="仿宋_GB2312" w:hAnsi="Times New Roman" w:cs="Times New Roman"/>
                <w:sz w:val="18"/>
                <w:szCs w:val="18"/>
                <w:lang w:eastAsia="zh-CN"/>
                <w:rPrChange w:id="534"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535" w:author="Xuning Wei12232" w:date="2026-10-24T11:11:00Z">
                  <w:rPr>
                    <w:rFonts w:ascii="Times New Roman" w:eastAsia="仿宋_GB2312" w:hAnsi="Times New Roman" w:cs="Times New Roman"/>
                    <w:color w:val="0000FF"/>
                    <w:sz w:val="18"/>
                    <w:szCs w:val="18"/>
                    <w:lang w:eastAsia="zh-CN"/>
                  </w:rPr>
                </w:rPrChange>
              </w:rPr>
              <w:t>Trt</w:t>
            </w:r>
            <w:proofErr w:type="spellEnd"/>
            <w:r>
              <w:rPr>
                <w:rFonts w:ascii="Times New Roman" w:eastAsia="仿宋_GB2312" w:hAnsi="Times New Roman" w:cs="Times New Roman"/>
                <w:sz w:val="18"/>
                <w:szCs w:val="18"/>
                <w:lang w:eastAsia="zh-CN"/>
                <w:rPrChange w:id="536"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50AB1713"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37"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38"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4EA1058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39" w:author="Xuning Wei12232" w:date="2026-10-24T11:11:00Z">
                  <w:rPr>
                    <w:rFonts w:ascii="Times New Roman" w:eastAsia="仿宋_GB2312" w:hAnsi="Times New Roman" w:cs="Times New Roman"/>
                    <w:color w:val="0000FF"/>
                    <w:sz w:val="18"/>
                    <w:szCs w:val="16"/>
                    <w:lang w:eastAsia="zh-CN"/>
                  </w:rPr>
                </w:rPrChange>
              </w:rPr>
            </w:pPr>
            <w:ins w:id="540" w:author="Xuning Wei12232" w:date="2026-10-15T14:48:00Z">
              <w:r>
                <w:rPr>
                  <w:rFonts w:ascii="Times New Roman" w:eastAsia="FangSong" w:hAnsi="Times New Roman" w:cs="Times New Roman"/>
                  <w:kern w:val="0"/>
                  <w:sz w:val="18"/>
                  <w:szCs w:val="18"/>
                  <w:lang w:eastAsia="zh-CN"/>
                  <w:rPrChange w:id="541"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42" w:author="Xuning Wei12232" w:date="2026-10-24T11:11:00Z">
                  <w:rPr>
                    <w:rFonts w:ascii="Times New Roman" w:eastAsia="FangSong" w:hAnsi="Times New Roman" w:cs="Times New Roman"/>
                    <w:color w:val="0000FF"/>
                    <w:kern w:val="0"/>
                    <w:sz w:val="18"/>
                    <w:szCs w:val="18"/>
                    <w:lang w:eastAsia="zh-CN"/>
                  </w:rPr>
                </w:rPrChange>
              </w:rPr>
              <w:t>138519</w:t>
            </w:r>
          </w:p>
        </w:tc>
      </w:tr>
      <w:tr w:rsidR="007617DE" w14:paraId="101A1AC0" w14:textId="77777777">
        <w:trPr>
          <w:trHeight w:val="397"/>
          <w:jc w:val="center"/>
        </w:trPr>
        <w:tc>
          <w:tcPr>
            <w:tcW w:w="390" w:type="pct"/>
          </w:tcPr>
          <w:p w14:paraId="0DEE1D15"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4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44"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02DE7A03"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val="sv-SE" w:eastAsia="zh-CN"/>
                <w:rPrChange w:id="545" w:author="Xuning Wei12232" w:date="2026-10-24T11:11:00Z">
                  <w:rPr>
                    <w:rFonts w:ascii="Times New Roman" w:eastAsia="仿宋_GB2312" w:hAnsi="Times New Roman" w:cs="Times New Roman"/>
                    <w:bCs w:val="0"/>
                    <w:color w:val="0000FF"/>
                    <w:sz w:val="18"/>
                    <w:szCs w:val="18"/>
                    <w:lang w:val="sv-SE" w:eastAsia="zh-CN"/>
                  </w:rPr>
                </w:rPrChange>
              </w:rPr>
            </w:pPr>
            <w:r>
              <w:rPr>
                <w:rFonts w:ascii="Times New Roman" w:eastAsia="仿宋_GB2312" w:hAnsi="Times New Roman" w:cs="Times New Roman"/>
                <w:sz w:val="18"/>
                <w:szCs w:val="18"/>
                <w:lang w:eastAsia="zh-CN"/>
              </w:rPr>
              <w:t>RSM</w:t>
            </w:r>
          </w:p>
        </w:tc>
        <w:tc>
          <w:tcPr>
            <w:tcW w:w="1965" w:type="pct"/>
            <w:vAlign w:val="center"/>
          </w:tcPr>
          <w:p w14:paraId="2BFB6E3A"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46"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val="sv-SE" w:eastAsia="zh-CN"/>
                <w:rPrChange w:id="547" w:author="Xuning Wei12232" w:date="2026-10-24T11:11:00Z">
                  <w:rPr>
                    <w:rFonts w:ascii="Times New Roman" w:eastAsia="仿宋_GB2312" w:hAnsi="Times New Roman" w:cs="Times New Roman"/>
                    <w:color w:val="0000FF"/>
                    <w:sz w:val="18"/>
                    <w:szCs w:val="18"/>
                    <w:lang w:val="sv-SE" w:eastAsia="zh-CN"/>
                  </w:rPr>
                </w:rPrChange>
              </w:rPr>
              <w:t>Fmoc-L-Ser(tBu)-OH</w:t>
            </w:r>
          </w:p>
        </w:tc>
        <w:tc>
          <w:tcPr>
            <w:tcW w:w="1022" w:type="pct"/>
          </w:tcPr>
          <w:p w14:paraId="67C07632"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48"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49"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D8345D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50" w:author="Xuning Wei12232" w:date="2026-10-24T11:11:00Z">
                  <w:rPr>
                    <w:rFonts w:ascii="Times New Roman" w:eastAsia="仿宋_GB2312" w:hAnsi="Times New Roman" w:cs="Times New Roman"/>
                    <w:color w:val="0000FF"/>
                    <w:sz w:val="18"/>
                    <w:szCs w:val="16"/>
                    <w:lang w:eastAsia="zh-CN"/>
                  </w:rPr>
                </w:rPrChange>
              </w:rPr>
            </w:pPr>
            <w:ins w:id="551" w:author="Xuning Wei12232" w:date="2026-10-15T14:48:00Z">
              <w:r>
                <w:rPr>
                  <w:rFonts w:ascii="Times New Roman" w:eastAsia="FangSong" w:hAnsi="Times New Roman" w:cs="Times New Roman"/>
                  <w:kern w:val="0"/>
                  <w:sz w:val="18"/>
                  <w:szCs w:val="18"/>
                  <w:lang w:eastAsia="zh-CN"/>
                  <w:rPrChange w:id="552"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53" w:author="Xuning Wei12232" w:date="2026-10-24T11:11:00Z">
                  <w:rPr>
                    <w:rFonts w:ascii="Times New Roman" w:eastAsia="FangSong" w:hAnsi="Times New Roman" w:cs="Times New Roman"/>
                    <w:color w:val="0000FF"/>
                    <w:kern w:val="0"/>
                    <w:sz w:val="18"/>
                    <w:szCs w:val="18"/>
                    <w:lang w:eastAsia="zh-CN"/>
                  </w:rPr>
                </w:rPrChange>
              </w:rPr>
              <w:t>132732</w:t>
            </w:r>
          </w:p>
        </w:tc>
      </w:tr>
      <w:tr w:rsidR="007617DE" w14:paraId="67564531" w14:textId="77777777">
        <w:trPr>
          <w:trHeight w:val="397"/>
          <w:jc w:val="center"/>
        </w:trPr>
        <w:tc>
          <w:tcPr>
            <w:tcW w:w="390" w:type="pct"/>
          </w:tcPr>
          <w:p w14:paraId="5480F797"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54"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55"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2A72C67"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56"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125F4F6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57"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58"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59"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560" w:author="Xuning Wei12232" w:date="2026-10-24T11:11:00Z">
                  <w:rPr>
                    <w:rFonts w:ascii="Times New Roman" w:eastAsia="仿宋_GB2312" w:hAnsi="Times New Roman" w:cs="Times New Roman"/>
                    <w:color w:val="0000FF"/>
                    <w:sz w:val="18"/>
                    <w:szCs w:val="18"/>
                    <w:lang w:eastAsia="zh-CN"/>
                  </w:rPr>
                </w:rPrChange>
              </w:rPr>
              <w:t>Arg</w:t>
            </w:r>
            <w:proofErr w:type="spellEnd"/>
            <w:r>
              <w:rPr>
                <w:rFonts w:ascii="Times New Roman" w:eastAsia="仿宋_GB2312" w:hAnsi="Times New Roman" w:cs="Times New Roman"/>
                <w:sz w:val="18"/>
                <w:szCs w:val="18"/>
                <w:lang w:eastAsia="zh-CN"/>
                <w:rPrChange w:id="561"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562" w:author="Xuning Wei12232" w:date="2026-10-24T11:11:00Z">
                  <w:rPr>
                    <w:rFonts w:ascii="Times New Roman" w:eastAsia="仿宋_GB2312" w:hAnsi="Times New Roman" w:cs="Times New Roman"/>
                    <w:color w:val="0000FF"/>
                    <w:sz w:val="18"/>
                    <w:szCs w:val="18"/>
                    <w:lang w:eastAsia="zh-CN"/>
                  </w:rPr>
                </w:rPrChange>
              </w:rPr>
              <w:t>Pbf</w:t>
            </w:r>
            <w:proofErr w:type="spellEnd"/>
            <w:r>
              <w:rPr>
                <w:rFonts w:ascii="Times New Roman" w:eastAsia="仿宋_GB2312" w:hAnsi="Times New Roman" w:cs="Times New Roman"/>
                <w:sz w:val="18"/>
                <w:szCs w:val="18"/>
                <w:lang w:eastAsia="zh-CN"/>
                <w:rPrChange w:id="563"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6D74D556"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64"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65"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36293EAD"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66" w:author="Xuning Wei12232" w:date="2026-10-24T11:11:00Z">
                  <w:rPr>
                    <w:rFonts w:ascii="Times New Roman" w:eastAsia="仿宋_GB2312" w:hAnsi="Times New Roman" w:cs="Times New Roman"/>
                    <w:color w:val="0000FF"/>
                    <w:sz w:val="18"/>
                    <w:szCs w:val="16"/>
                    <w:lang w:eastAsia="zh-CN"/>
                  </w:rPr>
                </w:rPrChange>
              </w:rPr>
            </w:pPr>
            <w:ins w:id="567" w:author="Xuning Wei12232" w:date="2026-10-15T14:48:00Z">
              <w:r>
                <w:rPr>
                  <w:rFonts w:ascii="Times New Roman" w:eastAsia="FangSong" w:hAnsi="Times New Roman" w:cs="Times New Roman"/>
                  <w:kern w:val="0"/>
                  <w:sz w:val="18"/>
                  <w:szCs w:val="18"/>
                  <w:lang w:eastAsia="zh-CN"/>
                  <w:rPrChange w:id="568"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69" w:author="Xuning Wei12232" w:date="2026-10-24T11:11:00Z">
                  <w:rPr>
                    <w:rFonts w:ascii="Times New Roman" w:eastAsia="FangSong" w:hAnsi="Times New Roman" w:cs="Times New Roman"/>
                    <w:color w:val="0000FF"/>
                    <w:kern w:val="0"/>
                    <w:sz w:val="18"/>
                    <w:szCs w:val="18"/>
                    <w:lang w:eastAsia="zh-CN"/>
                  </w:rPr>
                </w:rPrChange>
              </w:rPr>
              <w:t>138518</w:t>
            </w:r>
          </w:p>
        </w:tc>
      </w:tr>
      <w:tr w:rsidR="007617DE" w14:paraId="6830C630" w14:textId="77777777">
        <w:trPr>
          <w:trHeight w:val="397"/>
          <w:jc w:val="center"/>
        </w:trPr>
        <w:tc>
          <w:tcPr>
            <w:tcW w:w="390" w:type="pct"/>
          </w:tcPr>
          <w:p w14:paraId="73A95A8A"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70"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71"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430355FF"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7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7206E6D5"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73"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74"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75" w:author="Xuning Wei12232" w:date="2026-10-24T11:11:00Z">
                  <w:rPr>
                    <w:rFonts w:ascii="Times New Roman" w:eastAsia="仿宋_GB2312" w:hAnsi="Times New Roman" w:cs="Times New Roman"/>
                    <w:color w:val="0000FF"/>
                    <w:sz w:val="18"/>
                    <w:szCs w:val="18"/>
                    <w:lang w:eastAsia="zh-CN"/>
                  </w:rPr>
                </w:rPrChange>
              </w:rPr>
              <w:t>-L-Val-OH</w:t>
            </w:r>
          </w:p>
        </w:tc>
        <w:tc>
          <w:tcPr>
            <w:tcW w:w="1022" w:type="pct"/>
          </w:tcPr>
          <w:p w14:paraId="0DD2795C"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76"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77"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E867B3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78" w:author="Xuning Wei12232" w:date="2026-10-24T11:11:00Z">
                  <w:rPr>
                    <w:rFonts w:ascii="Times New Roman" w:eastAsia="仿宋_GB2312" w:hAnsi="Times New Roman" w:cs="Times New Roman"/>
                    <w:color w:val="0000FF"/>
                    <w:sz w:val="18"/>
                    <w:szCs w:val="16"/>
                    <w:lang w:eastAsia="zh-CN"/>
                  </w:rPr>
                </w:rPrChange>
              </w:rPr>
            </w:pPr>
            <w:ins w:id="579" w:author="Xuning Wei12232" w:date="2026-10-15T14:48:00Z">
              <w:r>
                <w:rPr>
                  <w:rFonts w:ascii="Times New Roman" w:eastAsia="FangSong" w:hAnsi="Times New Roman" w:cs="Times New Roman"/>
                  <w:kern w:val="0"/>
                  <w:sz w:val="18"/>
                  <w:szCs w:val="18"/>
                  <w:lang w:eastAsia="zh-CN"/>
                  <w:rPrChange w:id="580"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81" w:author="Xuning Wei12232" w:date="2026-10-24T11:11:00Z">
                  <w:rPr>
                    <w:rFonts w:ascii="Times New Roman" w:eastAsia="FangSong" w:hAnsi="Times New Roman" w:cs="Times New Roman"/>
                    <w:color w:val="0000FF"/>
                    <w:kern w:val="0"/>
                    <w:sz w:val="18"/>
                    <w:szCs w:val="18"/>
                    <w:lang w:eastAsia="zh-CN"/>
                  </w:rPr>
                </w:rPrChange>
              </w:rPr>
              <w:t>138202</w:t>
            </w:r>
          </w:p>
        </w:tc>
      </w:tr>
      <w:tr w:rsidR="007617DE" w14:paraId="2AFBABC8" w14:textId="77777777">
        <w:trPr>
          <w:trHeight w:val="397"/>
          <w:jc w:val="center"/>
        </w:trPr>
        <w:tc>
          <w:tcPr>
            <w:tcW w:w="390" w:type="pct"/>
          </w:tcPr>
          <w:p w14:paraId="323012E7"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8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83"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951FE3B"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84"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5993273A"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85"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586"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587"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588" w:author="Xuning Wei12232" w:date="2026-10-24T11:11:00Z">
                  <w:rPr>
                    <w:rFonts w:ascii="Times New Roman" w:eastAsia="仿宋_GB2312" w:hAnsi="Times New Roman" w:cs="Times New Roman"/>
                    <w:color w:val="0000FF"/>
                    <w:sz w:val="18"/>
                    <w:szCs w:val="18"/>
                    <w:lang w:eastAsia="zh-CN"/>
                  </w:rPr>
                </w:rPrChange>
              </w:rPr>
              <w:t>Leu</w:t>
            </w:r>
            <w:proofErr w:type="spellEnd"/>
            <w:r>
              <w:rPr>
                <w:rFonts w:ascii="Times New Roman" w:eastAsia="仿宋_GB2312" w:hAnsi="Times New Roman" w:cs="Times New Roman"/>
                <w:sz w:val="18"/>
                <w:szCs w:val="18"/>
                <w:lang w:eastAsia="zh-CN"/>
                <w:rPrChange w:id="589"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7D54B768"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590"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591"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360CFABB"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92" w:author="Xuning Wei12232" w:date="2026-10-24T11:11:00Z">
                  <w:rPr>
                    <w:rFonts w:ascii="Times New Roman" w:eastAsia="仿宋_GB2312" w:hAnsi="Times New Roman" w:cs="Times New Roman"/>
                    <w:color w:val="0000FF"/>
                    <w:sz w:val="18"/>
                    <w:szCs w:val="16"/>
                    <w:lang w:eastAsia="zh-CN"/>
                  </w:rPr>
                </w:rPrChange>
              </w:rPr>
            </w:pPr>
            <w:ins w:id="593" w:author="Xuning Wei12232" w:date="2026-10-15T14:48:00Z">
              <w:r>
                <w:rPr>
                  <w:rFonts w:ascii="Times New Roman" w:eastAsia="FangSong" w:hAnsi="Times New Roman" w:cs="Times New Roman"/>
                  <w:kern w:val="0"/>
                  <w:sz w:val="18"/>
                  <w:szCs w:val="18"/>
                  <w:lang w:eastAsia="zh-CN"/>
                  <w:rPrChange w:id="594"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595" w:author="Xuning Wei12232" w:date="2026-10-24T11:11:00Z">
                  <w:rPr>
                    <w:rFonts w:ascii="Times New Roman" w:eastAsia="FangSong" w:hAnsi="Times New Roman" w:cs="Times New Roman"/>
                    <w:color w:val="0000FF"/>
                    <w:kern w:val="0"/>
                    <w:sz w:val="18"/>
                    <w:szCs w:val="18"/>
                    <w:lang w:eastAsia="zh-CN"/>
                  </w:rPr>
                </w:rPrChange>
              </w:rPr>
              <w:t>138201</w:t>
            </w:r>
          </w:p>
        </w:tc>
      </w:tr>
      <w:tr w:rsidR="007617DE" w14:paraId="0C3A383A" w14:textId="77777777">
        <w:trPr>
          <w:trHeight w:val="397"/>
          <w:jc w:val="center"/>
        </w:trPr>
        <w:tc>
          <w:tcPr>
            <w:tcW w:w="390" w:type="pct"/>
          </w:tcPr>
          <w:p w14:paraId="13F9D4F3"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96"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597"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26B3814"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59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16535440"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599"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600"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601" w:author="Xuning Wei12232" w:date="2026-10-24T11:11:00Z">
                  <w:rPr>
                    <w:rFonts w:ascii="Times New Roman" w:eastAsia="仿宋_GB2312" w:hAnsi="Times New Roman" w:cs="Times New Roman"/>
                    <w:color w:val="0000FF"/>
                    <w:sz w:val="18"/>
                    <w:szCs w:val="18"/>
                    <w:lang w:eastAsia="zh-CN"/>
                  </w:rPr>
                </w:rPrChange>
              </w:rPr>
              <w:t>-L-α-Me-</w:t>
            </w:r>
            <w:proofErr w:type="spellStart"/>
            <w:r>
              <w:rPr>
                <w:rFonts w:ascii="Times New Roman" w:eastAsia="仿宋_GB2312" w:hAnsi="Times New Roman" w:cs="Times New Roman"/>
                <w:sz w:val="18"/>
                <w:szCs w:val="18"/>
                <w:lang w:eastAsia="zh-CN"/>
                <w:rPrChange w:id="602" w:author="Xuning Wei12232" w:date="2026-10-24T11:11:00Z">
                  <w:rPr>
                    <w:rFonts w:ascii="Times New Roman" w:eastAsia="仿宋_GB2312" w:hAnsi="Times New Roman" w:cs="Times New Roman"/>
                    <w:color w:val="0000FF"/>
                    <w:sz w:val="18"/>
                    <w:szCs w:val="18"/>
                    <w:lang w:eastAsia="zh-CN"/>
                  </w:rPr>
                </w:rPrChange>
              </w:rPr>
              <w:t>Phe</w:t>
            </w:r>
            <w:proofErr w:type="spellEnd"/>
            <w:r>
              <w:rPr>
                <w:rFonts w:ascii="Times New Roman" w:eastAsia="仿宋_GB2312" w:hAnsi="Times New Roman" w:cs="Times New Roman"/>
                <w:sz w:val="18"/>
                <w:szCs w:val="18"/>
                <w:lang w:eastAsia="zh-CN"/>
                <w:rPrChange w:id="603"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15D3CDD4"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604"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605"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798C08CA"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06" w:author="Xuning Wei12232" w:date="2026-10-24T11:11:00Z">
                  <w:rPr>
                    <w:rFonts w:ascii="Times New Roman" w:eastAsia="仿宋_GB2312" w:hAnsi="Times New Roman" w:cs="Times New Roman"/>
                    <w:color w:val="0000FF"/>
                    <w:sz w:val="18"/>
                    <w:szCs w:val="16"/>
                    <w:lang w:eastAsia="zh-CN"/>
                  </w:rPr>
                </w:rPrChange>
              </w:rPr>
            </w:pPr>
            <w:ins w:id="607" w:author="Xuning Wei12232" w:date="2026-10-15T14:49:00Z">
              <w:r>
                <w:rPr>
                  <w:rFonts w:ascii="Times New Roman" w:eastAsia="FangSong" w:hAnsi="Times New Roman" w:cs="Times New Roman"/>
                  <w:kern w:val="0"/>
                  <w:sz w:val="18"/>
                  <w:szCs w:val="18"/>
                  <w:lang w:eastAsia="zh-CN"/>
                  <w:rPrChange w:id="608"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609" w:author="Xuning Wei12232" w:date="2026-10-24T11:11:00Z">
                  <w:rPr>
                    <w:rFonts w:ascii="Times New Roman" w:eastAsia="FangSong" w:hAnsi="Times New Roman" w:cs="Times New Roman"/>
                    <w:color w:val="0000FF"/>
                    <w:kern w:val="0"/>
                    <w:sz w:val="18"/>
                    <w:szCs w:val="18"/>
                    <w:lang w:eastAsia="zh-CN"/>
                  </w:rPr>
                </w:rPrChange>
              </w:rPr>
              <w:t>138210</w:t>
            </w:r>
          </w:p>
        </w:tc>
      </w:tr>
      <w:tr w:rsidR="007617DE" w14:paraId="55A89E9F" w14:textId="77777777">
        <w:trPr>
          <w:trHeight w:val="397"/>
          <w:jc w:val="center"/>
        </w:trPr>
        <w:tc>
          <w:tcPr>
            <w:tcW w:w="390" w:type="pct"/>
          </w:tcPr>
          <w:p w14:paraId="308BD2E0"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610"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611"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7F25B1FD"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612"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642A3636"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13"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614"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615"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616" w:author="Xuning Wei12232" w:date="2026-10-24T11:11:00Z">
                  <w:rPr>
                    <w:rFonts w:ascii="Times New Roman" w:eastAsia="仿宋_GB2312" w:hAnsi="Times New Roman" w:cs="Times New Roman"/>
                    <w:color w:val="0000FF"/>
                    <w:sz w:val="18"/>
                    <w:szCs w:val="18"/>
                    <w:lang w:eastAsia="zh-CN"/>
                  </w:rPr>
                </w:rPrChange>
              </w:rPr>
              <w:t>Glu</w:t>
            </w:r>
            <w:proofErr w:type="spellEnd"/>
            <w:r>
              <w:rPr>
                <w:rFonts w:ascii="Times New Roman" w:eastAsia="仿宋_GB2312" w:hAnsi="Times New Roman" w:cs="Times New Roman"/>
                <w:sz w:val="18"/>
                <w:szCs w:val="18"/>
                <w:lang w:eastAsia="zh-CN"/>
                <w:rPrChange w:id="617"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618" w:author="Xuning Wei12232" w:date="2026-10-24T11:11:00Z">
                  <w:rPr>
                    <w:rFonts w:ascii="Times New Roman" w:eastAsia="仿宋_GB2312" w:hAnsi="Times New Roman" w:cs="Times New Roman"/>
                    <w:color w:val="0000FF"/>
                    <w:sz w:val="18"/>
                    <w:szCs w:val="18"/>
                    <w:lang w:eastAsia="zh-CN"/>
                  </w:rPr>
                </w:rPrChange>
              </w:rPr>
              <w:t>OtBu</w:t>
            </w:r>
            <w:proofErr w:type="spellEnd"/>
            <w:r>
              <w:rPr>
                <w:rFonts w:ascii="Times New Roman" w:eastAsia="仿宋_GB2312" w:hAnsi="Times New Roman" w:cs="Times New Roman"/>
                <w:sz w:val="18"/>
                <w:szCs w:val="18"/>
                <w:lang w:eastAsia="zh-CN"/>
                <w:rPrChange w:id="619" w:author="Xuning Wei12232" w:date="2026-10-24T11:11:00Z">
                  <w:rPr>
                    <w:rFonts w:ascii="Times New Roman" w:eastAsia="仿宋_GB2312" w:hAnsi="Times New Roman" w:cs="Times New Roman"/>
                    <w:color w:val="0000FF"/>
                    <w:sz w:val="18"/>
                    <w:szCs w:val="18"/>
                    <w:lang w:eastAsia="zh-CN"/>
                  </w:rPr>
                </w:rPrChange>
              </w:rPr>
              <w:t>)-OH·H</w:t>
            </w:r>
            <w:r>
              <w:rPr>
                <w:rFonts w:ascii="Times New Roman" w:eastAsia="仿宋_GB2312" w:hAnsi="Times New Roman" w:cs="Times New Roman"/>
                <w:sz w:val="18"/>
                <w:szCs w:val="18"/>
                <w:vertAlign w:val="subscript"/>
                <w:lang w:eastAsia="zh-CN"/>
                <w:rPrChange w:id="620" w:author="Xuning Wei12232" w:date="2026-10-24T11:11:00Z">
                  <w:rPr>
                    <w:rFonts w:ascii="Times New Roman" w:eastAsia="仿宋_GB2312" w:hAnsi="Times New Roman" w:cs="Times New Roman"/>
                    <w:color w:val="0000FF"/>
                    <w:sz w:val="18"/>
                    <w:szCs w:val="18"/>
                    <w:vertAlign w:val="subscript"/>
                    <w:lang w:eastAsia="zh-CN"/>
                  </w:rPr>
                </w:rPrChange>
              </w:rPr>
              <w:t>2</w:t>
            </w:r>
            <w:r>
              <w:rPr>
                <w:rFonts w:ascii="Times New Roman" w:eastAsia="仿宋_GB2312" w:hAnsi="Times New Roman" w:cs="Times New Roman"/>
                <w:sz w:val="18"/>
                <w:szCs w:val="18"/>
                <w:lang w:eastAsia="zh-CN"/>
                <w:rPrChange w:id="621" w:author="Xuning Wei12232" w:date="2026-10-24T11:11:00Z">
                  <w:rPr>
                    <w:rFonts w:ascii="Times New Roman" w:eastAsia="仿宋_GB2312" w:hAnsi="Times New Roman" w:cs="Times New Roman"/>
                    <w:color w:val="0000FF"/>
                    <w:sz w:val="18"/>
                    <w:szCs w:val="18"/>
                    <w:lang w:eastAsia="zh-CN"/>
                  </w:rPr>
                </w:rPrChange>
              </w:rPr>
              <w:t>O</w:t>
            </w:r>
          </w:p>
        </w:tc>
        <w:tc>
          <w:tcPr>
            <w:tcW w:w="1022" w:type="pct"/>
          </w:tcPr>
          <w:p w14:paraId="426EA6D6"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622"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623"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2A0324D4"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24" w:author="Xuning Wei12232" w:date="2026-10-24T11:11:00Z">
                  <w:rPr>
                    <w:rFonts w:ascii="Times New Roman" w:eastAsia="仿宋_GB2312" w:hAnsi="Times New Roman" w:cs="Times New Roman"/>
                    <w:color w:val="0000FF"/>
                    <w:sz w:val="18"/>
                    <w:szCs w:val="16"/>
                    <w:lang w:eastAsia="zh-CN"/>
                  </w:rPr>
                </w:rPrChange>
              </w:rPr>
            </w:pPr>
            <w:ins w:id="625" w:author="Xuning Wei12232" w:date="2026-10-15T14:49:00Z">
              <w:r>
                <w:rPr>
                  <w:rFonts w:ascii="Times New Roman" w:eastAsia="FangSong" w:hAnsi="Times New Roman" w:cs="Times New Roman"/>
                  <w:kern w:val="0"/>
                  <w:sz w:val="18"/>
                  <w:szCs w:val="18"/>
                  <w:lang w:eastAsia="zh-CN"/>
                  <w:rPrChange w:id="626"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627" w:author="Xuning Wei12232" w:date="2026-10-24T11:11:00Z">
                  <w:rPr>
                    <w:rFonts w:ascii="Times New Roman" w:eastAsia="FangSong" w:hAnsi="Times New Roman" w:cs="Times New Roman"/>
                    <w:color w:val="0000FF"/>
                    <w:kern w:val="0"/>
                    <w:sz w:val="18"/>
                    <w:szCs w:val="18"/>
                    <w:lang w:eastAsia="zh-CN"/>
                  </w:rPr>
                </w:rPrChange>
              </w:rPr>
              <w:t>138390</w:t>
            </w:r>
          </w:p>
        </w:tc>
      </w:tr>
      <w:tr w:rsidR="007617DE" w14:paraId="3A82DCEF" w14:textId="77777777">
        <w:trPr>
          <w:trHeight w:val="397"/>
          <w:jc w:val="center"/>
        </w:trPr>
        <w:tc>
          <w:tcPr>
            <w:tcW w:w="390" w:type="pct"/>
          </w:tcPr>
          <w:p w14:paraId="40DA3026"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628"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629"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0D75FB59"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val="sv-SE" w:eastAsia="zh-CN"/>
                <w:rPrChange w:id="630" w:author="Xuning Wei12232" w:date="2026-10-24T11:11:00Z">
                  <w:rPr>
                    <w:rFonts w:ascii="Times New Roman" w:eastAsia="仿宋_GB2312" w:hAnsi="Times New Roman" w:cs="Times New Roman"/>
                    <w:bCs w:val="0"/>
                    <w:color w:val="0000FF"/>
                    <w:sz w:val="18"/>
                    <w:szCs w:val="18"/>
                    <w:lang w:val="sv-SE" w:eastAsia="zh-CN"/>
                  </w:rPr>
                </w:rPrChange>
              </w:rPr>
            </w:pPr>
            <w:r>
              <w:rPr>
                <w:rFonts w:ascii="Times New Roman" w:eastAsia="仿宋_GB2312" w:hAnsi="Times New Roman" w:cs="Times New Roman"/>
                <w:sz w:val="18"/>
                <w:szCs w:val="18"/>
                <w:lang w:eastAsia="zh-CN"/>
              </w:rPr>
              <w:t>RSM</w:t>
            </w:r>
          </w:p>
        </w:tc>
        <w:tc>
          <w:tcPr>
            <w:tcW w:w="1965" w:type="pct"/>
            <w:vAlign w:val="center"/>
          </w:tcPr>
          <w:p w14:paraId="02383B22"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31" w:author="Xuning Wei12232" w:date="2026-10-24T11:11:00Z">
                  <w:rPr>
                    <w:rFonts w:ascii="Times New Roman" w:eastAsia="仿宋_GB2312" w:hAnsi="Times New Roman" w:cs="Times New Roman"/>
                    <w:color w:val="0000FF"/>
                    <w:sz w:val="18"/>
                    <w:szCs w:val="16"/>
                    <w:lang w:eastAsia="zh-CN"/>
                  </w:rPr>
                </w:rPrChange>
              </w:rPr>
            </w:pPr>
            <w:r>
              <w:rPr>
                <w:rFonts w:ascii="Times New Roman" w:eastAsia="仿宋_GB2312" w:hAnsi="Times New Roman" w:cs="Times New Roman"/>
                <w:sz w:val="18"/>
                <w:szCs w:val="18"/>
                <w:lang w:val="sv-SE" w:eastAsia="zh-CN"/>
                <w:rPrChange w:id="632" w:author="Xuning Wei12232" w:date="2026-10-24T11:11:00Z">
                  <w:rPr>
                    <w:rFonts w:ascii="Times New Roman" w:eastAsia="仿宋_GB2312" w:hAnsi="Times New Roman" w:cs="Times New Roman"/>
                    <w:color w:val="0000FF"/>
                    <w:sz w:val="18"/>
                    <w:szCs w:val="18"/>
                    <w:lang w:val="sv-SE" w:eastAsia="zh-CN"/>
                  </w:rPr>
                </w:rPrChange>
              </w:rPr>
              <w:t>Fmoc-L-Ala-OH·H</w:t>
            </w:r>
            <w:r>
              <w:rPr>
                <w:rFonts w:ascii="Times New Roman" w:eastAsia="仿宋_GB2312" w:hAnsi="Times New Roman" w:cs="Times New Roman"/>
                <w:sz w:val="18"/>
                <w:szCs w:val="18"/>
                <w:vertAlign w:val="subscript"/>
                <w:lang w:val="sv-SE" w:eastAsia="zh-CN"/>
                <w:rPrChange w:id="633" w:author="Xuning Wei12232" w:date="2026-10-24T11:11:00Z">
                  <w:rPr>
                    <w:rFonts w:ascii="Times New Roman" w:eastAsia="仿宋_GB2312" w:hAnsi="Times New Roman" w:cs="Times New Roman"/>
                    <w:color w:val="0000FF"/>
                    <w:sz w:val="18"/>
                    <w:szCs w:val="18"/>
                    <w:vertAlign w:val="subscript"/>
                    <w:lang w:val="sv-SE" w:eastAsia="zh-CN"/>
                  </w:rPr>
                </w:rPrChange>
              </w:rPr>
              <w:t>2</w:t>
            </w:r>
            <w:r>
              <w:rPr>
                <w:rFonts w:ascii="Times New Roman" w:eastAsia="仿宋_GB2312" w:hAnsi="Times New Roman" w:cs="Times New Roman"/>
                <w:sz w:val="18"/>
                <w:szCs w:val="18"/>
                <w:lang w:val="sv-SE" w:eastAsia="zh-CN"/>
                <w:rPrChange w:id="634" w:author="Xuning Wei12232" w:date="2026-10-24T11:11:00Z">
                  <w:rPr>
                    <w:rFonts w:ascii="Times New Roman" w:eastAsia="仿宋_GB2312" w:hAnsi="Times New Roman" w:cs="Times New Roman"/>
                    <w:color w:val="0000FF"/>
                    <w:sz w:val="18"/>
                    <w:szCs w:val="18"/>
                    <w:lang w:val="sv-SE" w:eastAsia="zh-CN"/>
                  </w:rPr>
                </w:rPrChange>
              </w:rPr>
              <w:t>O</w:t>
            </w:r>
          </w:p>
        </w:tc>
        <w:tc>
          <w:tcPr>
            <w:tcW w:w="1022" w:type="pct"/>
          </w:tcPr>
          <w:p w14:paraId="42414ADD"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635"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636"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DE1CD03"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37" w:author="Xuning Wei12232" w:date="2026-10-24T11:11:00Z">
                  <w:rPr>
                    <w:rFonts w:ascii="Times New Roman" w:eastAsia="仿宋_GB2312" w:hAnsi="Times New Roman" w:cs="Times New Roman"/>
                    <w:color w:val="0000FF"/>
                    <w:sz w:val="18"/>
                    <w:szCs w:val="16"/>
                    <w:lang w:eastAsia="zh-CN"/>
                  </w:rPr>
                </w:rPrChange>
              </w:rPr>
            </w:pPr>
            <w:ins w:id="638" w:author="Xuning Wei12232" w:date="2026-10-15T14:49:00Z">
              <w:r>
                <w:rPr>
                  <w:rFonts w:ascii="Times New Roman" w:eastAsia="FangSong" w:hAnsi="Times New Roman" w:cs="Times New Roman"/>
                  <w:kern w:val="0"/>
                  <w:sz w:val="18"/>
                  <w:szCs w:val="18"/>
                  <w:lang w:eastAsia="zh-CN"/>
                  <w:rPrChange w:id="639"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640" w:author="Xuning Wei12232" w:date="2026-10-24T11:11:00Z">
                  <w:rPr>
                    <w:rFonts w:ascii="Times New Roman" w:eastAsia="FangSong" w:hAnsi="Times New Roman" w:cs="Times New Roman"/>
                    <w:color w:val="0000FF"/>
                    <w:kern w:val="0"/>
                    <w:sz w:val="18"/>
                    <w:szCs w:val="18"/>
                    <w:lang w:eastAsia="zh-CN"/>
                  </w:rPr>
                </w:rPrChange>
              </w:rPr>
              <w:t>138204</w:t>
            </w:r>
          </w:p>
        </w:tc>
      </w:tr>
      <w:tr w:rsidR="007617DE" w14:paraId="39F22BFB" w14:textId="77777777">
        <w:trPr>
          <w:trHeight w:val="397"/>
          <w:jc w:val="center"/>
        </w:trPr>
        <w:tc>
          <w:tcPr>
            <w:tcW w:w="390" w:type="pct"/>
          </w:tcPr>
          <w:p w14:paraId="4962856E"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641"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bCs w:val="0"/>
                <w:sz w:val="18"/>
                <w:szCs w:val="18"/>
                <w:lang w:eastAsia="zh-CN"/>
                <w:rPrChange w:id="642" w:author="Xuning Wei12232" w:date="2026-10-24T11:11:00Z">
                  <w:rPr>
                    <w:rFonts w:ascii="Times New Roman" w:eastAsia="仿宋_GB2312" w:hAnsi="Times New Roman" w:cs="Times New Roman"/>
                    <w:bCs w:val="0"/>
                    <w:color w:val="0000FF"/>
                    <w:sz w:val="18"/>
                    <w:szCs w:val="18"/>
                    <w:lang w:eastAsia="zh-CN"/>
                  </w:rPr>
                </w:rPrChange>
              </w:rPr>
              <w:t>1</w:t>
            </w:r>
          </w:p>
        </w:tc>
        <w:tc>
          <w:tcPr>
            <w:tcW w:w="943" w:type="pct"/>
            <w:vAlign w:val="center"/>
          </w:tcPr>
          <w:p w14:paraId="63A5A72C"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8"/>
                <w:lang w:eastAsia="zh-CN"/>
                <w:rPrChange w:id="643" w:author="Xuning Wei12232" w:date="2026-10-24T11:11:00Z">
                  <w:rPr>
                    <w:rFonts w:ascii="Times New Roman" w:eastAsia="仿宋_GB2312" w:hAnsi="Times New Roman" w:cs="Times New Roman"/>
                    <w:bCs w:val="0"/>
                    <w:color w:val="0000FF"/>
                    <w:sz w:val="18"/>
                    <w:szCs w:val="18"/>
                    <w:lang w:eastAsia="zh-CN"/>
                  </w:rPr>
                </w:rPrChange>
              </w:rPr>
            </w:pPr>
            <w:r>
              <w:rPr>
                <w:rFonts w:ascii="Times New Roman" w:eastAsia="仿宋_GB2312" w:hAnsi="Times New Roman" w:cs="Times New Roman"/>
                <w:sz w:val="18"/>
                <w:szCs w:val="18"/>
                <w:lang w:eastAsia="zh-CN"/>
              </w:rPr>
              <w:t>RSM</w:t>
            </w:r>
          </w:p>
        </w:tc>
        <w:tc>
          <w:tcPr>
            <w:tcW w:w="1965" w:type="pct"/>
            <w:vAlign w:val="center"/>
          </w:tcPr>
          <w:p w14:paraId="650B377F"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44" w:author="Xuning Wei12232" w:date="2026-10-24T11:11:00Z">
                  <w:rPr>
                    <w:rFonts w:ascii="Times New Roman" w:eastAsia="仿宋_GB2312" w:hAnsi="Times New Roman" w:cs="Times New Roman"/>
                    <w:color w:val="0000FF"/>
                    <w:sz w:val="18"/>
                    <w:szCs w:val="16"/>
                    <w:lang w:eastAsia="zh-CN"/>
                  </w:rPr>
                </w:rPrChange>
              </w:rPr>
            </w:pPr>
            <w:proofErr w:type="spellStart"/>
            <w:r>
              <w:rPr>
                <w:rFonts w:ascii="Times New Roman" w:eastAsia="仿宋_GB2312" w:hAnsi="Times New Roman" w:cs="Times New Roman"/>
                <w:sz w:val="18"/>
                <w:szCs w:val="18"/>
                <w:lang w:eastAsia="zh-CN"/>
                <w:rPrChange w:id="645" w:author="Xuning Wei12232" w:date="2026-10-24T11:11:00Z">
                  <w:rPr>
                    <w:rFonts w:ascii="Times New Roman" w:eastAsia="仿宋_GB2312" w:hAnsi="Times New Roman" w:cs="Times New Roman"/>
                    <w:color w:val="0000FF"/>
                    <w:sz w:val="18"/>
                    <w:szCs w:val="18"/>
                    <w:lang w:eastAsia="zh-CN"/>
                  </w:rPr>
                </w:rPrChange>
              </w:rPr>
              <w:t>Fmoc</w:t>
            </w:r>
            <w:proofErr w:type="spellEnd"/>
            <w:r>
              <w:rPr>
                <w:rFonts w:ascii="Times New Roman" w:eastAsia="仿宋_GB2312" w:hAnsi="Times New Roman" w:cs="Times New Roman"/>
                <w:sz w:val="18"/>
                <w:szCs w:val="18"/>
                <w:lang w:eastAsia="zh-CN"/>
                <w:rPrChange w:id="646" w:author="Xuning Wei12232" w:date="2026-10-24T11:11:00Z">
                  <w:rPr>
                    <w:rFonts w:ascii="Times New Roman" w:eastAsia="仿宋_GB2312" w:hAnsi="Times New Roman" w:cs="Times New Roman"/>
                    <w:color w:val="0000FF"/>
                    <w:sz w:val="18"/>
                    <w:szCs w:val="18"/>
                    <w:lang w:eastAsia="zh-CN"/>
                  </w:rPr>
                </w:rPrChange>
              </w:rPr>
              <w:t>-L-</w:t>
            </w:r>
            <w:proofErr w:type="spellStart"/>
            <w:r>
              <w:rPr>
                <w:rFonts w:ascii="Times New Roman" w:eastAsia="仿宋_GB2312" w:hAnsi="Times New Roman" w:cs="Times New Roman"/>
                <w:sz w:val="18"/>
                <w:szCs w:val="18"/>
                <w:lang w:eastAsia="zh-CN"/>
                <w:rPrChange w:id="647" w:author="Xuning Wei12232" w:date="2026-10-24T11:11:00Z">
                  <w:rPr>
                    <w:rFonts w:ascii="Times New Roman" w:eastAsia="仿宋_GB2312" w:hAnsi="Times New Roman" w:cs="Times New Roman"/>
                    <w:color w:val="0000FF"/>
                    <w:sz w:val="18"/>
                    <w:szCs w:val="18"/>
                    <w:lang w:eastAsia="zh-CN"/>
                  </w:rPr>
                </w:rPrChange>
              </w:rPr>
              <w:t>Orn</w:t>
            </w:r>
            <w:proofErr w:type="spellEnd"/>
            <w:r>
              <w:rPr>
                <w:rFonts w:ascii="Times New Roman" w:eastAsia="仿宋_GB2312" w:hAnsi="Times New Roman" w:cs="Times New Roman"/>
                <w:sz w:val="18"/>
                <w:szCs w:val="18"/>
                <w:lang w:eastAsia="zh-CN"/>
                <w:rPrChange w:id="648" w:author="Xuning Wei12232" w:date="2026-10-24T11:11:00Z">
                  <w:rPr>
                    <w:rFonts w:ascii="Times New Roman" w:eastAsia="仿宋_GB2312" w:hAnsi="Times New Roman" w:cs="Times New Roman"/>
                    <w:color w:val="0000FF"/>
                    <w:sz w:val="18"/>
                    <w:szCs w:val="18"/>
                    <w:lang w:eastAsia="zh-CN"/>
                  </w:rPr>
                </w:rPrChange>
              </w:rPr>
              <w:t>(</w:t>
            </w:r>
            <w:proofErr w:type="spellStart"/>
            <w:r>
              <w:rPr>
                <w:rFonts w:ascii="Times New Roman" w:eastAsia="仿宋_GB2312" w:hAnsi="Times New Roman" w:cs="Times New Roman"/>
                <w:sz w:val="18"/>
                <w:szCs w:val="18"/>
                <w:lang w:eastAsia="zh-CN"/>
                <w:rPrChange w:id="649" w:author="Xuning Wei12232" w:date="2026-10-24T11:11:00Z">
                  <w:rPr>
                    <w:rFonts w:ascii="Times New Roman" w:eastAsia="仿宋_GB2312" w:hAnsi="Times New Roman" w:cs="Times New Roman"/>
                    <w:color w:val="0000FF"/>
                    <w:sz w:val="18"/>
                    <w:szCs w:val="18"/>
                    <w:lang w:eastAsia="zh-CN"/>
                  </w:rPr>
                </w:rPrChange>
              </w:rPr>
              <w:t>Boc</w:t>
            </w:r>
            <w:proofErr w:type="spellEnd"/>
            <w:r>
              <w:rPr>
                <w:rFonts w:ascii="Times New Roman" w:eastAsia="仿宋_GB2312" w:hAnsi="Times New Roman" w:cs="Times New Roman"/>
                <w:sz w:val="18"/>
                <w:szCs w:val="18"/>
                <w:lang w:eastAsia="zh-CN"/>
                <w:rPrChange w:id="650" w:author="Xuning Wei12232" w:date="2026-10-24T11:11:00Z">
                  <w:rPr>
                    <w:rFonts w:ascii="Times New Roman" w:eastAsia="仿宋_GB2312" w:hAnsi="Times New Roman" w:cs="Times New Roman"/>
                    <w:color w:val="0000FF"/>
                    <w:sz w:val="18"/>
                    <w:szCs w:val="18"/>
                    <w:lang w:eastAsia="zh-CN"/>
                  </w:rPr>
                </w:rPrChange>
              </w:rPr>
              <w:t>)-OH</w:t>
            </w:r>
          </w:p>
        </w:tc>
        <w:tc>
          <w:tcPr>
            <w:tcW w:w="1022" w:type="pct"/>
          </w:tcPr>
          <w:p w14:paraId="7A5CEE48" w14:textId="77777777" w:rsidR="007617DE" w:rsidRPr="007617DE" w:rsidRDefault="00AE300B">
            <w:pPr>
              <w:spacing w:beforeLines="50" w:before="120" w:afterLines="50" w:after="120"/>
              <w:jc w:val="center"/>
              <w:rPr>
                <w:rFonts w:ascii="Times New Roman" w:eastAsia="仿宋_GB2312" w:hAnsi="Times New Roman" w:cs="Times New Roman"/>
                <w:bCs w:val="0"/>
                <w:sz w:val="18"/>
                <w:szCs w:val="16"/>
                <w:lang w:eastAsia="zh-CN"/>
                <w:rPrChange w:id="651" w:author="Xuning Wei12232" w:date="2026-10-24T11:11:00Z">
                  <w:rPr>
                    <w:rFonts w:ascii="Times New Roman" w:eastAsia="仿宋_GB2312" w:hAnsi="Times New Roman" w:cs="Times New Roman"/>
                    <w:bCs w:val="0"/>
                    <w:color w:val="0000FF"/>
                    <w:sz w:val="18"/>
                    <w:szCs w:val="16"/>
                    <w:lang w:eastAsia="zh-CN"/>
                  </w:rPr>
                </w:rPrChange>
              </w:rPr>
            </w:pPr>
            <w:r>
              <w:rPr>
                <w:rFonts w:ascii="Times New Roman" w:eastAsia="仿宋_GB2312" w:hAnsi="Times New Roman" w:cs="Times New Roman"/>
                <w:bCs w:val="0"/>
                <w:sz w:val="18"/>
                <w:szCs w:val="16"/>
                <w:lang w:eastAsia="zh-CN"/>
                <w:rPrChange w:id="652" w:author="Xuning Wei12232" w:date="2026-10-24T11:11:00Z">
                  <w:rPr>
                    <w:rFonts w:ascii="Times New Roman" w:eastAsia="仿宋_GB2312" w:hAnsi="Times New Roman" w:cs="Times New Roman"/>
                    <w:bCs w:val="0"/>
                    <w:color w:val="0000FF"/>
                    <w:sz w:val="18"/>
                    <w:szCs w:val="16"/>
                    <w:lang w:eastAsia="zh-CN"/>
                  </w:rPr>
                </w:rPrChange>
              </w:rPr>
              <w:t>N/A</w:t>
            </w:r>
          </w:p>
        </w:tc>
        <w:tc>
          <w:tcPr>
            <w:tcW w:w="679" w:type="pct"/>
            <w:vAlign w:val="center"/>
          </w:tcPr>
          <w:p w14:paraId="5A2E369E" w14:textId="77777777" w:rsidR="007617DE" w:rsidRPr="007617DE" w:rsidRDefault="00AE300B">
            <w:pPr>
              <w:spacing w:beforeLines="50" w:before="120" w:afterLines="50" w:after="120"/>
              <w:jc w:val="center"/>
              <w:rPr>
                <w:rFonts w:ascii="Times New Roman" w:eastAsia="仿宋_GB2312" w:hAnsi="Times New Roman" w:cs="Times New Roman"/>
                <w:sz w:val="18"/>
                <w:szCs w:val="16"/>
                <w:lang w:eastAsia="zh-CN"/>
                <w:rPrChange w:id="653" w:author="Xuning Wei12232" w:date="2026-10-24T11:11:00Z">
                  <w:rPr>
                    <w:rFonts w:ascii="Times New Roman" w:eastAsia="仿宋_GB2312" w:hAnsi="Times New Roman" w:cs="Times New Roman"/>
                    <w:color w:val="0000FF"/>
                    <w:sz w:val="18"/>
                    <w:szCs w:val="16"/>
                    <w:lang w:eastAsia="zh-CN"/>
                  </w:rPr>
                </w:rPrChange>
              </w:rPr>
            </w:pPr>
            <w:ins w:id="654" w:author="Xuning Wei12232" w:date="2026-10-15T14:49:00Z">
              <w:r>
                <w:rPr>
                  <w:rFonts w:ascii="Times New Roman" w:eastAsia="FangSong" w:hAnsi="Times New Roman" w:cs="Times New Roman"/>
                  <w:kern w:val="0"/>
                  <w:sz w:val="18"/>
                  <w:szCs w:val="18"/>
                  <w:lang w:eastAsia="zh-CN"/>
                  <w:rPrChange w:id="655" w:author="Xuning Wei12232" w:date="2026-10-24T11:11:00Z">
                    <w:rPr>
                      <w:rFonts w:ascii="Times New Roman" w:eastAsia="FangSong" w:hAnsi="Times New Roman" w:cs="Times New Roman"/>
                      <w:color w:val="0000FF"/>
                      <w:kern w:val="0"/>
                      <w:sz w:val="18"/>
                      <w:szCs w:val="18"/>
                      <w:lang w:eastAsia="zh-CN"/>
                    </w:rPr>
                  </w:rPrChange>
                </w:rPr>
                <w:t>ASYM-</w:t>
              </w:r>
            </w:ins>
            <w:r>
              <w:rPr>
                <w:rFonts w:ascii="Times New Roman" w:eastAsia="FangSong" w:hAnsi="Times New Roman" w:cs="Times New Roman"/>
                <w:kern w:val="0"/>
                <w:sz w:val="18"/>
                <w:szCs w:val="18"/>
                <w:lang w:eastAsia="zh-CN"/>
                <w:rPrChange w:id="656" w:author="Xuning Wei12232" w:date="2026-10-24T11:11:00Z">
                  <w:rPr>
                    <w:rFonts w:ascii="Times New Roman" w:eastAsia="FangSong" w:hAnsi="Times New Roman" w:cs="Times New Roman"/>
                    <w:color w:val="0000FF"/>
                    <w:kern w:val="0"/>
                    <w:sz w:val="18"/>
                    <w:szCs w:val="18"/>
                    <w:lang w:eastAsia="zh-CN"/>
                  </w:rPr>
                </w:rPrChange>
              </w:rPr>
              <w:t>1</w:t>
            </w:r>
            <w:ins w:id="657" w:author="Xuning Wei12232" w:date="2026-10-24T10:46:00Z">
              <w:r>
                <w:rPr>
                  <w:rFonts w:ascii="Times New Roman" w:eastAsia="FangSong" w:hAnsi="Times New Roman" w:cs="Times New Roman"/>
                  <w:kern w:val="0"/>
                  <w:sz w:val="18"/>
                  <w:szCs w:val="18"/>
                  <w:lang w:eastAsia="zh-CN"/>
                  <w:rPrChange w:id="658" w:author="Xuning Wei12232" w:date="2026-10-24T11:11:00Z">
                    <w:rPr>
                      <w:rFonts w:ascii="Times New Roman" w:eastAsia="FangSong" w:hAnsi="Times New Roman" w:cs="Times New Roman"/>
                      <w:color w:val="0000FF"/>
                      <w:kern w:val="0"/>
                      <w:sz w:val="18"/>
                      <w:szCs w:val="18"/>
                      <w:lang w:eastAsia="zh-CN"/>
                    </w:rPr>
                  </w:rPrChange>
                </w:rPr>
                <w:t>24852</w:t>
              </w:r>
            </w:ins>
            <w:del w:id="659" w:author="Xuning Wei12232" w:date="2026-10-24T10:46:00Z">
              <w:r>
                <w:rPr>
                  <w:rFonts w:ascii="Times New Roman" w:eastAsia="FangSong" w:hAnsi="Times New Roman" w:cs="Times New Roman"/>
                  <w:kern w:val="0"/>
                  <w:sz w:val="18"/>
                  <w:szCs w:val="18"/>
                  <w:lang w:eastAsia="zh-CN"/>
                  <w:rPrChange w:id="660" w:author="Xuning Wei12232" w:date="2026-10-24T11:11:00Z">
                    <w:rPr>
                      <w:rFonts w:ascii="Times New Roman" w:eastAsia="FangSong" w:hAnsi="Times New Roman" w:cs="Times New Roman"/>
                      <w:color w:val="0000FF"/>
                      <w:kern w:val="0"/>
                      <w:sz w:val="18"/>
                      <w:szCs w:val="18"/>
                      <w:lang w:eastAsia="zh-CN"/>
                    </w:rPr>
                  </w:rPrChange>
                </w:rPr>
                <w:delText>38200</w:delText>
              </w:r>
            </w:del>
          </w:p>
        </w:tc>
      </w:tr>
      <w:tr w:rsidR="007617DE" w14:paraId="3C2D1F0E" w14:textId="77777777">
        <w:trPr>
          <w:trHeight w:val="397"/>
          <w:jc w:val="center"/>
        </w:trPr>
        <w:tc>
          <w:tcPr>
            <w:tcW w:w="390" w:type="pct"/>
            <w:vAlign w:val="center"/>
          </w:tcPr>
          <w:p w14:paraId="1A8E1B32" w14:textId="77777777" w:rsidR="007617DE" w:rsidRDefault="00AE300B">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1</w:t>
            </w:r>
          </w:p>
        </w:tc>
        <w:tc>
          <w:tcPr>
            <w:tcW w:w="943" w:type="pct"/>
            <w:vAlign w:val="center"/>
          </w:tcPr>
          <w:p w14:paraId="58B60CED" w14:textId="77777777" w:rsidR="007617DE" w:rsidRDefault="00AE300B">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In-process intermediate</w:t>
            </w:r>
          </w:p>
        </w:tc>
        <w:tc>
          <w:tcPr>
            <w:tcW w:w="1965" w:type="pct"/>
            <w:vAlign w:val="center"/>
          </w:tcPr>
          <w:p w14:paraId="5B1AD00A" w14:textId="77777777" w:rsidR="007617DE" w:rsidRDefault="00AE300B">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sz w:val="18"/>
                <w:szCs w:val="16"/>
                <w:lang w:eastAsia="zh-CN"/>
              </w:rPr>
              <w:t>N-Fmoc-N’-Boc-L-ornithyl-L-leucyl-L-alanyl-L-γ-tBu-glutaminyl-α-</w:t>
            </w:r>
            <w:commentRangeStart w:id="661"/>
            <w:commentRangeStart w:id="662"/>
            <w:r>
              <w:rPr>
                <w:rFonts w:ascii="Times New Roman" w:eastAsia="仿宋_GB2312" w:hAnsi="Times New Roman" w:cs="Times New Roman"/>
                <w:sz w:val="18"/>
                <w:szCs w:val="16"/>
                <w:lang w:eastAsia="zh-CN"/>
              </w:rPr>
              <w:t>methylpheny</w:t>
            </w:r>
            <w:commentRangeEnd w:id="661"/>
            <w:r>
              <w:rPr>
                <w:rStyle w:val="CommentReference"/>
                <w:rFonts w:ascii="Times New Roman" w:eastAsia="仿宋_GB2312" w:hAnsi="Times New Roman" w:cs="Times New Roman"/>
                <w:sz w:val="18"/>
                <w:szCs w:val="16"/>
                <w:lang w:eastAsia="zh-CN"/>
                <w:rPrChange w:id="663" w:author="Xuning Wei12232" w:date="2026-10-24T11:11:00Z">
                  <w:rPr>
                    <w:rStyle w:val="CommentReference"/>
                    <w:rFonts w:ascii="Times New Roman" w:eastAsia="仿宋_GB2312" w:hAnsi="Times New Roman" w:cs="Times New Roman"/>
                    <w:color w:val="0000FF"/>
                    <w:sz w:val="18"/>
                    <w:szCs w:val="16"/>
                    <w:lang w:eastAsia="zh-CN"/>
                  </w:rPr>
                </w:rPrChange>
              </w:rPr>
              <w:commentReference w:id="661"/>
            </w:r>
            <w:commentRangeEnd w:id="662"/>
            <w:r>
              <w:rPr>
                <w:rStyle w:val="CommentReference"/>
              </w:rPr>
              <w:commentReference w:id="662"/>
            </w:r>
            <w:r>
              <w:rPr>
                <w:rFonts w:ascii="Times New Roman" w:eastAsia="仿宋_GB2312" w:hAnsi="Times New Roman" w:cs="Times New Roman"/>
                <w:sz w:val="18"/>
                <w:szCs w:val="16"/>
                <w:lang w:eastAsia="zh-CN"/>
                <w:rPrChange w:id="664" w:author="Xuning Wei12232" w:date="2026-10-24T11:11:00Z">
                  <w:rPr>
                    <w:rFonts w:ascii="Times New Roman" w:eastAsia="仿宋_GB2312" w:hAnsi="Times New Roman" w:cs="Times New Roman"/>
                    <w:color w:val="0000FF"/>
                    <w:sz w:val="18"/>
                    <w:szCs w:val="16"/>
                    <w:lang w:eastAsia="zh-CN"/>
                  </w:rPr>
                </w:rPrChange>
              </w:rPr>
              <w:t>l</w:t>
            </w:r>
            <w:r>
              <w:rPr>
                <w:rFonts w:ascii="Times New Roman" w:eastAsia="仿宋_GB2312" w:hAnsi="Times New Roman" w:cs="Times New Roman"/>
                <w:sz w:val="18"/>
                <w:szCs w:val="16"/>
                <w:lang w:eastAsia="zh-CN"/>
              </w:rPr>
              <w:t>alanyl-L-leucyl-L-valyl-N’-(2,2,4,6,7-penta methyldihydrobenzofuran-5-sulfonyl)-L-arginyl-tBu-L-seryl-tBu-L-seryl-N-triphenylmethyl-L-asparagyl-N-methyl-N’-triphenylmethyl-asparagyl-</w:t>
            </w:r>
            <w:commentRangeStart w:id="665"/>
            <w:commentRangeStart w:id="666"/>
            <w:r>
              <w:rPr>
                <w:rFonts w:ascii="Times New Roman" w:eastAsia="仿宋_GB2312" w:hAnsi="Times New Roman" w:cs="Times New Roman"/>
                <w:sz w:val="18"/>
                <w:szCs w:val="16"/>
                <w:lang w:eastAsia="zh-CN"/>
              </w:rPr>
              <w:t>pheny</w:t>
            </w:r>
            <w:commentRangeEnd w:id="665"/>
            <w:r>
              <w:rPr>
                <w:rStyle w:val="CommentReference"/>
                <w:rFonts w:ascii="Times New Roman" w:eastAsia="仿宋_GB2312" w:hAnsi="Times New Roman" w:cs="Times New Roman"/>
                <w:sz w:val="18"/>
                <w:szCs w:val="16"/>
                <w:lang w:eastAsia="zh-CN"/>
                <w:rPrChange w:id="667" w:author="Xuning Wei12232" w:date="2026-10-24T11:11:00Z">
                  <w:rPr>
                    <w:rStyle w:val="CommentReference"/>
                    <w:rFonts w:ascii="Times New Roman" w:eastAsia="仿宋_GB2312" w:hAnsi="Times New Roman" w:cs="Times New Roman"/>
                    <w:color w:val="0000FF"/>
                    <w:sz w:val="18"/>
                    <w:szCs w:val="16"/>
                    <w:lang w:eastAsia="zh-CN"/>
                  </w:rPr>
                </w:rPrChange>
              </w:rPr>
              <w:commentReference w:id="665"/>
            </w:r>
            <w:commentRangeEnd w:id="666"/>
            <w:r>
              <w:rPr>
                <w:rStyle w:val="CommentReference"/>
              </w:rPr>
              <w:commentReference w:id="666"/>
            </w:r>
            <w:r>
              <w:rPr>
                <w:rFonts w:ascii="Times New Roman" w:eastAsia="仿宋_GB2312" w:hAnsi="Times New Roman" w:cs="Times New Roman"/>
                <w:sz w:val="18"/>
                <w:szCs w:val="16"/>
                <w:lang w:eastAsia="zh-CN"/>
                <w:rPrChange w:id="668" w:author="Xuning Wei12232" w:date="2026-10-24T11:11:00Z">
                  <w:rPr>
                    <w:rFonts w:ascii="Times New Roman" w:eastAsia="仿宋_GB2312" w:hAnsi="Times New Roman" w:cs="Times New Roman"/>
                    <w:color w:val="0000FF"/>
                    <w:sz w:val="18"/>
                    <w:szCs w:val="16"/>
                    <w:lang w:eastAsia="zh-CN"/>
                  </w:rPr>
                </w:rPrChange>
              </w:rPr>
              <w:t>l</w:t>
            </w:r>
            <w:r>
              <w:rPr>
                <w:rFonts w:ascii="Times New Roman" w:eastAsia="仿宋_GB2312" w:hAnsi="Times New Roman" w:cs="Times New Roman"/>
                <w:sz w:val="18"/>
                <w:szCs w:val="16"/>
                <w:lang w:eastAsia="zh-CN"/>
              </w:rPr>
              <w:t xml:space="preserve">alanyl-glycine on </w:t>
            </w:r>
            <w:commentRangeStart w:id="669"/>
            <w:commentRangeStart w:id="670"/>
            <w:r>
              <w:rPr>
                <w:rFonts w:ascii="Times New Roman" w:eastAsia="仿宋_GB2312" w:hAnsi="Times New Roman" w:cs="Times New Roman"/>
                <w:sz w:val="18"/>
                <w:szCs w:val="16"/>
                <w:lang w:eastAsia="zh-CN"/>
              </w:rPr>
              <w:t>resin</w:t>
            </w:r>
            <w:commentRangeEnd w:id="669"/>
            <w:r>
              <w:rPr>
                <w:rStyle w:val="CommentReference"/>
                <w:rFonts w:ascii="Times New Roman" w:eastAsia="仿宋_GB2312" w:hAnsi="Times New Roman" w:cs="Times New Roman"/>
                <w:kern w:val="0"/>
                <w:sz w:val="18"/>
                <w:szCs w:val="16"/>
                <w:lang w:eastAsia="zh-CN"/>
              </w:rPr>
              <w:commentReference w:id="669"/>
            </w:r>
            <w:commentRangeEnd w:id="670"/>
            <w:r>
              <w:rPr>
                <w:rStyle w:val="CommentReference"/>
              </w:rPr>
              <w:commentReference w:id="670"/>
            </w:r>
          </w:p>
        </w:tc>
        <w:tc>
          <w:tcPr>
            <w:tcW w:w="1022" w:type="pct"/>
            <w:vAlign w:val="center"/>
          </w:tcPr>
          <w:p w14:paraId="7992C268" w14:textId="77777777" w:rsidR="007617DE" w:rsidRDefault="00AE300B">
            <w:pPr>
              <w:spacing w:beforeLines="50" w:before="120" w:afterLines="50" w:after="120"/>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bCs w:val="0"/>
                <w:sz w:val="18"/>
                <w:szCs w:val="16"/>
                <w:lang w:eastAsia="zh-CN"/>
              </w:rPr>
              <w:t>N/A</w:t>
            </w:r>
          </w:p>
        </w:tc>
        <w:tc>
          <w:tcPr>
            <w:tcW w:w="679" w:type="pct"/>
            <w:vAlign w:val="center"/>
          </w:tcPr>
          <w:p w14:paraId="0E3902CD" w14:textId="77777777" w:rsidR="007617DE" w:rsidRDefault="00AE300B">
            <w:pPr>
              <w:spacing w:beforeLines="50" w:before="120" w:afterLines="50" w:after="120"/>
              <w:jc w:val="center"/>
              <w:rPr>
                <w:rFonts w:ascii="Times New Roman" w:eastAsia="仿宋_GB2312" w:hAnsi="Times New Roman" w:cs="Times New Roman"/>
                <w:sz w:val="18"/>
                <w:szCs w:val="16"/>
                <w:lang w:eastAsia="zh-CN"/>
              </w:rPr>
            </w:pPr>
            <w:r>
              <w:rPr>
                <w:rFonts w:ascii="Times New Roman" w:eastAsia="仿宋_GB2312" w:hAnsi="Times New Roman" w:cs="Times New Roman"/>
                <w:sz w:val="18"/>
                <w:szCs w:val="16"/>
                <w:lang w:eastAsia="zh-CN"/>
              </w:rPr>
              <w:t>ASYM-141366</w:t>
            </w:r>
          </w:p>
        </w:tc>
      </w:tr>
    </w:tbl>
    <w:p w14:paraId="2A0D38D9" w14:textId="77777777" w:rsidR="007617DE" w:rsidRDefault="00AE300B">
      <w:pPr>
        <w:spacing w:beforeLines="100" w:before="240" w:afterLines="100" w:after="240" w:line="360" w:lineRule="auto"/>
        <w:jc w:val="center"/>
        <w:rPr>
          <w:rFonts w:ascii="Times New Roman" w:eastAsia="仿宋_GB2312" w:hAnsi="Times New Roman" w:cs="Times New Roman"/>
          <w:b/>
          <w:sz w:val="20"/>
          <w:szCs w:val="16"/>
          <w:lang w:eastAsia="zh-CN"/>
        </w:rPr>
      </w:pPr>
      <w:bookmarkStart w:id="671" w:name="_Toc373005258"/>
      <w:r>
        <w:rPr>
          <w:rFonts w:ascii="Times New Roman" w:eastAsia="仿宋_GB2312" w:hAnsi="Times New Roman" w:cs="Times New Roman"/>
          <w:b/>
          <w:sz w:val="20"/>
          <w:szCs w:val="16"/>
          <w:lang w:eastAsia="zh-CN"/>
        </w:rPr>
        <w:lastRenderedPageBreak/>
        <w:t>Table 2. Abbreviation code of the related company name</w:t>
      </w:r>
      <w:bookmarkEnd w:id="671"/>
    </w:p>
    <w:tbl>
      <w:tblPr>
        <w:tblW w:w="50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5"/>
        <w:gridCol w:w="3855"/>
        <w:gridCol w:w="1518"/>
      </w:tblGrid>
      <w:tr w:rsidR="007617DE" w14:paraId="34707F94" w14:textId="77777777">
        <w:trPr>
          <w:trHeight w:val="23"/>
          <w:tblHeader/>
          <w:jc w:val="center"/>
        </w:trPr>
        <w:tc>
          <w:tcPr>
            <w:tcW w:w="2041" w:type="pct"/>
            <w:shd w:val="pct5" w:color="auto" w:fill="FFFFFF" w:themeFill="background1"/>
            <w:vAlign w:val="center"/>
          </w:tcPr>
          <w:p w14:paraId="584AB1BA" w14:textId="77777777" w:rsidR="007617DE" w:rsidRDefault="00AE300B">
            <w:pPr>
              <w:spacing w:beforeLines="50" w:before="120" w:afterLines="50" w:after="120"/>
              <w:jc w:val="center"/>
              <w:rPr>
                <w:rFonts w:ascii="Times New Roman" w:eastAsia="仿宋_GB2312" w:hAnsi="Times New Roman" w:cs="Times New Roman"/>
                <w:b/>
                <w:sz w:val="18"/>
                <w:szCs w:val="16"/>
              </w:rPr>
            </w:pPr>
            <w:bookmarkStart w:id="672" w:name="_Hlk400283936"/>
            <w:r>
              <w:rPr>
                <w:rFonts w:ascii="Times New Roman" w:eastAsia="仿宋_GB2312" w:hAnsi="Times New Roman" w:cs="Times New Roman"/>
                <w:b/>
                <w:sz w:val="18"/>
                <w:szCs w:val="16"/>
              </w:rPr>
              <w:t>Company Name</w:t>
            </w:r>
          </w:p>
        </w:tc>
        <w:tc>
          <w:tcPr>
            <w:tcW w:w="2123" w:type="pct"/>
            <w:shd w:val="pct5" w:color="auto" w:fill="FFFFFF" w:themeFill="background1"/>
            <w:vAlign w:val="center"/>
          </w:tcPr>
          <w:p w14:paraId="4490FEB1" w14:textId="77777777" w:rsidR="007617DE" w:rsidRDefault="00AE300B">
            <w:pPr>
              <w:spacing w:beforeLines="50" w:before="120" w:afterLines="50" w:after="120"/>
              <w:jc w:val="center"/>
              <w:rPr>
                <w:rFonts w:ascii="Times New Roman" w:eastAsia="仿宋_GB2312" w:hAnsi="Times New Roman" w:cs="Times New Roman"/>
                <w:b/>
                <w:sz w:val="18"/>
                <w:szCs w:val="16"/>
              </w:rPr>
            </w:pPr>
            <w:r>
              <w:rPr>
                <w:rFonts w:ascii="Times New Roman" w:eastAsia="仿宋_GB2312" w:hAnsi="Times New Roman" w:cs="Times New Roman"/>
                <w:b/>
                <w:sz w:val="18"/>
                <w:szCs w:val="16"/>
              </w:rPr>
              <w:t>Company Address</w:t>
            </w:r>
          </w:p>
        </w:tc>
        <w:tc>
          <w:tcPr>
            <w:tcW w:w="836" w:type="pct"/>
            <w:shd w:val="pct5" w:color="auto" w:fill="FFFFFF" w:themeFill="background1"/>
            <w:vAlign w:val="center"/>
          </w:tcPr>
          <w:p w14:paraId="0987A924" w14:textId="77777777" w:rsidR="007617DE" w:rsidRDefault="00AE300B">
            <w:pPr>
              <w:spacing w:beforeLines="50" w:before="120" w:afterLines="50" w:after="120"/>
              <w:jc w:val="center"/>
              <w:rPr>
                <w:rFonts w:ascii="Times New Roman" w:eastAsia="仿宋_GB2312" w:hAnsi="Times New Roman" w:cs="Times New Roman"/>
                <w:b/>
                <w:sz w:val="18"/>
                <w:szCs w:val="16"/>
              </w:rPr>
            </w:pPr>
            <w:r>
              <w:rPr>
                <w:rFonts w:ascii="Times New Roman" w:eastAsia="仿宋_GB2312" w:hAnsi="Times New Roman" w:cs="Times New Roman"/>
                <w:b/>
                <w:sz w:val="18"/>
                <w:szCs w:val="16"/>
              </w:rPr>
              <w:t>Abbreviation</w:t>
            </w:r>
          </w:p>
        </w:tc>
      </w:tr>
      <w:tr w:rsidR="007617DE" w14:paraId="0D0187F1" w14:textId="77777777">
        <w:trPr>
          <w:trHeight w:val="563"/>
          <w:jc w:val="center"/>
        </w:trPr>
        <w:tc>
          <w:tcPr>
            <w:tcW w:w="2041" w:type="pct"/>
            <w:vAlign w:val="center"/>
          </w:tcPr>
          <w:p w14:paraId="5ADB1EC4" w14:textId="77777777" w:rsidR="007617DE" w:rsidRDefault="00AE300B">
            <w:pPr>
              <w:spacing w:beforeLines="50" w:before="120" w:afterLines="50" w:after="120"/>
              <w:contextualSpacing/>
              <w:rPr>
                <w:rFonts w:ascii="Times New Roman" w:eastAsia="仿宋_GB2312" w:hAnsi="Times New Roman" w:cs="Times New Roman"/>
                <w:bCs w:val="0"/>
                <w:kern w:val="0"/>
                <w:sz w:val="18"/>
                <w:szCs w:val="16"/>
                <w:lang w:eastAsia="zh-CN"/>
              </w:rPr>
            </w:pPr>
            <w:r>
              <w:rPr>
                <w:rFonts w:ascii="Times New Roman" w:eastAsia="仿宋_GB2312" w:hAnsi="Times New Roman" w:cs="Times New Roman"/>
                <w:sz w:val="18"/>
                <w:szCs w:val="16"/>
                <w:lang w:eastAsia="zh-CN"/>
              </w:rPr>
              <w:t>Eli</w:t>
            </w:r>
            <w:r>
              <w:rPr>
                <w:rFonts w:ascii="Times New Roman" w:eastAsia="仿宋_GB2312" w:hAnsi="Times New Roman" w:cs="Times New Roman"/>
                <w:sz w:val="18"/>
                <w:szCs w:val="16"/>
              </w:rPr>
              <w:t xml:space="preserve"> </w:t>
            </w:r>
            <w:r>
              <w:rPr>
                <w:rFonts w:ascii="Times New Roman" w:eastAsia="仿宋_GB2312" w:hAnsi="Times New Roman" w:cs="Times New Roman"/>
                <w:sz w:val="18"/>
                <w:szCs w:val="16"/>
                <w:lang w:eastAsia="zh-CN"/>
              </w:rPr>
              <w:t>Lilly an</w:t>
            </w:r>
            <w:r>
              <w:rPr>
                <w:rFonts w:ascii="Times New Roman" w:eastAsia="仿宋_GB2312" w:hAnsi="Times New Roman" w:cs="Times New Roman"/>
                <w:sz w:val="18"/>
                <w:szCs w:val="16"/>
              </w:rPr>
              <w:t xml:space="preserve">d </w:t>
            </w:r>
            <w:r>
              <w:rPr>
                <w:rFonts w:ascii="Times New Roman" w:eastAsia="仿宋_GB2312" w:hAnsi="Times New Roman" w:cs="Times New Roman"/>
                <w:sz w:val="18"/>
                <w:szCs w:val="16"/>
                <w:lang w:eastAsia="zh-CN"/>
              </w:rPr>
              <w:t>Company</w:t>
            </w:r>
            <w:r>
              <w:rPr>
                <w:rFonts w:ascii="Times New Roman" w:eastAsia="仿宋_GB2312" w:hAnsi="Times New Roman" w:cs="Times New Roman"/>
                <w:sz w:val="18"/>
                <w:szCs w:val="16"/>
              </w:rPr>
              <w:t xml:space="preserve"> </w:t>
            </w:r>
          </w:p>
        </w:tc>
        <w:tc>
          <w:tcPr>
            <w:tcW w:w="2123" w:type="pct"/>
            <w:vAlign w:val="center"/>
          </w:tcPr>
          <w:p w14:paraId="2338226A" w14:textId="77777777" w:rsidR="007617DE" w:rsidRDefault="00AE300B">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sz w:val="18"/>
                <w:szCs w:val="16"/>
              </w:rPr>
              <w:t xml:space="preserve">Eli Lilly </w:t>
            </w:r>
            <w:proofErr w:type="spellStart"/>
            <w:r>
              <w:rPr>
                <w:rFonts w:ascii="Times New Roman" w:eastAsia="仿宋_GB2312" w:hAnsi="Times New Roman" w:cs="Times New Roman"/>
                <w:sz w:val="18"/>
                <w:szCs w:val="16"/>
              </w:rPr>
              <w:t>Kinsale</w:t>
            </w:r>
            <w:proofErr w:type="spellEnd"/>
            <w:r>
              <w:rPr>
                <w:rFonts w:ascii="Times New Roman" w:eastAsia="仿宋_GB2312" w:hAnsi="Times New Roman" w:cs="Times New Roman"/>
                <w:sz w:val="18"/>
                <w:szCs w:val="16"/>
              </w:rPr>
              <w:t xml:space="preserve"> Limited</w:t>
            </w:r>
          </w:p>
          <w:p w14:paraId="3B8D14D9" w14:textId="77777777" w:rsidR="007617DE" w:rsidRDefault="00AE300B">
            <w:pPr>
              <w:spacing w:beforeLines="50" w:before="120" w:afterLines="50" w:after="120"/>
              <w:contextualSpacing/>
              <w:jc w:val="both"/>
              <w:rPr>
                <w:rFonts w:ascii="Times New Roman" w:eastAsia="仿宋_GB2312" w:hAnsi="Times New Roman" w:cs="Times New Roman"/>
                <w:b/>
                <w:kern w:val="0"/>
                <w:sz w:val="18"/>
                <w:szCs w:val="16"/>
                <w:lang w:eastAsia="zh-CN"/>
              </w:rPr>
            </w:pPr>
            <w:proofErr w:type="spellStart"/>
            <w:r>
              <w:rPr>
                <w:rFonts w:ascii="Times New Roman" w:eastAsia="仿宋_GB2312" w:hAnsi="Times New Roman" w:cs="Times New Roman"/>
                <w:sz w:val="18"/>
                <w:szCs w:val="16"/>
              </w:rPr>
              <w:t>Dunderrow</w:t>
            </w:r>
            <w:proofErr w:type="spellEnd"/>
            <w:r>
              <w:rPr>
                <w:rFonts w:ascii="Times New Roman" w:eastAsia="仿宋_GB2312" w:hAnsi="Times New Roman" w:cs="Times New Roman"/>
                <w:sz w:val="18"/>
                <w:szCs w:val="16"/>
              </w:rPr>
              <w:t xml:space="preserve"> </w:t>
            </w:r>
            <w:proofErr w:type="spellStart"/>
            <w:r>
              <w:rPr>
                <w:rFonts w:ascii="Times New Roman" w:eastAsia="仿宋_GB2312" w:hAnsi="Times New Roman" w:cs="Times New Roman"/>
                <w:sz w:val="18"/>
                <w:szCs w:val="16"/>
              </w:rPr>
              <w:t>Kinsale</w:t>
            </w:r>
            <w:proofErr w:type="spellEnd"/>
            <w:r>
              <w:rPr>
                <w:rFonts w:ascii="Times New Roman" w:eastAsia="仿宋_GB2312" w:hAnsi="Times New Roman" w:cs="Times New Roman"/>
                <w:sz w:val="18"/>
                <w:szCs w:val="16"/>
              </w:rPr>
              <w:t xml:space="preserve"> Cork P17 NY71 Ireland</w:t>
            </w:r>
          </w:p>
        </w:tc>
        <w:tc>
          <w:tcPr>
            <w:tcW w:w="836" w:type="pct"/>
            <w:vAlign w:val="center"/>
          </w:tcPr>
          <w:p w14:paraId="2E65A897" w14:textId="77777777" w:rsidR="007617DE" w:rsidRDefault="00AE300B">
            <w:pPr>
              <w:spacing w:beforeLines="50" w:before="120" w:afterLines="50" w:after="120"/>
              <w:contextualSpacing/>
              <w:jc w:val="center"/>
              <w:rPr>
                <w:rFonts w:ascii="Times New Roman" w:eastAsia="仿宋_GB2312" w:hAnsi="Times New Roman" w:cs="Times New Roman"/>
                <w:kern w:val="0"/>
                <w:sz w:val="18"/>
                <w:szCs w:val="16"/>
                <w:lang w:eastAsia="zh-CN"/>
              </w:rPr>
            </w:pPr>
            <w:r>
              <w:rPr>
                <w:rFonts w:ascii="Times New Roman" w:eastAsia="仿宋_GB2312" w:hAnsi="Times New Roman" w:cs="Times New Roman"/>
                <w:sz w:val="18"/>
                <w:szCs w:val="16"/>
              </w:rPr>
              <w:t>Lilly</w:t>
            </w:r>
          </w:p>
        </w:tc>
      </w:tr>
      <w:tr w:rsidR="007617DE" w14:paraId="096083DA" w14:textId="77777777">
        <w:trPr>
          <w:trHeight w:val="23"/>
          <w:jc w:val="center"/>
        </w:trPr>
        <w:tc>
          <w:tcPr>
            <w:tcW w:w="2041" w:type="pct"/>
            <w:vAlign w:val="center"/>
          </w:tcPr>
          <w:p w14:paraId="0EC8EF49" w14:textId="77777777" w:rsidR="007617DE" w:rsidRDefault="00AE300B">
            <w:pPr>
              <w:spacing w:beforeLines="50" w:before="120" w:afterLines="50" w:after="120"/>
              <w:contextualSpacing/>
              <w:rPr>
                <w:rFonts w:ascii="Times New Roman" w:eastAsia="仿宋_GB2312" w:hAnsi="Times New Roman" w:cs="Times New Roman"/>
                <w:bCs w:val="0"/>
                <w:kern w:val="0"/>
                <w:sz w:val="18"/>
                <w:szCs w:val="16"/>
                <w:lang w:eastAsia="zh-CN"/>
              </w:rPr>
            </w:pPr>
            <w:proofErr w:type="spellStart"/>
            <w:r>
              <w:rPr>
                <w:rFonts w:ascii="Times New Roman" w:eastAsia="仿宋_GB2312" w:hAnsi="Times New Roman" w:cs="Times New Roman"/>
                <w:sz w:val="18"/>
                <w:szCs w:val="16"/>
              </w:rPr>
              <w:t>Asymchem</w:t>
            </w:r>
            <w:proofErr w:type="spellEnd"/>
            <w:r>
              <w:rPr>
                <w:rFonts w:ascii="Times New Roman" w:eastAsia="仿宋_GB2312" w:hAnsi="Times New Roman" w:cs="Times New Roman"/>
                <w:sz w:val="18"/>
                <w:szCs w:val="16"/>
              </w:rPr>
              <w:t xml:space="preserve"> Life Science (Tianjin) Co., Ltd.</w:t>
            </w:r>
          </w:p>
        </w:tc>
        <w:tc>
          <w:tcPr>
            <w:tcW w:w="2123" w:type="pct"/>
          </w:tcPr>
          <w:p w14:paraId="4D9088FA" w14:textId="77777777" w:rsidR="007617DE" w:rsidRDefault="00AE300B">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
              <w:t xml:space="preserve">No.265, South Avenue, </w:t>
            </w:r>
            <w:proofErr w:type="spellStart"/>
            <w:r>
              <w:rPr>
                <w:rFonts w:ascii="Times New Roman" w:hAnsi="Times New Roman" w:cs="Times New Roman"/>
                <w:sz w:val="18"/>
                <w:szCs w:val="16"/>
              </w:rPr>
              <w:t>Binhai</w:t>
            </w:r>
            <w:proofErr w:type="spellEnd"/>
            <w:r>
              <w:rPr>
                <w:rFonts w:ascii="Times New Roman" w:hAnsi="Times New Roman" w:cs="Times New Roman"/>
                <w:sz w:val="18"/>
                <w:szCs w:val="16"/>
              </w:rPr>
              <w:t xml:space="preserve"> New Area TEDA, Tianjin, 300462, China</w:t>
            </w:r>
          </w:p>
        </w:tc>
        <w:tc>
          <w:tcPr>
            <w:tcW w:w="836" w:type="pct"/>
            <w:vAlign w:val="center"/>
          </w:tcPr>
          <w:p w14:paraId="3CE3C745" w14:textId="77777777" w:rsidR="007617DE" w:rsidRDefault="00AE300B">
            <w:pPr>
              <w:spacing w:beforeLines="50" w:before="120" w:afterLines="50" w:after="120"/>
              <w:contextualSpacing/>
              <w:jc w:val="center"/>
              <w:rPr>
                <w:rFonts w:ascii="Times New Roman" w:eastAsia="仿宋_GB2312" w:hAnsi="Times New Roman" w:cs="Times New Roman"/>
                <w:kern w:val="0"/>
                <w:sz w:val="18"/>
                <w:szCs w:val="16"/>
                <w:lang w:eastAsia="zh-CN"/>
              </w:rPr>
            </w:pPr>
            <w:proofErr w:type="spellStart"/>
            <w:r>
              <w:rPr>
                <w:rFonts w:ascii="Times New Roman" w:eastAsia="仿宋_GB2312" w:hAnsi="Times New Roman" w:cs="Times New Roman"/>
                <w:bCs w:val="0"/>
                <w:sz w:val="18"/>
                <w:szCs w:val="16"/>
                <w:lang w:eastAsia="zh-CN"/>
              </w:rPr>
              <w:t>Asymchem</w:t>
            </w:r>
            <w:proofErr w:type="spellEnd"/>
            <w:r>
              <w:rPr>
                <w:rFonts w:ascii="Times New Roman" w:eastAsia="仿宋_GB2312" w:hAnsi="Times New Roman" w:cs="Times New Roman"/>
                <w:bCs w:val="0"/>
                <w:sz w:val="18"/>
                <w:szCs w:val="16"/>
                <w:lang w:eastAsia="zh-CN"/>
              </w:rPr>
              <w:t xml:space="preserve"> TJ4</w:t>
            </w:r>
          </w:p>
        </w:tc>
      </w:tr>
      <w:tr w:rsidR="007617DE" w14:paraId="310B3247" w14:textId="77777777">
        <w:trPr>
          <w:trHeight w:val="23"/>
          <w:jc w:val="center"/>
        </w:trPr>
        <w:tc>
          <w:tcPr>
            <w:tcW w:w="2041" w:type="pct"/>
            <w:vAlign w:val="center"/>
          </w:tcPr>
          <w:p w14:paraId="56AEF73E" w14:textId="77777777" w:rsidR="007617DE" w:rsidRDefault="00AE300B">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bCs w:val="0"/>
                <w:kern w:val="2"/>
                <w:sz w:val="18"/>
                <w:szCs w:val="18"/>
                <w:lang w:eastAsia="zh-CN"/>
                <w:rPrChange w:id="673" w:author="Xuning Wei12232" w:date="2026-10-24T11:11:00Z">
                  <w:rPr>
                    <w:rFonts w:ascii="Times New Roman" w:eastAsia="仿宋_GB2312" w:hAnsi="Times New Roman" w:cs="Times New Roman"/>
                    <w:bCs w:val="0"/>
                    <w:color w:val="FF0000"/>
                    <w:kern w:val="2"/>
                    <w:sz w:val="18"/>
                    <w:szCs w:val="18"/>
                    <w:lang w:eastAsia="zh-CN"/>
                  </w:rPr>
                </w:rPrChange>
              </w:rPr>
              <w:t>Chengdu ZY Biochemical Technology Co., Ltd.</w:t>
            </w:r>
          </w:p>
        </w:tc>
        <w:tc>
          <w:tcPr>
            <w:tcW w:w="2123" w:type="pct"/>
          </w:tcPr>
          <w:p w14:paraId="114FF672" w14:textId="77777777" w:rsidR="007617DE" w:rsidRDefault="00AE300B">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674"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675"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676"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677"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67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679"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68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681"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682"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683" w:author="Xuning Wei12232" w:date="2026-10-24T11:11:00Z">
                  <w:rPr>
                    <w:rFonts w:ascii="Times New Roman" w:hAnsi="Times New Roman" w:cs="Times New Roman"/>
                    <w:color w:val="FF0000"/>
                    <w:sz w:val="18"/>
                    <w:szCs w:val="16"/>
                  </w:rPr>
                </w:rPrChange>
              </w:rPr>
              <w:t>P.R.China</w:t>
            </w:r>
            <w:proofErr w:type="spellEnd"/>
          </w:p>
        </w:tc>
        <w:tc>
          <w:tcPr>
            <w:tcW w:w="836" w:type="pct"/>
            <w:vAlign w:val="center"/>
          </w:tcPr>
          <w:p w14:paraId="43AE1CA0" w14:textId="77777777" w:rsidR="007617DE" w:rsidRDefault="00AE300B">
            <w:pPr>
              <w:spacing w:beforeLines="50" w:before="120" w:afterLines="50" w:after="120"/>
              <w:contextualSpacing/>
              <w:jc w:val="center"/>
              <w:rPr>
                <w:rFonts w:ascii="Times New Roman" w:eastAsia="仿宋_GB2312" w:hAnsi="Times New Roman" w:cs="Times New Roman"/>
                <w:bCs w:val="0"/>
                <w:sz w:val="18"/>
                <w:szCs w:val="16"/>
                <w:lang w:eastAsia="zh-CN"/>
              </w:rPr>
            </w:pPr>
            <w:commentRangeStart w:id="684"/>
            <w:commentRangeStart w:id="685"/>
            <w:ins w:id="686" w:author="Xuning Wei12232" w:date="2026-10-15T14:49:00Z">
              <w:r>
                <w:rPr>
                  <w:rFonts w:ascii="Times New Roman" w:eastAsia="Times New Roman" w:hAnsi="Times New Roman" w:cs="Times New Roman"/>
                  <w:sz w:val="18"/>
                  <w:szCs w:val="18"/>
                  <w:rPrChange w:id="687" w:author="Xuning Wei12232" w:date="2026-10-24T11:11:00Z">
                    <w:rPr>
                      <w:rFonts w:ascii="Times New Roman" w:eastAsia="Times New Roman" w:hAnsi="Times New Roman" w:cs="Times New Roman"/>
                      <w:color w:val="FF0000"/>
                      <w:sz w:val="18"/>
                      <w:szCs w:val="18"/>
                    </w:rPr>
                  </w:rPrChange>
                </w:rPr>
                <w:t xml:space="preserve">ZY </w:t>
              </w:r>
              <w:proofErr w:type="spellStart"/>
              <w:r>
                <w:rPr>
                  <w:rFonts w:ascii="Times New Roman" w:eastAsia="Times New Roman" w:hAnsi="Times New Roman" w:cs="Times New Roman"/>
                  <w:sz w:val="18"/>
                  <w:szCs w:val="18"/>
                  <w:rPrChange w:id="688" w:author="Xuning Wei12232" w:date="2026-10-24T11:11:00Z">
                    <w:rPr>
                      <w:rFonts w:ascii="Times New Roman" w:eastAsia="Times New Roman" w:hAnsi="Times New Roman" w:cs="Times New Roman"/>
                      <w:color w:val="FF0000"/>
                      <w:sz w:val="18"/>
                      <w:szCs w:val="18"/>
                    </w:rPr>
                  </w:rPrChange>
                </w:rPr>
                <w:t>Biochem</w:t>
              </w:r>
              <w:commentRangeEnd w:id="684"/>
              <w:proofErr w:type="spellEnd"/>
              <w:r>
                <w:rPr>
                  <w:rStyle w:val="CommentReference"/>
                  <w:rFonts w:ascii="Times New Roman" w:eastAsia="Times New Roman" w:hAnsi="Times New Roman" w:cs="Times New Roman"/>
                  <w:sz w:val="18"/>
                  <w:szCs w:val="18"/>
                  <w:rPrChange w:id="689" w:author="Xuning Wei12232" w:date="2026-10-24T11:11:00Z">
                    <w:rPr>
                      <w:rStyle w:val="CommentReference"/>
                      <w:rFonts w:ascii="Times New Roman" w:eastAsia="Times New Roman" w:hAnsi="Times New Roman" w:cs="Times New Roman"/>
                      <w:color w:val="FF0000"/>
                      <w:sz w:val="18"/>
                      <w:szCs w:val="18"/>
                    </w:rPr>
                  </w:rPrChange>
                </w:rPr>
                <w:commentReference w:id="684"/>
              </w:r>
              <w:commentRangeEnd w:id="685"/>
              <w:r>
                <w:rPr>
                  <w:rStyle w:val="CommentReference"/>
                </w:rPr>
                <w:commentReference w:id="685"/>
              </w:r>
            </w:ins>
            <w:del w:id="690" w:author="Xuning Wei12232" w:date="2026-10-15T14:49:00Z">
              <w:r>
                <w:rPr>
                  <w:rFonts w:ascii="Times New Roman" w:eastAsia="仿宋_GB2312" w:hAnsi="Times New Roman" w:cs="Times New Roman"/>
                  <w:bCs w:val="0"/>
                  <w:sz w:val="18"/>
                  <w:szCs w:val="16"/>
                  <w:lang w:eastAsia="zh-CN"/>
                  <w:rPrChange w:id="691" w:author="Xuning Wei12232" w:date="2026-10-24T11:11:00Z">
                    <w:rPr>
                      <w:rFonts w:ascii="Times New Roman" w:eastAsia="仿宋_GB2312" w:hAnsi="Times New Roman" w:cs="Times New Roman"/>
                      <w:bCs w:val="0"/>
                      <w:color w:val="FF0000"/>
                      <w:sz w:val="18"/>
                      <w:szCs w:val="16"/>
                      <w:lang w:eastAsia="zh-CN"/>
                    </w:rPr>
                  </w:rPrChange>
                </w:rPr>
                <w:delText>Zheng Yuan</w:delText>
              </w:r>
            </w:del>
          </w:p>
        </w:tc>
      </w:tr>
      <w:tr w:rsidR="007617DE" w14:paraId="0F0EADE7" w14:textId="77777777">
        <w:trPr>
          <w:trHeight w:val="23"/>
          <w:jc w:val="center"/>
        </w:trPr>
        <w:tc>
          <w:tcPr>
            <w:tcW w:w="2041" w:type="pct"/>
            <w:vAlign w:val="center"/>
          </w:tcPr>
          <w:p w14:paraId="1594894A" w14:textId="77777777" w:rsidR="007617DE" w:rsidRDefault="00AE300B">
            <w:pPr>
              <w:spacing w:beforeLines="50" w:before="120" w:afterLines="50" w:after="120"/>
              <w:contextualSpacing/>
              <w:rPr>
                <w:rFonts w:ascii="Times New Roman" w:eastAsia="仿宋_GB2312" w:hAnsi="Times New Roman" w:cs="Times New Roman"/>
                <w:sz w:val="18"/>
                <w:szCs w:val="16"/>
              </w:rPr>
            </w:pPr>
            <w:proofErr w:type="spellStart"/>
            <w:r>
              <w:rPr>
                <w:rFonts w:ascii="Times New Roman" w:eastAsia="仿宋_GB2312" w:hAnsi="Times New Roman" w:cs="Times New Roman"/>
                <w:bCs w:val="0"/>
                <w:kern w:val="2"/>
                <w:sz w:val="18"/>
                <w:szCs w:val="18"/>
                <w:lang w:eastAsia="zh-CN"/>
                <w:rPrChange w:id="692" w:author="Xuning Wei12232" w:date="2026-10-24T11:11:00Z">
                  <w:rPr>
                    <w:rFonts w:ascii="Times New Roman" w:eastAsia="仿宋_GB2312" w:hAnsi="Times New Roman" w:cs="Times New Roman"/>
                    <w:bCs w:val="0"/>
                    <w:color w:val="FF0000"/>
                    <w:kern w:val="2"/>
                    <w:sz w:val="18"/>
                    <w:szCs w:val="18"/>
                    <w:lang w:eastAsia="zh-CN"/>
                  </w:rPr>
                </w:rPrChange>
              </w:rPr>
              <w:t>Asymchem</w:t>
            </w:r>
            <w:proofErr w:type="spellEnd"/>
            <w:r>
              <w:rPr>
                <w:rFonts w:ascii="Times New Roman" w:eastAsia="仿宋_GB2312" w:hAnsi="Times New Roman" w:cs="Times New Roman"/>
                <w:bCs w:val="0"/>
                <w:kern w:val="2"/>
                <w:sz w:val="18"/>
                <w:szCs w:val="18"/>
                <w:lang w:eastAsia="zh-CN"/>
                <w:rPrChange w:id="693" w:author="Xuning Wei12232" w:date="2026-10-24T11:11:00Z">
                  <w:rPr>
                    <w:rFonts w:ascii="Times New Roman" w:eastAsia="仿宋_GB2312" w:hAnsi="Times New Roman" w:cs="Times New Roman"/>
                    <w:bCs w:val="0"/>
                    <w:color w:val="FF0000"/>
                    <w:kern w:val="2"/>
                    <w:sz w:val="18"/>
                    <w:szCs w:val="18"/>
                    <w:lang w:eastAsia="zh-CN"/>
                  </w:rPr>
                </w:rPrChange>
              </w:rPr>
              <w:t xml:space="preserve"> Laboratories (Jilin) Co., Ltd.</w:t>
            </w:r>
          </w:p>
        </w:tc>
        <w:tc>
          <w:tcPr>
            <w:tcW w:w="2123" w:type="pct"/>
          </w:tcPr>
          <w:p w14:paraId="7E63A366" w14:textId="77777777" w:rsidR="007617DE" w:rsidRDefault="00AE300B">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694"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695"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696"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697"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698" w:author="Xuning Wei12232" w:date="2026-10-24T11:11:00Z">
                  <w:rPr>
                    <w:rFonts w:ascii="Times New Roman" w:hAnsi="Times New Roman" w:cs="Times New Roman"/>
                    <w:color w:val="FF0000"/>
                    <w:sz w:val="18"/>
                    <w:szCs w:val="16"/>
                  </w:rPr>
                </w:rPrChange>
              </w:rPr>
              <w:t>, Jilin 133700, China</w:t>
            </w:r>
          </w:p>
        </w:tc>
        <w:tc>
          <w:tcPr>
            <w:tcW w:w="836" w:type="pct"/>
            <w:vAlign w:val="center"/>
          </w:tcPr>
          <w:p w14:paraId="4F807B80" w14:textId="77777777" w:rsidR="007617DE" w:rsidRDefault="00AE300B">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699" w:author="Xuning Wei12232" w:date="2026-10-24T11:11:00Z">
                  <w:rPr>
                    <w:rFonts w:ascii="Times New Roman" w:eastAsia="仿宋_GB2312" w:hAnsi="Times New Roman" w:cs="Times New Roman"/>
                    <w:bCs w:val="0"/>
                    <w:color w:val="FF0000"/>
                    <w:sz w:val="18"/>
                    <w:szCs w:val="16"/>
                    <w:lang w:eastAsia="zh-CN"/>
                  </w:rPr>
                </w:rPrChange>
              </w:rPr>
              <w:t>DH3</w:t>
            </w:r>
          </w:p>
        </w:tc>
      </w:tr>
      <w:tr w:rsidR="007617DE" w14:paraId="5251FD3B" w14:textId="77777777">
        <w:trPr>
          <w:trHeight w:val="23"/>
          <w:jc w:val="center"/>
        </w:trPr>
        <w:tc>
          <w:tcPr>
            <w:tcW w:w="2041" w:type="pct"/>
            <w:vAlign w:val="center"/>
          </w:tcPr>
          <w:p w14:paraId="41322693" w14:textId="77777777" w:rsidR="007617DE" w:rsidRDefault="00AE300B">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bCs w:val="0"/>
                <w:kern w:val="2"/>
                <w:sz w:val="18"/>
                <w:szCs w:val="18"/>
                <w:lang w:eastAsia="zh-CN"/>
                <w:rPrChange w:id="700" w:author="Xuning Wei12232" w:date="2026-10-24T11:11:00Z">
                  <w:rPr>
                    <w:rFonts w:ascii="Times New Roman" w:eastAsia="仿宋_GB2312" w:hAnsi="Times New Roman" w:cs="Times New Roman"/>
                    <w:bCs w:val="0"/>
                    <w:color w:val="FF0000"/>
                    <w:kern w:val="2"/>
                    <w:sz w:val="18"/>
                    <w:szCs w:val="18"/>
                    <w:lang w:eastAsia="zh-CN"/>
                  </w:rPr>
                </w:rPrChange>
              </w:rPr>
              <w:t xml:space="preserve">Liaoning </w:t>
            </w:r>
            <w:proofErr w:type="spellStart"/>
            <w:r>
              <w:rPr>
                <w:rFonts w:ascii="Times New Roman" w:eastAsia="仿宋_GB2312" w:hAnsi="Times New Roman" w:cs="Times New Roman"/>
                <w:bCs w:val="0"/>
                <w:kern w:val="2"/>
                <w:sz w:val="18"/>
                <w:szCs w:val="18"/>
                <w:lang w:eastAsia="zh-CN"/>
                <w:rPrChange w:id="701" w:author="Xuning Wei12232" w:date="2026-10-24T11:11:00Z">
                  <w:rPr>
                    <w:rFonts w:ascii="Times New Roman" w:eastAsia="仿宋_GB2312" w:hAnsi="Times New Roman" w:cs="Times New Roman"/>
                    <w:bCs w:val="0"/>
                    <w:color w:val="FF0000"/>
                    <w:kern w:val="2"/>
                    <w:sz w:val="18"/>
                    <w:szCs w:val="18"/>
                    <w:lang w:eastAsia="zh-CN"/>
                  </w:rPr>
                </w:rPrChange>
              </w:rPr>
              <w:t>Asymchem</w:t>
            </w:r>
            <w:proofErr w:type="spellEnd"/>
            <w:r>
              <w:rPr>
                <w:rFonts w:ascii="Times New Roman" w:eastAsia="仿宋_GB2312" w:hAnsi="Times New Roman" w:cs="Times New Roman"/>
                <w:bCs w:val="0"/>
                <w:kern w:val="2"/>
                <w:sz w:val="18"/>
                <w:szCs w:val="18"/>
                <w:lang w:eastAsia="zh-CN"/>
                <w:rPrChange w:id="702" w:author="Xuning Wei12232" w:date="2026-10-24T11:11:00Z">
                  <w:rPr>
                    <w:rFonts w:ascii="Times New Roman" w:eastAsia="仿宋_GB2312" w:hAnsi="Times New Roman" w:cs="Times New Roman"/>
                    <w:bCs w:val="0"/>
                    <w:color w:val="FF0000"/>
                    <w:kern w:val="2"/>
                    <w:sz w:val="18"/>
                    <w:szCs w:val="18"/>
                    <w:lang w:eastAsia="zh-CN"/>
                  </w:rPr>
                </w:rPrChange>
              </w:rPr>
              <w:t xml:space="preserve"> Laboratories Co., Ltd</w:t>
            </w:r>
          </w:p>
        </w:tc>
        <w:tc>
          <w:tcPr>
            <w:tcW w:w="2123" w:type="pct"/>
          </w:tcPr>
          <w:p w14:paraId="3BFE9CF6" w14:textId="77777777" w:rsidR="007617DE" w:rsidRDefault="00AE300B">
            <w:pPr>
              <w:spacing w:beforeLines="50" w:before="120" w:afterLines="50" w:after="120"/>
              <w:contextualSpacing/>
              <w:jc w:val="both"/>
              <w:rPr>
                <w:rFonts w:ascii="Times New Roman" w:hAnsi="Times New Roman" w:cs="Times New Roman"/>
                <w:sz w:val="18"/>
                <w:szCs w:val="16"/>
              </w:rPr>
            </w:pPr>
            <w:proofErr w:type="spellStart"/>
            <w:r>
              <w:rPr>
                <w:rFonts w:ascii="Times New Roman" w:hAnsi="Times New Roman" w:cs="Times New Roman"/>
                <w:sz w:val="18"/>
                <w:szCs w:val="16"/>
                <w:rPrChange w:id="703"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704"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70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706"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123129,China</w:t>
            </w:r>
          </w:p>
        </w:tc>
        <w:tc>
          <w:tcPr>
            <w:tcW w:w="836" w:type="pct"/>
            <w:vAlign w:val="center"/>
          </w:tcPr>
          <w:p w14:paraId="31D84EC1" w14:textId="77777777" w:rsidR="007617DE" w:rsidRDefault="00AE300B">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707" w:author="Xuning Wei12232" w:date="2026-10-24T11:11:00Z">
                  <w:rPr>
                    <w:rFonts w:ascii="Times New Roman" w:eastAsia="仿宋_GB2312" w:hAnsi="Times New Roman" w:cs="Times New Roman"/>
                    <w:bCs w:val="0"/>
                    <w:color w:val="FF0000"/>
                    <w:sz w:val="18"/>
                    <w:szCs w:val="16"/>
                    <w:lang w:eastAsia="zh-CN"/>
                  </w:rPr>
                </w:rPrChange>
              </w:rPr>
              <w:t>FX2</w:t>
            </w:r>
          </w:p>
        </w:tc>
      </w:tr>
      <w:tr w:rsidR="007617DE" w14:paraId="431643BF" w14:textId="77777777">
        <w:trPr>
          <w:trHeight w:val="23"/>
          <w:jc w:val="center"/>
        </w:trPr>
        <w:tc>
          <w:tcPr>
            <w:tcW w:w="2041" w:type="pct"/>
            <w:vAlign w:val="center"/>
          </w:tcPr>
          <w:p w14:paraId="2E6CA656" w14:textId="77777777" w:rsidR="007617DE" w:rsidRDefault="00AE300B">
            <w:pPr>
              <w:spacing w:beforeLines="50" w:before="120" w:afterLines="50" w:after="120"/>
              <w:contextualSpacing/>
              <w:rPr>
                <w:rFonts w:ascii="Times New Roman" w:eastAsia="仿宋_GB2312" w:hAnsi="Times New Roman" w:cs="Times New Roman"/>
                <w:sz w:val="18"/>
                <w:szCs w:val="16"/>
              </w:rPr>
            </w:pPr>
            <w:r>
              <w:rPr>
                <w:rFonts w:ascii="Times New Roman" w:eastAsia="仿宋_GB2312" w:hAnsi="Times New Roman" w:cs="Times New Roman"/>
                <w:sz w:val="18"/>
                <w:szCs w:val="18"/>
                <w:lang w:eastAsia="zh-CN"/>
                <w:rPrChange w:id="708" w:author="Xuning Wei12232" w:date="2026-10-24T11:11:00Z">
                  <w:rPr>
                    <w:rFonts w:ascii="Times New Roman" w:eastAsia="仿宋_GB2312" w:hAnsi="Times New Roman" w:cs="Times New Roman"/>
                    <w:color w:val="FF0000"/>
                    <w:sz w:val="18"/>
                    <w:szCs w:val="18"/>
                    <w:lang w:eastAsia="zh-CN"/>
                  </w:rPr>
                </w:rPrChange>
              </w:rPr>
              <w:t xml:space="preserve">Tianjin </w:t>
            </w:r>
            <w:proofErr w:type="spellStart"/>
            <w:r>
              <w:rPr>
                <w:rFonts w:ascii="Times New Roman" w:eastAsia="仿宋_GB2312" w:hAnsi="Times New Roman" w:cs="Times New Roman"/>
                <w:sz w:val="18"/>
                <w:szCs w:val="18"/>
                <w:lang w:eastAsia="zh-CN"/>
                <w:rPrChange w:id="709" w:author="Xuning Wei12232" w:date="2026-10-24T11:11:00Z">
                  <w:rPr>
                    <w:rFonts w:ascii="Times New Roman" w:eastAsia="仿宋_GB2312" w:hAnsi="Times New Roman" w:cs="Times New Roman"/>
                    <w:color w:val="FF0000"/>
                    <w:sz w:val="18"/>
                    <w:szCs w:val="18"/>
                    <w:lang w:eastAsia="zh-CN"/>
                  </w:rPr>
                </w:rPrChange>
              </w:rPr>
              <w:t>Nankai</w:t>
            </w:r>
            <w:proofErr w:type="spellEnd"/>
            <w:r>
              <w:rPr>
                <w:rFonts w:ascii="Times New Roman" w:eastAsia="仿宋_GB2312" w:hAnsi="Times New Roman" w:cs="Times New Roman"/>
                <w:sz w:val="18"/>
                <w:szCs w:val="18"/>
                <w:lang w:eastAsia="zh-CN"/>
                <w:rPrChange w:id="710" w:author="Xuning Wei12232" w:date="2026-10-24T11:11:00Z">
                  <w:rPr>
                    <w:rFonts w:ascii="Times New Roman" w:eastAsia="仿宋_GB2312" w:hAnsi="Times New Roman" w:cs="Times New Roman"/>
                    <w:color w:val="FF0000"/>
                    <w:sz w:val="18"/>
                    <w:szCs w:val="18"/>
                    <w:lang w:eastAsia="zh-CN"/>
                  </w:rPr>
                </w:rPrChange>
              </w:rPr>
              <w:t xml:space="preserve"> </w:t>
            </w:r>
            <w:proofErr w:type="spellStart"/>
            <w:r>
              <w:rPr>
                <w:rFonts w:ascii="Times New Roman" w:eastAsia="仿宋_GB2312" w:hAnsi="Times New Roman" w:cs="Times New Roman"/>
                <w:sz w:val="18"/>
                <w:szCs w:val="18"/>
                <w:lang w:eastAsia="zh-CN"/>
                <w:rPrChange w:id="711" w:author="Xuning Wei12232" w:date="2026-10-24T11:11:00Z">
                  <w:rPr>
                    <w:rFonts w:ascii="Times New Roman" w:eastAsia="仿宋_GB2312" w:hAnsi="Times New Roman" w:cs="Times New Roman"/>
                    <w:color w:val="FF0000"/>
                    <w:sz w:val="18"/>
                    <w:szCs w:val="18"/>
                    <w:lang w:eastAsia="zh-CN"/>
                  </w:rPr>
                </w:rPrChange>
              </w:rPr>
              <w:t>Hecheng</w:t>
            </w:r>
            <w:proofErr w:type="spellEnd"/>
            <w:r>
              <w:rPr>
                <w:rFonts w:ascii="Times New Roman" w:eastAsia="仿宋_GB2312" w:hAnsi="Times New Roman" w:cs="Times New Roman"/>
                <w:sz w:val="18"/>
                <w:szCs w:val="18"/>
                <w:lang w:eastAsia="zh-CN"/>
                <w:rPrChange w:id="712" w:author="Xuning Wei12232" w:date="2026-10-24T11:11:00Z">
                  <w:rPr>
                    <w:rFonts w:ascii="Times New Roman" w:eastAsia="仿宋_GB2312" w:hAnsi="Times New Roman" w:cs="Times New Roman"/>
                    <w:color w:val="FF0000"/>
                    <w:sz w:val="18"/>
                    <w:szCs w:val="18"/>
                    <w:lang w:eastAsia="zh-CN"/>
                  </w:rPr>
                </w:rPrChange>
              </w:rPr>
              <w:t xml:space="preserve"> S&amp;T Co., Ltd.</w:t>
            </w:r>
          </w:p>
        </w:tc>
        <w:tc>
          <w:tcPr>
            <w:tcW w:w="2123" w:type="pct"/>
          </w:tcPr>
          <w:p w14:paraId="19360C48" w14:textId="77777777" w:rsidR="007617DE" w:rsidRDefault="00AE300B">
            <w:pPr>
              <w:spacing w:beforeLines="50" w:before="120" w:afterLines="50" w:after="120"/>
              <w:contextualSpacing/>
              <w:jc w:val="both"/>
              <w:rPr>
                <w:rFonts w:ascii="Times New Roman" w:hAnsi="Times New Roman" w:cs="Times New Roman"/>
                <w:sz w:val="18"/>
                <w:szCs w:val="16"/>
              </w:rPr>
            </w:pPr>
            <w:r>
              <w:rPr>
                <w:rFonts w:ascii="Times New Roman" w:hAnsi="Times New Roman" w:cs="Times New Roman"/>
                <w:sz w:val="18"/>
                <w:szCs w:val="16"/>
                <w:rPrChange w:id="713" w:author="Xuning Wei12232" w:date="2026-10-24T11:11:00Z">
                  <w:rPr>
                    <w:rFonts w:ascii="Times New Roman" w:hAnsi="Times New Roman" w:cs="Times New Roman"/>
                    <w:color w:val="FF0000"/>
                    <w:sz w:val="18"/>
                    <w:szCs w:val="16"/>
                  </w:rPr>
                </w:rPrChange>
              </w:rPr>
              <w:t xml:space="preserve">No.969-6, </w:t>
            </w:r>
            <w:proofErr w:type="spellStart"/>
            <w:r>
              <w:rPr>
                <w:rFonts w:ascii="Times New Roman" w:hAnsi="Times New Roman" w:cs="Times New Roman"/>
                <w:sz w:val="18"/>
                <w:szCs w:val="16"/>
                <w:rPrChange w:id="714" w:author="Xuning Wei12232" w:date="2026-10-24T11:11:00Z">
                  <w:rPr>
                    <w:rFonts w:ascii="Times New Roman" w:hAnsi="Times New Roman" w:cs="Times New Roman"/>
                    <w:color w:val="FF0000"/>
                    <w:sz w:val="18"/>
                    <w:szCs w:val="16"/>
                  </w:rPr>
                </w:rPrChange>
              </w:rPr>
              <w:t>Kaixuan</w:t>
            </w:r>
            <w:proofErr w:type="spellEnd"/>
            <w:r>
              <w:rPr>
                <w:rFonts w:ascii="Times New Roman" w:hAnsi="Times New Roman" w:cs="Times New Roman"/>
                <w:sz w:val="18"/>
                <w:szCs w:val="16"/>
                <w:rPrChange w:id="715" w:author="Xuning Wei12232" w:date="2026-10-24T11:11:00Z">
                  <w:rPr>
                    <w:rFonts w:ascii="Times New Roman" w:hAnsi="Times New Roman" w:cs="Times New Roman"/>
                    <w:color w:val="FF0000"/>
                    <w:sz w:val="18"/>
                    <w:szCs w:val="16"/>
                  </w:rPr>
                </w:rPrChange>
              </w:rPr>
              <w:t xml:space="preserve"> Street, </w:t>
            </w:r>
            <w:proofErr w:type="spellStart"/>
            <w:r>
              <w:rPr>
                <w:rFonts w:ascii="Times New Roman" w:hAnsi="Times New Roman" w:cs="Times New Roman"/>
                <w:sz w:val="18"/>
                <w:szCs w:val="16"/>
                <w:rPrChange w:id="716" w:author="Xuning Wei12232" w:date="2026-10-24T11:11:00Z">
                  <w:rPr>
                    <w:rFonts w:ascii="Times New Roman" w:hAnsi="Times New Roman" w:cs="Times New Roman"/>
                    <w:color w:val="FF0000"/>
                    <w:sz w:val="18"/>
                    <w:szCs w:val="16"/>
                  </w:rPr>
                </w:rPrChange>
              </w:rPr>
              <w:t>Dagang</w:t>
            </w:r>
            <w:proofErr w:type="spellEnd"/>
            <w:r>
              <w:rPr>
                <w:rFonts w:ascii="Times New Roman" w:hAnsi="Times New Roman" w:cs="Times New Roman"/>
                <w:sz w:val="18"/>
                <w:szCs w:val="16"/>
                <w:rPrChange w:id="717" w:author="Xuning Wei12232" w:date="2026-10-24T11:11:00Z">
                  <w:rPr>
                    <w:rFonts w:ascii="Times New Roman" w:hAnsi="Times New Roman" w:cs="Times New Roman"/>
                    <w:color w:val="FF0000"/>
                    <w:sz w:val="18"/>
                    <w:szCs w:val="16"/>
                  </w:rPr>
                </w:rPrChange>
              </w:rPr>
              <w:t xml:space="preserve"> Petrochemical Industrial Park, </w:t>
            </w:r>
            <w:proofErr w:type="spellStart"/>
            <w:r>
              <w:rPr>
                <w:rFonts w:ascii="Times New Roman" w:hAnsi="Times New Roman" w:cs="Times New Roman"/>
                <w:sz w:val="18"/>
                <w:szCs w:val="16"/>
                <w:rPrChange w:id="718" w:author="Xuning Wei12232" w:date="2026-10-24T11:11:00Z">
                  <w:rPr>
                    <w:rFonts w:ascii="Times New Roman" w:hAnsi="Times New Roman" w:cs="Times New Roman"/>
                    <w:color w:val="FF0000"/>
                    <w:sz w:val="18"/>
                    <w:szCs w:val="16"/>
                  </w:rPr>
                </w:rPrChange>
              </w:rPr>
              <w:t>Binhai</w:t>
            </w:r>
            <w:proofErr w:type="spellEnd"/>
            <w:r>
              <w:rPr>
                <w:rFonts w:ascii="Times New Roman" w:hAnsi="Times New Roman" w:cs="Times New Roman"/>
                <w:sz w:val="18"/>
                <w:szCs w:val="16"/>
                <w:rPrChange w:id="719" w:author="Xuning Wei12232" w:date="2026-10-24T11:11:00Z">
                  <w:rPr>
                    <w:rFonts w:ascii="Times New Roman" w:hAnsi="Times New Roman" w:cs="Times New Roman"/>
                    <w:color w:val="FF0000"/>
                    <w:sz w:val="18"/>
                    <w:szCs w:val="16"/>
                  </w:rPr>
                </w:rPrChange>
              </w:rPr>
              <w:t xml:space="preserve"> New Area, Tianjin, </w:t>
            </w:r>
            <w:proofErr w:type="spellStart"/>
            <w:r>
              <w:rPr>
                <w:rFonts w:ascii="Times New Roman" w:hAnsi="Times New Roman" w:cs="Times New Roman"/>
                <w:sz w:val="18"/>
                <w:szCs w:val="16"/>
                <w:rPrChange w:id="720" w:author="Xuning Wei12232" w:date="2026-10-24T11:11:00Z">
                  <w:rPr>
                    <w:rFonts w:ascii="Times New Roman" w:hAnsi="Times New Roman" w:cs="Times New Roman"/>
                    <w:color w:val="FF0000"/>
                    <w:sz w:val="18"/>
                    <w:szCs w:val="16"/>
                  </w:rPr>
                </w:rPrChange>
              </w:rPr>
              <w:t>P.R.China</w:t>
            </w:r>
            <w:proofErr w:type="spellEnd"/>
          </w:p>
        </w:tc>
        <w:tc>
          <w:tcPr>
            <w:tcW w:w="836" w:type="pct"/>
            <w:vAlign w:val="center"/>
          </w:tcPr>
          <w:p w14:paraId="4981F43B" w14:textId="77777777" w:rsidR="007617DE" w:rsidRDefault="00AE300B">
            <w:pPr>
              <w:spacing w:beforeLines="50" w:before="120" w:afterLines="50" w:after="120"/>
              <w:contextualSpacing/>
              <w:jc w:val="center"/>
              <w:rPr>
                <w:rFonts w:ascii="Times New Roman" w:eastAsia="仿宋_GB2312" w:hAnsi="Times New Roman" w:cs="Times New Roman"/>
                <w:bCs w:val="0"/>
                <w:sz w:val="18"/>
                <w:szCs w:val="16"/>
                <w:lang w:eastAsia="zh-CN"/>
              </w:rPr>
            </w:pPr>
            <w:commentRangeStart w:id="721"/>
            <w:commentRangeStart w:id="722"/>
            <w:proofErr w:type="spellStart"/>
            <w:ins w:id="723" w:author="Xuning Wei12232" w:date="2026-10-15T14:49:00Z">
              <w:r>
                <w:rPr>
                  <w:rFonts w:ascii="Times New Roman" w:eastAsia="Times New Roman" w:hAnsi="Times New Roman" w:cs="Times New Roman"/>
                  <w:sz w:val="18"/>
                  <w:szCs w:val="18"/>
                  <w:rPrChange w:id="724" w:author="Xuning Wei12232" w:date="2026-10-24T11:11:00Z">
                    <w:rPr>
                      <w:rFonts w:ascii="Times New Roman" w:eastAsia="Times New Roman" w:hAnsi="Times New Roman" w:cs="Times New Roman"/>
                      <w:color w:val="FF0000"/>
                      <w:sz w:val="18"/>
                      <w:szCs w:val="18"/>
                    </w:rPr>
                  </w:rPrChange>
                </w:rPr>
                <w:t>Hecheng</w:t>
              </w:r>
              <w:commentRangeEnd w:id="721"/>
              <w:proofErr w:type="spellEnd"/>
              <w:r>
                <w:rPr>
                  <w:rStyle w:val="CommentReference"/>
                  <w:rFonts w:ascii="Times New Roman" w:eastAsia="Times New Roman" w:hAnsi="Times New Roman" w:cs="Times New Roman"/>
                  <w:sz w:val="18"/>
                  <w:szCs w:val="18"/>
                  <w:rPrChange w:id="725" w:author="Xuning Wei12232" w:date="2026-10-24T11:11:00Z">
                    <w:rPr>
                      <w:rStyle w:val="CommentReference"/>
                      <w:rFonts w:ascii="Times New Roman" w:eastAsia="Times New Roman" w:hAnsi="Times New Roman" w:cs="Times New Roman"/>
                      <w:color w:val="FF0000"/>
                      <w:sz w:val="18"/>
                      <w:szCs w:val="18"/>
                    </w:rPr>
                  </w:rPrChange>
                </w:rPr>
                <w:commentReference w:id="721"/>
              </w:r>
              <w:commentRangeEnd w:id="722"/>
              <w:r>
                <w:rPr>
                  <w:rStyle w:val="CommentReference"/>
                </w:rPr>
                <w:commentReference w:id="722"/>
              </w:r>
            </w:ins>
            <w:del w:id="726" w:author="Xuning Wei12232" w:date="2026-10-15T14:49:00Z">
              <w:r>
                <w:rPr>
                  <w:rFonts w:ascii="Times New Roman" w:eastAsia="仿宋_GB2312" w:hAnsi="Times New Roman" w:cs="Times New Roman"/>
                  <w:bCs w:val="0"/>
                  <w:sz w:val="18"/>
                  <w:szCs w:val="16"/>
                  <w:lang w:eastAsia="zh-CN"/>
                  <w:rPrChange w:id="727" w:author="Xuning Wei12232" w:date="2026-10-24T11:11:00Z">
                    <w:rPr>
                      <w:rFonts w:ascii="Times New Roman" w:eastAsia="仿宋_GB2312" w:hAnsi="Times New Roman" w:cs="Times New Roman"/>
                      <w:bCs w:val="0"/>
                      <w:color w:val="FF0000"/>
                      <w:sz w:val="18"/>
                      <w:szCs w:val="16"/>
                      <w:lang w:eastAsia="zh-CN"/>
                    </w:rPr>
                  </w:rPrChange>
                </w:rPr>
                <w:delText>Nankai</w:delText>
              </w:r>
            </w:del>
          </w:p>
        </w:tc>
      </w:tr>
      <w:tr w:rsidR="007617DE" w14:paraId="4D7CD165" w14:textId="77777777">
        <w:trPr>
          <w:trHeight w:val="23"/>
          <w:jc w:val="center"/>
        </w:trPr>
        <w:tc>
          <w:tcPr>
            <w:tcW w:w="2041" w:type="pct"/>
            <w:vAlign w:val="center"/>
          </w:tcPr>
          <w:p w14:paraId="4831D1F3" w14:textId="77777777" w:rsidR="007617DE" w:rsidRDefault="00AE300B">
            <w:pPr>
              <w:spacing w:beforeLines="50" w:before="120" w:afterLines="50" w:after="120"/>
              <w:contextualSpacing/>
              <w:rPr>
                <w:rFonts w:ascii="Times New Roman" w:eastAsia="仿宋_GB2312" w:hAnsi="Times New Roman" w:cs="Times New Roman"/>
                <w:sz w:val="18"/>
                <w:szCs w:val="16"/>
              </w:rPr>
            </w:pPr>
            <w:proofErr w:type="spellStart"/>
            <w:r>
              <w:rPr>
                <w:rFonts w:ascii="Times New Roman" w:eastAsia="仿宋_GB2312" w:hAnsi="Times New Roman" w:cs="Times New Roman"/>
                <w:sz w:val="18"/>
                <w:szCs w:val="18"/>
                <w:lang w:eastAsia="zh-CN"/>
                <w:rPrChange w:id="728" w:author="Xuning Wei12232" w:date="2026-10-24T11:11:00Z">
                  <w:rPr>
                    <w:rFonts w:ascii="Times New Roman" w:eastAsia="仿宋_GB2312" w:hAnsi="Times New Roman" w:cs="Times New Roman"/>
                    <w:color w:val="FF0000"/>
                    <w:sz w:val="18"/>
                    <w:szCs w:val="18"/>
                    <w:lang w:eastAsia="zh-CN"/>
                  </w:rPr>
                </w:rPrChange>
              </w:rPr>
              <w:t>Sunresin</w:t>
            </w:r>
            <w:proofErr w:type="spellEnd"/>
            <w:r>
              <w:rPr>
                <w:rFonts w:ascii="Times New Roman" w:eastAsia="仿宋_GB2312" w:hAnsi="Times New Roman" w:cs="Times New Roman"/>
                <w:sz w:val="18"/>
                <w:szCs w:val="18"/>
                <w:lang w:eastAsia="zh-CN"/>
                <w:rPrChange w:id="729" w:author="Xuning Wei12232" w:date="2026-10-24T11:11:00Z">
                  <w:rPr>
                    <w:rFonts w:ascii="Times New Roman" w:eastAsia="仿宋_GB2312" w:hAnsi="Times New Roman" w:cs="Times New Roman"/>
                    <w:color w:val="FF0000"/>
                    <w:sz w:val="18"/>
                    <w:szCs w:val="18"/>
                    <w:lang w:eastAsia="zh-CN"/>
                  </w:rPr>
                </w:rPrChange>
              </w:rPr>
              <w:t xml:space="preserve"> New Materials Co. Ltd.</w:t>
            </w:r>
          </w:p>
        </w:tc>
        <w:tc>
          <w:tcPr>
            <w:tcW w:w="2123" w:type="pct"/>
          </w:tcPr>
          <w:p w14:paraId="3A502FC5" w14:textId="77777777" w:rsidR="007617DE" w:rsidRDefault="00AE300B">
            <w:pPr>
              <w:spacing w:beforeLines="50" w:before="120" w:afterLines="50" w:after="120"/>
              <w:contextualSpacing/>
              <w:jc w:val="both"/>
              <w:rPr>
                <w:rFonts w:ascii="Times New Roman" w:hAnsi="Times New Roman" w:cs="Times New Roman"/>
                <w:sz w:val="18"/>
                <w:szCs w:val="16"/>
              </w:rPr>
            </w:pPr>
            <w:r>
              <w:rPr>
                <w:rFonts w:ascii="Times New Roman" w:eastAsia="仿宋_GB2312" w:hAnsi="Times New Roman" w:cs="Times New Roman"/>
                <w:sz w:val="18"/>
                <w:szCs w:val="18"/>
                <w:lang w:eastAsia="zh-CN"/>
                <w:rPrChange w:id="730" w:author="Xuning Wei12232" w:date="2026-10-24T11:11:00Z">
                  <w:rPr>
                    <w:rFonts w:ascii="Times New Roman" w:eastAsia="仿宋_GB2312" w:hAnsi="Times New Roman" w:cs="Times New Roman"/>
                    <w:color w:val="FF0000"/>
                    <w:sz w:val="18"/>
                    <w:szCs w:val="18"/>
                    <w:lang w:eastAsia="zh-CN"/>
                  </w:rPr>
                </w:rPrChange>
              </w:rPr>
              <w:t xml:space="preserve">No.135 </w:t>
            </w:r>
            <w:proofErr w:type="spellStart"/>
            <w:r>
              <w:rPr>
                <w:rFonts w:ascii="Times New Roman" w:eastAsia="仿宋_GB2312" w:hAnsi="Times New Roman" w:cs="Times New Roman"/>
                <w:sz w:val="18"/>
                <w:szCs w:val="18"/>
                <w:lang w:eastAsia="zh-CN"/>
                <w:rPrChange w:id="731" w:author="Xuning Wei12232" w:date="2026-10-24T11:11:00Z">
                  <w:rPr>
                    <w:rFonts w:ascii="Times New Roman" w:eastAsia="仿宋_GB2312" w:hAnsi="Times New Roman" w:cs="Times New Roman"/>
                    <w:color w:val="FF0000"/>
                    <w:sz w:val="18"/>
                    <w:szCs w:val="18"/>
                    <w:lang w:eastAsia="zh-CN"/>
                  </w:rPr>
                </w:rPrChange>
              </w:rPr>
              <w:t>Jinye</w:t>
            </w:r>
            <w:proofErr w:type="spellEnd"/>
            <w:r>
              <w:rPr>
                <w:rFonts w:ascii="Times New Roman" w:eastAsia="仿宋_GB2312" w:hAnsi="Times New Roman" w:cs="Times New Roman"/>
                <w:sz w:val="18"/>
                <w:szCs w:val="18"/>
                <w:lang w:eastAsia="zh-CN"/>
                <w:rPrChange w:id="732" w:author="Xuning Wei12232" w:date="2026-10-24T11:11:00Z">
                  <w:rPr>
                    <w:rFonts w:ascii="Times New Roman" w:eastAsia="仿宋_GB2312" w:hAnsi="Times New Roman" w:cs="Times New Roman"/>
                    <w:color w:val="FF0000"/>
                    <w:sz w:val="18"/>
                    <w:szCs w:val="18"/>
                    <w:lang w:eastAsia="zh-CN"/>
                  </w:rPr>
                </w:rPrChange>
              </w:rPr>
              <w:t xml:space="preserve"> Road, High-Tech Zone, Xi’an City, Shaanxi Province, </w:t>
            </w:r>
            <w:proofErr w:type="spellStart"/>
            <w:r>
              <w:rPr>
                <w:rFonts w:ascii="Times New Roman" w:eastAsia="仿宋_GB2312" w:hAnsi="Times New Roman" w:cs="Times New Roman"/>
                <w:sz w:val="18"/>
                <w:szCs w:val="18"/>
                <w:lang w:eastAsia="zh-CN"/>
                <w:rPrChange w:id="733" w:author="Xuning Wei12232" w:date="2026-10-24T11:11:00Z">
                  <w:rPr>
                    <w:rFonts w:ascii="Times New Roman" w:eastAsia="仿宋_GB2312" w:hAnsi="Times New Roman" w:cs="Times New Roman"/>
                    <w:color w:val="FF0000"/>
                    <w:sz w:val="18"/>
                    <w:szCs w:val="18"/>
                    <w:lang w:eastAsia="zh-CN"/>
                  </w:rPr>
                </w:rPrChange>
              </w:rPr>
              <w:t>P.R.China</w:t>
            </w:r>
            <w:proofErr w:type="spellEnd"/>
          </w:p>
        </w:tc>
        <w:tc>
          <w:tcPr>
            <w:tcW w:w="836" w:type="pct"/>
            <w:vAlign w:val="center"/>
          </w:tcPr>
          <w:p w14:paraId="31455FE6" w14:textId="77777777" w:rsidR="007617DE" w:rsidRDefault="00AE300B">
            <w:pPr>
              <w:spacing w:beforeLines="50" w:before="120" w:afterLines="50" w:after="120"/>
              <w:contextualSpacing/>
              <w:jc w:val="center"/>
              <w:rPr>
                <w:rFonts w:ascii="Times New Roman" w:eastAsia="仿宋_GB2312" w:hAnsi="Times New Roman" w:cs="Times New Roman"/>
                <w:bCs w:val="0"/>
                <w:sz w:val="18"/>
                <w:szCs w:val="16"/>
                <w:lang w:eastAsia="zh-CN"/>
              </w:rPr>
            </w:pPr>
            <w:r>
              <w:rPr>
                <w:rFonts w:ascii="Times New Roman" w:eastAsia="仿宋_GB2312" w:hAnsi="Times New Roman" w:cs="Times New Roman"/>
                <w:bCs w:val="0"/>
                <w:sz w:val="18"/>
                <w:szCs w:val="16"/>
                <w:lang w:eastAsia="zh-CN"/>
                <w:rPrChange w:id="734" w:author="Xuning Wei12232" w:date="2026-10-24T11:11:00Z">
                  <w:rPr>
                    <w:rFonts w:ascii="Times New Roman" w:eastAsia="仿宋_GB2312" w:hAnsi="Times New Roman" w:cs="Times New Roman"/>
                    <w:bCs w:val="0"/>
                    <w:color w:val="FF0000"/>
                    <w:sz w:val="18"/>
                    <w:szCs w:val="16"/>
                    <w:lang w:eastAsia="zh-CN"/>
                  </w:rPr>
                </w:rPrChange>
              </w:rPr>
              <w:t>SUN</w:t>
            </w:r>
            <w:ins w:id="735" w:author="Xuning Wei12232" w:date="2026-10-18T10:59:00Z">
              <w:r>
                <w:rPr>
                  <w:rFonts w:ascii="Times New Roman" w:eastAsia="仿宋_GB2312" w:hAnsi="Times New Roman" w:cs="Times New Roman"/>
                  <w:bCs w:val="0"/>
                  <w:sz w:val="18"/>
                  <w:szCs w:val="16"/>
                  <w:lang w:eastAsia="zh-CN"/>
                  <w:rPrChange w:id="736" w:author="Xuning Wei12232" w:date="2026-10-24T11:11:00Z">
                    <w:rPr>
                      <w:rFonts w:ascii="Times New Roman" w:eastAsia="仿宋_GB2312" w:hAnsi="Times New Roman" w:cs="Times New Roman"/>
                      <w:bCs w:val="0"/>
                      <w:color w:val="FF0000"/>
                      <w:sz w:val="18"/>
                      <w:szCs w:val="16"/>
                      <w:lang w:eastAsia="zh-CN"/>
                    </w:rPr>
                  </w:rPrChange>
                </w:rPr>
                <w:t xml:space="preserve"> </w:t>
              </w:r>
            </w:ins>
            <w:r>
              <w:rPr>
                <w:rFonts w:ascii="Times New Roman" w:eastAsia="仿宋_GB2312" w:hAnsi="Times New Roman" w:cs="Times New Roman"/>
                <w:bCs w:val="0"/>
                <w:sz w:val="18"/>
                <w:szCs w:val="16"/>
                <w:lang w:eastAsia="zh-CN"/>
                <w:rPrChange w:id="737" w:author="Xuning Wei12232" w:date="2026-10-24T11:11:00Z">
                  <w:rPr>
                    <w:rFonts w:ascii="Times New Roman" w:eastAsia="仿宋_GB2312" w:hAnsi="Times New Roman" w:cs="Times New Roman"/>
                    <w:bCs w:val="0"/>
                    <w:color w:val="FF0000"/>
                    <w:sz w:val="18"/>
                    <w:szCs w:val="16"/>
                    <w:lang w:eastAsia="zh-CN"/>
                  </w:rPr>
                </w:rPrChange>
              </w:rPr>
              <w:t>RESIN</w:t>
            </w:r>
          </w:p>
        </w:tc>
      </w:tr>
    </w:tbl>
    <w:p w14:paraId="4879FD89"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738" w:name="_Toc243596289"/>
      <w:bookmarkEnd w:id="672"/>
      <w:r>
        <w:rPr>
          <w:rFonts w:ascii="Times New Roman" w:eastAsia="仿宋_GB2312" w:hAnsi="Times New Roman" w:cs="Times New Roman"/>
          <w:sz w:val="21"/>
          <w:szCs w:val="21"/>
        </w:rPr>
        <w:t>Objective and Scope</w:t>
      </w:r>
      <w:bookmarkEnd w:id="411"/>
      <w:bookmarkEnd w:id="412"/>
      <w:bookmarkEnd w:id="738"/>
    </w:p>
    <w:p w14:paraId="0B00558D"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bookmarkStart w:id="739" w:name="OLE_LINK13"/>
      <w:r>
        <w:rPr>
          <w:rFonts w:ascii="Times New Roman" w:eastAsia="仿宋_GB2312" w:hAnsi="Times New Roman" w:cs="Times New Roman"/>
          <w:sz w:val="20"/>
          <w:szCs w:val="20"/>
        </w:rPr>
        <w:t xml:space="preserve">The objective of this protocol is to establish scientific and risk-based evidence which provides a high degree of assurance that the manufacture process of </w:t>
      </w:r>
      <w:bookmarkEnd w:id="739"/>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will consistently produce</w:t>
      </w:r>
      <w:ins w:id="740" w:author="Xuning Wei12232" w:date="2026-10-19T20:28:00Z">
        <w:r>
          <w:rPr>
            <w:rFonts w:ascii="Times New Roman" w:eastAsia="仿宋_GB2312" w:hAnsi="Times New Roman" w:cs="Times New Roman"/>
            <w:sz w:val="20"/>
            <w:szCs w:val="20"/>
            <w:rPrChange w:id="741" w:author="Xuning Wei12232" w:date="2026-10-24T11:11:00Z">
              <w:rPr>
                <w:rFonts w:ascii="Times New Roman" w:eastAsia="仿宋_GB2312" w:hAnsi="Times New Roman" w:cs="Times New Roman"/>
                <w:color w:val="FF0000"/>
                <w:sz w:val="20"/>
                <w:szCs w:val="20"/>
                <w:highlight w:val="yellow"/>
              </w:rPr>
            </w:rPrChange>
          </w:rPr>
          <w:t>.</w:t>
        </w:r>
      </w:ins>
      <w:r>
        <w:rPr>
          <w:rFonts w:ascii="Times New Roman" w:eastAsia="仿宋_GB2312" w:hAnsi="Times New Roman" w:cs="Times New Roman"/>
          <w:sz w:val="20"/>
          <w:szCs w:val="20"/>
        </w:rPr>
        <w:t xml:space="preserve"> </w:t>
      </w:r>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meet</w:t>
      </w:r>
      <w:ins w:id="742" w:author="Xuning Wei12232" w:date="2026-10-19T20:32:00Z">
        <w:r>
          <w:rPr>
            <w:rFonts w:ascii="Times New Roman" w:eastAsia="仿宋_GB2312" w:hAnsi="Times New Roman" w:cs="Times New Roman"/>
            <w:sz w:val="20"/>
            <w:szCs w:val="20"/>
            <w:rPrChange w:id="743" w:author="Xuning Wei12232" w:date="2026-10-24T11:11:00Z">
              <w:rPr>
                <w:rFonts w:ascii="Times New Roman" w:eastAsia="仿宋_GB2312" w:hAnsi="Times New Roman" w:cs="Times New Roman"/>
                <w:color w:val="FF0000"/>
                <w:sz w:val="20"/>
                <w:szCs w:val="20"/>
                <w:highlight w:val="yellow"/>
              </w:rPr>
            </w:rPrChange>
          </w:rPr>
          <w:t>s</w:t>
        </w:r>
      </w:ins>
      <w:del w:id="744" w:author="Xuning Wei12232" w:date="2026-10-19T20:32:00Z">
        <w:r>
          <w:rPr>
            <w:rFonts w:ascii="Times New Roman" w:eastAsia="仿宋_GB2312" w:hAnsi="Times New Roman" w:cs="Times New Roman"/>
            <w:sz w:val="20"/>
            <w:szCs w:val="20"/>
          </w:rPr>
          <w:delText>ing</w:delText>
        </w:r>
      </w:del>
      <w:r>
        <w:rPr>
          <w:rFonts w:ascii="Times New Roman" w:eastAsia="仿宋_GB2312" w:hAnsi="Times New Roman" w:cs="Times New Roman"/>
          <w:sz w:val="20"/>
          <w:szCs w:val="20"/>
        </w:rPr>
        <w:t xml:space="preserve"> its </w:t>
      </w:r>
      <w:ins w:id="745" w:author="Xuning Wei12232" w:date="2026-10-19T20:32:00Z">
        <w:r>
          <w:rPr>
            <w:rFonts w:ascii="Times New Roman" w:eastAsia="仿宋_GB2312" w:hAnsi="Times New Roman" w:cs="Times New Roman"/>
            <w:sz w:val="20"/>
            <w:szCs w:val="20"/>
            <w:rPrChange w:id="746" w:author="Xuning Wei12232" w:date="2026-10-24T11:11:00Z">
              <w:rPr>
                <w:rFonts w:ascii="Times New Roman" w:eastAsia="仿宋_GB2312" w:hAnsi="Times New Roman" w:cs="Times New Roman"/>
                <w:color w:val="FF0000"/>
                <w:sz w:val="20"/>
                <w:szCs w:val="20"/>
              </w:rPr>
            </w:rPrChange>
          </w:rPr>
          <w:t>IPC acceptance criteria and is suitable for forward processing.</w:t>
        </w:r>
      </w:ins>
      <w:del w:id="747" w:author="Xuning Wei12232" w:date="2026-10-19T20:32:00Z">
        <w:r>
          <w:rPr>
            <w:rFonts w:ascii="Times New Roman" w:eastAsia="仿宋_GB2312" w:hAnsi="Times New Roman" w:cs="Times New Roman"/>
            <w:sz w:val="20"/>
            <w:szCs w:val="20"/>
          </w:rPr>
          <w:delText>predetermined specifications and quality attributes</w:delText>
        </w:r>
        <w:r>
          <w:rPr>
            <w:rFonts w:ascii="Times New Roman" w:eastAsia="仿宋_GB2312" w:hAnsi="Times New Roman" w:cs="Times New Roman"/>
            <w:sz w:val="20"/>
            <w:szCs w:val="20"/>
            <w:lang w:eastAsia="zh-CN"/>
          </w:rPr>
          <w:delText xml:space="preserve">.  </w:delText>
        </w:r>
      </w:del>
    </w:p>
    <w:p w14:paraId="26DEC177" w14:textId="77777777" w:rsidR="007617DE" w:rsidRPr="007617DE" w:rsidRDefault="00AE300B">
      <w:pPr>
        <w:spacing w:beforeLines="50" w:before="120" w:afterLines="50" w:after="120" w:line="360" w:lineRule="auto"/>
        <w:contextualSpacing/>
        <w:jc w:val="both"/>
        <w:rPr>
          <w:ins w:id="748" w:author="Xuning Wei12232" w:date="2026-10-19T20:33:00Z"/>
          <w:rFonts w:ascii="Times New Roman" w:eastAsia="仿宋_GB2312" w:hAnsi="Times New Roman" w:cs="Times New Roman"/>
          <w:sz w:val="20"/>
          <w:szCs w:val="20"/>
          <w:rPrChange w:id="749" w:author="Xuning Wei12232" w:date="2026-10-24T11:11:00Z">
            <w:rPr>
              <w:ins w:id="750" w:author="Xuning Wei12232" w:date="2026-10-19T20:33:00Z"/>
              <w:rFonts w:ascii="Times New Roman" w:eastAsia="仿宋_GB2312" w:hAnsi="Times New Roman" w:cs="Times New Roman"/>
              <w:color w:val="FF0000"/>
              <w:sz w:val="20"/>
              <w:szCs w:val="20"/>
              <w:highlight w:val="yellow"/>
            </w:rPr>
          </w:rPrChange>
        </w:rPr>
      </w:pPr>
      <w:r>
        <w:rPr>
          <w:rFonts w:ascii="Times New Roman" w:eastAsia="仿宋_GB2312" w:hAnsi="Times New Roman" w:cs="Times New Roman"/>
          <w:sz w:val="20"/>
          <w:szCs w:val="20"/>
        </w:rPr>
        <w:t xml:space="preserve">The scope of this PPQ protocol is applicable to </w:t>
      </w:r>
      <w:r>
        <w:rPr>
          <w:rFonts w:ascii="Times New Roman" w:eastAsia="仿宋_GB2312" w:hAnsi="Times New Roman" w:cs="Times New Roman"/>
          <w:sz w:val="20"/>
          <w:szCs w:val="20"/>
          <w:lang w:eastAsia="zh-CN"/>
        </w:rPr>
        <w:t>ASYM-</w:t>
      </w:r>
      <w:r>
        <w:rPr>
          <w:rFonts w:ascii="Times New Roman" w:eastAsia="仿宋_GB2312" w:hAnsi="Times New Roman" w:cs="Times New Roman"/>
          <w:sz w:val="20"/>
          <w:szCs w:val="20"/>
        </w:rPr>
        <w:t>141366 manufactur</w:t>
      </w:r>
      <w:r>
        <w:rPr>
          <w:rFonts w:ascii="Times New Roman" w:eastAsia="仿宋_GB2312" w:hAnsi="Times New Roman" w:cs="Times New Roman"/>
          <w:sz w:val="20"/>
          <w:szCs w:val="20"/>
          <w:lang w:eastAsia="zh-CN"/>
        </w:rPr>
        <w:t>ing</w:t>
      </w:r>
      <w:r>
        <w:rPr>
          <w:rFonts w:ascii="Times New Roman" w:eastAsia="仿宋_GB2312" w:hAnsi="Times New Roman" w:cs="Times New Roman"/>
          <w:sz w:val="20"/>
          <w:szCs w:val="20"/>
        </w:rPr>
        <w:t xml:space="preserve"> process,</w:t>
      </w:r>
      <w:ins w:id="751" w:author="Xuning Wei12232" w:date="2026-10-19T20:34:00Z">
        <w:r>
          <w:rPr>
            <w:rFonts w:ascii="Times New Roman" w:eastAsia="仿宋_GB2312" w:hAnsi="Times New Roman" w:cs="Times New Roman"/>
            <w:sz w:val="20"/>
            <w:szCs w:val="20"/>
            <w:lang w:eastAsia="zh-CN"/>
            <w:rPrChange w:id="752" w:author="Xuning Wei12232" w:date="2026-10-24T11:11:00Z">
              <w:rPr>
                <w:rFonts w:ascii="Times New Roman" w:eastAsia="仿宋_GB2312" w:hAnsi="Times New Roman" w:cs="Times New Roman"/>
                <w:color w:val="FF0000"/>
                <w:sz w:val="20"/>
                <w:szCs w:val="20"/>
                <w:lang w:eastAsia="zh-CN"/>
              </w:rPr>
            </w:rPrChange>
          </w:rPr>
          <w:t xml:space="preserve"> </w:t>
        </w:r>
      </w:ins>
      <w:ins w:id="753" w:author="Xuning Wei12232" w:date="2026-10-19T20:33:00Z">
        <w:r>
          <w:rPr>
            <w:rFonts w:ascii="Times New Roman" w:eastAsia="仿宋_GB2312" w:hAnsi="Times New Roman" w:cs="Times New Roman"/>
            <w:sz w:val="20"/>
            <w:szCs w:val="20"/>
            <w:lang w:eastAsia="zh-CN"/>
            <w:rPrChange w:id="754" w:author="Xuning Wei12232" w:date="2026-10-24T11:11:00Z">
              <w:rPr>
                <w:rFonts w:ascii="Times New Roman" w:eastAsia="仿宋_GB2312" w:hAnsi="Times New Roman" w:cs="Times New Roman"/>
                <w:color w:val="FF0000"/>
                <w:sz w:val="20"/>
                <w:szCs w:val="20"/>
                <w:highlight w:val="yellow"/>
                <w:lang w:eastAsia="zh-CN"/>
              </w:rPr>
            </w:rPrChange>
          </w:rPr>
          <w:t xml:space="preserve">using </w:t>
        </w:r>
        <w:commentRangeStart w:id="755"/>
        <w:commentRangeStart w:id="756"/>
        <w:r>
          <w:rPr>
            <w:rFonts w:ascii="Times New Roman" w:eastAsia="仿宋_GB2312" w:hAnsi="Times New Roman" w:cs="Times New Roman"/>
            <w:sz w:val="20"/>
            <w:szCs w:val="20"/>
            <w:lang w:eastAsia="zh-CN"/>
            <w:rPrChange w:id="757" w:author="Xuning Wei12232" w:date="2026-10-24T11:11:00Z">
              <w:rPr>
                <w:rFonts w:ascii="Times New Roman" w:eastAsia="仿宋_GB2312" w:hAnsi="Times New Roman" w:cs="Times New Roman"/>
                <w:color w:val="FF0000"/>
                <w:sz w:val="20"/>
                <w:szCs w:val="20"/>
                <w:highlight w:val="yellow"/>
                <w:lang w:eastAsia="zh-CN"/>
              </w:rPr>
            </w:rPrChange>
          </w:rPr>
          <w:t>2-CTC Resin</w:t>
        </w:r>
        <w:commentRangeEnd w:id="755"/>
        <w:r>
          <w:rPr>
            <w:rStyle w:val="CommentReference"/>
            <w:rFonts w:ascii="Times New Roman" w:eastAsia="仿宋_GB2312" w:hAnsi="Times New Roman" w:cs="Times New Roman"/>
            <w:sz w:val="20"/>
            <w:szCs w:val="20"/>
            <w:lang w:eastAsia="zh-CN"/>
            <w:rPrChange w:id="758" w:author="Xuning Wei12232" w:date="2026-10-24T11:11:00Z">
              <w:rPr>
                <w:rStyle w:val="CommentReference"/>
                <w:rFonts w:ascii="Times New Roman" w:eastAsia="仿宋_GB2312" w:hAnsi="Times New Roman" w:cs="Times New Roman"/>
                <w:color w:val="FF0000"/>
                <w:sz w:val="20"/>
                <w:szCs w:val="20"/>
                <w:highlight w:val="yellow"/>
                <w:lang w:eastAsia="zh-CN"/>
              </w:rPr>
            </w:rPrChange>
          </w:rPr>
          <w:commentReference w:id="755"/>
        </w:r>
        <w:commentRangeEnd w:id="756"/>
        <w:r>
          <w:rPr>
            <w:rStyle w:val="CommentReference"/>
            <w:rPrChange w:id="759" w:author="Xuning Wei12232" w:date="2026-10-24T11:11:00Z">
              <w:rPr>
                <w:rStyle w:val="CommentReference"/>
                <w:color w:val="FF0000"/>
                <w:highlight w:val="yellow"/>
              </w:rPr>
            </w:rPrChange>
          </w:rPr>
          <w:commentReference w:id="756"/>
        </w:r>
        <w:r>
          <w:rPr>
            <w:rFonts w:ascii="Times New Roman" w:eastAsia="仿宋_GB2312" w:hAnsi="Times New Roman" w:cs="Times New Roman"/>
            <w:sz w:val="20"/>
            <w:szCs w:val="20"/>
            <w:lang w:eastAsia="zh-CN"/>
            <w:rPrChange w:id="760" w:author="Xuning Wei12232" w:date="2026-10-24T11:11:00Z">
              <w:rPr>
                <w:rFonts w:ascii="Times New Roman" w:eastAsia="仿宋_GB2312" w:hAnsi="Times New Roman" w:cs="Times New Roman"/>
                <w:color w:val="FF0000"/>
                <w:sz w:val="20"/>
                <w:szCs w:val="20"/>
                <w:highlight w:val="yellow"/>
                <w:lang w:eastAsia="zh-CN"/>
              </w:rPr>
            </w:rPrChange>
          </w:rPr>
          <w:t>,</w:t>
        </w:r>
        <w:r>
          <w:rPr>
            <w:rFonts w:ascii="Times New Roman" w:eastAsia="仿宋_GB2312" w:hAnsi="Times New Roman" w:cs="Times New Roman"/>
            <w:sz w:val="20"/>
            <w:szCs w:val="20"/>
            <w:rPrChange w:id="761" w:author="Xuning Wei12232" w:date="2026-10-24T11:11:00Z">
              <w:rPr>
                <w:rFonts w:ascii="Times New Roman" w:eastAsia="仿宋_GB2312" w:hAnsi="Times New Roman" w:cs="Times New Roman"/>
                <w:color w:val="FF0000"/>
                <w:sz w:val="20"/>
                <w:szCs w:val="20"/>
                <w:highlight w:val="yellow"/>
              </w:rPr>
            </w:rPrChange>
          </w:rPr>
          <w:t xml:space="preserve"> </w:t>
        </w:r>
        <w:commentRangeStart w:id="762"/>
        <w:commentRangeStart w:id="763"/>
        <w:r>
          <w:rPr>
            <w:rStyle w:val="CommentReference"/>
            <w:rFonts w:ascii="Times New Roman" w:eastAsia="仿宋_GB2312" w:hAnsi="Times New Roman" w:cs="Times New Roman"/>
            <w:sz w:val="20"/>
            <w:szCs w:val="20"/>
            <w:lang w:eastAsia="zh-CN"/>
            <w:rPrChange w:id="764" w:author="Xuning Wei12232" w:date="2026-10-24T11:11:00Z">
              <w:rPr>
                <w:rStyle w:val="CommentReference"/>
                <w:rFonts w:ascii="Times New Roman" w:eastAsia="仿宋_GB2312" w:hAnsi="Times New Roman" w:cs="Times New Roman"/>
                <w:color w:val="FF0000"/>
                <w:sz w:val="20"/>
                <w:szCs w:val="20"/>
                <w:highlight w:val="yellow"/>
                <w:lang w:eastAsia="zh-CN"/>
              </w:rPr>
            </w:rPrChange>
          </w:rPr>
          <w:commentReference w:id="762"/>
        </w:r>
        <w:commentRangeEnd w:id="762"/>
        <w:commentRangeEnd w:id="763"/>
        <w:r>
          <w:rPr>
            <w:rStyle w:val="CommentReference"/>
            <w:rPrChange w:id="765" w:author="Xuning Wei12232" w:date="2026-10-24T11:11:00Z">
              <w:rPr>
                <w:rStyle w:val="CommentReference"/>
                <w:color w:val="FF0000"/>
                <w:highlight w:val="yellow"/>
              </w:rPr>
            </w:rPrChange>
          </w:rPr>
          <w:commentReference w:id="763"/>
        </w:r>
        <w:proofErr w:type="spellStart"/>
        <w:r>
          <w:rPr>
            <w:rFonts w:ascii="Times New Roman" w:eastAsia="仿宋_GB2312" w:hAnsi="Times New Roman" w:cs="Times New Roman"/>
            <w:sz w:val="20"/>
            <w:szCs w:val="20"/>
            <w:lang w:eastAsia="zh-CN"/>
            <w:rPrChange w:id="766"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67"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768" w:author="Xuning Wei12232" w:date="2026-10-24T11:11:00Z">
              <w:rPr>
                <w:rFonts w:ascii="Times New Roman" w:eastAsia="仿宋_GB2312" w:hAnsi="Times New Roman" w:cs="Times New Roman"/>
                <w:color w:val="FF0000"/>
                <w:sz w:val="20"/>
                <w:szCs w:val="20"/>
                <w:highlight w:val="yellow"/>
                <w:lang w:eastAsia="zh-CN"/>
              </w:rPr>
            </w:rPrChange>
          </w:rPr>
          <w:t>Gly</w:t>
        </w:r>
        <w:proofErr w:type="spellEnd"/>
        <w:r>
          <w:rPr>
            <w:rFonts w:ascii="Times New Roman" w:eastAsia="仿宋_GB2312" w:hAnsi="Times New Roman" w:cs="Times New Roman"/>
            <w:sz w:val="20"/>
            <w:szCs w:val="20"/>
            <w:lang w:eastAsia="zh-CN"/>
            <w:rPrChange w:id="769"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770"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71"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772" w:author="Xuning Wei12232" w:date="2026-10-24T11:11:00Z">
              <w:rPr>
                <w:rFonts w:ascii="Times New Roman" w:eastAsia="仿宋_GB2312" w:hAnsi="Times New Roman" w:cs="Times New Roman"/>
                <w:color w:val="FF0000"/>
                <w:sz w:val="20"/>
                <w:szCs w:val="20"/>
                <w:highlight w:val="yellow"/>
                <w:lang w:eastAsia="zh-CN"/>
              </w:rPr>
            </w:rPrChange>
          </w:rPr>
          <w:t>Phe</w:t>
        </w:r>
        <w:proofErr w:type="spellEnd"/>
        <w:r>
          <w:rPr>
            <w:rFonts w:ascii="Times New Roman" w:eastAsia="仿宋_GB2312" w:hAnsi="Times New Roman" w:cs="Times New Roman"/>
            <w:sz w:val="20"/>
            <w:szCs w:val="20"/>
            <w:lang w:eastAsia="zh-CN"/>
            <w:rPrChange w:id="773"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774"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75" w:author="Xuning Wei12232" w:date="2026-10-24T11:11:00Z">
              <w:rPr>
                <w:rFonts w:ascii="Times New Roman" w:eastAsia="仿宋_GB2312" w:hAnsi="Times New Roman" w:cs="Times New Roman"/>
                <w:color w:val="FF0000"/>
                <w:sz w:val="20"/>
                <w:szCs w:val="20"/>
                <w:highlight w:val="yellow"/>
                <w:lang w:eastAsia="zh-CN"/>
              </w:rPr>
            </w:rPrChange>
          </w:rPr>
          <w:t>-L-N-Me-</w:t>
        </w:r>
        <w:proofErr w:type="spellStart"/>
        <w:r>
          <w:rPr>
            <w:rFonts w:ascii="Times New Roman" w:eastAsia="仿宋_GB2312" w:hAnsi="Times New Roman" w:cs="Times New Roman"/>
            <w:sz w:val="20"/>
            <w:szCs w:val="20"/>
            <w:lang w:eastAsia="zh-CN"/>
            <w:rPrChange w:id="776" w:author="Xuning Wei12232" w:date="2026-10-24T11:11:00Z">
              <w:rPr>
                <w:rFonts w:ascii="Times New Roman" w:eastAsia="仿宋_GB2312" w:hAnsi="Times New Roman" w:cs="Times New Roman"/>
                <w:color w:val="FF0000"/>
                <w:sz w:val="20"/>
                <w:szCs w:val="20"/>
                <w:highlight w:val="yellow"/>
                <w:lang w:eastAsia="zh-CN"/>
              </w:rPr>
            </w:rPrChange>
          </w:rPr>
          <w:t>Asn</w:t>
        </w:r>
        <w:proofErr w:type="spellEnd"/>
        <w:r>
          <w:rPr>
            <w:rFonts w:ascii="Times New Roman" w:eastAsia="仿宋_GB2312" w:hAnsi="Times New Roman" w:cs="Times New Roman"/>
            <w:sz w:val="20"/>
            <w:szCs w:val="20"/>
            <w:lang w:eastAsia="zh-CN"/>
            <w:rPrChange w:id="777"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778" w:author="Xuning Wei12232" w:date="2026-10-24T11:11:00Z">
              <w:rPr>
                <w:rFonts w:ascii="Times New Roman" w:eastAsia="仿宋_GB2312" w:hAnsi="Times New Roman" w:cs="Times New Roman"/>
                <w:color w:val="FF0000"/>
                <w:sz w:val="20"/>
                <w:szCs w:val="20"/>
                <w:highlight w:val="yellow"/>
                <w:lang w:eastAsia="zh-CN"/>
              </w:rPr>
            </w:rPrChange>
          </w:rPr>
          <w:t>Trt</w:t>
        </w:r>
        <w:proofErr w:type="spellEnd"/>
        <w:r>
          <w:rPr>
            <w:rFonts w:ascii="Times New Roman" w:eastAsia="仿宋_GB2312" w:hAnsi="Times New Roman" w:cs="Times New Roman"/>
            <w:sz w:val="20"/>
            <w:szCs w:val="20"/>
            <w:lang w:eastAsia="zh-CN"/>
            <w:rPrChange w:id="779"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780"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81"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782" w:author="Xuning Wei12232" w:date="2026-10-24T11:11:00Z">
              <w:rPr>
                <w:rFonts w:ascii="Times New Roman" w:eastAsia="仿宋_GB2312" w:hAnsi="Times New Roman" w:cs="Times New Roman"/>
                <w:color w:val="FF0000"/>
                <w:sz w:val="20"/>
                <w:szCs w:val="20"/>
                <w:highlight w:val="yellow"/>
                <w:lang w:eastAsia="zh-CN"/>
              </w:rPr>
            </w:rPrChange>
          </w:rPr>
          <w:t>Asn</w:t>
        </w:r>
        <w:proofErr w:type="spellEnd"/>
        <w:r>
          <w:rPr>
            <w:rFonts w:ascii="Times New Roman" w:eastAsia="仿宋_GB2312" w:hAnsi="Times New Roman" w:cs="Times New Roman"/>
            <w:sz w:val="20"/>
            <w:szCs w:val="20"/>
            <w:lang w:eastAsia="zh-CN"/>
            <w:rPrChange w:id="783"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784" w:author="Xuning Wei12232" w:date="2026-10-24T11:11:00Z">
              <w:rPr>
                <w:rFonts w:ascii="Times New Roman" w:eastAsia="仿宋_GB2312" w:hAnsi="Times New Roman" w:cs="Times New Roman"/>
                <w:color w:val="FF0000"/>
                <w:sz w:val="20"/>
                <w:szCs w:val="20"/>
                <w:highlight w:val="yellow"/>
                <w:lang w:eastAsia="zh-CN"/>
              </w:rPr>
            </w:rPrChange>
          </w:rPr>
          <w:t>Trt</w:t>
        </w:r>
        <w:proofErr w:type="spellEnd"/>
        <w:r>
          <w:rPr>
            <w:rFonts w:ascii="Times New Roman" w:eastAsia="仿宋_GB2312" w:hAnsi="Times New Roman" w:cs="Times New Roman"/>
            <w:sz w:val="20"/>
            <w:szCs w:val="20"/>
            <w:lang w:eastAsia="zh-CN"/>
            <w:rPrChange w:id="785"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786"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87"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788" w:author="Xuning Wei12232" w:date="2026-10-24T11:11:00Z">
              <w:rPr>
                <w:rFonts w:ascii="Times New Roman" w:eastAsia="仿宋_GB2312" w:hAnsi="Times New Roman" w:cs="Times New Roman"/>
                <w:color w:val="FF0000"/>
                <w:sz w:val="20"/>
                <w:szCs w:val="20"/>
                <w:highlight w:val="yellow"/>
                <w:lang w:eastAsia="zh-CN"/>
              </w:rPr>
            </w:rPrChange>
          </w:rPr>
          <w:t>Ser</w:t>
        </w:r>
        <w:proofErr w:type="spellEnd"/>
        <w:r>
          <w:rPr>
            <w:rFonts w:ascii="Times New Roman" w:eastAsia="仿宋_GB2312" w:hAnsi="Times New Roman" w:cs="Times New Roman"/>
            <w:sz w:val="20"/>
            <w:szCs w:val="20"/>
            <w:lang w:eastAsia="zh-CN"/>
            <w:rPrChange w:id="789"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790" w:author="Xuning Wei12232" w:date="2026-10-24T11:11:00Z">
              <w:rPr>
                <w:rFonts w:ascii="Times New Roman" w:eastAsia="仿宋_GB2312" w:hAnsi="Times New Roman" w:cs="Times New Roman"/>
                <w:color w:val="FF0000"/>
                <w:sz w:val="20"/>
                <w:szCs w:val="20"/>
                <w:highlight w:val="yellow"/>
                <w:lang w:eastAsia="zh-CN"/>
              </w:rPr>
            </w:rPrChange>
          </w:rPr>
          <w:t>tBu</w:t>
        </w:r>
        <w:proofErr w:type="spellEnd"/>
        <w:r>
          <w:rPr>
            <w:rFonts w:ascii="Times New Roman" w:eastAsia="仿宋_GB2312" w:hAnsi="Times New Roman" w:cs="Times New Roman"/>
            <w:sz w:val="20"/>
            <w:szCs w:val="20"/>
            <w:lang w:eastAsia="zh-CN"/>
            <w:rPrChange w:id="791"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792"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93"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794" w:author="Xuning Wei12232" w:date="2026-10-24T11:11:00Z">
              <w:rPr>
                <w:rFonts w:ascii="Times New Roman" w:eastAsia="仿宋_GB2312" w:hAnsi="Times New Roman" w:cs="Times New Roman"/>
                <w:color w:val="FF0000"/>
                <w:sz w:val="20"/>
                <w:szCs w:val="20"/>
                <w:highlight w:val="yellow"/>
                <w:lang w:eastAsia="zh-CN"/>
              </w:rPr>
            </w:rPrChange>
          </w:rPr>
          <w:t>Arg</w:t>
        </w:r>
        <w:proofErr w:type="spellEnd"/>
        <w:r>
          <w:rPr>
            <w:rFonts w:ascii="Times New Roman" w:eastAsia="仿宋_GB2312" w:hAnsi="Times New Roman" w:cs="Times New Roman"/>
            <w:sz w:val="20"/>
            <w:szCs w:val="20"/>
            <w:lang w:eastAsia="zh-CN"/>
            <w:rPrChange w:id="795"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796" w:author="Xuning Wei12232" w:date="2026-10-24T11:11:00Z">
              <w:rPr>
                <w:rFonts w:ascii="Times New Roman" w:eastAsia="仿宋_GB2312" w:hAnsi="Times New Roman" w:cs="Times New Roman"/>
                <w:color w:val="FF0000"/>
                <w:sz w:val="20"/>
                <w:szCs w:val="20"/>
                <w:highlight w:val="yellow"/>
                <w:lang w:eastAsia="zh-CN"/>
              </w:rPr>
            </w:rPrChange>
          </w:rPr>
          <w:t>Pbf</w:t>
        </w:r>
        <w:proofErr w:type="spellEnd"/>
        <w:r>
          <w:rPr>
            <w:rFonts w:ascii="Times New Roman" w:eastAsia="仿宋_GB2312" w:hAnsi="Times New Roman" w:cs="Times New Roman"/>
            <w:sz w:val="20"/>
            <w:szCs w:val="20"/>
            <w:lang w:eastAsia="zh-CN"/>
            <w:rPrChange w:id="797"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798"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799" w:author="Xuning Wei12232" w:date="2026-10-24T11:11:00Z">
              <w:rPr>
                <w:rFonts w:ascii="Times New Roman" w:eastAsia="仿宋_GB2312" w:hAnsi="Times New Roman" w:cs="Times New Roman"/>
                <w:color w:val="FF0000"/>
                <w:sz w:val="20"/>
                <w:szCs w:val="20"/>
                <w:highlight w:val="yellow"/>
                <w:lang w:eastAsia="zh-CN"/>
              </w:rPr>
            </w:rPrChange>
          </w:rPr>
          <w:t xml:space="preserve">-L-Val-OH, </w:t>
        </w:r>
        <w:proofErr w:type="spellStart"/>
        <w:r>
          <w:rPr>
            <w:rFonts w:ascii="Times New Roman" w:eastAsia="仿宋_GB2312" w:hAnsi="Times New Roman" w:cs="Times New Roman"/>
            <w:sz w:val="20"/>
            <w:szCs w:val="20"/>
            <w:lang w:eastAsia="zh-CN"/>
            <w:rPrChange w:id="800"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801"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802" w:author="Xuning Wei12232" w:date="2026-10-24T11:11:00Z">
              <w:rPr>
                <w:rFonts w:ascii="Times New Roman" w:eastAsia="仿宋_GB2312" w:hAnsi="Times New Roman" w:cs="Times New Roman"/>
                <w:color w:val="FF0000"/>
                <w:sz w:val="20"/>
                <w:szCs w:val="20"/>
                <w:highlight w:val="yellow"/>
                <w:lang w:eastAsia="zh-CN"/>
              </w:rPr>
            </w:rPrChange>
          </w:rPr>
          <w:t>Leu</w:t>
        </w:r>
        <w:proofErr w:type="spellEnd"/>
        <w:r>
          <w:rPr>
            <w:rFonts w:ascii="Times New Roman" w:eastAsia="仿宋_GB2312" w:hAnsi="Times New Roman" w:cs="Times New Roman"/>
            <w:sz w:val="20"/>
            <w:szCs w:val="20"/>
            <w:lang w:eastAsia="zh-CN"/>
            <w:rPrChange w:id="803"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804"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805" w:author="Xuning Wei12232" w:date="2026-10-24T11:11:00Z">
              <w:rPr>
                <w:rFonts w:ascii="Times New Roman" w:eastAsia="仿宋_GB2312" w:hAnsi="Times New Roman" w:cs="Times New Roman"/>
                <w:color w:val="FF0000"/>
                <w:sz w:val="20"/>
                <w:szCs w:val="20"/>
                <w:highlight w:val="yellow"/>
                <w:lang w:eastAsia="zh-CN"/>
              </w:rPr>
            </w:rPrChange>
          </w:rPr>
          <w:t>-L-α-Me-</w:t>
        </w:r>
        <w:proofErr w:type="spellStart"/>
        <w:r>
          <w:rPr>
            <w:rFonts w:ascii="Times New Roman" w:eastAsia="仿宋_GB2312" w:hAnsi="Times New Roman" w:cs="Times New Roman"/>
            <w:sz w:val="20"/>
            <w:szCs w:val="20"/>
            <w:lang w:eastAsia="zh-CN"/>
            <w:rPrChange w:id="806" w:author="Xuning Wei12232" w:date="2026-10-24T11:11:00Z">
              <w:rPr>
                <w:rFonts w:ascii="Times New Roman" w:eastAsia="仿宋_GB2312" w:hAnsi="Times New Roman" w:cs="Times New Roman"/>
                <w:color w:val="FF0000"/>
                <w:sz w:val="20"/>
                <w:szCs w:val="20"/>
                <w:highlight w:val="yellow"/>
                <w:lang w:eastAsia="zh-CN"/>
              </w:rPr>
            </w:rPrChange>
          </w:rPr>
          <w:t>Phe</w:t>
        </w:r>
        <w:proofErr w:type="spellEnd"/>
        <w:r>
          <w:rPr>
            <w:rFonts w:ascii="Times New Roman" w:eastAsia="仿宋_GB2312" w:hAnsi="Times New Roman" w:cs="Times New Roman"/>
            <w:sz w:val="20"/>
            <w:szCs w:val="20"/>
            <w:lang w:eastAsia="zh-CN"/>
            <w:rPrChange w:id="807" w:author="Xuning Wei12232" w:date="2026-10-24T11:11:00Z">
              <w:rPr>
                <w:rFonts w:ascii="Times New Roman" w:eastAsia="仿宋_GB2312" w:hAnsi="Times New Roman" w:cs="Times New Roman"/>
                <w:color w:val="FF0000"/>
                <w:sz w:val="20"/>
                <w:szCs w:val="20"/>
                <w:highlight w:val="yellow"/>
                <w:lang w:eastAsia="zh-CN"/>
              </w:rPr>
            </w:rPrChange>
          </w:rPr>
          <w:t xml:space="preserve">-OH, </w:t>
        </w:r>
        <w:proofErr w:type="spellStart"/>
        <w:r>
          <w:rPr>
            <w:rFonts w:ascii="Times New Roman" w:eastAsia="仿宋_GB2312" w:hAnsi="Times New Roman" w:cs="Times New Roman"/>
            <w:sz w:val="20"/>
            <w:szCs w:val="20"/>
            <w:lang w:eastAsia="zh-CN"/>
            <w:rPrChange w:id="808"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809"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810" w:author="Xuning Wei12232" w:date="2026-10-24T11:11:00Z">
              <w:rPr>
                <w:rFonts w:ascii="Times New Roman" w:eastAsia="仿宋_GB2312" w:hAnsi="Times New Roman" w:cs="Times New Roman"/>
                <w:color w:val="FF0000"/>
                <w:sz w:val="20"/>
                <w:szCs w:val="20"/>
                <w:highlight w:val="yellow"/>
                <w:lang w:eastAsia="zh-CN"/>
              </w:rPr>
            </w:rPrChange>
          </w:rPr>
          <w:t>Glu</w:t>
        </w:r>
        <w:proofErr w:type="spellEnd"/>
        <w:r>
          <w:rPr>
            <w:rFonts w:ascii="Times New Roman" w:eastAsia="仿宋_GB2312" w:hAnsi="Times New Roman" w:cs="Times New Roman"/>
            <w:sz w:val="20"/>
            <w:szCs w:val="20"/>
            <w:lang w:eastAsia="zh-CN"/>
            <w:rPrChange w:id="811"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812" w:author="Xuning Wei12232" w:date="2026-10-24T11:11:00Z">
              <w:rPr>
                <w:rFonts w:ascii="Times New Roman" w:eastAsia="仿宋_GB2312" w:hAnsi="Times New Roman" w:cs="Times New Roman"/>
                <w:color w:val="FF0000"/>
                <w:sz w:val="20"/>
                <w:szCs w:val="20"/>
                <w:highlight w:val="yellow"/>
                <w:lang w:eastAsia="zh-CN"/>
              </w:rPr>
            </w:rPrChange>
          </w:rPr>
          <w:t>OtBu</w:t>
        </w:r>
        <w:proofErr w:type="spellEnd"/>
        <w:r>
          <w:rPr>
            <w:rFonts w:ascii="Times New Roman" w:eastAsia="仿宋_GB2312" w:hAnsi="Times New Roman" w:cs="Times New Roman"/>
            <w:sz w:val="20"/>
            <w:szCs w:val="20"/>
            <w:lang w:eastAsia="zh-CN"/>
            <w:rPrChange w:id="813" w:author="Xuning Wei12232" w:date="2026-10-24T11:11:00Z">
              <w:rPr>
                <w:rFonts w:ascii="Times New Roman" w:eastAsia="仿宋_GB2312" w:hAnsi="Times New Roman" w:cs="Times New Roman"/>
                <w:color w:val="FF0000"/>
                <w:sz w:val="20"/>
                <w:szCs w:val="20"/>
                <w:highlight w:val="yellow"/>
                <w:lang w:eastAsia="zh-CN"/>
              </w:rPr>
            </w:rPrChange>
          </w:rPr>
          <w:t>)-OH·H</w:t>
        </w:r>
        <w:r>
          <w:rPr>
            <w:rFonts w:ascii="Times New Roman" w:eastAsia="仿宋_GB2312" w:hAnsi="Times New Roman" w:cs="Times New Roman"/>
            <w:sz w:val="20"/>
            <w:szCs w:val="20"/>
            <w:vertAlign w:val="subscript"/>
            <w:lang w:eastAsia="zh-CN"/>
            <w:rPrChange w:id="814" w:author="Xuning Wei12232" w:date="2026-10-24T11:11:00Z">
              <w:rPr>
                <w:rFonts w:ascii="Times New Roman" w:eastAsia="仿宋_GB2312" w:hAnsi="Times New Roman" w:cs="Times New Roman"/>
                <w:color w:val="FF0000"/>
                <w:sz w:val="20"/>
                <w:szCs w:val="20"/>
                <w:highlight w:val="yellow"/>
                <w:vertAlign w:val="subscript"/>
                <w:lang w:eastAsia="zh-CN"/>
              </w:rPr>
            </w:rPrChange>
          </w:rPr>
          <w:t>2</w:t>
        </w:r>
        <w:r>
          <w:rPr>
            <w:rFonts w:ascii="Times New Roman" w:eastAsia="仿宋_GB2312" w:hAnsi="Times New Roman" w:cs="Times New Roman"/>
            <w:sz w:val="20"/>
            <w:szCs w:val="20"/>
            <w:lang w:eastAsia="zh-CN"/>
            <w:rPrChange w:id="815" w:author="Xuning Wei12232" w:date="2026-10-24T11:11:00Z">
              <w:rPr>
                <w:rFonts w:ascii="Times New Roman" w:eastAsia="仿宋_GB2312" w:hAnsi="Times New Roman" w:cs="Times New Roman"/>
                <w:color w:val="FF0000"/>
                <w:sz w:val="20"/>
                <w:szCs w:val="20"/>
                <w:highlight w:val="yellow"/>
                <w:lang w:eastAsia="zh-CN"/>
              </w:rPr>
            </w:rPrChange>
          </w:rPr>
          <w:t>O, Fmoc-L-Ala-OH·H</w:t>
        </w:r>
        <w:r>
          <w:rPr>
            <w:rFonts w:ascii="Times New Roman" w:eastAsia="仿宋_GB2312" w:hAnsi="Times New Roman" w:cs="Times New Roman"/>
            <w:sz w:val="20"/>
            <w:szCs w:val="20"/>
            <w:vertAlign w:val="subscript"/>
            <w:lang w:eastAsia="zh-CN"/>
            <w:rPrChange w:id="816" w:author="Xuning Wei12232" w:date="2026-10-24T11:11:00Z">
              <w:rPr>
                <w:rFonts w:ascii="Times New Roman" w:eastAsia="仿宋_GB2312" w:hAnsi="Times New Roman" w:cs="Times New Roman"/>
                <w:color w:val="FF0000"/>
                <w:sz w:val="20"/>
                <w:szCs w:val="20"/>
                <w:highlight w:val="yellow"/>
                <w:vertAlign w:val="subscript"/>
                <w:lang w:eastAsia="zh-CN"/>
              </w:rPr>
            </w:rPrChange>
          </w:rPr>
          <w:t>2</w:t>
        </w:r>
        <w:r>
          <w:rPr>
            <w:rFonts w:ascii="Times New Roman" w:eastAsia="仿宋_GB2312" w:hAnsi="Times New Roman" w:cs="Times New Roman"/>
            <w:sz w:val="20"/>
            <w:szCs w:val="20"/>
            <w:lang w:eastAsia="zh-CN"/>
            <w:rPrChange w:id="817" w:author="Xuning Wei12232" w:date="2026-10-24T11:11:00Z">
              <w:rPr>
                <w:rFonts w:ascii="Times New Roman" w:eastAsia="仿宋_GB2312" w:hAnsi="Times New Roman" w:cs="Times New Roman"/>
                <w:color w:val="FF0000"/>
                <w:sz w:val="20"/>
                <w:szCs w:val="20"/>
                <w:highlight w:val="yellow"/>
                <w:lang w:eastAsia="zh-CN"/>
              </w:rPr>
            </w:rPrChange>
          </w:rPr>
          <w:t xml:space="preserve">O and </w:t>
        </w:r>
        <w:proofErr w:type="spellStart"/>
        <w:r>
          <w:rPr>
            <w:rFonts w:ascii="Times New Roman" w:eastAsia="仿宋_GB2312" w:hAnsi="Times New Roman" w:cs="Times New Roman"/>
            <w:sz w:val="20"/>
            <w:szCs w:val="20"/>
            <w:lang w:eastAsia="zh-CN"/>
            <w:rPrChange w:id="818" w:author="Xuning Wei12232" w:date="2026-10-24T11:11:00Z">
              <w:rPr>
                <w:rFonts w:ascii="Times New Roman" w:eastAsia="仿宋_GB2312" w:hAnsi="Times New Roman" w:cs="Times New Roman"/>
                <w:color w:val="FF0000"/>
                <w:sz w:val="20"/>
                <w:szCs w:val="20"/>
                <w:highlight w:val="yellow"/>
                <w:lang w:eastAsia="zh-CN"/>
              </w:rPr>
            </w:rPrChange>
          </w:rPr>
          <w:t>Fmoc</w:t>
        </w:r>
        <w:proofErr w:type="spellEnd"/>
        <w:r>
          <w:rPr>
            <w:rFonts w:ascii="Times New Roman" w:eastAsia="仿宋_GB2312" w:hAnsi="Times New Roman" w:cs="Times New Roman"/>
            <w:sz w:val="20"/>
            <w:szCs w:val="20"/>
            <w:lang w:eastAsia="zh-CN"/>
            <w:rPrChange w:id="819" w:author="Xuning Wei12232" w:date="2026-10-24T11:11:00Z">
              <w:rPr>
                <w:rFonts w:ascii="Times New Roman" w:eastAsia="仿宋_GB2312" w:hAnsi="Times New Roman" w:cs="Times New Roman"/>
                <w:color w:val="FF0000"/>
                <w:sz w:val="20"/>
                <w:szCs w:val="20"/>
                <w:highlight w:val="yellow"/>
                <w:lang w:eastAsia="zh-CN"/>
              </w:rPr>
            </w:rPrChange>
          </w:rPr>
          <w:t>-L-</w:t>
        </w:r>
        <w:proofErr w:type="spellStart"/>
        <w:r>
          <w:rPr>
            <w:rFonts w:ascii="Times New Roman" w:eastAsia="仿宋_GB2312" w:hAnsi="Times New Roman" w:cs="Times New Roman"/>
            <w:sz w:val="20"/>
            <w:szCs w:val="20"/>
            <w:lang w:eastAsia="zh-CN"/>
            <w:rPrChange w:id="820" w:author="Xuning Wei12232" w:date="2026-10-24T11:11:00Z">
              <w:rPr>
                <w:rFonts w:ascii="Times New Roman" w:eastAsia="仿宋_GB2312" w:hAnsi="Times New Roman" w:cs="Times New Roman"/>
                <w:color w:val="FF0000"/>
                <w:sz w:val="20"/>
                <w:szCs w:val="20"/>
                <w:highlight w:val="yellow"/>
                <w:lang w:eastAsia="zh-CN"/>
              </w:rPr>
            </w:rPrChange>
          </w:rPr>
          <w:t>Orn</w:t>
        </w:r>
        <w:proofErr w:type="spellEnd"/>
        <w:r>
          <w:rPr>
            <w:rFonts w:ascii="Times New Roman" w:eastAsia="仿宋_GB2312" w:hAnsi="Times New Roman" w:cs="Times New Roman"/>
            <w:sz w:val="20"/>
            <w:szCs w:val="20"/>
            <w:lang w:eastAsia="zh-CN"/>
            <w:rPrChange w:id="821" w:author="Xuning Wei12232" w:date="2026-10-24T11:11:00Z">
              <w:rPr>
                <w:rFonts w:ascii="Times New Roman" w:eastAsia="仿宋_GB2312" w:hAnsi="Times New Roman" w:cs="Times New Roman"/>
                <w:color w:val="FF0000"/>
                <w:sz w:val="20"/>
                <w:szCs w:val="20"/>
                <w:highlight w:val="yellow"/>
                <w:lang w:eastAsia="zh-CN"/>
              </w:rPr>
            </w:rPrChange>
          </w:rPr>
          <w:t>(</w:t>
        </w:r>
        <w:proofErr w:type="spellStart"/>
        <w:r>
          <w:rPr>
            <w:rFonts w:ascii="Times New Roman" w:eastAsia="仿宋_GB2312" w:hAnsi="Times New Roman" w:cs="Times New Roman"/>
            <w:sz w:val="20"/>
            <w:szCs w:val="20"/>
            <w:lang w:eastAsia="zh-CN"/>
            <w:rPrChange w:id="822" w:author="Xuning Wei12232" w:date="2026-10-24T11:11:00Z">
              <w:rPr>
                <w:rFonts w:ascii="Times New Roman" w:eastAsia="仿宋_GB2312" w:hAnsi="Times New Roman" w:cs="Times New Roman"/>
                <w:color w:val="FF0000"/>
                <w:sz w:val="20"/>
                <w:szCs w:val="20"/>
                <w:highlight w:val="yellow"/>
                <w:lang w:eastAsia="zh-CN"/>
              </w:rPr>
            </w:rPrChange>
          </w:rPr>
          <w:t>Boc</w:t>
        </w:r>
        <w:proofErr w:type="spellEnd"/>
        <w:r>
          <w:rPr>
            <w:rFonts w:ascii="Times New Roman" w:eastAsia="仿宋_GB2312" w:hAnsi="Times New Roman" w:cs="Times New Roman"/>
            <w:sz w:val="20"/>
            <w:szCs w:val="20"/>
            <w:lang w:eastAsia="zh-CN"/>
            <w:rPrChange w:id="823" w:author="Xuning Wei12232" w:date="2026-10-24T11:11:00Z">
              <w:rPr>
                <w:rFonts w:ascii="Times New Roman" w:eastAsia="仿宋_GB2312" w:hAnsi="Times New Roman" w:cs="Times New Roman"/>
                <w:color w:val="FF0000"/>
                <w:sz w:val="20"/>
                <w:szCs w:val="20"/>
                <w:highlight w:val="yellow"/>
                <w:lang w:eastAsia="zh-CN"/>
              </w:rPr>
            </w:rPrChange>
          </w:rPr>
          <w:t xml:space="preserve">)-OH as the proposed regulatory starting </w:t>
        </w:r>
        <w:commentRangeStart w:id="824"/>
        <w:commentRangeStart w:id="825"/>
        <w:r>
          <w:rPr>
            <w:rFonts w:ascii="Times New Roman" w:eastAsia="仿宋_GB2312" w:hAnsi="Times New Roman" w:cs="Times New Roman"/>
            <w:sz w:val="20"/>
            <w:szCs w:val="20"/>
            <w:lang w:eastAsia="zh-CN"/>
            <w:rPrChange w:id="826" w:author="Xuning Wei12232" w:date="2026-10-24T11:11:00Z">
              <w:rPr>
                <w:rFonts w:ascii="Times New Roman" w:eastAsia="仿宋_GB2312" w:hAnsi="Times New Roman" w:cs="Times New Roman"/>
                <w:color w:val="FF0000"/>
                <w:sz w:val="20"/>
                <w:szCs w:val="20"/>
                <w:highlight w:val="yellow"/>
                <w:lang w:eastAsia="zh-CN"/>
              </w:rPr>
            </w:rPrChange>
          </w:rPr>
          <w:t>materials</w:t>
        </w:r>
        <w:commentRangeEnd w:id="824"/>
        <w:r>
          <w:rPr>
            <w:rStyle w:val="CommentReference"/>
            <w:rFonts w:ascii="Times New Roman" w:eastAsia="仿宋_GB2312" w:hAnsi="Times New Roman" w:cs="Times New Roman"/>
            <w:sz w:val="20"/>
            <w:szCs w:val="20"/>
            <w:rPrChange w:id="827" w:author="Xuning Wei12232" w:date="2026-10-24T11:11:00Z">
              <w:rPr>
                <w:rStyle w:val="CommentReference"/>
                <w:rFonts w:ascii="Times New Roman" w:eastAsia="仿宋_GB2312" w:hAnsi="Times New Roman" w:cs="Times New Roman"/>
                <w:color w:val="FF0000"/>
                <w:sz w:val="20"/>
                <w:szCs w:val="20"/>
                <w:highlight w:val="yellow"/>
              </w:rPr>
            </w:rPrChange>
          </w:rPr>
          <w:commentReference w:id="824"/>
        </w:r>
        <w:commentRangeEnd w:id="825"/>
        <w:r>
          <w:rPr>
            <w:rStyle w:val="CommentReference"/>
            <w:rPrChange w:id="828" w:author="Xuning Wei12232" w:date="2026-10-24T11:11:00Z">
              <w:rPr>
                <w:rStyle w:val="CommentReference"/>
                <w:color w:val="FF0000"/>
                <w:highlight w:val="yellow"/>
              </w:rPr>
            </w:rPrChange>
          </w:rPr>
          <w:commentReference w:id="825"/>
        </w:r>
      </w:ins>
      <w:ins w:id="829" w:author="Xuning Wei12232" w:date="2026-10-19T20:35:00Z">
        <w:r>
          <w:rPr>
            <w:rFonts w:ascii="Times New Roman" w:eastAsia="仿宋_GB2312" w:hAnsi="Times New Roman" w:cs="Times New Roman"/>
            <w:sz w:val="20"/>
            <w:szCs w:val="20"/>
            <w:lang w:eastAsia="zh-CN"/>
          </w:rPr>
          <w:t>, with</w:t>
        </w:r>
        <w:r>
          <w:rPr>
            <w:rFonts w:ascii="Times New Roman" w:eastAsia="仿宋_GB2312" w:hAnsi="Times New Roman" w:cs="Times New Roman"/>
            <w:sz w:val="20"/>
            <w:szCs w:val="20"/>
            <w:rPrChange w:id="830" w:author="Xuning Wei12232" w:date="2026-10-24T11:11:00Z">
              <w:rPr>
                <w:rFonts w:ascii="Times New Roman" w:eastAsia="仿宋_GB2312" w:hAnsi="Times New Roman" w:cs="Times New Roman"/>
                <w:color w:val="FF0000"/>
                <w:sz w:val="20"/>
                <w:szCs w:val="20"/>
                <w:highlight w:val="yellow"/>
              </w:rPr>
            </w:rPrChange>
          </w:rPr>
          <w:t xml:space="preserve"> 2-CTC Resin</w:t>
        </w:r>
        <w:r>
          <w:rPr>
            <w:rFonts w:ascii="Times New Roman" w:eastAsia="仿宋_GB2312" w:hAnsi="Times New Roman" w:cs="Times New Roman"/>
            <w:sz w:val="20"/>
            <w:szCs w:val="20"/>
            <w:rPrChange w:id="831" w:author="Xuning Wei12232" w:date="2026-10-24T11:11:00Z">
              <w:rPr>
                <w:rFonts w:ascii="Times New Roman" w:eastAsia="仿宋_GB2312" w:hAnsi="Times New Roman" w:cs="Times New Roman"/>
                <w:color w:val="FF0000"/>
                <w:sz w:val="20"/>
                <w:szCs w:val="20"/>
              </w:rPr>
            </w:rPrChange>
          </w:rPr>
          <w:t xml:space="preserve"> as a </w:t>
        </w:r>
      </w:ins>
      <w:ins w:id="832" w:author="Xuning Wei12232" w:date="2026-10-19T20:36:00Z">
        <w:r>
          <w:rPr>
            <w:rFonts w:ascii="Times New Roman" w:eastAsia="仿宋_GB2312" w:hAnsi="Times New Roman" w:cs="Times New Roman"/>
            <w:sz w:val="20"/>
            <w:szCs w:val="20"/>
            <w:rPrChange w:id="833" w:author="Xuning Wei12232" w:date="2026-10-24T11:11:00Z">
              <w:rPr>
                <w:rFonts w:ascii="Times New Roman" w:eastAsia="仿宋_GB2312" w:hAnsi="Times New Roman" w:cs="Times New Roman"/>
                <w:color w:val="FF0000"/>
                <w:sz w:val="20"/>
                <w:szCs w:val="20"/>
              </w:rPr>
            </w:rPrChange>
          </w:rPr>
          <w:t xml:space="preserve">critical raw material. Manufacturing will be performed at the defined commercial manufacturing scale of target </w:t>
        </w:r>
      </w:ins>
      <w:ins w:id="834" w:author="Xuning Wei12232" w:date="2026-10-19T20:37:00Z">
        <w:r>
          <w:rPr>
            <w:rFonts w:ascii="Times New Roman" w:eastAsia="仿宋_GB2312" w:hAnsi="Times New Roman" w:cs="Times New Roman"/>
            <w:sz w:val="20"/>
            <w:szCs w:val="20"/>
            <w:rPrChange w:id="835" w:author="Xuning Wei12232" w:date="2026-10-24T11:11:00Z">
              <w:rPr>
                <w:rFonts w:ascii="Times New Roman" w:eastAsia="仿宋_GB2312" w:hAnsi="Times New Roman" w:cs="Times New Roman"/>
                <w:color w:val="FF0000"/>
                <w:sz w:val="20"/>
                <w:szCs w:val="20"/>
              </w:rPr>
            </w:rPrChange>
          </w:rPr>
          <w:t>48</w:t>
        </w:r>
      </w:ins>
      <w:ins w:id="836" w:author="Xuning Wei12232" w:date="2026-10-19T20:36:00Z">
        <w:r>
          <w:rPr>
            <w:rFonts w:ascii="Times New Roman" w:eastAsia="仿宋_GB2312" w:hAnsi="Times New Roman" w:cs="Times New Roman"/>
            <w:sz w:val="20"/>
            <w:szCs w:val="20"/>
            <w:rPrChange w:id="837" w:author="Xuning Wei12232" w:date="2026-10-24T11:11:00Z">
              <w:rPr>
                <w:rFonts w:ascii="Times New Roman" w:eastAsia="仿宋_GB2312" w:hAnsi="Times New Roman" w:cs="Times New Roman"/>
                <w:color w:val="FF0000"/>
                <w:sz w:val="20"/>
                <w:szCs w:val="20"/>
              </w:rPr>
            </w:rPrChange>
          </w:rPr>
          <w:t>.0</w:t>
        </w:r>
      </w:ins>
      <w:ins w:id="838" w:author="Xuning Wei12232" w:date="2026-10-19T20:37:00Z">
        <w:r>
          <w:rPr>
            <w:rFonts w:ascii="Times New Roman" w:eastAsia="仿宋_GB2312" w:hAnsi="Times New Roman" w:cs="Times New Roman"/>
            <w:sz w:val="20"/>
            <w:szCs w:val="20"/>
            <w:rPrChange w:id="839" w:author="Xuning Wei12232" w:date="2026-10-24T11:11:00Z">
              <w:rPr>
                <w:rFonts w:ascii="Times New Roman" w:eastAsia="仿宋_GB2312" w:hAnsi="Times New Roman" w:cs="Times New Roman"/>
                <w:color w:val="FF0000"/>
                <w:sz w:val="20"/>
                <w:szCs w:val="20"/>
              </w:rPr>
            </w:rPrChange>
          </w:rPr>
          <w:t>0</w:t>
        </w:r>
      </w:ins>
      <w:ins w:id="840" w:author="Xuning Wei12232" w:date="2026-10-19T20:36:00Z">
        <w:r>
          <w:rPr>
            <w:rFonts w:ascii="Times New Roman" w:eastAsia="仿宋_GB2312" w:hAnsi="Times New Roman" w:cs="Times New Roman"/>
            <w:sz w:val="20"/>
            <w:szCs w:val="20"/>
            <w:rPrChange w:id="841" w:author="Xuning Wei12232" w:date="2026-10-24T11:11:00Z">
              <w:rPr>
                <w:rFonts w:ascii="Times New Roman" w:eastAsia="仿宋_GB2312" w:hAnsi="Times New Roman" w:cs="Times New Roman"/>
                <w:color w:val="FF0000"/>
                <w:sz w:val="20"/>
                <w:szCs w:val="20"/>
              </w:rPr>
            </w:rPrChange>
          </w:rPr>
          <w:t xml:space="preserve"> kg 2-CTC Resin per batch for the SPPS process in Building 12 at </w:t>
        </w:r>
        <w:proofErr w:type="spellStart"/>
        <w:r>
          <w:rPr>
            <w:rFonts w:ascii="Times New Roman" w:eastAsia="仿宋_GB2312" w:hAnsi="Times New Roman" w:cs="Times New Roman"/>
            <w:sz w:val="20"/>
            <w:szCs w:val="20"/>
            <w:rPrChange w:id="842" w:author="Xuning Wei12232" w:date="2026-10-24T11:11:00Z">
              <w:rPr>
                <w:rFonts w:ascii="Times New Roman" w:eastAsia="仿宋_GB2312" w:hAnsi="Times New Roman" w:cs="Times New Roman"/>
                <w:color w:val="FF0000"/>
                <w:sz w:val="20"/>
                <w:szCs w:val="20"/>
              </w:rPr>
            </w:rPrChange>
          </w:rPr>
          <w:t>Asychem</w:t>
        </w:r>
        <w:proofErr w:type="spellEnd"/>
        <w:r>
          <w:rPr>
            <w:rFonts w:ascii="Times New Roman" w:eastAsia="仿宋_GB2312" w:hAnsi="Times New Roman" w:cs="Times New Roman"/>
            <w:sz w:val="20"/>
            <w:szCs w:val="20"/>
            <w:rPrChange w:id="843" w:author="Xuning Wei12232" w:date="2026-10-24T11:11:00Z">
              <w:rPr>
                <w:rFonts w:ascii="Times New Roman" w:eastAsia="仿宋_GB2312" w:hAnsi="Times New Roman" w:cs="Times New Roman"/>
                <w:color w:val="FF0000"/>
                <w:sz w:val="20"/>
                <w:szCs w:val="20"/>
              </w:rPr>
            </w:rPrChange>
          </w:rPr>
          <w:t xml:space="preserve"> TJ4 site. This protocol covers manufacture of ASYM-14</w:t>
        </w:r>
      </w:ins>
      <w:ins w:id="844" w:author="Xuning Wei12232" w:date="2026-10-19T20:37:00Z">
        <w:r>
          <w:rPr>
            <w:rFonts w:ascii="Times New Roman" w:eastAsia="仿宋_GB2312" w:hAnsi="Times New Roman" w:cs="Times New Roman"/>
            <w:sz w:val="20"/>
            <w:szCs w:val="20"/>
            <w:rPrChange w:id="845" w:author="Xuning Wei12232" w:date="2026-10-24T11:11:00Z">
              <w:rPr>
                <w:rFonts w:ascii="Times New Roman" w:eastAsia="仿宋_GB2312" w:hAnsi="Times New Roman" w:cs="Times New Roman"/>
                <w:color w:val="FF0000"/>
                <w:sz w:val="20"/>
                <w:szCs w:val="20"/>
              </w:rPr>
            </w:rPrChange>
          </w:rPr>
          <w:t>1366</w:t>
        </w:r>
      </w:ins>
      <w:ins w:id="846" w:author="Xuning Wei12232" w:date="2026-10-19T20:36:00Z">
        <w:r>
          <w:rPr>
            <w:rFonts w:ascii="Times New Roman" w:eastAsia="仿宋_GB2312" w:hAnsi="Times New Roman" w:cs="Times New Roman"/>
            <w:sz w:val="20"/>
            <w:szCs w:val="20"/>
            <w:rPrChange w:id="847" w:author="Xuning Wei12232" w:date="2026-10-24T11:11:00Z">
              <w:rPr>
                <w:rFonts w:ascii="Times New Roman" w:eastAsia="仿宋_GB2312" w:hAnsi="Times New Roman" w:cs="Times New Roman"/>
                <w:color w:val="FF0000"/>
                <w:sz w:val="20"/>
                <w:szCs w:val="20"/>
              </w:rPr>
            </w:rPrChange>
          </w:rPr>
          <w:t xml:space="preserve"> at commercial scale in the qualified equipment train identified within this document and includes evaluation of process performance against CPPs and CQAs. Cleaning validation, stability and supporting studies are performed alongside PPQ under separate protocols (Sections 16–18)</w:t>
        </w:r>
      </w:ins>
    </w:p>
    <w:p w14:paraId="54B0AF38" w14:textId="77777777" w:rsidR="007617DE" w:rsidRDefault="00AE300B">
      <w:pPr>
        <w:spacing w:beforeLines="50" w:before="120" w:afterLines="50" w:after="120" w:line="360" w:lineRule="auto"/>
        <w:contextualSpacing/>
        <w:jc w:val="both"/>
        <w:rPr>
          <w:del w:id="848" w:author="Xuning Wei12232" w:date="2026-10-19T20:37:00Z"/>
          <w:rFonts w:ascii="Times New Roman" w:eastAsia="仿宋_GB2312" w:hAnsi="Times New Roman" w:cs="Times New Roman"/>
          <w:sz w:val="20"/>
          <w:szCs w:val="20"/>
          <w:lang w:eastAsia="zh-CN"/>
        </w:rPr>
      </w:pPr>
      <w:del w:id="849" w:author="Xuning Wei12232" w:date="2026-10-19T20:37:00Z">
        <w:r>
          <w:rPr>
            <w:rFonts w:ascii="Times New Roman" w:eastAsia="仿宋_GB2312" w:hAnsi="Times New Roman" w:cs="Times New Roman"/>
            <w:sz w:val="20"/>
            <w:szCs w:val="20"/>
            <w:rPrChange w:id="850" w:author="Xuning Wei12232" w:date="2026-10-24T11:11:00Z">
              <w:rPr>
                <w:rFonts w:ascii="Times New Roman" w:eastAsia="仿宋_GB2312" w:hAnsi="Times New Roman" w:cs="Times New Roman"/>
                <w:color w:val="0000FF"/>
                <w:sz w:val="20"/>
                <w:szCs w:val="20"/>
              </w:rPr>
            </w:rPrChange>
          </w:rPr>
          <w:delText xml:space="preserve"> validated on a target scale of 48.00 kg of</w:delText>
        </w:r>
      </w:del>
      <w:del w:id="851" w:author="Xuning Wei12232" w:date="2026-10-19T20:35:00Z">
        <w:r>
          <w:rPr>
            <w:rFonts w:ascii="Times New Roman" w:eastAsia="仿宋_GB2312" w:hAnsi="Times New Roman" w:cs="Times New Roman"/>
            <w:sz w:val="20"/>
            <w:szCs w:val="20"/>
            <w:rPrChange w:id="852" w:author="Xuning Wei12232" w:date="2026-10-24T11:11:00Z">
              <w:rPr>
                <w:rFonts w:ascii="Times New Roman" w:eastAsia="仿宋_GB2312" w:hAnsi="Times New Roman" w:cs="Times New Roman"/>
                <w:color w:val="0000FF"/>
                <w:sz w:val="20"/>
                <w:szCs w:val="20"/>
              </w:rPr>
            </w:rPrChange>
          </w:rPr>
          <w:delText xml:space="preserve"> 2-CTC Resin</w:delText>
        </w:r>
      </w:del>
      <w:del w:id="853" w:author="Xuning Wei12232" w:date="2026-10-19T20:37:00Z">
        <w:r>
          <w:rPr>
            <w:rFonts w:ascii="Times New Roman" w:eastAsia="仿宋_GB2312" w:hAnsi="Times New Roman" w:cs="Times New Roman"/>
            <w:sz w:val="20"/>
            <w:szCs w:val="20"/>
            <w:rPrChange w:id="854" w:author="Xuning Wei12232" w:date="2026-10-24T11:11:00Z">
              <w:rPr>
                <w:rFonts w:ascii="Times New Roman" w:eastAsia="仿宋_GB2312" w:hAnsi="Times New Roman" w:cs="Times New Roman"/>
                <w:color w:val="0000FF"/>
                <w:sz w:val="20"/>
                <w:szCs w:val="20"/>
              </w:rPr>
            </w:rPrChange>
          </w:rPr>
          <w:delText xml:space="preserve"> per batch, represents the defined commercial manufacturing scale for the SPPS process</w:delText>
        </w:r>
        <w:r>
          <w:rPr>
            <w:rFonts w:ascii="Times New Roman" w:eastAsia="仿宋_GB2312" w:hAnsi="Times New Roman" w:cs="Times New Roman"/>
            <w:sz w:val="20"/>
            <w:szCs w:val="20"/>
            <w:lang w:eastAsia="zh-CN"/>
            <w:rPrChange w:id="855" w:author="Xuning Wei12232" w:date="2026-10-24T11:11:00Z">
              <w:rPr>
                <w:rFonts w:ascii="Times New Roman" w:eastAsia="仿宋_GB2312" w:hAnsi="Times New Roman" w:cs="Times New Roman"/>
                <w:color w:val="0000FF"/>
                <w:sz w:val="20"/>
                <w:szCs w:val="20"/>
                <w:lang w:eastAsia="zh-CN"/>
              </w:rPr>
            </w:rPrChange>
          </w:rPr>
          <w:delText xml:space="preserve"> </w:delText>
        </w:r>
      </w:del>
      <w:del w:id="856" w:author="Xuning Wei12232" w:date="2026-10-19T20:33:00Z">
        <w:r>
          <w:rPr>
            <w:rFonts w:ascii="Times New Roman" w:eastAsia="仿宋_GB2312" w:hAnsi="Times New Roman" w:cs="Times New Roman"/>
            <w:sz w:val="20"/>
            <w:szCs w:val="20"/>
            <w:lang w:eastAsia="zh-CN"/>
            <w:rPrChange w:id="857" w:author="Xuning Wei12232" w:date="2026-10-24T11:11:00Z">
              <w:rPr>
                <w:rFonts w:ascii="Times New Roman" w:eastAsia="仿宋_GB2312" w:hAnsi="Times New Roman" w:cs="Times New Roman"/>
                <w:color w:val="0000FF"/>
                <w:sz w:val="20"/>
                <w:szCs w:val="20"/>
                <w:lang w:eastAsia="zh-CN"/>
              </w:rPr>
            </w:rPrChange>
          </w:rPr>
          <w:delText>using</w:delText>
        </w:r>
        <w:r>
          <w:rPr>
            <w:rFonts w:ascii="Times New Roman" w:eastAsia="仿宋_GB2312" w:hAnsi="Times New Roman" w:cs="Times New Roman"/>
            <w:sz w:val="20"/>
            <w:szCs w:val="20"/>
            <w:lang w:eastAsia="zh-CN"/>
          </w:rPr>
          <w:delText xml:space="preserve"> </w:delText>
        </w:r>
        <w:commentRangeStart w:id="858"/>
        <w:commentRangeStart w:id="859"/>
        <w:r>
          <w:rPr>
            <w:rFonts w:ascii="Times New Roman" w:eastAsia="仿宋_GB2312" w:hAnsi="Times New Roman" w:cs="Times New Roman"/>
            <w:sz w:val="20"/>
            <w:szCs w:val="20"/>
            <w:lang w:eastAsia="zh-CN"/>
          </w:rPr>
          <w:delText>2-CTC Resin</w:delText>
        </w:r>
        <w:commentRangeEnd w:id="858"/>
        <w:r>
          <w:rPr>
            <w:rStyle w:val="CommentReference"/>
            <w:rFonts w:ascii="Times New Roman" w:eastAsia="仿宋_GB2312" w:hAnsi="Times New Roman" w:cs="Times New Roman"/>
            <w:sz w:val="20"/>
            <w:szCs w:val="20"/>
            <w:lang w:eastAsia="zh-CN"/>
          </w:rPr>
          <w:commentReference w:id="858"/>
        </w:r>
        <w:commentRangeEnd w:id="859"/>
        <w:r>
          <w:rPr>
            <w:rStyle w:val="CommentReference"/>
          </w:rPr>
          <w:commentReference w:id="859"/>
        </w:r>
        <w:r>
          <w:rPr>
            <w:rFonts w:ascii="Times New Roman" w:eastAsia="仿宋_GB2312" w:hAnsi="Times New Roman" w:cs="Times New Roman"/>
            <w:sz w:val="20"/>
            <w:szCs w:val="20"/>
            <w:lang w:eastAsia="zh-CN"/>
          </w:rPr>
          <w:delText>,</w:delText>
        </w:r>
        <w:r>
          <w:rPr>
            <w:rFonts w:ascii="Times New Roman" w:eastAsia="仿宋_GB2312" w:hAnsi="Times New Roman" w:cs="Times New Roman"/>
            <w:sz w:val="20"/>
            <w:szCs w:val="20"/>
          </w:rPr>
          <w:delText xml:space="preserve"> </w:delText>
        </w:r>
        <w:commentRangeStart w:id="860"/>
        <w:commentRangeStart w:id="861"/>
        <w:r>
          <w:rPr>
            <w:rStyle w:val="CommentReference"/>
            <w:rFonts w:ascii="Times New Roman" w:eastAsia="仿宋_GB2312" w:hAnsi="Times New Roman" w:cs="Times New Roman"/>
            <w:sz w:val="20"/>
            <w:szCs w:val="20"/>
            <w:lang w:eastAsia="zh-CN"/>
          </w:rPr>
          <w:commentReference w:id="860"/>
        </w:r>
        <w:commentRangeEnd w:id="860"/>
        <w:commentRangeEnd w:id="861"/>
        <w:r>
          <w:rPr>
            <w:rStyle w:val="CommentReference"/>
          </w:rPr>
          <w:commentReference w:id="861"/>
        </w:r>
        <w:r>
          <w:rPr>
            <w:rFonts w:ascii="Times New Roman" w:eastAsia="仿宋_GB2312" w:hAnsi="Times New Roman" w:cs="Times New Roman"/>
            <w:sz w:val="20"/>
            <w:szCs w:val="20"/>
            <w:lang w:eastAsia="zh-CN"/>
          </w:rPr>
          <w:delText>Fmoc-Gly-OH, Fmoc-L-Phe-OH, Fmoc-L-N-Me-Asn(Trt)-OH, Fmoc-L-Asn(Trt)-OH, Fmoc-L-Ser(tBu)-OH, Fmoc-L-Arg(Pbf)-OH, Fmoc-L-Val-OH, Fmoc-L-Leu-OH, Fmoc-L-α-Me-Phe-OH, Fmoc-L-Glu(OtBu)-OH·H</w:delText>
        </w:r>
        <w:r>
          <w:rPr>
            <w:rFonts w:ascii="Times New Roman" w:eastAsia="仿宋_GB2312" w:hAnsi="Times New Roman" w:cs="Times New Roman"/>
            <w:sz w:val="20"/>
            <w:szCs w:val="20"/>
            <w:vertAlign w:val="subscript"/>
            <w:lang w:eastAsia="zh-CN"/>
          </w:rPr>
          <w:delText>2</w:delText>
        </w:r>
        <w:r>
          <w:rPr>
            <w:rFonts w:ascii="Times New Roman" w:eastAsia="仿宋_GB2312" w:hAnsi="Times New Roman" w:cs="Times New Roman"/>
            <w:sz w:val="20"/>
            <w:szCs w:val="20"/>
            <w:lang w:eastAsia="zh-CN"/>
          </w:rPr>
          <w:delText>O, Fmoc-L-Ala-OH·H</w:delText>
        </w:r>
        <w:r>
          <w:rPr>
            <w:rFonts w:ascii="Times New Roman" w:eastAsia="仿宋_GB2312" w:hAnsi="Times New Roman" w:cs="Times New Roman"/>
            <w:sz w:val="20"/>
            <w:szCs w:val="20"/>
            <w:vertAlign w:val="subscript"/>
            <w:lang w:eastAsia="zh-CN"/>
          </w:rPr>
          <w:delText>2</w:delText>
        </w:r>
        <w:r>
          <w:rPr>
            <w:rFonts w:ascii="Times New Roman" w:eastAsia="仿宋_GB2312" w:hAnsi="Times New Roman" w:cs="Times New Roman"/>
            <w:sz w:val="20"/>
            <w:szCs w:val="20"/>
            <w:lang w:eastAsia="zh-CN"/>
          </w:rPr>
          <w:delText xml:space="preserve">O and Fmoc-L-Orn(Boc)-OH as the proposed </w:delText>
        </w:r>
        <w:r>
          <w:rPr>
            <w:rFonts w:ascii="Times New Roman" w:eastAsia="仿宋_GB2312" w:hAnsi="Times New Roman" w:cs="Times New Roman"/>
            <w:sz w:val="20"/>
            <w:szCs w:val="20"/>
            <w:lang w:eastAsia="zh-CN"/>
            <w:rPrChange w:id="862" w:author="Xuning Wei12232" w:date="2026-10-24T11:11:00Z">
              <w:rPr>
                <w:rFonts w:ascii="Times New Roman" w:eastAsia="仿宋_GB2312" w:hAnsi="Times New Roman" w:cs="Times New Roman"/>
                <w:color w:val="0000FF"/>
                <w:sz w:val="20"/>
                <w:szCs w:val="20"/>
                <w:lang w:eastAsia="zh-CN"/>
              </w:rPr>
            </w:rPrChange>
          </w:rPr>
          <w:delText>critical raw materials and</w:delText>
        </w:r>
        <w:r>
          <w:rPr>
            <w:rFonts w:ascii="Times New Roman" w:eastAsia="仿宋_GB2312" w:hAnsi="Times New Roman" w:cs="Times New Roman"/>
            <w:sz w:val="20"/>
            <w:szCs w:val="20"/>
            <w:lang w:eastAsia="zh-CN"/>
          </w:rPr>
          <w:delText xml:space="preserve"> regulatory starting </w:delText>
        </w:r>
        <w:commentRangeStart w:id="863"/>
        <w:commentRangeStart w:id="864"/>
        <w:r>
          <w:rPr>
            <w:rFonts w:ascii="Times New Roman" w:eastAsia="仿宋_GB2312" w:hAnsi="Times New Roman" w:cs="Times New Roman"/>
            <w:sz w:val="20"/>
            <w:szCs w:val="20"/>
            <w:lang w:eastAsia="zh-CN"/>
          </w:rPr>
          <w:delText>materials</w:delText>
        </w:r>
        <w:commentRangeEnd w:id="863"/>
        <w:r>
          <w:rPr>
            <w:rStyle w:val="CommentReference"/>
            <w:rFonts w:ascii="Times New Roman" w:eastAsia="仿宋_GB2312" w:hAnsi="Times New Roman" w:cs="Times New Roman"/>
            <w:sz w:val="20"/>
            <w:szCs w:val="20"/>
          </w:rPr>
          <w:commentReference w:id="863"/>
        </w:r>
        <w:commentRangeEnd w:id="864"/>
        <w:r>
          <w:rPr>
            <w:rStyle w:val="CommentReference"/>
          </w:rPr>
          <w:commentReference w:id="864"/>
        </w:r>
        <w:r>
          <w:rPr>
            <w:rFonts w:ascii="Times New Roman" w:eastAsia="仿宋_GB2312" w:hAnsi="Times New Roman" w:cs="Times New Roman"/>
            <w:sz w:val="20"/>
            <w:szCs w:val="20"/>
          </w:rPr>
          <w:delText xml:space="preserve"> </w:delText>
        </w:r>
      </w:del>
      <w:del w:id="865" w:author="Xuning Wei12232" w:date="2026-10-19T20:37:00Z">
        <w:r>
          <w:rPr>
            <w:rFonts w:ascii="Times New Roman" w:eastAsia="仿宋_GB2312" w:hAnsi="Times New Roman" w:cs="Times New Roman"/>
            <w:sz w:val="20"/>
            <w:szCs w:val="20"/>
          </w:rPr>
          <w:delText xml:space="preserve">in Building 12 at Asymchem TJ4 </w:delText>
        </w:r>
        <w:r>
          <w:rPr>
            <w:rFonts w:ascii="Times New Roman" w:eastAsia="仿宋_GB2312" w:hAnsi="Times New Roman" w:cs="Times New Roman"/>
            <w:sz w:val="20"/>
            <w:szCs w:val="20"/>
            <w:lang w:eastAsia="zh-CN"/>
          </w:rPr>
          <w:delText>site</w:delText>
        </w:r>
        <w:commentRangeStart w:id="866"/>
        <w:commentRangeStart w:id="867"/>
        <w:r>
          <w:rPr>
            <w:rFonts w:ascii="Times New Roman" w:eastAsia="仿宋_GB2312" w:hAnsi="Times New Roman" w:cs="Times New Roman"/>
            <w:sz w:val="20"/>
            <w:szCs w:val="20"/>
            <w:lang w:eastAsia="zh-CN"/>
          </w:rPr>
          <w:delText xml:space="preserve">. </w:delText>
        </w:r>
        <w:commentRangeEnd w:id="866"/>
        <w:r>
          <w:rPr>
            <w:rStyle w:val="CommentReference"/>
            <w:rFonts w:ascii="Times New Roman" w:eastAsia="仿宋_GB2312" w:hAnsi="Times New Roman" w:cs="Times New Roman"/>
            <w:sz w:val="20"/>
            <w:szCs w:val="20"/>
            <w:lang w:eastAsia="zh-CN"/>
            <w:rPrChange w:id="868" w:author="Xuning Wei12232" w:date="2026-10-24T11:11:00Z">
              <w:rPr>
                <w:rStyle w:val="CommentReference"/>
                <w:rFonts w:ascii="Times New Roman" w:eastAsia="仿宋_GB2312" w:hAnsi="Times New Roman" w:cs="Times New Roman"/>
                <w:color w:val="0000FF"/>
                <w:sz w:val="20"/>
                <w:szCs w:val="20"/>
                <w:lang w:eastAsia="zh-CN"/>
              </w:rPr>
            </w:rPrChange>
          </w:rPr>
          <w:commentReference w:id="866"/>
        </w:r>
        <w:commentRangeEnd w:id="867"/>
        <w:r>
          <w:rPr>
            <w:rStyle w:val="CommentReference"/>
          </w:rPr>
          <w:commentReference w:id="867"/>
        </w:r>
        <w:r>
          <w:rPr>
            <w:rFonts w:ascii="Times New Roman" w:eastAsia="仿宋_GB2312" w:hAnsi="Times New Roman" w:cs="Times New Roman"/>
            <w:sz w:val="20"/>
            <w:szCs w:val="20"/>
            <w:lang w:eastAsia="zh-CN"/>
            <w:rPrChange w:id="869" w:author="Xuning Wei12232" w:date="2026-10-24T11:11:00Z">
              <w:rPr>
                <w:rFonts w:ascii="Times New Roman" w:eastAsia="仿宋_GB2312" w:hAnsi="Times New Roman" w:cs="Times New Roman"/>
                <w:color w:val="0000FF"/>
                <w:sz w:val="20"/>
                <w:szCs w:val="20"/>
                <w:lang w:eastAsia="zh-CN"/>
              </w:rPr>
            </w:rPrChange>
          </w:rPr>
          <w:delText>This protocol covers manufacture of ASYM-141366 at commercial scale in the qualified equipment train identified within this document and includes evaluation of process performance, critical process parameters, in-process controls, cleaning validation activities, stability commitments and supporting studies required to demonstrate an acceptable state of process control.</w:delText>
        </w:r>
        <w:bookmarkStart w:id="870" w:name="_Toc243596290"/>
        <w:bookmarkEnd w:id="870"/>
      </w:del>
    </w:p>
    <w:p w14:paraId="68982D98"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871" w:name="_Toc253738405"/>
      <w:bookmarkStart w:id="872" w:name="_Toc294622978"/>
      <w:bookmarkStart w:id="873" w:name="_Toc243596291"/>
      <w:r>
        <w:rPr>
          <w:rFonts w:ascii="Times New Roman" w:eastAsia="仿宋_GB2312" w:hAnsi="Times New Roman" w:cs="Times New Roman"/>
          <w:sz w:val="21"/>
          <w:szCs w:val="21"/>
        </w:rPr>
        <w:t>Validation Type</w:t>
      </w:r>
      <w:bookmarkEnd w:id="871"/>
      <w:bookmarkEnd w:id="872"/>
      <w:r>
        <w:rPr>
          <w:rFonts w:ascii="Times New Roman" w:eastAsia="仿宋_GB2312" w:hAnsi="Times New Roman" w:cs="Times New Roman"/>
          <w:sz w:val="21"/>
          <w:szCs w:val="21"/>
        </w:rPr>
        <w:t xml:space="preserve"> </w:t>
      </w:r>
      <w:r>
        <w:rPr>
          <w:rFonts w:ascii="Times New Roman" w:eastAsia="仿宋_GB2312" w:hAnsi="Times New Roman" w:cs="Times New Roman"/>
          <w:sz w:val="21"/>
          <w:szCs w:val="21"/>
          <w:lang w:eastAsia="zh-CN"/>
        </w:rPr>
        <w:t>an</w:t>
      </w:r>
      <w:r>
        <w:rPr>
          <w:rFonts w:ascii="Times New Roman" w:eastAsia="仿宋_GB2312" w:hAnsi="Times New Roman" w:cs="Times New Roman"/>
          <w:sz w:val="21"/>
          <w:szCs w:val="21"/>
        </w:rPr>
        <w:t>d Strategy</w:t>
      </w:r>
      <w:bookmarkEnd w:id="873"/>
    </w:p>
    <w:p w14:paraId="311A1183"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A prospective Process Performance Qualification (PPQ) approach will be used to demonstrate that the commercial manufacturing process for ASYM-141366 when operated within the established process parameters and control strategy, is capable of manufacturing material that reliably meets its predefined quality attributes, in-process requirements and release specifications. The PPQ will be executed using the intended commercial manufacturing process, qualified facility, utilities and equipment, approved manufacturing instructions, qualified analytical methods, approved raw materials and appropriately trained personnel.</w:t>
      </w:r>
    </w:p>
    <w:p w14:paraId="501E9AA4"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 xml:space="preserve">The validation strategy has been established using a science- and risk-based assessment of process knowledge, process complexity, sources of variability and the relationship between material attributes/process parameters and product quality attributes. Based on the available development and manufacturing knowledge, process risk </w:t>
      </w:r>
      <w:r>
        <w:rPr>
          <w:rFonts w:ascii="Times New Roman" w:eastAsia="仿宋_GB2312" w:hAnsi="Times New Roman" w:cs="Times New Roman"/>
          <w:sz w:val="20"/>
          <w:szCs w:val="20"/>
          <w:lang w:eastAsia="zh-CN"/>
        </w:rPr>
        <w:lastRenderedPageBreak/>
        <w:t xml:space="preserve">assessment and demonstrated process understanding, three </w:t>
      </w:r>
      <w:del w:id="874" w:author="Xuning Wei12232" w:date="2026-10-19T20:39:00Z">
        <w:r>
          <w:rPr>
            <w:rFonts w:ascii="Times New Roman" w:eastAsia="仿宋_GB2312" w:hAnsi="Times New Roman" w:cs="Times New Roman"/>
            <w:sz w:val="20"/>
            <w:szCs w:val="20"/>
            <w:lang w:eastAsia="zh-CN"/>
          </w:rPr>
          <w:delText>(3)</w:delText>
        </w:r>
      </w:del>
      <w:ins w:id="875" w:author="Xuning Wei12232" w:date="2026-10-19T20:39:00Z">
        <w:r>
          <w:rPr>
            <w:rFonts w:ascii="Times New Roman" w:eastAsia="仿宋_GB2312" w:hAnsi="Times New Roman" w:cs="Times New Roman"/>
            <w:sz w:val="20"/>
            <w:szCs w:val="20"/>
            <w:lang w:eastAsia="zh-CN"/>
          </w:rPr>
          <w:t>consecutive</w:t>
        </w:r>
      </w:ins>
      <w:r>
        <w:rPr>
          <w:rFonts w:ascii="Times New Roman" w:eastAsia="仿宋_GB2312" w:hAnsi="Times New Roman" w:cs="Times New Roman"/>
          <w:sz w:val="20"/>
          <w:szCs w:val="20"/>
          <w:lang w:eastAsia="zh-CN"/>
        </w:rPr>
        <w:t xml:space="preserve"> PPQ batches manufactured at the intended commercial scale using the defined commercial equipment train are considered sufficient to provide evidence of process reproducibility and an initial state of control. </w:t>
      </w:r>
      <w:ins w:id="876" w:author="Xuning Wei12232" w:date="2026-10-18T09:23:00Z">
        <w:r>
          <w:rPr>
            <w:rFonts w:ascii="Times New Roman" w:eastAsia="仿宋_GB2312" w:hAnsi="Times New Roman" w:cs="Times New Roman"/>
            <w:sz w:val="20"/>
            <w:szCs w:val="20"/>
            <w:lang w:eastAsia="zh-CN"/>
          </w:rPr>
          <w:t>All</w:t>
        </w:r>
      </w:ins>
      <w:del w:id="877" w:author="Xuning Wei12232" w:date="2026-10-18T09:23:00Z">
        <w:r>
          <w:rPr>
            <w:rFonts w:ascii="Times New Roman" w:eastAsia="仿宋_GB2312" w:hAnsi="Times New Roman" w:cs="Times New Roman"/>
            <w:sz w:val="20"/>
            <w:szCs w:val="20"/>
            <w:lang w:eastAsia="zh-CN"/>
          </w:rPr>
          <w:delText>The</w:delText>
        </w:r>
      </w:del>
      <w:r>
        <w:rPr>
          <w:rFonts w:ascii="Times New Roman" w:eastAsia="仿宋_GB2312" w:hAnsi="Times New Roman" w:cs="Times New Roman"/>
          <w:sz w:val="20"/>
          <w:szCs w:val="20"/>
          <w:lang w:eastAsia="zh-CN"/>
        </w:rPr>
        <w:t xml:space="preserve"> three PPQ batches will be manufactured </w:t>
      </w:r>
      <w:ins w:id="878" w:author="Xuning Wei12232" w:date="2026-10-18T09:24:00Z">
        <w:r>
          <w:rPr>
            <w:rFonts w:ascii="Times New Roman" w:eastAsia="仿宋_GB2312" w:hAnsi="Times New Roman" w:cs="Times New Roman"/>
            <w:bCs w:val="0"/>
            <w:sz w:val="20"/>
            <w:szCs w:val="20"/>
          </w:rPr>
          <w:t>in the same equipment train,</w:t>
        </w:r>
        <w:r>
          <w:rPr>
            <w:rFonts w:ascii="Times New Roman" w:eastAsia="仿宋_GB2312" w:hAnsi="Times New Roman" w:cs="Times New Roman"/>
            <w:sz w:val="20"/>
            <w:szCs w:val="20"/>
            <w:lang w:eastAsia="zh-CN"/>
          </w:rPr>
          <w:t xml:space="preserve"> </w:t>
        </w:r>
      </w:ins>
      <w:r>
        <w:rPr>
          <w:rFonts w:ascii="Times New Roman" w:eastAsia="仿宋_GB2312" w:hAnsi="Times New Roman" w:cs="Times New Roman"/>
          <w:sz w:val="20"/>
          <w:szCs w:val="20"/>
          <w:lang w:eastAsia="zh-CN"/>
        </w:rPr>
        <w:t>in accordance with</w:t>
      </w:r>
      <w:del w:id="879" w:author="Xuning Wei12232" w:date="2026-10-19T20:40:00Z">
        <w:r>
          <w:rPr>
            <w:rFonts w:ascii="Times New Roman" w:eastAsia="仿宋_GB2312" w:hAnsi="Times New Roman" w:cs="Times New Roman"/>
            <w:sz w:val="20"/>
            <w:szCs w:val="20"/>
            <w:lang w:eastAsia="zh-CN"/>
          </w:rPr>
          <w:delText xml:space="preserve"> </w:delText>
        </w:r>
        <w:commentRangeStart w:id="880"/>
        <w:commentRangeStart w:id="881"/>
        <w:r>
          <w:rPr>
            <w:rFonts w:ascii="Times New Roman" w:eastAsia="仿宋_GB2312" w:hAnsi="Times New Roman" w:cs="Times New Roman"/>
            <w:sz w:val="20"/>
            <w:szCs w:val="20"/>
            <w:lang w:eastAsia="zh-CN"/>
          </w:rPr>
          <w:delText xml:space="preserve">this PPQ protocol </w:delText>
        </w:r>
        <w:r>
          <w:rPr>
            <w:rFonts w:ascii="Times New Roman" w:eastAsia="仿宋_GB2312" w:hAnsi="Times New Roman" w:cs="Times New Roman"/>
            <w:sz w:val="20"/>
            <w:szCs w:val="20"/>
            <w:lang w:eastAsia="zh-CN"/>
            <w:rPrChange w:id="882" w:author="Xuning Wei12232" w:date="2026-10-24T11:11:00Z">
              <w:rPr>
                <w:rFonts w:ascii="Times New Roman" w:eastAsia="仿宋_GB2312" w:hAnsi="Times New Roman" w:cs="Times New Roman"/>
                <w:color w:val="0000FF"/>
                <w:sz w:val="20"/>
                <w:szCs w:val="20"/>
                <w:lang w:eastAsia="zh-CN"/>
              </w:rPr>
            </w:rPrChange>
          </w:rPr>
          <w:delText xml:space="preserve">(PVP-1400200301.01) </w:delText>
        </w:r>
        <w:r>
          <w:rPr>
            <w:rFonts w:ascii="Times New Roman" w:eastAsia="仿宋_GB2312" w:hAnsi="Times New Roman" w:cs="Times New Roman"/>
            <w:sz w:val="20"/>
            <w:szCs w:val="20"/>
            <w:lang w:eastAsia="zh-CN"/>
          </w:rPr>
          <w:delText>and</w:delText>
        </w:r>
      </w:del>
      <w:r>
        <w:rPr>
          <w:rFonts w:ascii="Times New Roman" w:eastAsia="仿宋_GB2312" w:hAnsi="Times New Roman" w:cs="Times New Roman"/>
          <w:sz w:val="20"/>
          <w:szCs w:val="20"/>
          <w:lang w:eastAsia="zh-CN"/>
        </w:rPr>
        <w:t xml:space="preserve"> the approved Master Operation Record </w:t>
      </w:r>
      <w:commentRangeEnd w:id="880"/>
      <w:r>
        <w:rPr>
          <w:rStyle w:val="CommentReference"/>
          <w:rFonts w:ascii="Times New Roman" w:eastAsia="仿宋_GB2312" w:hAnsi="Times New Roman" w:cs="Times New Roman"/>
          <w:sz w:val="20"/>
          <w:szCs w:val="20"/>
          <w:lang w:eastAsia="zh-CN"/>
          <w:rPrChange w:id="883" w:author="Xuning Wei12232" w:date="2026-10-24T11:11:00Z">
            <w:rPr>
              <w:rStyle w:val="CommentReference"/>
              <w:rFonts w:ascii="Times New Roman" w:eastAsia="仿宋_GB2312" w:hAnsi="Times New Roman" w:cs="Times New Roman"/>
              <w:color w:val="0000FF"/>
              <w:sz w:val="20"/>
              <w:szCs w:val="20"/>
              <w:lang w:eastAsia="zh-CN"/>
            </w:rPr>
          </w:rPrChange>
        </w:rPr>
        <w:commentReference w:id="880"/>
      </w:r>
      <w:commentRangeEnd w:id="881"/>
      <w:r>
        <w:rPr>
          <w:rStyle w:val="CommentReference"/>
        </w:rPr>
        <w:commentReference w:id="881"/>
      </w:r>
      <w:r>
        <w:rPr>
          <w:rFonts w:ascii="Times New Roman" w:eastAsia="仿宋_GB2312" w:hAnsi="Times New Roman" w:cs="Times New Roman"/>
          <w:sz w:val="20"/>
          <w:szCs w:val="20"/>
          <w:lang w:eastAsia="zh-CN"/>
          <w:rPrChange w:id="884" w:author="Xuning Wei12232" w:date="2026-10-24T11:11:00Z">
            <w:rPr>
              <w:rFonts w:ascii="Times New Roman" w:eastAsia="仿宋_GB2312" w:hAnsi="Times New Roman" w:cs="Times New Roman"/>
              <w:color w:val="0000FF"/>
              <w:sz w:val="20"/>
              <w:szCs w:val="20"/>
              <w:lang w:eastAsia="zh-CN"/>
            </w:rPr>
          </w:rPrChange>
        </w:rPr>
        <w:t xml:space="preserve">(refer to </w:t>
      </w:r>
      <w:del w:id="885" w:author="Xuning Wei12232" w:date="2026-10-18T11:00:00Z">
        <w:r>
          <w:rPr>
            <w:rFonts w:ascii="Times New Roman" w:eastAsia="仿宋_GB2312" w:hAnsi="Times New Roman" w:cs="Times New Roman"/>
            <w:sz w:val="18"/>
            <w:szCs w:val="18"/>
            <w:lang w:eastAsia="zh-CN"/>
            <w:rPrChange w:id="886" w:author="Xuning Wei12232" w:date="2026-10-24T11:11:00Z">
              <w:rPr>
                <w:rFonts w:ascii="Times New Roman" w:eastAsia="仿宋_GB2312" w:hAnsi="Times New Roman" w:cs="Times New Roman"/>
                <w:color w:val="0000FF"/>
                <w:sz w:val="18"/>
                <w:szCs w:val="18"/>
                <w:lang w:eastAsia="zh-CN"/>
              </w:rPr>
            </w:rPrChange>
          </w:rPr>
          <w:delText>MOR-TJ414002001.04</w:delText>
        </w:r>
      </w:del>
      <w:ins w:id="887" w:author="Xuning Wei12232" w:date="2026-10-18T11:01:00Z">
        <w:r>
          <w:rPr>
            <w:rFonts w:ascii="Times New Roman" w:eastAsia="仿宋_GB2312" w:hAnsi="Times New Roman" w:cs="Times New Roman"/>
            <w:sz w:val="18"/>
            <w:szCs w:val="18"/>
            <w:lang w:eastAsia="zh-CN"/>
            <w:rPrChange w:id="888" w:author="Xuning Wei12232" w:date="2026-10-24T11:11:00Z">
              <w:rPr>
                <w:rFonts w:ascii="Times New Roman" w:eastAsia="仿宋_GB2312" w:hAnsi="Times New Roman" w:cs="Times New Roman"/>
                <w:color w:val="0000FF"/>
                <w:sz w:val="18"/>
                <w:szCs w:val="18"/>
                <w:lang w:eastAsia="zh-CN"/>
              </w:rPr>
            </w:rPrChange>
          </w:rPr>
          <w:t>Appendix 2</w:t>
        </w:r>
      </w:ins>
      <w:r>
        <w:rPr>
          <w:rFonts w:ascii="Times New Roman" w:eastAsia="仿宋_GB2312" w:hAnsi="Times New Roman" w:cs="Times New Roman"/>
          <w:sz w:val="20"/>
          <w:szCs w:val="20"/>
          <w:lang w:eastAsia="zh-CN"/>
          <w:rPrChange w:id="889" w:author="Xuning Wei12232" w:date="2026-10-24T11:11:00Z">
            <w:rPr>
              <w:rFonts w:ascii="Times New Roman" w:eastAsia="仿宋_GB2312" w:hAnsi="Times New Roman" w:cs="Times New Roman"/>
              <w:color w:val="0000FF"/>
              <w:sz w:val="20"/>
              <w:szCs w:val="20"/>
              <w:lang w:eastAsia="zh-CN"/>
            </w:rPr>
          </w:rPrChange>
        </w:rPr>
        <w:t>)</w:t>
      </w:r>
      <w:ins w:id="890" w:author="Xuning Wei12232" w:date="2026-10-19T20:40:00Z">
        <w:r>
          <w:rPr>
            <w:rFonts w:ascii="Times New Roman" w:eastAsia="仿宋_GB2312" w:hAnsi="Times New Roman" w:cs="Times New Roman"/>
            <w:sz w:val="20"/>
            <w:szCs w:val="20"/>
            <w:lang w:eastAsia="zh-CN"/>
            <w:rPrChange w:id="891" w:author="Xuning Wei12232" w:date="2026-10-24T11:11:00Z">
              <w:rPr>
                <w:rFonts w:ascii="Times New Roman" w:eastAsia="仿宋_GB2312" w:hAnsi="Times New Roman" w:cs="Times New Roman"/>
                <w:color w:val="FF0000"/>
                <w:sz w:val="20"/>
                <w:szCs w:val="20"/>
                <w:highlight w:val="yellow"/>
                <w:lang w:eastAsia="zh-CN"/>
              </w:rPr>
            </w:rPrChange>
          </w:rPr>
          <w:t xml:space="preserve"> and this PPQ protocol (PVP-1400200301.01)</w:t>
        </w:r>
      </w:ins>
      <w:r>
        <w:rPr>
          <w:rFonts w:ascii="Times New Roman" w:eastAsia="仿宋_GB2312" w:hAnsi="Times New Roman" w:cs="Times New Roman"/>
          <w:sz w:val="20"/>
          <w:szCs w:val="20"/>
          <w:lang w:eastAsia="zh-CN"/>
          <w:rPrChange w:id="892" w:author="Xuning Wei12232" w:date="2026-10-24T11:11:00Z">
            <w:rPr>
              <w:rFonts w:ascii="Times New Roman" w:eastAsia="仿宋_GB2312" w:hAnsi="Times New Roman" w:cs="Times New Roman"/>
              <w:color w:val="0000FF"/>
              <w:sz w:val="20"/>
              <w:szCs w:val="20"/>
              <w:lang w:eastAsia="zh-CN"/>
            </w:rPr>
          </w:rPrChange>
        </w:rPr>
        <w:t>.</w:t>
      </w:r>
    </w:p>
    <w:p w14:paraId="762CD070"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893" w:name="_Toc133330361"/>
      <w:bookmarkStart w:id="894" w:name="_Toc132896782"/>
      <w:bookmarkStart w:id="895" w:name="_Toc133330182"/>
      <w:bookmarkStart w:id="896" w:name="_Toc133330118"/>
      <w:bookmarkStart w:id="897" w:name="_Toc133330362"/>
      <w:bookmarkStart w:id="898" w:name="_Toc132896966"/>
      <w:bookmarkStart w:id="899" w:name="_Toc133330117"/>
      <w:bookmarkStart w:id="900" w:name="_Toc133330181"/>
      <w:bookmarkStart w:id="901" w:name="_Toc133331115"/>
      <w:bookmarkStart w:id="902" w:name="_Toc133330995"/>
      <w:bookmarkStart w:id="903" w:name="_Toc133330993"/>
      <w:bookmarkStart w:id="904" w:name="_Toc133330359"/>
      <w:bookmarkStart w:id="905" w:name="_Toc133330179"/>
      <w:bookmarkStart w:id="906" w:name="_Toc133330991"/>
      <w:bookmarkStart w:id="907" w:name="_Toc132896781"/>
      <w:bookmarkStart w:id="908" w:name="_Toc132896962"/>
      <w:bookmarkStart w:id="909" w:name="_Toc133330360"/>
      <w:bookmarkStart w:id="910" w:name="_Toc133330116"/>
      <w:bookmarkStart w:id="911" w:name="_Toc133330180"/>
      <w:bookmarkStart w:id="912" w:name="_Toc133330183"/>
      <w:bookmarkStart w:id="913" w:name="_Toc133330119"/>
      <w:bookmarkStart w:id="914" w:name="_Toc133330363"/>
      <w:bookmarkStart w:id="915" w:name="_Toc133330994"/>
      <w:bookmarkStart w:id="916" w:name="_Toc133161242"/>
      <w:bookmarkStart w:id="917" w:name="_Toc132896882"/>
      <w:bookmarkStart w:id="918" w:name="_Toc133331116"/>
      <w:bookmarkStart w:id="919" w:name="_Toc133331210"/>
      <w:bookmarkStart w:id="920" w:name="_Toc133331209"/>
      <w:bookmarkStart w:id="921" w:name="_Toc132896965"/>
      <w:bookmarkStart w:id="922" w:name="_Toc133161245"/>
      <w:bookmarkStart w:id="923" w:name="_Toc133330054"/>
      <w:bookmarkStart w:id="924" w:name="_Toc132896880"/>
      <w:bookmarkStart w:id="925" w:name="_Toc132896963"/>
      <w:bookmarkStart w:id="926" w:name="_Toc132896879"/>
      <w:bookmarkStart w:id="927" w:name="_Toc133331114"/>
      <w:bookmarkStart w:id="928" w:name="_Toc132896881"/>
      <w:bookmarkStart w:id="929" w:name="_Toc132896964"/>
      <w:bookmarkStart w:id="930" w:name="_Toc133161244"/>
      <w:bookmarkStart w:id="931" w:name="_Toc132896883"/>
      <w:bookmarkStart w:id="932" w:name="_Toc133331208"/>
      <w:bookmarkStart w:id="933" w:name="_Toc132896783"/>
      <w:bookmarkStart w:id="934" w:name="_Toc133330053"/>
      <w:bookmarkStart w:id="935" w:name="_Toc133331113"/>
      <w:bookmarkStart w:id="936" w:name="_Toc133331207"/>
      <w:bookmarkStart w:id="937" w:name="_Toc133330992"/>
      <w:bookmarkStart w:id="938" w:name="_Toc133331112"/>
      <w:bookmarkStart w:id="939" w:name="_Toc133330115"/>
      <w:bookmarkStart w:id="940" w:name="_Toc133331206"/>
      <w:bookmarkStart w:id="941" w:name="_Toc132896784"/>
      <w:bookmarkStart w:id="942" w:name="_Toc133330052"/>
      <w:bookmarkStart w:id="943" w:name="_Toc133330051"/>
      <w:bookmarkStart w:id="944" w:name="_Toc132896780"/>
      <w:bookmarkStart w:id="945" w:name="_Toc133161246"/>
      <w:bookmarkStart w:id="946" w:name="_Toc133330055"/>
      <w:bookmarkStart w:id="947" w:name="_Toc133161243"/>
      <w:bookmarkStart w:id="948" w:name="_Toc253738409"/>
      <w:bookmarkStart w:id="949" w:name="_Toc294622982"/>
      <w:bookmarkStart w:id="950" w:name="_Toc2435962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r>
        <w:rPr>
          <w:rFonts w:ascii="Times New Roman" w:eastAsia="仿宋_GB2312" w:hAnsi="Times New Roman" w:cs="Times New Roman"/>
          <w:sz w:val="21"/>
          <w:szCs w:val="21"/>
        </w:rPr>
        <w:t xml:space="preserve">Manufacturing, </w:t>
      </w:r>
      <w:bookmarkStart w:id="951" w:name="OLE_LINK3"/>
      <w:r>
        <w:rPr>
          <w:rFonts w:ascii="Times New Roman" w:eastAsia="仿宋_GB2312" w:hAnsi="Times New Roman" w:cs="Times New Roman"/>
          <w:sz w:val="21"/>
          <w:szCs w:val="21"/>
        </w:rPr>
        <w:t>release and stability</w:t>
      </w:r>
      <w:bookmarkEnd w:id="951"/>
      <w:r>
        <w:rPr>
          <w:rFonts w:ascii="Times New Roman" w:eastAsia="仿宋_GB2312" w:hAnsi="Times New Roman" w:cs="Times New Roman"/>
          <w:sz w:val="21"/>
          <w:szCs w:val="21"/>
        </w:rPr>
        <w:t xml:space="preserve"> testing site</w:t>
      </w:r>
      <w:bookmarkEnd w:id="948"/>
      <w:bookmarkEnd w:id="949"/>
      <w:bookmarkEnd w:id="950"/>
    </w:p>
    <w:p w14:paraId="3045469C"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rPr>
      </w:pPr>
      <w:r>
        <w:rPr>
          <w:rFonts w:ascii="Times New Roman" w:eastAsia="仿宋_GB2312" w:hAnsi="Times New Roman" w:cs="Times New Roman"/>
          <w:sz w:val="20"/>
          <w:szCs w:val="20"/>
        </w:rPr>
        <w:t xml:space="preserve">The manufacturing, release testing and stability testing sites are indicated in </w:t>
      </w:r>
      <w:r>
        <w:rPr>
          <w:rFonts w:ascii="Times New Roman" w:eastAsia="仿宋_GB2312" w:hAnsi="Times New Roman" w:cs="Times New Roman"/>
          <w:b/>
          <w:sz w:val="20"/>
          <w:szCs w:val="20"/>
        </w:rPr>
        <w:t>Table 3</w:t>
      </w:r>
      <w:r>
        <w:rPr>
          <w:rFonts w:ascii="Times New Roman" w:eastAsia="仿宋_GB2312" w:hAnsi="Times New Roman" w:cs="Times New Roman"/>
          <w:sz w:val="20"/>
          <w:szCs w:val="20"/>
        </w:rPr>
        <w:t xml:space="preserve"> below.</w:t>
      </w:r>
    </w:p>
    <w:p w14:paraId="6CB29421" w14:textId="77777777" w:rsidR="007617DE" w:rsidRDefault="007617DE">
      <w:pPr>
        <w:spacing w:beforeLines="50" w:before="120" w:afterLines="50" w:after="120" w:line="360" w:lineRule="auto"/>
        <w:contextualSpacing/>
        <w:jc w:val="both"/>
        <w:rPr>
          <w:del w:id="952" w:author="Xuning Wei12232" w:date="2026-10-18T11:01:00Z"/>
          <w:rFonts w:ascii="Times New Roman" w:eastAsia="仿宋_GB2312" w:hAnsi="Times New Roman" w:cs="Times New Roman"/>
          <w:sz w:val="20"/>
          <w:szCs w:val="20"/>
        </w:rPr>
      </w:pPr>
    </w:p>
    <w:p w14:paraId="19E99E71" w14:textId="77777777" w:rsidR="007617DE" w:rsidRDefault="00AE300B">
      <w:pPr>
        <w:spacing w:beforeLines="50" w:before="120" w:afterLines="50" w:after="120" w:line="360" w:lineRule="auto"/>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
        <w:t>Table 3. Manufacturing, release and stability testing site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2501"/>
        <w:gridCol w:w="2826"/>
        <w:gridCol w:w="2698"/>
      </w:tblGrid>
      <w:tr w:rsidR="007617DE" w14:paraId="297471C4" w14:textId="77777777">
        <w:trPr>
          <w:trHeight w:val="454"/>
          <w:tblHeader/>
        </w:trPr>
        <w:tc>
          <w:tcPr>
            <w:tcW w:w="550" w:type="pct"/>
            <w:shd w:val="pct5" w:color="auto" w:fill="FFFFFF" w:themeFill="background1"/>
            <w:vAlign w:val="center"/>
          </w:tcPr>
          <w:p w14:paraId="3270109F" w14:textId="77777777" w:rsidR="007617DE" w:rsidRDefault="00AE300B">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Step No.</w:t>
            </w:r>
          </w:p>
        </w:tc>
        <w:tc>
          <w:tcPr>
            <w:tcW w:w="1387" w:type="pct"/>
            <w:shd w:val="pct5" w:color="auto" w:fill="FFFFFF" w:themeFill="background1"/>
            <w:vAlign w:val="center"/>
          </w:tcPr>
          <w:p w14:paraId="103A66C0" w14:textId="77777777" w:rsidR="007617DE" w:rsidRDefault="00AE300B">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Manufacturing site and address</w:t>
            </w:r>
          </w:p>
        </w:tc>
        <w:tc>
          <w:tcPr>
            <w:tcW w:w="1567" w:type="pct"/>
            <w:shd w:val="pct5" w:color="auto" w:fill="FFFFFF" w:themeFill="background1"/>
            <w:vAlign w:val="center"/>
          </w:tcPr>
          <w:p w14:paraId="2B849610" w14:textId="77777777" w:rsidR="007617DE" w:rsidRDefault="00AE300B">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Release testing site and address</w:t>
            </w:r>
          </w:p>
        </w:tc>
        <w:tc>
          <w:tcPr>
            <w:tcW w:w="1496" w:type="pct"/>
            <w:shd w:val="pct5" w:color="auto" w:fill="FFFFFF" w:themeFill="background1"/>
            <w:vAlign w:val="center"/>
          </w:tcPr>
          <w:p w14:paraId="187DB423" w14:textId="77777777" w:rsidR="007617DE" w:rsidRDefault="00AE300B">
            <w:pPr>
              <w:spacing w:beforeLines="50" w:before="120" w:afterLines="50" w:after="120"/>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Stability</w:t>
            </w:r>
            <w:r>
              <w:rPr>
                <w:rFonts w:ascii="Times New Roman" w:eastAsia="仿宋_GB2312" w:hAnsi="Times New Roman" w:cs="Times New Roman"/>
                <w:b/>
                <w:sz w:val="18"/>
                <w:szCs w:val="18"/>
              </w:rPr>
              <w:t xml:space="preserve"> testing site and address</w:t>
            </w:r>
          </w:p>
        </w:tc>
      </w:tr>
      <w:tr w:rsidR="007617DE" w14:paraId="34F053D4" w14:textId="77777777">
        <w:trPr>
          <w:trHeight w:val="454"/>
        </w:trPr>
        <w:tc>
          <w:tcPr>
            <w:tcW w:w="550" w:type="pct"/>
            <w:vMerge w:val="restart"/>
            <w:vAlign w:val="center"/>
          </w:tcPr>
          <w:p w14:paraId="733D37E1" w14:textId="77777777" w:rsidR="007617DE" w:rsidRDefault="00AE300B">
            <w:p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Step 1</w:t>
            </w:r>
          </w:p>
        </w:tc>
        <w:tc>
          <w:tcPr>
            <w:tcW w:w="1387" w:type="pct"/>
            <w:vAlign w:val="center"/>
          </w:tcPr>
          <w:p w14:paraId="0E959E1D" w14:textId="77777777" w:rsidR="007617DE" w:rsidRDefault="00AE300B">
            <w:pPr>
              <w:spacing w:beforeLines="50" w:before="120" w:afterLines="50" w:after="120"/>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TJ4</w:t>
            </w:r>
          </w:p>
        </w:tc>
        <w:tc>
          <w:tcPr>
            <w:tcW w:w="1567" w:type="pct"/>
            <w:vAlign w:val="center"/>
          </w:tcPr>
          <w:p w14:paraId="1CDF7D41" w14:textId="77777777" w:rsidR="007617DE" w:rsidRDefault="00AE300B">
            <w:pPr>
              <w:spacing w:beforeLines="50" w:before="120" w:afterLines="50" w:after="120"/>
              <w:jc w:val="center"/>
              <w:rPr>
                <w:rFonts w:ascii="Times New Roman" w:eastAsia="仿宋_GB2312" w:hAnsi="Times New Roman" w:cs="Times New Roman"/>
                <w:sz w:val="18"/>
                <w:szCs w:val="18"/>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TJ4</w:t>
            </w:r>
          </w:p>
        </w:tc>
        <w:tc>
          <w:tcPr>
            <w:tcW w:w="1496" w:type="pct"/>
            <w:vAlign w:val="center"/>
          </w:tcPr>
          <w:p w14:paraId="44D4DB5D" w14:textId="77777777" w:rsidR="007617DE" w:rsidRDefault="00AE300B">
            <w:pPr>
              <w:spacing w:beforeLines="50" w:before="120" w:afterLines="50" w:after="120"/>
              <w:jc w:val="center"/>
              <w:rPr>
                <w:rFonts w:ascii="Times New Roman" w:eastAsia="仿宋_GB2312" w:hAnsi="Times New Roman" w:cs="Times New Roman"/>
                <w:sz w:val="18"/>
                <w:szCs w:val="18"/>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TJ4</w:t>
            </w:r>
          </w:p>
        </w:tc>
      </w:tr>
      <w:tr w:rsidR="007617DE" w14:paraId="2794E367" w14:textId="77777777">
        <w:trPr>
          <w:trHeight w:val="454"/>
        </w:trPr>
        <w:tc>
          <w:tcPr>
            <w:tcW w:w="550" w:type="pct"/>
            <w:vMerge/>
            <w:vAlign w:val="center"/>
          </w:tcPr>
          <w:p w14:paraId="02CCCC14" w14:textId="77777777" w:rsidR="007617DE" w:rsidRDefault="007617DE">
            <w:pPr>
              <w:spacing w:beforeLines="50" w:before="120" w:afterLines="50" w:after="120"/>
              <w:jc w:val="center"/>
              <w:rPr>
                <w:rFonts w:ascii="Times New Roman" w:eastAsia="仿宋_GB2312" w:hAnsi="Times New Roman" w:cs="Times New Roman"/>
                <w:sz w:val="18"/>
                <w:szCs w:val="18"/>
                <w:lang w:eastAsia="zh-CN"/>
              </w:rPr>
            </w:pPr>
          </w:p>
        </w:tc>
        <w:tc>
          <w:tcPr>
            <w:tcW w:w="1387" w:type="pct"/>
            <w:vAlign w:val="center"/>
          </w:tcPr>
          <w:p w14:paraId="05BDC980" w14:textId="77777777" w:rsidR="007617DE" w:rsidRDefault="00AE300B">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 xml:space="preserve">No.265, South Avenue, </w:t>
            </w:r>
            <w:proofErr w:type="spellStart"/>
            <w:r>
              <w:rPr>
                <w:rFonts w:ascii="Times New Roman" w:hAnsi="Times New Roman" w:cs="Times New Roman"/>
                <w:sz w:val="18"/>
                <w:szCs w:val="18"/>
              </w:rPr>
              <w:t>Binhai</w:t>
            </w:r>
            <w:proofErr w:type="spellEnd"/>
            <w:r>
              <w:rPr>
                <w:rFonts w:ascii="Times New Roman" w:hAnsi="Times New Roman" w:cs="Times New Roman"/>
                <w:sz w:val="18"/>
                <w:szCs w:val="18"/>
              </w:rPr>
              <w:t xml:space="preserve"> New Area TEDA, Tianjin, 300462, China</w:t>
            </w:r>
          </w:p>
        </w:tc>
        <w:tc>
          <w:tcPr>
            <w:tcW w:w="1567" w:type="pct"/>
            <w:vAlign w:val="center"/>
          </w:tcPr>
          <w:p w14:paraId="5CE7E9C0" w14:textId="77777777" w:rsidR="007617DE" w:rsidRDefault="00AE300B">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 xml:space="preserve">No.265, South Avenue, </w:t>
            </w:r>
            <w:proofErr w:type="spellStart"/>
            <w:r>
              <w:rPr>
                <w:rFonts w:ascii="Times New Roman" w:hAnsi="Times New Roman" w:cs="Times New Roman"/>
                <w:sz w:val="18"/>
                <w:szCs w:val="18"/>
              </w:rPr>
              <w:t>Binhai</w:t>
            </w:r>
            <w:proofErr w:type="spellEnd"/>
            <w:r>
              <w:rPr>
                <w:rFonts w:ascii="Times New Roman" w:hAnsi="Times New Roman" w:cs="Times New Roman"/>
                <w:sz w:val="18"/>
                <w:szCs w:val="18"/>
              </w:rPr>
              <w:t xml:space="preserve"> New Area TEDA, Tianjin, 300462, China</w:t>
            </w:r>
          </w:p>
        </w:tc>
        <w:tc>
          <w:tcPr>
            <w:tcW w:w="1496" w:type="pct"/>
            <w:vAlign w:val="center"/>
          </w:tcPr>
          <w:p w14:paraId="47FF48B3" w14:textId="77777777" w:rsidR="007617DE" w:rsidRDefault="00AE300B">
            <w:pPr>
              <w:spacing w:beforeLines="50" w:before="120" w:afterLines="50" w:after="120"/>
              <w:jc w:val="center"/>
              <w:rPr>
                <w:rFonts w:ascii="Times New Roman" w:eastAsia="仿宋_GB2312" w:hAnsi="Times New Roman" w:cs="Times New Roman"/>
                <w:sz w:val="18"/>
                <w:szCs w:val="18"/>
              </w:rPr>
            </w:pPr>
            <w:r>
              <w:rPr>
                <w:rFonts w:ascii="Times New Roman" w:hAnsi="Times New Roman" w:cs="Times New Roman"/>
                <w:sz w:val="18"/>
                <w:szCs w:val="18"/>
              </w:rPr>
              <w:t xml:space="preserve">No.265, South Avenue, </w:t>
            </w:r>
            <w:proofErr w:type="spellStart"/>
            <w:r>
              <w:rPr>
                <w:rFonts w:ascii="Times New Roman" w:hAnsi="Times New Roman" w:cs="Times New Roman"/>
                <w:sz w:val="18"/>
                <w:szCs w:val="18"/>
              </w:rPr>
              <w:t>Binhai</w:t>
            </w:r>
            <w:proofErr w:type="spellEnd"/>
            <w:r>
              <w:rPr>
                <w:rFonts w:ascii="Times New Roman" w:hAnsi="Times New Roman" w:cs="Times New Roman"/>
                <w:sz w:val="18"/>
                <w:szCs w:val="18"/>
              </w:rPr>
              <w:t xml:space="preserve"> New Area TEDA, Tianjin, 300462, China</w:t>
            </w:r>
          </w:p>
        </w:tc>
      </w:tr>
    </w:tbl>
    <w:p w14:paraId="15E4C13C" w14:textId="77777777" w:rsidR="007617DE" w:rsidRDefault="00AE300B">
      <w:pPr>
        <w:pStyle w:val="1"/>
        <w:numPr>
          <w:ilvl w:val="0"/>
          <w:numId w:val="1"/>
        </w:numPr>
        <w:spacing w:beforeLines="100" w:afterLines="100" w:after="240"/>
        <w:rPr>
          <w:del w:id="953" w:author="Xuning Wei12232" w:date="2026-10-16T07:59:00Z"/>
          <w:rFonts w:ascii="Times New Roman" w:hAnsi="Times New Roman" w:cs="Times New Roman"/>
        </w:rPr>
      </w:pPr>
      <w:bookmarkStart w:id="954" w:name="_Toc294622985"/>
      <w:bookmarkStart w:id="955" w:name="_Toc253738413"/>
      <w:del w:id="956" w:author="Xuning Wei12232" w:date="2026-10-16T07:59:00Z">
        <w:r>
          <w:rPr>
            <w:rFonts w:ascii="Times New Roman" w:eastAsia="仿宋_GB2312" w:hAnsi="Times New Roman" w:cs="Times New Roman"/>
            <w:b w:val="0"/>
            <w:sz w:val="21"/>
            <w:szCs w:val="21"/>
          </w:rPr>
          <w:delText xml:space="preserve">PPQ Acceptance </w:delText>
        </w:r>
        <w:commentRangeStart w:id="957"/>
        <w:commentRangeStart w:id="958"/>
        <w:r>
          <w:rPr>
            <w:rFonts w:ascii="Times New Roman" w:eastAsia="仿宋_GB2312" w:hAnsi="Times New Roman" w:cs="Times New Roman"/>
            <w:b w:val="0"/>
            <w:sz w:val="21"/>
            <w:szCs w:val="21"/>
          </w:rPr>
          <w:delText>criteria</w:delText>
        </w:r>
        <w:commentRangeEnd w:id="957"/>
        <w:r>
          <w:rPr>
            <w:rStyle w:val="CommentReference"/>
            <w:rFonts w:ascii="Times New Roman" w:hAnsi="Times New Roman" w:cs="Times New Roman"/>
            <w:b w:val="0"/>
            <w:sz w:val="32"/>
            <w:szCs w:val="32"/>
          </w:rPr>
          <w:commentReference w:id="957"/>
        </w:r>
        <w:commentRangeEnd w:id="958"/>
        <w:r>
          <w:rPr>
            <w:rStyle w:val="CommentReference"/>
          </w:rPr>
          <w:commentReference w:id="958"/>
        </w:r>
        <w:bookmarkStart w:id="959" w:name="_Toc243596293"/>
        <w:bookmarkStart w:id="960" w:name="_Toc243211817"/>
        <w:bookmarkStart w:id="961" w:name="_Toc243211441"/>
        <w:bookmarkEnd w:id="959"/>
        <w:bookmarkEnd w:id="960"/>
        <w:bookmarkEnd w:id="961"/>
      </w:del>
    </w:p>
    <w:bookmarkEnd w:id="954"/>
    <w:bookmarkEnd w:id="955"/>
    <w:p w14:paraId="331E9F87" w14:textId="77777777" w:rsidR="007617DE" w:rsidRDefault="00AE300B">
      <w:pPr>
        <w:spacing w:beforeLines="50" w:before="120" w:afterLines="50" w:after="120" w:line="360" w:lineRule="auto"/>
        <w:jc w:val="both"/>
        <w:rPr>
          <w:del w:id="962" w:author="Xuning Wei12232" w:date="2026-10-16T07:59:00Z"/>
          <w:rFonts w:ascii="Times New Roman" w:eastAsia="仿宋_GB2312" w:hAnsi="Times New Roman" w:cs="Times New Roman"/>
          <w:sz w:val="20"/>
          <w:szCs w:val="20"/>
          <w:lang w:eastAsia="zh-CN"/>
        </w:rPr>
      </w:pPr>
      <w:del w:id="963" w:author="Xuning Wei12232" w:date="2026-10-16T07:59:00Z">
        <w:r>
          <w:rPr>
            <w:rFonts w:ascii="Times New Roman" w:eastAsia="仿宋_GB2312" w:hAnsi="Times New Roman" w:cs="Times New Roman"/>
            <w:sz w:val="20"/>
            <w:szCs w:val="20"/>
          </w:rPr>
          <w:delText xml:space="preserve">The qualification for </w:delText>
        </w:r>
        <w:r>
          <w:rPr>
            <w:rFonts w:ascii="Times New Roman" w:eastAsia="仿宋_GB2312" w:hAnsi="Times New Roman" w:cs="Times New Roman"/>
            <w:sz w:val="20"/>
            <w:szCs w:val="20"/>
            <w:lang w:eastAsia="zh-CN"/>
          </w:rPr>
          <w:delText>ASYM-</w:delText>
        </w:r>
        <w:r>
          <w:rPr>
            <w:rFonts w:ascii="Times New Roman" w:eastAsia="仿宋_GB2312" w:hAnsi="Times New Roman" w:cs="Times New Roman"/>
            <w:sz w:val="20"/>
            <w:szCs w:val="20"/>
          </w:rPr>
          <w:delText xml:space="preserve">141366 </w:delText>
        </w:r>
        <w:r>
          <w:rPr>
            <w:rFonts w:ascii="Times New Roman" w:eastAsia="仿宋_GB2312" w:hAnsi="Times New Roman" w:cs="Times New Roman"/>
            <w:sz w:val="20"/>
            <w:szCs w:val="20"/>
            <w:lang w:eastAsia="zh-CN"/>
          </w:rPr>
          <w:delText>m</w:delText>
        </w:r>
        <w:r>
          <w:rPr>
            <w:rFonts w:ascii="Times New Roman" w:eastAsia="仿宋_GB2312" w:hAnsi="Times New Roman" w:cs="Times New Roman"/>
            <w:sz w:val="20"/>
            <w:szCs w:val="20"/>
          </w:rPr>
          <w:delText>anufacturing process is considered complete and acceptable, if the following evaluation criteria have been met:</w:delText>
        </w:r>
        <w:r>
          <w:rPr>
            <w:rFonts w:ascii="Times New Roman" w:eastAsia="仿宋_GB2312" w:hAnsi="Times New Roman" w:cs="Times New Roman"/>
            <w:sz w:val="20"/>
            <w:szCs w:val="20"/>
            <w:lang w:eastAsia="zh-CN"/>
          </w:rPr>
          <w:delText xml:space="preserve"> </w:delText>
        </w:r>
        <w:bookmarkStart w:id="964" w:name="_Toc243211442"/>
        <w:bookmarkStart w:id="965" w:name="_Toc243211818"/>
        <w:bookmarkStart w:id="966" w:name="_Toc243596294"/>
        <w:bookmarkEnd w:id="964"/>
        <w:bookmarkEnd w:id="965"/>
        <w:bookmarkEnd w:id="966"/>
      </w:del>
    </w:p>
    <w:p w14:paraId="38DAC261" w14:textId="77777777" w:rsidR="007617DE" w:rsidRDefault="00AE300B">
      <w:pPr>
        <w:pStyle w:val="aff7"/>
        <w:numPr>
          <w:ilvl w:val="0"/>
          <w:numId w:val="4"/>
        </w:numPr>
        <w:spacing w:beforeLines="50" w:before="120" w:afterLines="50" w:after="120" w:line="360" w:lineRule="auto"/>
        <w:jc w:val="both"/>
        <w:rPr>
          <w:del w:id="967" w:author="Xuning Wei12232" w:date="2026-10-16T07:59:00Z"/>
          <w:rFonts w:ascii="Times New Roman" w:eastAsia="仿宋_GB2312" w:hAnsi="Times New Roman" w:cs="Times New Roman"/>
          <w:sz w:val="20"/>
          <w:szCs w:val="20"/>
        </w:rPr>
      </w:pPr>
      <w:bookmarkStart w:id="968" w:name="_Toc45802434"/>
      <w:del w:id="969" w:author="Xuning Wei12232" w:date="2026-10-16T07:59:00Z">
        <w:r>
          <w:rPr>
            <w:rFonts w:ascii="Times New Roman" w:eastAsia="仿宋_GB2312" w:hAnsi="Times New Roman" w:cs="Times New Roman"/>
            <w:sz w:val="21"/>
            <w:szCs w:val="21"/>
          </w:rPr>
          <w:delText xml:space="preserve"> </w:delText>
        </w:r>
        <w:r>
          <w:rPr>
            <w:rFonts w:ascii="Times New Roman" w:eastAsia="仿宋_GB2312" w:hAnsi="Times New Roman" w:cs="Times New Roman"/>
            <w:sz w:val="20"/>
            <w:szCs w:val="20"/>
          </w:rPr>
          <w:delText>All CPPs (if any), IPCs (if any), CIPCs (if any), IPSs (if any) must meet the proven acceptable ranges (PARs) as specified in process validation protocol. Any changes or deviation reported during the execution of process performance qualification batches should be reviewed in the final report with assessment of impact on the fragment L2 intermediate quality</w:delText>
        </w:r>
        <w:bookmarkStart w:id="970" w:name="_Toc243211819"/>
        <w:bookmarkStart w:id="971" w:name="_Toc243211443"/>
        <w:bookmarkStart w:id="972" w:name="_Toc243596295"/>
        <w:bookmarkEnd w:id="970"/>
        <w:bookmarkEnd w:id="971"/>
        <w:bookmarkEnd w:id="972"/>
      </w:del>
    </w:p>
    <w:p w14:paraId="3B5FCFE4" w14:textId="77777777" w:rsidR="007617DE" w:rsidRDefault="00AE300B">
      <w:pPr>
        <w:pStyle w:val="aff7"/>
        <w:numPr>
          <w:ilvl w:val="0"/>
          <w:numId w:val="4"/>
        </w:numPr>
        <w:spacing w:beforeLines="50" w:before="120" w:afterLines="50" w:after="120" w:line="360" w:lineRule="auto"/>
        <w:contextualSpacing w:val="0"/>
        <w:jc w:val="both"/>
        <w:rPr>
          <w:del w:id="973" w:author="Xuning Wei12232" w:date="2026-10-16T07:59:00Z"/>
          <w:rFonts w:ascii="Times New Roman" w:eastAsia="仿宋_GB2312" w:hAnsi="Times New Roman" w:cs="Times New Roman"/>
          <w:sz w:val="20"/>
          <w:szCs w:val="20"/>
          <w:lang w:eastAsia="zh-CN"/>
        </w:rPr>
      </w:pPr>
      <w:bookmarkStart w:id="974" w:name="_Toc45802437"/>
      <w:bookmarkEnd w:id="968"/>
      <w:commentRangeStart w:id="975"/>
      <w:commentRangeStart w:id="976"/>
      <w:del w:id="977" w:author="Xuning Wei12232" w:date="2026-10-16T07:59:00Z">
        <w:r>
          <w:rPr>
            <w:rStyle w:val="CommentReference"/>
            <w:rFonts w:ascii="Times New Roman" w:eastAsia="仿宋_GB2312" w:hAnsi="Times New Roman"/>
          </w:rPr>
          <w:commentReference w:id="975"/>
        </w:r>
        <w:commentRangeEnd w:id="975"/>
        <w:commentRangeEnd w:id="976"/>
        <w:r>
          <w:rPr>
            <w:rStyle w:val="CommentReference"/>
          </w:rPr>
          <w:commentReference w:id="976"/>
        </w:r>
        <w:r>
          <w:rPr>
            <w:rFonts w:ascii="Times New Roman" w:eastAsia="仿宋_GB2312" w:hAnsi="Times New Roman"/>
            <w:sz w:val="21"/>
            <w:szCs w:val="21"/>
          </w:rPr>
          <w:delText xml:space="preserve">During the course of process validation, </w:delText>
        </w:r>
        <w:r>
          <w:rPr>
            <w:rFonts w:ascii="Times New Roman" w:eastAsia="仿宋_GB2312" w:hAnsi="Times New Roman" w:cs="Times New Roman"/>
            <w:sz w:val="20"/>
            <w:szCs w:val="20"/>
          </w:rPr>
          <w:delText xml:space="preserve">if any of the quality specifications are not met, an investigation shall be conducted to determine the cause of the failure. If the failure is proved to be a non-process failure, it may be possible to continue the </w:delText>
        </w:r>
        <w:r>
          <w:rPr>
            <w:rFonts w:ascii="Times New Roman" w:eastAsia="仿宋_GB2312" w:hAnsi="Times New Roman" w:cs="Times New Roman"/>
            <w:sz w:val="20"/>
            <w:szCs w:val="20"/>
            <w:lang w:eastAsia="zh-CN"/>
          </w:rPr>
          <w:delText>process performance qualification</w:delText>
        </w:r>
        <w:r>
          <w:rPr>
            <w:rFonts w:ascii="Times New Roman" w:eastAsia="仿宋_GB2312" w:hAnsi="Times New Roman" w:cs="Times New Roman"/>
            <w:sz w:val="20"/>
            <w:szCs w:val="20"/>
          </w:rPr>
          <w:delText xml:space="preserve"> by taking appropriate corrective action (s) and nominating an additional batch to replace the failed batch. </w:delText>
        </w:r>
        <w:bookmarkStart w:id="978" w:name="_Toc243211444"/>
        <w:bookmarkStart w:id="979" w:name="_Toc243211820"/>
        <w:bookmarkStart w:id="980" w:name="_Toc243596296"/>
        <w:bookmarkEnd w:id="974"/>
        <w:bookmarkEnd w:id="978"/>
        <w:bookmarkEnd w:id="979"/>
        <w:bookmarkEnd w:id="980"/>
      </w:del>
    </w:p>
    <w:p w14:paraId="46C9094E" w14:textId="77777777" w:rsidR="007617DE" w:rsidRDefault="00AE300B">
      <w:pPr>
        <w:pStyle w:val="aff7"/>
        <w:numPr>
          <w:ilvl w:val="0"/>
          <w:numId w:val="4"/>
        </w:numPr>
        <w:spacing w:beforeLines="50" w:before="120" w:afterLines="50" w:after="120" w:line="360" w:lineRule="auto"/>
        <w:contextualSpacing w:val="0"/>
        <w:jc w:val="both"/>
        <w:rPr>
          <w:del w:id="981" w:author="Xuning Wei12232" w:date="2026-10-16T07:59:00Z"/>
          <w:rFonts w:ascii="Times New Roman" w:eastAsia="仿宋_GB2312" w:hAnsi="Times New Roman" w:cs="Times New Roman"/>
          <w:sz w:val="20"/>
          <w:szCs w:val="20"/>
          <w:lang w:eastAsia="zh-CN"/>
        </w:rPr>
      </w:pPr>
      <w:del w:id="982" w:author="Xuning Wei12232" w:date="2026-10-16T07:59:00Z">
        <w:r>
          <w:rPr>
            <w:rFonts w:ascii="Times New Roman" w:hAnsi="Times New Roman" w:cs="Times New Roman"/>
            <w:sz w:val="21"/>
            <w:szCs w:val="21"/>
            <w:rPrChange w:id="983" w:author="Xuning Wei12232" w:date="2026-10-24T11:11:00Z">
              <w:rPr>
                <w:rFonts w:ascii="Times New Roman" w:hAnsi="Times New Roman" w:cs="Times New Roman"/>
                <w:color w:val="0000FF"/>
                <w:sz w:val="21"/>
                <w:szCs w:val="21"/>
              </w:rPr>
            </w:rPrChange>
          </w:rPr>
          <w:delText xml:space="preserve">Upon completion of all PPQ production batches, the Process Validation Summary Report will be prepared, reviewed and formally approved. The Process Validation Summary Report includes the following contents: </w:delText>
        </w:r>
        <w:r>
          <w:rPr>
            <w:rFonts w:ascii="Times New Roman" w:hAnsi="Times New Roman" w:cs="Times New Roman"/>
            <w:sz w:val="21"/>
            <w:szCs w:val="21"/>
            <w:lang w:eastAsia="zh-CN"/>
            <w:rPrChange w:id="984" w:author="Xuning Wei12232" w:date="2026-10-24T11:11:00Z">
              <w:rPr>
                <w:rFonts w:ascii="Times New Roman" w:hAnsi="Times New Roman" w:cs="Times New Roman"/>
                <w:color w:val="0000FF"/>
                <w:sz w:val="21"/>
                <w:szCs w:val="21"/>
                <w:lang w:eastAsia="zh-CN"/>
              </w:rPr>
            </w:rPrChange>
          </w:rPr>
          <w:delText xml:space="preserve">(Validation documentation summary, </w:delText>
        </w:r>
        <w:r>
          <w:rPr>
            <w:rFonts w:ascii="Times New Roman" w:hAnsi="Times New Roman" w:cs="Times New Roman"/>
            <w:sz w:val="21"/>
            <w:szCs w:val="21"/>
            <w:rPrChange w:id="985" w:author="Xuning Wei12232" w:date="2026-10-24T11:11:00Z">
              <w:rPr>
                <w:rFonts w:ascii="Times New Roman" w:hAnsi="Times New Roman" w:cs="Times New Roman"/>
                <w:color w:val="0000FF"/>
                <w:sz w:val="21"/>
                <w:szCs w:val="21"/>
              </w:rPr>
            </w:rPrChange>
          </w:rPr>
          <w:delText xml:space="preserve">Batch tree, </w:delText>
        </w:r>
        <w:r>
          <w:rPr>
            <w:rFonts w:ascii="Times New Roman" w:hAnsi="Times New Roman" w:cs="Times New Roman"/>
            <w:sz w:val="21"/>
            <w:szCs w:val="21"/>
            <w:lang w:eastAsia="zh-CN"/>
            <w:rPrChange w:id="986" w:author="Xuning Wei12232" w:date="2026-10-24T11:11:00Z">
              <w:rPr>
                <w:rFonts w:ascii="Times New Roman" w:hAnsi="Times New Roman" w:cs="Times New Roman"/>
                <w:color w:val="0000FF"/>
                <w:sz w:val="21"/>
                <w:szCs w:val="21"/>
                <w:lang w:eastAsia="zh-CN"/>
              </w:rPr>
            </w:rPrChange>
          </w:rPr>
          <w:delText>PPQ</w:delText>
        </w:r>
        <w:r>
          <w:rPr>
            <w:rFonts w:ascii="Times New Roman" w:hAnsi="Times New Roman" w:cs="Times New Roman"/>
            <w:sz w:val="21"/>
            <w:szCs w:val="21"/>
            <w:rPrChange w:id="987" w:author="Xuning Wei12232" w:date="2026-10-24T11:11:00Z">
              <w:rPr>
                <w:rFonts w:ascii="Times New Roman" w:hAnsi="Times New Roman" w:cs="Times New Roman"/>
                <w:color w:val="0000FF"/>
                <w:sz w:val="21"/>
                <w:szCs w:val="21"/>
              </w:rPr>
            </w:rPrChange>
          </w:rPr>
          <w:delText xml:space="preserve"> </w:delText>
        </w:r>
        <w:r>
          <w:rPr>
            <w:rFonts w:ascii="Times New Roman" w:hAnsi="Times New Roman" w:cs="Times New Roman"/>
            <w:sz w:val="21"/>
            <w:szCs w:val="21"/>
            <w:lang w:eastAsia="zh-CN"/>
            <w:rPrChange w:id="988" w:author="Xuning Wei12232" w:date="2026-10-24T11:11:00Z">
              <w:rPr>
                <w:rFonts w:ascii="Times New Roman" w:hAnsi="Times New Roman" w:cs="Times New Roman"/>
                <w:color w:val="0000FF"/>
                <w:sz w:val="21"/>
                <w:szCs w:val="21"/>
                <w:lang w:eastAsia="zh-CN"/>
              </w:rPr>
            </w:rPrChange>
          </w:rPr>
          <w:delText>study</w:delText>
        </w:r>
        <w:r>
          <w:rPr>
            <w:rFonts w:ascii="Times New Roman" w:hAnsi="Times New Roman" w:cs="Times New Roman"/>
            <w:sz w:val="21"/>
            <w:szCs w:val="21"/>
            <w:rPrChange w:id="989" w:author="Xuning Wei12232" w:date="2026-10-24T11:11:00Z">
              <w:rPr>
                <w:rFonts w:ascii="Times New Roman" w:hAnsi="Times New Roman" w:cs="Times New Roman"/>
                <w:color w:val="0000FF"/>
                <w:sz w:val="21"/>
                <w:szCs w:val="21"/>
              </w:rPr>
            </w:rPrChange>
          </w:rPr>
          <w:delText xml:space="preserve"> </w:delText>
        </w:r>
        <w:r>
          <w:rPr>
            <w:rFonts w:ascii="Times New Roman" w:hAnsi="Times New Roman" w:cs="Times New Roman"/>
            <w:sz w:val="21"/>
            <w:szCs w:val="21"/>
            <w:lang w:eastAsia="zh-CN"/>
            <w:rPrChange w:id="990" w:author="Xuning Wei12232" w:date="2026-10-24T11:11:00Z">
              <w:rPr>
                <w:rFonts w:ascii="Times New Roman" w:hAnsi="Times New Roman" w:cs="Times New Roman"/>
                <w:color w:val="0000FF"/>
                <w:sz w:val="21"/>
                <w:szCs w:val="21"/>
                <w:lang w:eastAsia="zh-CN"/>
              </w:rPr>
            </w:rPrChange>
          </w:rPr>
          <w:delText>results, cleaning validation results,</w:delText>
        </w:r>
        <w:r>
          <w:rPr>
            <w:rFonts w:ascii="Times New Roman" w:hAnsi="Times New Roman" w:cs="Times New Roman"/>
            <w:sz w:val="21"/>
            <w:szCs w:val="21"/>
            <w:rPrChange w:id="991" w:author="Xuning Wei12232" w:date="2026-10-24T11:11:00Z">
              <w:rPr>
                <w:rFonts w:ascii="Times New Roman" w:hAnsi="Times New Roman" w:cs="Times New Roman"/>
                <w:color w:val="0000FF"/>
                <w:sz w:val="21"/>
                <w:szCs w:val="21"/>
              </w:rPr>
            </w:rPrChange>
          </w:rPr>
          <w:delText xml:space="preserve"> Changes and deviations OOS</w:delText>
        </w:r>
        <w:r>
          <w:rPr>
            <w:rFonts w:ascii="Times New Roman" w:hAnsi="Times New Roman" w:cs="Times New Roman"/>
            <w:sz w:val="21"/>
            <w:szCs w:val="21"/>
            <w:lang w:eastAsia="zh-CN"/>
            <w:rPrChange w:id="992" w:author="Xuning Wei12232" w:date="2026-10-24T11:11:00Z">
              <w:rPr>
                <w:rFonts w:ascii="Times New Roman" w:hAnsi="Times New Roman" w:cs="Times New Roman"/>
                <w:color w:val="0000FF"/>
                <w:sz w:val="21"/>
                <w:szCs w:val="21"/>
                <w:lang w:eastAsia="zh-CN"/>
              </w:rPr>
            </w:rPrChange>
          </w:rPr>
          <w:delText>/ATR, Other studies, and Overall conclusion).</w:delText>
        </w:r>
        <w:bookmarkStart w:id="993" w:name="_Toc243211445"/>
        <w:bookmarkStart w:id="994" w:name="_Toc243211821"/>
        <w:bookmarkStart w:id="995" w:name="_Toc243596297"/>
        <w:bookmarkEnd w:id="993"/>
        <w:bookmarkEnd w:id="994"/>
        <w:bookmarkEnd w:id="995"/>
      </w:del>
    </w:p>
    <w:p w14:paraId="2976C716" w14:textId="77777777" w:rsidR="007617DE" w:rsidRPr="007617DE" w:rsidRDefault="00AE300B">
      <w:pPr>
        <w:pStyle w:val="aff7"/>
        <w:numPr>
          <w:ilvl w:val="0"/>
          <w:numId w:val="4"/>
        </w:numPr>
        <w:spacing w:beforeLines="50" w:before="120" w:afterLines="50" w:after="120" w:line="360" w:lineRule="auto"/>
        <w:contextualSpacing w:val="0"/>
        <w:jc w:val="both"/>
        <w:rPr>
          <w:del w:id="996" w:author="Xuning Wei12232" w:date="2026-10-16T07:59:00Z"/>
          <w:rFonts w:ascii="Times New Roman" w:eastAsia="仿宋_GB2312" w:hAnsi="Times New Roman" w:cs="Times New Roman"/>
          <w:sz w:val="20"/>
          <w:szCs w:val="20"/>
          <w:lang w:eastAsia="zh-CN"/>
          <w:rPrChange w:id="997" w:author="Xuning Wei12232" w:date="2026-10-24T11:11:00Z">
            <w:rPr>
              <w:del w:id="998" w:author="Xuning Wei12232" w:date="2026-10-16T07:59:00Z"/>
              <w:rFonts w:ascii="Times New Roman" w:eastAsia="仿宋_GB2312" w:hAnsi="Times New Roman" w:cs="Times New Roman"/>
              <w:color w:val="0000FF"/>
              <w:sz w:val="20"/>
              <w:szCs w:val="20"/>
              <w:lang w:eastAsia="zh-CN"/>
            </w:rPr>
          </w:rPrChange>
        </w:rPr>
      </w:pPr>
      <w:commentRangeStart w:id="999"/>
      <w:commentRangeStart w:id="1000"/>
      <w:del w:id="1001" w:author="Xuning Wei12232" w:date="2026-10-16T07:59:00Z">
        <w:r>
          <w:rPr>
            <w:rFonts w:ascii="Times New Roman" w:eastAsia="仿宋_GB2312" w:hAnsi="Times New Roman" w:cs="Times New Roman"/>
            <w:sz w:val="21"/>
            <w:szCs w:val="21"/>
            <w:rPrChange w:id="1002" w:author="Xuning Wei12232" w:date="2026-10-24T11:11:00Z">
              <w:rPr>
                <w:rFonts w:ascii="Times New Roman" w:eastAsia="仿宋_GB2312" w:hAnsi="Times New Roman" w:cs="Times New Roman"/>
                <w:color w:val="FF0000"/>
                <w:sz w:val="21"/>
                <w:szCs w:val="21"/>
                <w:highlight w:val="yellow"/>
              </w:rPr>
            </w:rPrChange>
          </w:rPr>
          <w:delText>All expectations</w:delText>
        </w:r>
        <w:r>
          <w:rPr>
            <w:rFonts w:ascii="Times New Roman" w:eastAsia="仿宋_GB2312" w:hAnsi="Times New Roman" w:cs="Times New Roman"/>
            <w:sz w:val="21"/>
            <w:szCs w:val="21"/>
            <w:rPrChange w:id="1003" w:author="Xuning Wei12232" w:date="2026-10-24T11:11:00Z">
              <w:rPr>
                <w:rFonts w:ascii="Times New Roman" w:eastAsia="仿宋_GB2312" w:hAnsi="Times New Roman" w:cs="Times New Roman"/>
                <w:color w:val="FF0000"/>
                <w:sz w:val="21"/>
                <w:szCs w:val="21"/>
              </w:rPr>
            </w:rPrChange>
          </w:rPr>
          <w:delText xml:space="preserve"> impacting product purity and quality, with the exception of KF and residual‑solvent content. </w:delText>
        </w:r>
        <w:r>
          <w:rPr>
            <w:rFonts w:ascii="Times New Roman" w:eastAsia="仿宋_GB2312" w:hAnsi="Times New Roman" w:cs="Times New Roman"/>
            <w:sz w:val="21"/>
            <w:szCs w:val="21"/>
            <w:rPrChange w:id="1004" w:author="Xuning Wei12232" w:date="2026-10-24T11:11:00Z">
              <w:rPr>
                <w:rFonts w:ascii="Times New Roman" w:eastAsia="仿宋_GB2312" w:hAnsi="Times New Roman" w:cs="Times New Roman"/>
                <w:color w:val="FF0000"/>
                <w:sz w:val="21"/>
                <w:szCs w:val="21"/>
                <w:highlight w:val="yellow"/>
              </w:rPr>
            </w:rPrChange>
          </w:rPr>
          <w:delText>shall be met for additional FIO tests defined in the approved TSP.</w:delText>
        </w:r>
        <w:commentRangeEnd w:id="999"/>
        <w:r>
          <w:rPr>
            <w:rStyle w:val="CommentReference"/>
            <w:rFonts w:ascii="Times New Roman" w:eastAsia="仿宋_GB2312" w:hAnsi="Times New Roman" w:cs="Times New Roman"/>
            <w:sz w:val="20"/>
            <w:szCs w:val="20"/>
            <w:lang w:eastAsia="zh-CN"/>
            <w:rPrChange w:id="1005" w:author="Xuning Wei12232" w:date="2026-10-24T11:11:00Z">
              <w:rPr>
                <w:rStyle w:val="CommentReference"/>
                <w:rFonts w:ascii="Times New Roman" w:eastAsia="仿宋_GB2312" w:hAnsi="Times New Roman" w:cs="Times New Roman"/>
                <w:color w:val="0000FF"/>
                <w:sz w:val="20"/>
                <w:szCs w:val="20"/>
                <w:lang w:eastAsia="zh-CN"/>
              </w:rPr>
            </w:rPrChange>
          </w:rPr>
          <w:commentReference w:id="999"/>
        </w:r>
        <w:commentRangeEnd w:id="1000"/>
        <w:r>
          <w:rPr>
            <w:rStyle w:val="CommentReference"/>
          </w:rPr>
          <w:commentReference w:id="1000"/>
        </w:r>
        <w:bookmarkStart w:id="1007" w:name="_Toc243211446"/>
        <w:bookmarkStart w:id="1008" w:name="_Toc243211822"/>
        <w:bookmarkStart w:id="1009" w:name="_Toc243596298"/>
        <w:bookmarkEnd w:id="1007"/>
        <w:bookmarkEnd w:id="1008"/>
        <w:bookmarkEnd w:id="1009"/>
      </w:del>
    </w:p>
    <w:p w14:paraId="713F9994" w14:textId="77777777" w:rsidR="007617DE" w:rsidRPr="007617DE" w:rsidRDefault="00AE300B" w:rsidP="007617DE">
      <w:pPr>
        <w:numPr>
          <w:ilvl w:val="0"/>
          <w:numId w:val="4"/>
        </w:numPr>
        <w:spacing w:beforeLines="50" w:before="120" w:afterLines="50" w:after="120" w:line="360" w:lineRule="auto"/>
        <w:jc w:val="both"/>
        <w:rPr>
          <w:del w:id="1010" w:author="Xuning Wei12232" w:date="2026-10-16T07:59:00Z"/>
          <w:rFonts w:ascii="Times New Roman" w:eastAsia="仿宋_GB2312" w:hAnsi="Times New Roman" w:cs="Times New Roman"/>
          <w:sz w:val="20"/>
          <w:szCs w:val="20"/>
          <w:lang w:eastAsia="zh-CN"/>
          <w:rPrChange w:id="1011" w:author="Xuning Wei12232" w:date="2026-10-24T11:11:00Z">
            <w:rPr>
              <w:del w:id="1012" w:author="Xuning Wei12232" w:date="2026-10-16T07:59:00Z"/>
              <w:lang w:eastAsia="zh-CN"/>
            </w:rPr>
          </w:rPrChange>
        </w:rPr>
        <w:pPrChange w:id="1013" w:author="Xuning Wei12232" w:date="2026-09-14T18:08:00Z">
          <w:pPr>
            <w:pStyle w:val="aff7"/>
            <w:numPr>
              <w:numId w:val="4"/>
            </w:numPr>
            <w:spacing w:beforeLines="50" w:before="120" w:afterLines="50" w:after="120" w:line="360" w:lineRule="auto"/>
            <w:ind w:left="420" w:hanging="420"/>
            <w:contextualSpacing w:val="0"/>
            <w:jc w:val="both"/>
          </w:pPr>
        </w:pPrChange>
      </w:pPr>
      <w:del w:id="1014" w:author="Xuning Wei12232" w:date="2026-10-16T07:59:00Z">
        <w:r>
          <w:rPr>
            <w:rFonts w:ascii="Times New Roman" w:eastAsia="仿宋_GB2312" w:hAnsi="Times New Roman" w:cs="Times New Roman"/>
            <w:color w:val="0000FF"/>
            <w:sz w:val="20"/>
            <w:szCs w:val="20"/>
            <w:lang w:eastAsia="zh-CN"/>
          </w:rPr>
          <w:delText>The peptide resin is an In-Process material without release specification therefore after the PPQ batches of ASYM-141366 are produced, the PPQ performance will be confirmed through the downstream cleavage manufacturing process and the final cleaved intermediate product (Fragment L2) analytical release testing.</w:delText>
        </w:r>
        <w:bookmarkStart w:id="1015" w:name="_Toc243211823"/>
        <w:bookmarkStart w:id="1016" w:name="_Toc243596299"/>
        <w:bookmarkStart w:id="1017" w:name="_Toc243211447"/>
        <w:bookmarkEnd w:id="1015"/>
        <w:bookmarkEnd w:id="1016"/>
        <w:bookmarkEnd w:id="1017"/>
      </w:del>
    </w:p>
    <w:p w14:paraId="2FF3B196" w14:textId="77777777" w:rsidR="007617DE" w:rsidRDefault="00AE300B">
      <w:pPr>
        <w:pStyle w:val="1"/>
        <w:numPr>
          <w:ilvl w:val="0"/>
          <w:numId w:val="1"/>
        </w:numPr>
        <w:spacing w:beforeLines="100" w:afterLines="50" w:after="120"/>
        <w:rPr>
          <w:rFonts w:ascii="Times New Roman" w:eastAsia="仿宋_GB2312" w:hAnsi="Times New Roman" w:cs="Times New Roman"/>
          <w:sz w:val="21"/>
          <w:szCs w:val="21"/>
        </w:rPr>
      </w:pPr>
      <w:bookmarkStart w:id="1018" w:name="_Toc294622986"/>
      <w:bookmarkStart w:id="1019" w:name="_Toc253738414"/>
      <w:bookmarkStart w:id="1020" w:name="_Toc243596300"/>
      <w:bookmarkStart w:id="1021" w:name="_Toc294622983"/>
      <w:bookmarkStart w:id="1022" w:name="_Toc253738410"/>
      <w:commentRangeStart w:id="1023"/>
      <w:commentRangeStart w:id="1024"/>
      <w:r>
        <w:rPr>
          <w:rFonts w:ascii="Times New Roman" w:eastAsia="仿宋_GB2312" w:hAnsi="Times New Roman" w:cs="Times New Roman"/>
          <w:sz w:val="21"/>
          <w:szCs w:val="21"/>
        </w:rPr>
        <w:t>Functions and Responsibilities</w:t>
      </w:r>
      <w:bookmarkEnd w:id="1018"/>
      <w:bookmarkEnd w:id="1019"/>
      <w:commentRangeEnd w:id="1023"/>
      <w:r>
        <w:rPr>
          <w:rStyle w:val="CommentReference"/>
          <w:rFonts w:ascii="Times New Roman" w:eastAsia="仿宋_GB2312" w:hAnsi="Times New Roman" w:cs="Times New Roman"/>
        </w:rPr>
        <w:commentReference w:id="1023"/>
      </w:r>
      <w:commentRangeEnd w:id="1024"/>
      <w:r>
        <w:rPr>
          <w:rStyle w:val="CommentReference"/>
        </w:rPr>
        <w:commentReference w:id="1024"/>
      </w:r>
      <w:bookmarkEnd w:id="1020"/>
      <w:r>
        <w:rPr>
          <w:rFonts w:ascii="Times New Roman" w:eastAsia="仿宋_GB2312" w:hAnsi="Times New Roman" w:cs="Times New Roman"/>
          <w:sz w:val="21"/>
          <w:szCs w:val="21"/>
        </w:rPr>
        <w:t xml:space="preserve"> </w:t>
      </w:r>
    </w:p>
    <w:p w14:paraId="79C7854A" w14:textId="77777777" w:rsidR="007617DE" w:rsidRDefault="00AE300B">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del w:id="1025" w:author="Xuning Wei12232" w:date="2026-10-15T14:52:00Z">
        <w:r>
          <w:rPr>
            <w:rFonts w:ascii="Times New Roman" w:eastAsia="仿宋_GB2312" w:hAnsi="Times New Roman" w:cs="Times New Roman"/>
            <w:b/>
            <w:i/>
            <w:sz w:val="20"/>
            <w:szCs w:val="20"/>
          </w:rPr>
          <w:delText xml:space="preserve">R&amp;D </w:delText>
        </w:r>
      </w:del>
      <w:r>
        <w:rPr>
          <w:rFonts w:ascii="Times New Roman" w:eastAsia="仿宋_GB2312" w:hAnsi="Times New Roman" w:cs="Times New Roman"/>
          <w:b/>
          <w:i/>
          <w:sz w:val="20"/>
          <w:szCs w:val="20"/>
        </w:rPr>
        <w:t xml:space="preserve">CMMD </w:t>
      </w:r>
    </w:p>
    <w:p w14:paraId="765165C2" w14:textId="77777777" w:rsidR="007617DE" w:rsidRDefault="00AE300B">
      <w:pPr>
        <w:pStyle w:val="aff7"/>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bookmarkStart w:id="1026" w:name="OLE_LINK38"/>
      <w:bookmarkStart w:id="1027" w:name="OLE_LINK37"/>
      <w:bookmarkStart w:id="1028" w:name="OLE_LINK18"/>
      <w:r>
        <w:rPr>
          <w:rFonts w:ascii="Times New Roman" w:eastAsia="仿宋_GB2312" w:hAnsi="Times New Roman"/>
          <w:sz w:val="21"/>
          <w:szCs w:val="20"/>
        </w:rPr>
        <w:t>Responsible for overall planning and coordination of the PPQ;</w:t>
      </w:r>
    </w:p>
    <w:p w14:paraId="2BB9C9AD" w14:textId="77777777" w:rsidR="007617DE" w:rsidRDefault="00AE300B">
      <w:pPr>
        <w:pStyle w:val="aff7"/>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r>
        <w:rPr>
          <w:rFonts w:ascii="Times New Roman" w:eastAsia="仿宋_GB2312" w:hAnsi="Times New Roman"/>
          <w:sz w:val="21"/>
          <w:szCs w:val="20"/>
          <w:lang w:eastAsia="zh-CN"/>
        </w:rPr>
        <w:t>D</w:t>
      </w:r>
      <w:r>
        <w:rPr>
          <w:rFonts w:ascii="Times New Roman" w:eastAsia="仿宋_GB2312" w:hAnsi="Times New Roman"/>
          <w:sz w:val="21"/>
          <w:szCs w:val="20"/>
        </w:rPr>
        <w:t>rafting, review and approval of PPQ document;</w:t>
      </w:r>
    </w:p>
    <w:p w14:paraId="117AB19D" w14:textId="77777777" w:rsidR="007617DE" w:rsidRDefault="00AE300B">
      <w:pPr>
        <w:pStyle w:val="aff7"/>
        <w:numPr>
          <w:ilvl w:val="0"/>
          <w:numId w:val="5"/>
        </w:numPr>
        <w:spacing w:beforeLines="50" w:before="120" w:afterLines="50" w:after="120" w:line="360" w:lineRule="auto"/>
        <w:ind w:leftChars="200" w:left="797" w:hanging="357"/>
        <w:rPr>
          <w:rFonts w:ascii="Times New Roman" w:eastAsia="仿宋_GB2312" w:hAnsi="Times New Roman"/>
          <w:sz w:val="21"/>
          <w:szCs w:val="20"/>
          <w:lang w:eastAsia="zh-CN"/>
        </w:rPr>
      </w:pPr>
      <w:r>
        <w:rPr>
          <w:rFonts w:ascii="Times New Roman" w:eastAsia="仿宋_GB2312" w:hAnsi="Times New Roman"/>
          <w:sz w:val="21"/>
          <w:szCs w:val="20"/>
        </w:rPr>
        <w:t>Monitoring the process implement, organization of PPQ activity</w:t>
      </w:r>
      <w:bookmarkEnd w:id="1026"/>
      <w:bookmarkEnd w:id="1027"/>
      <w:r>
        <w:rPr>
          <w:rFonts w:ascii="Times New Roman" w:eastAsia="仿宋_GB2312" w:hAnsi="Times New Roman"/>
          <w:sz w:val="21"/>
          <w:szCs w:val="20"/>
        </w:rPr>
        <w:t xml:space="preserve">. </w:t>
      </w:r>
      <w:bookmarkEnd w:id="1028"/>
    </w:p>
    <w:p w14:paraId="2AFC9D9E" w14:textId="77777777" w:rsidR="007617DE" w:rsidRDefault="00AE300B">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Quality Assurance</w:t>
      </w:r>
    </w:p>
    <w:p w14:paraId="3837781D" w14:textId="77777777" w:rsidR="007617DE" w:rsidRPr="007617DE" w:rsidRDefault="00AE300B">
      <w:pPr>
        <w:pStyle w:val="aff7"/>
        <w:numPr>
          <w:ilvl w:val="0"/>
          <w:numId w:val="6"/>
        </w:numPr>
        <w:spacing w:beforeLines="50" w:before="120" w:after="50" w:line="360" w:lineRule="auto"/>
        <w:jc w:val="both"/>
        <w:rPr>
          <w:ins w:id="1029" w:author="Xuning Wei12232" w:date="2026-10-18T09:25:00Z"/>
          <w:rFonts w:ascii="Times New Roman" w:eastAsia="Times New Roman" w:hAnsi="Times New Roman" w:cs="Times New Roman"/>
          <w:sz w:val="21"/>
          <w:szCs w:val="21"/>
          <w:rPrChange w:id="1030" w:author="Xuning Wei12232" w:date="2026-10-24T11:11:00Z">
            <w:rPr>
              <w:ins w:id="1031" w:author="Xuning Wei12232" w:date="2026-10-18T09:25:00Z"/>
              <w:rFonts w:ascii="Times New Roman" w:eastAsia="Times New Roman" w:hAnsi="Times New Roman" w:cs="Times New Roman"/>
              <w:color w:val="D13438"/>
              <w:sz w:val="21"/>
              <w:szCs w:val="21"/>
            </w:rPr>
          </w:rPrChange>
        </w:rPr>
      </w:pPr>
      <w:ins w:id="1032" w:author="Xuning Wei12232" w:date="2026-10-18T09:25:00Z">
        <w:del w:id="1033" w:author="Yu Zhang - Network" w:date="2026-08-19T05:03:00Z">
          <w:r>
            <w:rPr>
              <w:rFonts w:ascii="Times New Roman" w:eastAsia="仿宋_GB2312" w:hAnsi="Times New Roman" w:cs="Times New Roman"/>
              <w:sz w:val="20"/>
              <w:szCs w:val="20"/>
            </w:rPr>
            <w:delText>Responsible for process performance qualification documentation management (review/ approval/ archive)</w:delText>
          </w:r>
        </w:del>
        <w:r>
          <w:rPr>
            <w:rFonts w:ascii="Times New Roman" w:eastAsia="Times New Roman" w:hAnsi="Times New Roman" w:cs="Times New Roman"/>
            <w:sz w:val="21"/>
            <w:szCs w:val="21"/>
            <w:rPrChange w:id="1034" w:author="Xuning Wei12232" w:date="2026-10-24T11:11:00Z">
              <w:rPr>
                <w:rFonts w:ascii="Times New Roman" w:eastAsia="Times New Roman" w:hAnsi="Times New Roman" w:cs="Times New Roman"/>
                <w:color w:val="881798"/>
                <w:sz w:val="21"/>
                <w:szCs w:val="21"/>
              </w:rPr>
            </w:rPrChange>
          </w:rPr>
          <w:t>R</w:t>
        </w:r>
        <w:r>
          <w:rPr>
            <w:rFonts w:ascii="Times New Roman" w:eastAsia="Times New Roman" w:hAnsi="Times New Roman" w:cs="Times New Roman"/>
            <w:sz w:val="21"/>
            <w:szCs w:val="21"/>
            <w:rPrChange w:id="1035" w:author="Xuning Wei12232" w:date="2026-10-24T11:11:00Z">
              <w:rPr>
                <w:rFonts w:ascii="Times New Roman" w:eastAsia="Times New Roman" w:hAnsi="Times New Roman" w:cs="Times New Roman"/>
                <w:color w:val="D13438"/>
                <w:sz w:val="21"/>
                <w:szCs w:val="21"/>
              </w:rPr>
            </w:rPrChange>
          </w:rPr>
          <w:t xml:space="preserve">eview and approval of </w:t>
        </w:r>
        <w:r>
          <w:rPr>
            <w:rFonts w:ascii="Times New Roman" w:eastAsia="Times New Roman" w:hAnsi="Times New Roman" w:cs="Times New Roman"/>
            <w:sz w:val="21"/>
            <w:szCs w:val="21"/>
            <w:rPrChange w:id="1036" w:author="Xuning Wei12232" w:date="2026-10-24T11:11:00Z">
              <w:rPr>
                <w:rFonts w:ascii="Times New Roman" w:eastAsia="Times New Roman" w:hAnsi="Times New Roman" w:cs="Times New Roman"/>
                <w:color w:val="881798"/>
                <w:sz w:val="21"/>
                <w:szCs w:val="21"/>
              </w:rPr>
            </w:rPrChange>
          </w:rPr>
          <w:t xml:space="preserve"> </w:t>
        </w:r>
        <w:r>
          <w:rPr>
            <w:rFonts w:ascii="Times New Roman" w:eastAsia="Times New Roman" w:hAnsi="Times New Roman" w:cs="Times New Roman"/>
            <w:sz w:val="21"/>
            <w:szCs w:val="21"/>
            <w:rPrChange w:id="1037" w:author="Xuning Wei12232" w:date="2026-10-24T11:11:00Z">
              <w:rPr>
                <w:rFonts w:ascii="Times New Roman" w:eastAsia="Times New Roman" w:hAnsi="Times New Roman" w:cs="Times New Roman"/>
                <w:color w:val="D13438"/>
                <w:sz w:val="21"/>
                <w:szCs w:val="21"/>
              </w:rPr>
            </w:rPrChange>
          </w:rPr>
          <w:t>PPQ documents;</w:t>
        </w:r>
      </w:ins>
    </w:p>
    <w:p w14:paraId="4307AF7A" w14:textId="77777777" w:rsidR="007617DE" w:rsidRDefault="00AE300B">
      <w:pPr>
        <w:pStyle w:val="aff7"/>
        <w:numPr>
          <w:ilvl w:val="0"/>
          <w:numId w:val="6"/>
        </w:numPr>
        <w:spacing w:beforeLines="50" w:before="120" w:after="50" w:line="360" w:lineRule="auto"/>
        <w:jc w:val="both"/>
        <w:rPr>
          <w:ins w:id="1038" w:author="Xuning Wei12232" w:date="2026-10-18T09:25:00Z"/>
          <w:rFonts w:ascii="Times New Roman" w:eastAsia="仿宋_GB2312" w:hAnsi="Times New Roman" w:cs="Times New Roman"/>
          <w:sz w:val="20"/>
          <w:szCs w:val="20"/>
        </w:rPr>
      </w:pPr>
      <w:ins w:id="1039" w:author="Xuning Wei12232" w:date="2026-10-18T09:25:00Z">
        <w:r>
          <w:rPr>
            <w:rFonts w:ascii="Times New Roman" w:eastAsia="仿宋_GB2312" w:hAnsi="Times New Roman" w:cs="Times New Roman"/>
            <w:sz w:val="20"/>
            <w:szCs w:val="20"/>
          </w:rPr>
          <w:t xml:space="preserve">Ensuring all validation activities are in accordance with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procedure and cGMP standards;</w:t>
        </w:r>
      </w:ins>
    </w:p>
    <w:p w14:paraId="18E3A4FA" w14:textId="77777777" w:rsidR="007617DE" w:rsidRDefault="00AE300B">
      <w:pPr>
        <w:pStyle w:val="aff7"/>
        <w:numPr>
          <w:ilvl w:val="0"/>
          <w:numId w:val="6"/>
        </w:numPr>
        <w:spacing w:beforeLines="50" w:before="120" w:after="50" w:line="360" w:lineRule="auto"/>
        <w:jc w:val="both"/>
        <w:rPr>
          <w:ins w:id="1040" w:author="Xuning Wei12232" w:date="2026-10-18T09:25:00Z"/>
          <w:rFonts w:ascii="Times New Roman" w:eastAsia="仿宋_GB2312" w:hAnsi="Times New Roman" w:cs="Times New Roman"/>
          <w:sz w:val="20"/>
          <w:szCs w:val="20"/>
        </w:rPr>
      </w:pPr>
      <w:ins w:id="1041" w:author="Xuning Wei12232" w:date="2026-10-18T09:25:00Z">
        <w:r>
          <w:rPr>
            <w:rFonts w:ascii="Times New Roman" w:eastAsia="仿宋_GB2312" w:hAnsi="Times New Roman" w:cs="Times New Roman"/>
            <w:sz w:val="20"/>
            <w:szCs w:val="20"/>
          </w:rPr>
          <w:t>Organize evaluation of related change controls and deviations.</w:t>
        </w:r>
      </w:ins>
    </w:p>
    <w:p w14:paraId="703CD380" w14:textId="77777777" w:rsidR="007617DE" w:rsidRDefault="00AE300B">
      <w:pPr>
        <w:pStyle w:val="aff7"/>
        <w:numPr>
          <w:ilvl w:val="0"/>
          <w:numId w:val="7"/>
        </w:numPr>
        <w:spacing w:beforeLines="50" w:before="120" w:afterLines="50" w:after="120" w:line="360" w:lineRule="auto"/>
        <w:ind w:leftChars="200" w:left="797" w:hanging="357"/>
        <w:rPr>
          <w:del w:id="1042" w:author="Xuning Wei12232" w:date="2026-10-18T09:25:00Z"/>
          <w:rFonts w:ascii="Times New Roman" w:eastAsia="仿宋_GB2312" w:hAnsi="Times New Roman"/>
          <w:sz w:val="21"/>
          <w:szCs w:val="20"/>
        </w:rPr>
      </w:pPr>
      <w:del w:id="1043" w:author="Xuning Wei12232" w:date="2026-10-18T09:25:00Z">
        <w:r>
          <w:rPr>
            <w:rFonts w:ascii="Times New Roman" w:eastAsia="仿宋_GB2312" w:hAnsi="Times New Roman"/>
            <w:sz w:val="21"/>
            <w:szCs w:val="20"/>
          </w:rPr>
          <w:delText>Responsible for Review and approval of PPQ documents;</w:delText>
        </w:r>
      </w:del>
    </w:p>
    <w:p w14:paraId="688AB6AE" w14:textId="77777777" w:rsidR="007617DE" w:rsidRDefault="00AE300B">
      <w:pPr>
        <w:pStyle w:val="aff7"/>
        <w:numPr>
          <w:ilvl w:val="0"/>
          <w:numId w:val="7"/>
        </w:numPr>
        <w:spacing w:beforeLines="50" w:before="120" w:afterLines="50" w:after="120" w:line="360" w:lineRule="auto"/>
        <w:ind w:leftChars="200" w:left="797" w:hanging="357"/>
        <w:rPr>
          <w:del w:id="1044" w:author="Xuning Wei12232" w:date="2026-10-18T09:25:00Z"/>
          <w:rFonts w:ascii="Times New Roman" w:eastAsia="仿宋_GB2312" w:hAnsi="Times New Roman"/>
          <w:sz w:val="21"/>
          <w:szCs w:val="20"/>
        </w:rPr>
      </w:pPr>
      <w:del w:id="1045" w:author="Xuning Wei12232" w:date="2026-10-18T09:25:00Z">
        <w:r>
          <w:rPr>
            <w:rFonts w:ascii="Times New Roman" w:eastAsia="仿宋_GB2312" w:hAnsi="Times New Roman"/>
            <w:sz w:val="21"/>
            <w:szCs w:val="20"/>
          </w:rPr>
          <w:delText>Ensuring all validation activities are in accordance with Asymchem procedure and cGMP standards;</w:delText>
        </w:r>
      </w:del>
    </w:p>
    <w:p w14:paraId="2C8F21AE" w14:textId="77777777" w:rsidR="007617DE" w:rsidRDefault="00AE300B">
      <w:pPr>
        <w:pStyle w:val="aff7"/>
        <w:numPr>
          <w:ilvl w:val="0"/>
          <w:numId w:val="7"/>
        </w:numPr>
        <w:spacing w:beforeLines="50" w:before="120" w:afterLines="50" w:after="120" w:line="360" w:lineRule="auto"/>
        <w:ind w:leftChars="200" w:left="797" w:hanging="357"/>
        <w:rPr>
          <w:del w:id="1046" w:author="Xuning Wei12232" w:date="2026-10-18T09:25:00Z"/>
          <w:rFonts w:ascii="Times New Roman" w:eastAsia="仿宋_GB2312" w:hAnsi="Times New Roman"/>
          <w:sz w:val="21"/>
          <w:szCs w:val="20"/>
        </w:rPr>
      </w:pPr>
      <w:del w:id="1047" w:author="Xuning Wei12232" w:date="2026-10-18T09:25:00Z">
        <w:r>
          <w:rPr>
            <w:rFonts w:ascii="Times New Roman" w:eastAsia="仿宋_GB2312" w:hAnsi="Times New Roman"/>
            <w:sz w:val="21"/>
            <w:szCs w:val="20"/>
          </w:rPr>
          <w:delText xml:space="preserve">Organize evaluation of related change controls and deviations. </w:delText>
        </w:r>
      </w:del>
    </w:p>
    <w:p w14:paraId="0A0BDC57" w14:textId="77777777" w:rsidR="007617DE" w:rsidRDefault="00AE300B">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Production Department</w:t>
      </w:r>
    </w:p>
    <w:p w14:paraId="0410BE11" w14:textId="77777777" w:rsidR="007617DE" w:rsidRDefault="00AE300B">
      <w:pPr>
        <w:pStyle w:val="aff7"/>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Responsible for review and approval of PPQ documents;</w:t>
      </w:r>
    </w:p>
    <w:p w14:paraId="11583818" w14:textId="77777777" w:rsidR="007617DE" w:rsidRDefault="00AE300B">
      <w:pPr>
        <w:pStyle w:val="aff7"/>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 xml:space="preserve">Responsible </w:t>
      </w:r>
      <w:r>
        <w:rPr>
          <w:rFonts w:ascii="Times New Roman" w:eastAsia="仿宋_GB2312" w:hAnsi="Times New Roman"/>
          <w:sz w:val="21"/>
          <w:szCs w:val="20"/>
          <w:lang w:eastAsia="zh-CN"/>
        </w:rPr>
        <w:t>for</w:t>
      </w:r>
      <w:r>
        <w:rPr>
          <w:rFonts w:ascii="Times New Roman" w:eastAsia="仿宋_GB2312" w:hAnsi="Times New Roman"/>
          <w:sz w:val="21"/>
          <w:szCs w:val="20"/>
        </w:rPr>
        <w:t xml:space="preserve"> </w:t>
      </w:r>
      <w:r>
        <w:rPr>
          <w:rFonts w:ascii="Times New Roman" w:eastAsia="仿宋_GB2312" w:hAnsi="Times New Roman"/>
          <w:sz w:val="21"/>
          <w:szCs w:val="20"/>
          <w:lang w:eastAsia="zh-CN"/>
        </w:rPr>
        <w:t>o</w:t>
      </w:r>
      <w:r>
        <w:rPr>
          <w:rFonts w:ascii="Times New Roman" w:eastAsia="仿宋_GB2312" w:hAnsi="Times New Roman"/>
          <w:sz w:val="21"/>
          <w:szCs w:val="20"/>
        </w:rPr>
        <w:t xml:space="preserve">peration of production, </w:t>
      </w:r>
      <w:r>
        <w:rPr>
          <w:rFonts w:ascii="Times New Roman" w:eastAsia="仿宋_GB2312" w:hAnsi="Times New Roman"/>
          <w:sz w:val="21"/>
          <w:szCs w:val="20"/>
          <w:lang w:eastAsia="zh-CN"/>
        </w:rPr>
        <w:t xml:space="preserve">cleaning of </w:t>
      </w:r>
      <w:r>
        <w:rPr>
          <w:rFonts w:ascii="Times New Roman" w:eastAsia="仿宋_GB2312" w:hAnsi="Times New Roman"/>
          <w:sz w:val="21"/>
          <w:szCs w:val="20"/>
        </w:rPr>
        <w:t>facility</w:t>
      </w:r>
      <w:r>
        <w:rPr>
          <w:rFonts w:ascii="Times New Roman" w:eastAsia="仿宋_GB2312" w:hAnsi="Times New Roman"/>
          <w:sz w:val="21"/>
          <w:szCs w:val="20"/>
          <w:lang w:eastAsia="zh-CN"/>
        </w:rPr>
        <w:t>/equipment</w:t>
      </w:r>
      <w:r>
        <w:rPr>
          <w:rFonts w:ascii="Times New Roman" w:eastAsia="仿宋_GB2312" w:hAnsi="Times New Roman"/>
          <w:sz w:val="21"/>
          <w:szCs w:val="20"/>
        </w:rPr>
        <w:t xml:space="preserve"> during PPQ;</w:t>
      </w:r>
    </w:p>
    <w:p w14:paraId="006CA0C1" w14:textId="77777777" w:rsidR="007617DE" w:rsidRDefault="00AE300B">
      <w:pPr>
        <w:pStyle w:val="aff7"/>
        <w:numPr>
          <w:ilvl w:val="0"/>
          <w:numId w:val="8"/>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rPr>
        <w:t>IPC sampling.</w:t>
      </w:r>
    </w:p>
    <w:p w14:paraId="625FA9C8" w14:textId="77777777" w:rsidR="007617DE" w:rsidRDefault="00AE300B">
      <w:pPr>
        <w:tabs>
          <w:tab w:val="left" w:pos="340"/>
        </w:tabs>
        <w:spacing w:beforeLines="50" w:before="120" w:afterLines="50" w:after="120" w:line="360" w:lineRule="auto"/>
        <w:rPr>
          <w:rFonts w:ascii="Times New Roman" w:eastAsia="仿宋_GB2312" w:hAnsi="Times New Roman" w:cs="Times New Roman"/>
          <w:b/>
          <w:i/>
          <w:sz w:val="20"/>
          <w:szCs w:val="20"/>
          <w:lang w:eastAsia="zh-CN"/>
        </w:rPr>
      </w:pPr>
      <w:r>
        <w:rPr>
          <w:rFonts w:ascii="Times New Roman" w:eastAsia="仿宋_GB2312" w:hAnsi="Times New Roman" w:cs="Times New Roman"/>
          <w:b/>
          <w:i/>
          <w:sz w:val="20"/>
          <w:szCs w:val="20"/>
        </w:rPr>
        <w:t>Quality Control</w:t>
      </w:r>
    </w:p>
    <w:p w14:paraId="0B015B2A" w14:textId="77777777" w:rsidR="007617DE" w:rsidRDefault="00AE300B">
      <w:pPr>
        <w:pStyle w:val="aff7"/>
        <w:numPr>
          <w:ilvl w:val="0"/>
          <w:numId w:val="9"/>
        </w:numPr>
        <w:spacing w:beforeLines="50" w:before="120" w:afterLines="50" w:after="120" w:line="360" w:lineRule="auto"/>
        <w:ind w:leftChars="200" w:left="797" w:hanging="357"/>
        <w:rPr>
          <w:rFonts w:ascii="Times New Roman" w:eastAsia="仿宋_GB2312" w:hAnsi="Times New Roman"/>
          <w:sz w:val="21"/>
          <w:szCs w:val="20"/>
          <w:lang w:eastAsia="zh-CN"/>
        </w:rPr>
      </w:pPr>
      <w:commentRangeStart w:id="1048"/>
      <w:commentRangeStart w:id="1049"/>
      <w:r>
        <w:rPr>
          <w:rFonts w:ascii="Times New Roman" w:eastAsia="仿宋_GB2312" w:hAnsi="Times New Roman"/>
          <w:sz w:val="21"/>
          <w:szCs w:val="20"/>
          <w:lang w:eastAsia="zh-CN"/>
        </w:rPr>
        <w:t>Resp</w:t>
      </w:r>
      <w:commentRangeEnd w:id="1048"/>
      <w:r>
        <w:rPr>
          <w:rStyle w:val="CommentReference"/>
          <w:rFonts w:ascii="Times New Roman" w:eastAsia="仿宋_GB2312" w:hAnsi="Times New Roman"/>
          <w:szCs w:val="20"/>
          <w:lang w:eastAsia="zh-CN"/>
        </w:rPr>
        <w:commentReference w:id="1048"/>
      </w:r>
      <w:commentRangeEnd w:id="1049"/>
      <w:r>
        <w:rPr>
          <w:rStyle w:val="CommentReference"/>
        </w:rPr>
        <w:commentReference w:id="1049"/>
      </w:r>
      <w:r>
        <w:rPr>
          <w:rFonts w:ascii="Times New Roman" w:eastAsia="仿宋_GB2312" w:hAnsi="Times New Roman"/>
          <w:sz w:val="21"/>
          <w:szCs w:val="20"/>
          <w:lang w:eastAsia="zh-CN"/>
        </w:rPr>
        <w:t>onsible for the review and approval of PPQ documents.</w:t>
      </w:r>
    </w:p>
    <w:p w14:paraId="3C35F2DF" w14:textId="77777777" w:rsidR="007617DE" w:rsidRDefault="00AE300B">
      <w:pPr>
        <w:pStyle w:val="aff7"/>
        <w:numPr>
          <w:ilvl w:val="0"/>
          <w:numId w:val="9"/>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lang w:eastAsia="zh-CN"/>
        </w:rPr>
        <w:t>Ensure</w:t>
      </w:r>
      <w:r>
        <w:rPr>
          <w:rFonts w:ascii="Times New Roman" w:eastAsia="仿宋_GB2312" w:hAnsi="Times New Roman"/>
          <w:sz w:val="21"/>
          <w:szCs w:val="20"/>
        </w:rPr>
        <w:t xml:space="preserve"> that specifications and validated analytical methods are available and relevant analytical instruments are qualified;</w:t>
      </w:r>
    </w:p>
    <w:p w14:paraId="7CB3190B" w14:textId="77777777" w:rsidR="007617DE" w:rsidRDefault="00AE300B">
      <w:pPr>
        <w:pStyle w:val="aff7"/>
        <w:numPr>
          <w:ilvl w:val="0"/>
          <w:numId w:val="9"/>
        </w:numPr>
        <w:spacing w:beforeLines="50" w:before="120" w:afterLines="50" w:after="120" w:line="360" w:lineRule="auto"/>
        <w:ind w:leftChars="200" w:left="797" w:hanging="357"/>
        <w:rPr>
          <w:rFonts w:ascii="Times New Roman" w:eastAsia="仿宋_GB2312" w:hAnsi="Times New Roman"/>
          <w:sz w:val="21"/>
          <w:szCs w:val="20"/>
        </w:rPr>
      </w:pPr>
      <w:r>
        <w:rPr>
          <w:rFonts w:ascii="Times New Roman" w:eastAsia="仿宋_GB2312" w:hAnsi="Times New Roman"/>
          <w:sz w:val="21"/>
          <w:szCs w:val="20"/>
          <w:lang w:eastAsia="zh-CN"/>
        </w:rPr>
        <w:t xml:space="preserve">IPC testing, sampling and testing of product and intermediate, and </w:t>
      </w:r>
      <w:r>
        <w:rPr>
          <w:rFonts w:ascii="Times New Roman" w:eastAsia="仿宋_GB2312" w:hAnsi="Times New Roman"/>
          <w:sz w:val="21"/>
          <w:szCs w:val="21"/>
          <w:lang w:eastAsia="zh-CN"/>
        </w:rPr>
        <w:t>equipment cleaning testing</w:t>
      </w:r>
      <w:r>
        <w:rPr>
          <w:rFonts w:ascii="Times New Roman" w:eastAsia="仿宋_GB2312" w:hAnsi="Times New Roman"/>
          <w:sz w:val="21"/>
          <w:szCs w:val="20"/>
          <w:lang w:eastAsia="zh-CN"/>
        </w:rPr>
        <w:t>.</w:t>
      </w:r>
    </w:p>
    <w:p w14:paraId="7DD4B87F" w14:textId="77777777" w:rsidR="007617DE" w:rsidRDefault="00AE300B">
      <w:pPr>
        <w:tabs>
          <w:tab w:val="left" w:pos="340"/>
        </w:tabs>
        <w:spacing w:beforeLines="50" w:before="120" w:afterLines="50" w:after="120" w:line="360" w:lineRule="auto"/>
        <w:rPr>
          <w:rFonts w:ascii="Times New Roman" w:eastAsia="仿宋_GB2312" w:hAnsi="Times New Roman" w:cs="Times New Roman"/>
          <w:b/>
          <w:i/>
          <w:sz w:val="20"/>
          <w:szCs w:val="20"/>
        </w:rPr>
      </w:pPr>
      <w:commentRangeStart w:id="1050"/>
      <w:commentRangeStart w:id="1051"/>
      <w:r>
        <w:rPr>
          <w:rStyle w:val="CommentReference"/>
          <w:rFonts w:ascii="Times New Roman" w:eastAsia="仿宋_GB2312" w:hAnsi="Times New Roman" w:cs="Times New Roman"/>
          <w:b/>
          <w:i/>
          <w:sz w:val="20"/>
          <w:szCs w:val="20"/>
        </w:rPr>
        <w:commentReference w:id="1050"/>
      </w:r>
      <w:commentRangeEnd w:id="1050"/>
      <w:commentRangeEnd w:id="1051"/>
      <w:r>
        <w:rPr>
          <w:rStyle w:val="CommentReference"/>
        </w:rPr>
        <w:commentReference w:id="1051"/>
      </w:r>
      <w:r>
        <w:rPr>
          <w:rFonts w:ascii="Times New Roman" w:eastAsia="仿宋_GB2312" w:hAnsi="Times New Roman" w:cs="Times New Roman"/>
          <w:b/>
          <w:i/>
          <w:sz w:val="20"/>
          <w:szCs w:val="20"/>
        </w:rPr>
        <w:t xml:space="preserve">Lilly </w:t>
      </w:r>
    </w:p>
    <w:p w14:paraId="242BBE0F" w14:textId="77777777" w:rsidR="007617DE" w:rsidRDefault="00AE300B">
      <w:pPr>
        <w:pStyle w:val="aff7"/>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Review and approve validation documents per the Quality Agreement.</w:t>
      </w:r>
    </w:p>
    <w:p w14:paraId="3D271925" w14:textId="77777777" w:rsidR="007617DE" w:rsidRDefault="00AE300B">
      <w:pPr>
        <w:pStyle w:val="aff7"/>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lastRenderedPageBreak/>
        <w:t>Define the Validation Strategy and communicate APIEM process validation expectations.</w:t>
      </w:r>
    </w:p>
    <w:p w14:paraId="1FFC7629" w14:textId="77777777" w:rsidR="007617DE" w:rsidRDefault="00AE300B">
      <w:pPr>
        <w:pStyle w:val="aff7"/>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Provide technical oversight for critical quality attributes and process parameters</w:t>
      </w:r>
    </w:p>
    <w:p w14:paraId="334DD4F1" w14:textId="77777777" w:rsidR="007617DE" w:rsidRDefault="00AE300B">
      <w:pPr>
        <w:pStyle w:val="aff7"/>
        <w:numPr>
          <w:ilvl w:val="0"/>
          <w:numId w:val="10"/>
        </w:numPr>
        <w:spacing w:beforeLines="50" w:before="120" w:afterLines="50" w:after="120" w:line="360" w:lineRule="auto"/>
        <w:rPr>
          <w:rFonts w:ascii="Times New Roman" w:eastAsia="仿宋_GB2312" w:hAnsi="Times New Roman"/>
          <w:sz w:val="21"/>
          <w:szCs w:val="20"/>
          <w:lang w:eastAsia="zh-CN"/>
        </w:rPr>
      </w:pPr>
      <w:r>
        <w:rPr>
          <w:rFonts w:ascii="Times New Roman" w:eastAsia="仿宋_GB2312" w:hAnsi="Times New Roman"/>
          <w:sz w:val="21"/>
          <w:szCs w:val="20"/>
          <w:lang w:eastAsia="zh-CN"/>
        </w:rPr>
        <w:t>Provide GMP oversight and ensure alignment with Lilly governing standards.</w:t>
      </w:r>
    </w:p>
    <w:p w14:paraId="4BEEF76B"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
        <w:t>T</w:t>
      </w:r>
      <w:r>
        <w:rPr>
          <w:rFonts w:ascii="Times New Roman" w:eastAsia="仿宋_GB2312" w:hAnsi="Times New Roman" w:cs="Times New Roman"/>
          <w:sz w:val="20"/>
          <w:szCs w:val="20"/>
          <w:lang w:eastAsia="zh-CN"/>
        </w:rPr>
        <w:t>he</w:t>
      </w:r>
      <w:r>
        <w:rPr>
          <w:rFonts w:ascii="Times New Roman" w:eastAsia="仿宋_GB2312" w:hAnsi="Times New Roman" w:cs="Times New Roman"/>
          <w:sz w:val="20"/>
          <w:szCs w:val="20"/>
        </w:rPr>
        <w:t xml:space="preserve"> personals who are executing the protocol shall enter his/her name in </w:t>
      </w:r>
      <w:r>
        <w:rPr>
          <w:rFonts w:ascii="Times New Roman" w:eastAsia="仿宋_GB2312" w:hAnsi="Times New Roman" w:cs="Times New Roman"/>
          <w:sz w:val="20"/>
          <w:szCs w:val="20"/>
          <w:lang w:eastAsia="zh-CN"/>
        </w:rPr>
        <w:t xml:space="preserve">training </w:t>
      </w:r>
      <w:r>
        <w:rPr>
          <w:rFonts w:ascii="Times New Roman" w:eastAsia="仿宋_GB2312" w:hAnsi="Times New Roman" w:cs="Times New Roman"/>
          <w:sz w:val="20"/>
          <w:szCs w:val="20"/>
        </w:rPr>
        <w:t xml:space="preserve">signature </w:t>
      </w:r>
      <w:r>
        <w:rPr>
          <w:rFonts w:ascii="Times New Roman" w:eastAsia="仿宋_GB2312" w:hAnsi="Times New Roman" w:cs="Times New Roman"/>
          <w:sz w:val="20"/>
          <w:szCs w:val="20"/>
          <w:lang w:eastAsia="zh-CN"/>
        </w:rPr>
        <w:t>table</w:t>
      </w:r>
      <w:r>
        <w:rPr>
          <w:rFonts w:ascii="Times New Roman" w:eastAsia="仿宋_GB2312" w:hAnsi="Times New Roman" w:cs="Times New Roman"/>
          <w:sz w:val="20"/>
          <w:szCs w:val="20"/>
        </w:rPr>
        <w:t xml:space="preserve">. The </w:t>
      </w:r>
      <w:r>
        <w:rPr>
          <w:rFonts w:ascii="Times New Roman" w:eastAsia="仿宋_GB2312" w:hAnsi="Times New Roman" w:cs="Times New Roman"/>
          <w:sz w:val="20"/>
          <w:szCs w:val="20"/>
          <w:lang w:eastAsia="zh-CN"/>
        </w:rPr>
        <w:t xml:space="preserve">training </w:t>
      </w:r>
      <w:r>
        <w:rPr>
          <w:rFonts w:ascii="Times New Roman" w:eastAsia="仿宋_GB2312" w:hAnsi="Times New Roman" w:cs="Times New Roman"/>
          <w:sz w:val="20"/>
          <w:szCs w:val="20"/>
        </w:rPr>
        <w:t xml:space="preserve">signature </w:t>
      </w:r>
      <w:r>
        <w:rPr>
          <w:rFonts w:ascii="Times New Roman" w:eastAsia="仿宋_GB2312" w:hAnsi="Times New Roman" w:cs="Times New Roman"/>
          <w:sz w:val="20"/>
          <w:szCs w:val="20"/>
          <w:lang w:eastAsia="zh-CN"/>
        </w:rPr>
        <w:t>record</w:t>
      </w:r>
      <w:r>
        <w:rPr>
          <w:rFonts w:ascii="Times New Roman" w:eastAsia="仿宋_GB2312" w:hAnsi="Times New Roman" w:cs="Times New Roman"/>
          <w:sz w:val="20"/>
          <w:szCs w:val="20"/>
        </w:rPr>
        <w:t xml:space="preserve"> shall be attached report to indicate that the personnel are trained on the SOP in </w:t>
      </w:r>
      <w:r>
        <w:rPr>
          <w:rFonts w:ascii="Times New Roman" w:eastAsia="仿宋_GB2312" w:hAnsi="Times New Roman" w:cs="Times New Roman"/>
          <w:b/>
          <w:sz w:val="20"/>
          <w:szCs w:val="20"/>
        </w:rPr>
        <w:t>Appendix 1</w:t>
      </w:r>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sz w:val="20"/>
          <w:szCs w:val="20"/>
        </w:rPr>
        <w:t>(current version).</w:t>
      </w:r>
    </w:p>
    <w:p w14:paraId="2996A3DB"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052" w:name="_Toc243596301"/>
      <w:r>
        <w:rPr>
          <w:rFonts w:ascii="Times New Roman" w:eastAsia="仿宋_GB2312" w:hAnsi="Times New Roman" w:cs="Times New Roman"/>
          <w:sz w:val="21"/>
          <w:szCs w:val="21"/>
        </w:rPr>
        <w:t>Batch Plan</w:t>
      </w:r>
      <w:bookmarkEnd w:id="1021"/>
      <w:bookmarkEnd w:id="1022"/>
      <w:bookmarkEnd w:id="1052"/>
    </w:p>
    <w:p w14:paraId="1318D630" w14:textId="77777777" w:rsidR="007617DE" w:rsidRPr="007617DE" w:rsidRDefault="00AE300B">
      <w:pPr>
        <w:spacing w:beforeLines="50" w:before="120" w:afterLines="50" w:after="120" w:line="360" w:lineRule="auto"/>
        <w:rPr>
          <w:rFonts w:ascii="Times New Roman" w:eastAsia="仿宋_GB2312" w:hAnsi="Times New Roman" w:cs="Times New Roman"/>
          <w:sz w:val="20"/>
          <w:szCs w:val="20"/>
          <w:rPrChange w:id="1053" w:author="Xuning Wei12232" w:date="2026-10-24T11:11:00Z">
            <w:rPr>
              <w:rFonts w:ascii="Times New Roman" w:eastAsia="仿宋_GB2312" w:hAnsi="Times New Roman" w:cs="Times New Roman"/>
              <w:color w:val="0000FF"/>
              <w:sz w:val="20"/>
              <w:szCs w:val="20"/>
            </w:rPr>
          </w:rPrChange>
        </w:rPr>
      </w:pPr>
      <w:r>
        <w:rPr>
          <w:rFonts w:ascii="Times New Roman" w:eastAsia="仿宋_GB2312" w:hAnsi="Times New Roman" w:cs="Times New Roman"/>
          <w:sz w:val="20"/>
          <w:szCs w:val="20"/>
        </w:rPr>
        <w:t>Th</w:t>
      </w:r>
      <w:r>
        <w:rPr>
          <w:rFonts w:ascii="Times New Roman" w:eastAsia="仿宋_GB2312" w:hAnsi="Times New Roman" w:cs="Times New Roman"/>
          <w:sz w:val="20"/>
          <w:szCs w:val="20"/>
          <w:lang w:eastAsia="zh-CN"/>
        </w:rPr>
        <w:t>e</w:t>
      </w:r>
      <w:r>
        <w:rPr>
          <w:rFonts w:ascii="Times New Roman" w:eastAsia="仿宋_GB2312" w:hAnsi="Times New Roman" w:cs="Times New Roman"/>
          <w:sz w:val="20"/>
          <w:szCs w:val="20"/>
        </w:rPr>
        <w:t xml:space="preserve"> planned </w:t>
      </w:r>
      <w:commentRangeStart w:id="1054"/>
      <w:commentRangeStart w:id="1055"/>
      <w:r>
        <w:rPr>
          <w:rFonts w:ascii="Times New Roman" w:eastAsia="仿宋_GB2312" w:hAnsi="Times New Roman" w:cs="Times New Roman"/>
          <w:sz w:val="20"/>
          <w:szCs w:val="20"/>
        </w:rPr>
        <w:t xml:space="preserve">batch information </w:t>
      </w:r>
      <w:r>
        <w:rPr>
          <w:rFonts w:ascii="Times New Roman" w:eastAsia="仿宋_GB2312" w:hAnsi="Times New Roman" w:cs="Times New Roman"/>
          <w:sz w:val="20"/>
          <w:szCs w:val="20"/>
          <w:lang w:eastAsia="zh-CN"/>
        </w:rPr>
        <w:t>for</w:t>
      </w:r>
      <w:r>
        <w:rPr>
          <w:rFonts w:ascii="Times New Roman" w:eastAsia="仿宋_GB2312" w:hAnsi="Times New Roman" w:cs="Times New Roman"/>
          <w:sz w:val="20"/>
          <w:szCs w:val="20"/>
        </w:rPr>
        <w:t xml:space="preserve"> PPQ</w:t>
      </w:r>
      <w:commentRangeEnd w:id="1054"/>
      <w:r>
        <w:rPr>
          <w:rStyle w:val="CommentReference"/>
          <w:rFonts w:ascii="Times New Roman" w:eastAsia="仿宋_GB2312" w:hAnsi="Times New Roman" w:cs="Times New Roman"/>
          <w:sz w:val="20"/>
          <w:szCs w:val="20"/>
        </w:rPr>
        <w:commentReference w:id="1054"/>
      </w:r>
      <w:commentRangeEnd w:id="1055"/>
      <w:r>
        <w:rPr>
          <w:rStyle w:val="CommentReference"/>
        </w:rPr>
        <w:commentReference w:id="1055"/>
      </w:r>
      <w:r>
        <w:rPr>
          <w:rFonts w:ascii="Times New Roman" w:eastAsia="仿宋_GB2312" w:hAnsi="Times New Roman" w:cs="Times New Roman"/>
          <w:sz w:val="20"/>
          <w:szCs w:val="20"/>
        </w:rPr>
        <w:t xml:space="preserve"> </w:t>
      </w:r>
      <w:r>
        <w:rPr>
          <w:rFonts w:ascii="Times New Roman" w:eastAsia="仿宋_GB2312" w:hAnsi="Times New Roman" w:cs="Times New Roman"/>
          <w:sz w:val="20"/>
          <w:szCs w:val="20"/>
          <w:lang w:eastAsia="zh-CN"/>
        </w:rPr>
        <w:t>is</w:t>
      </w:r>
      <w:r>
        <w:rPr>
          <w:rFonts w:ascii="Times New Roman" w:eastAsia="仿宋_GB2312" w:hAnsi="Times New Roman" w:cs="Times New Roman"/>
          <w:sz w:val="20"/>
          <w:szCs w:val="20"/>
        </w:rPr>
        <w:t xml:space="preserve"> summarized in the table below</w:t>
      </w:r>
      <w:del w:id="1056" w:author="Xuning Wei12232" w:date="2026-10-18T09:27:00Z">
        <w:r>
          <w:rPr>
            <w:rFonts w:ascii="Times New Roman" w:eastAsia="仿宋_GB2312" w:hAnsi="Times New Roman" w:cs="Times New Roman"/>
            <w:sz w:val="20"/>
            <w:szCs w:val="20"/>
          </w:rPr>
          <w:delText>,</w:delText>
        </w:r>
      </w:del>
      <w:ins w:id="1057" w:author="Xuning Wei12232" w:date="2026-10-18T09:27:00Z">
        <w:r>
          <w:rPr>
            <w:rFonts w:ascii="Times New Roman" w:eastAsia="仿宋_GB2312" w:hAnsi="Times New Roman" w:cs="Times New Roman"/>
            <w:sz w:val="20"/>
            <w:szCs w:val="20"/>
          </w:rPr>
          <w:t>.</w:t>
        </w:r>
      </w:ins>
      <w:del w:id="1058" w:author="Xuning Wei12232" w:date="2026-10-18T09:27:00Z">
        <w:r>
          <w:rPr>
            <w:rPrChange w:id="1059" w:author="Xuning Wei12232" w:date="2026-10-24T11:11:00Z">
              <w:rPr>
                <w:color w:val="0000FF"/>
              </w:rPr>
            </w:rPrChange>
          </w:rPr>
          <w:delText xml:space="preserve"> </w:delText>
        </w:r>
        <w:r>
          <w:rPr>
            <w:rFonts w:ascii="Times New Roman" w:eastAsia="仿宋_GB2312" w:hAnsi="Times New Roman" w:cs="Times New Roman"/>
            <w:sz w:val="20"/>
            <w:szCs w:val="20"/>
            <w:rPrChange w:id="1060" w:author="Xuning Wei12232" w:date="2026-10-24T11:11:00Z">
              <w:rPr>
                <w:rFonts w:ascii="Times New Roman" w:eastAsia="仿宋_GB2312" w:hAnsi="Times New Roman" w:cs="Times New Roman"/>
                <w:color w:val="0000FF"/>
                <w:sz w:val="20"/>
                <w:szCs w:val="20"/>
              </w:rPr>
            </w:rPrChange>
          </w:rPr>
          <w:delText>with a ratio of one SPPS batch to one Cleaved Intermediate batch</w:delText>
        </w:r>
        <w:r>
          <w:rPr>
            <w:rFonts w:ascii="Times New Roman" w:eastAsia="仿宋_GB2312" w:hAnsi="Times New Roman" w:cs="Times New Roman"/>
            <w:sz w:val="20"/>
            <w:szCs w:val="20"/>
            <w:lang w:eastAsia="zh-CN"/>
            <w:rPrChange w:id="1061" w:author="Xuning Wei12232" w:date="2026-10-24T11:11:00Z">
              <w:rPr>
                <w:rFonts w:ascii="Times New Roman" w:eastAsia="仿宋_GB2312" w:hAnsi="Times New Roman" w:cs="Times New Roman"/>
                <w:color w:val="0000FF"/>
                <w:sz w:val="20"/>
                <w:szCs w:val="20"/>
                <w:lang w:eastAsia="zh-CN"/>
              </w:rPr>
            </w:rPrChange>
          </w:rPr>
          <w:delText>. T</w:delText>
        </w:r>
        <w:r>
          <w:rPr>
            <w:rFonts w:ascii="Times New Roman" w:eastAsia="仿宋_GB2312" w:hAnsi="Times New Roman" w:cs="Times New Roman"/>
            <w:sz w:val="20"/>
            <w:szCs w:val="20"/>
            <w:rPrChange w:id="1062" w:author="Xuning Wei12232" w:date="2026-10-24T11:11:00Z">
              <w:rPr>
                <w:rFonts w:ascii="Times New Roman" w:eastAsia="仿宋_GB2312" w:hAnsi="Times New Roman" w:cs="Times New Roman"/>
                <w:color w:val="0000FF"/>
                <w:sz w:val="20"/>
                <w:szCs w:val="20"/>
              </w:rPr>
            </w:rPrChange>
          </w:rPr>
          <w:delText>he</w:delText>
        </w:r>
        <w:r>
          <w:rPr>
            <w:rFonts w:ascii="Times New Roman" w:eastAsia="Times New Roman" w:hAnsi="Times New Roman" w:cs="Times New Roman"/>
            <w:iCs/>
            <w:sz w:val="20"/>
            <w:szCs w:val="20"/>
            <w:rPrChange w:id="1063" w:author="Xuning Wei12232" w:date="2026-10-24T11:11:00Z">
              <w:rPr>
                <w:rFonts w:ascii="Times New Roman" w:eastAsia="Times New Roman" w:hAnsi="Times New Roman" w:cs="Times New Roman"/>
                <w:iCs/>
                <w:color w:val="6E0911"/>
                <w:sz w:val="20"/>
                <w:szCs w:val="20"/>
              </w:rPr>
            </w:rPrChange>
          </w:rPr>
          <w:delText xml:space="preserve"> Batch tree of the PPQ &amp; commercial batches manufacture is shown in Figure</w:delText>
        </w:r>
      </w:del>
      <w:del w:id="1064" w:author="Xuning Wei12232" w:date="2026-10-16T08:00:00Z">
        <w:r>
          <w:rPr>
            <w:rFonts w:ascii="Times New Roman" w:eastAsia="Times New Roman" w:hAnsi="Times New Roman" w:cs="Times New Roman"/>
            <w:iCs/>
            <w:sz w:val="20"/>
            <w:szCs w:val="20"/>
            <w:rPrChange w:id="1065" w:author="Xuning Wei12232" w:date="2026-10-24T11:11:00Z">
              <w:rPr>
                <w:rFonts w:ascii="Times New Roman" w:eastAsia="Times New Roman" w:hAnsi="Times New Roman" w:cs="Times New Roman"/>
                <w:iCs/>
                <w:color w:val="6E0911"/>
                <w:sz w:val="20"/>
                <w:szCs w:val="20"/>
              </w:rPr>
            </w:rPrChange>
          </w:rPr>
          <w:delText xml:space="preserve"> </w:delText>
        </w:r>
      </w:del>
      <w:del w:id="1066" w:author="Xuning Wei12232" w:date="2026-10-18T09:27:00Z">
        <w:r>
          <w:rPr>
            <w:rFonts w:ascii="Times New Roman" w:eastAsia="Times New Roman" w:hAnsi="Times New Roman" w:cs="Times New Roman"/>
            <w:iCs/>
            <w:sz w:val="20"/>
            <w:szCs w:val="20"/>
            <w:rPrChange w:id="1067" w:author="Xuning Wei12232" w:date="2026-10-24T11:11:00Z">
              <w:rPr>
                <w:rFonts w:ascii="Times New Roman" w:eastAsia="Times New Roman" w:hAnsi="Times New Roman" w:cs="Times New Roman"/>
                <w:iCs/>
                <w:color w:val="6E0911"/>
                <w:sz w:val="20"/>
                <w:szCs w:val="20"/>
              </w:rPr>
            </w:rPrChange>
          </w:rPr>
          <w:delText>3.</w:delText>
        </w:r>
      </w:del>
    </w:p>
    <w:p w14:paraId="6F04468A" w14:textId="77777777" w:rsidR="007617DE" w:rsidRDefault="00AE300B">
      <w:pPr>
        <w:spacing w:beforeLines="50" w:before="120" w:afterLines="50" w:after="120" w:line="360" w:lineRule="auto"/>
        <w:jc w:val="center"/>
        <w:rPr>
          <w:rFonts w:ascii="Times New Roman" w:eastAsia="仿宋_GB2312" w:hAnsi="Times New Roman" w:cs="Times New Roman"/>
          <w:b/>
          <w:sz w:val="20"/>
          <w:szCs w:val="20"/>
        </w:rPr>
      </w:pPr>
      <w:r>
        <w:rPr>
          <w:rFonts w:ascii="Times New Roman" w:eastAsia="仿宋_GB2312" w:hAnsi="Times New Roman" w:cs="Times New Roman"/>
          <w:b/>
          <w:sz w:val="20"/>
          <w:szCs w:val="20"/>
          <w:lang w:eastAsia="zh-CN"/>
        </w:rPr>
        <w:t>Table 4.</w:t>
      </w:r>
      <w:r>
        <w:rPr>
          <w:rFonts w:ascii="Times New Roman" w:eastAsia="仿宋_GB2312" w:hAnsi="Times New Roman" w:cs="Times New Roman"/>
          <w:b/>
          <w:i/>
          <w:sz w:val="20"/>
          <w:szCs w:val="20"/>
          <w:lang w:eastAsia="zh-CN"/>
        </w:rPr>
        <w:t xml:space="preserve"> </w:t>
      </w:r>
      <w:r>
        <w:rPr>
          <w:rFonts w:ascii="Times New Roman" w:eastAsia="仿宋_GB2312" w:hAnsi="Times New Roman" w:cs="Times New Roman"/>
          <w:b/>
          <w:sz w:val="20"/>
          <w:szCs w:val="20"/>
        </w:rPr>
        <w:t>Batch information</w:t>
      </w:r>
    </w:p>
    <w:tbl>
      <w:tblPr>
        <w:tblW w:w="50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852"/>
        <w:gridCol w:w="1273"/>
        <w:gridCol w:w="1416"/>
        <w:gridCol w:w="1703"/>
        <w:gridCol w:w="1984"/>
        <w:gridCol w:w="1133"/>
      </w:tblGrid>
      <w:tr w:rsidR="007617DE" w14:paraId="07D7C5FE" w14:textId="77777777">
        <w:trPr>
          <w:trHeight w:val="454"/>
          <w:tblHeader/>
          <w:jc w:val="center"/>
        </w:trPr>
        <w:tc>
          <w:tcPr>
            <w:tcW w:w="389" w:type="pct"/>
            <w:shd w:val="clear" w:color="auto" w:fill="F2F2F2" w:themeFill="background1" w:themeFillShade="F2"/>
            <w:vAlign w:val="center"/>
          </w:tcPr>
          <w:p w14:paraId="12130CD4"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Step</w:t>
            </w:r>
          </w:p>
        </w:tc>
        <w:tc>
          <w:tcPr>
            <w:tcW w:w="470" w:type="pct"/>
            <w:shd w:val="clear" w:color="auto" w:fill="F2F2F2" w:themeFill="background1" w:themeFillShade="F2"/>
            <w:vAlign w:val="center"/>
          </w:tcPr>
          <w:p w14:paraId="7FDFDBAE"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V</w:t>
            </w:r>
            <w:r>
              <w:rPr>
                <w:rFonts w:ascii="Times New Roman" w:eastAsia="仿宋_GB2312" w:hAnsi="Times New Roman" w:cs="Times New Roman"/>
                <w:b/>
                <w:sz w:val="18"/>
                <w:szCs w:val="18"/>
              </w:rPr>
              <w:t>essel size</w:t>
            </w:r>
          </w:p>
        </w:tc>
        <w:tc>
          <w:tcPr>
            <w:tcW w:w="702" w:type="pct"/>
            <w:shd w:val="clear" w:color="auto" w:fill="F2F2F2" w:themeFill="background1" w:themeFillShade="F2"/>
          </w:tcPr>
          <w:p w14:paraId="49FBAB08"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T</w:t>
            </w:r>
            <w:r>
              <w:rPr>
                <w:rFonts w:ascii="Times New Roman" w:eastAsia="仿宋_GB2312" w:hAnsi="Times New Roman" w:cs="Times New Roman"/>
                <w:b/>
                <w:sz w:val="18"/>
                <w:szCs w:val="18"/>
                <w:lang w:eastAsia="zh-CN"/>
              </w:rPr>
              <w:t>ype</w:t>
            </w:r>
            <w:r>
              <w:rPr>
                <w:rFonts w:ascii="Times New Roman" w:eastAsia="仿宋_GB2312" w:hAnsi="Times New Roman" w:cs="Times New Roman"/>
                <w:b/>
                <w:sz w:val="18"/>
                <w:szCs w:val="18"/>
              </w:rPr>
              <w:t xml:space="preserve"> of batches</w:t>
            </w:r>
          </w:p>
        </w:tc>
        <w:tc>
          <w:tcPr>
            <w:tcW w:w="781" w:type="pct"/>
            <w:shd w:val="clear" w:color="auto" w:fill="F2F2F2" w:themeFill="background1" w:themeFillShade="F2"/>
            <w:vAlign w:val="center"/>
          </w:tcPr>
          <w:p w14:paraId="56DD1F75"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Number of batches</w:t>
            </w:r>
          </w:p>
        </w:tc>
        <w:tc>
          <w:tcPr>
            <w:tcW w:w="939" w:type="pct"/>
            <w:shd w:val="clear" w:color="auto" w:fill="F2F2F2" w:themeFill="background1" w:themeFillShade="F2"/>
            <w:vAlign w:val="center"/>
          </w:tcPr>
          <w:p w14:paraId="7C0CA544"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Batch Input*</w:t>
            </w:r>
          </w:p>
        </w:tc>
        <w:tc>
          <w:tcPr>
            <w:tcW w:w="1094" w:type="pct"/>
            <w:shd w:val="clear" w:color="auto" w:fill="F2F2F2" w:themeFill="background1" w:themeFillShade="F2"/>
            <w:vAlign w:val="center"/>
          </w:tcPr>
          <w:p w14:paraId="0C2D12C6"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Batch Output*</w:t>
            </w:r>
          </w:p>
        </w:tc>
        <w:tc>
          <w:tcPr>
            <w:tcW w:w="625" w:type="pct"/>
            <w:shd w:val="clear" w:color="auto" w:fill="F2F2F2" w:themeFill="background1" w:themeFillShade="F2"/>
            <w:vAlign w:val="center"/>
          </w:tcPr>
          <w:p w14:paraId="3835ED27"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rPr>
              <w:t>Yield range</w:t>
            </w:r>
          </w:p>
        </w:tc>
      </w:tr>
      <w:tr w:rsidR="007617DE" w14:paraId="5E1D7441" w14:textId="77777777">
        <w:trPr>
          <w:trHeight w:val="434"/>
          <w:jc w:val="center"/>
        </w:trPr>
        <w:tc>
          <w:tcPr>
            <w:tcW w:w="389" w:type="pct"/>
            <w:vMerge w:val="restart"/>
            <w:vAlign w:val="center"/>
          </w:tcPr>
          <w:p w14:paraId="7BD3460F" w14:textId="77777777" w:rsidR="007617DE" w:rsidRDefault="00AE300B">
            <w:pPr>
              <w:spacing w:beforeLines="50" w:before="120" w:afterLines="50" w:after="120"/>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1</w:t>
            </w:r>
          </w:p>
        </w:tc>
        <w:tc>
          <w:tcPr>
            <w:tcW w:w="470" w:type="pct"/>
            <w:vMerge w:val="restart"/>
            <w:vAlign w:val="center"/>
          </w:tcPr>
          <w:p w14:paraId="7333B4C4" w14:textId="77777777" w:rsidR="007617DE" w:rsidRDefault="00AE300B">
            <w:pPr>
              <w:spacing w:beforeLines="50" w:before="120" w:afterLines="50" w:after="120"/>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3000 L</w:t>
            </w:r>
          </w:p>
        </w:tc>
        <w:tc>
          <w:tcPr>
            <w:tcW w:w="702" w:type="pct"/>
            <w:vAlign w:val="center"/>
          </w:tcPr>
          <w:p w14:paraId="21AAC535"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1068" w:author="Xuning Wei12232" w:date="2026-10-24T11:11:00Z">
                  <w:rPr>
                    <w:rFonts w:ascii="Times New Roman" w:eastAsia="仿宋_GB2312" w:hAnsi="Times New Roman" w:cs="Times New Roman"/>
                    <w:color w:val="000000" w:themeColor="text1"/>
                    <w:sz w:val="20"/>
                    <w:szCs w:val="20"/>
                    <w:lang w:eastAsia="zh-CN"/>
                  </w:rPr>
                </w:rPrChange>
              </w:rPr>
            </w:pPr>
            <w:r>
              <w:rPr>
                <w:rFonts w:ascii="Times New Roman" w:eastAsia="仿宋_GB2312" w:hAnsi="Times New Roman" w:cs="Times New Roman"/>
                <w:sz w:val="18"/>
                <w:szCs w:val="18"/>
                <w:lang w:eastAsia="zh-CN"/>
                <w:rPrChange w:id="1069" w:author="Xuning Wei12232" w:date="2026-10-24T11:11:00Z">
                  <w:rPr>
                    <w:rFonts w:ascii="Times New Roman" w:eastAsia="仿宋_GB2312" w:hAnsi="Times New Roman" w:cs="Times New Roman"/>
                    <w:color w:val="000000" w:themeColor="text1"/>
                    <w:sz w:val="20"/>
                    <w:szCs w:val="20"/>
                    <w:lang w:eastAsia="zh-CN"/>
                  </w:rPr>
                </w:rPrChange>
              </w:rPr>
              <w:t>PPQ batch 1</w:t>
            </w:r>
          </w:p>
        </w:tc>
        <w:tc>
          <w:tcPr>
            <w:tcW w:w="781" w:type="pct"/>
            <w:vAlign w:val="center"/>
          </w:tcPr>
          <w:p w14:paraId="2F5C3B6D" w14:textId="77777777" w:rsidR="007617DE" w:rsidRPr="007617DE" w:rsidRDefault="00AE300B">
            <w:pPr>
              <w:spacing w:beforeLines="50" w:before="120" w:afterLines="50" w:after="120"/>
              <w:contextualSpacing/>
              <w:jc w:val="center"/>
              <w:rPr>
                <w:ins w:id="1070" w:author="Xuning Wei12232" w:date="2026-10-19T20:41:00Z"/>
                <w:rFonts w:ascii="Times New Roman" w:eastAsia="仿宋_GB2312" w:hAnsi="Times New Roman" w:cs="Times New Roman"/>
                <w:sz w:val="18"/>
                <w:szCs w:val="18"/>
                <w:rPrChange w:id="1071" w:author="Xuning Wei12232" w:date="2026-10-24T11:11:00Z">
                  <w:rPr>
                    <w:ins w:id="1072" w:author="Xuning Wei12232" w:date="2026-10-19T20:41:00Z"/>
                    <w:rFonts w:ascii="Times New Roman" w:eastAsia="仿宋_GB2312" w:hAnsi="Times New Roman" w:cs="Times New Roman"/>
                    <w:color w:val="FF0000"/>
                    <w:sz w:val="20"/>
                    <w:szCs w:val="20"/>
                  </w:rPr>
                </w:rPrChange>
              </w:rPr>
            </w:pPr>
            <w:ins w:id="1073" w:author="Xuning Wei12232" w:date="2026-10-19T20:41:00Z">
              <w:r>
                <w:rPr>
                  <w:rFonts w:ascii="Times New Roman" w:eastAsia="仿宋_GB2312" w:hAnsi="Times New Roman" w:cs="Times New Roman"/>
                  <w:sz w:val="18"/>
                  <w:szCs w:val="18"/>
                  <w:rPrChange w:id="1074" w:author="Xuning Wei12232" w:date="2026-10-24T11:11:00Z">
                    <w:rPr>
                      <w:rFonts w:ascii="Times New Roman" w:eastAsia="仿宋_GB2312" w:hAnsi="Times New Roman" w:cs="Times New Roman"/>
                      <w:color w:val="FF0000"/>
                      <w:sz w:val="20"/>
                      <w:szCs w:val="20"/>
                    </w:rPr>
                  </w:rPrChange>
                </w:rPr>
                <w:t>CPo140020-</w:t>
              </w:r>
            </w:ins>
          </w:p>
          <w:p w14:paraId="00608EC8"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rPrChange w:id="1075" w:author="Xuning Wei12232" w:date="2026-10-24T11:11:00Z">
                  <w:rPr>
                    <w:rFonts w:ascii="Times New Roman" w:eastAsia="仿宋_GB2312" w:hAnsi="Times New Roman" w:cs="Times New Roman"/>
                    <w:color w:val="000000" w:themeColor="text1"/>
                    <w:sz w:val="20"/>
                    <w:szCs w:val="20"/>
                  </w:rPr>
                </w:rPrChange>
              </w:rPr>
            </w:pPr>
            <w:ins w:id="1076" w:author="Xuning Wei12232" w:date="2026-10-19T20:41:00Z">
              <w:r>
                <w:rPr>
                  <w:rFonts w:ascii="Times New Roman" w:eastAsia="仿宋_GB2312" w:hAnsi="Times New Roman" w:cs="Times New Roman"/>
                  <w:sz w:val="18"/>
                  <w:szCs w:val="18"/>
                  <w:rPrChange w:id="1077" w:author="Xuning Wei12232" w:date="2026-10-24T11:11:00Z">
                    <w:rPr>
                      <w:rFonts w:ascii="Times New Roman" w:eastAsia="仿宋_GB2312" w:hAnsi="Times New Roman" w:cs="Times New Roman"/>
                      <w:color w:val="FF0000"/>
                      <w:sz w:val="20"/>
                      <w:szCs w:val="20"/>
                    </w:rPr>
                  </w:rPrChange>
                </w:rPr>
                <w:t>03-01-02</w:t>
              </w:r>
            </w:ins>
            <w:del w:id="1078" w:author="Xuning Wei12232" w:date="2026-10-19T20:41:00Z">
              <w:r>
                <w:rPr>
                  <w:rFonts w:ascii="Times New Roman" w:eastAsia="仿宋_GB2312" w:hAnsi="Times New Roman" w:cs="Times New Roman"/>
                  <w:sz w:val="18"/>
                  <w:szCs w:val="18"/>
                  <w:rPrChange w:id="1079" w:author="Xuning Wei12232" w:date="2026-10-24T11:11:00Z">
                    <w:rPr>
                      <w:rFonts w:ascii="Times New Roman" w:eastAsia="仿宋_GB2312" w:hAnsi="Times New Roman" w:cs="Times New Roman"/>
                      <w:color w:val="000000" w:themeColor="text1"/>
                      <w:sz w:val="20"/>
                      <w:szCs w:val="20"/>
                    </w:rPr>
                  </w:rPrChange>
                </w:rPr>
                <w:delText>1</w:delText>
              </w:r>
            </w:del>
          </w:p>
        </w:tc>
        <w:tc>
          <w:tcPr>
            <w:tcW w:w="939" w:type="pct"/>
            <w:vMerge w:val="restart"/>
            <w:vAlign w:val="center"/>
          </w:tcPr>
          <w:p w14:paraId="13523B64" w14:textId="77777777" w:rsidR="007617DE" w:rsidRPr="007617DE" w:rsidRDefault="00AE300B">
            <w:pPr>
              <w:spacing w:beforeLines="50" w:before="120" w:afterLines="50" w:after="120"/>
              <w:contextualSpacing/>
              <w:jc w:val="center"/>
              <w:rPr>
                <w:ins w:id="1080" w:author="Xuning Wei12232" w:date="2026-10-19T20:41:00Z"/>
                <w:rFonts w:ascii="Times New Roman" w:eastAsia="仿宋_GB2312" w:hAnsi="Times New Roman" w:cs="Times New Roman"/>
                <w:sz w:val="18"/>
                <w:szCs w:val="18"/>
                <w:lang w:val="sv-SE" w:eastAsia="zh-CN"/>
                <w:rPrChange w:id="1081" w:author="Xuning Wei12232" w:date="2026-10-24T11:11:00Z">
                  <w:rPr>
                    <w:ins w:id="1082" w:author="Xuning Wei12232" w:date="2026-10-19T20:41:00Z"/>
                    <w:rFonts w:ascii="Times New Roman" w:eastAsia="仿宋_GB2312" w:hAnsi="Times New Roman" w:cs="Times New Roman"/>
                    <w:color w:val="FF0000"/>
                    <w:sz w:val="18"/>
                    <w:szCs w:val="18"/>
                    <w:lang w:val="sv-SE" w:eastAsia="zh-CN"/>
                  </w:rPr>
                </w:rPrChange>
              </w:rPr>
            </w:pPr>
            <w:ins w:id="1083" w:author="Xuning Wei12232" w:date="2026-10-19T20:41:00Z">
              <w:r>
                <w:rPr>
                  <w:rFonts w:ascii="Times New Roman" w:eastAsia="仿宋_GB2312" w:hAnsi="Times New Roman" w:cs="Times New Roman"/>
                  <w:sz w:val="18"/>
                  <w:szCs w:val="18"/>
                  <w:lang w:val="sv-SE" w:eastAsia="zh-CN"/>
                  <w:rPrChange w:id="1084" w:author="Xuning Wei12232" w:date="2026-10-24T11:11:00Z">
                    <w:rPr>
                      <w:rFonts w:ascii="Times New Roman" w:eastAsia="仿宋_GB2312" w:hAnsi="Times New Roman" w:cs="Times New Roman"/>
                      <w:color w:val="FF0000"/>
                      <w:sz w:val="18"/>
                      <w:szCs w:val="18"/>
                      <w:lang w:val="sv-SE" w:eastAsia="zh-CN"/>
                    </w:rPr>
                  </w:rPrChange>
                </w:rPr>
                <w:t xml:space="preserve">2-Chlorotritlyl  </w:t>
              </w:r>
            </w:ins>
          </w:p>
          <w:p w14:paraId="54BD2FAA" w14:textId="77777777" w:rsidR="007617DE" w:rsidRPr="007617DE" w:rsidRDefault="00AE300B">
            <w:pPr>
              <w:spacing w:beforeLines="50" w:before="120" w:afterLines="50" w:after="120"/>
              <w:contextualSpacing/>
              <w:jc w:val="center"/>
              <w:rPr>
                <w:del w:id="1085" w:author="Xuning Wei12232" w:date="2026-10-19T20:41:00Z"/>
                <w:rFonts w:ascii="Times New Roman" w:eastAsia="仿宋_GB2312" w:hAnsi="Times New Roman" w:cs="Times New Roman"/>
                <w:sz w:val="18"/>
                <w:szCs w:val="18"/>
                <w:lang w:val="sv-SE" w:eastAsia="zh-CN"/>
                <w:rPrChange w:id="1086" w:author="Xuning Wei12232" w:date="2026-10-24T11:11:00Z">
                  <w:rPr>
                    <w:del w:id="1087" w:author="Xuning Wei12232" w:date="2026-10-19T20:41:00Z"/>
                    <w:rFonts w:ascii="Times New Roman" w:eastAsia="仿宋_GB2312" w:hAnsi="Times New Roman" w:cs="Times New Roman"/>
                    <w:color w:val="0000FF"/>
                    <w:sz w:val="18"/>
                    <w:szCs w:val="18"/>
                    <w:lang w:val="sv-SE" w:eastAsia="zh-CN"/>
                  </w:rPr>
                </w:rPrChange>
              </w:rPr>
            </w:pPr>
            <w:ins w:id="1088" w:author="Xuning Wei12232" w:date="2026-10-19T20:41:00Z">
              <w:r>
                <w:rPr>
                  <w:rFonts w:ascii="Times New Roman" w:eastAsia="仿宋_GB2312" w:hAnsi="Times New Roman" w:cs="Times New Roman"/>
                  <w:sz w:val="18"/>
                  <w:szCs w:val="18"/>
                  <w:lang w:val="sv-SE" w:eastAsia="zh-CN"/>
                  <w:rPrChange w:id="1089" w:author="Xuning Wei12232" w:date="2026-10-24T11:11:00Z">
                    <w:rPr>
                      <w:rFonts w:ascii="Times New Roman" w:eastAsia="仿宋_GB2312" w:hAnsi="Times New Roman" w:cs="Times New Roman"/>
                      <w:color w:val="FF0000"/>
                      <w:sz w:val="18"/>
                      <w:szCs w:val="18"/>
                      <w:lang w:val="sv-SE" w:eastAsia="zh-CN"/>
                    </w:rPr>
                  </w:rPrChange>
                </w:rPr>
                <w:t>chloride resin</w:t>
              </w:r>
            </w:ins>
            <w:del w:id="1090" w:author="Xuning Wei12232" w:date="2026-10-19T20:41:00Z">
              <w:r>
                <w:rPr>
                  <w:rFonts w:ascii="Times New Roman" w:eastAsia="仿宋_GB2312" w:hAnsi="Times New Roman" w:cs="Times New Roman"/>
                  <w:sz w:val="18"/>
                  <w:szCs w:val="18"/>
                  <w:lang w:val="sv-SE" w:eastAsia="zh-CN"/>
                  <w:rPrChange w:id="1091" w:author="Xuning Wei12232" w:date="2026-10-24T11:11:00Z">
                    <w:rPr>
                      <w:rFonts w:ascii="Times New Roman" w:eastAsia="仿宋_GB2312" w:hAnsi="Times New Roman" w:cs="Times New Roman"/>
                      <w:color w:val="0000FF"/>
                      <w:sz w:val="18"/>
                      <w:szCs w:val="18"/>
                      <w:lang w:val="sv-SE" w:eastAsia="zh-CN"/>
                    </w:rPr>
                  </w:rPrChange>
                </w:rPr>
                <w:delText>2-CTC resin</w:delText>
              </w:r>
            </w:del>
          </w:p>
          <w:p w14:paraId="78DA67C6" w14:textId="77777777" w:rsidR="007617DE" w:rsidRPr="007617DE" w:rsidRDefault="007617DE">
            <w:pPr>
              <w:spacing w:beforeLines="50" w:before="120" w:afterLines="50" w:after="120"/>
              <w:contextualSpacing/>
              <w:jc w:val="center"/>
              <w:rPr>
                <w:ins w:id="1092" w:author="Xuning Wei12232" w:date="2026-10-19T20:42:00Z"/>
                <w:rFonts w:ascii="Times New Roman" w:eastAsia="仿宋_GB2312" w:hAnsi="Times New Roman" w:cs="Times New Roman"/>
                <w:sz w:val="18"/>
                <w:szCs w:val="18"/>
                <w:lang w:val="sv-SE" w:eastAsia="zh-CN"/>
                <w:rPrChange w:id="1093" w:author="Xuning Wei12232" w:date="2026-10-24T11:11:00Z">
                  <w:rPr>
                    <w:ins w:id="1094" w:author="Xuning Wei12232" w:date="2026-10-19T20:42:00Z"/>
                    <w:rFonts w:ascii="Times New Roman" w:eastAsia="仿宋_GB2312" w:hAnsi="Times New Roman" w:cs="Times New Roman"/>
                    <w:color w:val="0000FF"/>
                    <w:sz w:val="18"/>
                    <w:szCs w:val="18"/>
                    <w:lang w:val="sv-SE" w:eastAsia="zh-CN"/>
                  </w:rPr>
                </w:rPrChange>
              </w:rPr>
            </w:pPr>
          </w:p>
          <w:p w14:paraId="6DCC133C"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val="sv-SE" w:eastAsia="zh-CN"/>
                <w:rPrChange w:id="1095" w:author="Xuning Wei12232" w:date="2026-10-24T11:11:00Z">
                  <w:rPr>
                    <w:rFonts w:ascii="Times New Roman" w:eastAsia="仿宋_GB2312" w:hAnsi="Times New Roman" w:cs="Times New Roman"/>
                    <w:color w:val="0000FF"/>
                    <w:sz w:val="18"/>
                    <w:szCs w:val="18"/>
                    <w:lang w:val="sv-SE" w:eastAsia="zh-CN"/>
                  </w:rPr>
                </w:rPrChange>
              </w:rPr>
            </w:pPr>
            <w:commentRangeStart w:id="1096"/>
            <w:commentRangeStart w:id="1097"/>
            <w:r>
              <w:rPr>
                <w:rFonts w:ascii="Times New Roman" w:eastAsia="仿宋_GB2312" w:hAnsi="Times New Roman" w:cs="Times New Roman"/>
                <w:sz w:val="18"/>
                <w:szCs w:val="18"/>
                <w:lang w:val="sv-SE" w:eastAsia="zh-CN"/>
                <w:rPrChange w:id="1098" w:author="Xuning Wei12232" w:date="2026-10-24T11:11:00Z">
                  <w:rPr>
                    <w:rFonts w:ascii="Times New Roman" w:eastAsia="仿宋_GB2312" w:hAnsi="Times New Roman" w:cs="Times New Roman"/>
                    <w:color w:val="0000FF"/>
                    <w:sz w:val="18"/>
                    <w:szCs w:val="18"/>
                    <w:lang w:val="sv-SE" w:eastAsia="zh-CN"/>
                  </w:rPr>
                </w:rPrChange>
              </w:rPr>
              <w:t>48.00 kg target</w:t>
            </w:r>
            <w:commentRangeEnd w:id="1096"/>
            <w:r>
              <w:rPr>
                <w:rStyle w:val="CommentReference"/>
                <w:rFonts w:ascii="Times New Roman" w:eastAsia="仿宋_GB2312" w:hAnsi="Times New Roman" w:cs="Times New Roman"/>
                <w:sz w:val="18"/>
                <w:szCs w:val="18"/>
                <w:lang w:val="sv-SE" w:eastAsia="zh-CN"/>
                <w:rPrChange w:id="1099" w:author="Xuning Wei12232" w:date="2026-10-24T11:11:00Z">
                  <w:rPr>
                    <w:rStyle w:val="CommentReference"/>
                    <w:rFonts w:ascii="Times New Roman" w:eastAsia="仿宋_GB2312" w:hAnsi="Times New Roman" w:cs="Times New Roman"/>
                    <w:color w:val="0000FF"/>
                    <w:sz w:val="18"/>
                    <w:szCs w:val="18"/>
                    <w:lang w:val="sv-SE" w:eastAsia="zh-CN"/>
                  </w:rPr>
                </w:rPrChange>
              </w:rPr>
              <w:commentReference w:id="1096"/>
            </w:r>
            <w:commentRangeEnd w:id="1097"/>
            <w:r>
              <w:rPr>
                <w:rStyle w:val="CommentReference"/>
              </w:rPr>
              <w:commentReference w:id="1097"/>
            </w:r>
          </w:p>
          <w:p w14:paraId="590B3E7B"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val="sv-SE" w:eastAsia="zh-CN"/>
                <w:rPrChange w:id="1100" w:author="Xuning Wei12232" w:date="2026-10-24T11:11:00Z">
                  <w:rPr>
                    <w:rFonts w:ascii="Times New Roman" w:eastAsia="仿宋_GB2312" w:hAnsi="Times New Roman" w:cs="Times New Roman"/>
                    <w:color w:val="0000FF"/>
                    <w:sz w:val="18"/>
                    <w:szCs w:val="18"/>
                    <w:lang w:val="sv-SE" w:eastAsia="zh-CN"/>
                  </w:rPr>
                </w:rPrChange>
              </w:rPr>
            </w:pPr>
            <w:r>
              <w:rPr>
                <w:rFonts w:ascii="Times New Roman" w:eastAsia="仿宋_GB2312" w:hAnsi="Times New Roman" w:cs="Times New Roman"/>
                <w:sz w:val="18"/>
                <w:szCs w:val="18"/>
                <w:lang w:val="sv-SE" w:eastAsia="zh-CN"/>
                <w:rPrChange w:id="1101" w:author="Xuning Wei12232" w:date="2026-10-24T11:11:00Z">
                  <w:rPr>
                    <w:rFonts w:ascii="Times New Roman" w:eastAsia="仿宋_GB2312" w:hAnsi="Times New Roman" w:cs="Times New Roman"/>
                    <w:color w:val="0000FF"/>
                    <w:sz w:val="18"/>
                    <w:szCs w:val="18"/>
                    <w:lang w:val="sv-SE" w:eastAsia="zh-CN"/>
                  </w:rPr>
                </w:rPrChange>
              </w:rPr>
              <w:t>(47.90 – 48.10 kg)</w:t>
            </w:r>
          </w:p>
        </w:tc>
        <w:tc>
          <w:tcPr>
            <w:tcW w:w="1094" w:type="pct"/>
            <w:vMerge w:val="restart"/>
            <w:vAlign w:val="center"/>
          </w:tcPr>
          <w:p w14:paraId="1F68DA5D"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1102"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1103" w:author="Xuning Wei12232" w:date="2026-10-24T11:11:00Z">
                  <w:rPr>
                    <w:rFonts w:ascii="Times New Roman" w:eastAsia="仿宋_GB2312" w:hAnsi="Times New Roman" w:cs="Times New Roman"/>
                    <w:color w:val="FF0000"/>
                    <w:sz w:val="18"/>
                    <w:szCs w:val="18"/>
                    <w:lang w:eastAsia="zh-CN"/>
                  </w:rPr>
                </w:rPrChange>
              </w:rPr>
              <w:t>ASYM-141366</w:t>
            </w:r>
          </w:p>
          <w:p w14:paraId="148DE7EC"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1104"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1105" w:author="Xuning Wei12232" w:date="2026-10-24T11:11:00Z">
                  <w:rPr>
                    <w:rFonts w:ascii="Times New Roman" w:eastAsia="仿宋_GB2312" w:hAnsi="Times New Roman" w:cs="Times New Roman"/>
                    <w:color w:val="FF0000"/>
                    <w:sz w:val="18"/>
                    <w:szCs w:val="18"/>
                    <w:lang w:eastAsia="zh-CN"/>
                  </w:rPr>
                </w:rPrChange>
              </w:rPr>
              <w:t>(</w:t>
            </w:r>
            <w:del w:id="1106" w:author="Xuning Wei12232" w:date="2026-10-15T14:55:00Z">
              <w:r>
                <w:rPr>
                  <w:rFonts w:ascii="Times New Roman" w:eastAsia="Times New Roman" w:hAnsi="Times New Roman" w:cs="Times New Roman"/>
                  <w:iCs/>
                  <w:sz w:val="18"/>
                  <w:szCs w:val="18"/>
                  <w:lang w:val="en-IE"/>
                  <w:rPrChange w:id="1107" w:author="Xuning Wei12232" w:date="2026-10-24T11:11:00Z">
                    <w:rPr>
                      <w:rFonts w:ascii="Times New Roman" w:eastAsia="Times New Roman" w:hAnsi="Times New Roman" w:cs="Times New Roman"/>
                      <w:iCs/>
                      <w:color w:val="FF0000"/>
                      <w:sz w:val="18"/>
                      <w:szCs w:val="18"/>
                      <w:lang w:val="en-IE"/>
                    </w:rPr>
                  </w:rPrChange>
                </w:rPr>
                <w:delText xml:space="preserve">123.35 </w:delText>
              </w:r>
              <w:r>
                <w:rPr>
                  <w:rFonts w:ascii="Times New Roman" w:eastAsiaTheme="minorEastAsia" w:hAnsi="Times New Roman" w:cs="Times New Roman"/>
                  <w:iCs/>
                  <w:sz w:val="18"/>
                  <w:szCs w:val="18"/>
                  <w:lang w:val="en-IE" w:eastAsia="zh-CN"/>
                  <w:rPrChange w:id="1108" w:author="Xuning Wei12232" w:date="2026-10-24T11:11:00Z">
                    <w:rPr>
                      <w:rFonts w:ascii="Times New Roman" w:eastAsiaTheme="minorEastAsia" w:hAnsi="Times New Roman" w:cs="Times New Roman"/>
                      <w:iCs/>
                      <w:color w:val="FF0000"/>
                      <w:sz w:val="18"/>
                      <w:szCs w:val="18"/>
                      <w:lang w:val="en-IE" w:eastAsia="zh-CN"/>
                    </w:rPr>
                  </w:rPrChange>
                </w:rPr>
                <w:delText>kg</w:delText>
              </w:r>
              <w:r>
                <w:rPr>
                  <w:rFonts w:ascii="Times New Roman" w:eastAsia="Times New Roman" w:hAnsi="Times New Roman" w:cs="Times New Roman"/>
                  <w:iCs/>
                  <w:sz w:val="18"/>
                  <w:szCs w:val="18"/>
                  <w:lang w:val="en-IE"/>
                  <w:rPrChange w:id="1109" w:author="Xuning Wei12232" w:date="2026-10-24T11:11:00Z">
                    <w:rPr>
                      <w:rFonts w:ascii="Times New Roman" w:eastAsia="Times New Roman" w:hAnsi="Times New Roman" w:cs="Times New Roman"/>
                      <w:iCs/>
                      <w:color w:val="FF0000"/>
                      <w:sz w:val="18"/>
                      <w:szCs w:val="18"/>
                      <w:lang w:val="en-IE"/>
                    </w:rPr>
                  </w:rPrChange>
                </w:rPr>
                <w:delText xml:space="preserve"> – </w:delText>
              </w:r>
              <w:r>
                <w:rPr>
                  <w:rFonts w:ascii="Times New Roman" w:eastAsia="仿宋_GB2312" w:hAnsi="Times New Roman" w:cs="Times New Roman"/>
                  <w:sz w:val="18"/>
                  <w:szCs w:val="18"/>
                  <w:lang w:eastAsia="zh-CN"/>
                  <w:rPrChange w:id="1110" w:author="Xuning Wei12232" w:date="2026-10-24T11:11:00Z">
                    <w:rPr>
                      <w:rFonts w:ascii="Times New Roman" w:eastAsia="仿宋_GB2312" w:hAnsi="Times New Roman" w:cs="Times New Roman"/>
                      <w:color w:val="FF0000"/>
                      <w:sz w:val="18"/>
                      <w:szCs w:val="18"/>
                      <w:lang w:eastAsia="zh-CN"/>
                    </w:rPr>
                  </w:rPrChange>
                </w:rPr>
                <w:delText>271.65 kg</w:delText>
              </w:r>
            </w:del>
            <w:ins w:id="1111" w:author="Xuning Wei12232" w:date="2026-10-15T14:54:00Z">
              <w:r>
                <w:rPr>
                  <w:rFonts w:ascii="Times New Roman" w:eastAsia="Times New Roman" w:hAnsi="Times New Roman" w:cs="Times New Roman"/>
                  <w:iCs/>
                  <w:sz w:val="18"/>
                  <w:szCs w:val="18"/>
                  <w:lang w:val="en-IE"/>
                  <w:rPrChange w:id="1112" w:author="Xuning Wei12232" w:date="2026-10-24T11:11:00Z">
                    <w:rPr/>
                  </w:rPrChange>
                </w:rPr>
                <w:t>105.63</w:t>
              </w:r>
            </w:ins>
            <w:ins w:id="1113" w:author="Xuning Wei12232" w:date="2026-10-15T14:55:00Z">
              <w:r>
                <w:rPr>
                  <w:rFonts w:ascii="Times New Roman" w:eastAsia="Times New Roman" w:hAnsi="Times New Roman" w:cs="Times New Roman"/>
                  <w:iCs/>
                  <w:sz w:val="18"/>
                  <w:szCs w:val="18"/>
                  <w:lang w:val="en-IE"/>
                  <w:rPrChange w:id="1114" w:author="Xuning Wei12232" w:date="2026-10-24T11:11:00Z">
                    <w:rPr/>
                  </w:rPrChange>
                </w:rPr>
                <w:t xml:space="preserve"> kg</w:t>
              </w:r>
            </w:ins>
            <w:ins w:id="1115" w:author="Xuning Wei12232" w:date="2026-10-15T14:54:00Z">
              <w:r>
                <w:rPr>
                  <w:rFonts w:ascii="Times New Roman" w:eastAsia="Times New Roman" w:hAnsi="Times New Roman" w:cs="Times New Roman"/>
                  <w:iCs/>
                  <w:sz w:val="18"/>
                  <w:szCs w:val="18"/>
                  <w:lang w:val="en-IE"/>
                  <w:rPrChange w:id="1116" w:author="Xuning Wei12232" w:date="2026-10-24T11:11:00Z">
                    <w:rPr/>
                  </w:rPrChange>
                </w:rPr>
                <w:t xml:space="preserve"> - 278.62 kg</w:t>
              </w:r>
            </w:ins>
            <w:r>
              <w:rPr>
                <w:rFonts w:ascii="Times New Roman" w:eastAsia="仿宋_GB2312" w:hAnsi="Times New Roman" w:cs="Times New Roman"/>
                <w:sz w:val="18"/>
                <w:szCs w:val="18"/>
                <w:lang w:eastAsia="zh-CN"/>
                <w:rPrChange w:id="1117" w:author="Xuning Wei12232" w:date="2026-10-24T11:11:00Z">
                  <w:rPr>
                    <w:rFonts w:ascii="Times New Roman" w:eastAsia="仿宋_GB2312" w:hAnsi="Times New Roman" w:cs="Times New Roman"/>
                    <w:color w:val="FF0000"/>
                    <w:sz w:val="18"/>
                    <w:szCs w:val="18"/>
                    <w:lang w:eastAsia="zh-CN"/>
                  </w:rPr>
                </w:rPrChange>
              </w:rPr>
              <w:t>)</w:t>
            </w:r>
          </w:p>
        </w:tc>
        <w:tc>
          <w:tcPr>
            <w:tcW w:w="625" w:type="pct"/>
            <w:vMerge w:val="restart"/>
            <w:vAlign w:val="center"/>
          </w:tcPr>
          <w:p w14:paraId="2306FCD0"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1118" w:author="Xuning Wei12232" w:date="2026-10-24T11:11:00Z">
                  <w:rPr>
                    <w:rFonts w:ascii="Times New Roman" w:eastAsia="仿宋_GB2312" w:hAnsi="Times New Roman" w:cs="Times New Roman"/>
                    <w:color w:val="FF0000"/>
                    <w:sz w:val="18"/>
                    <w:szCs w:val="18"/>
                    <w:lang w:eastAsia="zh-CN"/>
                  </w:rPr>
                </w:rPrChange>
              </w:rPr>
            </w:pPr>
            <w:r>
              <w:rPr>
                <w:rFonts w:ascii="Times New Roman" w:eastAsia="仿宋_GB2312" w:hAnsi="Times New Roman" w:cs="Times New Roman"/>
                <w:sz w:val="18"/>
                <w:szCs w:val="18"/>
                <w:lang w:eastAsia="zh-CN"/>
                <w:rPrChange w:id="1119" w:author="Xuning Wei12232" w:date="2026-10-24T11:11:00Z">
                  <w:rPr>
                    <w:rFonts w:ascii="Times New Roman" w:eastAsia="仿宋_GB2312" w:hAnsi="Times New Roman" w:cs="Times New Roman"/>
                    <w:color w:val="FF0000"/>
                    <w:sz w:val="18"/>
                    <w:szCs w:val="18"/>
                    <w:lang w:eastAsia="zh-CN"/>
                  </w:rPr>
                </w:rPrChange>
              </w:rPr>
              <w:t>6</w:t>
            </w:r>
            <w:del w:id="1120" w:author="Xuning Wei12232" w:date="2026-10-15T14:53:00Z">
              <w:r>
                <w:rPr>
                  <w:rFonts w:ascii="Times New Roman" w:eastAsia="仿宋_GB2312" w:hAnsi="Times New Roman" w:cs="Times New Roman"/>
                  <w:sz w:val="18"/>
                  <w:szCs w:val="18"/>
                  <w:lang w:eastAsia="zh-CN"/>
                  <w:rPrChange w:id="1121" w:author="Xuning Wei12232" w:date="2026-10-24T11:11:00Z">
                    <w:rPr>
                      <w:rFonts w:ascii="Times New Roman" w:eastAsia="仿宋_GB2312" w:hAnsi="Times New Roman" w:cs="Times New Roman"/>
                      <w:color w:val="FF0000"/>
                      <w:sz w:val="18"/>
                      <w:szCs w:val="18"/>
                      <w:lang w:eastAsia="zh-CN"/>
                    </w:rPr>
                  </w:rPrChange>
                </w:rPr>
                <w:delText>8</w:delText>
              </w:r>
            </w:del>
            <w:ins w:id="1122" w:author="Xuning Wei12232" w:date="2026-10-15T14:53:00Z">
              <w:r>
                <w:rPr>
                  <w:rFonts w:ascii="Times New Roman" w:eastAsia="仿宋_GB2312" w:hAnsi="Times New Roman" w:cs="Times New Roman"/>
                  <w:sz w:val="18"/>
                  <w:szCs w:val="18"/>
                  <w:lang w:eastAsia="zh-CN"/>
                  <w:rPrChange w:id="1123" w:author="Xuning Wei12232" w:date="2026-10-24T11:11:00Z">
                    <w:rPr>
                      <w:rFonts w:ascii="Times New Roman" w:eastAsia="仿宋_GB2312" w:hAnsi="Times New Roman" w:cs="Times New Roman"/>
                      <w:color w:val="FF0000"/>
                      <w:sz w:val="18"/>
                      <w:szCs w:val="18"/>
                      <w:lang w:eastAsia="zh-CN"/>
                    </w:rPr>
                  </w:rPrChange>
                </w:rPr>
                <w:t>0</w:t>
              </w:r>
            </w:ins>
            <w:r>
              <w:rPr>
                <w:rFonts w:ascii="Times New Roman" w:eastAsia="仿宋_GB2312" w:hAnsi="Times New Roman" w:cs="Times New Roman"/>
                <w:sz w:val="18"/>
                <w:szCs w:val="18"/>
                <w:lang w:eastAsia="zh-CN"/>
                <w:rPrChange w:id="1124" w:author="Xuning Wei12232" w:date="2026-10-24T11:11:00Z">
                  <w:rPr>
                    <w:rFonts w:ascii="Times New Roman" w:eastAsia="仿宋_GB2312" w:hAnsi="Times New Roman" w:cs="Times New Roman"/>
                    <w:color w:val="FF0000"/>
                    <w:sz w:val="18"/>
                    <w:szCs w:val="18"/>
                    <w:lang w:eastAsia="zh-CN"/>
                  </w:rPr>
                </w:rPrChange>
              </w:rPr>
              <w:t>% - 130%</w:t>
            </w:r>
          </w:p>
        </w:tc>
      </w:tr>
      <w:tr w:rsidR="007617DE" w14:paraId="3E99E14F" w14:textId="77777777">
        <w:trPr>
          <w:trHeight w:val="421"/>
          <w:jc w:val="center"/>
        </w:trPr>
        <w:tc>
          <w:tcPr>
            <w:tcW w:w="389" w:type="pct"/>
            <w:vMerge/>
            <w:vAlign w:val="center"/>
          </w:tcPr>
          <w:p w14:paraId="2B01C066" w14:textId="77777777" w:rsidR="007617DE" w:rsidRPr="007617DE" w:rsidRDefault="007617DE">
            <w:pPr>
              <w:contextualSpacing/>
              <w:jc w:val="center"/>
              <w:rPr>
                <w:rFonts w:ascii="Times New Roman" w:eastAsia="仿宋_GB2312" w:hAnsi="Times New Roman" w:cs="Times New Roman"/>
                <w:sz w:val="18"/>
                <w:szCs w:val="18"/>
                <w:rPrChange w:id="1125" w:author="Xuning Wei12232" w:date="2026-10-24T11:11:00Z">
                  <w:rPr>
                    <w:rFonts w:ascii="Times New Roman" w:eastAsia="仿宋_GB2312" w:hAnsi="Times New Roman" w:cs="Times New Roman"/>
                    <w:color w:val="000000" w:themeColor="text1"/>
                    <w:sz w:val="20"/>
                    <w:szCs w:val="20"/>
                  </w:rPr>
                </w:rPrChange>
              </w:rPr>
            </w:pPr>
          </w:p>
        </w:tc>
        <w:tc>
          <w:tcPr>
            <w:tcW w:w="470" w:type="pct"/>
            <w:vMerge/>
            <w:vAlign w:val="center"/>
          </w:tcPr>
          <w:p w14:paraId="7D3EDA46" w14:textId="77777777" w:rsidR="007617DE" w:rsidRPr="007617DE" w:rsidRDefault="007617DE">
            <w:pPr>
              <w:contextualSpacing/>
              <w:jc w:val="center"/>
              <w:rPr>
                <w:rFonts w:ascii="Times New Roman" w:eastAsia="仿宋_GB2312" w:hAnsi="Times New Roman" w:cs="Times New Roman"/>
                <w:sz w:val="18"/>
                <w:szCs w:val="18"/>
                <w:rPrChange w:id="1126" w:author="Xuning Wei12232" w:date="2026-10-24T11:11:00Z">
                  <w:rPr>
                    <w:rFonts w:ascii="Times New Roman" w:eastAsia="仿宋_GB2312" w:hAnsi="Times New Roman" w:cs="Times New Roman"/>
                    <w:color w:val="000000" w:themeColor="text1"/>
                    <w:sz w:val="20"/>
                    <w:szCs w:val="20"/>
                  </w:rPr>
                </w:rPrChange>
              </w:rPr>
            </w:pPr>
          </w:p>
        </w:tc>
        <w:tc>
          <w:tcPr>
            <w:tcW w:w="702" w:type="pct"/>
            <w:vAlign w:val="center"/>
          </w:tcPr>
          <w:p w14:paraId="6F48ABBC" w14:textId="77777777" w:rsidR="007617DE" w:rsidRPr="007617DE" w:rsidRDefault="00AE300B">
            <w:pPr>
              <w:contextualSpacing/>
              <w:jc w:val="center"/>
              <w:rPr>
                <w:rFonts w:ascii="Times New Roman" w:eastAsia="仿宋_GB2312" w:hAnsi="Times New Roman" w:cs="Times New Roman"/>
                <w:sz w:val="18"/>
                <w:szCs w:val="18"/>
                <w:rPrChange w:id="1127" w:author="Xuning Wei12232" w:date="2026-10-24T11:11:00Z">
                  <w:rPr>
                    <w:rFonts w:ascii="Times New Roman" w:eastAsia="仿宋_GB2312" w:hAnsi="Times New Roman" w:cs="Times New Roman"/>
                    <w:color w:val="000000" w:themeColor="text1"/>
                    <w:sz w:val="20"/>
                    <w:szCs w:val="20"/>
                  </w:rPr>
                </w:rPrChange>
              </w:rPr>
            </w:pPr>
            <w:r>
              <w:rPr>
                <w:rFonts w:ascii="Times New Roman" w:eastAsia="仿宋_GB2312" w:hAnsi="Times New Roman" w:cs="Times New Roman"/>
                <w:sz w:val="18"/>
                <w:szCs w:val="18"/>
                <w:lang w:eastAsia="zh-CN"/>
                <w:rPrChange w:id="1128" w:author="Xuning Wei12232" w:date="2026-10-24T11:11:00Z">
                  <w:rPr>
                    <w:rFonts w:ascii="Times New Roman" w:eastAsia="仿宋_GB2312" w:hAnsi="Times New Roman" w:cs="Times New Roman"/>
                    <w:color w:val="000000" w:themeColor="text1"/>
                    <w:sz w:val="20"/>
                    <w:szCs w:val="20"/>
                    <w:lang w:eastAsia="zh-CN"/>
                  </w:rPr>
                </w:rPrChange>
              </w:rPr>
              <w:t>PPQ batch 2</w:t>
            </w:r>
          </w:p>
        </w:tc>
        <w:tc>
          <w:tcPr>
            <w:tcW w:w="781" w:type="pct"/>
            <w:vAlign w:val="center"/>
          </w:tcPr>
          <w:p w14:paraId="51F13253" w14:textId="77777777" w:rsidR="007617DE" w:rsidRPr="007617DE" w:rsidRDefault="00AE300B">
            <w:pPr>
              <w:spacing w:beforeLines="50" w:before="120" w:afterLines="50" w:after="120"/>
              <w:contextualSpacing/>
              <w:jc w:val="center"/>
              <w:rPr>
                <w:ins w:id="1129" w:author="Xuning Wei12232" w:date="2026-10-19T20:41:00Z"/>
                <w:rFonts w:ascii="Times New Roman" w:eastAsia="仿宋_GB2312" w:hAnsi="Times New Roman" w:cs="Times New Roman"/>
                <w:sz w:val="18"/>
                <w:szCs w:val="18"/>
                <w:rPrChange w:id="1130" w:author="Xuning Wei12232" w:date="2026-10-24T11:11:00Z">
                  <w:rPr>
                    <w:ins w:id="1131" w:author="Xuning Wei12232" w:date="2026-10-19T20:41:00Z"/>
                    <w:rFonts w:ascii="Times New Roman" w:eastAsia="仿宋_GB2312" w:hAnsi="Times New Roman" w:cs="Times New Roman"/>
                    <w:color w:val="FF0000"/>
                    <w:sz w:val="20"/>
                    <w:szCs w:val="20"/>
                  </w:rPr>
                </w:rPrChange>
              </w:rPr>
            </w:pPr>
            <w:ins w:id="1132" w:author="Xuning Wei12232" w:date="2026-10-19T20:41:00Z">
              <w:r>
                <w:rPr>
                  <w:rFonts w:ascii="Times New Roman" w:eastAsia="仿宋_GB2312" w:hAnsi="Times New Roman" w:cs="Times New Roman"/>
                  <w:sz w:val="18"/>
                  <w:szCs w:val="18"/>
                  <w:rPrChange w:id="1133" w:author="Xuning Wei12232" w:date="2026-10-24T11:11:00Z">
                    <w:rPr>
                      <w:rFonts w:ascii="Times New Roman" w:eastAsia="仿宋_GB2312" w:hAnsi="Times New Roman" w:cs="Times New Roman"/>
                      <w:color w:val="FF0000"/>
                      <w:sz w:val="20"/>
                      <w:szCs w:val="20"/>
                    </w:rPr>
                  </w:rPrChange>
                </w:rPr>
                <w:t>CPo140020-</w:t>
              </w:r>
            </w:ins>
          </w:p>
          <w:p w14:paraId="2D246AB4" w14:textId="77777777" w:rsidR="007617DE" w:rsidRPr="007617DE" w:rsidRDefault="00AE300B">
            <w:pPr>
              <w:contextualSpacing/>
              <w:jc w:val="center"/>
              <w:rPr>
                <w:rFonts w:ascii="Times New Roman" w:eastAsia="仿宋_GB2312" w:hAnsi="Times New Roman" w:cs="Times New Roman"/>
                <w:sz w:val="18"/>
                <w:szCs w:val="18"/>
                <w:lang w:eastAsia="zh-CN"/>
                <w:rPrChange w:id="1134" w:author="Xuning Wei12232" w:date="2026-10-24T11:11:00Z">
                  <w:rPr>
                    <w:rFonts w:ascii="Times New Roman" w:eastAsia="仿宋_GB2312" w:hAnsi="Times New Roman" w:cs="Times New Roman"/>
                    <w:color w:val="000000" w:themeColor="text1"/>
                    <w:sz w:val="20"/>
                    <w:szCs w:val="20"/>
                    <w:lang w:eastAsia="zh-CN"/>
                  </w:rPr>
                </w:rPrChange>
              </w:rPr>
            </w:pPr>
            <w:ins w:id="1135" w:author="Xuning Wei12232" w:date="2026-10-19T20:41:00Z">
              <w:r>
                <w:rPr>
                  <w:rFonts w:ascii="Times New Roman" w:eastAsia="仿宋_GB2312" w:hAnsi="Times New Roman" w:cs="Times New Roman"/>
                  <w:sz w:val="18"/>
                  <w:szCs w:val="18"/>
                  <w:rPrChange w:id="1136" w:author="Xuning Wei12232" w:date="2026-10-24T11:11:00Z">
                    <w:rPr>
                      <w:rFonts w:ascii="Times New Roman" w:eastAsia="仿宋_GB2312" w:hAnsi="Times New Roman" w:cs="Times New Roman"/>
                      <w:color w:val="FF0000"/>
                      <w:sz w:val="20"/>
                      <w:szCs w:val="20"/>
                    </w:rPr>
                  </w:rPrChange>
                </w:rPr>
                <w:t>03-01-03</w:t>
              </w:r>
            </w:ins>
            <w:del w:id="1137" w:author="Xuning Wei12232" w:date="2026-10-19T20:41:00Z">
              <w:r>
                <w:rPr>
                  <w:rFonts w:ascii="Times New Roman" w:eastAsia="仿宋_GB2312" w:hAnsi="Times New Roman" w:cs="Times New Roman"/>
                  <w:sz w:val="18"/>
                  <w:szCs w:val="18"/>
                  <w:lang w:eastAsia="zh-CN"/>
                  <w:rPrChange w:id="1138" w:author="Xuning Wei12232" w:date="2026-10-24T11:11:00Z">
                    <w:rPr>
                      <w:rFonts w:ascii="Times New Roman" w:eastAsia="仿宋_GB2312" w:hAnsi="Times New Roman" w:cs="Times New Roman"/>
                      <w:color w:val="000000" w:themeColor="text1"/>
                      <w:sz w:val="20"/>
                      <w:szCs w:val="20"/>
                      <w:lang w:eastAsia="zh-CN"/>
                    </w:rPr>
                  </w:rPrChange>
                </w:rPr>
                <w:delText>1</w:delText>
              </w:r>
            </w:del>
          </w:p>
        </w:tc>
        <w:tc>
          <w:tcPr>
            <w:tcW w:w="939" w:type="pct"/>
            <w:vMerge/>
            <w:vAlign w:val="center"/>
          </w:tcPr>
          <w:p w14:paraId="691E38FB" w14:textId="77777777" w:rsidR="007617DE" w:rsidRDefault="007617DE">
            <w:pPr>
              <w:contextualSpacing/>
              <w:jc w:val="center"/>
              <w:rPr>
                <w:rFonts w:ascii="Times New Roman" w:eastAsia="仿宋_GB2312" w:hAnsi="Times New Roman" w:cs="Times New Roman"/>
                <w:sz w:val="20"/>
                <w:szCs w:val="20"/>
              </w:rPr>
            </w:pPr>
          </w:p>
        </w:tc>
        <w:tc>
          <w:tcPr>
            <w:tcW w:w="1094" w:type="pct"/>
            <w:vMerge/>
            <w:vAlign w:val="center"/>
          </w:tcPr>
          <w:p w14:paraId="477CDADC" w14:textId="77777777" w:rsidR="007617DE" w:rsidRDefault="007617DE">
            <w:pPr>
              <w:contextualSpacing/>
              <w:jc w:val="center"/>
              <w:rPr>
                <w:rFonts w:ascii="Times New Roman" w:eastAsia="仿宋_GB2312" w:hAnsi="Times New Roman" w:cs="Times New Roman"/>
                <w:sz w:val="20"/>
                <w:szCs w:val="20"/>
                <w:lang w:eastAsia="zh-CN"/>
              </w:rPr>
            </w:pPr>
          </w:p>
        </w:tc>
        <w:tc>
          <w:tcPr>
            <w:tcW w:w="625" w:type="pct"/>
            <w:vMerge/>
            <w:vAlign w:val="center"/>
          </w:tcPr>
          <w:p w14:paraId="1BE5166C" w14:textId="77777777" w:rsidR="007617DE" w:rsidRDefault="007617DE">
            <w:pPr>
              <w:contextualSpacing/>
              <w:jc w:val="center"/>
              <w:rPr>
                <w:rFonts w:ascii="Times New Roman" w:eastAsia="仿宋_GB2312" w:hAnsi="Times New Roman" w:cs="Times New Roman"/>
                <w:sz w:val="20"/>
                <w:szCs w:val="20"/>
              </w:rPr>
            </w:pPr>
          </w:p>
        </w:tc>
      </w:tr>
      <w:tr w:rsidR="007617DE" w14:paraId="71DD8158" w14:textId="77777777">
        <w:trPr>
          <w:trHeight w:val="421"/>
          <w:jc w:val="center"/>
        </w:trPr>
        <w:tc>
          <w:tcPr>
            <w:tcW w:w="389" w:type="pct"/>
            <w:vMerge/>
            <w:vAlign w:val="center"/>
          </w:tcPr>
          <w:p w14:paraId="306576C1" w14:textId="77777777" w:rsidR="007617DE" w:rsidRPr="007617DE" w:rsidRDefault="007617DE">
            <w:pPr>
              <w:contextualSpacing/>
              <w:jc w:val="center"/>
              <w:rPr>
                <w:rFonts w:ascii="Times New Roman" w:eastAsia="仿宋_GB2312" w:hAnsi="Times New Roman" w:cs="Times New Roman"/>
                <w:sz w:val="18"/>
                <w:szCs w:val="18"/>
                <w:rPrChange w:id="1139" w:author="Xuning Wei12232" w:date="2026-10-24T11:11:00Z">
                  <w:rPr>
                    <w:rFonts w:ascii="Times New Roman" w:eastAsia="仿宋_GB2312" w:hAnsi="Times New Roman" w:cs="Times New Roman"/>
                    <w:color w:val="000000" w:themeColor="text1"/>
                    <w:sz w:val="20"/>
                    <w:szCs w:val="20"/>
                  </w:rPr>
                </w:rPrChange>
              </w:rPr>
            </w:pPr>
          </w:p>
        </w:tc>
        <w:tc>
          <w:tcPr>
            <w:tcW w:w="470" w:type="pct"/>
            <w:vMerge/>
            <w:vAlign w:val="center"/>
          </w:tcPr>
          <w:p w14:paraId="3F89A8E6" w14:textId="77777777" w:rsidR="007617DE" w:rsidRPr="007617DE" w:rsidRDefault="007617DE">
            <w:pPr>
              <w:contextualSpacing/>
              <w:jc w:val="center"/>
              <w:rPr>
                <w:rFonts w:ascii="Times New Roman" w:eastAsia="仿宋_GB2312" w:hAnsi="Times New Roman" w:cs="Times New Roman"/>
                <w:sz w:val="18"/>
                <w:szCs w:val="18"/>
                <w:rPrChange w:id="1140" w:author="Xuning Wei12232" w:date="2026-10-24T11:11:00Z">
                  <w:rPr>
                    <w:rFonts w:ascii="Times New Roman" w:eastAsia="仿宋_GB2312" w:hAnsi="Times New Roman" w:cs="Times New Roman"/>
                    <w:color w:val="000000" w:themeColor="text1"/>
                    <w:sz w:val="20"/>
                    <w:szCs w:val="20"/>
                  </w:rPr>
                </w:rPrChange>
              </w:rPr>
            </w:pPr>
          </w:p>
        </w:tc>
        <w:tc>
          <w:tcPr>
            <w:tcW w:w="702" w:type="pct"/>
            <w:vAlign w:val="center"/>
          </w:tcPr>
          <w:p w14:paraId="1F2150C7" w14:textId="77777777" w:rsidR="007617DE" w:rsidRPr="007617DE" w:rsidRDefault="00AE300B">
            <w:pPr>
              <w:contextualSpacing/>
              <w:jc w:val="center"/>
              <w:rPr>
                <w:rFonts w:ascii="Times New Roman" w:eastAsia="仿宋_GB2312" w:hAnsi="Times New Roman" w:cs="Times New Roman"/>
                <w:sz w:val="18"/>
                <w:szCs w:val="18"/>
                <w:rPrChange w:id="1141" w:author="Xuning Wei12232" w:date="2026-10-24T11:11:00Z">
                  <w:rPr>
                    <w:rFonts w:ascii="Times New Roman" w:eastAsia="仿宋_GB2312" w:hAnsi="Times New Roman" w:cs="Times New Roman"/>
                    <w:color w:val="000000" w:themeColor="text1"/>
                    <w:sz w:val="20"/>
                    <w:szCs w:val="20"/>
                  </w:rPr>
                </w:rPrChange>
              </w:rPr>
            </w:pPr>
            <w:r>
              <w:rPr>
                <w:rFonts w:ascii="Times New Roman" w:eastAsia="仿宋_GB2312" w:hAnsi="Times New Roman" w:cs="Times New Roman"/>
                <w:sz w:val="18"/>
                <w:szCs w:val="18"/>
                <w:lang w:eastAsia="zh-CN"/>
                <w:rPrChange w:id="1142" w:author="Xuning Wei12232" w:date="2026-10-24T11:11:00Z">
                  <w:rPr>
                    <w:rFonts w:ascii="Times New Roman" w:eastAsia="仿宋_GB2312" w:hAnsi="Times New Roman" w:cs="Times New Roman"/>
                    <w:color w:val="000000" w:themeColor="text1"/>
                    <w:sz w:val="20"/>
                    <w:szCs w:val="20"/>
                    <w:lang w:eastAsia="zh-CN"/>
                  </w:rPr>
                </w:rPrChange>
              </w:rPr>
              <w:t>PPQ batch 3</w:t>
            </w:r>
          </w:p>
        </w:tc>
        <w:tc>
          <w:tcPr>
            <w:tcW w:w="781" w:type="pct"/>
            <w:vAlign w:val="center"/>
          </w:tcPr>
          <w:p w14:paraId="5C24B83C" w14:textId="77777777" w:rsidR="007617DE" w:rsidRPr="007617DE" w:rsidRDefault="00AE300B">
            <w:pPr>
              <w:spacing w:beforeLines="50" w:before="120" w:afterLines="50" w:after="120"/>
              <w:contextualSpacing/>
              <w:jc w:val="center"/>
              <w:rPr>
                <w:ins w:id="1143" w:author="Xuning Wei12232" w:date="2026-10-19T20:41:00Z"/>
                <w:rFonts w:ascii="Times New Roman" w:eastAsia="仿宋_GB2312" w:hAnsi="Times New Roman" w:cs="Times New Roman"/>
                <w:sz w:val="18"/>
                <w:szCs w:val="18"/>
                <w:rPrChange w:id="1144" w:author="Xuning Wei12232" w:date="2026-10-24T11:11:00Z">
                  <w:rPr>
                    <w:ins w:id="1145" w:author="Xuning Wei12232" w:date="2026-10-19T20:41:00Z"/>
                    <w:rFonts w:ascii="Times New Roman" w:eastAsia="仿宋_GB2312" w:hAnsi="Times New Roman" w:cs="Times New Roman"/>
                    <w:color w:val="FF0000"/>
                    <w:sz w:val="20"/>
                    <w:szCs w:val="20"/>
                  </w:rPr>
                </w:rPrChange>
              </w:rPr>
            </w:pPr>
            <w:ins w:id="1146" w:author="Xuning Wei12232" w:date="2026-10-19T20:41:00Z">
              <w:r>
                <w:rPr>
                  <w:rFonts w:ascii="Times New Roman" w:eastAsia="仿宋_GB2312" w:hAnsi="Times New Roman" w:cs="Times New Roman"/>
                  <w:sz w:val="18"/>
                  <w:szCs w:val="18"/>
                  <w:rPrChange w:id="1147" w:author="Xuning Wei12232" w:date="2026-10-24T11:11:00Z">
                    <w:rPr>
                      <w:rFonts w:ascii="Times New Roman" w:eastAsia="仿宋_GB2312" w:hAnsi="Times New Roman" w:cs="Times New Roman"/>
                      <w:color w:val="FF0000"/>
                      <w:sz w:val="20"/>
                      <w:szCs w:val="20"/>
                    </w:rPr>
                  </w:rPrChange>
                </w:rPr>
                <w:t>CPo140020-</w:t>
              </w:r>
            </w:ins>
          </w:p>
          <w:p w14:paraId="07BCBCC1" w14:textId="77777777" w:rsidR="007617DE" w:rsidRPr="007617DE" w:rsidRDefault="00AE300B">
            <w:pPr>
              <w:contextualSpacing/>
              <w:jc w:val="center"/>
              <w:rPr>
                <w:rFonts w:ascii="Times New Roman" w:eastAsia="仿宋_GB2312" w:hAnsi="Times New Roman" w:cs="Times New Roman"/>
                <w:sz w:val="18"/>
                <w:szCs w:val="18"/>
                <w:lang w:eastAsia="zh-CN"/>
                <w:rPrChange w:id="1148" w:author="Xuning Wei12232" w:date="2026-10-24T11:11:00Z">
                  <w:rPr>
                    <w:rFonts w:ascii="Times New Roman" w:eastAsia="仿宋_GB2312" w:hAnsi="Times New Roman" w:cs="Times New Roman"/>
                    <w:color w:val="000000" w:themeColor="text1"/>
                    <w:sz w:val="20"/>
                    <w:szCs w:val="20"/>
                    <w:lang w:eastAsia="zh-CN"/>
                  </w:rPr>
                </w:rPrChange>
              </w:rPr>
            </w:pPr>
            <w:ins w:id="1149" w:author="Xuning Wei12232" w:date="2026-10-19T20:41:00Z">
              <w:r>
                <w:rPr>
                  <w:rFonts w:ascii="Times New Roman" w:eastAsia="仿宋_GB2312" w:hAnsi="Times New Roman" w:cs="Times New Roman"/>
                  <w:sz w:val="18"/>
                  <w:szCs w:val="18"/>
                  <w:rPrChange w:id="1150" w:author="Xuning Wei12232" w:date="2026-10-24T11:11:00Z">
                    <w:rPr>
                      <w:rFonts w:ascii="Times New Roman" w:eastAsia="仿宋_GB2312" w:hAnsi="Times New Roman" w:cs="Times New Roman"/>
                      <w:color w:val="FF0000"/>
                      <w:sz w:val="20"/>
                      <w:szCs w:val="20"/>
                    </w:rPr>
                  </w:rPrChange>
                </w:rPr>
                <w:t>03-01-04</w:t>
              </w:r>
            </w:ins>
            <w:del w:id="1151" w:author="Xuning Wei12232" w:date="2026-10-19T20:41:00Z">
              <w:r>
                <w:rPr>
                  <w:rFonts w:ascii="Times New Roman" w:eastAsia="仿宋_GB2312" w:hAnsi="Times New Roman" w:cs="Times New Roman"/>
                  <w:sz w:val="18"/>
                  <w:szCs w:val="18"/>
                  <w:lang w:eastAsia="zh-CN"/>
                  <w:rPrChange w:id="1152" w:author="Xuning Wei12232" w:date="2026-10-24T11:11:00Z">
                    <w:rPr>
                      <w:rFonts w:ascii="Times New Roman" w:eastAsia="仿宋_GB2312" w:hAnsi="Times New Roman" w:cs="Times New Roman"/>
                      <w:color w:val="000000" w:themeColor="text1"/>
                      <w:sz w:val="20"/>
                      <w:szCs w:val="20"/>
                      <w:lang w:eastAsia="zh-CN"/>
                    </w:rPr>
                  </w:rPrChange>
                </w:rPr>
                <w:delText>1</w:delText>
              </w:r>
            </w:del>
          </w:p>
        </w:tc>
        <w:tc>
          <w:tcPr>
            <w:tcW w:w="939" w:type="pct"/>
            <w:vMerge/>
            <w:vAlign w:val="center"/>
          </w:tcPr>
          <w:p w14:paraId="6EA1DB41" w14:textId="77777777" w:rsidR="007617DE" w:rsidRDefault="007617DE">
            <w:pPr>
              <w:contextualSpacing/>
              <w:jc w:val="center"/>
              <w:rPr>
                <w:rFonts w:ascii="Times New Roman" w:eastAsia="仿宋_GB2312" w:hAnsi="Times New Roman" w:cs="Times New Roman"/>
                <w:sz w:val="20"/>
                <w:szCs w:val="20"/>
              </w:rPr>
            </w:pPr>
          </w:p>
        </w:tc>
        <w:tc>
          <w:tcPr>
            <w:tcW w:w="1094" w:type="pct"/>
            <w:vMerge/>
            <w:vAlign w:val="center"/>
          </w:tcPr>
          <w:p w14:paraId="52652DB8" w14:textId="77777777" w:rsidR="007617DE" w:rsidRDefault="007617DE">
            <w:pPr>
              <w:contextualSpacing/>
              <w:jc w:val="center"/>
              <w:rPr>
                <w:rFonts w:ascii="Times New Roman" w:eastAsia="仿宋_GB2312" w:hAnsi="Times New Roman" w:cs="Times New Roman"/>
                <w:sz w:val="20"/>
                <w:szCs w:val="20"/>
                <w:lang w:eastAsia="zh-CN"/>
              </w:rPr>
            </w:pPr>
          </w:p>
        </w:tc>
        <w:tc>
          <w:tcPr>
            <w:tcW w:w="625" w:type="pct"/>
            <w:vMerge/>
            <w:vAlign w:val="center"/>
          </w:tcPr>
          <w:p w14:paraId="0E97D545" w14:textId="77777777" w:rsidR="007617DE" w:rsidRDefault="007617DE">
            <w:pPr>
              <w:contextualSpacing/>
              <w:jc w:val="center"/>
              <w:rPr>
                <w:rFonts w:ascii="Times New Roman" w:eastAsia="仿宋_GB2312" w:hAnsi="Times New Roman" w:cs="Times New Roman"/>
                <w:sz w:val="20"/>
                <w:szCs w:val="20"/>
              </w:rPr>
            </w:pPr>
          </w:p>
        </w:tc>
      </w:tr>
    </w:tbl>
    <w:p w14:paraId="59B7FF88" w14:textId="77777777" w:rsidR="007617DE" w:rsidRDefault="00AE300B">
      <w:pPr>
        <w:pStyle w:val="27"/>
        <w:spacing w:beforeLines="50" w:before="120" w:afterLines="50" w:after="120"/>
        <w:ind w:firstLineChars="0" w:firstLine="0"/>
        <w:jc w:val="both"/>
        <w:rPr>
          <w:rFonts w:ascii="Times New Roman" w:eastAsia="仿宋_GB2312" w:hAnsi="Times New Roman" w:cs="Times New Roman"/>
          <w:i/>
          <w:iCs/>
          <w:color w:val="auto"/>
          <w:sz w:val="16"/>
          <w:szCs w:val="16"/>
          <w:lang w:eastAsia="zh-CN"/>
        </w:rPr>
      </w:pPr>
      <w:r>
        <w:rPr>
          <w:rFonts w:ascii="Times New Roman" w:eastAsia="仿宋_GB2312" w:hAnsi="Times New Roman" w:cs="Times New Roman"/>
          <w:b/>
          <w:i/>
          <w:iCs/>
          <w:color w:val="auto"/>
          <w:sz w:val="16"/>
          <w:szCs w:val="16"/>
          <w:lang w:eastAsia="zh-CN"/>
        </w:rPr>
        <w:t>Note</w:t>
      </w:r>
      <w:r>
        <w:rPr>
          <w:rFonts w:ascii="Times New Roman" w:hAnsi="Times New Roman" w:cs="Times New Roman"/>
          <w:i/>
          <w:iCs/>
          <w:color w:val="auto"/>
          <w:sz w:val="16"/>
          <w:szCs w:val="16"/>
        </w:rPr>
        <w:t xml:space="preserve">: * Input varies within </w:t>
      </w:r>
      <w:r>
        <w:rPr>
          <w:rFonts w:ascii="Times New Roman" w:hAnsi="Times New Roman" w:cs="Times New Roman"/>
          <w:i/>
          <w:iCs/>
          <w:color w:val="auto"/>
          <w:sz w:val="16"/>
          <w:szCs w:val="16"/>
          <w:rPrChange w:id="1153" w:author="Xuning Wei12232" w:date="2026-10-24T11:11:00Z">
            <w:rPr>
              <w:rFonts w:ascii="Times New Roman" w:hAnsi="Times New Roman" w:cs="Times New Roman"/>
              <w:i/>
              <w:iCs/>
              <w:color w:val="0000FF"/>
              <w:sz w:val="16"/>
              <w:szCs w:val="16"/>
            </w:rPr>
          </w:rPrChange>
        </w:rPr>
        <w:t>a</w:t>
      </w:r>
      <w:commentRangeStart w:id="1154"/>
      <w:commentRangeStart w:id="1155"/>
      <w:r>
        <w:rPr>
          <w:rFonts w:ascii="Times New Roman" w:hAnsi="Times New Roman" w:cs="Times New Roman"/>
          <w:i/>
          <w:iCs/>
          <w:color w:val="auto"/>
          <w:sz w:val="16"/>
          <w:szCs w:val="16"/>
          <w:rPrChange w:id="1156" w:author="Xuning Wei12232" w:date="2026-10-24T11:11:00Z">
            <w:rPr>
              <w:rFonts w:ascii="Times New Roman" w:hAnsi="Times New Roman" w:cs="Times New Roman"/>
              <w:i/>
              <w:iCs/>
              <w:color w:val="0000FF"/>
              <w:sz w:val="16"/>
              <w:szCs w:val="16"/>
            </w:rPr>
          </w:rPrChange>
        </w:rPr>
        <w:t xml:space="preserve"> ± 0.2%</w:t>
      </w:r>
      <w:commentRangeEnd w:id="1154"/>
      <w:r>
        <w:rPr>
          <w:rStyle w:val="CommentReference"/>
          <w:rFonts w:ascii="Times New Roman" w:hAnsi="Times New Roman" w:cs="Times New Roman"/>
          <w:i/>
          <w:iCs/>
          <w:color w:val="auto"/>
          <w:sz w:val="16"/>
          <w:szCs w:val="16"/>
          <w:rPrChange w:id="1157" w:author="Xuning Wei12232" w:date="2026-10-24T11:11:00Z">
            <w:rPr>
              <w:rStyle w:val="CommentReference"/>
              <w:rFonts w:ascii="Times New Roman" w:hAnsi="Times New Roman" w:cs="Times New Roman"/>
              <w:i/>
              <w:iCs/>
              <w:color w:val="0000FF"/>
              <w:sz w:val="16"/>
              <w:szCs w:val="16"/>
            </w:rPr>
          </w:rPrChange>
        </w:rPr>
        <w:commentReference w:id="1154"/>
      </w:r>
      <w:commentRangeEnd w:id="1155"/>
      <w:r>
        <w:rPr>
          <w:rStyle w:val="CommentReference"/>
          <w:color w:val="auto"/>
          <w:rPrChange w:id="1158" w:author="Xuning Wei12232" w:date="2026-10-24T11:11:00Z">
            <w:rPr>
              <w:rStyle w:val="CommentReference"/>
            </w:rPr>
          </w:rPrChange>
        </w:rPr>
        <w:commentReference w:id="1155"/>
      </w:r>
      <w:r>
        <w:rPr>
          <w:rFonts w:ascii="Times New Roman" w:hAnsi="Times New Roman" w:cs="Times New Roman"/>
          <w:i/>
          <w:iCs/>
          <w:color w:val="auto"/>
          <w:sz w:val="16"/>
          <w:szCs w:val="16"/>
          <w:rPrChange w:id="1159" w:author="Xuning Wei12232" w:date="2026-10-24T11:11:00Z">
            <w:rPr>
              <w:rFonts w:ascii="Times New Roman" w:hAnsi="Times New Roman" w:cs="Times New Roman"/>
              <w:i/>
              <w:iCs/>
              <w:color w:val="0000FF"/>
              <w:sz w:val="16"/>
              <w:szCs w:val="16"/>
            </w:rPr>
          </w:rPrChange>
        </w:rPr>
        <w:t xml:space="preserve"> </w:t>
      </w:r>
      <w:r>
        <w:rPr>
          <w:rFonts w:ascii="Times New Roman" w:hAnsi="Times New Roman" w:cs="Times New Roman"/>
          <w:i/>
          <w:iCs/>
          <w:color w:val="auto"/>
          <w:sz w:val="16"/>
          <w:szCs w:val="16"/>
        </w:rPr>
        <w:t xml:space="preserve">range of the target input. The </w:t>
      </w:r>
      <w:r>
        <w:rPr>
          <w:rFonts w:ascii="Times New Roman" w:hAnsi="Times New Roman" w:cs="Times New Roman"/>
          <w:i/>
          <w:iCs/>
          <w:color w:val="auto"/>
          <w:sz w:val="16"/>
          <w:szCs w:val="16"/>
          <w:lang w:eastAsia="zh-CN"/>
        </w:rPr>
        <w:t>batch size</w:t>
      </w:r>
      <w:r>
        <w:rPr>
          <w:rFonts w:ascii="Times New Roman" w:hAnsi="Times New Roman" w:cs="Times New Roman"/>
          <w:i/>
          <w:iCs/>
          <w:color w:val="auto"/>
          <w:sz w:val="16"/>
          <w:szCs w:val="16"/>
        </w:rPr>
        <w:t xml:space="preserve"> (output) is calculated based on the </w:t>
      </w:r>
      <w:del w:id="1160" w:author="Xuning Wei12232" w:date="2026-10-19T20:42:00Z">
        <w:r>
          <w:rPr>
            <w:rFonts w:ascii="Times New Roman" w:hAnsi="Times New Roman" w:cs="Times New Roman"/>
            <w:i/>
            <w:iCs/>
            <w:color w:val="auto"/>
            <w:sz w:val="16"/>
            <w:szCs w:val="16"/>
          </w:rPr>
          <w:delText xml:space="preserve">2-CTC </w:delText>
        </w:r>
        <w:r>
          <w:rPr>
            <w:rFonts w:ascii="Times New Roman" w:hAnsi="Times New Roman" w:cs="Times New Roman"/>
            <w:i/>
            <w:iCs/>
            <w:color w:val="auto"/>
            <w:sz w:val="16"/>
            <w:szCs w:val="16"/>
            <w:lang w:eastAsia="zh-CN"/>
          </w:rPr>
          <w:delText>resin (1.0 - 1.2 mmol/g)</w:delText>
        </w:r>
        <w:r>
          <w:rPr>
            <w:rFonts w:ascii="Times New Roman" w:hAnsi="Times New Roman" w:cs="Times New Roman"/>
            <w:i/>
            <w:iCs/>
            <w:color w:val="auto"/>
            <w:sz w:val="16"/>
            <w:szCs w:val="16"/>
          </w:rPr>
          <w:delText xml:space="preserve"> </w:delText>
        </w:r>
      </w:del>
      <w:r>
        <w:rPr>
          <w:rFonts w:ascii="Times New Roman" w:hAnsi="Times New Roman" w:cs="Times New Roman"/>
          <w:i/>
          <w:iCs/>
          <w:color w:val="auto"/>
          <w:sz w:val="16"/>
          <w:szCs w:val="16"/>
        </w:rPr>
        <w:t xml:space="preserve">input range and the expected yield range. The lowest input amount charged combined with the expected lowest yield shall give the output lower limitation, while the highest input amount charged combined with the expected highest yield shall give the output upper limitation. </w:t>
      </w:r>
      <w:commentRangeStart w:id="1161"/>
      <w:commentRangeStart w:id="1162"/>
      <w:r>
        <w:rPr>
          <w:rFonts w:ascii="Times New Roman" w:eastAsia="仿宋_GB2312" w:hAnsi="Times New Roman" w:cs="Times New Roman"/>
          <w:i/>
          <w:iCs/>
          <w:color w:val="auto"/>
          <w:sz w:val="16"/>
          <w:szCs w:val="16"/>
          <w:lang w:eastAsia="zh-CN"/>
        </w:rPr>
        <w:t>.</w:t>
      </w:r>
      <w:commentRangeEnd w:id="1161"/>
      <w:r>
        <w:rPr>
          <w:rStyle w:val="CommentReference"/>
          <w:rFonts w:ascii="Times New Roman" w:eastAsia="仿宋_GB2312" w:hAnsi="Times New Roman" w:cs="Times New Roman"/>
          <w:i/>
          <w:iCs/>
          <w:color w:val="auto"/>
          <w:sz w:val="16"/>
          <w:szCs w:val="16"/>
          <w:lang w:eastAsia="zh-CN"/>
        </w:rPr>
        <w:commentReference w:id="1161"/>
      </w:r>
      <w:commentRangeEnd w:id="1162"/>
      <w:r>
        <w:rPr>
          <w:rStyle w:val="CommentReference"/>
          <w:color w:val="auto"/>
          <w:rPrChange w:id="1163" w:author="Xuning Wei12232" w:date="2026-10-24T11:11:00Z">
            <w:rPr>
              <w:rStyle w:val="CommentReference"/>
            </w:rPr>
          </w:rPrChange>
        </w:rPr>
        <w:commentReference w:id="1162"/>
      </w:r>
    </w:p>
    <w:p w14:paraId="47B4356F" w14:textId="77777777" w:rsidR="007617DE" w:rsidRPr="007617DE" w:rsidRDefault="00AE300B" w:rsidP="007617DE">
      <w:pPr>
        <w:spacing w:beforeLines="50" w:before="120" w:afterLines="50" w:after="120" w:line="360" w:lineRule="auto"/>
        <w:jc w:val="both"/>
        <w:rPr>
          <w:ins w:id="1164" w:author="Xuning Wei12232" w:date="2026-10-18T09:28:00Z"/>
          <w:rFonts w:ascii="Times New Roman" w:eastAsia="仿宋_GB2312" w:hAnsi="Times New Roman" w:cs="Times New Roman"/>
          <w:sz w:val="20"/>
          <w:szCs w:val="20"/>
          <w:rPrChange w:id="1165" w:author="Xuning Wei12232" w:date="2026-10-24T11:11:00Z">
            <w:rPr>
              <w:ins w:id="1166" w:author="Xuning Wei12232" w:date="2026-10-18T09:28:00Z"/>
              <w:rFonts w:ascii="Times New Roman" w:eastAsia="仿宋_GB2312" w:hAnsi="Times New Roman" w:cs="Times New Roman"/>
              <w:color w:val="0000FF"/>
              <w:sz w:val="20"/>
              <w:szCs w:val="20"/>
            </w:rPr>
          </w:rPrChange>
        </w:rPr>
        <w:pPrChange w:id="1167" w:author="Xuning Wei12232" w:date="2026-10-19T20:48:00Z">
          <w:pPr>
            <w:spacing w:beforeLines="50" w:before="120" w:afterLines="50" w:after="120" w:line="360" w:lineRule="auto"/>
          </w:pPr>
        </w:pPrChange>
      </w:pPr>
      <w:ins w:id="1168" w:author="Xuning Wei12232" w:date="2026-10-18T09:28:00Z">
        <w:r>
          <w:rPr>
            <w:rFonts w:ascii="Times New Roman" w:eastAsia="仿宋_GB2312" w:hAnsi="Times New Roman" w:cs="Times New Roman"/>
            <w:b/>
            <w:sz w:val="20"/>
            <w:szCs w:val="20"/>
            <w:rPrChange w:id="1169" w:author="Xuning Wei12232" w:date="2026-10-24T11:11:00Z">
              <w:rPr>
                <w:rFonts w:ascii="Times New Roman" w:eastAsia="Times New Roman" w:hAnsi="Times New Roman" w:cs="Times New Roman"/>
                <w:b/>
                <w:sz w:val="16"/>
                <w:szCs w:val="16"/>
                <w:lang w:eastAsia="zh-CN"/>
              </w:rPr>
            </w:rPrChange>
          </w:rPr>
          <w:t>Process validation (PPQ) strategy</w:t>
        </w:r>
        <w:r>
          <w:rPr>
            <w:rFonts w:ascii="Times New Roman" w:eastAsia="仿宋_GB2312" w:hAnsi="Times New Roman" w:cs="Times New Roman"/>
            <w:b/>
            <w:sz w:val="20"/>
            <w:szCs w:val="20"/>
          </w:rPr>
          <w:t xml:space="preserve">: </w:t>
        </w:r>
        <w:r>
          <w:rPr>
            <w:rFonts w:ascii="Times New Roman" w:eastAsia="仿宋_GB2312" w:hAnsi="Times New Roman" w:cs="Times New Roman"/>
            <w:sz w:val="20"/>
            <w:szCs w:val="20"/>
            <w:rPrChange w:id="1170" w:author="Xuning Wei12232" w:date="2026-10-24T11:11:00Z">
              <w:rPr>
                <w:rFonts w:ascii="Times New Roman" w:eastAsia="Times New Roman" w:hAnsi="Times New Roman" w:cs="Times New Roman"/>
                <w:sz w:val="16"/>
                <w:szCs w:val="16"/>
                <w:lang w:eastAsia="zh-CN"/>
              </w:rPr>
            </w:rPrChange>
          </w:rPr>
          <w:t xml:space="preserve">Figure 3 depicts the </w:t>
        </w:r>
        <w:proofErr w:type="spellStart"/>
        <w:r>
          <w:rPr>
            <w:rFonts w:ascii="Times New Roman" w:eastAsia="仿宋_GB2312" w:hAnsi="Times New Roman" w:cs="Times New Roman"/>
            <w:sz w:val="20"/>
            <w:szCs w:val="20"/>
          </w:rPr>
          <w:t>Eloralintide</w:t>
        </w:r>
        <w:proofErr w:type="spellEnd"/>
        <w:r>
          <w:rPr>
            <w:rFonts w:ascii="Times New Roman" w:eastAsia="仿宋_GB2312" w:hAnsi="Times New Roman" w:cs="Times New Roman"/>
            <w:sz w:val="20"/>
            <w:szCs w:val="20"/>
          </w:rPr>
          <w:t xml:space="preserve"> Fragment 2</w:t>
        </w:r>
        <w:r>
          <w:rPr>
            <w:rFonts w:ascii="Times New Roman" w:eastAsia="仿宋_GB2312" w:hAnsi="Times New Roman" w:cs="Times New Roman"/>
            <w:sz w:val="20"/>
            <w:szCs w:val="20"/>
            <w:rPrChange w:id="1171" w:author="Xuning Wei12232" w:date="2026-10-24T11:11:00Z">
              <w:rPr>
                <w:rFonts w:ascii="Times New Roman" w:eastAsia="Times New Roman" w:hAnsi="Times New Roman" w:cs="Times New Roman"/>
                <w:sz w:val="16"/>
                <w:szCs w:val="16"/>
                <w:lang w:eastAsia="zh-CN"/>
              </w:rPr>
            </w:rPrChange>
          </w:rPr>
          <w:t xml:space="preserve"> PPQ batch </w:t>
        </w:r>
      </w:ins>
      <w:ins w:id="1172" w:author="Xuning Wei12232" w:date="2026-10-21T10:55:00Z">
        <w:r>
          <w:rPr>
            <w:rFonts w:ascii="Times New Roman" w:eastAsia="仿宋_GB2312" w:hAnsi="Times New Roman" w:cs="Times New Roman"/>
            <w:sz w:val="20"/>
            <w:szCs w:val="20"/>
            <w:rPrChange w:id="1173" w:author="Xuning Wei12232" w:date="2026-10-24T11:11:00Z">
              <w:rPr>
                <w:rFonts w:ascii="Times New Roman" w:eastAsia="仿宋_GB2312" w:hAnsi="Times New Roman" w:cs="Times New Roman"/>
                <w:b/>
                <w:sz w:val="20"/>
                <w:szCs w:val="20"/>
              </w:rPr>
            </w:rPrChange>
          </w:rPr>
          <w:t>strategy</w:t>
        </w:r>
      </w:ins>
      <w:ins w:id="1174" w:author="Xuning Wei12232" w:date="2026-10-18T09:31:00Z">
        <w:r>
          <w:rPr>
            <w:rFonts w:ascii="Times New Roman" w:eastAsia="仿宋_GB2312" w:hAnsi="Times New Roman" w:cs="Times New Roman"/>
            <w:sz w:val="20"/>
            <w:szCs w:val="20"/>
          </w:rPr>
          <w:t>,</w:t>
        </w:r>
      </w:ins>
      <w:ins w:id="1175" w:author="Xuning Wei12232" w:date="2026-10-18T09:28:00Z">
        <w:r>
          <w:rPr>
            <w:rFonts w:ascii="Times New Roman" w:eastAsia="仿宋_GB2312" w:hAnsi="Times New Roman" w:cs="Times New Roman"/>
            <w:sz w:val="20"/>
            <w:szCs w:val="20"/>
          </w:rPr>
          <w:t xml:space="preserve"> </w:t>
        </w:r>
      </w:ins>
      <w:ins w:id="1176" w:author="Xuning Wei12232" w:date="2026-10-18T11:16:00Z">
        <w:r>
          <w:rPr>
            <w:rFonts w:ascii="Times New Roman" w:eastAsia="仿宋_GB2312" w:hAnsi="Times New Roman" w:cs="Times New Roman"/>
            <w:sz w:val="20"/>
            <w:szCs w:val="20"/>
          </w:rPr>
          <w:t>t</w:t>
        </w:r>
      </w:ins>
      <w:ins w:id="1177" w:author="Xuning Wei12232" w:date="2026-10-18T11:11:00Z">
        <w:r>
          <w:rPr>
            <w:rFonts w:ascii="Times New Roman" w:eastAsia="仿宋_GB2312" w:hAnsi="Times New Roman" w:cs="Times New Roman"/>
            <w:sz w:val="20"/>
            <w:szCs w:val="20"/>
            <w:rPrChange w:id="1178" w:author="Xuning Wei12232" w:date="2026-10-24T11:11:00Z">
              <w:rPr>
                <w:rFonts w:ascii="Times New Roman" w:eastAsia="Times New Roman" w:hAnsi="Times New Roman" w:cs="Times New Roman"/>
                <w:sz w:val="16"/>
                <w:szCs w:val="16"/>
                <w:lang w:eastAsia="zh-CN"/>
              </w:rPr>
            </w:rPrChange>
          </w:rPr>
          <w:t>hree commercial</w:t>
        </w:r>
        <w:r>
          <w:rPr>
            <w:rFonts w:ascii="Times New Roman" w:eastAsia="仿宋_GB2312" w:hAnsi="Times New Roman" w:cs="Times New Roman"/>
            <w:sz w:val="20"/>
            <w:szCs w:val="20"/>
            <w:rPrChange w:id="1179" w:author="Xuning Wei12232" w:date="2026-10-24T11:11:00Z">
              <w:rPr/>
            </w:rPrChange>
          </w:rPr>
          <w:noBreakHyphen/>
        </w:r>
        <w:r>
          <w:rPr>
            <w:rFonts w:ascii="Times New Roman" w:eastAsia="仿宋_GB2312" w:hAnsi="Times New Roman" w:cs="Times New Roman"/>
            <w:sz w:val="20"/>
            <w:szCs w:val="20"/>
            <w:rPrChange w:id="1180" w:author="Xuning Wei12232" w:date="2026-10-24T11:11:00Z">
              <w:rPr>
                <w:rFonts w:ascii="Times New Roman" w:eastAsia="Times New Roman" w:hAnsi="Times New Roman" w:cs="Times New Roman"/>
                <w:sz w:val="16"/>
                <w:szCs w:val="16"/>
                <w:lang w:eastAsia="zh-CN"/>
              </w:rPr>
            </w:rPrChange>
          </w:rPr>
          <w:t>scale SPPS PPQ batches</w:t>
        </w:r>
        <w:r>
          <w:rPr>
            <w:rFonts w:ascii="Times New Roman" w:eastAsia="仿宋_GB2312" w:hAnsi="Times New Roman" w:cs="Times New Roman"/>
            <w:sz w:val="20"/>
            <w:szCs w:val="20"/>
            <w:rPrChange w:id="1181" w:author="Xuning Wei12232" w:date="2026-10-24T11:11:00Z">
              <w:rPr>
                <w:rFonts w:ascii="Times New Roman" w:eastAsia="仿宋_GB2312" w:hAnsi="Times New Roman" w:cs="Times New Roman"/>
                <w:color w:val="0000FF"/>
                <w:sz w:val="20"/>
                <w:szCs w:val="20"/>
              </w:rPr>
            </w:rPrChange>
          </w:rPr>
          <w:t xml:space="preserve"> </w:t>
        </w:r>
      </w:ins>
      <w:ins w:id="1182" w:author="Xuning Wei12232" w:date="2026-10-19T20:46:00Z">
        <w:r>
          <w:rPr>
            <w:rFonts w:ascii="Times New Roman" w:eastAsia="仿宋_GB2312" w:hAnsi="Times New Roman" w:cs="Times New Roman"/>
            <w:sz w:val="20"/>
            <w:szCs w:val="20"/>
            <w:rPrChange w:id="1183" w:author="Xuning Wei12232" w:date="2026-10-24T11:11:00Z">
              <w:rPr>
                <w:rFonts w:ascii="Times New Roman" w:eastAsia="仿宋_GB2312" w:hAnsi="Times New Roman" w:cs="Times New Roman"/>
                <w:color w:val="FF0000"/>
                <w:sz w:val="20"/>
                <w:szCs w:val="20"/>
              </w:rPr>
            </w:rPrChange>
          </w:rPr>
          <w:t xml:space="preserve">is based on the batch </w:t>
        </w:r>
      </w:ins>
      <w:ins w:id="1184" w:author="Xuning Wei12232" w:date="2026-10-21T10:55:00Z">
        <w:r>
          <w:rPr>
            <w:rFonts w:ascii="Times New Roman" w:eastAsia="仿宋_GB2312" w:hAnsi="Times New Roman" w:cs="Times New Roman"/>
            <w:sz w:val="20"/>
            <w:szCs w:val="20"/>
            <w:rPrChange w:id="1185" w:author="Xuning Wei12232" w:date="2026-10-24T11:11:00Z">
              <w:rPr>
                <w:rFonts w:ascii="Times New Roman" w:eastAsia="仿宋_GB2312" w:hAnsi="Times New Roman" w:cs="Times New Roman"/>
                <w:b/>
                <w:sz w:val="20"/>
                <w:szCs w:val="20"/>
              </w:rPr>
            </w:rPrChange>
          </w:rPr>
          <w:t>strategy</w:t>
        </w:r>
      </w:ins>
      <w:ins w:id="1186" w:author="Xuning Wei12232" w:date="2026-10-19T20:46:00Z">
        <w:r>
          <w:rPr>
            <w:rFonts w:ascii="Times New Roman" w:eastAsia="仿宋_GB2312" w:hAnsi="Times New Roman" w:cs="Times New Roman"/>
            <w:sz w:val="20"/>
            <w:szCs w:val="20"/>
            <w:rPrChange w:id="1187" w:author="Xuning Wei12232" w:date="2026-10-24T11:11:00Z">
              <w:rPr>
                <w:rFonts w:ascii="Times New Roman" w:eastAsia="仿宋_GB2312" w:hAnsi="Times New Roman" w:cs="Times New Roman"/>
                <w:color w:val="FF0000"/>
                <w:sz w:val="20"/>
                <w:szCs w:val="20"/>
              </w:rPr>
            </w:rPrChange>
          </w:rPr>
          <w:t xml:space="preserve"> shown in Figure</w:t>
        </w:r>
      </w:ins>
      <w:ins w:id="1188" w:author="Xuning Wei12232" w:date="2026-10-21T10:49:00Z">
        <w:r>
          <w:rPr>
            <w:rFonts w:ascii="Times New Roman" w:eastAsia="仿宋_GB2312" w:hAnsi="Times New Roman" w:cs="Times New Roman"/>
            <w:sz w:val="20"/>
            <w:szCs w:val="20"/>
          </w:rPr>
          <w:t xml:space="preserve"> 3</w:t>
        </w:r>
      </w:ins>
      <w:ins w:id="1189" w:author="Xuning Wei12232" w:date="2026-10-19T20:46:00Z">
        <w:r>
          <w:rPr>
            <w:rFonts w:ascii="Times New Roman" w:eastAsia="仿宋_GB2312" w:hAnsi="Times New Roman" w:cs="Times New Roman"/>
            <w:sz w:val="20"/>
            <w:szCs w:val="20"/>
            <w:rPrChange w:id="1190" w:author="Xuning Wei12232" w:date="2026-10-24T11:11:00Z">
              <w:rPr>
                <w:rFonts w:ascii="Times New Roman" w:eastAsia="仿宋_GB2312" w:hAnsi="Times New Roman" w:cs="Times New Roman"/>
                <w:color w:val="FF0000"/>
                <w:sz w:val="20"/>
                <w:szCs w:val="20"/>
              </w:rPr>
            </w:rPrChange>
          </w:rPr>
          <w:t xml:space="preserve">. It is designed to demonstrate that Step 1 (SPPS) and Step 2 (cleavage), operated under routine commercial manufacturing conditions at </w:t>
        </w:r>
        <w:proofErr w:type="spellStart"/>
        <w:r>
          <w:rPr>
            <w:rFonts w:ascii="Times New Roman" w:eastAsia="仿宋_GB2312" w:hAnsi="Times New Roman" w:cs="Times New Roman"/>
            <w:sz w:val="20"/>
            <w:szCs w:val="20"/>
            <w:rPrChange w:id="1191" w:author="Xuning Wei12232" w:date="2026-10-24T11:11:00Z">
              <w:rPr>
                <w:rFonts w:ascii="Times New Roman" w:eastAsia="仿宋_GB2312" w:hAnsi="Times New Roman" w:cs="Times New Roman"/>
                <w:color w:val="FF0000"/>
                <w:sz w:val="20"/>
                <w:szCs w:val="20"/>
              </w:rPr>
            </w:rPrChange>
          </w:rPr>
          <w:t>Asymchem</w:t>
        </w:r>
        <w:proofErr w:type="spellEnd"/>
        <w:r>
          <w:rPr>
            <w:rFonts w:ascii="Times New Roman" w:eastAsia="仿宋_GB2312" w:hAnsi="Times New Roman" w:cs="Times New Roman"/>
            <w:sz w:val="20"/>
            <w:szCs w:val="20"/>
            <w:rPrChange w:id="1192" w:author="Xuning Wei12232" w:date="2026-10-24T11:11:00Z">
              <w:rPr>
                <w:rFonts w:ascii="Times New Roman" w:eastAsia="仿宋_GB2312" w:hAnsi="Times New Roman" w:cs="Times New Roman"/>
                <w:color w:val="FF0000"/>
                <w:sz w:val="20"/>
                <w:szCs w:val="20"/>
              </w:rPr>
            </w:rPrChange>
          </w:rPr>
          <w:t xml:space="preserve"> TJ4, consistently produce </w:t>
        </w:r>
      </w:ins>
      <w:ins w:id="1193" w:author="Xuning Wei12232" w:date="2026-10-21T10:50:00Z">
        <w:r>
          <w:rPr>
            <w:rFonts w:ascii="Times New Roman" w:eastAsia="仿宋_GB2312" w:hAnsi="Times New Roman" w:cs="Times New Roman"/>
            <w:sz w:val="20"/>
            <w:szCs w:val="20"/>
          </w:rPr>
          <w:t xml:space="preserve">in-process </w:t>
        </w:r>
      </w:ins>
      <w:ins w:id="1194" w:author="Xuning Wei12232" w:date="2026-10-19T20:46:00Z">
        <w:r>
          <w:rPr>
            <w:rFonts w:ascii="Times New Roman" w:eastAsia="仿宋_GB2312" w:hAnsi="Times New Roman" w:cs="Times New Roman"/>
            <w:sz w:val="20"/>
            <w:szCs w:val="20"/>
            <w:rPrChange w:id="1195" w:author="Xuning Wei12232" w:date="2026-10-24T11:11:00Z">
              <w:rPr>
                <w:rFonts w:ascii="Times New Roman" w:eastAsia="仿宋_GB2312" w:hAnsi="Times New Roman" w:cs="Times New Roman"/>
                <w:color w:val="FF0000"/>
                <w:sz w:val="20"/>
                <w:szCs w:val="20"/>
              </w:rPr>
            </w:rPrChange>
          </w:rPr>
          <w:t>intermediates that meet pre-established acceptance c</w:t>
        </w:r>
        <w:r>
          <w:rPr>
            <w:rFonts w:ascii="Times New Roman" w:eastAsia="仿宋_GB2312" w:hAnsi="Times New Roman" w:cs="Times New Roman"/>
            <w:sz w:val="20"/>
            <w:szCs w:val="20"/>
          </w:rPr>
          <w:t>riteria. The design comprises:</w:t>
        </w:r>
      </w:ins>
      <w:ins w:id="1196" w:author="Xuning Wei12232" w:date="2026-10-21T10:47:00Z">
        <w:r>
          <w:rPr>
            <w:rFonts w:ascii="Times New Roman" w:eastAsia="仿宋_GB2312" w:hAnsi="Times New Roman" w:cs="Times New Roman"/>
            <w:sz w:val="20"/>
            <w:szCs w:val="20"/>
          </w:rPr>
          <w:t xml:space="preserve"> </w:t>
        </w:r>
      </w:ins>
      <w:ins w:id="1197" w:author="Xuning Wei12232" w:date="2026-10-19T20:46:00Z">
        <w:r>
          <w:rPr>
            <w:rFonts w:ascii="Times New Roman" w:eastAsia="仿宋_GB2312" w:hAnsi="Times New Roman" w:cs="Times New Roman"/>
            <w:sz w:val="20"/>
            <w:szCs w:val="20"/>
            <w:rPrChange w:id="1198" w:author="Xuning Wei12232" w:date="2026-10-24T11:11:00Z">
              <w:rPr>
                <w:rFonts w:ascii="Times New Roman" w:eastAsia="仿宋_GB2312" w:hAnsi="Times New Roman" w:cs="Times New Roman"/>
                <w:color w:val="FF0000"/>
                <w:sz w:val="20"/>
                <w:szCs w:val="20"/>
              </w:rPr>
            </w:rPrChange>
          </w:rPr>
          <w:t xml:space="preserve">Step 1 (SPPS): three consecutive SPPS PPQ batches (SPPS PPQ1, PPQ2 and PPQ3) manufactured at commercial scale using qualified equipment, approved raw materials, approved master batch records (MBRs) and the validated raw material </w:t>
        </w:r>
        <w:r>
          <w:rPr>
            <w:rFonts w:ascii="Times New Roman" w:eastAsia="仿宋_GB2312" w:hAnsi="Times New Roman" w:cs="Times New Roman"/>
            <w:sz w:val="20"/>
            <w:szCs w:val="20"/>
          </w:rPr>
          <w:t>charge calculation spreadsheet.</w:t>
        </w:r>
        <w:r>
          <w:rPr>
            <w:rFonts w:ascii="Times New Roman" w:eastAsia="仿宋_GB2312" w:hAnsi="Times New Roman" w:cs="Times New Roman"/>
            <w:sz w:val="20"/>
            <w:szCs w:val="20"/>
            <w:rPrChange w:id="1199" w:author="Xuning Wei12232" w:date="2026-10-24T11:11:00Z">
              <w:rPr>
                <w:rFonts w:ascii="Times New Roman" w:eastAsia="仿宋_GB2312" w:hAnsi="Times New Roman" w:cs="Times New Roman"/>
                <w:color w:val="FF0000"/>
                <w:sz w:val="20"/>
                <w:szCs w:val="20"/>
              </w:rPr>
            </w:rPrChange>
          </w:rPr>
          <w:t xml:space="preserve"> Step 2 (cleavage): three consecutive cleavage PPQ batches (Cleavage PPQ1, PPQ2 and PPQ3) manufactured at commercial scale using qualified equipment, approved raw materials, approved master batch records (MBRs) and the validated raw material </w:t>
        </w:r>
        <w:r>
          <w:rPr>
            <w:rFonts w:ascii="Times New Roman" w:eastAsia="仿宋_GB2312" w:hAnsi="Times New Roman" w:cs="Times New Roman"/>
            <w:sz w:val="20"/>
            <w:szCs w:val="20"/>
          </w:rPr>
          <w:t>charge calculation spreadsheet.</w:t>
        </w:r>
        <w:r>
          <w:rPr>
            <w:rFonts w:ascii="Times New Roman" w:eastAsia="仿宋_GB2312" w:hAnsi="Times New Roman" w:cs="Times New Roman"/>
            <w:sz w:val="20"/>
            <w:szCs w:val="20"/>
            <w:rPrChange w:id="1200" w:author="Xuning Wei12232" w:date="2026-10-24T11:11:00Z">
              <w:rPr>
                <w:rFonts w:ascii="Times New Roman" w:eastAsia="仿宋_GB2312" w:hAnsi="Times New Roman" w:cs="Times New Roman"/>
                <w:color w:val="FF0000"/>
                <w:sz w:val="20"/>
                <w:szCs w:val="20"/>
              </w:rPr>
            </w:rPrChange>
          </w:rPr>
          <w:t xml:space="preserve"> Material input variability: the SPPS PPQ batches use different approved raw material sources. The three consecutive cleavage PPQ batches are derived from three SPPS batches </w:t>
        </w:r>
        <w:r>
          <w:rPr>
            <w:rFonts w:ascii="Times New Roman" w:eastAsia="仿宋_GB2312" w:hAnsi="Times New Roman" w:cs="Times New Roman"/>
            <w:sz w:val="20"/>
            <w:szCs w:val="20"/>
          </w:rPr>
          <w:t>(SPPS PPQ1, PPQ2 and PPQ3).</w:t>
        </w:r>
        <w:r>
          <w:rPr>
            <w:rFonts w:ascii="Times New Roman" w:eastAsia="仿宋_GB2312" w:hAnsi="Times New Roman" w:cs="Times New Roman"/>
            <w:sz w:val="20"/>
            <w:szCs w:val="20"/>
            <w:rPrChange w:id="1201" w:author="Xuning Wei12232" w:date="2026-10-24T11:11:00Z">
              <w:rPr>
                <w:rFonts w:ascii="Times New Roman" w:eastAsia="仿宋_GB2312" w:hAnsi="Times New Roman" w:cs="Times New Roman"/>
                <w:color w:val="FF0000"/>
                <w:sz w:val="20"/>
                <w:szCs w:val="20"/>
              </w:rPr>
            </w:rPrChange>
          </w:rPr>
          <w:t xml:space="preserve"> </w:t>
        </w:r>
      </w:ins>
      <w:ins w:id="1202" w:author="Xuning Wei12232" w:date="2026-10-21T10:54:00Z">
        <w:r>
          <w:rPr>
            <w:rFonts w:ascii="Times New Roman" w:eastAsia="仿宋_GB2312" w:hAnsi="Times New Roman" w:cs="Times New Roman"/>
            <w:sz w:val="20"/>
            <w:szCs w:val="20"/>
            <w:rPrChange w:id="1203" w:author="Xuning Wei12232" w:date="2026-10-24T11:11:00Z">
              <w:rPr>
                <w:sz w:val="20"/>
                <w:szCs w:val="20"/>
              </w:rPr>
            </w:rPrChange>
          </w:rPr>
          <w:t xml:space="preserve">Batch-related governance items are defined within </w:t>
        </w:r>
        <w:proofErr w:type="spellStart"/>
        <w:r>
          <w:rPr>
            <w:rFonts w:ascii="Times New Roman" w:eastAsia="仿宋_GB2312" w:hAnsi="Times New Roman" w:cs="Times New Roman"/>
            <w:sz w:val="20"/>
            <w:szCs w:val="20"/>
            <w:rPrChange w:id="1204" w:author="Xuning Wei12232" w:date="2026-10-24T11:11:00Z">
              <w:rPr>
                <w:sz w:val="20"/>
                <w:szCs w:val="20"/>
              </w:rPr>
            </w:rPrChange>
          </w:rPr>
          <w:t>Asymchem</w:t>
        </w:r>
        <w:proofErr w:type="spellEnd"/>
        <w:r>
          <w:rPr>
            <w:rFonts w:ascii="Times New Roman" w:eastAsia="仿宋_GB2312" w:hAnsi="Times New Roman" w:cs="Times New Roman"/>
            <w:sz w:val="20"/>
            <w:szCs w:val="20"/>
            <w:rPrChange w:id="1205" w:author="Xuning Wei12232" w:date="2026-10-24T11:11:00Z">
              <w:rPr>
                <w:sz w:val="20"/>
                <w:szCs w:val="20"/>
              </w:rPr>
            </w:rPrChange>
          </w:rPr>
          <w:t xml:space="preserve"> PPQ protocol(s), which require Lilly API EM Quality approval prior to execution.</w:t>
        </w:r>
      </w:ins>
    </w:p>
    <w:p w14:paraId="6772B4C5" w14:textId="77777777" w:rsidR="007617DE" w:rsidRPr="007617DE" w:rsidRDefault="00AE300B" w:rsidP="007617DE">
      <w:pPr>
        <w:pStyle w:val="27"/>
        <w:ind w:firstLineChars="0" w:firstLine="0"/>
        <w:rPr>
          <w:color w:val="auto"/>
          <w:rPrChange w:id="1206" w:author="Xuning Wei12232" w:date="2026-10-24T11:11:00Z">
            <w:rPr/>
          </w:rPrChange>
        </w:rPr>
        <w:pPrChange w:id="1207" w:author="Xuning Wei12232" w:date="2026-10-19T20:51:00Z">
          <w:pPr>
            <w:pStyle w:val="27"/>
            <w:spacing w:beforeLines="50" w:before="120" w:afterLines="50" w:after="120"/>
            <w:ind w:firstLineChars="0" w:firstLine="0"/>
            <w:jc w:val="center"/>
          </w:pPr>
        </w:pPrChange>
      </w:pPr>
      <w:ins w:id="1208" w:author="Xuning Wei12232" w:date="2026-10-15T15:25:00Z">
        <w:r>
          <w:rPr>
            <w:noProof/>
            <w:color w:val="auto"/>
            <w:lang w:eastAsia="zh-CN"/>
            <w:rPrChange w:id="1209" w:author="Xuning Wei12232" w:date="2026-10-24T11:11:00Z">
              <w:rPr>
                <w:noProof/>
                <w:lang w:eastAsia="zh-CN"/>
              </w:rPr>
            </w:rPrChange>
          </w:rPr>
          <w:lastRenderedPageBreak/>
          <w:drawing>
            <wp:anchor distT="0" distB="0" distL="114300" distR="114300" simplePos="0" relativeHeight="251659264" behindDoc="0" locked="0" layoutInCell="1" allowOverlap="1">
              <wp:simplePos x="0" y="0"/>
              <wp:positionH relativeFrom="column">
                <wp:posOffset>-16510</wp:posOffset>
              </wp:positionH>
              <wp:positionV relativeFrom="paragraph">
                <wp:posOffset>0</wp:posOffset>
              </wp:positionV>
              <wp:extent cx="5732145" cy="3188335"/>
              <wp:effectExtent l="0" t="0" r="1905"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extLst>
                          <a:ext uri="{28A0092B-C50C-407E-A947-70E740481C1C}">
                            <a14:useLocalDpi xmlns:a14="http://schemas.microsoft.com/office/drawing/2010/main" val="0"/>
                          </a:ext>
                        </a:extLst>
                      </a:blip>
                      <a:srcRect b="7084"/>
                      <a:stretch>
                        <a:fillRect/>
                      </a:stretch>
                    </pic:blipFill>
                    <pic:spPr>
                      <a:xfrm>
                        <a:off x="0" y="0"/>
                        <a:ext cx="5732145" cy="3188335"/>
                      </a:xfrm>
                      <a:prstGeom prst="rect">
                        <a:avLst/>
                      </a:prstGeom>
                      <a:ln>
                        <a:noFill/>
                      </a:ln>
                    </pic:spPr>
                  </pic:pic>
                </a:graphicData>
              </a:graphic>
            </wp:anchor>
          </w:drawing>
        </w:r>
      </w:ins>
      <w:del w:id="1210" w:author="Xuning Wei12232" w:date="2026-10-15T15:01:00Z">
        <w:r>
          <w:rPr>
            <w:color w:val="auto"/>
          </w:rPr>
          <w:object w:dxaOrig="5290" w:dyaOrig="2700" w14:anchorId="754EA770">
            <v:shape id="_x0000_i1028" type="#_x0000_t75" style="width:264.5pt;height:135pt" o:ole="">
              <v:imagedata r:id="rId26" o:title=""/>
            </v:shape>
            <o:OLEObject Type="Embed" ProgID="Visio.Drawing.15" ShapeID="_x0000_i1028" DrawAspect="Content" ObjectID="_1854429221" r:id="rId27"/>
          </w:object>
        </w:r>
      </w:del>
    </w:p>
    <w:p w14:paraId="2524816F" w14:textId="77777777" w:rsidR="007617DE" w:rsidRDefault="00AE300B" w:rsidP="007617DE">
      <w:pPr>
        <w:pStyle w:val="27"/>
        <w:ind w:firstLineChars="0" w:firstLine="0"/>
        <w:jc w:val="center"/>
        <w:rPr>
          <w:rFonts w:ascii="Times New Roman" w:eastAsia="仿宋_GB2312" w:hAnsi="Times New Roman" w:cs="Times New Roman"/>
          <w:color w:val="auto"/>
          <w:sz w:val="16"/>
          <w:szCs w:val="16"/>
          <w:lang w:eastAsia="zh-CN"/>
        </w:rPr>
        <w:pPrChange w:id="1211" w:author="Xuning Wei12232" w:date="2026-10-19T20:51:00Z">
          <w:pPr>
            <w:pStyle w:val="27"/>
            <w:spacing w:beforeLines="50" w:before="120" w:afterLines="50" w:after="120"/>
            <w:ind w:firstLineChars="0" w:firstLine="0"/>
            <w:jc w:val="center"/>
          </w:pPr>
        </w:pPrChange>
      </w:pPr>
      <w:r>
        <w:rPr>
          <w:rFonts w:ascii="Times New Roman" w:eastAsia="Times New Roman" w:hAnsi="Times New Roman" w:cs="Times New Roman"/>
          <w:b/>
          <w:iCs/>
          <w:color w:val="auto"/>
          <w:sz w:val="20"/>
          <w:szCs w:val="20"/>
          <w:rPrChange w:id="1212" w:author="Xuning Wei12232" w:date="2026-10-24T11:11:00Z">
            <w:rPr>
              <w:rFonts w:ascii="Times New Roman" w:eastAsia="Times New Roman" w:hAnsi="Times New Roman" w:cs="Times New Roman"/>
              <w:b/>
              <w:i/>
              <w:iCs/>
              <w:color w:val="6E0911"/>
              <w:sz w:val="20"/>
              <w:szCs w:val="20"/>
              <w:u w:val="single"/>
            </w:rPr>
          </w:rPrChange>
        </w:rPr>
        <w:t>Figure 3: Batch tree of the PPQ</w:t>
      </w:r>
      <w:del w:id="1213" w:author="Xuning Wei12232" w:date="2026-09-14T18:19:00Z">
        <w:r>
          <w:rPr>
            <w:rFonts w:ascii="Times New Roman" w:eastAsia="Times New Roman" w:hAnsi="Times New Roman" w:cs="Times New Roman"/>
            <w:b/>
            <w:iCs/>
            <w:color w:val="auto"/>
            <w:sz w:val="20"/>
            <w:szCs w:val="20"/>
            <w:rPrChange w:id="1214" w:author="Xuning Wei12232" w:date="2026-10-24T11:11:00Z">
              <w:rPr>
                <w:rFonts w:ascii="Times New Roman" w:eastAsia="Times New Roman" w:hAnsi="Times New Roman" w:cs="Times New Roman"/>
                <w:b/>
                <w:i/>
                <w:iCs/>
                <w:color w:val="6E0911"/>
                <w:sz w:val="20"/>
                <w:szCs w:val="20"/>
                <w:u w:val="single"/>
              </w:rPr>
            </w:rPrChange>
          </w:rPr>
          <w:delText xml:space="preserve"> &amp; commercial</w:delText>
        </w:r>
      </w:del>
      <w:r>
        <w:rPr>
          <w:rFonts w:ascii="Times New Roman" w:eastAsia="Times New Roman" w:hAnsi="Times New Roman" w:cs="Times New Roman"/>
          <w:b/>
          <w:iCs/>
          <w:color w:val="auto"/>
          <w:sz w:val="20"/>
          <w:szCs w:val="20"/>
          <w:rPrChange w:id="1215" w:author="Xuning Wei12232" w:date="2026-10-24T11:11:00Z">
            <w:rPr>
              <w:rFonts w:ascii="Times New Roman" w:eastAsia="Times New Roman" w:hAnsi="Times New Roman" w:cs="Times New Roman"/>
              <w:b/>
              <w:i/>
              <w:iCs/>
              <w:color w:val="6E0911"/>
              <w:sz w:val="20"/>
              <w:szCs w:val="20"/>
              <w:u w:val="single"/>
            </w:rPr>
          </w:rPrChange>
        </w:rPr>
        <w:t xml:space="preserve"> batches manufacture</w:t>
      </w:r>
    </w:p>
    <w:p w14:paraId="04864ADB"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216" w:name="_Toc243596302"/>
      <w:r>
        <w:rPr>
          <w:rFonts w:ascii="Times New Roman" w:eastAsia="仿宋_GB2312" w:hAnsi="Times New Roman" w:cs="Times New Roman"/>
          <w:sz w:val="21"/>
          <w:szCs w:val="21"/>
        </w:rPr>
        <w:t>Qualified Process Equipment</w:t>
      </w:r>
      <w:bookmarkEnd w:id="1216"/>
      <w:r>
        <w:rPr>
          <w:rFonts w:ascii="Times New Roman" w:eastAsia="仿宋_GB2312" w:hAnsi="Times New Roman" w:cs="Times New Roman"/>
          <w:sz w:val="21"/>
          <w:szCs w:val="21"/>
        </w:rPr>
        <w:t xml:space="preserve"> </w:t>
      </w:r>
    </w:p>
    <w:p w14:paraId="2EF26AA2" w14:textId="77777777" w:rsidR="007617DE" w:rsidRPr="007617DE" w:rsidRDefault="00AE300B">
      <w:pPr>
        <w:spacing w:beforeLines="50" w:before="120" w:afterLines="50" w:after="120" w:line="360" w:lineRule="auto"/>
        <w:contextualSpacing/>
        <w:jc w:val="both"/>
        <w:rPr>
          <w:ins w:id="1217" w:author="Xuning Wei12232" w:date="2026-10-15T15:30:00Z"/>
          <w:rFonts w:ascii="Times New Roman" w:eastAsia="仿宋_GB2312" w:hAnsi="Times New Roman" w:cs="Times New Roman"/>
          <w:sz w:val="20"/>
          <w:szCs w:val="20"/>
          <w:rPrChange w:id="1218" w:author="Xuning Wei12232" w:date="2026-10-24T11:11:00Z">
            <w:rPr>
              <w:ins w:id="1219" w:author="Xuning Wei12232" w:date="2026-10-15T15:30:00Z"/>
              <w:rFonts w:ascii="Times New Roman" w:eastAsia="仿宋_GB2312" w:hAnsi="Times New Roman" w:cs="Times New Roman"/>
              <w:color w:val="0000FF"/>
              <w:sz w:val="20"/>
              <w:szCs w:val="20"/>
            </w:rPr>
          </w:rPrChange>
        </w:rPr>
      </w:pPr>
      <w:r>
        <w:rPr>
          <w:rFonts w:ascii="Times New Roman" w:eastAsia="仿宋_GB2312" w:hAnsi="Times New Roman" w:cs="Times New Roman"/>
          <w:sz w:val="20"/>
          <w:szCs w:val="20"/>
        </w:rPr>
        <w:t xml:space="preserve">All the major equipment to be used in this </w:t>
      </w:r>
      <w:r>
        <w:rPr>
          <w:rFonts w:ascii="Times New Roman" w:eastAsia="仿宋_GB2312" w:hAnsi="Times New Roman" w:cs="Times New Roman"/>
          <w:sz w:val="20"/>
          <w:szCs w:val="20"/>
          <w:lang w:eastAsia="zh-CN"/>
        </w:rPr>
        <w:t>process performance qualification</w:t>
      </w:r>
      <w:r>
        <w:rPr>
          <w:rFonts w:ascii="Times New Roman" w:eastAsia="仿宋_GB2312" w:hAnsi="Times New Roman" w:cs="Times New Roman"/>
          <w:sz w:val="20"/>
          <w:szCs w:val="20"/>
        </w:rPr>
        <w:t xml:space="preserve"> campaign has completed IQ, OQ and PQ (see </w:t>
      </w:r>
      <w:r>
        <w:rPr>
          <w:rFonts w:ascii="Times New Roman" w:eastAsia="仿宋_GB2312" w:hAnsi="Times New Roman" w:cs="Times New Roman"/>
          <w:sz w:val="20"/>
          <w:szCs w:val="20"/>
          <w:rPrChange w:id="1220" w:author="Xuning Wei12232" w:date="2026-10-24T11:11:00Z">
            <w:rPr>
              <w:rFonts w:ascii="Times New Roman" w:eastAsia="仿宋_GB2312" w:hAnsi="Times New Roman" w:cs="Times New Roman"/>
              <w:b/>
              <w:color w:val="000000" w:themeColor="text1"/>
              <w:sz w:val="20"/>
              <w:szCs w:val="20"/>
            </w:rPr>
          </w:rPrChange>
        </w:rPr>
        <w:t>Table 5</w:t>
      </w:r>
      <w:r>
        <w:rPr>
          <w:rFonts w:ascii="Times New Roman" w:eastAsia="仿宋_GB2312" w:hAnsi="Times New Roman" w:cs="Times New Roman"/>
          <w:sz w:val="20"/>
          <w:szCs w:val="20"/>
        </w:rPr>
        <w:t>)</w:t>
      </w:r>
      <w:commentRangeStart w:id="1221"/>
      <w:commentRangeStart w:id="1222"/>
      <w:r>
        <w:rPr>
          <w:rFonts w:ascii="Times New Roman" w:eastAsia="仿宋_GB2312" w:hAnsi="Times New Roman" w:cs="Times New Roman"/>
          <w:sz w:val="20"/>
          <w:szCs w:val="20"/>
        </w:rPr>
        <w:t>.</w:t>
      </w:r>
      <w:commentRangeEnd w:id="1221"/>
      <w:del w:id="1223" w:author="Xuning Wei12232" w:date="2026-10-15T15:29:00Z">
        <w:r>
          <w:rPr>
            <w:rStyle w:val="CommentReference"/>
            <w:sz w:val="22"/>
            <w:szCs w:val="32"/>
          </w:rPr>
          <w:commentReference w:id="1221"/>
        </w:r>
      </w:del>
      <w:ins w:id="1224" w:author="Xuning Wei12232" w:date="2026-10-15T15:29:00Z">
        <w:r>
          <w:rPr>
            <w:rFonts w:ascii="Times New Roman" w:eastAsia="仿宋_GB2312" w:hAnsi="Times New Roman" w:cs="Times New Roman"/>
            <w:sz w:val="20"/>
            <w:szCs w:val="20"/>
          </w:rPr>
          <w:t xml:space="preserve"> The equipment selected is fit for process requirement, referring to equipment suitability assessment &lt;</w:t>
        </w:r>
        <w:commentRangeStart w:id="1225"/>
        <w:commentRangeStart w:id="1226"/>
        <w:r>
          <w:rPr>
            <w:rFonts w:ascii="Times New Roman" w:eastAsia="仿宋_GB2312" w:hAnsi="Times New Roman" w:cs="Times New Roman"/>
            <w:sz w:val="20"/>
            <w:szCs w:val="20"/>
          </w:rPr>
          <w:t>RA-14002</w:t>
        </w:r>
      </w:ins>
      <w:ins w:id="1227" w:author="Xuning Wei12232" w:date="2026-10-15T15:30:00Z">
        <w:r>
          <w:rPr>
            <w:rFonts w:ascii="Times New Roman" w:eastAsia="仿宋_GB2312" w:hAnsi="Times New Roman" w:cs="Times New Roman"/>
            <w:sz w:val="20"/>
            <w:szCs w:val="20"/>
          </w:rPr>
          <w:t>0</w:t>
        </w:r>
      </w:ins>
      <w:ins w:id="1228" w:author="Xuning Wei12232" w:date="2026-10-15T15:29:00Z">
        <w:r>
          <w:rPr>
            <w:rFonts w:ascii="Times New Roman" w:eastAsia="仿宋_GB2312" w:hAnsi="Times New Roman" w:cs="Times New Roman"/>
            <w:sz w:val="20"/>
            <w:szCs w:val="20"/>
          </w:rPr>
          <w:t>03010</w:t>
        </w:r>
      </w:ins>
      <w:ins w:id="1229" w:author="Xuning Wei12232" w:date="2026-10-15T15:30:00Z">
        <w:r>
          <w:rPr>
            <w:rFonts w:ascii="Times New Roman" w:eastAsia="仿宋_GB2312" w:hAnsi="Times New Roman" w:cs="Times New Roman"/>
            <w:sz w:val="20"/>
            <w:szCs w:val="20"/>
          </w:rPr>
          <w:t>1</w:t>
        </w:r>
      </w:ins>
      <w:ins w:id="1230" w:author="Xuning Wei12232" w:date="2026-10-15T15:29:00Z">
        <w:del w:id="1231" w:author="Yu Zhang12718" w:date="2026-10-14T13:09:00Z">
          <w:r>
            <w:rPr>
              <w:rFonts w:ascii="Times New Roman" w:eastAsia="仿宋_GB2312" w:hAnsi="Times New Roman" w:cs="Times New Roman"/>
              <w:sz w:val="20"/>
              <w:szCs w:val="20"/>
            </w:rPr>
            <w:delText>1</w:delText>
          </w:r>
        </w:del>
        <w:r>
          <w:rPr>
            <w:rFonts w:ascii="Times New Roman" w:eastAsia="仿宋_GB2312" w:hAnsi="Times New Roman" w:cs="Times New Roman"/>
            <w:sz w:val="20"/>
            <w:szCs w:val="20"/>
          </w:rPr>
          <w:t>.01</w:t>
        </w:r>
        <w:del w:id="1232" w:author="Yu Zhang12718" w:date="2026-10-13T13:58:00Z">
          <w:r>
            <w:rPr>
              <w:rFonts w:ascii="Times New Roman" w:eastAsia="仿宋_GB2312" w:hAnsi="Times New Roman" w:cs="Times New Roman"/>
              <w:sz w:val="20"/>
              <w:szCs w:val="20"/>
            </w:rPr>
            <w:delText>1</w:delText>
          </w:r>
        </w:del>
        <w:commentRangeEnd w:id="1225"/>
        <w:r>
          <w:rPr>
            <w:rFonts w:ascii="Times New Roman" w:eastAsia="仿宋_GB2312" w:hAnsi="Times New Roman" w:cs="Times New Roman"/>
            <w:sz w:val="20"/>
            <w:szCs w:val="20"/>
          </w:rPr>
          <w:commentReference w:id="1225"/>
        </w:r>
        <w:commentRangeEnd w:id="1226"/>
        <w:r>
          <w:commentReference w:id="1226"/>
        </w:r>
        <w:r>
          <w:rPr>
            <w:rFonts w:ascii="Times New Roman" w:eastAsia="仿宋_GB2312" w:hAnsi="Times New Roman" w:cs="Times New Roman"/>
            <w:sz w:val="20"/>
            <w:szCs w:val="20"/>
          </w:rPr>
          <w:t>&gt;</w:t>
        </w:r>
      </w:ins>
      <w:commentRangeEnd w:id="1222"/>
      <w:del w:id="1233" w:author="Xuning Wei12232" w:date="2026-10-15T15:29:00Z">
        <w:r>
          <w:rPr>
            <w:rStyle w:val="CommentTextChar2"/>
          </w:rPr>
          <w:commentReference w:id="1222"/>
        </w:r>
      </w:del>
      <w:r>
        <w:t xml:space="preserve"> </w:t>
      </w:r>
      <w:r>
        <w:rPr>
          <w:rFonts w:ascii="Times New Roman" w:eastAsia="仿宋_GB2312" w:hAnsi="Times New Roman" w:cs="Times New Roman"/>
          <w:sz w:val="20"/>
          <w:szCs w:val="20"/>
          <w:rPrChange w:id="1234" w:author="Xuning Wei12232" w:date="2026-10-24T11:11:00Z">
            <w:rPr>
              <w:rFonts w:ascii="Times New Roman" w:eastAsia="仿宋_GB2312" w:hAnsi="Times New Roman" w:cs="Times New Roman"/>
              <w:color w:val="0000FF"/>
              <w:sz w:val="20"/>
              <w:szCs w:val="20"/>
            </w:rPr>
          </w:rPrChange>
        </w:rPr>
        <w:t>Equipment selection has been assessed through technology transfer and scale-up activities and is considered suitable for commercial manufacture of ASYM-141366 (reference equipment suitability documentation</w:t>
      </w:r>
      <w:ins w:id="1235" w:author="Xuning Wei12232" w:date="2026-10-18T09:34:00Z">
        <w:r>
          <w:rPr>
            <w:rFonts w:ascii="Times New Roman" w:eastAsia="仿宋_GB2312" w:hAnsi="Times New Roman" w:cs="Times New Roman"/>
            <w:sz w:val="20"/>
            <w:szCs w:val="20"/>
            <w:rPrChange w:id="1236" w:author="Xuning Wei12232" w:date="2026-10-24T11:11:00Z">
              <w:rPr>
                <w:rFonts w:ascii="Times New Roman" w:eastAsia="仿宋_GB2312" w:hAnsi="Times New Roman" w:cs="Times New Roman"/>
                <w:color w:val="0000FF"/>
                <w:sz w:val="20"/>
                <w:szCs w:val="20"/>
              </w:rPr>
            </w:rPrChange>
          </w:rPr>
          <w:t>: RA-140020030101.01</w:t>
        </w:r>
      </w:ins>
      <w:r>
        <w:rPr>
          <w:rFonts w:ascii="Times New Roman" w:eastAsia="仿宋_GB2312" w:hAnsi="Times New Roman" w:cs="Times New Roman"/>
          <w:sz w:val="20"/>
          <w:szCs w:val="20"/>
          <w:rPrChange w:id="1237" w:author="Xuning Wei12232" w:date="2026-10-24T11:11:00Z">
            <w:rPr>
              <w:rFonts w:ascii="Times New Roman" w:eastAsia="仿宋_GB2312" w:hAnsi="Times New Roman" w:cs="Times New Roman"/>
              <w:color w:val="0000FF"/>
              <w:sz w:val="20"/>
              <w:szCs w:val="20"/>
            </w:rPr>
          </w:rPrChange>
        </w:rPr>
        <w:t xml:space="preserve">). </w:t>
      </w:r>
    </w:p>
    <w:p w14:paraId="3BBA7FD9" w14:textId="77777777" w:rsidR="007617DE" w:rsidRPr="007617DE" w:rsidRDefault="00AE300B">
      <w:pPr>
        <w:spacing w:beforeLines="50" w:before="120" w:afterLines="50" w:after="120" w:line="360" w:lineRule="auto"/>
        <w:contextualSpacing/>
        <w:jc w:val="both"/>
        <w:rPr>
          <w:ins w:id="1238" w:author="Xuning Wei12232" w:date="2026-10-15T15:30:00Z"/>
          <w:rPrChange w:id="1239" w:author="Xuning Wei12232" w:date="2026-10-24T11:11:00Z">
            <w:rPr>
              <w:ins w:id="1240" w:author="Xuning Wei12232" w:date="2026-10-15T15:30:00Z"/>
              <w:color w:val="0000FF"/>
            </w:rPr>
          </w:rPrChange>
        </w:rPr>
      </w:pPr>
      <w:r>
        <w:rPr>
          <w:rFonts w:ascii="Times New Roman" w:eastAsia="仿宋_GB2312" w:hAnsi="Times New Roman" w:cs="Times New Roman"/>
          <w:sz w:val="20"/>
          <w:szCs w:val="20"/>
          <w:rPrChange w:id="1241" w:author="Xuning Wei12232" w:date="2026-10-24T11:11:00Z">
            <w:rPr>
              <w:rFonts w:ascii="Times New Roman" w:eastAsia="仿宋_GB2312" w:hAnsi="Times New Roman" w:cs="Times New Roman"/>
              <w:color w:val="0000FF"/>
              <w:sz w:val="20"/>
              <w:szCs w:val="20"/>
            </w:rPr>
          </w:rPrChange>
        </w:rPr>
        <w:t>All critical utilities supporting manufacture of PPQ batches have been qualified and are maintained in a qualified state through approved monitoring and maintenance programs.</w:t>
      </w:r>
      <w:r>
        <w:rPr>
          <w:rPrChange w:id="1242" w:author="Xuning Wei12232" w:date="2026-10-24T11:11:00Z">
            <w:rPr>
              <w:color w:val="0000FF"/>
            </w:rPr>
          </w:rPrChange>
        </w:rPr>
        <w:t xml:space="preserve"> </w:t>
      </w:r>
    </w:p>
    <w:p w14:paraId="7CC76FAF" w14:textId="77777777" w:rsidR="007617DE" w:rsidRDefault="00AE300B">
      <w:pPr>
        <w:spacing w:beforeLines="50" w:before="120" w:afterLines="50" w:after="120" w:line="360" w:lineRule="auto"/>
        <w:contextualSpacing/>
        <w:jc w:val="both"/>
        <w:rPr>
          <w:rFonts w:ascii="Times New Roman" w:eastAsia="仿宋_GB2312" w:hAnsi="Times New Roman" w:cs="Times New Roman"/>
          <w:sz w:val="20"/>
          <w:szCs w:val="20"/>
          <w:lang w:eastAsia="zh-CN"/>
        </w:rPr>
      </w:pPr>
      <w:r>
        <w:rPr>
          <w:rFonts w:ascii="Times New Roman" w:eastAsia="仿宋_GB2312" w:hAnsi="Times New Roman" w:cs="Times New Roman"/>
          <w:sz w:val="20"/>
          <w:szCs w:val="20"/>
          <w:rPrChange w:id="1243" w:author="Xuning Wei12232" w:date="2026-10-24T11:11:00Z">
            <w:rPr>
              <w:rFonts w:ascii="Times New Roman" w:eastAsia="仿宋_GB2312" w:hAnsi="Times New Roman" w:cs="Times New Roman"/>
              <w:color w:val="0000FF"/>
              <w:sz w:val="20"/>
              <w:szCs w:val="20"/>
            </w:rPr>
          </w:rPrChange>
        </w:rPr>
        <w:t>Any modification to qualified equipment, automation systems, utilities or process control systems during PPQ execution shall be managed through the approved change control system and assessed for validation impact.</w:t>
      </w:r>
    </w:p>
    <w:p w14:paraId="0A149433" w14:textId="77777777" w:rsidR="007617DE" w:rsidRDefault="00AE300B">
      <w:pPr>
        <w:rPr>
          <w:rFonts w:ascii="Times New Roman" w:eastAsia="仿宋_GB2312" w:hAnsi="Times New Roman" w:cs="Times New Roman"/>
          <w:b/>
          <w:sz w:val="20"/>
          <w:szCs w:val="20"/>
          <w:lang w:eastAsia="zh-CN"/>
        </w:rPr>
      </w:pPr>
      <w:bookmarkStart w:id="1244" w:name="_Toc253738422"/>
      <w:bookmarkStart w:id="1245" w:name="_Toc357346943"/>
      <w:bookmarkStart w:id="1246" w:name="_Toc294622994"/>
      <w:r>
        <w:rPr>
          <w:rFonts w:ascii="Times New Roman" w:eastAsia="仿宋_GB2312" w:hAnsi="Times New Roman" w:cs="Times New Roman"/>
          <w:b/>
          <w:sz w:val="20"/>
          <w:szCs w:val="20"/>
          <w:lang w:eastAsia="zh-CN"/>
        </w:rPr>
        <w:br w:type="page"/>
      </w:r>
    </w:p>
    <w:p w14:paraId="52861350" w14:textId="77777777" w:rsidR="007617DE" w:rsidRDefault="007617DE">
      <w:pPr>
        <w:spacing w:beforeLines="50" w:before="120" w:afterLines="50" w:after="120" w:line="360" w:lineRule="auto"/>
        <w:jc w:val="center"/>
        <w:rPr>
          <w:rFonts w:ascii="Times New Roman" w:eastAsia="仿宋_GB2312" w:hAnsi="Times New Roman" w:cs="Times New Roman"/>
          <w:b/>
          <w:color w:val="000000" w:themeColor="text1"/>
          <w:sz w:val="20"/>
          <w:szCs w:val="20"/>
          <w:highlight w:val="yellow"/>
          <w:lang w:eastAsia="zh-CN"/>
        </w:rPr>
        <w:sectPr w:rsidR="007617DE">
          <w:type w:val="continuous"/>
          <w:pgSz w:w="11907" w:h="16839"/>
          <w:pgMar w:top="720" w:right="1440" w:bottom="720" w:left="1440" w:header="720" w:footer="720" w:gutter="0"/>
          <w:cols w:space="720"/>
          <w:docGrid w:linePitch="360"/>
        </w:sectPr>
      </w:pPr>
    </w:p>
    <w:p w14:paraId="7C9FB309" w14:textId="77777777" w:rsidR="007617DE" w:rsidRDefault="00AE300B">
      <w:pPr>
        <w:spacing w:beforeLines="50" w:before="120" w:afterLines="50" w:after="120" w:line="360" w:lineRule="auto"/>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Change w:id="1247" w:author="Xuning Wei12232" w:date="2026-10-24T11:11:00Z">
            <w:rPr>
              <w:rFonts w:ascii="Times New Roman" w:eastAsia="仿宋_GB2312" w:hAnsi="Times New Roman" w:cs="Times New Roman"/>
              <w:b/>
              <w:color w:val="000000" w:themeColor="text1"/>
              <w:sz w:val="20"/>
              <w:szCs w:val="20"/>
              <w:highlight w:val="yellow"/>
              <w:lang w:eastAsia="zh-CN"/>
            </w:rPr>
          </w:rPrChange>
        </w:rPr>
        <w:lastRenderedPageBreak/>
        <w:t xml:space="preserve">Table 5. Equipment </w:t>
      </w:r>
      <w:bookmarkEnd w:id="1244"/>
      <w:bookmarkEnd w:id="1245"/>
      <w:bookmarkEnd w:id="1246"/>
      <w:r>
        <w:rPr>
          <w:rFonts w:ascii="Times New Roman" w:eastAsia="仿宋_GB2312" w:hAnsi="Times New Roman" w:cs="Times New Roman"/>
          <w:b/>
          <w:sz w:val="20"/>
          <w:szCs w:val="20"/>
          <w:lang w:eastAsia="zh-CN"/>
          <w:rPrChange w:id="1248" w:author="Xuning Wei12232" w:date="2026-10-24T11:11:00Z">
            <w:rPr>
              <w:rFonts w:ascii="Times New Roman" w:eastAsia="仿宋_GB2312" w:hAnsi="Times New Roman" w:cs="Times New Roman"/>
              <w:b/>
              <w:color w:val="000000" w:themeColor="text1"/>
              <w:sz w:val="20"/>
              <w:szCs w:val="20"/>
              <w:highlight w:val="yellow"/>
              <w:lang w:eastAsia="zh-CN"/>
            </w:rPr>
          </w:rPrChange>
        </w:rPr>
        <w:t>Plan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57"/>
        <w:gridCol w:w="1139"/>
        <w:gridCol w:w="851"/>
        <w:gridCol w:w="992"/>
        <w:gridCol w:w="1134"/>
        <w:gridCol w:w="1134"/>
        <w:gridCol w:w="2268"/>
        <w:gridCol w:w="1418"/>
        <w:gridCol w:w="2282"/>
        <w:gridCol w:w="2587"/>
        <w:gridCol w:w="1027"/>
      </w:tblGrid>
      <w:tr w:rsidR="007617DE" w14:paraId="32A17560" w14:textId="77777777">
        <w:trPr>
          <w:cantSplit/>
          <w:trHeight w:val="454"/>
          <w:tblHeader/>
          <w:jc w:val="center"/>
        </w:trPr>
        <w:tc>
          <w:tcPr>
            <w:tcW w:w="557" w:type="dxa"/>
            <w:shd w:val="pct5" w:color="auto" w:fill="FFFFFF" w:themeFill="background1"/>
            <w:tcMar>
              <w:top w:w="0" w:type="dxa"/>
              <w:left w:w="108" w:type="dxa"/>
              <w:bottom w:w="0" w:type="dxa"/>
              <w:right w:w="108" w:type="dxa"/>
            </w:tcMar>
            <w:vAlign w:val="center"/>
          </w:tcPr>
          <w:p w14:paraId="15A44B58" w14:textId="77777777" w:rsidR="007617DE" w:rsidRDefault="00AE300B">
            <w:pPr>
              <w:contextualSpacing/>
              <w:jc w:val="center"/>
              <w:rPr>
                <w:rFonts w:ascii="Times New Roman" w:eastAsia="仿宋_GB2312" w:hAnsi="Times New Roman" w:cs="Times New Roman"/>
                <w:b/>
                <w:sz w:val="18"/>
                <w:szCs w:val="18"/>
                <w:lang w:eastAsia="zh-CN"/>
              </w:rPr>
            </w:pPr>
            <w:bookmarkStart w:id="1249" w:name="_Hlk400629290"/>
            <w:r>
              <w:rPr>
                <w:rFonts w:ascii="Times New Roman" w:eastAsia="仿宋_GB2312" w:hAnsi="Times New Roman" w:cs="Times New Roman"/>
                <w:b/>
                <w:sz w:val="18"/>
                <w:szCs w:val="18"/>
                <w:lang w:eastAsia="zh-CN"/>
              </w:rPr>
              <w:t>Step No</w:t>
            </w:r>
          </w:p>
        </w:tc>
        <w:tc>
          <w:tcPr>
            <w:tcW w:w="1139" w:type="dxa"/>
            <w:shd w:val="pct5" w:color="auto" w:fill="FFFFFF" w:themeFill="background1"/>
            <w:tcMar>
              <w:top w:w="0" w:type="dxa"/>
              <w:left w:w="108" w:type="dxa"/>
              <w:bottom w:w="0" w:type="dxa"/>
              <w:right w:w="108" w:type="dxa"/>
            </w:tcMar>
            <w:vAlign w:val="center"/>
          </w:tcPr>
          <w:p w14:paraId="5AEB382C"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E</w:t>
            </w:r>
            <w:r>
              <w:rPr>
                <w:rFonts w:ascii="Times New Roman" w:eastAsia="仿宋_GB2312" w:hAnsi="Times New Roman" w:cs="Times New Roman"/>
                <w:b/>
                <w:bCs w:val="0"/>
                <w:sz w:val="18"/>
                <w:szCs w:val="18"/>
              </w:rPr>
              <w:t>quipment</w:t>
            </w:r>
          </w:p>
        </w:tc>
        <w:tc>
          <w:tcPr>
            <w:tcW w:w="851" w:type="dxa"/>
            <w:shd w:val="pct5" w:color="auto" w:fill="FFFFFF" w:themeFill="background1"/>
            <w:tcMar>
              <w:top w:w="0" w:type="dxa"/>
              <w:left w:w="108" w:type="dxa"/>
              <w:bottom w:w="0" w:type="dxa"/>
              <w:right w:w="108" w:type="dxa"/>
            </w:tcMar>
            <w:vAlign w:val="center"/>
          </w:tcPr>
          <w:p w14:paraId="0CD6DB96"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Size/L</w:t>
            </w:r>
          </w:p>
        </w:tc>
        <w:tc>
          <w:tcPr>
            <w:tcW w:w="992" w:type="dxa"/>
            <w:shd w:val="pct5" w:color="auto" w:fill="FFFFFF" w:themeFill="background1"/>
            <w:tcMar>
              <w:top w:w="0" w:type="dxa"/>
              <w:left w:w="108" w:type="dxa"/>
              <w:bottom w:w="0" w:type="dxa"/>
              <w:right w:w="108" w:type="dxa"/>
            </w:tcMar>
            <w:vAlign w:val="center"/>
          </w:tcPr>
          <w:p w14:paraId="29B2B6AD"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MOC</w:t>
            </w:r>
            <w:r>
              <w:rPr>
                <w:rFonts w:ascii="Times New Roman" w:eastAsia="仿宋_GB2312" w:hAnsi="Times New Roman" w:cs="Times New Roman"/>
                <w:b/>
                <w:bCs w:val="0"/>
                <w:sz w:val="18"/>
                <w:szCs w:val="18"/>
                <w:vertAlign w:val="superscript"/>
              </w:rPr>
              <w:t>*</w:t>
            </w:r>
          </w:p>
        </w:tc>
        <w:tc>
          <w:tcPr>
            <w:tcW w:w="1134" w:type="dxa"/>
            <w:shd w:val="pct5" w:color="auto" w:fill="FFFFFF" w:themeFill="background1"/>
            <w:tcMar>
              <w:top w:w="0" w:type="dxa"/>
              <w:left w:w="108" w:type="dxa"/>
              <w:bottom w:w="0" w:type="dxa"/>
              <w:right w:w="108" w:type="dxa"/>
            </w:tcMar>
            <w:vAlign w:val="center"/>
          </w:tcPr>
          <w:p w14:paraId="4816D2A1"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rPr>
              <w:t>Equipment  ID</w:t>
            </w:r>
          </w:p>
        </w:tc>
        <w:tc>
          <w:tcPr>
            <w:tcW w:w="1134" w:type="dxa"/>
            <w:shd w:val="pct5" w:color="auto" w:fill="FFFFFF" w:themeFill="background1"/>
            <w:vAlign w:val="center"/>
          </w:tcPr>
          <w:p w14:paraId="2E9B44C7"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Location</w:t>
            </w:r>
          </w:p>
        </w:tc>
        <w:tc>
          <w:tcPr>
            <w:tcW w:w="2268" w:type="dxa"/>
            <w:shd w:val="pct5" w:color="auto" w:fill="FFFFFF" w:themeFill="background1"/>
            <w:tcMar>
              <w:top w:w="0" w:type="dxa"/>
              <w:left w:w="108" w:type="dxa"/>
              <w:bottom w:w="0" w:type="dxa"/>
              <w:right w:w="108" w:type="dxa"/>
            </w:tcMar>
            <w:vAlign w:val="center"/>
          </w:tcPr>
          <w:p w14:paraId="15AA5B6A" w14:textId="77777777" w:rsidR="007617DE" w:rsidRDefault="00AE300B">
            <w:pPr>
              <w:contextualSpacing/>
              <w:jc w:val="center"/>
              <w:rPr>
                <w:rFonts w:ascii="Times New Roman" w:eastAsia="仿宋_GB2312" w:hAnsi="Times New Roman" w:cs="Times New Roman"/>
                <w:b/>
                <w:bCs w:val="0"/>
                <w:sz w:val="18"/>
                <w:szCs w:val="18"/>
                <w:lang w:eastAsia="zh-CN"/>
              </w:rPr>
            </w:pPr>
            <w:del w:id="1250" w:author="Xuning Wei12232" w:date="2026-10-19T20:54:00Z">
              <w:r>
                <w:rPr>
                  <w:rFonts w:ascii="Times New Roman" w:eastAsia="仿宋_GB2312" w:hAnsi="Times New Roman" w:cs="Times New Roman"/>
                  <w:b/>
                  <w:bCs w:val="0"/>
                  <w:sz w:val="18"/>
                  <w:szCs w:val="18"/>
                  <w:rPrChange w:id="1251" w:author="Xuning Wei12232" w:date="2026-10-24T11:11:00Z">
                    <w:rPr>
                      <w:rFonts w:ascii="Times New Roman" w:eastAsia="仿宋_GB2312" w:hAnsi="Times New Roman" w:cs="Times New Roman"/>
                      <w:b/>
                      <w:bCs w:val="0"/>
                      <w:color w:val="0000FF"/>
                      <w:sz w:val="18"/>
                      <w:szCs w:val="18"/>
                    </w:rPr>
                  </w:rPrChange>
                </w:rPr>
                <w:delText>Agitator</w:delText>
              </w:r>
            </w:del>
            <w:ins w:id="1252" w:author="Xuning Wei12232" w:date="2026-10-19T20:54:00Z">
              <w:r>
                <w:rPr>
                  <w:rFonts w:ascii="Times New Roman" w:eastAsia="仿宋_GB2312" w:hAnsi="Times New Roman" w:cs="Times New Roman"/>
                  <w:b/>
                  <w:bCs w:val="0"/>
                  <w:sz w:val="18"/>
                  <w:szCs w:val="18"/>
                  <w:rPrChange w:id="1253" w:author="Xuning Wei12232" w:date="2026-10-24T11:11:00Z">
                    <w:rPr>
                      <w:rFonts w:ascii="Times New Roman" w:eastAsia="仿宋_GB2312" w:hAnsi="Times New Roman" w:cs="Times New Roman"/>
                      <w:b/>
                      <w:bCs w:val="0"/>
                      <w:color w:val="0000FF"/>
                      <w:sz w:val="18"/>
                      <w:szCs w:val="18"/>
                    </w:rPr>
                  </w:rPrChange>
                </w:rPr>
                <w:t>Stirrer</w:t>
              </w:r>
            </w:ins>
          </w:p>
        </w:tc>
        <w:tc>
          <w:tcPr>
            <w:tcW w:w="1418" w:type="dxa"/>
            <w:shd w:val="pct5" w:color="auto" w:fill="FFFFFF" w:themeFill="background1"/>
            <w:tcMar>
              <w:top w:w="0" w:type="dxa"/>
              <w:left w:w="108" w:type="dxa"/>
              <w:bottom w:w="0" w:type="dxa"/>
              <w:right w:w="108" w:type="dxa"/>
            </w:tcMar>
            <w:vAlign w:val="center"/>
          </w:tcPr>
          <w:p w14:paraId="4381B22C"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Function in the process</w:t>
            </w:r>
          </w:p>
        </w:tc>
        <w:tc>
          <w:tcPr>
            <w:tcW w:w="2282" w:type="dxa"/>
            <w:shd w:val="pct5" w:color="auto" w:fill="FFFFFF" w:themeFill="background1"/>
            <w:vAlign w:val="center"/>
          </w:tcPr>
          <w:p w14:paraId="619D1275"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Times New Roman" w:hAnsi="Times New Roman" w:cs="Times New Roman"/>
                <w:b/>
                <w:sz w:val="18"/>
                <w:szCs w:val="18"/>
              </w:rPr>
              <w:t>Equipment Characteristics</w:t>
            </w:r>
          </w:p>
        </w:tc>
        <w:tc>
          <w:tcPr>
            <w:tcW w:w="2587" w:type="dxa"/>
            <w:shd w:val="pct5" w:color="auto" w:fill="FFFFFF" w:themeFill="background1"/>
            <w:vAlign w:val="center"/>
          </w:tcPr>
          <w:p w14:paraId="61D9EF7D" w14:textId="77777777" w:rsidR="007617DE" w:rsidRDefault="00AE300B" w:rsidP="007617DE">
            <w:pPr>
              <w:ind w:leftChars="200" w:left="440"/>
              <w:contextualSpacing/>
              <w:jc w:val="both"/>
              <w:rPr>
                <w:rFonts w:ascii="Times New Roman" w:eastAsia="仿宋_GB2312" w:hAnsi="Times New Roman" w:cs="Times New Roman"/>
                <w:b/>
                <w:bCs w:val="0"/>
                <w:sz w:val="18"/>
                <w:szCs w:val="18"/>
                <w:lang w:eastAsia="zh-CN"/>
              </w:rPr>
              <w:pPrChange w:id="1254" w:author="Xuning Wei12232" w:date="2026-10-18T11:37:00Z">
                <w:pPr>
                  <w:contextualSpacing/>
                  <w:jc w:val="center"/>
                </w:pPr>
              </w:pPrChange>
            </w:pPr>
            <w:r>
              <w:rPr>
                <w:rFonts w:ascii="Times New Roman" w:eastAsia="Times New Roman" w:hAnsi="Times New Roman" w:cs="Times New Roman"/>
                <w:b/>
                <w:sz w:val="18"/>
                <w:szCs w:val="18"/>
              </w:rPr>
              <w:t>MOC (All components in direct contact must be listed)</w:t>
            </w:r>
          </w:p>
        </w:tc>
        <w:tc>
          <w:tcPr>
            <w:tcW w:w="1027" w:type="dxa"/>
            <w:shd w:val="pct5" w:color="auto" w:fill="FFFFFF" w:themeFill="background1"/>
            <w:tcMar>
              <w:top w:w="0" w:type="dxa"/>
              <w:left w:w="108" w:type="dxa"/>
              <w:bottom w:w="0" w:type="dxa"/>
              <w:right w:w="108" w:type="dxa"/>
            </w:tcMar>
            <w:vAlign w:val="center"/>
          </w:tcPr>
          <w:p w14:paraId="00C57837" w14:textId="77777777" w:rsidR="007617DE" w:rsidRDefault="00AE300B">
            <w:pPr>
              <w:contextualSpacing/>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bCs w:val="0"/>
                <w:sz w:val="18"/>
                <w:szCs w:val="18"/>
                <w:lang w:eastAsia="zh-CN"/>
              </w:rPr>
              <w:t>Specific Validation Protocol &amp;Report No.</w:t>
            </w:r>
          </w:p>
        </w:tc>
      </w:tr>
      <w:tr w:rsidR="007617DE" w14:paraId="075E18D5" w14:textId="77777777">
        <w:trPr>
          <w:cantSplit/>
          <w:trHeight w:val="454"/>
          <w:jc w:val="center"/>
        </w:trPr>
        <w:tc>
          <w:tcPr>
            <w:tcW w:w="557" w:type="dxa"/>
            <w:vMerge w:val="restart"/>
            <w:tcMar>
              <w:top w:w="0" w:type="dxa"/>
              <w:left w:w="108" w:type="dxa"/>
              <w:bottom w:w="0" w:type="dxa"/>
              <w:right w:w="108" w:type="dxa"/>
            </w:tcMar>
            <w:vAlign w:val="center"/>
          </w:tcPr>
          <w:p w14:paraId="7720C1D5" w14:textId="77777777" w:rsidR="007617DE" w:rsidRDefault="00AE300B">
            <w:pPr>
              <w:contextualSpacing/>
              <w:jc w:val="center"/>
              <w:rPr>
                <w:rFonts w:ascii="Times New Roman" w:eastAsia="仿宋_GB2312" w:hAnsi="Times New Roman" w:cs="Times New Roman"/>
                <w:sz w:val="18"/>
                <w:szCs w:val="18"/>
              </w:rPr>
            </w:pPr>
            <w:r>
              <w:rPr>
                <w:rFonts w:ascii="Times New Roman" w:eastAsia="仿宋_GB2312" w:hAnsi="Times New Roman" w:cs="Times New Roman"/>
                <w:sz w:val="18"/>
                <w:szCs w:val="18"/>
              </w:rPr>
              <w:t>Step 1</w:t>
            </w:r>
          </w:p>
        </w:tc>
        <w:tc>
          <w:tcPr>
            <w:tcW w:w="1139" w:type="dxa"/>
            <w:tcMar>
              <w:top w:w="0" w:type="dxa"/>
              <w:left w:w="108" w:type="dxa"/>
              <w:bottom w:w="0" w:type="dxa"/>
              <w:right w:w="108" w:type="dxa"/>
            </w:tcMar>
            <w:vAlign w:val="center"/>
          </w:tcPr>
          <w:p w14:paraId="3EB90B8B" w14:textId="77777777" w:rsidR="007617DE" w:rsidRDefault="00AE300B">
            <w:pPr>
              <w:contextualSpacing/>
              <w:jc w:val="center"/>
              <w:rPr>
                <w:rFonts w:ascii="Times New Roman" w:eastAsia="仿宋_GB2312" w:hAnsi="Times New Roman" w:cs="Times New Roman"/>
                <w:bCs w:val="0"/>
                <w:sz w:val="18"/>
                <w:szCs w:val="18"/>
                <w:lang w:eastAsia="zh-CN"/>
              </w:rPr>
            </w:pPr>
            <w:ins w:id="1255" w:author="Xuning Wei12232" w:date="2026-10-18T11:35:00Z">
              <w:r>
                <w:rPr>
                  <w:rFonts w:ascii="Times New Roman" w:eastAsia="仿宋_GB2312" w:hAnsi="Times New Roman" w:cs="Times New Roman"/>
                  <w:sz w:val="18"/>
                  <w:szCs w:val="18"/>
                </w:rPr>
                <w:t>Peptide Solid Phase Synthesizer</w:t>
              </w:r>
            </w:ins>
            <w:del w:id="1256" w:author="Xuning Wei12232" w:date="2026-10-18T11:35:00Z">
              <w:r>
                <w:rPr>
                  <w:rFonts w:ascii="Times New Roman" w:eastAsia="仿宋_GB2312" w:hAnsi="Times New Roman" w:cs="Times New Roman"/>
                  <w:bCs w:val="0"/>
                  <w:sz w:val="18"/>
                  <w:szCs w:val="18"/>
                  <w:lang w:eastAsia="zh-CN"/>
                </w:rPr>
                <w:delText>SPPS Reactor</w:delText>
              </w:r>
            </w:del>
          </w:p>
        </w:tc>
        <w:tc>
          <w:tcPr>
            <w:tcW w:w="851" w:type="dxa"/>
            <w:tcMar>
              <w:top w:w="0" w:type="dxa"/>
              <w:left w:w="108" w:type="dxa"/>
              <w:bottom w:w="0" w:type="dxa"/>
              <w:right w:w="108" w:type="dxa"/>
            </w:tcMar>
            <w:vAlign w:val="center"/>
          </w:tcPr>
          <w:p w14:paraId="5BFC98CE" w14:textId="77777777" w:rsidR="007617DE" w:rsidRDefault="00AE300B">
            <w:pPr>
              <w:contextualSpacing/>
              <w:jc w:val="center"/>
              <w:rPr>
                <w:rFonts w:ascii="Times New Roman" w:eastAsia="仿宋_GB2312" w:hAnsi="Times New Roman" w:cs="Times New Roman"/>
                <w:bCs w:val="0"/>
                <w:sz w:val="18"/>
                <w:szCs w:val="18"/>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047EF15A" w14:textId="77777777" w:rsidR="007617DE" w:rsidRDefault="00AE300B">
            <w:pPr>
              <w:contextualSpacing/>
              <w:jc w:val="center"/>
              <w:rPr>
                <w:rFonts w:ascii="Times New Roman" w:eastAsia="仿宋_GB2312" w:hAnsi="Times New Roman" w:cs="Times New Roman"/>
                <w:bCs w:val="0"/>
                <w:sz w:val="18"/>
                <w:szCs w:val="18"/>
                <w:lang w:eastAsia="zh-CN"/>
              </w:rPr>
            </w:pPr>
            <w:proofErr w:type="spellStart"/>
            <w:r>
              <w:rPr>
                <w:rFonts w:ascii="Times New Roman" w:eastAsia="仿宋_GB2312" w:hAnsi="Times New Roman" w:cs="Times New Roman"/>
                <w:bCs w:val="0"/>
                <w:sz w:val="18"/>
                <w:szCs w:val="18"/>
                <w:lang w:eastAsia="zh-CN"/>
              </w:rPr>
              <w:t>Hastelloy</w:t>
            </w:r>
            <w:proofErr w:type="spellEnd"/>
          </w:p>
          <w:p w14:paraId="14FDCD5C"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w:t>
            </w:r>
            <w:commentRangeStart w:id="1257"/>
            <w:commentRangeStart w:id="1258"/>
            <w:r>
              <w:rPr>
                <w:rFonts w:ascii="Times New Roman" w:eastAsia="仿宋_GB2312" w:hAnsi="Times New Roman" w:cs="Times New Roman"/>
                <w:bCs w:val="0"/>
                <w:sz w:val="18"/>
                <w:szCs w:val="18"/>
                <w:lang w:eastAsia="zh-CN"/>
              </w:rPr>
              <w:t>C-276</w:t>
            </w:r>
            <w:commentRangeEnd w:id="1257"/>
            <w:r>
              <w:rPr>
                <w:rStyle w:val="CommentReference"/>
                <w:rFonts w:ascii="Times New Roman" w:eastAsia="仿宋_GB2312" w:hAnsi="Times New Roman" w:cs="Times New Roman"/>
                <w:bCs w:val="0"/>
                <w:sz w:val="18"/>
                <w:szCs w:val="18"/>
                <w:lang w:eastAsia="zh-CN"/>
              </w:rPr>
              <w:commentReference w:id="1257"/>
            </w:r>
            <w:commentRangeEnd w:id="1258"/>
            <w:r>
              <w:rPr>
                <w:rStyle w:val="CommentReference"/>
              </w:rPr>
              <w:commentReference w:id="1258"/>
            </w:r>
            <w:r>
              <w:rPr>
                <w:rFonts w:ascii="Times New Roman" w:eastAsia="仿宋_GB2312" w:hAnsi="Times New Roman" w:cs="Times New Roman"/>
                <w:bCs w:val="0"/>
                <w:sz w:val="18"/>
                <w:szCs w:val="18"/>
                <w:lang w:eastAsia="zh-CN"/>
              </w:rPr>
              <w:t>)</w:t>
            </w:r>
          </w:p>
        </w:tc>
        <w:tc>
          <w:tcPr>
            <w:tcW w:w="1134" w:type="dxa"/>
            <w:tcMar>
              <w:top w:w="0" w:type="dxa"/>
              <w:left w:w="108" w:type="dxa"/>
              <w:bottom w:w="0" w:type="dxa"/>
              <w:right w:w="108" w:type="dxa"/>
            </w:tcMar>
            <w:vAlign w:val="center"/>
          </w:tcPr>
          <w:p w14:paraId="3E93F942"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TJ4S-1213-Sy15</w:t>
            </w:r>
          </w:p>
        </w:tc>
        <w:tc>
          <w:tcPr>
            <w:tcW w:w="1134" w:type="dxa"/>
            <w:vAlign w:val="center"/>
          </w:tcPr>
          <w:p w14:paraId="4DCE2B52"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7960DA87"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13AC62E9"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Propeller type (4-blade inclined paddle + S-type)</w:t>
            </w:r>
          </w:p>
        </w:tc>
        <w:tc>
          <w:tcPr>
            <w:tcW w:w="1418" w:type="dxa"/>
            <w:tcMar>
              <w:top w:w="0" w:type="dxa"/>
              <w:left w:w="108" w:type="dxa"/>
              <w:bottom w:w="0" w:type="dxa"/>
              <w:right w:w="108" w:type="dxa"/>
            </w:tcMar>
            <w:vAlign w:val="center"/>
          </w:tcPr>
          <w:p w14:paraId="575B2D7B"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 xml:space="preserve">Synthesis process of peptide resin </w:t>
            </w:r>
            <w:commentRangeStart w:id="1259"/>
            <w:commentRangeStart w:id="1260"/>
            <w:r>
              <w:rPr>
                <w:rStyle w:val="CommentReference"/>
                <w:rFonts w:ascii="Times New Roman" w:eastAsia="仿宋_GB2312" w:hAnsi="Times New Roman" w:cs="Times New Roman"/>
                <w:bCs w:val="0"/>
                <w:sz w:val="18"/>
                <w:szCs w:val="18"/>
                <w:lang w:eastAsia="zh-CN"/>
              </w:rPr>
              <w:commentReference w:id="1259"/>
            </w:r>
            <w:commentRangeEnd w:id="1259"/>
            <w:commentRangeEnd w:id="1260"/>
            <w:r>
              <w:rPr>
                <w:rStyle w:val="CommentReference"/>
              </w:rPr>
              <w:commentReference w:id="1260"/>
            </w:r>
            <w:r>
              <w:rPr>
                <w:rFonts w:ascii="Times New Roman" w:eastAsia="仿宋_GB2312" w:hAnsi="Times New Roman" w:cs="Times New Roman"/>
                <w:bCs w:val="0"/>
                <w:sz w:val="18"/>
                <w:szCs w:val="18"/>
                <w:lang w:eastAsia="zh-CN"/>
              </w:rPr>
              <w:t>&amp; Dry</w:t>
            </w:r>
          </w:p>
        </w:tc>
        <w:tc>
          <w:tcPr>
            <w:tcW w:w="2282" w:type="dxa"/>
            <w:vAlign w:val="center"/>
          </w:tcPr>
          <w:p w14:paraId="30060F6A" w14:textId="77777777" w:rsidR="007617DE" w:rsidRPr="007617DE" w:rsidRDefault="00AE300B">
            <w:pPr>
              <w:spacing w:after="240" w:line="259" w:lineRule="auto"/>
              <w:jc w:val="center"/>
              <w:rPr>
                <w:rFonts w:ascii="Times New Roman" w:eastAsia="仿宋_GB2312" w:hAnsi="Times New Roman" w:cs="Times New Roman"/>
                <w:sz w:val="18"/>
                <w:szCs w:val="18"/>
                <w:lang w:eastAsia="zh-CN"/>
                <w:rPrChange w:id="1261"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262" w:author="Xuning Wei12232" w:date="2026-10-24T11:11:00Z">
                  <w:rPr>
                    <w:rFonts w:ascii="Times New Roman" w:eastAsia="仿宋_GB2312" w:hAnsi="Times New Roman" w:cs="Times New Roman"/>
                    <w:color w:val="FF0000"/>
                    <w:sz w:val="18"/>
                    <w:szCs w:val="18"/>
                  </w:rPr>
                </w:rPrChange>
              </w:rPr>
              <w:t xml:space="preserve">Minimum volume of the stirrer can reach </w:t>
            </w:r>
            <w:r>
              <w:rPr>
                <w:rFonts w:ascii="Times New Roman" w:eastAsia="仿宋_GB2312" w:hAnsi="Times New Roman" w:cs="Times New Roman"/>
                <w:sz w:val="18"/>
                <w:szCs w:val="18"/>
                <w:lang w:eastAsia="zh-CN"/>
                <w:rPrChange w:id="1263" w:author="Xuning Wei12232" w:date="2026-10-24T11:11:00Z">
                  <w:rPr>
                    <w:rFonts w:ascii="Times New Roman" w:eastAsia="仿宋_GB2312" w:hAnsi="Times New Roman" w:cs="Times New Roman"/>
                    <w:color w:val="FF0000"/>
                    <w:sz w:val="18"/>
                    <w:szCs w:val="18"/>
                    <w:lang w:eastAsia="zh-CN"/>
                  </w:rPr>
                </w:rPrChange>
              </w:rPr>
              <w:t>(at rest): 51.54 L;</w:t>
            </w:r>
            <w:ins w:id="1264"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265"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266" w:author="Xuning Wei12232" w:date="2026-10-24T11:11:00Z">
                  <w:rPr>
                    <w:rFonts w:ascii="Times New Roman" w:eastAsia="仿宋_GB2312" w:hAnsi="Times New Roman" w:cs="Times New Roman"/>
                    <w:color w:val="FF0000"/>
                    <w:sz w:val="18"/>
                    <w:szCs w:val="18"/>
                  </w:rPr>
                </w:rPrChange>
              </w:rPr>
              <w:t xml:space="preserve">Minimum volume of the inner temperature probe </w:t>
            </w:r>
            <w:r>
              <w:rPr>
                <w:rFonts w:ascii="Times New Roman" w:eastAsia="仿宋_GB2312" w:hAnsi="Times New Roman" w:cs="Times New Roman"/>
                <w:sz w:val="18"/>
                <w:szCs w:val="18"/>
                <w:lang w:eastAsia="zh-CN"/>
                <w:rPrChange w:id="1267" w:author="Xuning Wei12232" w:date="2026-10-24T11:11:00Z">
                  <w:rPr>
                    <w:rFonts w:ascii="Times New Roman" w:eastAsia="仿宋_GB2312" w:hAnsi="Times New Roman" w:cs="Times New Roman"/>
                    <w:color w:val="FF0000"/>
                    <w:sz w:val="18"/>
                    <w:szCs w:val="18"/>
                    <w:lang w:eastAsia="zh-CN"/>
                  </w:rPr>
                </w:rPrChange>
              </w:rPr>
              <w:t>(at rest)</w:t>
            </w:r>
            <w:r>
              <w:rPr>
                <w:rFonts w:ascii="Times New Roman" w:eastAsia="仿宋_GB2312" w:hAnsi="Times New Roman" w:cs="Times New Roman"/>
                <w:sz w:val="18"/>
                <w:szCs w:val="18"/>
                <w:rPrChange w:id="1268" w:author="Xuning Wei12232" w:date="2026-10-24T11:11:00Z">
                  <w:rPr>
                    <w:rFonts w:ascii="Times New Roman" w:eastAsia="仿宋_GB2312" w:hAnsi="Times New Roman" w:cs="Times New Roman"/>
                    <w:color w:val="FF0000"/>
                    <w:sz w:val="18"/>
                    <w:szCs w:val="18"/>
                  </w:rPr>
                </w:rPrChange>
              </w:rPr>
              <w:t xml:space="preserve">: 26.91 </w:t>
            </w:r>
            <w:r>
              <w:rPr>
                <w:rFonts w:ascii="Times New Roman" w:eastAsia="仿宋_GB2312" w:hAnsi="Times New Roman" w:cs="Times New Roman"/>
                <w:sz w:val="18"/>
                <w:szCs w:val="18"/>
                <w:lang w:eastAsia="zh-CN"/>
                <w:rPrChange w:id="1269" w:author="Xuning Wei12232" w:date="2026-10-24T11:11:00Z">
                  <w:rPr>
                    <w:rFonts w:ascii="Times New Roman" w:eastAsia="仿宋_GB2312" w:hAnsi="Times New Roman" w:cs="Times New Roman"/>
                    <w:color w:val="FF0000"/>
                    <w:sz w:val="18"/>
                    <w:szCs w:val="18"/>
                    <w:lang w:eastAsia="zh-CN"/>
                  </w:rPr>
                </w:rPrChange>
              </w:rPr>
              <w:t xml:space="preserve">L  </w:t>
            </w:r>
            <w:ins w:id="1270"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271"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272" w:author="Xuning Wei12232" w:date="2026-10-24T11:11:00Z">
                  <w:rPr>
                    <w:rFonts w:ascii="Times New Roman" w:eastAsia="仿宋_GB2312" w:hAnsi="Times New Roman" w:cs="Times New Roman"/>
                    <w:color w:val="FF0000"/>
                    <w:sz w:val="18"/>
                    <w:szCs w:val="18"/>
                  </w:rPr>
                </w:rPrChange>
              </w:rPr>
              <w:t xml:space="preserve">Control range of temperature of the equipment capability: </w:t>
            </w:r>
            <w:ins w:id="1273" w:author="Xuning Wei12232" w:date="2026-10-18T11:21: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274" w:author="Xuning Wei12232" w:date="2026-10-24T11:11:00Z">
                  <w:rPr>
                    <w:rFonts w:ascii="Times New Roman" w:eastAsia="仿宋_GB2312" w:hAnsi="Times New Roman" w:cs="Times New Roman"/>
                    <w:color w:val="FF0000"/>
                    <w:sz w:val="18"/>
                    <w:szCs w:val="18"/>
                  </w:rPr>
                </w:rPrChange>
              </w:rPr>
              <w:t xml:space="preserve">-14~57 </w:t>
            </w:r>
            <w:proofErr w:type="spellStart"/>
            <w:ins w:id="1275" w:author="Xuning Wei12232" w:date="2026-10-22T16:08:00Z">
              <w:r>
                <w:rPr>
                  <w:rFonts w:ascii="Times New Roman" w:eastAsia="仿宋_GB2312" w:hAnsi="Times New Roman" w:cs="Times New Roman"/>
                  <w:sz w:val="18"/>
                  <w:szCs w:val="18"/>
                  <w:vertAlign w:val="superscript"/>
                  <w:lang w:eastAsia="zh-CN"/>
                  <w:rPrChange w:id="1276" w:author="Xuning Wei12232" w:date="2026-10-24T11:11:00Z">
                    <w:rPr>
                      <w:rFonts w:ascii="Times New Roman" w:eastAsia="仿宋_GB2312" w:hAnsi="Times New Roman" w:cs="Times New Roman"/>
                      <w:sz w:val="18"/>
                      <w:szCs w:val="18"/>
                      <w:lang w:eastAsia="zh-CN"/>
                    </w:rPr>
                  </w:rPrChange>
                </w:rPr>
                <w:t>o</w:t>
              </w:r>
              <w:r>
                <w:rPr>
                  <w:rFonts w:ascii="Times New Roman" w:eastAsia="仿宋_GB2312" w:hAnsi="Times New Roman" w:cs="Times New Roman"/>
                  <w:sz w:val="18"/>
                  <w:szCs w:val="18"/>
                  <w:lang w:eastAsia="zh-CN"/>
                </w:rPr>
                <w:t>C</w:t>
              </w:r>
            </w:ins>
            <w:proofErr w:type="spellEnd"/>
            <w:del w:id="1277" w:author="Xuning Wei12232" w:date="2026-10-22T16:07:00Z">
              <w:r>
                <w:rPr>
                  <w:rFonts w:ascii="Times New Roman" w:eastAsia="仿宋_GB2312" w:hAnsi="Times New Roman" w:cs="Times New Roman" w:hint="eastAsia"/>
                  <w:sz w:val="18"/>
                  <w:szCs w:val="18"/>
                  <w:rPrChange w:id="1278" w:author="Xuning Wei12232" w:date="2026-10-24T11:11:00Z">
                    <w:rPr>
                      <w:rFonts w:ascii="Times New Roman" w:eastAsia="仿宋_GB2312" w:hAnsi="Times New Roman" w:cs="Times New Roman" w:hint="eastAsia"/>
                      <w:color w:val="FF0000"/>
                      <w:sz w:val="18"/>
                      <w:szCs w:val="18"/>
                    </w:rPr>
                  </w:rPrChange>
                </w:rPr>
                <w:delText>℃</w:delText>
              </w:r>
            </w:del>
            <w:r>
              <w:rPr>
                <w:rFonts w:ascii="Times New Roman" w:eastAsia="仿宋_GB2312" w:hAnsi="Times New Roman" w:cs="Times New Roman"/>
                <w:sz w:val="18"/>
                <w:szCs w:val="18"/>
                <w:lang w:eastAsia="zh-CN"/>
                <w:rPrChange w:id="1279" w:author="Xuning Wei12232" w:date="2026-10-24T11:11:00Z">
                  <w:rPr>
                    <w:rFonts w:ascii="Times New Roman" w:eastAsia="仿宋_GB2312" w:hAnsi="Times New Roman" w:cs="Times New Roman"/>
                    <w:color w:val="FF0000"/>
                    <w:sz w:val="18"/>
                    <w:szCs w:val="18"/>
                    <w:lang w:eastAsia="zh-CN"/>
                  </w:rPr>
                </w:rPrChange>
              </w:rPr>
              <w:t>;</w:t>
            </w:r>
            <w:ins w:id="1280" w:author="Xuning Wei12232" w:date="2026-10-22T16:05: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rPrChange w:id="1281" w:author="Xuning Wei12232" w:date="2026-10-24T11:11:00Z">
                  <w:rPr>
                    <w:rFonts w:ascii="Times New Roman" w:eastAsia="仿宋_GB2312" w:hAnsi="Times New Roman" w:cs="Times New Roman"/>
                    <w:color w:val="FF0000"/>
                    <w:sz w:val="18"/>
                    <w:szCs w:val="18"/>
                  </w:rPr>
                </w:rPrChange>
              </w:rPr>
              <w:br/>
              <w:t>Control range of temperature of the equipment capability:</w:t>
            </w:r>
            <w:r>
              <w:rPr>
                <w:rFonts w:ascii="Times New Roman" w:hAnsi="Times New Roman" w:cs="Times New Roman"/>
                <w:rPrChange w:id="1282" w:author="Xuning Wei12232" w:date="2026-10-24T11:11:00Z">
                  <w:rPr>
                    <w:rFonts w:ascii="Times New Roman" w:hAnsi="Times New Roman" w:cs="Times New Roman"/>
                    <w:color w:val="FF0000"/>
                  </w:rPr>
                </w:rPrChange>
              </w:rPr>
              <w:t xml:space="preserve"> </w:t>
            </w:r>
            <w:r>
              <w:rPr>
                <w:rFonts w:ascii="Times New Roman" w:eastAsia="仿宋_GB2312" w:hAnsi="Times New Roman" w:cs="Times New Roman"/>
                <w:sz w:val="18"/>
                <w:szCs w:val="18"/>
                <w:rPrChange w:id="1283" w:author="Xuning Wei12232" w:date="2026-10-24T11:11:00Z">
                  <w:rPr>
                    <w:rFonts w:ascii="Times New Roman" w:eastAsia="仿宋_GB2312" w:hAnsi="Times New Roman" w:cs="Times New Roman"/>
                    <w:color w:val="FF0000"/>
                    <w:sz w:val="18"/>
                    <w:szCs w:val="18"/>
                  </w:rPr>
                </w:rPrChange>
              </w:rPr>
              <w:t xml:space="preserve">-4~53 </w:t>
            </w:r>
            <w:proofErr w:type="spellStart"/>
            <w:ins w:id="1284"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del w:id="1285" w:author="Xuning Wei12232" w:date="2026-10-22T16:07:00Z">
              <w:r>
                <w:rPr>
                  <w:rFonts w:ascii="Times New Roman" w:eastAsia="仿宋_GB2312" w:hAnsi="Times New Roman" w:cs="Times New Roman" w:hint="eastAsia"/>
                  <w:sz w:val="18"/>
                  <w:szCs w:val="18"/>
                  <w:rPrChange w:id="1286" w:author="Xuning Wei12232" w:date="2026-10-24T11:11:00Z">
                    <w:rPr>
                      <w:rFonts w:ascii="Times New Roman" w:eastAsia="仿宋_GB2312" w:hAnsi="Times New Roman" w:cs="Times New Roman" w:hint="eastAsia"/>
                      <w:color w:val="FF0000"/>
                      <w:sz w:val="18"/>
                      <w:szCs w:val="18"/>
                    </w:rPr>
                  </w:rPrChange>
                </w:rPr>
                <w:delText>℃</w:delText>
              </w:r>
            </w:del>
            <w:ins w:id="1287" w:author="Xuning Wei12232" w:date="2026-10-22T16:05: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288" w:author="Xuning Wei12232" w:date="2026-10-24T11:11:00Z">
                  <w:rPr>
                    <w:rFonts w:ascii="Times New Roman" w:eastAsia="仿宋_GB2312" w:hAnsi="Times New Roman" w:cs="Times New Roman"/>
                    <w:color w:val="FF0000"/>
                    <w:sz w:val="18"/>
                    <w:szCs w:val="18"/>
                  </w:rPr>
                </w:rPrChange>
              </w:rPr>
              <w:br/>
              <w:t>The pressure range of equipment for normal operation: -0.08~0.0807 MPa</w:t>
            </w:r>
            <w:ins w:id="1289" w:author="Xuning Wei12232" w:date="2026-10-22T16:05: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290" w:author="Xuning Wei12232" w:date="2026-10-24T11:11:00Z">
                  <w:rPr>
                    <w:rFonts w:ascii="Times New Roman" w:eastAsia="仿宋_GB2312" w:hAnsi="Times New Roman" w:cs="Times New Roman"/>
                    <w:color w:val="FF0000"/>
                    <w:sz w:val="18"/>
                    <w:szCs w:val="18"/>
                  </w:rPr>
                </w:rPrChange>
              </w:rPr>
              <w:br/>
              <w:t>The range of agitation speed of equipment capability:  5~40 rpm</w:t>
            </w:r>
          </w:p>
        </w:tc>
        <w:tc>
          <w:tcPr>
            <w:tcW w:w="2587" w:type="dxa"/>
            <w:vAlign w:val="center"/>
          </w:tcPr>
          <w:p w14:paraId="738A229B" w14:textId="77777777" w:rsidR="007617DE" w:rsidRDefault="00AE300B" w:rsidP="007617DE">
            <w:pPr>
              <w:ind w:leftChars="100" w:left="220"/>
              <w:rPr>
                <w:ins w:id="1291" w:author="Xuning Wei12232" w:date="2026-10-22T16:02:00Z"/>
                <w:rFonts w:ascii="Times New Roman" w:hAnsi="Times New Roman" w:cs="Times New Roman"/>
                <w:b/>
                <w:sz w:val="18"/>
                <w:szCs w:val="18"/>
                <w:shd w:val="clear" w:color="auto" w:fill="FFFFFF"/>
              </w:rPr>
              <w:pPrChange w:id="1292" w:author="Xuning Wei12232" w:date="2026-10-22T16:02:00Z">
                <w:pPr>
                  <w:ind w:firstLine="361"/>
                  <w:jc w:val="both"/>
                </w:pPr>
              </w:pPrChange>
            </w:pPr>
            <w:proofErr w:type="spellStart"/>
            <w:ins w:id="1293" w:author="Xuning Wei12232" w:date="2026-10-22T16:02: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C-276 (</w:t>
              </w:r>
              <w:r>
                <w:rPr>
                  <w:rFonts w:ascii="Times New Roman" w:hAnsi="Times New Roman" w:cs="Times New Roman"/>
                  <w:sz w:val="18"/>
                  <w:szCs w:val="18"/>
                  <w:shd w:val="clear" w:color="auto" w:fill="FFFFFF"/>
                </w:rPr>
                <w:t>inner surface, nitrogen distribution pipi</w:t>
              </w:r>
              <w:r>
                <w:rPr>
                  <w:rFonts w:ascii="Times New Roman" w:hAnsi="Times New Roman" w:cs="Times New Roman"/>
                  <w:sz w:val="18"/>
                  <w:szCs w:val="18"/>
                  <w:shd w:val="pct10" w:color="auto" w:fill="FFFFFF"/>
                </w:rPr>
                <w:t>ng,</w:t>
              </w:r>
              <w:r>
                <w:rPr>
                  <w:rFonts w:ascii="Times New Roman" w:hAnsi="Times New Roman" w:cs="Times New Roman"/>
                  <w:sz w:val="18"/>
                  <w:szCs w:val="18"/>
                  <w:shd w:val="clear" w:color="auto" w:fill="FFFFFF"/>
                </w:rPr>
                <w:t xml:space="preserve"> thermometer well material, Valve,  Shower ball</w:t>
              </w:r>
              <w:r>
                <w:rPr>
                  <w:rFonts w:ascii="Times New Roman" w:hAnsi="Times New Roman" w:cs="Times New Roman"/>
                  <w:b/>
                  <w:sz w:val="18"/>
                  <w:szCs w:val="18"/>
                  <w:shd w:val="clear" w:color="auto" w:fill="FFFFFF"/>
                </w:rPr>
                <w:t>)</w:t>
              </w:r>
            </w:ins>
          </w:p>
          <w:p w14:paraId="155E90FE" w14:textId="77777777" w:rsidR="007617DE" w:rsidRDefault="00AE300B" w:rsidP="007617DE">
            <w:pPr>
              <w:ind w:leftChars="100" w:left="220"/>
              <w:rPr>
                <w:ins w:id="1294" w:author="Xuning Wei12232" w:date="2026-10-22T16:02:00Z"/>
                <w:rFonts w:ascii="Times New Roman" w:hAnsi="Times New Roman" w:cs="Times New Roman"/>
                <w:b/>
                <w:sz w:val="18"/>
                <w:szCs w:val="18"/>
                <w:shd w:val="clear" w:color="auto" w:fill="FFFFFF"/>
              </w:rPr>
              <w:pPrChange w:id="1295" w:author="Xuning Wei12232" w:date="2026-10-22T16:02:00Z">
                <w:pPr>
                  <w:ind w:firstLine="361"/>
                  <w:jc w:val="both"/>
                </w:pPr>
              </w:pPrChange>
            </w:pPr>
            <w:proofErr w:type="spellStart"/>
            <w:ins w:id="1296" w:author="Xuning Wei12232" w:date="2026-10-22T16:02: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N10276 (</w:t>
              </w:r>
              <w:r>
                <w:rPr>
                  <w:rFonts w:ascii="Times New Roman" w:hAnsi="Times New Roman" w:cs="Times New Roman"/>
                  <w:sz w:val="18"/>
                  <w:szCs w:val="18"/>
                  <w:shd w:val="clear" w:color="auto" w:fill="FFFFFF"/>
                </w:rPr>
                <w:t xml:space="preserve"> agitator</w:t>
              </w:r>
              <w:r>
                <w:rPr>
                  <w:rFonts w:ascii="Times New Roman" w:hAnsi="Times New Roman" w:cs="Times New Roman"/>
                  <w:b/>
                  <w:sz w:val="18"/>
                  <w:szCs w:val="18"/>
                  <w:shd w:val="clear" w:color="auto" w:fill="FFFFFF"/>
                </w:rPr>
                <w:t>)</w:t>
              </w:r>
            </w:ins>
          </w:p>
          <w:p w14:paraId="67ED1D56" w14:textId="77777777" w:rsidR="007617DE" w:rsidRDefault="00AE300B" w:rsidP="007617DE">
            <w:pPr>
              <w:ind w:leftChars="100" w:left="220"/>
              <w:rPr>
                <w:ins w:id="1297" w:author="Xuning Wei12232" w:date="2026-10-22T16:02:00Z"/>
                <w:rFonts w:ascii="Times New Roman" w:hAnsi="Times New Roman" w:cs="Times New Roman"/>
                <w:b/>
                <w:sz w:val="18"/>
                <w:szCs w:val="18"/>
                <w:shd w:val="clear" w:color="auto" w:fill="FFFFFF"/>
              </w:rPr>
              <w:pPrChange w:id="1298" w:author="Xuning Wei12232" w:date="2026-10-22T16:02:00Z">
                <w:pPr>
                  <w:ind w:firstLine="361"/>
                  <w:jc w:val="both"/>
                </w:pPr>
              </w:pPrChange>
            </w:pPr>
            <w:proofErr w:type="spellStart"/>
            <w:ins w:id="1299" w:author="Xuning Wei12232" w:date="2026-10-22T16:02: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HC-22 (</w:t>
              </w:r>
              <w:r>
                <w:rPr>
                  <w:rFonts w:ascii="Times New Roman" w:hAnsi="Times New Roman" w:cs="Times New Roman"/>
                  <w:sz w:val="18"/>
                  <w:szCs w:val="18"/>
                  <w:shd w:val="clear" w:color="auto" w:fill="FFFFFF"/>
                </w:rPr>
                <w:t>Sieve plate</w:t>
              </w:r>
              <w:r>
                <w:rPr>
                  <w:rFonts w:ascii="Times New Roman" w:hAnsi="Times New Roman" w:cs="Times New Roman"/>
                  <w:b/>
                  <w:sz w:val="18"/>
                  <w:szCs w:val="18"/>
                  <w:shd w:val="clear" w:color="auto" w:fill="FFFFFF"/>
                </w:rPr>
                <w:t>)</w:t>
              </w:r>
            </w:ins>
          </w:p>
          <w:p w14:paraId="0E8B6DDF" w14:textId="77777777" w:rsidR="007617DE" w:rsidRDefault="00AE300B" w:rsidP="007617DE">
            <w:pPr>
              <w:ind w:leftChars="100" w:left="220"/>
              <w:rPr>
                <w:ins w:id="1300" w:author="Xuning Wei12232" w:date="2026-10-22T16:02:00Z"/>
                <w:rFonts w:ascii="Times New Roman" w:eastAsiaTheme="minorEastAsia" w:hAnsi="Times New Roman" w:cs="Times New Roman"/>
                <w:sz w:val="18"/>
                <w:szCs w:val="18"/>
                <w:shd w:val="clear" w:color="auto" w:fill="FFFFFF"/>
                <w:lang w:eastAsia="zh-CN"/>
              </w:rPr>
              <w:pPrChange w:id="1301" w:author="Xuning Wei12232" w:date="2026-10-22T16:02:00Z">
                <w:pPr>
                  <w:ind w:firstLine="361"/>
                </w:pPr>
              </w:pPrChange>
            </w:pPr>
            <w:ins w:id="1302" w:author="Xuning Wei12232" w:date="2026-10-22T16:02: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1602C0A2" w14:textId="77777777" w:rsidR="007617DE" w:rsidRDefault="00AE300B" w:rsidP="007617DE">
            <w:pPr>
              <w:ind w:leftChars="100" w:left="220"/>
              <w:rPr>
                <w:ins w:id="1303" w:author="Xuning Wei12232" w:date="2026-10-22T16:02:00Z"/>
                <w:rFonts w:ascii="Times New Roman" w:eastAsiaTheme="minorEastAsia" w:hAnsi="Times New Roman" w:cs="Times New Roman"/>
                <w:b/>
                <w:sz w:val="18"/>
                <w:szCs w:val="18"/>
                <w:shd w:val="clear" w:color="auto" w:fill="FFFFFF"/>
                <w:lang w:eastAsia="zh-CN"/>
              </w:rPr>
              <w:pPrChange w:id="1304" w:author="Xuning Wei12232" w:date="2026-10-22T16:02:00Z">
                <w:pPr>
                  <w:ind w:firstLine="361"/>
                  <w:jc w:val="both"/>
                </w:pPr>
              </w:pPrChange>
            </w:pPr>
            <w:ins w:id="1305" w:author="Xuning Wei12232" w:date="2026-10-22T16:02:00Z">
              <w:r>
                <w:rPr>
                  <w:rFonts w:ascii="Times New Roman" w:hAnsi="Times New Roman" w:cs="Times New Roman"/>
                  <w:b/>
                  <w:sz w:val="18"/>
                  <w:szCs w:val="18"/>
                  <w:shd w:val="clear" w:color="auto" w:fill="FFFFFF"/>
                </w:rPr>
                <w:t>316L (</w:t>
              </w:r>
              <w:r>
                <w:rPr>
                  <w:rFonts w:ascii="Times New Roman" w:hAnsi="Times New Roman" w:cs="Times New Roman"/>
                  <w:sz w:val="18"/>
                  <w:szCs w:val="18"/>
                  <w:shd w:val="clear" w:color="auto" w:fill="FFFFFF"/>
                </w:rPr>
                <w:t xml:space="preserve"> Pipeline material </w:t>
              </w:r>
              <w:r>
                <w:rPr>
                  <w:rFonts w:ascii="Times New Roman" w:hAnsi="Times New Roman" w:cs="Times New Roman"/>
                  <w:b/>
                  <w:sz w:val="18"/>
                  <w:szCs w:val="18"/>
                  <w:shd w:val="clear" w:color="auto" w:fill="FFFFFF"/>
                </w:rPr>
                <w:t>)</w:t>
              </w:r>
            </w:ins>
          </w:p>
          <w:p w14:paraId="02A4B84F" w14:textId="77777777" w:rsidR="007617DE" w:rsidRDefault="00AE300B" w:rsidP="007617DE">
            <w:pPr>
              <w:ind w:leftChars="100" w:left="220"/>
              <w:rPr>
                <w:ins w:id="1306" w:author="Xuning Wei12232" w:date="2026-10-22T16:02:00Z"/>
                <w:rFonts w:ascii="Times New Roman" w:hAnsi="Times New Roman" w:cs="Times New Roman"/>
                <w:b/>
                <w:sz w:val="18"/>
                <w:szCs w:val="18"/>
                <w:shd w:val="clear" w:color="auto" w:fill="FFFFFF"/>
              </w:rPr>
              <w:pPrChange w:id="1307" w:author="Xuning Wei12232" w:date="2026-10-22T16:02:00Z">
                <w:pPr>
                  <w:ind w:firstLine="361"/>
                  <w:jc w:val="both"/>
                </w:pPr>
              </w:pPrChange>
            </w:pPr>
            <w:ins w:id="1308" w:author="Xuning Wei12232" w:date="2026-10-22T16:02:00Z">
              <w:r>
                <w:rPr>
                  <w:rFonts w:ascii="Times New Roman" w:hAnsi="Times New Roman" w:cs="Times New Roman"/>
                  <w:b/>
                  <w:sz w:val="18"/>
                  <w:szCs w:val="18"/>
                  <w:shd w:val="clear" w:color="auto" w:fill="FFFFFF"/>
                </w:rPr>
                <w:t>SS316 &amp; PTFE(</w:t>
              </w:r>
              <w:r>
                <w:rPr>
                  <w:rFonts w:ascii="Times New Roman" w:hAnsi="Times New Roman" w:cs="Times New Roman"/>
                  <w:sz w:val="18"/>
                  <w:szCs w:val="18"/>
                  <w:shd w:val="clear" w:color="auto" w:fill="FFFFFF"/>
                </w:rPr>
                <w:t xml:space="preserve"> Transfer pump material, Waste discharge pump material </w:t>
              </w:r>
              <w:r>
                <w:rPr>
                  <w:rFonts w:ascii="Times New Roman" w:hAnsi="Times New Roman" w:cs="Times New Roman"/>
                  <w:b/>
                  <w:sz w:val="18"/>
                  <w:szCs w:val="18"/>
                  <w:shd w:val="clear" w:color="auto" w:fill="FFFFFF"/>
                </w:rPr>
                <w:t>)</w:t>
              </w:r>
            </w:ins>
          </w:p>
          <w:p w14:paraId="043F5DAF" w14:textId="77777777" w:rsidR="007617DE" w:rsidRDefault="00AE300B" w:rsidP="007617DE">
            <w:pPr>
              <w:ind w:leftChars="100" w:left="220"/>
              <w:rPr>
                <w:ins w:id="1309" w:author="Xuning Wei12232" w:date="2026-10-22T16:02:00Z"/>
                <w:rFonts w:ascii="Times New Roman" w:hAnsi="Times New Roman" w:cs="Times New Roman"/>
                <w:b/>
                <w:sz w:val="18"/>
                <w:szCs w:val="18"/>
                <w:shd w:val="clear" w:color="auto" w:fill="FFFFFF"/>
              </w:rPr>
              <w:pPrChange w:id="1310" w:author="Xuning Wei12232" w:date="2026-10-22T16:02:00Z">
                <w:pPr>
                  <w:ind w:firstLine="361"/>
                  <w:jc w:val="both"/>
                </w:pPr>
              </w:pPrChange>
            </w:pPr>
            <w:ins w:id="1311" w:author="Xuning Wei12232" w:date="2026-10-22T16:02:00Z">
              <w:r>
                <w:rPr>
                  <w:rFonts w:ascii="Times New Roman" w:hAnsi="Times New Roman" w:cs="Times New Roman"/>
                  <w:b/>
                  <w:sz w:val="18"/>
                  <w:szCs w:val="18"/>
                  <w:shd w:val="clear" w:color="auto" w:fill="FFFFFF"/>
                </w:rPr>
                <w:t>PTFE (</w:t>
              </w:r>
              <w:r>
                <w:rPr>
                  <w:rFonts w:ascii="Times New Roman" w:hAnsi="Times New Roman" w:cs="Times New Roman"/>
                  <w:sz w:val="18"/>
                  <w:szCs w:val="18"/>
                  <w:shd w:val="clear" w:color="auto" w:fill="FFFFFF"/>
                </w:rPr>
                <w:t xml:space="preserve"> Sealing ring, </w:t>
              </w:r>
              <w:r>
                <w:rPr>
                  <w:rFonts w:ascii="Times New Roman" w:eastAsiaTheme="minorEastAsia" w:hAnsi="Times New Roman" w:cs="Times New Roman"/>
                  <w:sz w:val="18"/>
                  <w:szCs w:val="18"/>
                  <w:shd w:val="clear" w:color="auto" w:fill="FFFFFF"/>
                  <w:lang w:eastAsia="zh-CN"/>
                </w:rPr>
                <w:t>Gasket, including manway gaskets and gaskets on all inlet valve manifolds</w:t>
              </w:r>
              <w:r>
                <w:rPr>
                  <w:rFonts w:ascii="Times New Roman" w:hAnsi="Times New Roman" w:cs="Times New Roman"/>
                  <w:b/>
                  <w:sz w:val="18"/>
                  <w:szCs w:val="18"/>
                  <w:shd w:val="clear" w:color="auto" w:fill="FFFFFF"/>
                </w:rPr>
                <w:t xml:space="preserve"> )</w:t>
              </w:r>
            </w:ins>
          </w:p>
          <w:p w14:paraId="0DF9B1C9" w14:textId="77777777" w:rsidR="007617DE" w:rsidRDefault="00AE300B" w:rsidP="007617DE">
            <w:pPr>
              <w:ind w:leftChars="100" w:left="220"/>
              <w:rPr>
                <w:ins w:id="1312" w:author="Xuning Wei12232" w:date="2026-10-22T16:02:00Z"/>
                <w:rFonts w:ascii="Times New Roman" w:hAnsi="Times New Roman" w:cs="Times New Roman"/>
                <w:sz w:val="18"/>
                <w:szCs w:val="18"/>
                <w:shd w:val="clear" w:color="auto" w:fill="FFFFFF"/>
              </w:rPr>
              <w:pPrChange w:id="1313" w:author="Xuning Wei12232" w:date="2026-10-22T16:02:00Z">
                <w:pPr>
                  <w:ind w:firstLine="361"/>
                  <w:jc w:val="both"/>
                </w:pPr>
              </w:pPrChange>
            </w:pPr>
            <w:ins w:id="1314" w:author="Xuning Wei12232" w:date="2026-10-22T16:02:00Z">
              <w:r>
                <w:rPr>
                  <w:rFonts w:ascii="Times New Roman" w:eastAsiaTheme="minorEastAsia" w:hAnsi="Times New Roman" w:cs="Times New Roman"/>
                  <w:b/>
                  <w:sz w:val="18"/>
                  <w:szCs w:val="18"/>
                  <w:shd w:val="clear" w:color="auto" w:fill="FFFFFF"/>
                  <w:lang w:eastAsia="zh-CN"/>
                </w:rPr>
                <w:t>NRL</w:t>
              </w:r>
              <w:r>
                <w:rPr>
                  <w:rFonts w:ascii="Times New Roman" w:hAnsi="Times New Roman" w:cs="Times New Roman"/>
                  <w:sz w:val="18"/>
                  <w:szCs w:val="18"/>
                  <w:shd w:val="clear" w:color="auto" w:fill="FFFFFF"/>
                </w:rPr>
                <w:t>: Gloves</w:t>
              </w:r>
            </w:ins>
          </w:p>
          <w:p w14:paraId="3F2620C3" w14:textId="77777777" w:rsidR="007617DE" w:rsidRPr="007617DE" w:rsidRDefault="00AE300B" w:rsidP="007617DE">
            <w:pPr>
              <w:ind w:leftChars="100" w:left="220"/>
              <w:rPr>
                <w:del w:id="1315" w:author="Xuning Wei12232" w:date="2026-10-22T16:02:00Z"/>
                <w:rFonts w:ascii="Times New Roman" w:hAnsi="Times New Roman" w:cs="Times New Roman"/>
                <w:sz w:val="18"/>
                <w:szCs w:val="18"/>
                <w:shd w:val="clear" w:color="auto" w:fill="FFFFFF"/>
                <w:rPrChange w:id="1316" w:author="Xuning Wei12232" w:date="2026-10-24T11:11:00Z">
                  <w:rPr>
                    <w:del w:id="1317" w:author="Xuning Wei12232" w:date="2026-10-22T16:02:00Z"/>
                    <w:rFonts w:ascii="Times New Roman" w:hAnsi="Times New Roman" w:cs="Times New Roman"/>
                    <w:color w:val="FF0000"/>
                    <w:sz w:val="18"/>
                    <w:szCs w:val="18"/>
                    <w:shd w:val="clear" w:color="auto" w:fill="FFFFFF"/>
                  </w:rPr>
                </w:rPrChange>
              </w:rPr>
              <w:pPrChange w:id="1318" w:author="Xuning Wei12232" w:date="2026-10-22T16:02:00Z">
                <w:pPr>
                  <w:jc w:val="center"/>
                </w:pPr>
              </w:pPrChange>
            </w:pPr>
            <w:ins w:id="1319" w:author="Xuning Wei12232" w:date="2026-10-22T16:02:00Z">
              <w:r>
                <w:rPr>
                  <w:rFonts w:ascii="Times New Roman" w:hAnsi="Times New Roman" w:cs="Times New Roman"/>
                  <w:b/>
                  <w:sz w:val="18"/>
                  <w:szCs w:val="18"/>
                  <w:shd w:val="clear" w:color="auto" w:fill="FFFFFF"/>
                </w:rPr>
                <w:t>SS</w:t>
              </w:r>
              <w:r>
                <w:rPr>
                  <w:rFonts w:ascii="Times New Roman" w:hAnsi="Times New Roman" w:cs="Times New Roman"/>
                  <w:sz w:val="18"/>
                  <w:szCs w:val="18"/>
                  <w:shd w:val="clear" w:color="auto" w:fill="FFFFFF"/>
                </w:rPr>
                <w:t xml:space="preserve"> ( Mass flow meter)</w:t>
              </w:r>
            </w:ins>
            <w:commentRangeStart w:id="1320"/>
            <w:commentRangeStart w:id="1321"/>
            <w:commentRangeStart w:id="1322"/>
            <w:del w:id="1323" w:author="Xuning Wei12232" w:date="2026-10-22T16:02:00Z">
              <w:r>
                <w:rPr>
                  <w:rFonts w:ascii="Times New Roman" w:hAnsi="Times New Roman" w:cs="Times New Roman"/>
                  <w:sz w:val="18"/>
                  <w:szCs w:val="18"/>
                  <w:shd w:val="clear" w:color="auto" w:fill="FFFFFF"/>
                  <w:rPrChange w:id="1324" w:author="Xuning Wei12232" w:date="2026-10-24T11:11:00Z">
                    <w:rPr>
                      <w:rFonts w:ascii="Times New Roman" w:hAnsi="Times New Roman" w:cs="Times New Roman"/>
                      <w:color w:val="FF0000"/>
                      <w:sz w:val="18"/>
                      <w:szCs w:val="18"/>
                      <w:shd w:val="clear" w:color="auto" w:fill="FFFFFF"/>
                    </w:rPr>
                  </w:rPrChange>
                </w:rPr>
                <w:delText xml:space="preserve">Reaction </w:delText>
              </w:r>
              <w:r>
                <w:rPr>
                  <w:rFonts w:ascii="Times New Roman" w:hAnsi="Times New Roman" w:cs="Times New Roman"/>
                  <w:sz w:val="18"/>
                  <w:szCs w:val="18"/>
                  <w:rPrChange w:id="1325" w:author="Xuning Wei12232" w:date="2026-10-24T11:11:00Z">
                    <w:rPr>
                      <w:rFonts w:ascii="Times New Roman" w:hAnsi="Times New Roman" w:cs="Times New Roman"/>
                      <w:color w:val="FF0000"/>
                      <w:sz w:val="18"/>
                      <w:szCs w:val="18"/>
                    </w:rPr>
                  </w:rPrChange>
                </w:rPr>
                <w:delText xml:space="preserve">vessel </w:delText>
              </w:r>
              <w:r>
                <w:rPr>
                  <w:rFonts w:ascii="Times New Roman" w:hAnsi="Times New Roman" w:cs="Times New Roman"/>
                  <w:sz w:val="18"/>
                  <w:szCs w:val="18"/>
                  <w:shd w:val="clear" w:color="auto" w:fill="FFFFFF"/>
                  <w:rPrChange w:id="1326" w:author="Xuning Wei12232" w:date="2026-10-24T11:11:00Z">
                    <w:rPr>
                      <w:rFonts w:ascii="Times New Roman" w:hAnsi="Times New Roman" w:cs="Times New Roman"/>
                      <w:color w:val="FF0000"/>
                      <w:sz w:val="18"/>
                      <w:szCs w:val="18"/>
                      <w:shd w:val="clear" w:color="auto" w:fill="FFFFFF"/>
                    </w:rPr>
                  </w:rPrChange>
                </w:rPr>
                <w:delText>material</w:delText>
              </w:r>
              <w:commentRangeEnd w:id="1320"/>
              <w:r>
                <w:rPr>
                  <w:rStyle w:val="CommentReference"/>
                  <w:rFonts w:ascii="Times New Roman" w:hAnsi="Times New Roman" w:cs="Times New Roman"/>
                  <w:sz w:val="18"/>
                  <w:szCs w:val="18"/>
                  <w:shd w:val="clear" w:color="auto" w:fill="FFFFFF"/>
                  <w:rPrChange w:id="1327" w:author="Xuning Wei12232" w:date="2026-10-24T11:11:00Z">
                    <w:rPr>
                      <w:rStyle w:val="CommentReference"/>
                      <w:rFonts w:ascii="Times New Roman" w:hAnsi="Times New Roman" w:cs="Times New Roman"/>
                      <w:color w:val="FF0000"/>
                      <w:sz w:val="18"/>
                      <w:szCs w:val="18"/>
                      <w:shd w:val="clear" w:color="auto" w:fill="FFFFFF"/>
                    </w:rPr>
                  </w:rPrChange>
                </w:rPr>
                <w:commentReference w:id="1320"/>
              </w:r>
              <w:commentRangeEnd w:id="1321"/>
              <w:r>
                <w:rPr>
                  <w:rStyle w:val="CommentReference"/>
                </w:rPr>
                <w:commentReference w:id="1321"/>
              </w:r>
              <w:commentRangeEnd w:id="1322"/>
              <w:r>
                <w:rPr>
                  <w:rStyle w:val="CommentReference"/>
                </w:rPr>
                <w:commentReference w:id="1322"/>
              </w:r>
              <w:r>
                <w:rPr>
                  <w:rFonts w:ascii="Times New Roman" w:hAnsi="Times New Roman" w:cs="Times New Roman"/>
                  <w:sz w:val="18"/>
                  <w:szCs w:val="18"/>
                  <w:shd w:val="clear" w:color="auto" w:fill="FFFFFF"/>
                  <w:rPrChange w:id="1328" w:author="Xuning Wei12232" w:date="2026-10-24T11:11:00Z">
                    <w:rPr>
                      <w:rFonts w:ascii="Times New Roman" w:hAnsi="Times New Roman" w:cs="Times New Roman"/>
                      <w:color w:val="FF0000"/>
                      <w:sz w:val="18"/>
                      <w:szCs w:val="18"/>
                      <w:shd w:val="clear" w:color="auto" w:fill="FFFFFF"/>
                    </w:rPr>
                  </w:rPrChange>
                </w:rPr>
                <w:delText>: Hastelloy (C-276)</w:delText>
              </w:r>
            </w:del>
          </w:p>
          <w:p w14:paraId="45A0A5D0" w14:textId="77777777" w:rsidR="007617DE" w:rsidRPr="007617DE" w:rsidRDefault="00AE300B" w:rsidP="007617DE">
            <w:pPr>
              <w:ind w:leftChars="100" w:left="220"/>
              <w:rPr>
                <w:del w:id="1329" w:author="Xuning Wei12232" w:date="2026-10-22T16:02:00Z"/>
                <w:rFonts w:ascii="Times New Roman" w:eastAsiaTheme="minorEastAsia" w:hAnsi="Times New Roman" w:cs="Times New Roman"/>
                <w:sz w:val="18"/>
                <w:szCs w:val="18"/>
                <w:shd w:val="clear" w:color="auto" w:fill="FFFFFF"/>
                <w:lang w:eastAsia="zh-CN"/>
                <w:rPrChange w:id="1330" w:author="Xuning Wei12232" w:date="2026-10-24T11:11:00Z">
                  <w:rPr>
                    <w:del w:id="1331" w:author="Xuning Wei12232" w:date="2026-10-22T16:02:00Z"/>
                    <w:rFonts w:ascii="Times New Roman" w:eastAsiaTheme="minorEastAsia" w:hAnsi="Times New Roman" w:cs="Times New Roman"/>
                    <w:color w:val="FF0000"/>
                    <w:sz w:val="18"/>
                    <w:szCs w:val="18"/>
                    <w:shd w:val="clear" w:color="auto" w:fill="FFFFFF"/>
                    <w:lang w:eastAsia="zh-CN"/>
                  </w:rPr>
                </w:rPrChange>
              </w:rPr>
              <w:pPrChange w:id="1332" w:author="Xuning Wei12232" w:date="2026-10-22T16:02:00Z">
                <w:pPr>
                  <w:jc w:val="center"/>
                </w:pPr>
              </w:pPrChange>
            </w:pPr>
            <w:del w:id="1333" w:author="Xuning Wei12232" w:date="2026-10-22T16:02:00Z">
              <w:r>
                <w:rPr>
                  <w:rFonts w:ascii="Times New Roman" w:hAnsi="Times New Roman" w:cs="Times New Roman"/>
                  <w:sz w:val="18"/>
                  <w:szCs w:val="18"/>
                  <w:shd w:val="clear" w:color="auto" w:fill="FFFFFF"/>
                  <w:rPrChange w:id="1334" w:author="Xuning Wei12232" w:date="2026-10-24T11:11:00Z">
                    <w:rPr>
                      <w:rFonts w:ascii="Times New Roman" w:hAnsi="Times New Roman" w:cs="Times New Roman"/>
                      <w:color w:val="FF0000"/>
                      <w:sz w:val="18"/>
                      <w:szCs w:val="18"/>
                      <w:shd w:val="clear" w:color="auto" w:fill="FFFFFF"/>
                    </w:rPr>
                  </w:rPrChange>
                </w:rPr>
                <w:delText>Agitator material: Hastelloy (N10276)</w:delText>
              </w:r>
              <w:r>
                <w:rPr>
                  <w:rFonts w:ascii="Times New Roman" w:hAnsi="Times New Roman" w:cs="Times New Roman"/>
                  <w:sz w:val="18"/>
                  <w:szCs w:val="18"/>
                  <w:shd w:val="clear" w:color="auto" w:fill="FFFFFF"/>
                  <w:rPrChange w:id="1335" w:author="Xuning Wei12232" w:date="2026-10-24T11:11:00Z">
                    <w:rPr>
                      <w:rFonts w:ascii="Times New Roman" w:hAnsi="Times New Roman" w:cs="Times New Roman"/>
                      <w:color w:val="FF0000"/>
                      <w:sz w:val="18"/>
                      <w:szCs w:val="18"/>
                      <w:shd w:val="clear" w:color="auto" w:fill="FFFFFF"/>
                    </w:rPr>
                  </w:rPrChange>
                </w:rPr>
                <w:br/>
                <w:delText>Sieve plate: HC-22</w:delText>
              </w:r>
            </w:del>
          </w:p>
          <w:p w14:paraId="3F05FD72" w14:textId="77777777" w:rsidR="007617DE" w:rsidRPr="007617DE" w:rsidRDefault="00AE300B" w:rsidP="007617DE">
            <w:pPr>
              <w:ind w:leftChars="100" w:left="220"/>
              <w:rPr>
                <w:del w:id="1336" w:author="Xuning Wei12232" w:date="2026-10-22T16:02:00Z"/>
                <w:rFonts w:ascii="Times New Roman" w:hAnsi="Times New Roman" w:cs="Times New Roman"/>
                <w:sz w:val="18"/>
                <w:szCs w:val="18"/>
                <w:shd w:val="clear" w:color="auto" w:fill="FFFFFF"/>
                <w:rPrChange w:id="1337" w:author="Xuning Wei12232" w:date="2026-10-24T11:11:00Z">
                  <w:rPr>
                    <w:del w:id="1338" w:author="Xuning Wei12232" w:date="2026-10-22T16:02:00Z"/>
                    <w:rFonts w:ascii="Times New Roman" w:hAnsi="Times New Roman" w:cs="Times New Roman"/>
                    <w:color w:val="FF0000"/>
                    <w:sz w:val="18"/>
                    <w:szCs w:val="18"/>
                    <w:shd w:val="clear" w:color="auto" w:fill="FFFFFF"/>
                  </w:rPr>
                </w:rPrChange>
              </w:rPr>
              <w:pPrChange w:id="1339" w:author="Xuning Wei12232" w:date="2026-10-22T16:02:00Z">
                <w:pPr>
                  <w:jc w:val="center"/>
                </w:pPr>
              </w:pPrChange>
            </w:pPr>
            <w:del w:id="1340" w:author="Xuning Wei12232" w:date="2026-10-22T16:02:00Z">
              <w:r>
                <w:rPr>
                  <w:rFonts w:ascii="Times New Roman" w:hAnsi="Times New Roman" w:cs="Times New Roman"/>
                  <w:sz w:val="18"/>
                  <w:szCs w:val="18"/>
                  <w:shd w:val="clear" w:color="auto" w:fill="FFFFFF"/>
                  <w:rPrChange w:id="1341" w:author="Xuning Wei12232" w:date="2026-10-24T11:11:00Z">
                    <w:rPr>
                      <w:rFonts w:ascii="Times New Roman" w:hAnsi="Times New Roman" w:cs="Times New Roman"/>
                      <w:color w:val="FF0000"/>
                      <w:sz w:val="18"/>
                      <w:szCs w:val="18"/>
                      <w:shd w:val="clear" w:color="auto" w:fill="FFFFFF"/>
                    </w:rPr>
                  </w:rPrChange>
                </w:rPr>
                <w:delText>Nitrogen distribution p</w:delText>
              </w:r>
              <w:r>
                <w:rPr>
                  <w:rFonts w:ascii="Times New Roman" w:hAnsi="Times New Roman" w:cs="Times New Roman"/>
                  <w:sz w:val="18"/>
                  <w:szCs w:val="18"/>
                  <w:rPrChange w:id="1342" w:author="Xuning Wei12232" w:date="2026-10-24T11:11:00Z">
                    <w:rPr>
                      <w:rFonts w:ascii="Times New Roman" w:hAnsi="Times New Roman" w:cs="Times New Roman"/>
                      <w:color w:val="FF0000"/>
                      <w:sz w:val="18"/>
                      <w:szCs w:val="18"/>
                      <w:shd w:val="clear" w:color="auto" w:fill="FFFFFF"/>
                    </w:rPr>
                  </w:rPrChange>
                </w:rPr>
                <w:delText>iping: Ha</w:delText>
              </w:r>
              <w:r>
                <w:rPr>
                  <w:rFonts w:ascii="Times New Roman" w:hAnsi="Times New Roman" w:cs="Times New Roman"/>
                  <w:sz w:val="18"/>
                  <w:szCs w:val="18"/>
                  <w:shd w:val="clear" w:color="auto" w:fill="FFFFFF"/>
                  <w:rPrChange w:id="1343" w:author="Xuning Wei12232" w:date="2026-10-24T11:11:00Z">
                    <w:rPr>
                      <w:rFonts w:ascii="Times New Roman" w:hAnsi="Times New Roman" w:cs="Times New Roman"/>
                      <w:color w:val="FF0000"/>
                      <w:sz w:val="18"/>
                      <w:szCs w:val="18"/>
                      <w:shd w:val="clear" w:color="auto" w:fill="FFFFFF"/>
                    </w:rPr>
                  </w:rPrChange>
                </w:rPr>
                <w:delText>stelloy (C-276)</w:delText>
              </w:r>
            </w:del>
          </w:p>
          <w:p w14:paraId="63D8D2EE" w14:textId="77777777" w:rsidR="007617DE" w:rsidRPr="007617DE" w:rsidRDefault="00AE300B" w:rsidP="007617DE">
            <w:pPr>
              <w:ind w:leftChars="100" w:left="220"/>
              <w:rPr>
                <w:del w:id="1344" w:author="Xuning Wei12232" w:date="2026-10-22T16:02:00Z"/>
                <w:rFonts w:ascii="Times New Roman" w:hAnsi="Times New Roman" w:cs="Times New Roman"/>
                <w:sz w:val="18"/>
                <w:szCs w:val="18"/>
                <w:shd w:val="clear" w:color="auto" w:fill="FFFFFF"/>
                <w:rPrChange w:id="1345" w:author="Xuning Wei12232" w:date="2026-10-24T11:11:00Z">
                  <w:rPr>
                    <w:del w:id="1346" w:author="Xuning Wei12232" w:date="2026-10-22T16:02:00Z"/>
                    <w:rFonts w:ascii="Times New Roman" w:hAnsi="Times New Roman" w:cs="Times New Roman"/>
                    <w:color w:val="FF0000"/>
                    <w:sz w:val="18"/>
                    <w:szCs w:val="18"/>
                    <w:shd w:val="clear" w:color="auto" w:fill="FFFFFF"/>
                  </w:rPr>
                </w:rPrChange>
              </w:rPr>
              <w:pPrChange w:id="1347" w:author="Xuning Wei12232" w:date="2026-10-22T16:02:00Z">
                <w:pPr>
                  <w:jc w:val="center"/>
                </w:pPr>
              </w:pPrChange>
            </w:pPr>
            <w:del w:id="1348" w:author="Xuning Wei12232" w:date="2026-10-22T16:02:00Z">
              <w:r>
                <w:rPr>
                  <w:rFonts w:ascii="Times New Roman" w:hAnsi="Times New Roman" w:cs="Times New Roman"/>
                  <w:sz w:val="18"/>
                  <w:szCs w:val="18"/>
                  <w:shd w:val="clear" w:color="auto" w:fill="FFFFFF"/>
                  <w:rPrChange w:id="1349" w:author="Xuning Wei12232" w:date="2026-10-24T11:11:00Z">
                    <w:rPr>
                      <w:rFonts w:ascii="Times New Roman" w:hAnsi="Times New Roman" w:cs="Times New Roman"/>
                      <w:color w:val="FF0000"/>
                      <w:sz w:val="18"/>
                      <w:szCs w:val="18"/>
                      <w:shd w:val="clear" w:color="auto" w:fill="FFFFFF"/>
                    </w:rPr>
                  </w:rPrChange>
                </w:rPr>
                <w:delText>Sight glass: Glass</w:delText>
              </w:r>
            </w:del>
          </w:p>
          <w:p w14:paraId="1020F078" w14:textId="77777777" w:rsidR="007617DE" w:rsidRPr="007617DE" w:rsidRDefault="00AE300B" w:rsidP="007617DE">
            <w:pPr>
              <w:ind w:leftChars="100" w:left="220"/>
              <w:rPr>
                <w:del w:id="1350" w:author="Xuning Wei12232" w:date="2026-10-22T16:02:00Z"/>
                <w:rFonts w:ascii="Times New Roman" w:hAnsi="Times New Roman" w:cs="Times New Roman"/>
                <w:sz w:val="18"/>
                <w:szCs w:val="18"/>
                <w:shd w:val="clear" w:color="auto" w:fill="FFFFFF"/>
                <w:rPrChange w:id="1351" w:author="Xuning Wei12232" w:date="2026-10-24T11:11:00Z">
                  <w:rPr>
                    <w:del w:id="1352" w:author="Xuning Wei12232" w:date="2026-10-22T16:02:00Z"/>
                    <w:rFonts w:ascii="Times New Roman" w:hAnsi="Times New Roman" w:cs="Times New Roman"/>
                    <w:color w:val="FF0000"/>
                    <w:sz w:val="18"/>
                    <w:szCs w:val="18"/>
                    <w:shd w:val="clear" w:color="auto" w:fill="FFFFFF"/>
                  </w:rPr>
                </w:rPrChange>
              </w:rPr>
              <w:pPrChange w:id="1353" w:author="Xuning Wei12232" w:date="2026-10-22T16:02:00Z">
                <w:pPr>
                  <w:jc w:val="center"/>
                </w:pPr>
              </w:pPrChange>
            </w:pPr>
            <w:del w:id="1354" w:author="Xuning Wei12232" w:date="2026-10-22T16:02:00Z">
              <w:r>
                <w:rPr>
                  <w:rFonts w:ascii="Times New Roman" w:hAnsi="Times New Roman" w:cs="Times New Roman"/>
                  <w:sz w:val="18"/>
                  <w:szCs w:val="18"/>
                  <w:shd w:val="clear" w:color="auto" w:fill="FFFFFF"/>
                  <w:rPrChange w:id="1355" w:author="Xuning Wei12232" w:date="2026-10-24T11:11:00Z">
                    <w:rPr>
                      <w:rFonts w:ascii="Times New Roman" w:hAnsi="Times New Roman" w:cs="Times New Roman"/>
                      <w:color w:val="FF0000"/>
                      <w:sz w:val="18"/>
                      <w:szCs w:val="18"/>
                      <w:shd w:val="clear" w:color="auto" w:fill="FFFFFF"/>
                    </w:rPr>
                  </w:rPrChange>
                </w:rPr>
                <w:delText>Transfer pump material: SS316+PTFE,</w:delText>
              </w:r>
            </w:del>
          </w:p>
          <w:p w14:paraId="5AB5F6AC" w14:textId="77777777" w:rsidR="007617DE" w:rsidRPr="007617DE" w:rsidRDefault="00AE300B" w:rsidP="007617DE">
            <w:pPr>
              <w:ind w:leftChars="100" w:left="220"/>
              <w:rPr>
                <w:del w:id="1356" w:author="Xuning Wei12232" w:date="2026-10-22T16:02:00Z"/>
                <w:rFonts w:ascii="Times New Roman" w:hAnsi="Times New Roman" w:cs="Times New Roman"/>
                <w:sz w:val="18"/>
                <w:szCs w:val="18"/>
                <w:shd w:val="clear" w:color="auto" w:fill="FFFFFF"/>
                <w:rPrChange w:id="1357" w:author="Xuning Wei12232" w:date="2026-10-24T11:11:00Z">
                  <w:rPr>
                    <w:del w:id="1358" w:author="Xuning Wei12232" w:date="2026-10-22T16:02:00Z"/>
                    <w:rFonts w:ascii="Times New Roman" w:hAnsi="Times New Roman" w:cs="Times New Roman"/>
                    <w:color w:val="FF0000"/>
                    <w:sz w:val="18"/>
                    <w:szCs w:val="18"/>
                    <w:shd w:val="clear" w:color="auto" w:fill="FFFFFF"/>
                  </w:rPr>
                </w:rPrChange>
              </w:rPr>
              <w:pPrChange w:id="1359" w:author="Xuning Wei12232" w:date="2026-10-22T16:02:00Z">
                <w:pPr>
                  <w:jc w:val="center"/>
                </w:pPr>
              </w:pPrChange>
            </w:pPr>
            <w:del w:id="1360" w:author="Xuning Wei12232" w:date="2026-10-22T16:02:00Z">
              <w:r>
                <w:rPr>
                  <w:rFonts w:ascii="Times New Roman" w:hAnsi="Times New Roman" w:cs="Times New Roman"/>
                  <w:sz w:val="18"/>
                  <w:szCs w:val="18"/>
                  <w:shd w:val="clear" w:color="auto" w:fill="FFFFFF"/>
                  <w:rPrChange w:id="1361" w:author="Xuning Wei12232" w:date="2026-10-24T11:11:00Z">
                    <w:rPr>
                      <w:rFonts w:ascii="Times New Roman" w:hAnsi="Times New Roman" w:cs="Times New Roman"/>
                      <w:color w:val="FF0000"/>
                      <w:sz w:val="18"/>
                      <w:szCs w:val="18"/>
                      <w:shd w:val="clear" w:color="auto" w:fill="FFFFFF"/>
                    </w:rPr>
                  </w:rPrChange>
                </w:rPr>
                <w:delText>Thermometer well material: Hastelloy (C-276)</w:delText>
              </w:r>
            </w:del>
          </w:p>
          <w:p w14:paraId="11C4FE7A" w14:textId="77777777" w:rsidR="007617DE" w:rsidRPr="007617DE" w:rsidRDefault="00AE300B" w:rsidP="007617DE">
            <w:pPr>
              <w:ind w:leftChars="100" w:left="220"/>
              <w:rPr>
                <w:del w:id="1362" w:author="Xuning Wei12232" w:date="2026-10-22T16:02:00Z"/>
                <w:rFonts w:ascii="Times New Roman" w:hAnsi="Times New Roman" w:cs="Times New Roman"/>
                <w:sz w:val="18"/>
                <w:szCs w:val="18"/>
                <w:shd w:val="clear" w:color="auto" w:fill="FFFFFF"/>
                <w:rPrChange w:id="1363" w:author="Xuning Wei12232" w:date="2026-10-24T11:11:00Z">
                  <w:rPr>
                    <w:del w:id="1364" w:author="Xuning Wei12232" w:date="2026-10-22T16:02:00Z"/>
                    <w:rFonts w:ascii="Times New Roman" w:hAnsi="Times New Roman" w:cs="Times New Roman"/>
                    <w:color w:val="FF0000"/>
                    <w:sz w:val="18"/>
                    <w:szCs w:val="18"/>
                    <w:shd w:val="clear" w:color="auto" w:fill="FFFFFF"/>
                  </w:rPr>
                </w:rPrChange>
              </w:rPr>
              <w:pPrChange w:id="1365" w:author="Xuning Wei12232" w:date="2026-10-22T16:02:00Z">
                <w:pPr>
                  <w:jc w:val="center"/>
                </w:pPr>
              </w:pPrChange>
            </w:pPr>
            <w:del w:id="1366" w:author="Xuning Wei12232" w:date="2026-10-22T16:02:00Z">
              <w:r>
                <w:rPr>
                  <w:rFonts w:ascii="Times New Roman" w:hAnsi="Times New Roman" w:cs="Times New Roman"/>
                  <w:sz w:val="18"/>
                  <w:szCs w:val="18"/>
                  <w:shd w:val="clear" w:color="auto" w:fill="FFFFFF"/>
                  <w:rPrChange w:id="1367" w:author="Xuning Wei12232" w:date="2026-10-24T11:11:00Z">
                    <w:rPr>
                      <w:rFonts w:ascii="Times New Roman" w:hAnsi="Times New Roman" w:cs="Times New Roman"/>
                      <w:color w:val="FF0000"/>
                      <w:sz w:val="18"/>
                      <w:szCs w:val="18"/>
                      <w:shd w:val="clear" w:color="auto" w:fill="FFFFFF"/>
                    </w:rPr>
                  </w:rPrChange>
                </w:rPr>
                <w:delText>Pipeline material: 316L</w:delText>
              </w:r>
            </w:del>
          </w:p>
          <w:p w14:paraId="4D634791" w14:textId="77777777" w:rsidR="007617DE" w:rsidRPr="007617DE" w:rsidRDefault="00AE300B" w:rsidP="007617DE">
            <w:pPr>
              <w:ind w:leftChars="100" w:left="220"/>
              <w:rPr>
                <w:del w:id="1368" w:author="Xuning Wei12232" w:date="2026-10-22T16:02:00Z"/>
                <w:rFonts w:ascii="Times New Roman" w:hAnsi="Times New Roman" w:cs="Times New Roman"/>
                <w:sz w:val="18"/>
                <w:szCs w:val="18"/>
                <w:shd w:val="clear" w:color="auto" w:fill="FFFFFF"/>
                <w:rPrChange w:id="1369" w:author="Xuning Wei12232" w:date="2026-10-24T11:11:00Z">
                  <w:rPr>
                    <w:del w:id="1370" w:author="Xuning Wei12232" w:date="2026-10-22T16:02:00Z"/>
                    <w:rFonts w:ascii="Times New Roman" w:hAnsi="Times New Roman" w:cs="Times New Roman"/>
                    <w:color w:val="FF0000"/>
                    <w:sz w:val="18"/>
                    <w:szCs w:val="18"/>
                    <w:shd w:val="clear" w:color="auto" w:fill="FFFFFF"/>
                  </w:rPr>
                </w:rPrChange>
              </w:rPr>
              <w:pPrChange w:id="1371" w:author="Xuning Wei12232" w:date="2026-10-22T16:02:00Z">
                <w:pPr>
                  <w:jc w:val="center"/>
                </w:pPr>
              </w:pPrChange>
            </w:pPr>
            <w:del w:id="1372" w:author="Xuning Wei12232" w:date="2026-10-22T16:02:00Z">
              <w:r>
                <w:rPr>
                  <w:rFonts w:ascii="Times New Roman" w:hAnsi="Times New Roman" w:cs="Times New Roman"/>
                  <w:sz w:val="18"/>
                  <w:szCs w:val="18"/>
                  <w:shd w:val="clear" w:color="auto" w:fill="FFFFFF"/>
                  <w:rPrChange w:id="1373" w:author="Xuning Wei12232" w:date="2026-10-24T11:11:00Z">
                    <w:rPr>
                      <w:rFonts w:ascii="Times New Roman" w:hAnsi="Times New Roman" w:cs="Times New Roman"/>
                      <w:color w:val="FF0000"/>
                      <w:sz w:val="18"/>
                      <w:szCs w:val="18"/>
                      <w:shd w:val="clear" w:color="auto" w:fill="FFFFFF"/>
                    </w:rPr>
                  </w:rPrChange>
                </w:rPr>
                <w:delText>Sealing ring:</w:delText>
              </w:r>
              <w:r>
                <w:rPr>
                  <w:rFonts w:ascii="Times New Roman" w:hAnsi="Times New Roman" w:cs="Times New Roman"/>
                  <w:b/>
                  <w:sz w:val="18"/>
                  <w:szCs w:val="18"/>
                  <w:shd w:val="clear" w:color="auto" w:fill="FFFFFF"/>
                  <w:rPrChange w:id="1374" w:author="Xuning Wei12232" w:date="2026-10-24T11:11:00Z">
                    <w:rPr>
                      <w:rFonts w:ascii="Times New Roman" w:hAnsi="Times New Roman" w:cs="Times New Roman"/>
                      <w:b/>
                      <w:color w:val="FF0000"/>
                      <w:sz w:val="18"/>
                      <w:szCs w:val="18"/>
                      <w:shd w:val="clear" w:color="auto" w:fill="FFFFFF"/>
                    </w:rPr>
                  </w:rPrChange>
                </w:rPr>
                <w:delText xml:space="preserve"> PTFE</w:delText>
              </w:r>
            </w:del>
          </w:p>
          <w:p w14:paraId="74BD56D2" w14:textId="77777777" w:rsidR="007617DE" w:rsidRPr="007617DE" w:rsidRDefault="00AE300B" w:rsidP="007617DE">
            <w:pPr>
              <w:ind w:leftChars="100" w:left="220"/>
              <w:rPr>
                <w:del w:id="1375" w:author="Xuning Wei12232" w:date="2026-10-22T16:02:00Z"/>
                <w:rFonts w:ascii="Times New Roman" w:hAnsi="Times New Roman" w:cs="Times New Roman"/>
                <w:sz w:val="18"/>
                <w:szCs w:val="18"/>
                <w:shd w:val="clear" w:color="auto" w:fill="FFFFFF"/>
                <w:rPrChange w:id="1376" w:author="Xuning Wei12232" w:date="2026-10-24T11:11:00Z">
                  <w:rPr>
                    <w:del w:id="1377" w:author="Xuning Wei12232" w:date="2026-10-22T16:02:00Z"/>
                    <w:rFonts w:ascii="Times New Roman" w:hAnsi="Times New Roman" w:cs="Times New Roman"/>
                    <w:color w:val="FF0000"/>
                    <w:sz w:val="18"/>
                    <w:szCs w:val="18"/>
                    <w:shd w:val="clear" w:color="auto" w:fill="FFFFFF"/>
                  </w:rPr>
                </w:rPrChange>
              </w:rPr>
              <w:pPrChange w:id="1378" w:author="Xuning Wei12232" w:date="2026-10-22T16:02:00Z">
                <w:pPr>
                  <w:jc w:val="center"/>
                </w:pPr>
              </w:pPrChange>
            </w:pPr>
            <w:del w:id="1379" w:author="Xuning Wei12232" w:date="2026-10-22T16:02:00Z">
              <w:r>
                <w:rPr>
                  <w:rFonts w:ascii="Times New Roman" w:hAnsi="Times New Roman" w:cs="Times New Roman"/>
                  <w:sz w:val="18"/>
                  <w:szCs w:val="18"/>
                  <w:shd w:val="clear" w:color="auto" w:fill="FFFFFF"/>
                  <w:rPrChange w:id="1380" w:author="Xuning Wei12232" w:date="2026-10-24T11:11:00Z">
                    <w:rPr>
                      <w:rFonts w:ascii="Times New Roman" w:hAnsi="Times New Roman" w:cs="Times New Roman"/>
                      <w:color w:val="FF0000"/>
                      <w:sz w:val="18"/>
                      <w:szCs w:val="18"/>
                      <w:shd w:val="clear" w:color="auto" w:fill="FFFFFF"/>
                    </w:rPr>
                  </w:rPrChange>
                </w:rPr>
                <w:delText>Mass flow meter: SS</w:delText>
              </w:r>
            </w:del>
          </w:p>
          <w:p w14:paraId="1EB8ABA1" w14:textId="77777777" w:rsidR="007617DE" w:rsidRPr="007617DE" w:rsidRDefault="00AE300B" w:rsidP="007617DE">
            <w:pPr>
              <w:ind w:leftChars="100" w:left="220"/>
              <w:rPr>
                <w:del w:id="1381" w:author="Xuning Wei12232" w:date="2026-10-22T16:02:00Z"/>
                <w:rFonts w:ascii="Times New Roman" w:hAnsi="Times New Roman" w:cs="Times New Roman"/>
                <w:b/>
                <w:sz w:val="18"/>
                <w:szCs w:val="18"/>
                <w:shd w:val="clear" w:color="auto" w:fill="FFFFFF"/>
                <w:rPrChange w:id="1382" w:author="Xuning Wei12232" w:date="2026-10-24T11:11:00Z">
                  <w:rPr>
                    <w:del w:id="1383" w:author="Xuning Wei12232" w:date="2026-10-22T16:02:00Z"/>
                    <w:rFonts w:ascii="Times New Roman" w:hAnsi="Times New Roman" w:cs="Times New Roman"/>
                    <w:b/>
                    <w:color w:val="FF0000"/>
                    <w:sz w:val="18"/>
                    <w:szCs w:val="18"/>
                    <w:shd w:val="clear" w:color="auto" w:fill="FFFFFF"/>
                  </w:rPr>
                </w:rPrChange>
              </w:rPr>
              <w:pPrChange w:id="1384" w:author="Xuning Wei12232" w:date="2026-10-22T16:02:00Z">
                <w:pPr>
                  <w:jc w:val="center"/>
                </w:pPr>
              </w:pPrChange>
            </w:pPr>
            <w:del w:id="1385" w:author="Xuning Wei12232" w:date="2026-10-22T16:02:00Z">
              <w:r>
                <w:rPr>
                  <w:rFonts w:ascii="Times New Roman" w:hAnsi="Times New Roman" w:cs="Times New Roman"/>
                  <w:sz w:val="18"/>
                  <w:szCs w:val="18"/>
                  <w:shd w:val="clear" w:color="auto" w:fill="FFFFFF"/>
                  <w:rPrChange w:id="1386" w:author="Xuning Wei12232" w:date="2026-10-24T11:11:00Z">
                    <w:rPr>
                      <w:rFonts w:ascii="Times New Roman" w:hAnsi="Times New Roman" w:cs="Times New Roman"/>
                      <w:color w:val="FF0000"/>
                      <w:sz w:val="18"/>
                      <w:szCs w:val="18"/>
                      <w:shd w:val="clear" w:color="auto" w:fill="FFFFFF"/>
                    </w:rPr>
                  </w:rPrChange>
                </w:rPr>
                <w:delText xml:space="preserve">Valve material: </w:delText>
              </w:r>
            </w:del>
            <w:del w:id="1387" w:author="Xuning Wei12232" w:date="2026-10-18T11:25:00Z">
              <w:r>
                <w:rPr>
                  <w:rFonts w:ascii="Times New Roman" w:hAnsi="Times New Roman" w:cs="Times New Roman"/>
                  <w:sz w:val="18"/>
                  <w:szCs w:val="18"/>
                  <w:shd w:val="clear" w:color="auto" w:fill="FFFFFF"/>
                  <w:rPrChange w:id="1388" w:author="Xuning Wei12232" w:date="2026-10-24T11:11:00Z">
                    <w:rPr>
                      <w:rFonts w:ascii="Times New Roman" w:hAnsi="Times New Roman" w:cs="Times New Roman"/>
                      <w:color w:val="FF0000"/>
                      <w:sz w:val="18"/>
                      <w:szCs w:val="18"/>
                      <w:shd w:val="clear" w:color="auto" w:fill="FFFFFF"/>
                    </w:rPr>
                  </w:rPrChange>
                </w:rPr>
                <w:delText>304 &amp; 316L</w:delText>
              </w:r>
            </w:del>
          </w:p>
          <w:p w14:paraId="2D9D0459" w14:textId="77777777" w:rsidR="007617DE" w:rsidRPr="007617DE" w:rsidRDefault="00AE300B" w:rsidP="007617DE">
            <w:pPr>
              <w:ind w:leftChars="100" w:left="220"/>
              <w:rPr>
                <w:del w:id="1389" w:author="Xuning Wei12232" w:date="2026-10-22T16:02:00Z"/>
                <w:rFonts w:ascii="Times New Roman" w:eastAsiaTheme="minorEastAsia" w:hAnsi="Times New Roman" w:cs="Times New Roman"/>
                <w:sz w:val="18"/>
                <w:szCs w:val="18"/>
                <w:shd w:val="clear" w:color="auto" w:fill="FFFFFF"/>
                <w:lang w:eastAsia="zh-CN"/>
                <w:rPrChange w:id="1390" w:author="Xuning Wei12232" w:date="2026-10-24T11:11:00Z">
                  <w:rPr>
                    <w:del w:id="1391" w:author="Xuning Wei12232" w:date="2026-10-22T16:02:00Z"/>
                    <w:rFonts w:ascii="Times New Roman" w:eastAsiaTheme="minorEastAsia" w:hAnsi="Times New Roman" w:cs="Times New Roman"/>
                    <w:color w:val="FF0000"/>
                    <w:sz w:val="18"/>
                    <w:szCs w:val="18"/>
                    <w:shd w:val="clear" w:color="auto" w:fill="FFFFFF"/>
                    <w:lang w:eastAsia="zh-CN"/>
                  </w:rPr>
                </w:rPrChange>
              </w:rPr>
              <w:pPrChange w:id="1392" w:author="Xuning Wei12232" w:date="2026-10-22T16:02:00Z">
                <w:pPr>
                  <w:jc w:val="center"/>
                </w:pPr>
              </w:pPrChange>
            </w:pPr>
            <w:del w:id="1393" w:author="Xuning Wei12232" w:date="2026-10-22T16:02:00Z">
              <w:r>
                <w:rPr>
                  <w:rFonts w:ascii="Times New Roman" w:eastAsiaTheme="minorEastAsia" w:hAnsi="Times New Roman" w:cs="Times New Roman"/>
                  <w:sz w:val="18"/>
                  <w:szCs w:val="18"/>
                  <w:shd w:val="clear" w:color="auto" w:fill="FFFFFF"/>
                  <w:lang w:eastAsia="zh-CN"/>
                  <w:rPrChange w:id="1394"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Gasket Material: </w:delText>
              </w:r>
              <w:r>
                <w:rPr>
                  <w:rFonts w:ascii="Times New Roman" w:hAnsi="Times New Roman" w:cs="Times New Roman"/>
                  <w:sz w:val="18"/>
                  <w:szCs w:val="18"/>
                  <w:shd w:val="clear" w:color="auto" w:fill="FFFFFF"/>
                  <w:rPrChange w:id="1395" w:author="Xuning Wei12232" w:date="2026-10-24T11:11:00Z">
                    <w:rPr>
                      <w:rFonts w:ascii="Times New Roman" w:hAnsi="Times New Roman" w:cs="Times New Roman"/>
                      <w:color w:val="FF0000"/>
                      <w:sz w:val="18"/>
                      <w:szCs w:val="18"/>
                      <w:shd w:val="clear" w:color="auto" w:fill="FFFFFF"/>
                    </w:rPr>
                  </w:rPrChange>
                </w:rPr>
                <w:delText>PTFE</w:delText>
              </w:r>
            </w:del>
          </w:p>
          <w:p w14:paraId="7BBCA165" w14:textId="77777777" w:rsidR="007617DE" w:rsidRPr="007617DE" w:rsidRDefault="00AE300B" w:rsidP="007617DE">
            <w:pPr>
              <w:ind w:leftChars="100" w:left="220"/>
              <w:rPr>
                <w:del w:id="1396" w:author="Xuning Wei12232" w:date="2026-10-22T16:02:00Z"/>
                <w:rFonts w:ascii="Times New Roman" w:hAnsi="Times New Roman" w:cs="Times New Roman"/>
                <w:sz w:val="18"/>
                <w:szCs w:val="18"/>
                <w:shd w:val="clear" w:color="auto" w:fill="FFFFFF"/>
                <w:rPrChange w:id="1397" w:author="Xuning Wei12232" w:date="2026-10-24T11:11:00Z">
                  <w:rPr>
                    <w:del w:id="1398" w:author="Xuning Wei12232" w:date="2026-10-22T16:02:00Z"/>
                    <w:rFonts w:ascii="Times New Roman" w:hAnsi="Times New Roman" w:cs="Times New Roman"/>
                    <w:color w:val="FF0000"/>
                    <w:sz w:val="18"/>
                    <w:szCs w:val="18"/>
                    <w:shd w:val="clear" w:color="auto" w:fill="FFFFFF"/>
                  </w:rPr>
                </w:rPrChange>
              </w:rPr>
              <w:pPrChange w:id="1399" w:author="Xuning Wei12232" w:date="2026-10-22T16:02:00Z">
                <w:pPr>
                  <w:jc w:val="center"/>
                </w:pPr>
              </w:pPrChange>
            </w:pPr>
            <w:del w:id="1400" w:author="Xuning Wei12232" w:date="2026-10-22T16:02:00Z">
              <w:r>
                <w:rPr>
                  <w:rFonts w:ascii="Times New Roman" w:hAnsi="Times New Roman" w:cs="Times New Roman"/>
                  <w:sz w:val="18"/>
                  <w:szCs w:val="18"/>
                  <w:shd w:val="clear" w:color="auto" w:fill="FFFFFF"/>
                  <w:rPrChange w:id="1401" w:author="Xuning Wei12232" w:date="2026-10-24T11:11:00Z">
                    <w:rPr>
                      <w:rFonts w:ascii="Times New Roman" w:hAnsi="Times New Roman" w:cs="Times New Roman"/>
                      <w:color w:val="FF0000"/>
                      <w:sz w:val="18"/>
                      <w:szCs w:val="18"/>
                      <w:shd w:val="clear" w:color="auto" w:fill="FFFFFF"/>
                    </w:rPr>
                  </w:rPrChange>
                </w:rPr>
                <w:delText>Waste discharge pump material: SS316+PTFE</w:delText>
              </w:r>
            </w:del>
          </w:p>
          <w:p w14:paraId="0E88A272"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402" w:author="Xuning Wei12232" w:date="2026-10-24T11:11:00Z">
                  <w:rPr>
                    <w:rFonts w:ascii="Times New Roman" w:eastAsia="仿宋_GB2312" w:hAnsi="Times New Roman" w:cs="Times New Roman"/>
                    <w:bCs w:val="0"/>
                    <w:color w:val="FF0000"/>
                    <w:sz w:val="18"/>
                    <w:szCs w:val="18"/>
                    <w:lang w:eastAsia="zh-CN"/>
                  </w:rPr>
                </w:rPrChange>
              </w:rPr>
              <w:pPrChange w:id="1403" w:author="Xuning Wei12232" w:date="2026-10-22T16:02:00Z">
                <w:pPr>
                  <w:contextualSpacing/>
                  <w:jc w:val="center"/>
                </w:pPr>
              </w:pPrChange>
            </w:pPr>
            <w:del w:id="1404" w:author="Xuning Wei12232" w:date="2026-10-22T16:02:00Z">
              <w:r>
                <w:rPr>
                  <w:rFonts w:ascii="Times New Roman" w:hAnsi="Times New Roman" w:cs="Times New Roman"/>
                  <w:sz w:val="18"/>
                  <w:szCs w:val="18"/>
                  <w:rPrChange w:id="1405" w:author="Xuning Wei12232" w:date="2026-10-24T11:11:00Z">
                    <w:rPr>
                      <w:rFonts w:ascii="Times New Roman" w:hAnsi="Times New Roman" w:cs="Times New Roman"/>
                      <w:color w:val="FF0000"/>
                      <w:sz w:val="18"/>
                      <w:szCs w:val="18"/>
                    </w:rPr>
                  </w:rPrChange>
                </w:rPr>
                <w:delText xml:space="preserve">Mechanical seal: </w:delText>
              </w:r>
            </w:del>
            <w:del w:id="1406" w:author="Xuning Wei12232" w:date="2026-10-18T11:25:00Z">
              <w:r>
                <w:rPr>
                  <w:rFonts w:ascii="Times New Roman" w:hAnsi="Times New Roman" w:cs="Times New Roman"/>
                  <w:sz w:val="18"/>
                  <w:szCs w:val="18"/>
                  <w:shd w:val="clear" w:color="auto" w:fill="FFFFFF"/>
                  <w:rPrChange w:id="1407" w:author="Xuning Wei12232" w:date="2026-10-24T11:11:00Z">
                    <w:rPr>
                      <w:rFonts w:ascii="Times New Roman" w:hAnsi="Times New Roman" w:cs="Times New Roman"/>
                      <w:color w:val="FF0000"/>
                      <w:sz w:val="18"/>
                      <w:szCs w:val="18"/>
                      <w:shd w:val="clear" w:color="auto" w:fill="FFFFFF"/>
                    </w:rPr>
                  </w:rPrChange>
                </w:rPr>
                <w:delText>304SS</w:delText>
              </w:r>
            </w:del>
            <w:del w:id="1408" w:author="Xuning Wei12232" w:date="2026-10-22T16:02:00Z">
              <w:r>
                <w:rPr>
                  <w:rFonts w:ascii="Times New Roman" w:hAnsi="Times New Roman" w:cs="Times New Roman"/>
                  <w:sz w:val="18"/>
                  <w:szCs w:val="18"/>
                  <w:shd w:val="clear" w:color="auto" w:fill="FFFFFF"/>
                  <w:rPrChange w:id="1409" w:author="Xuning Wei12232" w:date="2026-10-24T11:11:00Z">
                    <w:rPr>
                      <w:rFonts w:ascii="Times New Roman" w:hAnsi="Times New Roman" w:cs="Times New Roman"/>
                      <w:color w:val="FF0000"/>
                      <w:sz w:val="18"/>
                      <w:szCs w:val="18"/>
                      <w:shd w:val="clear" w:color="auto" w:fill="FFFFFF"/>
                    </w:rPr>
                  </w:rPrChange>
                </w:rPr>
                <w:delText xml:space="preserve"> </w:delText>
              </w:r>
            </w:del>
            <w:del w:id="1410" w:author="Xuning Wei12232" w:date="2026-10-18T11:50:00Z">
              <w:r>
                <w:rPr>
                  <w:rFonts w:ascii="Times New Roman" w:hAnsi="Times New Roman" w:cs="Times New Roman"/>
                  <w:sz w:val="18"/>
                  <w:szCs w:val="18"/>
                  <w:shd w:val="clear" w:color="auto" w:fill="FFFFFF"/>
                  <w:rPrChange w:id="1411" w:author="Xuning Wei12232" w:date="2026-10-24T11:11:00Z">
                    <w:rPr>
                      <w:rFonts w:ascii="Times New Roman" w:hAnsi="Times New Roman" w:cs="Times New Roman"/>
                      <w:color w:val="FF0000"/>
                      <w:sz w:val="18"/>
                      <w:szCs w:val="18"/>
                      <w:shd w:val="clear" w:color="auto" w:fill="FFFFFF"/>
                    </w:rPr>
                  </w:rPrChange>
                </w:rPr>
                <w:delText xml:space="preserve">&amp; PTFE </w:delText>
              </w:r>
            </w:del>
            <w:del w:id="1412" w:author="Xuning Wei12232" w:date="2026-10-22T16:02:00Z">
              <w:r>
                <w:rPr>
                  <w:rFonts w:ascii="Times New Roman" w:hAnsi="Times New Roman" w:cs="Times New Roman"/>
                  <w:sz w:val="18"/>
                  <w:szCs w:val="18"/>
                  <w:shd w:val="clear" w:color="auto" w:fill="FFFFFF"/>
                  <w:rPrChange w:id="1413" w:author="Xuning Wei12232" w:date="2026-10-24T11:11:00Z">
                    <w:rPr>
                      <w:rFonts w:ascii="Times New Roman" w:hAnsi="Times New Roman" w:cs="Times New Roman"/>
                      <w:color w:val="FF0000"/>
                      <w:sz w:val="18"/>
                      <w:szCs w:val="18"/>
                      <w:shd w:val="clear" w:color="auto" w:fill="FFFFFF"/>
                    </w:rPr>
                  </w:rPrChange>
                </w:rPr>
                <w:delText xml:space="preserve">&amp; FFKM Gloves: </w:delText>
              </w:r>
            </w:del>
            <w:del w:id="1414" w:author="Xuning Wei12232" w:date="2026-10-18T12:00:00Z">
              <w:r>
                <w:rPr>
                  <w:rFonts w:ascii="Times New Roman" w:hAnsi="Times New Roman" w:cs="Times New Roman"/>
                  <w:sz w:val="18"/>
                  <w:szCs w:val="18"/>
                  <w:shd w:val="clear" w:color="auto" w:fill="FFFFFF"/>
                  <w:rPrChange w:id="1415" w:author="Xuning Wei12232" w:date="2026-10-24T11:11:00Z">
                    <w:rPr>
                      <w:rFonts w:ascii="Times New Roman" w:hAnsi="Times New Roman" w:cs="Times New Roman"/>
                      <w:color w:val="FF0000"/>
                      <w:sz w:val="18"/>
                      <w:szCs w:val="18"/>
                      <w:shd w:val="clear" w:color="auto" w:fill="FFFFFF"/>
                    </w:rPr>
                  </w:rPrChange>
                </w:rPr>
                <w:delText>CSPE</w:delText>
              </w:r>
            </w:del>
          </w:p>
        </w:tc>
        <w:tc>
          <w:tcPr>
            <w:tcW w:w="1027" w:type="dxa"/>
            <w:tcMar>
              <w:top w:w="0" w:type="dxa"/>
              <w:left w:w="108" w:type="dxa"/>
              <w:bottom w:w="0" w:type="dxa"/>
              <w:right w:w="108" w:type="dxa"/>
            </w:tcMar>
            <w:vAlign w:val="center"/>
          </w:tcPr>
          <w:p w14:paraId="2ACCA18B"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SVP-TJ4-334.01-0</w:t>
            </w:r>
            <w:ins w:id="1416" w:author="Xuning Wei12232" w:date="2026-10-22T07:14:00Z">
              <w:r>
                <w:rPr>
                  <w:rFonts w:ascii="Times New Roman" w:eastAsia="仿宋_GB2312" w:hAnsi="Times New Roman" w:cs="Times New Roman"/>
                  <w:bCs w:val="0"/>
                  <w:sz w:val="18"/>
                  <w:szCs w:val="18"/>
                  <w:lang w:eastAsia="zh-CN"/>
                </w:rPr>
                <w:t>89</w:t>
              </w:r>
            </w:ins>
            <w:del w:id="1417" w:author="Xuning Wei12232" w:date="2026-10-22T07:14:00Z">
              <w:r>
                <w:rPr>
                  <w:rFonts w:ascii="Times New Roman" w:eastAsia="仿宋_GB2312" w:hAnsi="Times New Roman" w:cs="Times New Roman"/>
                  <w:bCs w:val="0"/>
                  <w:sz w:val="18"/>
                  <w:szCs w:val="18"/>
                  <w:lang w:eastAsia="zh-CN"/>
                </w:rPr>
                <w:delText>65</w:delText>
              </w:r>
            </w:del>
          </w:p>
        </w:tc>
      </w:tr>
      <w:tr w:rsidR="007617DE" w14:paraId="6979CE69" w14:textId="77777777">
        <w:trPr>
          <w:cantSplit/>
          <w:trHeight w:val="684"/>
          <w:jc w:val="center"/>
        </w:trPr>
        <w:tc>
          <w:tcPr>
            <w:tcW w:w="557" w:type="dxa"/>
            <w:vMerge/>
            <w:tcMar>
              <w:top w:w="0" w:type="dxa"/>
              <w:left w:w="108" w:type="dxa"/>
              <w:bottom w:w="0" w:type="dxa"/>
              <w:right w:w="108" w:type="dxa"/>
            </w:tcMar>
            <w:vAlign w:val="center"/>
          </w:tcPr>
          <w:p w14:paraId="3FEB53DC" w14:textId="77777777" w:rsidR="007617DE" w:rsidRDefault="007617DE">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41FCE667"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Activation tank</w:t>
            </w:r>
          </w:p>
        </w:tc>
        <w:tc>
          <w:tcPr>
            <w:tcW w:w="851" w:type="dxa"/>
            <w:tcMar>
              <w:top w:w="0" w:type="dxa"/>
              <w:left w:w="108" w:type="dxa"/>
              <w:bottom w:w="0" w:type="dxa"/>
              <w:right w:w="108" w:type="dxa"/>
            </w:tcMar>
            <w:vAlign w:val="center"/>
          </w:tcPr>
          <w:p w14:paraId="1E1FE233"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1500 L</w:t>
            </w:r>
          </w:p>
        </w:tc>
        <w:tc>
          <w:tcPr>
            <w:tcW w:w="992" w:type="dxa"/>
            <w:tcMar>
              <w:top w:w="0" w:type="dxa"/>
              <w:left w:w="108" w:type="dxa"/>
              <w:bottom w:w="0" w:type="dxa"/>
              <w:right w:w="108" w:type="dxa"/>
            </w:tcMar>
            <w:vAlign w:val="center"/>
          </w:tcPr>
          <w:p w14:paraId="48357DC4" w14:textId="77777777" w:rsidR="007617DE" w:rsidRDefault="00AE300B">
            <w:pPr>
              <w:contextualSpacing/>
              <w:jc w:val="center"/>
              <w:rPr>
                <w:ins w:id="1418" w:author="Xuning Wei12232" w:date="2026-10-22T07:15:00Z"/>
                <w:rFonts w:ascii="Times New Roman" w:eastAsia="仿宋_GB2312" w:hAnsi="Times New Roman" w:cs="Times New Roman"/>
                <w:bCs w:val="0"/>
                <w:sz w:val="18"/>
                <w:szCs w:val="18"/>
                <w:lang w:eastAsia="zh-CN"/>
              </w:rPr>
            </w:pPr>
            <w:proofErr w:type="spellStart"/>
            <w:ins w:id="1419" w:author="Xuning Wei12232" w:date="2026-10-22T07:15:00Z">
              <w:r>
                <w:rPr>
                  <w:rFonts w:ascii="Times New Roman" w:eastAsia="仿宋_GB2312" w:hAnsi="Times New Roman" w:cs="Times New Roman"/>
                  <w:bCs w:val="0"/>
                  <w:sz w:val="18"/>
                  <w:szCs w:val="18"/>
                  <w:lang w:eastAsia="zh-CN"/>
                </w:rPr>
                <w:t>Hastelloy</w:t>
              </w:r>
              <w:proofErr w:type="spellEnd"/>
            </w:ins>
          </w:p>
          <w:p w14:paraId="4726ADBB" w14:textId="77777777" w:rsidR="007617DE" w:rsidRDefault="00AE300B">
            <w:pPr>
              <w:jc w:val="center"/>
              <w:rPr>
                <w:rFonts w:ascii="Times New Roman" w:eastAsia="仿宋_GB2312" w:hAnsi="Times New Roman" w:cs="Times New Roman"/>
                <w:bCs w:val="0"/>
                <w:sz w:val="18"/>
                <w:szCs w:val="18"/>
                <w:lang w:eastAsia="zh-CN"/>
              </w:rPr>
            </w:pPr>
            <w:ins w:id="1420" w:author="Xuning Wei12232" w:date="2026-10-22T07:15:00Z">
              <w:r>
                <w:rPr>
                  <w:rFonts w:ascii="Times New Roman" w:eastAsia="仿宋_GB2312" w:hAnsi="Times New Roman" w:cs="Times New Roman"/>
                  <w:bCs w:val="0"/>
                  <w:sz w:val="18"/>
                  <w:szCs w:val="18"/>
                  <w:lang w:eastAsia="zh-CN"/>
                </w:rPr>
                <w:t>(</w:t>
              </w:r>
              <w:commentRangeStart w:id="1421"/>
              <w:commentRangeStart w:id="1422"/>
              <w:r>
                <w:rPr>
                  <w:rFonts w:ascii="Times New Roman" w:eastAsia="仿宋_GB2312" w:hAnsi="Times New Roman" w:cs="Times New Roman"/>
                  <w:bCs w:val="0"/>
                  <w:sz w:val="18"/>
                  <w:szCs w:val="18"/>
                  <w:lang w:eastAsia="zh-CN"/>
                </w:rPr>
                <w:t>C-276</w:t>
              </w:r>
              <w:commentRangeEnd w:id="1421"/>
              <w:r>
                <w:rPr>
                  <w:rStyle w:val="CommentReference"/>
                  <w:rFonts w:ascii="Times New Roman" w:eastAsia="仿宋_GB2312" w:hAnsi="Times New Roman" w:cs="Times New Roman"/>
                  <w:bCs w:val="0"/>
                  <w:sz w:val="18"/>
                  <w:szCs w:val="18"/>
                  <w:lang w:eastAsia="zh-CN"/>
                </w:rPr>
                <w:commentReference w:id="1421"/>
              </w:r>
              <w:commentRangeEnd w:id="1422"/>
              <w:r>
                <w:rPr>
                  <w:rStyle w:val="CommentReference"/>
                </w:rPr>
                <w:commentReference w:id="1422"/>
              </w:r>
              <w:r>
                <w:rPr>
                  <w:rFonts w:ascii="Times New Roman" w:eastAsia="仿宋_GB2312" w:hAnsi="Times New Roman" w:cs="Times New Roman"/>
                  <w:bCs w:val="0"/>
                  <w:sz w:val="18"/>
                  <w:szCs w:val="18"/>
                  <w:lang w:eastAsia="zh-CN"/>
                </w:rPr>
                <w:t>)</w:t>
              </w:r>
            </w:ins>
            <w:del w:id="1423" w:author="Xuning Wei12232" w:date="2026-10-22T07:15:00Z">
              <w:r>
                <w:rPr>
                  <w:rFonts w:ascii="Times New Roman" w:eastAsia="仿宋_GB2312" w:hAnsi="Times New Roman" w:cs="Times New Roman"/>
                  <w:bCs w:val="0"/>
                  <w:sz w:val="18"/>
                  <w:szCs w:val="18"/>
                  <w:lang w:eastAsia="zh-CN"/>
                </w:rPr>
                <w:delText>SS 316 L</w:delText>
              </w:r>
            </w:del>
          </w:p>
        </w:tc>
        <w:tc>
          <w:tcPr>
            <w:tcW w:w="1134" w:type="dxa"/>
            <w:tcMar>
              <w:top w:w="0" w:type="dxa"/>
              <w:left w:w="108" w:type="dxa"/>
              <w:bottom w:w="0" w:type="dxa"/>
              <w:right w:w="108" w:type="dxa"/>
            </w:tcMar>
            <w:vAlign w:val="center"/>
          </w:tcPr>
          <w:p w14:paraId="7E18DD71"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TJ4S-1213-Sy15-R01</w:t>
            </w:r>
          </w:p>
        </w:tc>
        <w:tc>
          <w:tcPr>
            <w:tcW w:w="1134" w:type="dxa"/>
            <w:vAlign w:val="center"/>
          </w:tcPr>
          <w:p w14:paraId="1AF4443F"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27EAD2AB"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76A0C348"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Double-layer four-bladed inclined paddle type</w:t>
            </w:r>
          </w:p>
        </w:tc>
        <w:tc>
          <w:tcPr>
            <w:tcW w:w="1418" w:type="dxa"/>
            <w:tcMar>
              <w:top w:w="0" w:type="dxa"/>
              <w:left w:w="108" w:type="dxa"/>
              <w:bottom w:w="0" w:type="dxa"/>
              <w:right w:w="108" w:type="dxa"/>
            </w:tcMar>
            <w:vAlign w:val="center"/>
          </w:tcPr>
          <w:p w14:paraId="1070A735"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Amino acid activation</w:t>
            </w:r>
          </w:p>
        </w:tc>
        <w:tc>
          <w:tcPr>
            <w:tcW w:w="2282" w:type="dxa"/>
            <w:vAlign w:val="center"/>
          </w:tcPr>
          <w:p w14:paraId="4CCB4E15" w14:textId="77777777" w:rsidR="007617DE" w:rsidRDefault="00AE300B">
            <w:pPr>
              <w:spacing w:after="240" w:line="259" w:lineRule="auto"/>
              <w:jc w:val="center"/>
              <w:rPr>
                <w:ins w:id="1424" w:author="Xuning Wei12232" w:date="2026-10-22T16:08:00Z"/>
                <w:rFonts w:ascii="Times New Roman" w:eastAsia="仿宋_GB2312" w:hAnsi="Times New Roman" w:cs="Times New Roman"/>
                <w:sz w:val="18"/>
                <w:szCs w:val="18"/>
                <w:lang w:eastAsia="zh-CN"/>
              </w:rPr>
            </w:pPr>
            <w:r>
              <w:rPr>
                <w:rFonts w:ascii="Times New Roman" w:eastAsia="仿宋_GB2312" w:hAnsi="Times New Roman" w:cs="Times New Roman"/>
                <w:sz w:val="18"/>
                <w:szCs w:val="18"/>
                <w:rPrChange w:id="1425" w:author="Xuning Wei12232" w:date="2026-10-24T11:11:00Z">
                  <w:rPr>
                    <w:rFonts w:ascii="Times New Roman" w:eastAsia="仿宋_GB2312" w:hAnsi="Times New Roman" w:cs="Times New Roman"/>
                    <w:color w:val="FF0000"/>
                    <w:sz w:val="18"/>
                    <w:szCs w:val="18"/>
                  </w:rPr>
                </w:rPrChange>
              </w:rPr>
              <w:t>Minimum volume of the stirrer (at rest): 84.4 L</w:t>
            </w:r>
            <w:ins w:id="1426" w:author="Xuning Wei12232" w:date="2026-10-18T11: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427" w:author="Xuning Wei12232" w:date="2026-10-24T11:11:00Z">
                  <w:rPr>
                    <w:rFonts w:ascii="Times New Roman" w:eastAsia="仿宋_GB2312" w:hAnsi="Times New Roman" w:cs="Times New Roman"/>
                    <w:color w:val="FF0000"/>
                    <w:sz w:val="18"/>
                    <w:szCs w:val="18"/>
                  </w:rPr>
                </w:rPrChange>
              </w:rPr>
              <w:br/>
              <w:t>The equipment adopts bottom temperature measurement, which can achieve the minimum temperature control volume required by the process and provides excellent temperature monitoring</w:t>
            </w:r>
            <w:r>
              <w:rPr>
                <w:rFonts w:ascii="Times New Roman" w:eastAsia="仿宋_GB2312" w:hAnsi="Times New Roman" w:cs="Times New Roman"/>
                <w:sz w:val="18"/>
                <w:szCs w:val="18"/>
                <w:rPrChange w:id="1428" w:author="Xuning Wei12232" w:date="2026-10-24T11:11:00Z">
                  <w:rPr>
                    <w:rFonts w:ascii="Times New Roman" w:eastAsia="仿宋_GB2312" w:hAnsi="Times New Roman" w:cs="Times New Roman"/>
                    <w:color w:val="FF0000"/>
                    <w:sz w:val="18"/>
                    <w:szCs w:val="18"/>
                  </w:rPr>
                </w:rPrChange>
              </w:rPr>
              <w:br/>
              <w:t>Equipment system design range:</w:t>
            </w:r>
            <w:ins w:id="1429" w:author="Xuning Wei12232" w:date="2026-10-22T16:09:00Z">
              <w:r>
                <w:rPr>
                  <w:rFonts w:ascii="Times New Roman" w:eastAsia="仿宋_GB2312" w:hAnsi="Times New Roman" w:cs="Times New Roman"/>
                  <w:sz w:val="18"/>
                  <w:szCs w:val="18"/>
                </w:rPr>
                <w:t xml:space="preserve"> </w:t>
              </w:r>
            </w:ins>
            <w:r>
              <w:rPr>
                <w:rFonts w:ascii="Times New Roman" w:hAnsi="Times New Roman" w:cs="Times New Roman"/>
                <w:rPrChange w:id="1430" w:author="Xuning Wei12232" w:date="2026-10-24T11:11:00Z">
                  <w:rPr>
                    <w:rFonts w:ascii="Times New Roman" w:hAnsi="Times New Roman" w:cs="Times New Roman"/>
                    <w:color w:val="FF0000"/>
                  </w:rPr>
                </w:rPrChange>
              </w:rPr>
              <w:t xml:space="preserve"> </w:t>
            </w:r>
            <w:r>
              <w:rPr>
                <w:rFonts w:ascii="Times New Roman" w:eastAsia="仿宋_GB2312" w:hAnsi="Times New Roman" w:cs="Times New Roman"/>
                <w:sz w:val="18"/>
                <w:szCs w:val="18"/>
                <w:rPrChange w:id="1431" w:author="Xuning Wei12232" w:date="2026-10-24T11:11:00Z">
                  <w:rPr>
                    <w:rFonts w:ascii="Times New Roman" w:eastAsia="仿宋_GB2312" w:hAnsi="Times New Roman" w:cs="Times New Roman"/>
                    <w:color w:val="FF0000"/>
                    <w:sz w:val="18"/>
                    <w:szCs w:val="18"/>
                  </w:rPr>
                </w:rPrChange>
              </w:rPr>
              <w:t xml:space="preserve">-6~54 </w:t>
            </w:r>
            <w:del w:id="1432" w:author="Xuning Wei12232" w:date="2026-10-22T16:07:00Z">
              <w:r>
                <w:rPr>
                  <w:rFonts w:ascii="Times New Roman" w:eastAsia="仿宋_GB2312" w:hAnsi="Times New Roman" w:cs="Times New Roman" w:hint="eastAsia"/>
                  <w:sz w:val="18"/>
                  <w:szCs w:val="18"/>
                  <w:rPrChange w:id="1433" w:author="Xuning Wei12232" w:date="2026-10-24T11:11:00Z">
                    <w:rPr>
                      <w:rFonts w:ascii="Times New Roman" w:eastAsia="仿宋_GB2312" w:hAnsi="Times New Roman" w:cs="Times New Roman" w:hint="eastAsia"/>
                      <w:color w:val="FF0000"/>
                      <w:sz w:val="18"/>
                      <w:szCs w:val="18"/>
                    </w:rPr>
                  </w:rPrChange>
                </w:rPr>
                <w:delText>℃</w:delText>
              </w:r>
            </w:del>
            <w:proofErr w:type="spellStart"/>
            <w:ins w:id="1434"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proofErr w:type="spellEnd"/>
              <w:r>
                <w:rPr>
                  <w:rFonts w:ascii="Times New Roman" w:eastAsia="仿宋_GB2312" w:hAnsi="Times New Roman" w:cs="Times New Roman"/>
                  <w:sz w:val="18"/>
                  <w:szCs w:val="18"/>
                  <w:lang w:eastAsia="zh-CN"/>
                </w:rPr>
                <w:t xml:space="preserve"> </w:t>
              </w:r>
            </w:ins>
          </w:p>
          <w:p w14:paraId="2E7F4D74" w14:textId="77777777" w:rsidR="007617DE" w:rsidRPr="007617DE" w:rsidRDefault="00AE300B">
            <w:pPr>
              <w:spacing w:after="240" w:line="259" w:lineRule="auto"/>
              <w:jc w:val="center"/>
              <w:rPr>
                <w:rFonts w:ascii="Times New Roman" w:eastAsia="仿宋_GB2312" w:hAnsi="Times New Roman" w:cs="Times New Roman"/>
                <w:bCs w:val="0"/>
                <w:sz w:val="18"/>
                <w:szCs w:val="18"/>
                <w:lang w:eastAsia="zh-CN"/>
                <w:rPrChange w:id="1435" w:author="Xuning Wei12232" w:date="2026-10-24T11:11:00Z">
                  <w:rPr>
                    <w:rFonts w:ascii="Times New Roman" w:eastAsia="仿宋_GB2312" w:hAnsi="Times New Roman" w:cs="Times New Roman"/>
                    <w:bCs w:val="0"/>
                    <w:color w:val="FF0000"/>
                    <w:sz w:val="18"/>
                    <w:szCs w:val="18"/>
                    <w:lang w:eastAsia="zh-CN"/>
                  </w:rPr>
                </w:rPrChange>
              </w:rPr>
            </w:pPr>
            <w:del w:id="1436" w:author="Xuning Wei12232" w:date="2026-10-18T11:44:00Z">
              <w:r>
                <w:rPr>
                  <w:rFonts w:ascii="Times New Roman" w:eastAsia="仿宋_GB2312" w:hAnsi="Times New Roman" w:cs="Times New Roman"/>
                  <w:sz w:val="18"/>
                  <w:szCs w:val="18"/>
                  <w:rPrChange w:id="1437" w:author="Xuning Wei12232" w:date="2026-10-24T11:11:00Z">
                    <w:rPr>
                      <w:rFonts w:ascii="Times New Roman" w:eastAsia="仿宋_GB2312" w:hAnsi="Times New Roman" w:cs="Times New Roman"/>
                      <w:color w:val="FF0000"/>
                      <w:sz w:val="18"/>
                      <w:szCs w:val="18"/>
                    </w:rPr>
                  </w:rPrChange>
                </w:rPr>
                <w:delText xml:space="preserve"> (independent heat exchange system, ethylene glycol)</w:delText>
              </w:r>
              <w:r>
                <w:rPr>
                  <w:rFonts w:ascii="Times New Roman" w:eastAsia="仿宋_GB2312" w:hAnsi="Times New Roman" w:cs="Times New Roman"/>
                  <w:sz w:val="18"/>
                  <w:szCs w:val="18"/>
                  <w:rPrChange w:id="1438" w:author="Xuning Wei12232" w:date="2026-10-24T11:11:00Z">
                    <w:rPr>
                      <w:rFonts w:ascii="Times New Roman" w:eastAsia="仿宋_GB2312" w:hAnsi="Times New Roman" w:cs="Times New Roman"/>
                      <w:color w:val="FF0000"/>
                      <w:sz w:val="18"/>
                      <w:szCs w:val="18"/>
                    </w:rPr>
                  </w:rPrChange>
                </w:rPr>
                <w:br/>
              </w:r>
            </w:del>
            <w:r>
              <w:rPr>
                <w:rFonts w:ascii="Times New Roman" w:eastAsia="仿宋_GB2312" w:hAnsi="Times New Roman" w:cs="Times New Roman"/>
                <w:sz w:val="18"/>
                <w:szCs w:val="18"/>
                <w:rPrChange w:id="1439" w:author="Xuning Wei12232" w:date="2026-10-24T11:11:00Z">
                  <w:rPr>
                    <w:rFonts w:ascii="Times New Roman" w:eastAsia="仿宋_GB2312" w:hAnsi="Times New Roman" w:cs="Times New Roman"/>
                    <w:color w:val="FF0000"/>
                    <w:sz w:val="18"/>
                    <w:szCs w:val="18"/>
                  </w:rPr>
                </w:rPrChange>
              </w:rPr>
              <w:t>Control range of temperature of the equipment capability:</w:t>
            </w:r>
            <w:ins w:id="1440" w:author="Xuning Wei12232" w:date="2026-10-18T11: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441" w:author="Xuning Wei12232" w:date="2026-10-24T11:11:00Z">
                  <w:rPr>
                    <w:rFonts w:ascii="Times New Roman" w:eastAsia="仿宋_GB2312" w:hAnsi="Times New Roman" w:cs="Times New Roman"/>
                    <w:color w:val="FF0000"/>
                    <w:sz w:val="18"/>
                    <w:szCs w:val="18"/>
                  </w:rPr>
                </w:rPrChange>
              </w:rPr>
              <w:t xml:space="preserve"> -14~58 </w:t>
            </w:r>
            <w:del w:id="1442" w:author="Xuning Wei12232" w:date="2026-10-22T16:07:00Z">
              <w:r>
                <w:rPr>
                  <w:rFonts w:ascii="Times New Roman" w:eastAsia="仿宋_GB2312" w:hAnsi="Times New Roman" w:cs="Times New Roman" w:hint="eastAsia"/>
                  <w:sz w:val="18"/>
                  <w:szCs w:val="18"/>
                  <w:rPrChange w:id="1443" w:author="Xuning Wei12232" w:date="2026-10-24T11:11:00Z">
                    <w:rPr>
                      <w:rFonts w:ascii="Times New Roman" w:eastAsia="仿宋_GB2312" w:hAnsi="Times New Roman" w:cs="Times New Roman" w:hint="eastAsia"/>
                      <w:color w:val="FF0000"/>
                      <w:sz w:val="18"/>
                      <w:szCs w:val="18"/>
                    </w:rPr>
                  </w:rPrChange>
                </w:rPr>
                <w:delText>℃</w:delText>
              </w:r>
            </w:del>
            <w:proofErr w:type="spellStart"/>
            <w:ins w:id="1444" w:author="Xuning Wei12232" w:date="2026-10-22T16:08: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ins w:id="1445" w:author="Xuning Wei12232" w:date="2026-10-18T11:44:00Z">
              <w:r>
                <w:rPr>
                  <w:rFonts w:ascii="Times New Roman" w:eastAsia="仿宋_GB2312" w:hAnsi="Times New Roman" w:cs="Times New Roman"/>
                  <w:sz w:val="18"/>
                  <w:szCs w:val="18"/>
                </w:rPr>
                <w:br/>
                <w:t>(independent heat exchange system, ethylene glycol)</w:t>
              </w:r>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446" w:author="Xuning Wei12232" w:date="2026-10-24T11:11:00Z">
                  <w:rPr>
                    <w:rFonts w:ascii="Times New Roman" w:eastAsia="仿宋_GB2312" w:hAnsi="Times New Roman" w:cs="Times New Roman"/>
                    <w:color w:val="FF0000"/>
                    <w:sz w:val="18"/>
                    <w:szCs w:val="18"/>
                  </w:rPr>
                </w:rPrChange>
              </w:rPr>
              <w:br/>
              <w:t>The pressure range of equipment for normal operation: 0~0.0807 MPa</w:t>
            </w:r>
            <w:r>
              <w:rPr>
                <w:rFonts w:ascii="Times New Roman" w:eastAsia="仿宋_GB2312" w:hAnsi="Times New Roman" w:cs="Times New Roman"/>
                <w:sz w:val="18"/>
                <w:szCs w:val="18"/>
                <w:rPrChange w:id="1447" w:author="Xuning Wei12232" w:date="2026-10-24T11:11:00Z">
                  <w:rPr>
                    <w:rFonts w:ascii="Times New Roman" w:eastAsia="仿宋_GB2312" w:hAnsi="Times New Roman" w:cs="Times New Roman"/>
                    <w:color w:val="FF0000"/>
                    <w:sz w:val="18"/>
                    <w:szCs w:val="18"/>
                  </w:rPr>
                </w:rPrChange>
              </w:rPr>
              <w:br/>
              <w:t>The range of agitation speed of equipment capability, 15~130 rpm</w:t>
            </w:r>
          </w:p>
        </w:tc>
        <w:tc>
          <w:tcPr>
            <w:tcW w:w="2587" w:type="dxa"/>
            <w:vAlign w:val="center"/>
          </w:tcPr>
          <w:p w14:paraId="64CB1C1A" w14:textId="77777777" w:rsidR="007617DE" w:rsidRDefault="00AE300B" w:rsidP="007617DE">
            <w:pPr>
              <w:ind w:leftChars="100" w:left="220"/>
              <w:rPr>
                <w:ins w:id="1448" w:author="Xuning Wei12232" w:date="2026-10-22T16:03:00Z"/>
                <w:rFonts w:ascii="Times New Roman" w:hAnsi="Times New Roman" w:cs="Times New Roman"/>
                <w:sz w:val="18"/>
                <w:szCs w:val="18"/>
                <w:shd w:val="clear" w:color="auto" w:fill="FFFFFF"/>
              </w:rPr>
              <w:pPrChange w:id="1449" w:author="Xuning Wei12232" w:date="2026-10-22T16:03:00Z">
                <w:pPr>
                  <w:ind w:firstLine="361"/>
                  <w:jc w:val="both"/>
                </w:pPr>
              </w:pPrChange>
            </w:pPr>
            <w:proofErr w:type="spellStart"/>
            <w:ins w:id="1450" w:author="Xuning Wei12232" w:date="2026-10-22T16:03: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C-276 </w:t>
              </w:r>
              <w:r>
                <w:rPr>
                  <w:rFonts w:ascii="Times New Roman" w:hAnsi="Times New Roman" w:cs="Times New Roman"/>
                  <w:sz w:val="18"/>
                  <w:szCs w:val="18"/>
                  <w:shd w:val="clear" w:color="auto" w:fill="FFFFFF"/>
                </w:rPr>
                <w:t>( inner surface, agitator, thermometer well material, valve,  shower ball )</w:t>
              </w:r>
            </w:ins>
          </w:p>
          <w:p w14:paraId="5F01FDCA" w14:textId="77777777" w:rsidR="007617DE" w:rsidRDefault="00AE300B" w:rsidP="007617DE">
            <w:pPr>
              <w:ind w:leftChars="100" w:left="220"/>
              <w:rPr>
                <w:ins w:id="1451" w:author="Xuning Wei12232" w:date="2026-10-22T16:03:00Z"/>
                <w:rFonts w:ascii="Times New Roman" w:hAnsi="Times New Roman" w:cs="Times New Roman"/>
                <w:b/>
                <w:sz w:val="18"/>
                <w:szCs w:val="18"/>
                <w:shd w:val="clear" w:color="auto" w:fill="FFFFFF"/>
              </w:rPr>
              <w:pPrChange w:id="1452" w:author="Xuning Wei12232" w:date="2026-10-22T16:03:00Z">
                <w:pPr>
                  <w:ind w:firstLine="361"/>
                  <w:jc w:val="both"/>
                </w:pPr>
              </w:pPrChange>
            </w:pPr>
            <w:ins w:id="1453" w:author="Xuning Wei12232" w:date="2026-10-22T16:03:00Z">
              <w:r>
                <w:rPr>
                  <w:rFonts w:ascii="Times New Roman" w:hAnsi="Times New Roman" w:cs="Times New Roman"/>
                  <w:b/>
                  <w:sz w:val="18"/>
                  <w:szCs w:val="18"/>
                  <w:shd w:val="clear" w:color="auto" w:fill="FFFFFF"/>
                </w:rPr>
                <w:t>Glass (</w:t>
              </w:r>
              <w:r>
                <w:rPr>
                  <w:rFonts w:ascii="Times New Roman" w:hAnsi="Times New Roman" w:cs="Times New Roman"/>
                  <w:sz w:val="18"/>
                  <w:szCs w:val="18"/>
                  <w:shd w:val="clear" w:color="auto" w:fill="FFFFFF"/>
                </w:rPr>
                <w:t xml:space="preserve"> Sight glass</w:t>
              </w:r>
              <w:r>
                <w:rPr>
                  <w:rFonts w:ascii="Times New Roman" w:hAnsi="Times New Roman" w:cs="Times New Roman"/>
                  <w:b/>
                  <w:sz w:val="18"/>
                  <w:szCs w:val="18"/>
                  <w:shd w:val="clear" w:color="auto" w:fill="FFFFFF"/>
                </w:rPr>
                <w:t>)</w:t>
              </w:r>
            </w:ins>
          </w:p>
          <w:p w14:paraId="6A72213F" w14:textId="77777777" w:rsidR="007617DE" w:rsidRDefault="00AE300B" w:rsidP="007617DE">
            <w:pPr>
              <w:ind w:leftChars="100" w:left="220"/>
              <w:rPr>
                <w:ins w:id="1454" w:author="Xuning Wei12232" w:date="2026-10-22T16:03:00Z"/>
                <w:rFonts w:ascii="Times New Roman" w:hAnsi="Times New Roman" w:cs="Times New Roman"/>
                <w:b/>
                <w:sz w:val="18"/>
                <w:szCs w:val="18"/>
                <w:shd w:val="clear" w:color="auto" w:fill="FFFFFF"/>
              </w:rPr>
              <w:pPrChange w:id="1455" w:author="Xuning Wei12232" w:date="2026-10-22T16:03:00Z">
                <w:pPr>
                  <w:ind w:firstLine="361"/>
                  <w:jc w:val="both"/>
                </w:pPr>
              </w:pPrChange>
            </w:pPr>
            <w:ins w:id="1456" w:author="Xuning Wei12232" w:date="2026-10-22T16:03:00Z">
              <w:r>
                <w:rPr>
                  <w:rFonts w:ascii="Times New Roman" w:hAnsi="Times New Roman" w:cs="Times New Roman"/>
                  <w:b/>
                  <w:sz w:val="18"/>
                  <w:szCs w:val="18"/>
                  <w:shd w:val="clear" w:color="auto" w:fill="FFFFFF"/>
                </w:rPr>
                <w:t>316L (</w:t>
              </w:r>
              <w:r>
                <w:rPr>
                  <w:rFonts w:ascii="Times New Roman" w:hAnsi="Times New Roman" w:cs="Times New Roman"/>
                  <w:sz w:val="18"/>
                  <w:szCs w:val="18"/>
                  <w:shd w:val="clear" w:color="auto" w:fill="FFFFFF"/>
                </w:rPr>
                <w:t xml:space="preserve"> pipeline material,  </w:t>
              </w:r>
              <w:r>
                <w:rPr>
                  <w:rFonts w:ascii="Times New Roman" w:hAnsi="Times New Roman" w:cs="Times New Roman"/>
                  <w:b/>
                  <w:sz w:val="18"/>
                  <w:szCs w:val="18"/>
                  <w:shd w:val="clear" w:color="auto" w:fill="FFFFFF"/>
                </w:rPr>
                <w:t>)</w:t>
              </w:r>
            </w:ins>
          </w:p>
          <w:p w14:paraId="3772592F" w14:textId="77777777" w:rsidR="007617DE" w:rsidRDefault="00AE300B" w:rsidP="007617DE">
            <w:pPr>
              <w:ind w:leftChars="100" w:left="220"/>
              <w:rPr>
                <w:ins w:id="1457" w:author="Xuning Wei12232" w:date="2026-10-22T16:03:00Z"/>
                <w:rFonts w:ascii="Times New Roman" w:hAnsi="Times New Roman" w:cs="Times New Roman"/>
                <w:b/>
                <w:sz w:val="18"/>
                <w:szCs w:val="18"/>
                <w:shd w:val="clear" w:color="auto" w:fill="FFFFFF"/>
              </w:rPr>
              <w:pPrChange w:id="1458" w:author="Xuning Wei12232" w:date="2026-10-22T16:03:00Z">
                <w:pPr>
                  <w:ind w:firstLine="361"/>
                  <w:jc w:val="both"/>
                </w:pPr>
              </w:pPrChange>
            </w:pPr>
            <w:ins w:id="1459" w:author="Xuning Wei12232" w:date="2026-10-22T16:03:00Z">
              <w:r>
                <w:rPr>
                  <w:rFonts w:ascii="Times New Roman" w:hAnsi="Times New Roman" w:cs="Times New Roman"/>
                  <w:b/>
                  <w:sz w:val="18"/>
                  <w:szCs w:val="18"/>
                  <w:shd w:val="clear" w:color="auto" w:fill="FFFFFF"/>
                </w:rPr>
                <w:t>316L+PTFE (</w:t>
              </w:r>
              <w:r>
                <w:rPr>
                  <w:rFonts w:ascii="Times New Roman" w:hAnsi="Times New Roman" w:cs="Times New Roman"/>
                  <w:sz w:val="18"/>
                  <w:szCs w:val="18"/>
                  <w:shd w:val="clear" w:color="auto" w:fill="FFFFFF"/>
                </w:rPr>
                <w:t xml:space="preserve"> waste discharge pump material</w:t>
              </w:r>
              <w:r>
                <w:rPr>
                  <w:rFonts w:ascii="Times New Roman" w:hAnsi="Times New Roman" w:cs="Times New Roman"/>
                  <w:b/>
                  <w:sz w:val="18"/>
                  <w:szCs w:val="18"/>
                  <w:shd w:val="clear" w:color="auto" w:fill="FFFFFF"/>
                </w:rPr>
                <w:t>)</w:t>
              </w:r>
            </w:ins>
          </w:p>
          <w:p w14:paraId="38D43E1C" w14:textId="77777777" w:rsidR="007617DE" w:rsidRDefault="00AE300B" w:rsidP="007617DE">
            <w:pPr>
              <w:ind w:leftChars="100" w:left="220"/>
              <w:rPr>
                <w:ins w:id="1460" w:author="Xuning Wei12232" w:date="2026-10-22T16:03:00Z"/>
                <w:rFonts w:ascii="Times New Roman" w:hAnsi="Times New Roman" w:cs="Times New Roman"/>
                <w:b/>
                <w:sz w:val="18"/>
                <w:szCs w:val="18"/>
                <w:shd w:val="clear" w:color="auto" w:fill="FFFFFF"/>
              </w:rPr>
              <w:pPrChange w:id="1461" w:author="Xuning Wei12232" w:date="2026-10-22T16:03:00Z">
                <w:pPr>
                  <w:ind w:firstLine="361"/>
                  <w:jc w:val="both"/>
                </w:pPr>
              </w:pPrChange>
            </w:pPr>
            <w:ins w:id="1462" w:author="Xuning Wei12232" w:date="2026-10-22T16:03:00Z">
              <w:r>
                <w:rPr>
                  <w:rFonts w:ascii="Times New Roman" w:eastAsiaTheme="minorEastAsia" w:hAnsi="Times New Roman" w:cs="Times New Roman"/>
                  <w:b/>
                  <w:bCs w:val="0"/>
                  <w:sz w:val="18"/>
                  <w:szCs w:val="18"/>
                  <w:shd w:val="clear" w:color="auto" w:fill="FFFFFF"/>
                  <w:lang w:eastAsia="zh-CN"/>
                </w:rPr>
                <w:t xml:space="preserve">PTFE </w:t>
              </w:r>
              <w:r>
                <w:rPr>
                  <w:rFonts w:ascii="Times New Roman" w:eastAsiaTheme="minorEastAsia" w:hAnsi="Times New Roman" w:cs="Times New Roman"/>
                  <w:bCs w:val="0"/>
                  <w:sz w:val="18"/>
                  <w:szCs w:val="18"/>
                  <w:shd w:val="clear" w:color="auto" w:fill="FFFFFF"/>
                  <w:lang w:eastAsia="zh-CN"/>
                </w:rPr>
                <w:t>(</w:t>
              </w:r>
              <w:r>
                <w:rPr>
                  <w:rFonts w:ascii="Times New Roman" w:hAnsi="Times New Roman" w:cs="Times New Roman"/>
                  <w:sz w:val="18"/>
                  <w:szCs w:val="18"/>
                  <w:shd w:val="clear" w:color="auto" w:fill="FFFFFF"/>
                </w:rPr>
                <w:t xml:space="preserve"> Sealing ring,</w:t>
              </w:r>
              <w:r>
                <w:rPr>
                  <w:rFonts w:ascii="Times New Roman" w:hAnsi="Times New Roman" w:cs="Times New Roman"/>
                  <w:bCs w:val="0"/>
                  <w:sz w:val="18"/>
                  <w:szCs w:val="18"/>
                  <w:shd w:val="clear" w:color="auto" w:fill="FFFFFF"/>
                </w:rPr>
                <w:t xml:space="preserve"> Peristaltic pump tubing</w:t>
              </w:r>
              <w:r>
                <w:rPr>
                  <w:rFonts w:ascii="Times New Roman" w:eastAsiaTheme="minorEastAsia" w:hAnsi="Times New Roman" w:cs="Times New Roman"/>
                  <w:bCs w:val="0"/>
                  <w:sz w:val="18"/>
                  <w:szCs w:val="18"/>
                  <w:shd w:val="clear" w:color="auto" w:fill="FFFFFF"/>
                  <w:lang w:eastAsia="zh-CN"/>
                </w:rPr>
                <w:t>)</w:t>
              </w:r>
            </w:ins>
          </w:p>
          <w:p w14:paraId="415F9070" w14:textId="77777777" w:rsidR="007617DE" w:rsidRDefault="00AE300B" w:rsidP="007617DE">
            <w:pPr>
              <w:ind w:leftChars="100" w:left="220"/>
              <w:rPr>
                <w:ins w:id="1463" w:author="Xuning Wei12232" w:date="2026-10-22T16:03:00Z"/>
                <w:rFonts w:ascii="Times New Roman" w:eastAsia="仿宋_GB2312" w:hAnsi="Times New Roman"/>
                <w:b/>
                <w:sz w:val="18"/>
                <w:szCs w:val="18"/>
              </w:rPr>
              <w:pPrChange w:id="1464" w:author="Xuning Wei12232" w:date="2026-10-22T16:03:00Z">
                <w:pPr>
                  <w:ind w:firstLine="361"/>
                  <w:jc w:val="both"/>
                </w:pPr>
              </w:pPrChange>
            </w:pPr>
            <w:ins w:id="1465" w:author="Xuning Wei12232" w:date="2026-10-22T16:03:00Z">
              <w:r>
                <w:rPr>
                  <w:rFonts w:ascii="Times New Roman" w:eastAsia="仿宋_GB2312" w:hAnsi="Times New Roman"/>
                  <w:b/>
                  <w:sz w:val="18"/>
                  <w:szCs w:val="18"/>
                </w:rPr>
                <w:t>SS</w:t>
              </w:r>
              <w:r>
                <w:rPr>
                  <w:rFonts w:ascii="Times New Roman" w:eastAsia="仿宋_GB2312" w:hAnsi="Times New Roman"/>
                  <w:sz w:val="18"/>
                  <w:szCs w:val="18"/>
                </w:rPr>
                <w:t xml:space="preserve"> </w:t>
              </w:r>
              <w:r>
                <w:rPr>
                  <w:rFonts w:ascii="Times New Roman" w:eastAsia="仿宋_GB2312" w:hAnsi="Times New Roman"/>
                  <w:b/>
                  <w:sz w:val="18"/>
                  <w:szCs w:val="18"/>
                </w:rPr>
                <w:t>(</w:t>
              </w:r>
              <w:r>
                <w:rPr>
                  <w:rFonts w:ascii="Times New Roman" w:hAnsi="Times New Roman" w:cs="Times New Roman"/>
                  <w:sz w:val="18"/>
                  <w:szCs w:val="18"/>
                  <w:shd w:val="clear" w:color="auto" w:fill="FFFFFF"/>
                </w:rPr>
                <w:t>Mass flow mete, m</w:t>
              </w:r>
              <w:r>
                <w:rPr>
                  <w:rFonts w:ascii="Times New Roman" w:eastAsia="仿宋_GB2312" w:hAnsi="Times New Roman"/>
                  <w:sz w:val="18"/>
                  <w:szCs w:val="18"/>
                </w:rPr>
                <w:t xml:space="preserve">etering pump and </w:t>
              </w:r>
              <w:r>
                <w:rPr>
                  <w:rFonts w:ascii="Times New Roman" w:eastAsia="仿宋_GB2312" w:hAnsi="Times New Roman"/>
                  <w:sz w:val="18"/>
                  <w:szCs w:val="18"/>
                  <w:shd w:val="clear" w:color="auto" w:fill="FFFFFF"/>
                </w:rPr>
                <w:t>pipeline material</w:t>
              </w:r>
              <w:r>
                <w:rPr>
                  <w:rFonts w:ascii="Times New Roman" w:hAnsi="Times New Roman" w:cs="Times New Roman"/>
                  <w:sz w:val="18"/>
                  <w:szCs w:val="18"/>
                  <w:shd w:val="clear" w:color="auto" w:fill="FFFFFF"/>
                </w:rPr>
                <w:t xml:space="preserve"> </w:t>
              </w:r>
              <w:r>
                <w:rPr>
                  <w:rFonts w:ascii="Times New Roman" w:eastAsia="仿宋_GB2312" w:hAnsi="Times New Roman"/>
                  <w:b/>
                  <w:sz w:val="18"/>
                  <w:szCs w:val="18"/>
                </w:rPr>
                <w:t>)</w:t>
              </w:r>
            </w:ins>
          </w:p>
          <w:p w14:paraId="0A34F17B" w14:textId="77777777" w:rsidR="007617DE" w:rsidRPr="007617DE" w:rsidRDefault="00AE300B" w:rsidP="007617DE">
            <w:pPr>
              <w:ind w:leftChars="100" w:left="220"/>
              <w:rPr>
                <w:del w:id="1466" w:author="Xuning Wei12232" w:date="2026-10-22T16:03:00Z"/>
                <w:rFonts w:ascii="Times New Roman" w:hAnsi="Times New Roman" w:cs="Times New Roman"/>
                <w:sz w:val="18"/>
                <w:szCs w:val="18"/>
                <w:shd w:val="clear" w:color="auto" w:fill="FFFFFF"/>
                <w:rPrChange w:id="1467" w:author="Xuning Wei12232" w:date="2026-10-24T11:11:00Z">
                  <w:rPr>
                    <w:del w:id="1468" w:author="Xuning Wei12232" w:date="2026-10-22T16:03:00Z"/>
                    <w:rFonts w:ascii="Times New Roman" w:hAnsi="Times New Roman" w:cs="Times New Roman"/>
                    <w:color w:val="FF0000"/>
                    <w:sz w:val="18"/>
                    <w:szCs w:val="18"/>
                    <w:shd w:val="clear" w:color="auto" w:fill="FFFFFF"/>
                  </w:rPr>
                </w:rPrChange>
              </w:rPr>
              <w:pPrChange w:id="1469" w:author="Xuning Wei12232" w:date="2026-10-19T20:55:00Z">
                <w:pPr>
                  <w:jc w:val="center"/>
                </w:pPr>
              </w:pPrChange>
            </w:pPr>
            <w:del w:id="1470" w:author="Xuning Wei12232" w:date="2026-10-22T16:03:00Z">
              <w:r>
                <w:rPr>
                  <w:rFonts w:ascii="Times New Roman" w:hAnsi="Times New Roman" w:cs="Times New Roman"/>
                  <w:sz w:val="18"/>
                  <w:szCs w:val="18"/>
                  <w:shd w:val="clear" w:color="auto" w:fill="FFFFFF"/>
                  <w:rPrChange w:id="1471" w:author="Xuning Wei12232" w:date="2026-10-24T11:11:00Z">
                    <w:rPr>
                      <w:rFonts w:ascii="Times New Roman" w:hAnsi="Times New Roman" w:cs="Times New Roman"/>
                      <w:color w:val="FF0000"/>
                      <w:sz w:val="18"/>
                      <w:szCs w:val="18"/>
                      <w:shd w:val="clear" w:color="auto" w:fill="FFFFFF"/>
                    </w:rPr>
                  </w:rPrChange>
                </w:rPr>
                <w:delText>Tank material: Hastelloy (C-276)</w:delText>
              </w:r>
            </w:del>
          </w:p>
          <w:p w14:paraId="2C20B887" w14:textId="77777777" w:rsidR="007617DE" w:rsidRPr="007617DE" w:rsidRDefault="00AE300B" w:rsidP="007617DE">
            <w:pPr>
              <w:ind w:leftChars="100" w:left="220"/>
              <w:rPr>
                <w:del w:id="1472" w:author="Xuning Wei12232" w:date="2026-10-22T16:03:00Z"/>
                <w:rFonts w:ascii="Times New Roman" w:hAnsi="Times New Roman" w:cs="Times New Roman"/>
                <w:sz w:val="18"/>
                <w:szCs w:val="18"/>
                <w:shd w:val="clear" w:color="auto" w:fill="FFFFFF"/>
                <w:rPrChange w:id="1473" w:author="Xuning Wei12232" w:date="2026-10-24T11:11:00Z">
                  <w:rPr>
                    <w:del w:id="1474" w:author="Xuning Wei12232" w:date="2026-10-22T16:03:00Z"/>
                    <w:rFonts w:ascii="Times New Roman" w:hAnsi="Times New Roman" w:cs="Times New Roman"/>
                    <w:color w:val="FF0000"/>
                    <w:sz w:val="18"/>
                    <w:szCs w:val="18"/>
                    <w:shd w:val="clear" w:color="auto" w:fill="FFFFFF"/>
                  </w:rPr>
                </w:rPrChange>
              </w:rPr>
              <w:pPrChange w:id="1475" w:author="Xuning Wei12232" w:date="2026-10-19T20:55:00Z">
                <w:pPr>
                  <w:jc w:val="center"/>
                </w:pPr>
              </w:pPrChange>
            </w:pPr>
            <w:del w:id="1476" w:author="Xuning Wei12232" w:date="2026-10-22T16:03:00Z">
              <w:r>
                <w:rPr>
                  <w:rFonts w:ascii="Times New Roman" w:hAnsi="Times New Roman" w:cs="Times New Roman"/>
                  <w:sz w:val="18"/>
                  <w:szCs w:val="18"/>
                  <w:shd w:val="clear" w:color="auto" w:fill="FFFFFF"/>
                  <w:rPrChange w:id="1477" w:author="Xuning Wei12232" w:date="2026-10-24T11:11:00Z">
                    <w:rPr>
                      <w:rFonts w:ascii="Times New Roman" w:hAnsi="Times New Roman" w:cs="Times New Roman"/>
                      <w:color w:val="FF0000"/>
                      <w:sz w:val="18"/>
                      <w:szCs w:val="18"/>
                      <w:shd w:val="clear" w:color="auto" w:fill="FFFFFF"/>
                    </w:rPr>
                  </w:rPrChange>
                </w:rPr>
                <w:delText>Agitator material: Hastelloy (C-276)</w:delText>
              </w:r>
              <w:r>
                <w:rPr>
                  <w:rFonts w:ascii="Times New Roman" w:hAnsi="Times New Roman" w:cs="Times New Roman"/>
                  <w:sz w:val="18"/>
                  <w:szCs w:val="18"/>
                  <w:shd w:val="clear" w:color="auto" w:fill="FFFFFF"/>
                  <w:rPrChange w:id="1478" w:author="Xuning Wei12232" w:date="2026-10-24T11:11:00Z">
                    <w:rPr>
                      <w:rFonts w:ascii="Times New Roman" w:hAnsi="Times New Roman" w:cs="Times New Roman"/>
                      <w:color w:val="FF0000"/>
                      <w:sz w:val="18"/>
                      <w:szCs w:val="18"/>
                      <w:shd w:val="clear" w:color="auto" w:fill="FFFFFF"/>
                    </w:rPr>
                  </w:rPrChange>
                </w:rPr>
                <w:br/>
                <w:delText>Sight glass: Glass</w:delText>
              </w:r>
              <w:r>
                <w:rPr>
                  <w:rFonts w:ascii="Times New Roman" w:hAnsi="Times New Roman" w:cs="Times New Roman"/>
                  <w:sz w:val="18"/>
                  <w:szCs w:val="18"/>
                  <w:shd w:val="clear" w:color="auto" w:fill="FFFFFF"/>
                  <w:rPrChange w:id="1479" w:author="Xuning Wei12232" w:date="2026-10-24T11:11:00Z">
                    <w:rPr>
                      <w:rFonts w:ascii="Times New Roman" w:hAnsi="Times New Roman" w:cs="Times New Roman"/>
                      <w:color w:val="FF0000"/>
                      <w:sz w:val="18"/>
                      <w:szCs w:val="18"/>
                      <w:shd w:val="clear" w:color="auto" w:fill="FFFFFF"/>
                    </w:rPr>
                  </w:rPrChange>
                </w:rPr>
                <w:br/>
                <w:delText>Thermometer well material: Hastelloy (C-276)</w:delText>
              </w:r>
            </w:del>
          </w:p>
          <w:p w14:paraId="7E53D966" w14:textId="77777777" w:rsidR="007617DE" w:rsidRPr="007617DE" w:rsidRDefault="00AE300B" w:rsidP="007617DE">
            <w:pPr>
              <w:ind w:leftChars="100" w:left="220"/>
              <w:rPr>
                <w:del w:id="1480" w:author="Xuning Wei12232" w:date="2026-10-22T16:03:00Z"/>
                <w:rFonts w:ascii="Times New Roman" w:hAnsi="Times New Roman" w:cs="Times New Roman"/>
                <w:sz w:val="18"/>
                <w:szCs w:val="18"/>
                <w:shd w:val="clear" w:color="auto" w:fill="FFFFFF"/>
                <w:rPrChange w:id="1481" w:author="Xuning Wei12232" w:date="2026-10-24T11:11:00Z">
                  <w:rPr>
                    <w:del w:id="1482" w:author="Xuning Wei12232" w:date="2026-10-22T16:03:00Z"/>
                    <w:rFonts w:ascii="Times New Roman" w:hAnsi="Times New Roman" w:cs="Times New Roman"/>
                    <w:color w:val="FF0000"/>
                    <w:sz w:val="18"/>
                    <w:szCs w:val="18"/>
                    <w:shd w:val="clear" w:color="auto" w:fill="FFFFFF"/>
                  </w:rPr>
                </w:rPrChange>
              </w:rPr>
              <w:pPrChange w:id="1483" w:author="Xuning Wei12232" w:date="2026-10-19T20:55:00Z">
                <w:pPr>
                  <w:jc w:val="center"/>
                </w:pPr>
              </w:pPrChange>
            </w:pPr>
            <w:del w:id="1484" w:author="Xuning Wei12232" w:date="2026-10-22T16:03:00Z">
              <w:r>
                <w:rPr>
                  <w:rFonts w:ascii="Times New Roman" w:hAnsi="Times New Roman" w:cs="Times New Roman"/>
                  <w:sz w:val="18"/>
                  <w:szCs w:val="18"/>
                  <w:shd w:val="clear" w:color="auto" w:fill="FFFFFF"/>
                  <w:rPrChange w:id="1485" w:author="Xuning Wei12232" w:date="2026-10-24T11:11:00Z">
                    <w:rPr>
                      <w:rFonts w:ascii="Times New Roman" w:hAnsi="Times New Roman" w:cs="Times New Roman"/>
                      <w:color w:val="FF0000"/>
                      <w:sz w:val="18"/>
                      <w:szCs w:val="18"/>
                      <w:shd w:val="clear" w:color="auto" w:fill="FFFFFF"/>
                    </w:rPr>
                  </w:rPrChange>
                </w:rPr>
                <w:delText>Pipeline material: 316L</w:delText>
              </w:r>
            </w:del>
          </w:p>
          <w:p w14:paraId="71C80D65" w14:textId="77777777" w:rsidR="007617DE" w:rsidRPr="007617DE" w:rsidRDefault="00AE300B" w:rsidP="007617DE">
            <w:pPr>
              <w:ind w:leftChars="100" w:left="220"/>
              <w:rPr>
                <w:del w:id="1486" w:author="Xuning Wei12232" w:date="2026-10-22T16:03:00Z"/>
                <w:rFonts w:ascii="Times New Roman" w:hAnsi="Times New Roman" w:cs="Times New Roman"/>
                <w:sz w:val="18"/>
                <w:szCs w:val="18"/>
                <w:shd w:val="clear" w:color="auto" w:fill="FFFFFF"/>
                <w:rPrChange w:id="1487" w:author="Xuning Wei12232" w:date="2026-10-24T11:11:00Z">
                  <w:rPr>
                    <w:del w:id="1488" w:author="Xuning Wei12232" w:date="2026-10-22T16:03:00Z"/>
                    <w:rFonts w:ascii="Times New Roman" w:hAnsi="Times New Roman" w:cs="Times New Roman"/>
                    <w:color w:val="FF0000"/>
                    <w:sz w:val="18"/>
                    <w:szCs w:val="18"/>
                    <w:shd w:val="clear" w:color="auto" w:fill="FFFFFF"/>
                  </w:rPr>
                </w:rPrChange>
              </w:rPr>
              <w:pPrChange w:id="1489" w:author="Xuning Wei12232" w:date="2026-10-19T20:55:00Z">
                <w:pPr>
                  <w:jc w:val="center"/>
                </w:pPr>
              </w:pPrChange>
            </w:pPr>
            <w:del w:id="1490" w:author="Xuning Wei12232" w:date="2026-10-22T16:03:00Z">
              <w:r>
                <w:rPr>
                  <w:rFonts w:ascii="Times New Roman" w:hAnsi="Times New Roman" w:cs="Times New Roman"/>
                  <w:sz w:val="18"/>
                  <w:szCs w:val="18"/>
                  <w:shd w:val="clear" w:color="auto" w:fill="FFFFFF"/>
                  <w:rPrChange w:id="1491" w:author="Xuning Wei12232" w:date="2026-10-24T11:11:00Z">
                    <w:rPr>
                      <w:rFonts w:ascii="Times New Roman" w:hAnsi="Times New Roman" w:cs="Times New Roman"/>
                      <w:color w:val="FF0000"/>
                      <w:sz w:val="18"/>
                      <w:szCs w:val="18"/>
                      <w:shd w:val="clear" w:color="auto" w:fill="FFFFFF"/>
                    </w:rPr>
                  </w:rPrChange>
                </w:rPr>
                <w:delText>Sealing ring: PTFE</w:delText>
              </w:r>
            </w:del>
          </w:p>
          <w:p w14:paraId="22B6D8E6" w14:textId="77777777" w:rsidR="007617DE" w:rsidRPr="007617DE" w:rsidRDefault="00AE300B" w:rsidP="007617DE">
            <w:pPr>
              <w:ind w:leftChars="100" w:left="220"/>
              <w:rPr>
                <w:del w:id="1492" w:author="Xuning Wei12232" w:date="2026-10-22T16:03:00Z"/>
                <w:rFonts w:ascii="Times New Roman" w:hAnsi="Times New Roman" w:cs="Times New Roman"/>
                <w:sz w:val="18"/>
                <w:szCs w:val="18"/>
                <w:shd w:val="clear" w:color="auto" w:fill="FFFFFF"/>
                <w:rPrChange w:id="1493" w:author="Xuning Wei12232" w:date="2026-10-24T11:11:00Z">
                  <w:rPr>
                    <w:del w:id="1494" w:author="Xuning Wei12232" w:date="2026-10-22T16:03:00Z"/>
                    <w:rFonts w:ascii="Times New Roman" w:hAnsi="Times New Roman" w:cs="Times New Roman"/>
                    <w:color w:val="FF0000"/>
                    <w:sz w:val="18"/>
                    <w:szCs w:val="18"/>
                    <w:shd w:val="clear" w:color="auto" w:fill="FFFFFF"/>
                  </w:rPr>
                </w:rPrChange>
              </w:rPr>
              <w:pPrChange w:id="1495" w:author="Xuning Wei12232" w:date="2026-10-19T20:55:00Z">
                <w:pPr>
                  <w:jc w:val="center"/>
                </w:pPr>
              </w:pPrChange>
            </w:pPr>
            <w:del w:id="1496" w:author="Xuning Wei12232" w:date="2026-10-22T16:03:00Z">
              <w:r>
                <w:rPr>
                  <w:rFonts w:ascii="Times New Roman" w:hAnsi="Times New Roman" w:cs="Times New Roman"/>
                  <w:sz w:val="18"/>
                  <w:szCs w:val="18"/>
                  <w:shd w:val="clear" w:color="auto" w:fill="FFFFFF"/>
                  <w:rPrChange w:id="1497" w:author="Xuning Wei12232" w:date="2026-10-24T11:11:00Z">
                    <w:rPr>
                      <w:rFonts w:ascii="Times New Roman" w:hAnsi="Times New Roman" w:cs="Times New Roman"/>
                      <w:color w:val="FF0000"/>
                      <w:sz w:val="18"/>
                      <w:szCs w:val="18"/>
                      <w:shd w:val="clear" w:color="auto" w:fill="FFFFFF"/>
                    </w:rPr>
                  </w:rPrChange>
                </w:rPr>
                <w:delText>Mass flow meter: SS</w:delText>
              </w:r>
            </w:del>
          </w:p>
          <w:p w14:paraId="5BABB71C" w14:textId="77777777" w:rsidR="007617DE" w:rsidRPr="007617DE" w:rsidRDefault="00AE300B" w:rsidP="007617DE">
            <w:pPr>
              <w:ind w:leftChars="100" w:left="220"/>
              <w:rPr>
                <w:del w:id="1498" w:author="Xuning Wei12232" w:date="2026-10-18T11:31:00Z"/>
                <w:rFonts w:ascii="Times New Roman" w:hAnsi="Times New Roman" w:cs="Times New Roman"/>
                <w:sz w:val="18"/>
                <w:szCs w:val="18"/>
                <w:shd w:val="clear" w:color="auto" w:fill="FFFFFF"/>
                <w:rPrChange w:id="1499" w:author="Xuning Wei12232" w:date="2026-10-24T11:11:00Z">
                  <w:rPr>
                    <w:del w:id="1500" w:author="Xuning Wei12232" w:date="2026-10-18T11:31:00Z"/>
                    <w:rFonts w:ascii="Times New Roman" w:hAnsi="Times New Roman" w:cs="Times New Roman"/>
                    <w:color w:val="FF0000"/>
                    <w:sz w:val="18"/>
                    <w:szCs w:val="18"/>
                    <w:shd w:val="clear" w:color="auto" w:fill="FFFFFF"/>
                  </w:rPr>
                </w:rPrChange>
              </w:rPr>
              <w:pPrChange w:id="1501" w:author="Xuning Wei12232" w:date="2026-10-19T20:55:00Z">
                <w:pPr>
                  <w:jc w:val="center"/>
                </w:pPr>
              </w:pPrChange>
            </w:pPr>
            <w:del w:id="1502" w:author="Xuning Wei12232" w:date="2026-10-18T11:31:00Z">
              <w:r>
                <w:rPr>
                  <w:rFonts w:ascii="Times New Roman" w:hAnsi="Times New Roman" w:cs="Times New Roman"/>
                  <w:sz w:val="18"/>
                  <w:szCs w:val="18"/>
                  <w:shd w:val="clear" w:color="auto" w:fill="FFFFFF"/>
                  <w:rPrChange w:id="1503" w:author="Xuning Wei12232" w:date="2026-10-24T11:11:00Z">
                    <w:rPr>
                      <w:rFonts w:ascii="Times New Roman" w:hAnsi="Times New Roman" w:cs="Times New Roman"/>
                      <w:color w:val="FF0000"/>
                      <w:sz w:val="18"/>
                      <w:szCs w:val="18"/>
                      <w:shd w:val="clear" w:color="auto" w:fill="FFFFFF"/>
                    </w:rPr>
                  </w:rPrChange>
                </w:rPr>
                <w:delText>Valve material: 304 &amp; 316L</w:delText>
              </w:r>
            </w:del>
          </w:p>
          <w:p w14:paraId="659C98EB" w14:textId="77777777" w:rsidR="007617DE" w:rsidRPr="007617DE" w:rsidRDefault="00AE300B" w:rsidP="007617DE">
            <w:pPr>
              <w:ind w:leftChars="100" w:left="220"/>
              <w:rPr>
                <w:del w:id="1504" w:author="Xuning Wei12232" w:date="2026-10-22T16:03:00Z"/>
                <w:rFonts w:ascii="Times New Roman" w:eastAsiaTheme="minorEastAsia" w:hAnsi="Times New Roman" w:cs="Times New Roman"/>
                <w:sz w:val="18"/>
                <w:szCs w:val="18"/>
                <w:shd w:val="clear" w:color="auto" w:fill="FFFFFF"/>
                <w:lang w:eastAsia="zh-CN"/>
                <w:rPrChange w:id="1505" w:author="Xuning Wei12232" w:date="2026-10-24T11:11:00Z">
                  <w:rPr>
                    <w:del w:id="1506" w:author="Xuning Wei12232" w:date="2026-10-22T16:03:00Z"/>
                    <w:rFonts w:ascii="Times New Roman" w:eastAsiaTheme="minorEastAsia" w:hAnsi="Times New Roman" w:cs="Times New Roman"/>
                    <w:color w:val="FF0000"/>
                    <w:sz w:val="18"/>
                    <w:szCs w:val="18"/>
                    <w:shd w:val="clear" w:color="auto" w:fill="FFFFFF"/>
                    <w:lang w:eastAsia="zh-CN"/>
                  </w:rPr>
                </w:rPrChange>
              </w:rPr>
              <w:pPrChange w:id="1507" w:author="Xuning Wei12232" w:date="2026-10-19T20:55:00Z">
                <w:pPr>
                  <w:jc w:val="center"/>
                </w:pPr>
              </w:pPrChange>
            </w:pPr>
            <w:del w:id="1508" w:author="Xuning Wei12232" w:date="2026-10-22T16:03:00Z">
              <w:r>
                <w:rPr>
                  <w:rFonts w:ascii="Times New Roman" w:hAnsi="Times New Roman" w:cs="Times New Roman"/>
                  <w:sz w:val="18"/>
                  <w:szCs w:val="18"/>
                  <w:shd w:val="clear" w:color="auto" w:fill="FFFFFF"/>
                  <w:rPrChange w:id="1509" w:author="Xuning Wei12232" w:date="2026-10-24T11:11:00Z">
                    <w:rPr>
                      <w:rFonts w:ascii="Times New Roman" w:hAnsi="Times New Roman" w:cs="Times New Roman"/>
                      <w:color w:val="FF0000"/>
                      <w:sz w:val="18"/>
                      <w:szCs w:val="18"/>
                      <w:shd w:val="clear" w:color="auto" w:fill="FFFFFF"/>
                    </w:rPr>
                  </w:rPrChange>
                </w:rPr>
                <w:delText xml:space="preserve">Waste discharge pump material: </w:delText>
              </w:r>
              <w:r>
                <w:rPr>
                  <w:rFonts w:ascii="Times New Roman" w:eastAsiaTheme="minorEastAsia" w:hAnsi="Times New Roman" w:cs="Times New Roman"/>
                  <w:sz w:val="18"/>
                  <w:szCs w:val="18"/>
                  <w:shd w:val="clear" w:color="auto" w:fill="FFFFFF"/>
                  <w:lang w:eastAsia="zh-CN"/>
                  <w:rPrChange w:id="1510" w:author="Xuning Wei12232" w:date="2026-10-24T11:11:00Z">
                    <w:rPr>
                      <w:rFonts w:ascii="Times New Roman" w:eastAsiaTheme="minorEastAsia" w:hAnsi="Times New Roman" w:cs="Times New Roman"/>
                      <w:color w:val="FF0000"/>
                      <w:sz w:val="18"/>
                      <w:szCs w:val="18"/>
                      <w:shd w:val="clear" w:color="auto" w:fill="FFFFFF"/>
                      <w:lang w:eastAsia="zh-CN"/>
                    </w:rPr>
                  </w:rPrChange>
                </w:rPr>
                <w:delText>316SS</w:delText>
              </w:r>
            </w:del>
          </w:p>
          <w:p w14:paraId="43A350DA" w14:textId="77777777" w:rsidR="007617DE" w:rsidRPr="007617DE" w:rsidRDefault="00AE300B" w:rsidP="007617DE">
            <w:pPr>
              <w:ind w:leftChars="100" w:left="220"/>
              <w:rPr>
                <w:del w:id="1511" w:author="Xuning Wei12232" w:date="2026-10-22T16:03:00Z"/>
                <w:rFonts w:ascii="Times New Roman" w:eastAsiaTheme="minorEastAsia" w:hAnsi="Times New Roman" w:cs="Times New Roman"/>
                <w:bCs w:val="0"/>
                <w:sz w:val="18"/>
                <w:szCs w:val="18"/>
                <w:shd w:val="clear" w:color="auto" w:fill="FFFFFF"/>
                <w:lang w:eastAsia="zh-CN"/>
                <w:rPrChange w:id="1512" w:author="Xuning Wei12232" w:date="2026-10-24T11:11:00Z">
                  <w:rPr>
                    <w:del w:id="1513" w:author="Xuning Wei12232" w:date="2026-10-22T16:03:00Z"/>
                    <w:rFonts w:ascii="Times New Roman" w:eastAsiaTheme="minorEastAsia" w:hAnsi="Times New Roman" w:cs="Times New Roman"/>
                    <w:bCs w:val="0"/>
                    <w:color w:val="FF0000"/>
                    <w:sz w:val="18"/>
                    <w:szCs w:val="18"/>
                    <w:shd w:val="clear" w:color="auto" w:fill="FFFFFF"/>
                    <w:lang w:eastAsia="zh-CN"/>
                  </w:rPr>
                </w:rPrChange>
              </w:rPr>
              <w:pPrChange w:id="1514" w:author="Xuning Wei12232" w:date="2026-10-19T20:55:00Z">
                <w:pPr>
                  <w:jc w:val="center"/>
                </w:pPr>
              </w:pPrChange>
            </w:pPr>
            <w:del w:id="1515" w:author="Xuning Wei12232" w:date="2026-10-22T16:03:00Z">
              <w:r>
                <w:rPr>
                  <w:rFonts w:ascii="Times New Roman" w:hAnsi="Times New Roman" w:cs="Times New Roman"/>
                  <w:bCs w:val="0"/>
                  <w:sz w:val="18"/>
                  <w:szCs w:val="18"/>
                  <w:shd w:val="clear" w:color="auto" w:fill="FFFFFF"/>
                  <w:rPrChange w:id="1516" w:author="Xuning Wei12232" w:date="2026-10-24T11:11:00Z">
                    <w:rPr>
                      <w:rFonts w:ascii="Times New Roman" w:hAnsi="Times New Roman" w:cs="Times New Roman"/>
                      <w:bCs w:val="0"/>
                      <w:color w:val="FF0000"/>
                      <w:sz w:val="18"/>
                      <w:szCs w:val="18"/>
                      <w:shd w:val="clear" w:color="auto" w:fill="FFFFFF"/>
                    </w:rPr>
                  </w:rPrChange>
                </w:rPr>
                <w:delText xml:space="preserve">Peristaltic pump tubing: </w:delText>
              </w:r>
              <w:r>
                <w:rPr>
                  <w:rFonts w:ascii="Times New Roman" w:eastAsiaTheme="minorEastAsia" w:hAnsi="Times New Roman" w:cs="Times New Roman"/>
                  <w:bCs w:val="0"/>
                  <w:sz w:val="18"/>
                  <w:szCs w:val="18"/>
                  <w:shd w:val="clear" w:color="auto" w:fill="FFFFFF"/>
                  <w:lang w:eastAsia="zh-CN"/>
                  <w:rPrChange w:id="1517" w:author="Xuning Wei12232" w:date="2026-10-24T11:11:00Z">
                    <w:rPr>
                      <w:rFonts w:ascii="Times New Roman" w:eastAsiaTheme="minorEastAsia" w:hAnsi="Times New Roman" w:cs="Times New Roman"/>
                      <w:bCs w:val="0"/>
                      <w:color w:val="FF0000"/>
                      <w:sz w:val="18"/>
                      <w:szCs w:val="18"/>
                      <w:shd w:val="clear" w:color="auto" w:fill="FFFFFF"/>
                      <w:lang w:eastAsia="zh-CN"/>
                    </w:rPr>
                  </w:rPrChange>
                </w:rPr>
                <w:delText>PTFE</w:delText>
              </w:r>
            </w:del>
          </w:p>
          <w:p w14:paraId="6B61A118"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518" w:author="Xuning Wei12232" w:date="2026-10-24T11:11:00Z">
                  <w:rPr>
                    <w:rFonts w:ascii="Times New Roman" w:eastAsia="仿宋_GB2312" w:hAnsi="Times New Roman" w:cs="Times New Roman"/>
                    <w:bCs w:val="0"/>
                    <w:color w:val="FF0000"/>
                    <w:sz w:val="18"/>
                    <w:szCs w:val="18"/>
                    <w:lang w:eastAsia="zh-CN"/>
                  </w:rPr>
                </w:rPrChange>
              </w:rPr>
              <w:pPrChange w:id="1519" w:author="Xuning Wei12232" w:date="2026-10-19T20:55:00Z">
                <w:pPr>
                  <w:contextualSpacing/>
                  <w:jc w:val="center"/>
                </w:pPr>
              </w:pPrChange>
            </w:pPr>
            <w:del w:id="1520" w:author="Xuning Wei12232" w:date="2026-10-22T16:03:00Z">
              <w:r>
                <w:rPr>
                  <w:rFonts w:ascii="Times New Roman" w:hAnsi="Times New Roman" w:cs="Times New Roman"/>
                  <w:sz w:val="18"/>
                  <w:szCs w:val="18"/>
                  <w:rPrChange w:id="1521" w:author="Xuning Wei12232" w:date="2026-10-24T11:11:00Z">
                    <w:rPr>
                      <w:rFonts w:ascii="Times New Roman" w:hAnsi="Times New Roman" w:cs="Times New Roman"/>
                      <w:color w:val="FF0000"/>
                      <w:sz w:val="18"/>
                      <w:szCs w:val="18"/>
                    </w:rPr>
                  </w:rPrChange>
                </w:rPr>
                <w:delText xml:space="preserve">Mechanical seal: </w:delText>
              </w:r>
            </w:del>
            <w:del w:id="1522" w:author="Xuning Wei12232" w:date="2026-10-18T11:32:00Z">
              <w:r>
                <w:rPr>
                  <w:rFonts w:ascii="Times New Roman" w:hAnsi="Times New Roman" w:cs="Times New Roman"/>
                  <w:sz w:val="18"/>
                  <w:szCs w:val="18"/>
                  <w:shd w:val="clear" w:color="auto" w:fill="FFFFFF"/>
                  <w:rPrChange w:id="1523" w:author="Xuning Wei12232" w:date="2026-10-24T11:11:00Z">
                    <w:rPr>
                      <w:rFonts w:ascii="Times New Roman" w:hAnsi="Times New Roman" w:cs="Times New Roman"/>
                      <w:color w:val="FF0000"/>
                      <w:sz w:val="18"/>
                      <w:szCs w:val="18"/>
                      <w:shd w:val="clear" w:color="auto" w:fill="FFFFFF"/>
                    </w:rPr>
                  </w:rPrChange>
                </w:rPr>
                <w:delText>304SS</w:delText>
              </w:r>
            </w:del>
            <w:del w:id="1524" w:author="Xuning Wei12232" w:date="2026-10-22T16:03:00Z">
              <w:r>
                <w:rPr>
                  <w:rFonts w:ascii="Times New Roman" w:hAnsi="Times New Roman" w:cs="Times New Roman"/>
                  <w:sz w:val="18"/>
                  <w:szCs w:val="18"/>
                  <w:shd w:val="clear" w:color="auto" w:fill="FFFFFF"/>
                  <w:rPrChange w:id="1525" w:author="Xuning Wei12232" w:date="2026-10-24T11:11:00Z">
                    <w:rPr>
                      <w:rFonts w:ascii="Times New Roman" w:hAnsi="Times New Roman" w:cs="Times New Roman"/>
                      <w:color w:val="FF0000"/>
                      <w:sz w:val="18"/>
                      <w:szCs w:val="18"/>
                      <w:shd w:val="clear" w:color="auto" w:fill="FFFFFF"/>
                    </w:rPr>
                  </w:rPrChange>
                </w:rPr>
                <w:delText xml:space="preserve"> &amp; </w:delText>
              </w:r>
            </w:del>
            <w:del w:id="1526" w:author="Xuning Wei12232" w:date="2026-10-18T11:50:00Z">
              <w:r>
                <w:rPr>
                  <w:rFonts w:ascii="Times New Roman" w:hAnsi="Times New Roman" w:cs="Times New Roman"/>
                  <w:sz w:val="18"/>
                  <w:szCs w:val="18"/>
                  <w:shd w:val="clear" w:color="auto" w:fill="FFFFFF"/>
                  <w:rPrChange w:id="1527"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528" w:author="Xuning Wei12232" w:date="2026-10-22T16:03:00Z">
              <w:r>
                <w:rPr>
                  <w:rFonts w:ascii="Times New Roman" w:hAnsi="Times New Roman" w:cs="Times New Roman"/>
                  <w:sz w:val="18"/>
                  <w:szCs w:val="18"/>
                  <w:shd w:val="clear" w:color="auto" w:fill="FFFFFF"/>
                  <w:rPrChange w:id="1529" w:author="Xuning Wei12232" w:date="2026-10-24T11:11:00Z">
                    <w:rPr>
                      <w:rFonts w:ascii="Times New Roman" w:hAnsi="Times New Roman" w:cs="Times New Roman"/>
                      <w:color w:val="FF0000"/>
                      <w:sz w:val="18"/>
                      <w:szCs w:val="18"/>
                      <w:shd w:val="clear" w:color="auto" w:fill="FFFFFF"/>
                    </w:rPr>
                  </w:rPrChange>
                </w:rPr>
                <w:delText xml:space="preserve">FFKM Gloves: </w:delText>
              </w:r>
            </w:del>
            <w:del w:id="1530" w:author="Xuning Wei12232" w:date="2026-10-18T12:00:00Z">
              <w:r>
                <w:rPr>
                  <w:rFonts w:ascii="Times New Roman" w:hAnsi="Times New Roman" w:cs="Times New Roman"/>
                  <w:sz w:val="18"/>
                  <w:szCs w:val="18"/>
                  <w:shd w:val="clear" w:color="auto" w:fill="FFFFFF"/>
                  <w:rPrChange w:id="1531" w:author="Xuning Wei12232" w:date="2026-10-24T11:11:00Z">
                    <w:rPr>
                      <w:rFonts w:ascii="Times New Roman" w:hAnsi="Times New Roman" w:cs="Times New Roman"/>
                      <w:color w:val="FF0000"/>
                      <w:sz w:val="18"/>
                      <w:szCs w:val="18"/>
                      <w:shd w:val="clear" w:color="auto" w:fill="FFFFFF"/>
                    </w:rPr>
                  </w:rPrChange>
                </w:rPr>
                <w:delText>CSPE</w:delText>
              </w:r>
            </w:del>
          </w:p>
        </w:tc>
        <w:tc>
          <w:tcPr>
            <w:tcW w:w="1027" w:type="dxa"/>
            <w:tcMar>
              <w:top w:w="0" w:type="dxa"/>
              <w:left w:w="108" w:type="dxa"/>
              <w:bottom w:w="0" w:type="dxa"/>
              <w:right w:w="108" w:type="dxa"/>
            </w:tcMar>
            <w:vAlign w:val="center"/>
          </w:tcPr>
          <w:p w14:paraId="1B6E171F"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SVP-TJ4-334.01-0</w:t>
            </w:r>
            <w:ins w:id="1532" w:author="Xuning Wei12232" w:date="2026-10-22T07:15:00Z">
              <w:r>
                <w:rPr>
                  <w:rFonts w:ascii="Times New Roman" w:eastAsia="仿宋_GB2312" w:hAnsi="Times New Roman" w:cs="Times New Roman"/>
                  <w:bCs w:val="0"/>
                  <w:sz w:val="18"/>
                  <w:szCs w:val="18"/>
                  <w:lang w:eastAsia="zh-CN"/>
                </w:rPr>
                <w:t>89</w:t>
              </w:r>
            </w:ins>
            <w:del w:id="1533" w:author="Xuning Wei12232" w:date="2026-10-22T07:15:00Z">
              <w:r>
                <w:rPr>
                  <w:rFonts w:ascii="Times New Roman" w:eastAsia="仿宋_GB2312" w:hAnsi="Times New Roman" w:cs="Times New Roman"/>
                  <w:bCs w:val="0"/>
                  <w:sz w:val="18"/>
                  <w:szCs w:val="18"/>
                  <w:lang w:eastAsia="zh-CN"/>
                </w:rPr>
                <w:delText>65</w:delText>
              </w:r>
            </w:del>
          </w:p>
        </w:tc>
      </w:tr>
      <w:tr w:rsidR="007617DE" w14:paraId="224294C2" w14:textId="77777777">
        <w:trPr>
          <w:cantSplit/>
          <w:trHeight w:val="454"/>
          <w:jc w:val="center"/>
        </w:trPr>
        <w:tc>
          <w:tcPr>
            <w:tcW w:w="557" w:type="dxa"/>
            <w:vMerge/>
            <w:tcMar>
              <w:top w:w="0" w:type="dxa"/>
              <w:left w:w="108" w:type="dxa"/>
              <w:bottom w:w="0" w:type="dxa"/>
              <w:right w:w="108" w:type="dxa"/>
            </w:tcMar>
            <w:vAlign w:val="center"/>
          </w:tcPr>
          <w:p w14:paraId="00F07D4C" w14:textId="77777777" w:rsidR="007617DE" w:rsidRDefault="007617DE">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25037659"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534"/>
            <w:commentRangeStart w:id="1535"/>
            <w:r>
              <w:rPr>
                <w:rFonts w:ascii="Times New Roman" w:eastAsia="仿宋_GB2312" w:hAnsi="Times New Roman" w:cs="Times New Roman"/>
                <w:bCs w:val="0"/>
                <w:sz w:val="18"/>
                <w:szCs w:val="18"/>
                <w:lang w:eastAsia="zh-CN"/>
              </w:rPr>
              <w:t>Agitation tank</w:t>
            </w:r>
            <w:commentRangeEnd w:id="1534"/>
            <w:r>
              <w:rPr>
                <w:rStyle w:val="CommentReference"/>
                <w:rFonts w:ascii="Times New Roman" w:eastAsia="仿宋_GB2312" w:hAnsi="Times New Roman" w:cs="Times New Roman"/>
                <w:bCs w:val="0"/>
                <w:sz w:val="18"/>
                <w:szCs w:val="18"/>
                <w:lang w:eastAsia="zh-CN"/>
              </w:rPr>
              <w:commentReference w:id="1534"/>
            </w:r>
            <w:commentRangeEnd w:id="1535"/>
            <w:r>
              <w:rPr>
                <w:rStyle w:val="CommentReference"/>
              </w:rPr>
              <w:commentReference w:id="1535"/>
            </w:r>
          </w:p>
        </w:tc>
        <w:tc>
          <w:tcPr>
            <w:tcW w:w="851" w:type="dxa"/>
            <w:tcMar>
              <w:top w:w="0" w:type="dxa"/>
              <w:left w:w="108" w:type="dxa"/>
              <w:bottom w:w="0" w:type="dxa"/>
              <w:right w:w="108" w:type="dxa"/>
            </w:tcMar>
            <w:vAlign w:val="center"/>
          </w:tcPr>
          <w:p w14:paraId="3A6A6DD2" w14:textId="77777777" w:rsidR="007617DE" w:rsidRDefault="00AE300B">
            <w:pPr>
              <w:contextualSpacing/>
              <w:jc w:val="center"/>
              <w:rPr>
                <w:rFonts w:ascii="Times New Roman" w:eastAsia="仿宋_GB2312" w:hAnsi="Times New Roman" w:cs="Times New Roman"/>
                <w:bCs w:val="0"/>
                <w:sz w:val="18"/>
                <w:szCs w:val="18"/>
              </w:rPr>
            </w:pPr>
            <w:r>
              <w:rPr>
                <w:rFonts w:ascii="Times New Roman" w:eastAsia="仿宋_GB2312" w:hAnsi="Times New Roman" w:cs="Times New Roman"/>
                <w:bCs w:val="0"/>
                <w:sz w:val="18"/>
                <w:szCs w:val="18"/>
                <w:lang w:eastAsia="zh-CN"/>
              </w:rPr>
              <w:t>500 L</w:t>
            </w:r>
          </w:p>
        </w:tc>
        <w:tc>
          <w:tcPr>
            <w:tcW w:w="992" w:type="dxa"/>
            <w:tcMar>
              <w:top w:w="0" w:type="dxa"/>
              <w:left w:w="108" w:type="dxa"/>
              <w:bottom w:w="0" w:type="dxa"/>
              <w:right w:w="108" w:type="dxa"/>
            </w:tcMar>
            <w:vAlign w:val="center"/>
          </w:tcPr>
          <w:p w14:paraId="2003DAF2" w14:textId="77777777" w:rsidR="007617DE" w:rsidRDefault="00AE300B">
            <w:pPr>
              <w:contextualSpacing/>
              <w:jc w:val="center"/>
              <w:rPr>
                <w:rFonts w:ascii="Times New Roman" w:eastAsia="仿宋_GB2312" w:hAnsi="Times New Roman" w:cs="Times New Roman"/>
                <w:bCs w:val="0"/>
                <w:sz w:val="18"/>
                <w:szCs w:val="18"/>
                <w:lang w:eastAsia="zh-CN"/>
              </w:rPr>
            </w:pPr>
            <w:proofErr w:type="spellStart"/>
            <w:r>
              <w:rPr>
                <w:rFonts w:ascii="Times New Roman" w:eastAsia="仿宋_GB2312" w:hAnsi="Times New Roman" w:cs="Times New Roman"/>
                <w:bCs w:val="0"/>
                <w:sz w:val="18"/>
                <w:szCs w:val="18"/>
                <w:lang w:eastAsia="zh-CN"/>
              </w:rPr>
              <w:t>Hastelloy</w:t>
            </w:r>
            <w:proofErr w:type="spellEnd"/>
          </w:p>
          <w:p w14:paraId="4EF33E98"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(C-276)</w:t>
            </w:r>
          </w:p>
        </w:tc>
        <w:tc>
          <w:tcPr>
            <w:tcW w:w="1134" w:type="dxa"/>
            <w:tcMar>
              <w:top w:w="0" w:type="dxa"/>
              <w:left w:w="108" w:type="dxa"/>
              <w:bottom w:w="0" w:type="dxa"/>
              <w:right w:w="108" w:type="dxa"/>
            </w:tcMar>
            <w:vAlign w:val="center"/>
          </w:tcPr>
          <w:p w14:paraId="64B52E66"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TJ4S-1200-AT02</w:t>
            </w:r>
          </w:p>
        </w:tc>
        <w:tc>
          <w:tcPr>
            <w:tcW w:w="1134" w:type="dxa"/>
            <w:vAlign w:val="center"/>
          </w:tcPr>
          <w:p w14:paraId="15C1EF73"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4C0BD3F0"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7CCE6AC3"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536"/>
            <w:commentRangeStart w:id="1537"/>
            <w:r>
              <w:rPr>
                <w:rFonts w:ascii="Times New Roman" w:eastAsia="仿宋_GB2312" w:hAnsi="Times New Roman" w:cs="Times New Roman"/>
                <w:bCs w:val="0"/>
                <w:sz w:val="18"/>
                <w:szCs w:val="18"/>
                <w:lang w:eastAsia="zh-CN"/>
              </w:rPr>
              <w:t>Propeller type</w:t>
            </w:r>
            <w:commentRangeEnd w:id="1536"/>
            <w:r>
              <w:rPr>
                <w:rStyle w:val="CommentReference"/>
                <w:rFonts w:ascii="Times New Roman" w:eastAsia="仿宋_GB2312" w:hAnsi="Times New Roman" w:cs="Times New Roman"/>
                <w:bCs w:val="0"/>
                <w:sz w:val="18"/>
                <w:szCs w:val="18"/>
                <w:lang w:eastAsia="zh-CN"/>
              </w:rPr>
              <w:commentReference w:id="1536"/>
            </w:r>
            <w:commentRangeEnd w:id="1537"/>
            <w:r>
              <w:rPr>
                <w:rStyle w:val="CommentReference"/>
              </w:rPr>
              <w:commentReference w:id="1537"/>
            </w:r>
            <w:r>
              <w:rPr>
                <w:rFonts w:ascii="Times New Roman" w:eastAsia="仿宋_GB2312" w:hAnsi="Times New Roman" w:cs="Times New Roman"/>
                <w:bCs w:val="0"/>
                <w:sz w:val="18"/>
                <w:szCs w:val="18"/>
                <w:lang w:eastAsia="zh-CN"/>
              </w:rPr>
              <w:t xml:space="preserve"> </w:t>
            </w:r>
            <w:r>
              <w:rPr>
                <w:rFonts w:ascii="Times New Roman" w:eastAsia="仿宋_GB2312" w:hAnsi="Times New Roman" w:cs="Times New Roman"/>
                <w:bCs w:val="0"/>
                <w:sz w:val="18"/>
                <w:szCs w:val="18"/>
                <w:lang w:eastAsia="zh-CN"/>
                <w:rPrChange w:id="1538" w:author="Xuning Wei12232" w:date="2026-10-24T11:11:00Z">
                  <w:rPr>
                    <w:rFonts w:ascii="Times New Roman" w:eastAsia="仿宋_GB2312" w:hAnsi="Times New Roman" w:cs="Times New Roman"/>
                    <w:bCs w:val="0"/>
                    <w:color w:val="0000FF"/>
                    <w:sz w:val="18"/>
                    <w:szCs w:val="18"/>
                    <w:lang w:eastAsia="zh-CN"/>
                  </w:rPr>
                </w:rPrChange>
              </w:rPr>
              <w:t>(3-blades impeller)</w:t>
            </w:r>
          </w:p>
        </w:tc>
        <w:tc>
          <w:tcPr>
            <w:tcW w:w="1418" w:type="dxa"/>
            <w:tcMar>
              <w:top w:w="0" w:type="dxa"/>
              <w:left w:w="108" w:type="dxa"/>
              <w:bottom w:w="0" w:type="dxa"/>
              <w:right w:w="108" w:type="dxa"/>
            </w:tcMar>
            <w:vAlign w:val="center"/>
          </w:tcPr>
          <w:p w14:paraId="0DFF77B9"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 xml:space="preserve">Prepared </w:t>
            </w:r>
            <w:proofErr w:type="spellStart"/>
            <w:r>
              <w:rPr>
                <w:rFonts w:ascii="Times New Roman" w:eastAsia="仿宋_GB2312" w:hAnsi="Times New Roman" w:cs="Times New Roman"/>
                <w:bCs w:val="0"/>
                <w:sz w:val="18"/>
                <w:szCs w:val="18"/>
                <w:lang w:eastAsia="zh-CN"/>
              </w:rPr>
              <w:t>Oxyma</w:t>
            </w:r>
            <w:proofErr w:type="spellEnd"/>
            <w:r>
              <w:rPr>
                <w:rFonts w:ascii="Times New Roman" w:eastAsia="仿宋_GB2312" w:hAnsi="Times New Roman" w:cs="Times New Roman"/>
                <w:bCs w:val="0"/>
                <w:sz w:val="18"/>
                <w:szCs w:val="18"/>
                <w:lang w:eastAsia="zh-CN"/>
              </w:rPr>
              <w:t xml:space="preserve"> Pure /DMF solution</w:t>
            </w:r>
          </w:p>
        </w:tc>
        <w:tc>
          <w:tcPr>
            <w:tcW w:w="2282" w:type="dxa"/>
            <w:vAlign w:val="center"/>
          </w:tcPr>
          <w:p w14:paraId="1CA09EFE" w14:textId="77777777" w:rsidR="007617DE" w:rsidRPr="007617DE" w:rsidRDefault="00AE300B">
            <w:pPr>
              <w:spacing w:line="240" w:lineRule="exact"/>
              <w:contextualSpacing/>
              <w:jc w:val="center"/>
              <w:rPr>
                <w:rFonts w:ascii="Times New Roman" w:eastAsia="仿宋_GB2312" w:hAnsi="Times New Roman" w:cs="Times New Roman"/>
                <w:sz w:val="18"/>
                <w:szCs w:val="18"/>
                <w:rPrChange w:id="1539"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40" w:author="Xuning Wei12232" w:date="2026-10-24T11:11:00Z">
                  <w:rPr>
                    <w:rFonts w:ascii="Times New Roman" w:eastAsia="仿宋_GB2312" w:hAnsi="Times New Roman" w:cs="Times New Roman"/>
                    <w:color w:val="FF0000"/>
                    <w:sz w:val="18"/>
                    <w:szCs w:val="18"/>
                  </w:rPr>
                </w:rPrChange>
              </w:rPr>
              <w:t>Stirring Minimum volume of equipment (at rest): 20.05 L</w:t>
            </w:r>
            <w:ins w:id="1541" w:author="Xuning Wei12232" w:date="2026-10-22T16:12:00Z">
              <w:r>
                <w:rPr>
                  <w:rFonts w:ascii="Times New Roman" w:eastAsia="仿宋_GB2312" w:hAnsi="Times New Roman" w:cs="Times New Roman"/>
                  <w:sz w:val="18"/>
                  <w:szCs w:val="18"/>
                </w:rPr>
                <w:br/>
              </w:r>
            </w:ins>
          </w:p>
          <w:p w14:paraId="5900453F" w14:textId="77777777" w:rsidR="007617DE" w:rsidRPr="007617DE" w:rsidRDefault="00AE300B">
            <w:pPr>
              <w:spacing w:after="240" w:line="259" w:lineRule="auto"/>
              <w:jc w:val="center"/>
              <w:rPr>
                <w:rFonts w:ascii="Times New Roman" w:eastAsia="仿宋_GB2312" w:hAnsi="Times New Roman" w:cs="Times New Roman"/>
                <w:sz w:val="18"/>
                <w:szCs w:val="18"/>
                <w:rPrChange w:id="1542"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43" w:author="Xuning Wei12232" w:date="2026-10-24T11:11:00Z">
                  <w:rPr>
                    <w:rFonts w:ascii="Times New Roman" w:eastAsia="仿宋_GB2312" w:hAnsi="Times New Roman" w:cs="Times New Roman"/>
                    <w:color w:val="FF0000"/>
                    <w:sz w:val="18"/>
                    <w:szCs w:val="18"/>
                  </w:rPr>
                </w:rPrChange>
              </w:rPr>
              <w:t xml:space="preserve">The range of agitation speed of equipment capability: </w:t>
            </w:r>
            <w:ins w:id="1544" w:author="Xuning Wei12232" w:date="2026-10-18T12:07:00Z">
              <w:r>
                <w:rPr>
                  <w:rFonts w:ascii="Times New Roman" w:eastAsia="仿宋_GB2312" w:hAnsi="Times New Roman" w:cs="Times New Roman"/>
                  <w:sz w:val="18"/>
                  <w:szCs w:val="18"/>
                  <w:rPrChange w:id="1545" w:author="Xuning Wei12232" w:date="2026-10-24T11:11:00Z">
                    <w:rPr>
                      <w:rFonts w:ascii="Times New Roman" w:eastAsia="仿宋_GB2312" w:hAnsi="Times New Roman" w:cs="Times New Roman"/>
                      <w:color w:val="FF0000"/>
                      <w:sz w:val="18"/>
                      <w:szCs w:val="18"/>
                    </w:rPr>
                  </w:rPrChange>
                </w:rPr>
                <w:br/>
              </w:r>
            </w:ins>
            <w:r>
              <w:rPr>
                <w:rFonts w:ascii="Times New Roman" w:eastAsia="仿宋_GB2312" w:hAnsi="Times New Roman" w:cs="Times New Roman"/>
                <w:sz w:val="18"/>
                <w:szCs w:val="18"/>
                <w:rPrChange w:id="1546" w:author="Xuning Wei12232" w:date="2026-10-24T11:11:00Z">
                  <w:rPr>
                    <w:rFonts w:ascii="Times New Roman" w:eastAsia="仿宋_GB2312" w:hAnsi="Times New Roman" w:cs="Times New Roman"/>
                    <w:color w:val="FF0000"/>
                    <w:sz w:val="18"/>
                    <w:szCs w:val="18"/>
                  </w:rPr>
                </w:rPrChange>
              </w:rPr>
              <w:t xml:space="preserve"> 0-1</w:t>
            </w:r>
            <w:ins w:id="1547" w:author="Xuning Wei12232" w:date="2026-10-18T11:53:00Z">
              <w:r>
                <w:rPr>
                  <w:rFonts w:ascii="Times New Roman" w:eastAsia="仿宋_GB2312" w:hAnsi="Times New Roman" w:cs="Times New Roman"/>
                  <w:sz w:val="18"/>
                  <w:szCs w:val="18"/>
                </w:rPr>
                <w:t>19.84</w:t>
              </w:r>
            </w:ins>
            <w:del w:id="1548" w:author="Xuning Wei12232" w:date="2026-10-18T11:53:00Z">
              <w:r>
                <w:rPr>
                  <w:rFonts w:ascii="Times New Roman" w:eastAsia="仿宋_GB2312" w:hAnsi="Times New Roman" w:cs="Times New Roman"/>
                  <w:sz w:val="18"/>
                  <w:szCs w:val="18"/>
                  <w:rPrChange w:id="1549" w:author="Xuning Wei12232" w:date="2026-10-24T11:11:00Z">
                    <w:rPr>
                      <w:rFonts w:ascii="Times New Roman" w:eastAsia="仿宋_GB2312" w:hAnsi="Times New Roman" w:cs="Times New Roman"/>
                      <w:color w:val="FF0000"/>
                      <w:sz w:val="18"/>
                      <w:szCs w:val="18"/>
                    </w:rPr>
                  </w:rPrChange>
                </w:rPr>
                <w:delText>25</w:delText>
              </w:r>
            </w:del>
            <w:r>
              <w:rPr>
                <w:rFonts w:ascii="Times New Roman" w:eastAsia="仿宋_GB2312" w:hAnsi="Times New Roman" w:cs="Times New Roman"/>
                <w:sz w:val="18"/>
                <w:szCs w:val="18"/>
                <w:rPrChange w:id="1550" w:author="Xuning Wei12232" w:date="2026-10-24T11:11:00Z">
                  <w:rPr>
                    <w:rFonts w:ascii="Times New Roman" w:eastAsia="仿宋_GB2312" w:hAnsi="Times New Roman" w:cs="Times New Roman"/>
                    <w:color w:val="FF0000"/>
                    <w:sz w:val="18"/>
                    <w:szCs w:val="18"/>
                  </w:rPr>
                </w:rPrChange>
              </w:rPr>
              <w:t xml:space="preserve"> rpm</w:t>
            </w:r>
          </w:p>
        </w:tc>
        <w:tc>
          <w:tcPr>
            <w:tcW w:w="2587" w:type="dxa"/>
            <w:vAlign w:val="center"/>
          </w:tcPr>
          <w:p w14:paraId="7A6D6CF5" w14:textId="77777777" w:rsidR="007617DE" w:rsidRDefault="00AE300B" w:rsidP="007617DE">
            <w:pPr>
              <w:ind w:leftChars="100" w:left="220"/>
              <w:rPr>
                <w:ins w:id="1551" w:author="Xuning Wei12232" w:date="2026-10-22T16:04:00Z"/>
                <w:rFonts w:ascii="Times New Roman" w:hAnsi="Times New Roman" w:cs="Times New Roman"/>
                <w:sz w:val="18"/>
                <w:szCs w:val="18"/>
                <w:shd w:val="clear" w:color="auto" w:fill="FFFFFF"/>
              </w:rPr>
              <w:pPrChange w:id="1552" w:author="Xuning Wei12232" w:date="2026-10-22T16:04:00Z">
                <w:pPr>
                  <w:ind w:firstLine="361"/>
                  <w:jc w:val="both"/>
                </w:pPr>
              </w:pPrChange>
            </w:pPr>
            <w:proofErr w:type="spellStart"/>
            <w:ins w:id="1553" w:author="Xuning Wei12232" w:date="2026-10-22T16:04:00Z">
              <w:r>
                <w:rPr>
                  <w:rFonts w:ascii="Times New Roman" w:hAnsi="Times New Roman" w:cs="Times New Roman"/>
                  <w:b/>
                  <w:sz w:val="18"/>
                  <w:szCs w:val="18"/>
                  <w:shd w:val="clear" w:color="auto" w:fill="FFFFFF"/>
                </w:rPr>
                <w:t>Hastelloy</w:t>
              </w:r>
              <w:proofErr w:type="spellEnd"/>
              <w:r>
                <w:rPr>
                  <w:rFonts w:ascii="Times New Roman" w:hAnsi="Times New Roman" w:cs="Times New Roman"/>
                  <w:b/>
                  <w:sz w:val="18"/>
                  <w:szCs w:val="18"/>
                  <w:shd w:val="clear" w:color="auto" w:fill="FFFFFF"/>
                </w:rPr>
                <w:t xml:space="preserve"> C-276 </w:t>
              </w:r>
              <w:r>
                <w:rPr>
                  <w:rFonts w:ascii="Times New Roman" w:hAnsi="Times New Roman" w:cs="Times New Roman"/>
                  <w:sz w:val="18"/>
                  <w:szCs w:val="18"/>
                  <w:shd w:val="clear" w:color="auto" w:fill="FFFFFF"/>
                </w:rPr>
                <w:t>( inner surface,</w:t>
              </w:r>
              <w:r>
                <w:rPr>
                  <w:rFonts w:ascii="Times New Roman" w:eastAsiaTheme="minorEastAsia" w:hAnsi="Times New Roman" w:cs="Times New Roman"/>
                  <w:sz w:val="18"/>
                  <w:szCs w:val="18"/>
                  <w:shd w:val="clear" w:color="auto" w:fill="FFFFFF"/>
                  <w:lang w:eastAsia="zh-CN"/>
                </w:rPr>
                <w:t xml:space="preserve"> agitator</w:t>
              </w:r>
              <w:r>
                <w:rPr>
                  <w:rFonts w:ascii="Times New Roman" w:hAnsi="Times New Roman" w:cs="Times New Roman"/>
                  <w:sz w:val="18"/>
                  <w:szCs w:val="18"/>
                  <w:shd w:val="clear" w:color="auto" w:fill="FFFFFF"/>
                </w:rPr>
                <w:t xml:space="preserve"> )</w:t>
              </w:r>
            </w:ins>
          </w:p>
          <w:p w14:paraId="52F9E27F" w14:textId="77777777" w:rsidR="007617DE" w:rsidRDefault="00AE300B" w:rsidP="007617DE">
            <w:pPr>
              <w:ind w:leftChars="100" w:left="220"/>
              <w:rPr>
                <w:ins w:id="1554" w:author="Xuning Wei12232" w:date="2026-10-22T16:04:00Z"/>
                <w:rFonts w:ascii="Times New Roman" w:eastAsia="仿宋_GB2312" w:hAnsi="Times New Roman"/>
                <w:sz w:val="18"/>
                <w:szCs w:val="18"/>
              </w:rPr>
              <w:pPrChange w:id="1555" w:author="Xuning Wei12232" w:date="2026-10-22T16:04:00Z">
                <w:pPr>
                  <w:ind w:firstLine="361"/>
                  <w:jc w:val="both"/>
                </w:pPr>
              </w:pPrChange>
            </w:pPr>
            <w:ins w:id="1556" w:author="Xuning Wei12232" w:date="2026-10-22T16:04:00Z">
              <w:r>
                <w:rPr>
                  <w:rFonts w:ascii="Times New Roman" w:eastAsia="仿宋_GB2312" w:hAnsi="Times New Roman"/>
                  <w:b/>
                  <w:sz w:val="18"/>
                  <w:szCs w:val="18"/>
                </w:rPr>
                <w:t>SS</w:t>
              </w:r>
              <w:r>
                <w:rPr>
                  <w:rFonts w:ascii="Times New Roman" w:eastAsia="仿宋_GB2312" w:hAnsi="Times New Roman"/>
                  <w:sz w:val="18"/>
                  <w:szCs w:val="18"/>
                </w:rPr>
                <w:t xml:space="preserve"> (</w:t>
              </w:r>
              <w:r>
                <w:rPr>
                  <w:rFonts w:ascii="Times New Roman" w:eastAsia="仿宋_GB2312" w:hAnsi="Times New Roman"/>
                  <w:sz w:val="18"/>
                  <w:szCs w:val="18"/>
                  <w:shd w:val="clear" w:color="auto" w:fill="FFFFFF"/>
                </w:rPr>
                <w:t xml:space="preserve">Valve, </w:t>
              </w:r>
              <w:r>
                <w:rPr>
                  <w:rFonts w:ascii="Times New Roman" w:eastAsia="仿宋_GB2312" w:hAnsi="Times New Roman"/>
                  <w:sz w:val="18"/>
                  <w:szCs w:val="18"/>
                </w:rPr>
                <w:t xml:space="preserve">Thermometer probe, </w:t>
              </w:r>
              <w:r>
                <w:rPr>
                  <w:rFonts w:ascii="Times New Roman" w:eastAsia="仿宋_GB2312" w:hAnsi="Times New Roman"/>
                  <w:sz w:val="18"/>
                  <w:szCs w:val="18"/>
                  <w:shd w:val="clear" w:color="auto" w:fill="FFFFFF"/>
                </w:rPr>
                <w:t xml:space="preserve">Transfer pump material,  Pipeline material </w:t>
              </w:r>
              <w:r>
                <w:rPr>
                  <w:rFonts w:ascii="Times New Roman" w:eastAsia="仿宋_GB2312" w:hAnsi="Times New Roman"/>
                  <w:sz w:val="18"/>
                  <w:szCs w:val="18"/>
                </w:rPr>
                <w:t>)</w:t>
              </w:r>
            </w:ins>
          </w:p>
          <w:p w14:paraId="577306C4" w14:textId="77777777" w:rsidR="007617DE" w:rsidRPr="007617DE" w:rsidRDefault="00AE300B" w:rsidP="007617DE">
            <w:pPr>
              <w:ind w:leftChars="100" w:left="220"/>
              <w:rPr>
                <w:del w:id="1557" w:author="Xuning Wei12232" w:date="2026-10-18T11:53:00Z"/>
                <w:rFonts w:ascii="Times New Roman" w:eastAsiaTheme="minorEastAsia" w:hAnsi="Times New Roman" w:cs="Times New Roman"/>
                <w:sz w:val="18"/>
                <w:szCs w:val="18"/>
                <w:shd w:val="clear" w:color="auto" w:fill="FFFFFF"/>
                <w:lang w:eastAsia="zh-CN"/>
                <w:rPrChange w:id="1558" w:author="Xuning Wei12232" w:date="2026-10-24T11:11:00Z">
                  <w:rPr>
                    <w:del w:id="1559" w:author="Xuning Wei12232" w:date="2026-10-18T11:53:00Z"/>
                    <w:rFonts w:ascii="Times New Roman" w:eastAsiaTheme="minorEastAsia" w:hAnsi="Times New Roman" w:cs="Times New Roman"/>
                    <w:color w:val="FF0000"/>
                    <w:sz w:val="18"/>
                    <w:szCs w:val="18"/>
                    <w:shd w:val="clear" w:color="auto" w:fill="FFFFFF"/>
                    <w:lang w:eastAsia="zh-CN"/>
                  </w:rPr>
                </w:rPrChange>
              </w:rPr>
              <w:pPrChange w:id="1560" w:author="Xuning Wei12232" w:date="2026-10-22T16:04:00Z">
                <w:pPr>
                  <w:jc w:val="center"/>
                </w:pPr>
              </w:pPrChange>
            </w:pPr>
            <w:ins w:id="1561" w:author="Xuning Wei12232" w:date="2026-10-22T16:04:00Z">
              <w:r>
                <w:rPr>
                  <w:rFonts w:ascii="Times New Roman" w:eastAsia="仿宋_GB2312" w:hAnsi="Times New Roman"/>
                  <w:b/>
                  <w:sz w:val="18"/>
                  <w:szCs w:val="18"/>
                  <w:shd w:val="clear" w:color="auto" w:fill="FFFFFF"/>
                </w:rPr>
                <w:t>PTFE</w:t>
              </w:r>
              <w:r>
                <w:rPr>
                  <w:rFonts w:ascii="Times New Roman" w:eastAsia="仿宋_GB2312" w:hAnsi="Times New Roman"/>
                  <w:sz w:val="18"/>
                  <w:szCs w:val="18"/>
                  <w:shd w:val="clear" w:color="auto" w:fill="FFFFFF"/>
                </w:rPr>
                <w:t xml:space="preserve"> (</w:t>
              </w:r>
              <w:r>
                <w:rPr>
                  <w:rFonts w:ascii="Times New Roman" w:hAnsi="Times New Roman" w:cs="Times New Roman"/>
                  <w:sz w:val="18"/>
                  <w:szCs w:val="18"/>
                  <w:shd w:val="clear" w:color="auto" w:fill="FFFFFF"/>
                </w:rPr>
                <w:t>gasket, including manway gaskets and gaskets on all inlet valve manifolds</w:t>
              </w:r>
              <w:r>
                <w:rPr>
                  <w:rFonts w:ascii="Times New Roman" w:eastAsia="仿宋_GB2312" w:hAnsi="Times New Roman"/>
                  <w:sz w:val="18"/>
                  <w:szCs w:val="18"/>
                  <w:shd w:val="clear" w:color="auto" w:fill="FFFFFF"/>
                </w:rPr>
                <w:t xml:space="preserve"> )</w:t>
              </w:r>
            </w:ins>
            <w:del w:id="1562" w:author="Xuning Wei12232" w:date="2026-10-18T11:53:00Z">
              <w:r>
                <w:rPr>
                  <w:rFonts w:ascii="Times New Roman" w:eastAsiaTheme="minorEastAsia" w:hAnsi="Times New Roman" w:cs="Times New Roman"/>
                  <w:sz w:val="18"/>
                  <w:szCs w:val="18"/>
                  <w:shd w:val="clear" w:color="auto" w:fill="FFFFFF"/>
                  <w:lang w:eastAsia="zh-CN"/>
                  <w:rPrChange w:id="1563"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Materials of body: </w:delText>
              </w:r>
              <w:r>
                <w:rPr>
                  <w:rFonts w:ascii="Times New Roman" w:hAnsi="Times New Roman" w:cs="Times New Roman"/>
                  <w:sz w:val="18"/>
                  <w:szCs w:val="18"/>
                  <w:shd w:val="clear" w:color="auto" w:fill="FFFFFF"/>
                  <w:rPrChange w:id="1564" w:author="Xuning Wei12232" w:date="2026-10-24T11:11:00Z">
                    <w:rPr>
                      <w:rFonts w:ascii="Times New Roman" w:hAnsi="Times New Roman" w:cs="Times New Roman"/>
                      <w:color w:val="FF0000"/>
                      <w:sz w:val="18"/>
                      <w:szCs w:val="18"/>
                      <w:shd w:val="clear" w:color="auto" w:fill="FFFFFF"/>
                    </w:rPr>
                  </w:rPrChange>
                </w:rPr>
                <w:delText>Hastelloy (C-276)</w:delText>
              </w:r>
            </w:del>
          </w:p>
          <w:p w14:paraId="72D764DE"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565" w:author="Xuning Wei12232" w:date="2026-10-24T11:11:00Z">
                  <w:rPr>
                    <w:rFonts w:ascii="Times New Roman" w:eastAsia="仿宋_GB2312" w:hAnsi="Times New Roman" w:cs="Times New Roman"/>
                    <w:bCs w:val="0"/>
                    <w:color w:val="FF0000"/>
                    <w:sz w:val="18"/>
                    <w:szCs w:val="18"/>
                    <w:lang w:eastAsia="zh-CN"/>
                  </w:rPr>
                </w:rPrChange>
              </w:rPr>
              <w:pPrChange w:id="1566" w:author="Xuning Wei12232" w:date="2026-10-22T16:04:00Z">
                <w:pPr>
                  <w:contextualSpacing/>
                  <w:jc w:val="center"/>
                </w:pPr>
              </w:pPrChange>
            </w:pPr>
            <w:del w:id="1567" w:author="Xuning Wei12232" w:date="2026-10-18T11:53:00Z">
              <w:r>
                <w:rPr>
                  <w:rFonts w:ascii="Times New Roman" w:eastAsiaTheme="minorEastAsia" w:hAnsi="Times New Roman" w:cs="Times New Roman"/>
                  <w:sz w:val="18"/>
                  <w:szCs w:val="18"/>
                  <w:shd w:val="clear" w:color="auto" w:fill="FFFFFF"/>
                  <w:lang w:eastAsia="zh-CN"/>
                  <w:rPrChange w:id="1568"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Material of agitator: </w:delText>
              </w:r>
              <w:r>
                <w:rPr>
                  <w:rFonts w:ascii="Times New Roman" w:hAnsi="Times New Roman" w:cs="Times New Roman"/>
                  <w:sz w:val="18"/>
                  <w:szCs w:val="18"/>
                  <w:shd w:val="clear" w:color="auto" w:fill="FFFFFF"/>
                  <w:rPrChange w:id="1569" w:author="Xuning Wei12232" w:date="2026-10-24T11:11:00Z">
                    <w:rPr>
                      <w:rFonts w:ascii="Times New Roman" w:hAnsi="Times New Roman" w:cs="Times New Roman"/>
                      <w:color w:val="FF0000"/>
                      <w:sz w:val="18"/>
                      <w:szCs w:val="18"/>
                      <w:shd w:val="clear" w:color="auto" w:fill="FFFFFF"/>
                    </w:rPr>
                  </w:rPrChange>
                </w:rPr>
                <w:delText>Hastelloy (C-276)</w:delText>
              </w:r>
            </w:del>
          </w:p>
        </w:tc>
        <w:tc>
          <w:tcPr>
            <w:tcW w:w="1027" w:type="dxa"/>
            <w:tcMar>
              <w:top w:w="0" w:type="dxa"/>
              <w:left w:w="108" w:type="dxa"/>
              <w:bottom w:w="0" w:type="dxa"/>
              <w:right w:w="108" w:type="dxa"/>
            </w:tcMar>
            <w:vAlign w:val="center"/>
          </w:tcPr>
          <w:p w14:paraId="4C45866B"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SVP-TJ4-170.01-068</w:t>
            </w:r>
          </w:p>
        </w:tc>
      </w:tr>
      <w:tr w:rsidR="007617DE" w14:paraId="352B0A3C" w14:textId="77777777">
        <w:trPr>
          <w:cantSplit/>
          <w:trHeight w:val="454"/>
          <w:jc w:val="center"/>
        </w:trPr>
        <w:tc>
          <w:tcPr>
            <w:tcW w:w="557" w:type="dxa"/>
            <w:vMerge/>
            <w:tcMar>
              <w:top w:w="0" w:type="dxa"/>
              <w:left w:w="108" w:type="dxa"/>
              <w:bottom w:w="0" w:type="dxa"/>
              <w:right w:w="108" w:type="dxa"/>
            </w:tcMar>
            <w:vAlign w:val="center"/>
          </w:tcPr>
          <w:p w14:paraId="6F51A0CE" w14:textId="77777777" w:rsidR="007617DE" w:rsidRDefault="007617DE">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2992DFDF"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Glass-line Reactor</w:t>
            </w:r>
          </w:p>
        </w:tc>
        <w:tc>
          <w:tcPr>
            <w:tcW w:w="851" w:type="dxa"/>
            <w:tcMar>
              <w:top w:w="0" w:type="dxa"/>
              <w:left w:w="108" w:type="dxa"/>
              <w:bottom w:w="0" w:type="dxa"/>
              <w:right w:w="108" w:type="dxa"/>
            </w:tcMar>
            <w:vAlign w:val="center"/>
          </w:tcPr>
          <w:p w14:paraId="02A32A2F"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1000 L</w:t>
            </w:r>
          </w:p>
        </w:tc>
        <w:tc>
          <w:tcPr>
            <w:tcW w:w="992" w:type="dxa"/>
            <w:tcMar>
              <w:top w:w="0" w:type="dxa"/>
              <w:left w:w="108" w:type="dxa"/>
              <w:bottom w:w="0" w:type="dxa"/>
              <w:right w:w="108" w:type="dxa"/>
            </w:tcMar>
            <w:vAlign w:val="center"/>
          </w:tcPr>
          <w:p w14:paraId="4895FB14"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Glass-lined</w:t>
            </w:r>
          </w:p>
        </w:tc>
        <w:tc>
          <w:tcPr>
            <w:tcW w:w="1134" w:type="dxa"/>
            <w:tcMar>
              <w:top w:w="0" w:type="dxa"/>
              <w:left w:w="108" w:type="dxa"/>
              <w:bottom w:w="0" w:type="dxa"/>
              <w:right w:w="108" w:type="dxa"/>
            </w:tcMar>
            <w:vAlign w:val="center"/>
          </w:tcPr>
          <w:p w14:paraId="3CCE1C57"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TJ4S-1213-R22</w:t>
            </w:r>
          </w:p>
        </w:tc>
        <w:tc>
          <w:tcPr>
            <w:tcW w:w="1134" w:type="dxa"/>
            <w:vAlign w:val="center"/>
          </w:tcPr>
          <w:p w14:paraId="4A21F991"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146FFFDA"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27B70F4F"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570"/>
            <w:commentRangeStart w:id="1571"/>
            <w:r>
              <w:rPr>
                <w:rFonts w:ascii="Times New Roman" w:eastAsia="仿宋_GB2312" w:hAnsi="Times New Roman" w:cs="Times New Roman"/>
                <w:bCs w:val="0"/>
                <w:sz w:val="18"/>
                <w:szCs w:val="18"/>
                <w:lang w:eastAsia="zh-CN"/>
              </w:rPr>
              <w:t>Impeller type (three blades) agitator</w:t>
            </w:r>
            <w:commentRangeEnd w:id="1570"/>
            <w:r>
              <w:rPr>
                <w:rStyle w:val="CommentReference"/>
                <w:rFonts w:ascii="Times New Roman" w:eastAsia="仿宋_GB2312" w:hAnsi="Times New Roman" w:cs="Times New Roman"/>
                <w:bCs w:val="0"/>
                <w:sz w:val="18"/>
                <w:szCs w:val="18"/>
                <w:lang w:eastAsia="zh-CN"/>
              </w:rPr>
              <w:commentReference w:id="1570"/>
            </w:r>
            <w:commentRangeEnd w:id="1571"/>
            <w:r>
              <w:rPr>
                <w:rStyle w:val="CommentReference"/>
              </w:rPr>
              <w:commentReference w:id="1571"/>
            </w:r>
          </w:p>
        </w:tc>
        <w:tc>
          <w:tcPr>
            <w:tcW w:w="1418" w:type="dxa"/>
            <w:tcMar>
              <w:top w:w="0" w:type="dxa"/>
              <w:left w:w="108" w:type="dxa"/>
              <w:bottom w:w="0" w:type="dxa"/>
              <w:right w:w="108" w:type="dxa"/>
            </w:tcMar>
            <w:vAlign w:val="center"/>
          </w:tcPr>
          <w:p w14:paraId="5F13A8DD"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Prepared Ac</w:t>
            </w:r>
            <w:r>
              <w:rPr>
                <w:rFonts w:ascii="Times New Roman" w:eastAsia="仿宋_GB2312" w:hAnsi="Times New Roman" w:cs="Times New Roman"/>
                <w:bCs w:val="0"/>
                <w:sz w:val="18"/>
                <w:szCs w:val="18"/>
                <w:vertAlign w:val="subscript"/>
                <w:lang w:eastAsia="zh-CN"/>
              </w:rPr>
              <w:t>2</w:t>
            </w:r>
            <w:r>
              <w:rPr>
                <w:rFonts w:ascii="Times New Roman" w:eastAsia="仿宋_GB2312" w:hAnsi="Times New Roman" w:cs="Times New Roman"/>
                <w:bCs w:val="0"/>
                <w:sz w:val="18"/>
                <w:szCs w:val="18"/>
                <w:lang w:eastAsia="zh-CN"/>
              </w:rPr>
              <w:t>O/Pyridine /DMF solution</w:t>
            </w:r>
          </w:p>
        </w:tc>
        <w:tc>
          <w:tcPr>
            <w:tcW w:w="2282" w:type="dxa"/>
            <w:vAlign w:val="center"/>
          </w:tcPr>
          <w:p w14:paraId="1041FD48" w14:textId="77777777" w:rsidR="007617DE" w:rsidRPr="007617DE" w:rsidRDefault="00AE300B">
            <w:pPr>
              <w:spacing w:line="240" w:lineRule="exact"/>
              <w:contextualSpacing/>
              <w:jc w:val="center"/>
              <w:rPr>
                <w:rFonts w:ascii="Times New Roman" w:eastAsia="仿宋_GB2312" w:hAnsi="Times New Roman" w:cs="Times New Roman"/>
                <w:sz w:val="18"/>
                <w:szCs w:val="18"/>
                <w:rPrChange w:id="1572"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573" w:author="Xuning Wei12232" w:date="2026-10-24T11:11:00Z">
                  <w:rPr>
                    <w:rFonts w:ascii="Times New Roman" w:eastAsia="仿宋_GB2312" w:hAnsi="Times New Roman" w:cs="Times New Roman"/>
                    <w:color w:val="FF0000"/>
                    <w:sz w:val="18"/>
                    <w:szCs w:val="18"/>
                  </w:rPr>
                </w:rPrChange>
              </w:rPr>
              <w:t>Minimum volume of the stirrer can reach at rest: 82.30 L;</w:t>
            </w:r>
            <w:ins w:id="1574" w:author="Xuning Wei12232" w:date="2026-10-22T16:12:00Z">
              <w:r>
                <w:rPr>
                  <w:rFonts w:ascii="Times New Roman" w:eastAsia="仿宋_GB2312" w:hAnsi="Times New Roman" w:cs="Times New Roman"/>
                  <w:sz w:val="18"/>
                  <w:szCs w:val="18"/>
                </w:rPr>
                <w:br/>
              </w:r>
            </w:ins>
          </w:p>
          <w:p w14:paraId="4E9E6236" w14:textId="77777777" w:rsidR="007617DE" w:rsidRDefault="00AE300B">
            <w:pPr>
              <w:spacing w:line="240" w:lineRule="exact"/>
              <w:contextualSpacing/>
              <w:jc w:val="center"/>
              <w:rPr>
                <w:ins w:id="1575" w:author="Xuning Wei12232" w:date="2026-10-18T12:06:00Z"/>
                <w:rFonts w:ascii="Times New Roman" w:eastAsia="仿宋_GB2312" w:hAnsi="Times New Roman" w:cs="Times New Roman"/>
                <w:sz w:val="18"/>
                <w:szCs w:val="18"/>
                <w:lang w:eastAsia="zh-CN"/>
              </w:rPr>
            </w:pPr>
            <w:r>
              <w:rPr>
                <w:rFonts w:ascii="Times New Roman" w:eastAsia="仿宋_GB2312" w:hAnsi="Times New Roman" w:cs="Times New Roman"/>
                <w:sz w:val="18"/>
                <w:szCs w:val="18"/>
                <w:rPrChange w:id="1576" w:author="Xuning Wei12232" w:date="2026-10-24T11:11:00Z">
                  <w:rPr>
                    <w:rFonts w:ascii="Times New Roman" w:eastAsia="仿宋_GB2312" w:hAnsi="Times New Roman" w:cs="Times New Roman"/>
                    <w:color w:val="FF0000"/>
                    <w:sz w:val="18"/>
                    <w:szCs w:val="18"/>
                  </w:rPr>
                </w:rPrChange>
              </w:rPr>
              <w:t>Minimum volume of the thermometer tube can reach at rest: 123.10 L;</w:t>
            </w:r>
            <w:ins w:id="1577" w:author="Xuning Wei12232" w:date="2026-10-22T16:12: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578" w:author="Xuning Wei12232" w:date="2026-10-24T11:11:00Z">
                  <w:rPr>
                    <w:rFonts w:ascii="Times New Roman" w:eastAsia="仿宋_GB2312" w:hAnsi="Times New Roman" w:cs="Times New Roman"/>
                    <w:color w:val="FF0000"/>
                    <w:sz w:val="18"/>
                    <w:szCs w:val="18"/>
                  </w:rPr>
                </w:rPrChange>
              </w:rPr>
              <w:br/>
              <w:t xml:space="preserve">The range of agitation speed of equipment capability: </w:t>
            </w:r>
            <w:r>
              <w:rPr>
                <w:rFonts w:ascii="Times New Roman" w:eastAsia="仿宋_GB2312" w:hAnsi="Times New Roman" w:cs="Times New Roman"/>
                <w:sz w:val="18"/>
                <w:szCs w:val="18"/>
                <w:lang w:eastAsia="zh-CN"/>
                <w:rPrChange w:id="1579" w:author="Xuning Wei12232" w:date="2026-10-24T11:11:00Z">
                  <w:rPr>
                    <w:rFonts w:ascii="Times New Roman" w:eastAsia="仿宋_GB2312" w:hAnsi="Times New Roman" w:cs="Times New Roman"/>
                    <w:color w:val="FF0000"/>
                    <w:sz w:val="18"/>
                    <w:szCs w:val="18"/>
                    <w:lang w:eastAsia="zh-CN"/>
                  </w:rPr>
                </w:rPrChange>
              </w:rPr>
              <w:t>0~138 rpm</w:t>
            </w:r>
            <w:ins w:id="1580" w:author="Xuning Wei12232" w:date="2026-10-18T12:06:00Z">
              <w:r>
                <w:rPr>
                  <w:rFonts w:ascii="Times New Roman" w:eastAsia="仿宋_GB2312" w:hAnsi="Times New Roman" w:cs="Times New Roman"/>
                  <w:sz w:val="18"/>
                  <w:szCs w:val="18"/>
                  <w:lang w:eastAsia="zh-CN"/>
                </w:rPr>
                <w:t xml:space="preserve"> (Rotation speed accuracy:  </w:t>
              </w:r>
            </w:ins>
          </w:p>
          <w:p w14:paraId="2D2A8E28" w14:textId="77777777" w:rsidR="007617DE" w:rsidRPr="007617DE" w:rsidRDefault="00AE300B">
            <w:pPr>
              <w:spacing w:line="240" w:lineRule="exact"/>
              <w:contextualSpacing/>
              <w:jc w:val="center"/>
              <w:rPr>
                <w:rFonts w:ascii="Times New Roman" w:eastAsia="仿宋_GB2312" w:hAnsi="Times New Roman" w:cs="Times New Roman"/>
                <w:sz w:val="18"/>
                <w:szCs w:val="18"/>
                <w:rPrChange w:id="1581" w:author="Xuning Wei12232" w:date="2026-10-24T11:11:00Z">
                  <w:rPr>
                    <w:rFonts w:ascii="Times New Roman" w:eastAsia="仿宋_GB2312" w:hAnsi="Times New Roman" w:cs="Times New Roman"/>
                    <w:color w:val="FF0000"/>
                    <w:sz w:val="18"/>
                    <w:szCs w:val="18"/>
                  </w:rPr>
                </w:rPrChange>
              </w:rPr>
            </w:pPr>
            <w:ins w:id="1582" w:author="Xuning Wei12232" w:date="2026-10-18T12:06:00Z">
              <w:r>
                <w:rPr>
                  <w:rFonts w:ascii="Times New Roman" w:eastAsia="仿宋_GB2312" w:hAnsi="Times New Roman" w:cs="Times New Roman" w:hint="eastAsia"/>
                  <w:sz w:val="18"/>
                  <w:szCs w:val="18"/>
                  <w:lang w:eastAsia="zh-CN"/>
                </w:rPr>
                <w:t>±</w:t>
              </w:r>
              <w:r>
                <w:rPr>
                  <w:rFonts w:ascii="Times New Roman" w:eastAsia="仿宋_GB2312" w:hAnsi="Times New Roman" w:cs="Times New Roman"/>
                  <w:sz w:val="18"/>
                  <w:szCs w:val="18"/>
                  <w:lang w:eastAsia="zh-CN"/>
                </w:rPr>
                <w:t>2 rpm)</w:t>
              </w:r>
            </w:ins>
            <w:ins w:id="1583" w:author="Xuning Wei12232" w:date="2026-10-22T16:12:00Z">
              <w:r>
                <w:rPr>
                  <w:rFonts w:ascii="Times New Roman" w:eastAsia="仿宋_GB2312" w:hAnsi="Times New Roman" w:cs="Times New Roman"/>
                  <w:sz w:val="18"/>
                  <w:szCs w:val="18"/>
                  <w:lang w:eastAsia="zh-CN"/>
                </w:rPr>
                <w:br/>
              </w:r>
            </w:ins>
            <w:r>
              <w:rPr>
                <w:rFonts w:ascii="Times New Roman" w:eastAsia="仿宋_GB2312" w:hAnsi="Times New Roman" w:cs="Times New Roman"/>
                <w:sz w:val="18"/>
                <w:szCs w:val="18"/>
                <w:lang w:eastAsia="zh-CN"/>
                <w:rPrChange w:id="1584" w:author="Xuning Wei12232" w:date="2026-10-24T11:11:00Z">
                  <w:rPr>
                    <w:rFonts w:ascii="Times New Roman" w:eastAsia="仿宋_GB2312" w:hAnsi="Times New Roman" w:cs="Times New Roman"/>
                    <w:color w:val="FF0000"/>
                    <w:sz w:val="18"/>
                    <w:szCs w:val="18"/>
                    <w:lang w:eastAsia="zh-CN"/>
                  </w:rPr>
                </w:rPrChange>
              </w:rPr>
              <w:br/>
            </w:r>
            <w:r>
              <w:rPr>
                <w:rFonts w:ascii="Times New Roman" w:eastAsia="仿宋_GB2312" w:hAnsi="Times New Roman" w:cs="Times New Roman"/>
                <w:sz w:val="18"/>
                <w:szCs w:val="18"/>
                <w:rPrChange w:id="1585" w:author="Xuning Wei12232" w:date="2026-10-24T11:11:00Z">
                  <w:rPr>
                    <w:rFonts w:ascii="Times New Roman" w:eastAsia="仿宋_GB2312" w:hAnsi="Times New Roman" w:cs="Times New Roman"/>
                    <w:color w:val="FF0000"/>
                    <w:sz w:val="18"/>
                    <w:szCs w:val="18"/>
                  </w:rPr>
                </w:rPrChange>
              </w:rPr>
              <w:t>Control range of temperature of the equipment capability:</w:t>
            </w:r>
            <w:ins w:id="1586" w:author="Xuning Wei12232" w:date="2026-10-18T12:07: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1587" w:author="Xuning Wei12232" w:date="2026-10-24T11:11:00Z">
                  <w:rPr>
                    <w:rFonts w:ascii="Times New Roman" w:eastAsia="仿宋_GB2312" w:hAnsi="Times New Roman" w:cs="Times New Roman"/>
                    <w:color w:val="FF0000"/>
                    <w:sz w:val="18"/>
                    <w:szCs w:val="18"/>
                  </w:rPr>
                </w:rPrChange>
              </w:rPr>
              <w:t xml:space="preserve"> </w:t>
            </w:r>
            <w:ins w:id="1588" w:author="Xuning Wei12232" w:date="2026-10-18T12:07:00Z">
              <w:r>
                <w:rPr>
                  <w:rFonts w:ascii="Times New Roman" w:eastAsia="仿宋_GB2312" w:hAnsi="Times New Roman" w:cs="Times New Roman"/>
                  <w:sz w:val="18"/>
                  <w:szCs w:val="18"/>
                </w:rPr>
                <w:t>-</w:t>
              </w:r>
            </w:ins>
            <w:del w:id="1589" w:author="Xuning Wei12232" w:date="2026-10-18T12:07:00Z">
              <w:r>
                <w:rPr>
                  <w:rFonts w:ascii="Times New Roman" w:eastAsia="仿宋_GB2312" w:hAnsi="Times New Roman" w:cs="Times New Roman"/>
                  <w:sz w:val="18"/>
                  <w:szCs w:val="18"/>
                  <w:rPrChange w:id="1590" w:author="Xuning Wei12232" w:date="2026-10-24T11:11:00Z">
                    <w:rPr>
                      <w:rFonts w:ascii="Times New Roman" w:eastAsia="仿宋_GB2312" w:hAnsi="Times New Roman" w:cs="Times New Roman"/>
                      <w:color w:val="FF0000"/>
                      <w:sz w:val="18"/>
                      <w:szCs w:val="18"/>
                    </w:rPr>
                  </w:rPrChange>
                </w:rPr>
                <w:delText>-</w:delText>
              </w:r>
            </w:del>
            <w:r>
              <w:rPr>
                <w:rFonts w:ascii="Times New Roman" w:eastAsia="仿宋_GB2312" w:hAnsi="Times New Roman" w:cs="Times New Roman"/>
                <w:sz w:val="18"/>
                <w:szCs w:val="18"/>
                <w:rPrChange w:id="1591" w:author="Xuning Wei12232" w:date="2026-10-24T11:11:00Z">
                  <w:rPr>
                    <w:rFonts w:ascii="Times New Roman" w:eastAsia="仿宋_GB2312" w:hAnsi="Times New Roman" w:cs="Times New Roman"/>
                    <w:color w:val="FF0000"/>
                    <w:sz w:val="18"/>
                    <w:szCs w:val="18"/>
                  </w:rPr>
                </w:rPrChange>
              </w:rPr>
              <w:t xml:space="preserve">2.9~112.3 </w:t>
            </w:r>
            <w:del w:id="1592" w:author="Xuning Wei12232" w:date="2026-10-22T16:07:00Z">
              <w:r>
                <w:rPr>
                  <w:rFonts w:ascii="Times New Roman" w:eastAsia="仿宋_GB2312" w:hAnsi="Times New Roman" w:cs="Times New Roman" w:hint="eastAsia"/>
                  <w:sz w:val="18"/>
                  <w:szCs w:val="18"/>
                  <w:rPrChange w:id="1593" w:author="Xuning Wei12232" w:date="2026-10-24T11:11:00Z">
                    <w:rPr>
                      <w:rFonts w:ascii="Times New Roman" w:eastAsia="仿宋_GB2312" w:hAnsi="Times New Roman" w:cs="Times New Roman" w:hint="eastAsia"/>
                      <w:color w:val="FF0000"/>
                      <w:sz w:val="18"/>
                      <w:szCs w:val="18"/>
                    </w:rPr>
                  </w:rPrChange>
                </w:rPr>
                <w:delText>℃</w:delText>
              </w:r>
            </w:del>
            <w:proofErr w:type="spellStart"/>
            <w:ins w:id="1594" w:author="Xuning Wei12232" w:date="2026-10-22T16:09: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ins w:id="1595" w:author="Xuning Wei12232" w:date="2026-10-22T16:12:00Z">
              <w:r>
                <w:rPr>
                  <w:rFonts w:ascii="Times New Roman" w:eastAsia="仿宋_GB2312" w:hAnsi="Times New Roman" w:cs="Times New Roman"/>
                  <w:sz w:val="18"/>
                  <w:szCs w:val="18"/>
                  <w:lang w:eastAsia="zh-CN"/>
                </w:rPr>
                <w:br/>
              </w:r>
            </w:ins>
          </w:p>
          <w:p w14:paraId="549C5485" w14:textId="77777777" w:rsidR="007617DE" w:rsidRPr="007617DE" w:rsidRDefault="00AE300B">
            <w:pPr>
              <w:contextualSpacing/>
              <w:jc w:val="center"/>
              <w:rPr>
                <w:rFonts w:ascii="Times New Roman" w:eastAsia="仿宋_GB2312" w:hAnsi="Times New Roman" w:cs="Times New Roman"/>
                <w:bCs w:val="0"/>
                <w:sz w:val="18"/>
                <w:szCs w:val="18"/>
                <w:lang w:eastAsia="zh-CN"/>
                <w:rPrChange w:id="1596"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597" w:author="Xuning Wei12232" w:date="2026-10-24T11:11:00Z">
                  <w:rPr>
                    <w:rFonts w:ascii="Times New Roman" w:eastAsia="仿宋_GB2312" w:hAnsi="Times New Roman" w:cs="Times New Roman"/>
                    <w:color w:val="FF0000"/>
                    <w:sz w:val="18"/>
                    <w:szCs w:val="18"/>
                  </w:rPr>
                </w:rPrChange>
              </w:rPr>
              <w:t>The pressure range of equipment for normal operation: -0.098~0.083 MPa</w:t>
            </w:r>
          </w:p>
        </w:tc>
        <w:tc>
          <w:tcPr>
            <w:tcW w:w="2587" w:type="dxa"/>
            <w:vAlign w:val="center"/>
          </w:tcPr>
          <w:p w14:paraId="0C6350CE" w14:textId="77777777" w:rsidR="007617DE" w:rsidRDefault="00AE300B" w:rsidP="007617DE">
            <w:pPr>
              <w:ind w:leftChars="100" w:left="220"/>
              <w:rPr>
                <w:ins w:id="1598" w:author="Xuning Wei12232" w:date="2026-10-22T16:04:00Z"/>
                <w:rFonts w:ascii="Times New Roman" w:eastAsiaTheme="minorEastAsia" w:hAnsi="Times New Roman" w:cs="Times New Roman"/>
                <w:b/>
                <w:sz w:val="18"/>
                <w:szCs w:val="18"/>
                <w:shd w:val="clear" w:color="auto" w:fill="FFFFFF"/>
                <w:lang w:eastAsia="zh-CN"/>
              </w:rPr>
              <w:pPrChange w:id="1599" w:author="Xuning Wei12232" w:date="2026-10-22T16:05:00Z">
                <w:pPr>
                  <w:ind w:firstLine="361"/>
                  <w:jc w:val="both"/>
                </w:pPr>
              </w:pPrChange>
            </w:pPr>
            <w:ins w:id="1600" w:author="Xuning Wei12232" w:date="2026-10-22T16:04:00Z">
              <w:r>
                <w:rPr>
                  <w:rFonts w:ascii="Times New Roman" w:eastAsiaTheme="minorEastAsia" w:hAnsi="Times New Roman" w:cs="Times New Roman"/>
                  <w:b/>
                  <w:sz w:val="18"/>
                  <w:szCs w:val="18"/>
                  <w:shd w:val="clear" w:color="auto" w:fill="FFFFFF"/>
                  <w:lang w:eastAsia="zh-CN"/>
                </w:rPr>
                <w:t>Glass-lined (</w:t>
              </w:r>
              <w:r>
                <w:rPr>
                  <w:rFonts w:ascii="Times New Roman" w:hAnsi="Times New Roman" w:cs="Times New Roman"/>
                  <w:sz w:val="18"/>
                  <w:szCs w:val="18"/>
                  <w:shd w:val="clear" w:color="auto" w:fill="FFFFFF"/>
                </w:rPr>
                <w:t xml:space="preserve"> Inner surface, temperature probe, agitator</w:t>
              </w:r>
              <w:r>
                <w:rPr>
                  <w:rFonts w:ascii="Times New Roman" w:eastAsiaTheme="minorEastAsia" w:hAnsi="Times New Roman" w:cs="Times New Roman"/>
                  <w:b/>
                  <w:sz w:val="18"/>
                  <w:szCs w:val="18"/>
                  <w:shd w:val="clear" w:color="auto" w:fill="FFFFFF"/>
                  <w:lang w:eastAsia="zh-CN"/>
                </w:rPr>
                <w:t>)</w:t>
              </w:r>
            </w:ins>
          </w:p>
          <w:p w14:paraId="591FA42F" w14:textId="77777777" w:rsidR="007617DE" w:rsidRDefault="00AE300B" w:rsidP="007617DE">
            <w:pPr>
              <w:ind w:leftChars="100" w:left="220"/>
              <w:rPr>
                <w:ins w:id="1601" w:author="Xuning Wei12232" w:date="2026-10-22T16:04:00Z"/>
                <w:rFonts w:ascii="Times New Roman" w:eastAsiaTheme="minorEastAsia" w:hAnsi="Times New Roman" w:cs="Times New Roman"/>
                <w:sz w:val="18"/>
                <w:szCs w:val="18"/>
                <w:shd w:val="clear" w:color="auto" w:fill="FFFFFF"/>
                <w:lang w:eastAsia="zh-CN"/>
              </w:rPr>
              <w:pPrChange w:id="1602" w:author="Xuning Wei12232" w:date="2026-10-22T16:05:00Z">
                <w:pPr>
                  <w:ind w:firstLine="361"/>
                  <w:jc w:val="both"/>
                </w:pPr>
              </w:pPrChange>
            </w:pPr>
            <w:ins w:id="1603" w:author="Xuning Wei12232" w:date="2026-10-22T16:04:00Z">
              <w:r>
                <w:rPr>
                  <w:rFonts w:ascii="Times New Roman" w:eastAsiaTheme="minorEastAsia" w:hAnsi="Times New Roman" w:cs="Times New Roman"/>
                  <w:b/>
                  <w:sz w:val="18"/>
                  <w:szCs w:val="18"/>
                  <w:shd w:val="clear" w:color="auto" w:fill="FFFFFF"/>
                  <w:lang w:eastAsia="zh-CN"/>
                </w:rPr>
                <w:t>SS&amp;PTFE</w:t>
              </w:r>
              <w:r>
                <w:rPr>
                  <w:rFonts w:ascii="Times New Roman" w:eastAsiaTheme="minorEastAsia" w:hAnsi="Times New Roman" w:cs="Times New Roman"/>
                  <w:sz w:val="18"/>
                  <w:szCs w:val="18"/>
                  <w:shd w:val="clear" w:color="auto" w:fill="FFFFFF"/>
                  <w:lang w:eastAsia="zh-CN"/>
                </w:rPr>
                <w:t xml:space="preserve"> ( Valve)</w:t>
              </w:r>
            </w:ins>
          </w:p>
          <w:p w14:paraId="2DEA8581" w14:textId="77777777" w:rsidR="007617DE" w:rsidRPr="007617DE" w:rsidRDefault="00AE300B" w:rsidP="007617DE">
            <w:pPr>
              <w:ind w:leftChars="100" w:left="220"/>
              <w:rPr>
                <w:del w:id="1604" w:author="Xuning Wei12232" w:date="2026-10-22T16:04:00Z"/>
                <w:rFonts w:ascii="Times New Roman" w:eastAsiaTheme="minorEastAsia" w:hAnsi="Times New Roman" w:cs="Times New Roman"/>
                <w:sz w:val="18"/>
                <w:szCs w:val="18"/>
                <w:shd w:val="clear" w:color="auto" w:fill="FFFFFF"/>
                <w:lang w:eastAsia="zh-CN"/>
                <w:rPrChange w:id="1605" w:author="Xuning Wei12232" w:date="2026-10-24T11:11:00Z">
                  <w:rPr>
                    <w:del w:id="1606" w:author="Xuning Wei12232" w:date="2026-10-22T16:04:00Z"/>
                    <w:rFonts w:ascii="Times New Roman" w:eastAsiaTheme="minorEastAsia" w:hAnsi="Times New Roman" w:cs="Times New Roman"/>
                    <w:color w:val="FF0000"/>
                    <w:sz w:val="18"/>
                    <w:szCs w:val="18"/>
                    <w:shd w:val="clear" w:color="auto" w:fill="FFFFFF"/>
                    <w:lang w:eastAsia="zh-CN"/>
                  </w:rPr>
                </w:rPrChange>
              </w:rPr>
              <w:pPrChange w:id="1607" w:author="Xuning Wei12232" w:date="2026-10-22T16:05:00Z">
                <w:pPr>
                  <w:jc w:val="center"/>
                </w:pPr>
              </w:pPrChange>
            </w:pPr>
            <w:ins w:id="1608" w:author="Xuning Wei12232" w:date="2026-10-22T16:04:00Z">
              <w:r>
                <w:rPr>
                  <w:rFonts w:ascii="Times New Roman" w:hAnsi="Times New Roman" w:cs="Times New Roman"/>
                  <w:b/>
                  <w:sz w:val="18"/>
                  <w:szCs w:val="18"/>
                </w:rPr>
                <w:t>GL &amp; PTFE &amp; FFKM</w:t>
              </w:r>
              <w:r>
                <w:rPr>
                  <w:rFonts w:ascii="Times New Roman" w:hAnsi="Times New Roman" w:cs="Times New Roman"/>
                  <w:sz w:val="18"/>
                  <w:szCs w:val="18"/>
                </w:rPr>
                <w:t xml:space="preserve"> ( Mechanical seal)</w:t>
              </w:r>
            </w:ins>
            <w:del w:id="1609" w:author="Xuning Wei12232" w:date="2026-10-22T16:04:00Z">
              <w:r>
                <w:rPr>
                  <w:rFonts w:ascii="Times New Roman" w:hAnsi="Times New Roman" w:cs="Times New Roman"/>
                  <w:sz w:val="18"/>
                  <w:szCs w:val="18"/>
                  <w:shd w:val="clear" w:color="auto" w:fill="FFFFFF"/>
                  <w:rPrChange w:id="1610" w:author="Xuning Wei12232" w:date="2026-10-24T11:11:00Z">
                    <w:rPr>
                      <w:rFonts w:ascii="Times New Roman" w:hAnsi="Times New Roman" w:cs="Times New Roman"/>
                      <w:color w:val="FF0000"/>
                      <w:sz w:val="18"/>
                      <w:szCs w:val="18"/>
                      <w:shd w:val="clear" w:color="auto" w:fill="FFFFFF"/>
                    </w:rPr>
                  </w:rPrChange>
                </w:rPr>
                <w:delText>Inner surface, valve, temperature probe, agitator</w:delText>
              </w:r>
              <w:r>
                <w:rPr>
                  <w:rFonts w:ascii="Times New Roman" w:eastAsiaTheme="minorEastAsia" w:hAnsi="Times New Roman" w:cs="Times New Roman"/>
                  <w:sz w:val="18"/>
                  <w:szCs w:val="18"/>
                  <w:shd w:val="clear" w:color="auto" w:fill="FFFFFF"/>
                  <w:lang w:eastAsia="zh-CN"/>
                  <w:rPrChange w:id="1611"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Glass-lined</w:delText>
              </w:r>
            </w:del>
          </w:p>
          <w:p w14:paraId="191064F5"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612" w:author="Xuning Wei12232" w:date="2026-10-24T11:11:00Z">
                  <w:rPr>
                    <w:rFonts w:ascii="Times New Roman" w:eastAsia="仿宋_GB2312" w:hAnsi="Times New Roman" w:cs="Times New Roman"/>
                    <w:bCs w:val="0"/>
                    <w:color w:val="FF0000"/>
                    <w:sz w:val="18"/>
                    <w:szCs w:val="18"/>
                    <w:lang w:eastAsia="zh-CN"/>
                  </w:rPr>
                </w:rPrChange>
              </w:rPr>
              <w:pPrChange w:id="1613" w:author="Xuning Wei12232" w:date="2026-10-22T16:05:00Z">
                <w:pPr>
                  <w:contextualSpacing/>
                  <w:jc w:val="center"/>
                </w:pPr>
              </w:pPrChange>
            </w:pPr>
            <w:del w:id="1614" w:author="Xuning Wei12232" w:date="2026-10-22T16:04:00Z">
              <w:r>
                <w:rPr>
                  <w:rFonts w:ascii="Times New Roman" w:hAnsi="Times New Roman" w:cs="Times New Roman"/>
                  <w:sz w:val="18"/>
                  <w:szCs w:val="18"/>
                  <w:rPrChange w:id="1615" w:author="Xuning Wei12232" w:date="2026-10-24T11:11:00Z">
                    <w:rPr>
                      <w:rFonts w:ascii="Times New Roman" w:hAnsi="Times New Roman" w:cs="Times New Roman"/>
                      <w:color w:val="FF0000"/>
                      <w:sz w:val="18"/>
                      <w:szCs w:val="18"/>
                    </w:rPr>
                  </w:rPrChange>
                </w:rPr>
                <w:delText>Mechanical seal: GL &amp; PTFE &amp; FFKM</w:delText>
              </w:r>
            </w:del>
          </w:p>
        </w:tc>
        <w:tc>
          <w:tcPr>
            <w:tcW w:w="1027" w:type="dxa"/>
            <w:tcMar>
              <w:top w:w="0" w:type="dxa"/>
              <w:left w:w="108" w:type="dxa"/>
              <w:bottom w:w="0" w:type="dxa"/>
              <w:right w:w="108" w:type="dxa"/>
            </w:tcMar>
            <w:vAlign w:val="center"/>
          </w:tcPr>
          <w:p w14:paraId="24FDBC3C"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SVP-TJ4-101.12-052</w:t>
            </w:r>
          </w:p>
        </w:tc>
      </w:tr>
      <w:tr w:rsidR="007617DE" w14:paraId="493F30A3" w14:textId="77777777">
        <w:trPr>
          <w:cantSplit/>
          <w:trHeight w:val="454"/>
          <w:jc w:val="center"/>
        </w:trPr>
        <w:tc>
          <w:tcPr>
            <w:tcW w:w="557" w:type="dxa"/>
            <w:vMerge w:val="restart"/>
            <w:tcMar>
              <w:top w:w="0" w:type="dxa"/>
              <w:left w:w="108" w:type="dxa"/>
              <w:bottom w:w="0" w:type="dxa"/>
              <w:right w:w="108" w:type="dxa"/>
            </w:tcMar>
            <w:vAlign w:val="center"/>
          </w:tcPr>
          <w:p w14:paraId="4F3481BA" w14:textId="77777777" w:rsidR="007617DE" w:rsidRDefault="007617DE">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2C61A5EC"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Agitation tank</w:t>
            </w:r>
          </w:p>
        </w:tc>
        <w:tc>
          <w:tcPr>
            <w:tcW w:w="851" w:type="dxa"/>
            <w:tcMar>
              <w:top w:w="0" w:type="dxa"/>
              <w:left w:w="108" w:type="dxa"/>
              <w:bottom w:w="0" w:type="dxa"/>
              <w:right w:w="108" w:type="dxa"/>
            </w:tcMar>
            <w:vAlign w:val="center"/>
          </w:tcPr>
          <w:p w14:paraId="3927110C"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2AC5C9AF" w14:textId="77777777" w:rsidR="007617DE" w:rsidRPr="007617DE" w:rsidRDefault="00AE300B">
            <w:pPr>
              <w:jc w:val="center"/>
              <w:rPr>
                <w:rFonts w:ascii="Times New Roman" w:eastAsia="仿宋_GB2312" w:hAnsi="Times New Roman" w:cs="Times New Roman"/>
                <w:bCs w:val="0"/>
                <w:sz w:val="18"/>
                <w:szCs w:val="18"/>
                <w:lang w:eastAsia="zh-CN"/>
                <w:rPrChange w:id="1616"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17" w:author="Xuning Wei12232" w:date="2026-10-24T11:11:00Z">
                  <w:rPr>
                    <w:rFonts w:ascii="Times New Roman" w:eastAsia="仿宋_GB2312" w:hAnsi="Times New Roman" w:cs="Times New Roman"/>
                    <w:bCs w:val="0"/>
                    <w:color w:val="FF0000"/>
                    <w:sz w:val="18"/>
                    <w:szCs w:val="18"/>
                    <w:lang w:eastAsia="zh-CN"/>
                  </w:rPr>
                </w:rPrChange>
              </w:rPr>
              <w:t>SS 304L</w:t>
            </w:r>
          </w:p>
          <w:p w14:paraId="00D70DA1" w14:textId="77777777" w:rsidR="007617DE" w:rsidRPr="007617DE" w:rsidRDefault="00AE300B">
            <w:pPr>
              <w:jc w:val="center"/>
              <w:rPr>
                <w:rFonts w:ascii="Times New Roman" w:eastAsia="仿宋_GB2312" w:hAnsi="Times New Roman" w:cs="Times New Roman"/>
                <w:bCs w:val="0"/>
                <w:sz w:val="18"/>
                <w:szCs w:val="18"/>
                <w:lang w:eastAsia="zh-CN"/>
                <w:rPrChange w:id="1618"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19" w:author="Xuning Wei12232" w:date="2026-10-24T11:11:00Z">
                  <w:rPr>
                    <w:rFonts w:ascii="Times New Roman" w:eastAsia="仿宋_GB2312" w:hAnsi="Times New Roman" w:cs="Times New Roman"/>
                    <w:bCs w:val="0"/>
                    <w:color w:val="FF0000"/>
                    <w:sz w:val="18"/>
                    <w:szCs w:val="18"/>
                    <w:lang w:eastAsia="zh-CN"/>
                  </w:rPr>
                </w:rPrChange>
              </w:rPr>
              <w:t>(S30408)</w:t>
            </w:r>
          </w:p>
        </w:tc>
        <w:tc>
          <w:tcPr>
            <w:tcW w:w="1134" w:type="dxa"/>
            <w:tcMar>
              <w:top w:w="0" w:type="dxa"/>
              <w:left w:w="108" w:type="dxa"/>
              <w:bottom w:w="0" w:type="dxa"/>
              <w:right w:w="108" w:type="dxa"/>
            </w:tcMar>
            <w:vAlign w:val="center"/>
          </w:tcPr>
          <w:p w14:paraId="55327ECD"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TJ4S-1213-SPS01-AT01</w:t>
            </w:r>
          </w:p>
        </w:tc>
        <w:tc>
          <w:tcPr>
            <w:tcW w:w="1134" w:type="dxa"/>
            <w:vAlign w:val="center"/>
          </w:tcPr>
          <w:p w14:paraId="0D3769D9"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21E473F0"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54408A50"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620"/>
            <w:commentRangeStart w:id="1621"/>
            <w:r>
              <w:rPr>
                <w:rStyle w:val="CommentReference"/>
                <w:sz w:val="22"/>
                <w:szCs w:val="32"/>
              </w:rPr>
              <w:commentReference w:id="1620"/>
            </w:r>
            <w:commentRangeEnd w:id="1620"/>
            <w:commentRangeEnd w:id="1621"/>
            <w:r>
              <w:rPr>
                <w:rStyle w:val="CommentReference"/>
              </w:rPr>
              <w:commentReference w:id="1621"/>
            </w:r>
            <w:r>
              <w:t xml:space="preserve"> </w:t>
            </w:r>
            <w:r>
              <w:rPr>
                <w:rFonts w:ascii="Times New Roman" w:eastAsia="仿宋_GB2312" w:hAnsi="Times New Roman" w:cs="Times New Roman"/>
                <w:bCs w:val="0"/>
                <w:sz w:val="18"/>
                <w:szCs w:val="18"/>
                <w:lang w:eastAsia="zh-CN"/>
              </w:rPr>
              <w:t>Double-layer propeller type</w:t>
            </w:r>
          </w:p>
        </w:tc>
        <w:tc>
          <w:tcPr>
            <w:tcW w:w="1418" w:type="dxa"/>
            <w:tcMar>
              <w:top w:w="0" w:type="dxa"/>
              <w:left w:w="108" w:type="dxa"/>
              <w:bottom w:w="0" w:type="dxa"/>
              <w:right w:w="108" w:type="dxa"/>
            </w:tcMar>
            <w:vAlign w:val="center"/>
          </w:tcPr>
          <w:p w14:paraId="386D56A2" w14:textId="77777777" w:rsidR="007617DE" w:rsidRPr="007617DE" w:rsidRDefault="00AE300B">
            <w:pPr>
              <w:contextualSpacing/>
              <w:jc w:val="center"/>
              <w:rPr>
                <w:rFonts w:ascii="Times New Roman" w:eastAsia="仿宋_GB2312" w:hAnsi="Times New Roman" w:cs="Times New Roman"/>
                <w:bCs w:val="0"/>
                <w:sz w:val="18"/>
                <w:szCs w:val="18"/>
                <w:lang w:eastAsia="zh-CN"/>
                <w:rPrChange w:id="1622"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23" w:author="Xuning Wei12232" w:date="2026-10-24T11:11:00Z">
                  <w:rPr>
                    <w:rFonts w:ascii="Times New Roman" w:eastAsia="仿宋_GB2312" w:hAnsi="Times New Roman" w:cs="Times New Roman"/>
                    <w:bCs w:val="0"/>
                    <w:color w:val="FF0000"/>
                    <w:sz w:val="18"/>
                    <w:szCs w:val="18"/>
                    <w:lang w:eastAsia="zh-CN"/>
                  </w:rPr>
                </w:rPrChange>
              </w:rPr>
              <w:t xml:space="preserve">Prepared </w:t>
            </w:r>
            <w:proofErr w:type="spellStart"/>
            <w:r>
              <w:rPr>
                <w:rFonts w:ascii="Times New Roman" w:eastAsia="仿宋_GB2312" w:hAnsi="Times New Roman" w:cs="Times New Roman"/>
                <w:bCs w:val="0"/>
                <w:sz w:val="18"/>
                <w:szCs w:val="18"/>
                <w:lang w:eastAsia="zh-CN"/>
                <w:rPrChange w:id="1624" w:author="Xuning Wei12232" w:date="2026-10-24T11:11:00Z">
                  <w:rPr>
                    <w:rFonts w:ascii="Times New Roman" w:eastAsia="仿宋_GB2312" w:hAnsi="Times New Roman" w:cs="Times New Roman"/>
                    <w:bCs w:val="0"/>
                    <w:color w:val="FF0000"/>
                    <w:sz w:val="18"/>
                    <w:szCs w:val="18"/>
                    <w:lang w:eastAsia="zh-CN"/>
                  </w:rPr>
                </w:rPrChange>
              </w:rPr>
              <w:t>piperidine</w:t>
            </w:r>
            <w:proofErr w:type="spellEnd"/>
            <w:r>
              <w:rPr>
                <w:rFonts w:ascii="Times New Roman" w:eastAsia="仿宋_GB2312" w:hAnsi="Times New Roman" w:cs="Times New Roman"/>
                <w:bCs w:val="0"/>
                <w:sz w:val="18"/>
                <w:szCs w:val="18"/>
                <w:lang w:eastAsia="zh-CN"/>
                <w:rPrChange w:id="1625" w:author="Xuning Wei12232" w:date="2026-10-24T11:11:00Z">
                  <w:rPr>
                    <w:rFonts w:ascii="Times New Roman" w:eastAsia="仿宋_GB2312" w:hAnsi="Times New Roman" w:cs="Times New Roman"/>
                    <w:bCs w:val="0"/>
                    <w:color w:val="FF0000"/>
                    <w:sz w:val="18"/>
                    <w:szCs w:val="18"/>
                    <w:lang w:eastAsia="zh-CN"/>
                  </w:rPr>
                </w:rPrChange>
              </w:rPr>
              <w:t>/ DMF solution</w:t>
            </w:r>
          </w:p>
        </w:tc>
        <w:tc>
          <w:tcPr>
            <w:tcW w:w="2282" w:type="dxa"/>
            <w:vAlign w:val="center"/>
          </w:tcPr>
          <w:p w14:paraId="55A148E3" w14:textId="77777777" w:rsidR="007617DE" w:rsidRPr="007617DE" w:rsidRDefault="00AE300B">
            <w:pPr>
              <w:spacing w:after="240"/>
              <w:jc w:val="center"/>
              <w:rPr>
                <w:rFonts w:ascii="Times New Roman" w:eastAsia="仿宋_GB2312" w:hAnsi="Times New Roman" w:cs="Times New Roman"/>
                <w:sz w:val="18"/>
                <w:szCs w:val="18"/>
                <w:rPrChange w:id="1626"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27" w:author="Xuning Wei12232" w:date="2026-10-24T11:11:00Z">
                  <w:rPr>
                    <w:rFonts w:ascii="Times New Roman" w:eastAsia="仿宋_GB2312" w:hAnsi="Times New Roman" w:cs="Times New Roman"/>
                    <w:color w:val="FF0000"/>
                    <w:sz w:val="18"/>
                    <w:szCs w:val="18"/>
                  </w:rPr>
                </w:rPrChange>
              </w:rPr>
              <w:t>Minimum volume of the stirrer can reach at rest: 308.7L;</w:t>
            </w:r>
          </w:p>
          <w:p w14:paraId="2776039C" w14:textId="77777777" w:rsidR="007617DE" w:rsidRPr="007617DE" w:rsidRDefault="00AE300B">
            <w:pPr>
              <w:spacing w:before="240" w:after="240"/>
              <w:jc w:val="center"/>
              <w:rPr>
                <w:rFonts w:ascii="Times New Roman" w:eastAsia="仿宋_GB2312" w:hAnsi="Times New Roman" w:cs="Times New Roman"/>
                <w:sz w:val="18"/>
                <w:szCs w:val="18"/>
                <w:rPrChange w:id="1628"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29" w:author="Xuning Wei12232" w:date="2026-10-24T11:11:00Z">
                  <w:rPr>
                    <w:rFonts w:ascii="Times New Roman" w:eastAsia="仿宋_GB2312" w:hAnsi="Times New Roman" w:cs="Times New Roman"/>
                    <w:color w:val="FF0000"/>
                    <w:sz w:val="18"/>
                    <w:szCs w:val="18"/>
                  </w:rPr>
                </w:rPrChange>
              </w:rPr>
              <w:t>Minimum volume of the stirrer can reach at maximum speed: 289.2 L.</w:t>
            </w:r>
          </w:p>
          <w:p w14:paraId="757534A9" w14:textId="77777777" w:rsidR="007617DE" w:rsidRPr="007617DE" w:rsidRDefault="00AE300B">
            <w:pPr>
              <w:jc w:val="center"/>
              <w:rPr>
                <w:rFonts w:ascii="Times New Roman" w:eastAsia="仿宋_GB2312" w:hAnsi="Times New Roman" w:cs="Times New Roman"/>
                <w:sz w:val="18"/>
                <w:szCs w:val="18"/>
                <w:rPrChange w:id="1630"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31" w:author="Xuning Wei12232" w:date="2026-10-24T11:11:00Z">
                  <w:rPr>
                    <w:rFonts w:ascii="Times New Roman" w:eastAsia="仿宋_GB2312" w:hAnsi="Times New Roman" w:cs="Times New Roman"/>
                    <w:color w:val="FF0000"/>
                    <w:sz w:val="18"/>
                    <w:szCs w:val="18"/>
                  </w:rPr>
                </w:rPrChange>
              </w:rPr>
              <w:t>Maximum working volume: 3000 L</w:t>
            </w:r>
          </w:p>
          <w:p w14:paraId="2C72320E" w14:textId="77777777" w:rsidR="007617DE" w:rsidRPr="007617DE" w:rsidRDefault="00AE300B">
            <w:pPr>
              <w:spacing w:after="240"/>
              <w:jc w:val="center"/>
              <w:rPr>
                <w:rFonts w:ascii="Times New Roman" w:eastAsia="仿宋_GB2312" w:hAnsi="Times New Roman" w:cs="Times New Roman"/>
                <w:sz w:val="18"/>
                <w:szCs w:val="18"/>
                <w:rPrChange w:id="1632"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633" w:author="Xuning Wei12232" w:date="2026-10-24T11:11:00Z">
                  <w:rPr>
                    <w:rFonts w:ascii="Times New Roman" w:eastAsia="仿宋_GB2312" w:hAnsi="Times New Roman" w:cs="Times New Roman"/>
                    <w:color w:val="FF0000"/>
                    <w:sz w:val="18"/>
                    <w:szCs w:val="18"/>
                  </w:rPr>
                </w:rPrChange>
              </w:rPr>
              <w:t>Minimum volume of the thermometer tube can reach at rest: 416.9 L;</w:t>
            </w:r>
          </w:p>
          <w:p w14:paraId="33F703E6" w14:textId="77777777" w:rsidR="007617DE" w:rsidRPr="007617DE" w:rsidRDefault="00AE300B">
            <w:pPr>
              <w:contextualSpacing/>
              <w:jc w:val="center"/>
              <w:rPr>
                <w:rFonts w:ascii="Times New Roman" w:eastAsia="仿宋_GB2312" w:hAnsi="Times New Roman" w:cs="Times New Roman"/>
                <w:bCs w:val="0"/>
                <w:sz w:val="18"/>
                <w:szCs w:val="18"/>
                <w:lang w:eastAsia="zh-CN"/>
                <w:rPrChange w:id="1634"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635" w:author="Xuning Wei12232" w:date="2026-10-24T11:11:00Z">
                  <w:rPr>
                    <w:rFonts w:ascii="Times New Roman" w:eastAsia="仿宋_GB2312" w:hAnsi="Times New Roman" w:cs="Times New Roman"/>
                    <w:color w:val="FF0000"/>
                    <w:sz w:val="18"/>
                    <w:szCs w:val="18"/>
                  </w:rPr>
                </w:rPrChange>
              </w:rPr>
              <w:t>Minimum volume of the thermometer tube can reach at maximum speed: 356.8L.</w:t>
            </w:r>
          </w:p>
        </w:tc>
        <w:tc>
          <w:tcPr>
            <w:tcW w:w="2587" w:type="dxa"/>
            <w:vAlign w:val="center"/>
          </w:tcPr>
          <w:p w14:paraId="265D6CF7" w14:textId="77777777" w:rsidR="007617DE" w:rsidRDefault="00AE300B" w:rsidP="007617DE">
            <w:pPr>
              <w:ind w:leftChars="100" w:left="220"/>
              <w:rPr>
                <w:ins w:id="1636" w:author="Xuning Wei12232" w:date="2026-10-22T20:58:00Z"/>
                <w:rFonts w:ascii="Times New Roman" w:eastAsiaTheme="minorEastAsia" w:hAnsi="Times New Roman" w:cs="Times New Roman"/>
                <w:b/>
                <w:sz w:val="18"/>
                <w:szCs w:val="18"/>
                <w:shd w:val="clear" w:color="auto" w:fill="FFFFFF"/>
                <w:lang w:eastAsia="zh-CN"/>
              </w:rPr>
              <w:pPrChange w:id="1637" w:author="Xuning Wei12232" w:date="2026-10-22T20:59:00Z">
                <w:pPr>
                  <w:ind w:firstLine="360"/>
                </w:pPr>
              </w:pPrChange>
            </w:pPr>
            <w:ins w:id="1638" w:author="Xuning Wei12232" w:date="2026-10-22T20:58:00Z">
              <w:r>
                <w:rPr>
                  <w:rFonts w:ascii="Times New Roman" w:eastAsia="FangSong" w:hAnsi="Times New Roman" w:cs="Times New Roman"/>
                  <w:b/>
                  <w:sz w:val="18"/>
                  <w:szCs w:val="18"/>
                  <w:lang w:eastAsia="zh-CN"/>
                </w:rPr>
                <w:t>304 SS</w:t>
              </w:r>
              <w:r>
                <w:rPr>
                  <w:rFonts w:ascii="Times New Roman" w:eastAsiaTheme="minorEastAsia" w:hAnsi="Times New Roman" w:cs="Times New Roman"/>
                  <w:b/>
                  <w:sz w:val="18"/>
                  <w:szCs w:val="18"/>
                  <w:shd w:val="clear" w:color="auto" w:fill="FFFFFF"/>
                  <w:lang w:eastAsia="zh-CN"/>
                </w:rPr>
                <w:t xml:space="preserve"> (</w:t>
              </w:r>
              <w:r>
                <w:rPr>
                  <w:rFonts w:ascii="Times New Roman" w:hAnsi="Times New Roman" w:cs="Times New Roman"/>
                  <w:sz w:val="18"/>
                  <w:szCs w:val="18"/>
                  <w:shd w:val="clear" w:color="auto" w:fill="FFFFFF"/>
                </w:rPr>
                <w:t>inner surface, temperature probe, agitator, pipeline, transfer pump, mass flowmeter, valve)</w:t>
              </w:r>
            </w:ins>
          </w:p>
          <w:p w14:paraId="692A1479" w14:textId="77777777" w:rsidR="007617DE" w:rsidRDefault="00AE300B" w:rsidP="007617DE">
            <w:pPr>
              <w:ind w:leftChars="100" w:left="220"/>
              <w:rPr>
                <w:ins w:id="1639" w:author="Xuning Wei12232" w:date="2026-10-22T20:58:00Z"/>
                <w:rFonts w:ascii="Times New Roman" w:eastAsiaTheme="minorEastAsia" w:hAnsi="Times New Roman" w:cs="Times New Roman"/>
                <w:sz w:val="18"/>
                <w:szCs w:val="18"/>
                <w:shd w:val="clear" w:color="auto" w:fill="FFFFFF"/>
                <w:lang w:eastAsia="zh-CN"/>
              </w:rPr>
              <w:pPrChange w:id="1640" w:author="Xuning Wei12232" w:date="2026-10-22T20:59:00Z">
                <w:pPr>
                  <w:ind w:firstLine="361"/>
                </w:pPr>
              </w:pPrChange>
            </w:pPr>
            <w:ins w:id="1641" w:author="Xuning Wei12232" w:date="2026-10-22T20:58: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0E605082" w14:textId="77777777" w:rsidR="007617DE" w:rsidRDefault="00AE300B" w:rsidP="007617DE">
            <w:pPr>
              <w:ind w:leftChars="100" w:left="220"/>
              <w:rPr>
                <w:ins w:id="1642" w:author="Xuning Wei12232" w:date="2026-10-22T20:58:00Z"/>
                <w:rFonts w:ascii="Times New Roman" w:hAnsi="Times New Roman" w:cs="Times New Roman"/>
                <w:sz w:val="18"/>
                <w:szCs w:val="18"/>
                <w:shd w:val="clear" w:color="auto" w:fill="FFFFFF"/>
              </w:rPr>
              <w:pPrChange w:id="1643" w:author="Xuning Wei12232" w:date="2026-10-22T20:59:00Z">
                <w:pPr>
                  <w:ind w:firstLine="361"/>
                </w:pPr>
              </w:pPrChange>
            </w:pPr>
            <w:ins w:id="1644" w:author="Xuning Wei12232" w:date="2026-10-22T20:58:00Z">
              <w:r>
                <w:rPr>
                  <w:rFonts w:ascii="Times New Roman" w:hAnsi="Times New Roman" w:cs="Times New Roman"/>
                  <w:b/>
                  <w:sz w:val="18"/>
                  <w:szCs w:val="18"/>
                  <w:shd w:val="clear" w:color="auto" w:fill="FFFFFF"/>
                </w:rPr>
                <w:t>PTFE</w:t>
              </w:r>
              <w:r>
                <w:rPr>
                  <w:rFonts w:ascii="Times New Roman" w:hAnsi="Times New Roman" w:cs="Times New Roman"/>
                  <w:sz w:val="18"/>
                  <w:szCs w:val="18"/>
                  <w:shd w:val="clear" w:color="auto" w:fill="FFFFFF"/>
                </w:rPr>
                <w:t xml:space="preserve"> (gasket, including manway gaskets and gaskets on all inlet valve manifolds)</w:t>
              </w:r>
            </w:ins>
          </w:p>
          <w:p w14:paraId="1FFD49F2" w14:textId="77777777" w:rsidR="007617DE" w:rsidRPr="007617DE" w:rsidRDefault="00AE300B" w:rsidP="007617DE">
            <w:pPr>
              <w:ind w:leftChars="100" w:left="220"/>
              <w:rPr>
                <w:del w:id="1645" w:author="Xuning Wei12232" w:date="2026-10-22T14:05:00Z"/>
                <w:rFonts w:ascii="Times New Roman" w:hAnsi="Times New Roman" w:cs="Times New Roman"/>
                <w:sz w:val="18"/>
                <w:szCs w:val="18"/>
                <w:shd w:val="clear" w:color="auto" w:fill="FFFFFF"/>
                <w:rPrChange w:id="1646" w:author="Xuning Wei12232" w:date="2026-10-24T11:11:00Z">
                  <w:rPr>
                    <w:del w:id="1647" w:author="Xuning Wei12232" w:date="2026-10-22T14:05:00Z"/>
                    <w:rFonts w:ascii="Times New Roman" w:hAnsi="Times New Roman" w:cs="Times New Roman"/>
                    <w:color w:val="FF0000"/>
                    <w:sz w:val="18"/>
                    <w:szCs w:val="18"/>
                    <w:shd w:val="clear" w:color="auto" w:fill="FFFFFF"/>
                  </w:rPr>
                </w:rPrChange>
              </w:rPr>
              <w:pPrChange w:id="1648" w:author="Xuning Wei12232" w:date="2026-10-22T20:59:00Z">
                <w:pPr>
                  <w:jc w:val="center"/>
                </w:pPr>
              </w:pPrChange>
            </w:pPr>
            <w:ins w:id="1649" w:author="Xuning Wei12232" w:date="2026-10-22T20:58:00Z">
              <w:r>
                <w:rPr>
                  <w:rFonts w:ascii="Times New Roman" w:hAnsi="Times New Roman" w:cs="Times New Roman"/>
                  <w:b/>
                  <w:sz w:val="18"/>
                  <w:szCs w:val="18"/>
                  <w:shd w:val="clear" w:color="auto" w:fill="FFFFFF"/>
                </w:rPr>
                <w:t>304SS &amp; FFKM</w:t>
              </w:r>
              <w:r>
                <w:rPr>
                  <w:rFonts w:ascii="Times New Roman" w:hAnsi="Times New Roman" w:cs="Times New Roman"/>
                  <w:sz w:val="18"/>
                  <w:szCs w:val="18"/>
                  <w:shd w:val="clear" w:color="auto" w:fill="FFFFFF"/>
                </w:rPr>
                <w:t xml:space="preserve"> (</w:t>
              </w:r>
              <w:r>
                <w:rPr>
                  <w:rFonts w:ascii="Times New Roman" w:hAnsi="Times New Roman" w:cs="Times New Roman"/>
                  <w:sz w:val="18"/>
                  <w:szCs w:val="18"/>
                </w:rPr>
                <w:t>mechanical seal )</w:t>
              </w:r>
            </w:ins>
            <w:del w:id="1650" w:author="Xuning Wei12232" w:date="2026-10-22T20:58:00Z">
              <w:r>
                <w:rPr>
                  <w:rFonts w:ascii="Times New Roman" w:hAnsi="Times New Roman" w:cs="Times New Roman"/>
                  <w:sz w:val="18"/>
                  <w:szCs w:val="18"/>
                  <w:shd w:val="clear" w:color="auto" w:fill="FFFFFF"/>
                  <w:rPrChange w:id="1651" w:author="Xuning Wei12232" w:date="2026-10-24T11:11:00Z">
                    <w:rPr>
                      <w:rFonts w:ascii="Times New Roman" w:hAnsi="Times New Roman" w:cs="Times New Roman"/>
                      <w:color w:val="FF0000"/>
                      <w:sz w:val="18"/>
                      <w:szCs w:val="18"/>
                      <w:shd w:val="clear" w:color="auto" w:fill="FFFFFF"/>
                    </w:rPr>
                  </w:rPrChange>
                </w:rPr>
                <w:delText xml:space="preserve">Inner surface, temperature probe, agitator, pipeline, transfer pump, mass flowmeter, valve: </w:delText>
              </w:r>
              <w:r>
                <w:rPr>
                  <w:rFonts w:ascii="Times New Roman" w:eastAsia="FangSong" w:hAnsi="Times New Roman" w:cs="Times New Roman"/>
                  <w:sz w:val="18"/>
                  <w:szCs w:val="18"/>
                  <w:lang w:eastAsia="zh-CN"/>
                  <w:rPrChange w:id="1652" w:author="Xuning Wei12232" w:date="2026-10-24T11:11:00Z">
                    <w:rPr>
                      <w:rFonts w:ascii="Times New Roman" w:eastAsia="FangSong" w:hAnsi="Times New Roman" w:cs="Times New Roman"/>
                      <w:color w:val="FF0000"/>
                      <w:sz w:val="18"/>
                      <w:szCs w:val="18"/>
                      <w:lang w:eastAsia="zh-CN"/>
                    </w:rPr>
                  </w:rPrChange>
                </w:rPr>
                <w:delText>304 SS</w:delText>
              </w:r>
              <w:r>
                <w:rPr>
                  <w:rFonts w:ascii="Times New Roman" w:hAnsi="Times New Roman" w:cs="Times New Roman"/>
                  <w:sz w:val="18"/>
                  <w:szCs w:val="18"/>
                  <w:shd w:val="clear" w:color="auto" w:fill="FFFFFF"/>
                  <w:rPrChange w:id="1653" w:author="Xuning Wei12232" w:date="2026-10-24T11:11:00Z">
                    <w:rPr>
                      <w:rFonts w:ascii="Times New Roman" w:hAnsi="Times New Roman" w:cs="Times New Roman"/>
                      <w:color w:val="FF0000"/>
                      <w:sz w:val="18"/>
                      <w:szCs w:val="18"/>
                      <w:shd w:val="clear" w:color="auto" w:fill="FFFFFF"/>
                    </w:rPr>
                  </w:rPrChange>
                </w:rPr>
                <w:delText xml:space="preserve">  </w:delText>
              </w:r>
            </w:del>
            <w:del w:id="1654" w:author="Xuning Wei12232" w:date="2026-10-22T14:05:00Z">
              <w:r>
                <w:rPr>
                  <w:rFonts w:ascii="Times New Roman" w:hAnsi="Times New Roman" w:cs="Times New Roman"/>
                  <w:sz w:val="18"/>
                  <w:szCs w:val="18"/>
                  <w:rPrChange w:id="1655" w:author="Xuning Wei12232" w:date="2026-10-24T11:11:00Z">
                    <w:rPr>
                      <w:rFonts w:ascii="Times New Roman" w:hAnsi="Times New Roman" w:cs="Times New Roman"/>
                      <w:color w:val="FF0000"/>
                      <w:sz w:val="18"/>
                      <w:szCs w:val="18"/>
                    </w:rPr>
                  </w:rPrChange>
                </w:rPr>
                <w:delText>M</w:delText>
              </w:r>
              <w:commentRangeStart w:id="1656"/>
              <w:commentRangeStart w:id="1657"/>
              <w:r>
                <w:rPr>
                  <w:rFonts w:ascii="Times New Roman" w:hAnsi="Times New Roman" w:cs="Times New Roman"/>
                  <w:sz w:val="18"/>
                  <w:szCs w:val="18"/>
                  <w:rPrChange w:id="1658" w:author="Xuning Wei12232" w:date="2026-10-24T11:11:00Z">
                    <w:rPr>
                      <w:rFonts w:ascii="Times New Roman" w:hAnsi="Times New Roman" w:cs="Times New Roman"/>
                      <w:color w:val="FF0000"/>
                      <w:sz w:val="18"/>
                      <w:szCs w:val="18"/>
                    </w:rPr>
                  </w:rPrChange>
                </w:rPr>
                <w:delText>echan</w:delText>
              </w:r>
              <w:commentRangeEnd w:id="1656"/>
              <w:r>
                <w:rPr>
                  <w:rStyle w:val="CommentReference"/>
                  <w:rFonts w:ascii="Times New Roman" w:hAnsi="Times New Roman" w:cs="Times New Roman"/>
                  <w:sz w:val="18"/>
                  <w:szCs w:val="18"/>
                  <w:rPrChange w:id="1659" w:author="Xuning Wei12232" w:date="2026-10-24T11:11:00Z">
                    <w:rPr>
                      <w:rStyle w:val="CommentReference"/>
                      <w:rFonts w:ascii="Times New Roman" w:hAnsi="Times New Roman" w:cs="Times New Roman"/>
                      <w:color w:val="FF0000"/>
                      <w:sz w:val="18"/>
                      <w:szCs w:val="18"/>
                    </w:rPr>
                  </w:rPrChange>
                </w:rPr>
                <w:commentReference w:id="1656"/>
              </w:r>
              <w:commentRangeEnd w:id="1657"/>
              <w:r>
                <w:rPr>
                  <w:rStyle w:val="CommentReference"/>
                </w:rPr>
                <w:commentReference w:id="1657"/>
              </w:r>
              <w:r>
                <w:rPr>
                  <w:rFonts w:ascii="Times New Roman" w:hAnsi="Times New Roman" w:cs="Times New Roman"/>
                  <w:sz w:val="18"/>
                  <w:szCs w:val="18"/>
                  <w:rPrChange w:id="1660" w:author="Xuning Wei12232" w:date="2026-10-24T11:11:00Z">
                    <w:rPr>
                      <w:rFonts w:ascii="Times New Roman" w:hAnsi="Times New Roman" w:cs="Times New Roman"/>
                      <w:color w:val="FF0000"/>
                      <w:sz w:val="18"/>
                      <w:szCs w:val="18"/>
                    </w:rPr>
                  </w:rPrChange>
                </w:rPr>
                <w:delText xml:space="preserve">ical seal: </w:delText>
              </w:r>
              <w:r>
                <w:rPr>
                  <w:rFonts w:ascii="Times New Roman" w:hAnsi="Times New Roman" w:cs="Times New Roman"/>
                  <w:sz w:val="18"/>
                  <w:szCs w:val="18"/>
                  <w:shd w:val="clear" w:color="auto" w:fill="FFFFFF"/>
                  <w:rPrChange w:id="1661" w:author="Xuning Wei12232" w:date="2026-10-24T11:11:00Z">
                    <w:rPr>
                      <w:rFonts w:ascii="Times New Roman" w:hAnsi="Times New Roman" w:cs="Times New Roman"/>
                      <w:color w:val="FF0000"/>
                      <w:sz w:val="18"/>
                      <w:szCs w:val="18"/>
                      <w:shd w:val="clear" w:color="auto" w:fill="FFFFFF"/>
                    </w:rPr>
                  </w:rPrChange>
                </w:rPr>
                <w:delText xml:space="preserve">304SS &amp; </w:delText>
              </w:r>
            </w:del>
            <w:del w:id="1662" w:author="Xuning Wei12232" w:date="2026-10-18T12:09:00Z">
              <w:r>
                <w:rPr>
                  <w:rFonts w:ascii="Times New Roman" w:hAnsi="Times New Roman" w:cs="Times New Roman"/>
                  <w:sz w:val="18"/>
                  <w:szCs w:val="18"/>
                  <w:shd w:val="clear" w:color="auto" w:fill="FFFFFF"/>
                  <w:rPrChange w:id="1663"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664" w:author="Xuning Wei12232" w:date="2026-10-22T14:05:00Z">
              <w:r>
                <w:rPr>
                  <w:rFonts w:ascii="Times New Roman" w:hAnsi="Times New Roman" w:cs="Times New Roman"/>
                  <w:sz w:val="18"/>
                  <w:szCs w:val="18"/>
                  <w:shd w:val="clear" w:color="auto" w:fill="FFFFFF"/>
                  <w:rPrChange w:id="1665" w:author="Xuning Wei12232" w:date="2026-10-24T11:11:00Z">
                    <w:rPr>
                      <w:rFonts w:ascii="Times New Roman" w:hAnsi="Times New Roman" w:cs="Times New Roman"/>
                      <w:color w:val="FF0000"/>
                      <w:sz w:val="18"/>
                      <w:szCs w:val="18"/>
                      <w:shd w:val="clear" w:color="auto" w:fill="FFFFFF"/>
                    </w:rPr>
                  </w:rPrChange>
                </w:rPr>
                <w:delText>FFKM</w:delText>
              </w:r>
            </w:del>
          </w:p>
          <w:p w14:paraId="5C2F1388" w14:textId="77777777" w:rsidR="007617DE" w:rsidRPr="007617DE" w:rsidRDefault="00AE300B" w:rsidP="007617DE">
            <w:pPr>
              <w:ind w:leftChars="100" w:left="220"/>
              <w:rPr>
                <w:del w:id="1666" w:author="Xuning Wei12232" w:date="2026-10-22T20:58:00Z"/>
                <w:rFonts w:ascii="Times New Roman" w:eastAsiaTheme="minorEastAsia" w:hAnsi="Times New Roman" w:cs="Times New Roman"/>
                <w:sz w:val="18"/>
                <w:szCs w:val="18"/>
                <w:shd w:val="clear" w:color="auto" w:fill="FFFFFF"/>
                <w:lang w:eastAsia="zh-CN"/>
                <w:rPrChange w:id="1667" w:author="Xuning Wei12232" w:date="2026-10-24T11:11:00Z">
                  <w:rPr>
                    <w:del w:id="1668" w:author="Xuning Wei12232" w:date="2026-10-22T20:58:00Z"/>
                    <w:rFonts w:ascii="Times New Roman" w:eastAsiaTheme="minorEastAsia" w:hAnsi="Times New Roman" w:cs="Times New Roman"/>
                    <w:color w:val="FF0000"/>
                    <w:sz w:val="18"/>
                    <w:szCs w:val="18"/>
                    <w:shd w:val="clear" w:color="auto" w:fill="FFFFFF"/>
                    <w:lang w:eastAsia="zh-CN"/>
                  </w:rPr>
                </w:rPrChange>
              </w:rPr>
              <w:pPrChange w:id="1669" w:author="Xuning Wei12232" w:date="2026-10-22T20:59:00Z">
                <w:pPr>
                  <w:jc w:val="center"/>
                </w:pPr>
              </w:pPrChange>
            </w:pPr>
            <w:del w:id="1670" w:author="Xuning Wei12232" w:date="2026-10-22T20:58:00Z">
              <w:r>
                <w:rPr>
                  <w:rFonts w:ascii="Times New Roman" w:hAnsi="Times New Roman" w:cs="Times New Roman"/>
                  <w:sz w:val="18"/>
                  <w:szCs w:val="18"/>
                  <w:shd w:val="clear" w:color="auto" w:fill="FFFFFF"/>
                  <w:rPrChange w:id="1671" w:author="Xuning Wei12232" w:date="2026-10-24T11:11:00Z">
                    <w:rPr>
                      <w:rFonts w:ascii="Times New Roman" w:hAnsi="Times New Roman" w:cs="Times New Roman"/>
                      <w:color w:val="FF0000"/>
                      <w:sz w:val="18"/>
                      <w:szCs w:val="18"/>
                      <w:shd w:val="clear" w:color="auto" w:fill="FFFFFF"/>
                    </w:rPr>
                  </w:rPrChange>
                </w:rPr>
                <w:delText>Sight glass</w:delText>
              </w:r>
              <w:r>
                <w:rPr>
                  <w:rFonts w:ascii="Times New Roman" w:eastAsiaTheme="minorEastAsia" w:hAnsi="Times New Roman" w:cs="Times New Roman"/>
                  <w:sz w:val="18"/>
                  <w:szCs w:val="18"/>
                  <w:shd w:val="clear" w:color="auto" w:fill="FFFFFF"/>
                  <w:lang w:eastAsia="zh-CN"/>
                  <w:rPrChange w:id="1672"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 </w:delText>
              </w:r>
              <w:r>
                <w:rPr>
                  <w:rFonts w:ascii="Times New Roman" w:hAnsi="Times New Roman" w:cs="Times New Roman"/>
                  <w:sz w:val="18"/>
                  <w:szCs w:val="18"/>
                  <w:shd w:val="clear" w:color="auto" w:fill="FFFFFF"/>
                  <w:rPrChange w:id="1673" w:author="Xuning Wei12232" w:date="2026-10-24T11:11:00Z">
                    <w:rPr>
                      <w:rFonts w:ascii="Times New Roman" w:hAnsi="Times New Roman" w:cs="Times New Roman"/>
                      <w:color w:val="FF0000"/>
                      <w:sz w:val="18"/>
                      <w:szCs w:val="18"/>
                      <w:shd w:val="clear" w:color="auto" w:fill="FFFFFF"/>
                    </w:rPr>
                  </w:rPrChange>
                </w:rPr>
                <w:delText>G</w:delText>
              </w:r>
              <w:r>
                <w:rPr>
                  <w:rFonts w:ascii="Times New Roman" w:hAnsi="Times New Roman" w:cs="Times New Roman"/>
                  <w:sz w:val="18"/>
                  <w:szCs w:val="18"/>
                  <w:shd w:val="clear" w:color="auto" w:fill="FFFFFF"/>
                  <w:lang w:val="en-IE"/>
                  <w:rPrChange w:id="1674" w:author="Xuning Wei12232" w:date="2026-10-24T11:11:00Z">
                    <w:rPr>
                      <w:rFonts w:ascii="Times New Roman" w:hAnsi="Times New Roman" w:cs="Times New Roman"/>
                      <w:color w:val="FF0000"/>
                      <w:sz w:val="18"/>
                      <w:szCs w:val="18"/>
                      <w:shd w:val="clear" w:color="auto" w:fill="FFFFFF"/>
                      <w:lang w:val="en-IE"/>
                    </w:rPr>
                  </w:rPrChange>
                </w:rPr>
                <w:delText>lass</w:delText>
              </w:r>
            </w:del>
          </w:p>
          <w:p w14:paraId="150D1D01" w14:textId="77777777" w:rsidR="007617DE" w:rsidRPr="007617DE" w:rsidRDefault="00AE300B" w:rsidP="007617DE">
            <w:pPr>
              <w:ind w:leftChars="100" w:left="220"/>
              <w:rPr>
                <w:del w:id="1675" w:author="Xuning Wei12232" w:date="2026-10-22T20:58:00Z"/>
                <w:rFonts w:ascii="Times New Roman" w:hAnsi="Times New Roman" w:cs="Times New Roman"/>
                <w:sz w:val="18"/>
                <w:szCs w:val="18"/>
                <w:shd w:val="clear" w:color="auto" w:fill="FFFFFF"/>
                <w:rPrChange w:id="1676" w:author="Xuning Wei12232" w:date="2026-10-24T11:11:00Z">
                  <w:rPr>
                    <w:del w:id="1677" w:author="Xuning Wei12232" w:date="2026-10-22T20:58:00Z"/>
                    <w:rFonts w:ascii="Times New Roman" w:hAnsi="Times New Roman" w:cs="Times New Roman"/>
                    <w:color w:val="FF0000"/>
                    <w:sz w:val="18"/>
                    <w:szCs w:val="18"/>
                    <w:shd w:val="clear" w:color="auto" w:fill="FFFFFF"/>
                  </w:rPr>
                </w:rPrChange>
              </w:rPr>
              <w:pPrChange w:id="1678" w:author="Xuning Wei12232" w:date="2026-10-22T20:59:00Z">
                <w:pPr>
                  <w:jc w:val="center"/>
                </w:pPr>
              </w:pPrChange>
            </w:pPr>
            <w:del w:id="1679" w:author="Xuning Wei12232" w:date="2026-10-22T20:58:00Z">
              <w:r>
                <w:rPr>
                  <w:rFonts w:ascii="Times New Roman" w:hAnsi="Times New Roman" w:cs="Times New Roman"/>
                  <w:sz w:val="18"/>
                  <w:szCs w:val="18"/>
                  <w:shd w:val="clear" w:color="auto" w:fill="FFFFFF"/>
                  <w:rPrChange w:id="1680" w:author="Xuning Wei12232" w:date="2026-10-24T11:11:00Z">
                    <w:rPr>
                      <w:rFonts w:ascii="Times New Roman" w:hAnsi="Times New Roman" w:cs="Times New Roman"/>
                      <w:color w:val="FF0000"/>
                      <w:sz w:val="18"/>
                      <w:szCs w:val="18"/>
                      <w:shd w:val="clear" w:color="auto" w:fill="FFFFFF"/>
                    </w:rPr>
                  </w:rPrChange>
                </w:rPr>
                <w:delText xml:space="preserve">Valve, gasket, including manway gaskets and gaskets on all inlet valve manifolds: </w:delText>
              </w:r>
            </w:del>
            <w:del w:id="1681" w:author="Xuning Wei12232" w:date="2026-10-22T14:02:00Z">
              <w:r>
                <w:rPr>
                  <w:rFonts w:ascii="Times New Roman" w:hAnsi="Times New Roman" w:cs="Times New Roman"/>
                  <w:sz w:val="18"/>
                  <w:szCs w:val="18"/>
                  <w:shd w:val="clear" w:color="auto" w:fill="FFFFFF"/>
                  <w:rPrChange w:id="1682" w:author="Xuning Wei12232" w:date="2026-10-24T11:11:00Z">
                    <w:rPr>
                      <w:rFonts w:ascii="Times New Roman" w:hAnsi="Times New Roman" w:cs="Times New Roman"/>
                      <w:color w:val="FF0000"/>
                      <w:sz w:val="18"/>
                      <w:szCs w:val="18"/>
                      <w:shd w:val="clear" w:color="auto" w:fill="FFFFFF"/>
                    </w:rPr>
                  </w:rPrChange>
                </w:rPr>
                <w:delText xml:space="preserve"> </w:delText>
              </w:r>
            </w:del>
            <w:del w:id="1683" w:author="Xuning Wei12232" w:date="2026-10-22T20:58:00Z">
              <w:r>
                <w:rPr>
                  <w:rFonts w:ascii="Times New Roman" w:hAnsi="Times New Roman" w:cs="Times New Roman"/>
                  <w:sz w:val="18"/>
                  <w:szCs w:val="18"/>
                  <w:shd w:val="clear" w:color="auto" w:fill="FFFFFF"/>
                  <w:rPrChange w:id="1684" w:author="Xuning Wei12232" w:date="2026-10-24T11:11:00Z">
                    <w:rPr>
                      <w:rFonts w:ascii="Times New Roman" w:hAnsi="Times New Roman" w:cs="Times New Roman"/>
                      <w:color w:val="FF0000"/>
                      <w:sz w:val="18"/>
                      <w:szCs w:val="18"/>
                      <w:shd w:val="clear" w:color="auto" w:fill="FFFFFF"/>
                    </w:rPr>
                  </w:rPrChange>
                </w:rPr>
                <w:delText>PTFE</w:delText>
              </w:r>
            </w:del>
          </w:p>
          <w:p w14:paraId="331E659D"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685" w:author="Xuning Wei12232" w:date="2026-10-24T11:11:00Z">
                  <w:rPr>
                    <w:rFonts w:ascii="Times New Roman" w:eastAsia="仿宋_GB2312" w:hAnsi="Times New Roman" w:cs="Times New Roman"/>
                    <w:bCs w:val="0"/>
                    <w:color w:val="FF0000"/>
                    <w:sz w:val="18"/>
                    <w:szCs w:val="18"/>
                    <w:lang w:eastAsia="zh-CN"/>
                  </w:rPr>
                </w:rPrChange>
              </w:rPr>
              <w:pPrChange w:id="1686" w:author="Xuning Wei12232" w:date="2026-10-22T20:59:00Z">
                <w:pPr>
                  <w:contextualSpacing/>
                  <w:jc w:val="center"/>
                </w:pPr>
              </w:pPrChange>
            </w:pPr>
            <w:del w:id="1687" w:author="Xuning Wei12232" w:date="2026-10-22T20:58:00Z">
              <w:r>
                <w:rPr>
                  <w:rFonts w:ascii="Times New Roman" w:hAnsi="Times New Roman" w:cs="Times New Roman"/>
                  <w:sz w:val="18"/>
                  <w:szCs w:val="18"/>
                  <w:rPrChange w:id="1688"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b/>
                  <w:sz w:val="18"/>
                  <w:szCs w:val="18"/>
                  <w:shd w:val="clear" w:color="auto" w:fill="FFFFFF"/>
                  <w:rPrChange w:id="1689" w:author="Xuning Wei12232" w:date="2026-10-24T11:11:00Z">
                    <w:rPr>
                      <w:rFonts w:ascii="Times New Roman" w:hAnsi="Times New Roman" w:cs="Times New Roman"/>
                      <w:b/>
                      <w:color w:val="FF0000"/>
                      <w:sz w:val="18"/>
                      <w:szCs w:val="18"/>
                      <w:shd w:val="clear" w:color="auto" w:fill="FFFFFF"/>
                    </w:rPr>
                  </w:rPrChange>
                </w:rPr>
                <w:delText>3</w:delText>
              </w:r>
              <w:r>
                <w:rPr>
                  <w:rFonts w:ascii="Times New Roman" w:hAnsi="Times New Roman" w:cs="Times New Roman"/>
                  <w:sz w:val="18"/>
                  <w:szCs w:val="18"/>
                  <w:shd w:val="clear" w:color="auto" w:fill="FFFFFF"/>
                  <w:rPrChange w:id="1690" w:author="Xuning Wei12232" w:date="2026-10-24T11:11:00Z">
                    <w:rPr>
                      <w:rFonts w:ascii="Times New Roman" w:hAnsi="Times New Roman" w:cs="Times New Roman"/>
                      <w:color w:val="FF0000"/>
                      <w:sz w:val="18"/>
                      <w:szCs w:val="18"/>
                      <w:shd w:val="clear" w:color="auto" w:fill="FFFFFF"/>
                    </w:rPr>
                  </w:rPrChange>
                </w:rPr>
                <w:delText>04SS &amp;</w:delText>
              </w:r>
            </w:del>
            <w:del w:id="1691" w:author="Xuning Wei12232" w:date="2026-10-22T14:00:00Z">
              <w:r>
                <w:rPr>
                  <w:rFonts w:ascii="Times New Roman" w:hAnsi="Times New Roman" w:cs="Times New Roman"/>
                  <w:sz w:val="18"/>
                  <w:szCs w:val="18"/>
                  <w:shd w:val="clear" w:color="auto" w:fill="FFFFFF"/>
                  <w:rPrChange w:id="1692" w:author="Xuning Wei12232" w:date="2026-10-24T11:11:00Z">
                    <w:rPr>
                      <w:rFonts w:ascii="Times New Roman" w:hAnsi="Times New Roman" w:cs="Times New Roman"/>
                      <w:color w:val="FF0000"/>
                      <w:sz w:val="18"/>
                      <w:szCs w:val="18"/>
                      <w:shd w:val="clear" w:color="auto" w:fill="FFFFFF"/>
                    </w:rPr>
                  </w:rPrChange>
                </w:rPr>
                <w:delText xml:space="preserve"> PTFE &amp; </w:delText>
              </w:r>
            </w:del>
            <w:del w:id="1693" w:author="Xuning Wei12232" w:date="2026-10-22T20:58:00Z">
              <w:r>
                <w:rPr>
                  <w:rFonts w:ascii="Times New Roman" w:hAnsi="Times New Roman" w:cs="Times New Roman"/>
                  <w:sz w:val="18"/>
                  <w:szCs w:val="18"/>
                  <w:shd w:val="clear" w:color="auto" w:fill="FFFFFF"/>
                  <w:rPrChange w:id="1694" w:author="Xuning Wei12232" w:date="2026-10-24T11:11:00Z">
                    <w:rPr>
                      <w:rFonts w:ascii="Times New Roman" w:hAnsi="Times New Roman" w:cs="Times New Roman"/>
                      <w:color w:val="FF0000"/>
                      <w:sz w:val="18"/>
                      <w:szCs w:val="18"/>
                      <w:shd w:val="clear" w:color="auto" w:fill="FFFFFF"/>
                    </w:rPr>
                  </w:rPrChange>
                </w:rPr>
                <w:delText>FFKM</w:delText>
              </w:r>
            </w:del>
          </w:p>
        </w:tc>
        <w:tc>
          <w:tcPr>
            <w:tcW w:w="1027" w:type="dxa"/>
            <w:tcMar>
              <w:top w:w="0" w:type="dxa"/>
              <w:left w:w="108" w:type="dxa"/>
              <w:bottom w:w="0" w:type="dxa"/>
              <w:right w:w="108" w:type="dxa"/>
            </w:tcMar>
            <w:vAlign w:val="center"/>
          </w:tcPr>
          <w:p w14:paraId="302CFEFE"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SVP-TJ4-392.01-002</w:t>
            </w:r>
          </w:p>
        </w:tc>
      </w:tr>
      <w:tr w:rsidR="007617DE" w14:paraId="7ADA7C48" w14:textId="77777777">
        <w:trPr>
          <w:cantSplit/>
          <w:trHeight w:val="454"/>
          <w:jc w:val="center"/>
        </w:trPr>
        <w:tc>
          <w:tcPr>
            <w:tcW w:w="557" w:type="dxa"/>
            <w:vMerge/>
            <w:tcMar>
              <w:top w:w="0" w:type="dxa"/>
              <w:left w:w="108" w:type="dxa"/>
              <w:bottom w:w="0" w:type="dxa"/>
              <w:right w:w="108" w:type="dxa"/>
            </w:tcMar>
            <w:vAlign w:val="center"/>
          </w:tcPr>
          <w:p w14:paraId="1839B94E" w14:textId="77777777" w:rsidR="007617DE" w:rsidRDefault="007617DE">
            <w:pPr>
              <w:contextualSpacing/>
              <w:jc w:val="center"/>
              <w:rPr>
                <w:rFonts w:ascii="Times New Roman" w:eastAsia="仿宋_GB2312" w:hAnsi="Times New Roman" w:cs="Times New Roman"/>
                <w:sz w:val="18"/>
                <w:szCs w:val="18"/>
              </w:rPr>
            </w:pPr>
          </w:p>
        </w:tc>
        <w:tc>
          <w:tcPr>
            <w:tcW w:w="1139" w:type="dxa"/>
            <w:tcMar>
              <w:top w:w="0" w:type="dxa"/>
              <w:left w:w="108" w:type="dxa"/>
              <w:bottom w:w="0" w:type="dxa"/>
              <w:right w:w="108" w:type="dxa"/>
            </w:tcMar>
            <w:vAlign w:val="center"/>
          </w:tcPr>
          <w:p w14:paraId="7986A1E0"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Agitation tank</w:t>
            </w:r>
          </w:p>
        </w:tc>
        <w:tc>
          <w:tcPr>
            <w:tcW w:w="851" w:type="dxa"/>
            <w:tcMar>
              <w:top w:w="0" w:type="dxa"/>
              <w:left w:w="108" w:type="dxa"/>
              <w:bottom w:w="0" w:type="dxa"/>
              <w:right w:w="108" w:type="dxa"/>
            </w:tcMar>
            <w:vAlign w:val="center"/>
          </w:tcPr>
          <w:p w14:paraId="3CFD0596"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3000 L</w:t>
            </w:r>
          </w:p>
        </w:tc>
        <w:tc>
          <w:tcPr>
            <w:tcW w:w="992" w:type="dxa"/>
            <w:tcMar>
              <w:top w:w="0" w:type="dxa"/>
              <w:left w:w="108" w:type="dxa"/>
              <w:bottom w:w="0" w:type="dxa"/>
              <w:right w:w="108" w:type="dxa"/>
            </w:tcMar>
            <w:vAlign w:val="center"/>
          </w:tcPr>
          <w:p w14:paraId="51CC2508" w14:textId="77777777" w:rsidR="007617DE" w:rsidRPr="007617DE" w:rsidRDefault="00AE300B">
            <w:pPr>
              <w:jc w:val="center"/>
              <w:rPr>
                <w:rFonts w:ascii="Times New Roman" w:eastAsia="仿宋_GB2312" w:hAnsi="Times New Roman" w:cs="Times New Roman"/>
                <w:bCs w:val="0"/>
                <w:sz w:val="18"/>
                <w:szCs w:val="18"/>
                <w:lang w:eastAsia="zh-CN"/>
                <w:rPrChange w:id="1695"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96" w:author="Xuning Wei12232" w:date="2026-10-24T11:11:00Z">
                  <w:rPr>
                    <w:rFonts w:ascii="Times New Roman" w:eastAsia="仿宋_GB2312" w:hAnsi="Times New Roman" w:cs="Times New Roman"/>
                    <w:bCs w:val="0"/>
                    <w:color w:val="FF0000"/>
                    <w:sz w:val="18"/>
                    <w:szCs w:val="18"/>
                    <w:lang w:eastAsia="zh-CN"/>
                  </w:rPr>
                </w:rPrChange>
              </w:rPr>
              <w:t>SS 304L</w:t>
            </w:r>
          </w:p>
          <w:p w14:paraId="1FB58012" w14:textId="77777777" w:rsidR="007617DE" w:rsidRPr="007617DE" w:rsidRDefault="00AE300B">
            <w:pPr>
              <w:jc w:val="center"/>
              <w:rPr>
                <w:rFonts w:ascii="Times New Roman" w:eastAsia="仿宋_GB2312" w:hAnsi="Times New Roman" w:cs="Times New Roman"/>
                <w:bCs w:val="0"/>
                <w:sz w:val="18"/>
                <w:szCs w:val="18"/>
                <w:lang w:eastAsia="zh-CN"/>
                <w:rPrChange w:id="1697"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698" w:author="Xuning Wei12232" w:date="2026-10-24T11:11:00Z">
                  <w:rPr>
                    <w:rFonts w:ascii="Times New Roman" w:eastAsia="仿宋_GB2312" w:hAnsi="Times New Roman" w:cs="Times New Roman"/>
                    <w:bCs w:val="0"/>
                    <w:color w:val="FF0000"/>
                    <w:sz w:val="18"/>
                    <w:szCs w:val="18"/>
                    <w:lang w:eastAsia="zh-CN"/>
                  </w:rPr>
                </w:rPrChange>
              </w:rPr>
              <w:t>(S30408)</w:t>
            </w:r>
          </w:p>
        </w:tc>
        <w:tc>
          <w:tcPr>
            <w:tcW w:w="1134" w:type="dxa"/>
            <w:tcMar>
              <w:top w:w="0" w:type="dxa"/>
              <w:left w:w="108" w:type="dxa"/>
              <w:bottom w:w="0" w:type="dxa"/>
              <w:right w:w="108" w:type="dxa"/>
            </w:tcMar>
            <w:vAlign w:val="center"/>
          </w:tcPr>
          <w:p w14:paraId="10FEF60D"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TJ4S-1213-SPS01-AT02</w:t>
            </w:r>
          </w:p>
        </w:tc>
        <w:tc>
          <w:tcPr>
            <w:tcW w:w="1134" w:type="dxa"/>
            <w:vAlign w:val="center"/>
          </w:tcPr>
          <w:p w14:paraId="20321D74"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Building 12</w:t>
            </w:r>
          </w:p>
          <w:p w14:paraId="3DA09E9E" w14:textId="77777777" w:rsidR="007617DE" w:rsidRDefault="00AE300B">
            <w:pPr>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Module 13</w:t>
            </w:r>
          </w:p>
        </w:tc>
        <w:tc>
          <w:tcPr>
            <w:tcW w:w="2268" w:type="dxa"/>
            <w:tcMar>
              <w:top w:w="0" w:type="dxa"/>
              <w:left w:w="108" w:type="dxa"/>
              <w:bottom w:w="0" w:type="dxa"/>
              <w:right w:w="108" w:type="dxa"/>
            </w:tcMar>
            <w:vAlign w:val="center"/>
          </w:tcPr>
          <w:p w14:paraId="55F1E512" w14:textId="77777777" w:rsidR="007617DE" w:rsidRDefault="00AE300B">
            <w:pPr>
              <w:contextualSpacing/>
              <w:jc w:val="center"/>
              <w:rPr>
                <w:rFonts w:ascii="Times New Roman" w:eastAsia="仿宋_GB2312" w:hAnsi="Times New Roman" w:cs="Times New Roman"/>
                <w:bCs w:val="0"/>
                <w:sz w:val="18"/>
                <w:szCs w:val="18"/>
                <w:lang w:eastAsia="zh-CN"/>
              </w:rPr>
            </w:pPr>
            <w:commentRangeStart w:id="1699"/>
            <w:commentRangeStart w:id="1700"/>
            <w:r>
              <w:rPr>
                <w:rStyle w:val="CommentReference"/>
                <w:rFonts w:ascii="Times New Roman" w:eastAsia="仿宋_GB2312" w:hAnsi="Times New Roman" w:cs="Times New Roman"/>
                <w:bCs w:val="0"/>
                <w:sz w:val="18"/>
                <w:szCs w:val="18"/>
                <w:lang w:eastAsia="zh-CN"/>
              </w:rPr>
              <w:commentReference w:id="1699"/>
            </w:r>
            <w:commentRangeEnd w:id="1699"/>
            <w:commentRangeEnd w:id="1700"/>
            <w:r>
              <w:rPr>
                <w:rStyle w:val="CommentReference"/>
              </w:rPr>
              <w:commentReference w:id="1700"/>
            </w:r>
            <w:r>
              <w:rPr>
                <w:rFonts w:ascii="Times New Roman" w:eastAsia="仿宋_GB2312" w:hAnsi="Times New Roman" w:cs="Times New Roman"/>
                <w:bCs w:val="0"/>
                <w:sz w:val="18"/>
                <w:szCs w:val="18"/>
                <w:lang w:eastAsia="zh-CN"/>
              </w:rPr>
              <w:t xml:space="preserve"> Double-layer propeller type</w:t>
            </w:r>
          </w:p>
        </w:tc>
        <w:tc>
          <w:tcPr>
            <w:tcW w:w="1418" w:type="dxa"/>
            <w:tcMar>
              <w:top w:w="0" w:type="dxa"/>
              <w:left w:w="108" w:type="dxa"/>
              <w:bottom w:w="0" w:type="dxa"/>
              <w:right w:w="108" w:type="dxa"/>
            </w:tcMar>
            <w:vAlign w:val="center"/>
          </w:tcPr>
          <w:p w14:paraId="03075FB2" w14:textId="77777777" w:rsidR="007617DE" w:rsidRPr="007617DE" w:rsidRDefault="00AE300B">
            <w:pPr>
              <w:contextualSpacing/>
              <w:jc w:val="center"/>
              <w:rPr>
                <w:rFonts w:ascii="Times New Roman" w:eastAsia="仿宋_GB2312" w:hAnsi="Times New Roman" w:cs="Times New Roman"/>
                <w:bCs w:val="0"/>
                <w:sz w:val="18"/>
                <w:szCs w:val="18"/>
                <w:lang w:eastAsia="zh-CN"/>
                <w:rPrChange w:id="1701"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bCs w:val="0"/>
                <w:sz w:val="18"/>
                <w:szCs w:val="18"/>
                <w:lang w:eastAsia="zh-CN"/>
                <w:rPrChange w:id="1702" w:author="Xuning Wei12232" w:date="2026-10-24T11:11:00Z">
                  <w:rPr>
                    <w:rFonts w:ascii="Times New Roman" w:eastAsia="仿宋_GB2312" w:hAnsi="Times New Roman" w:cs="Times New Roman"/>
                    <w:bCs w:val="0"/>
                    <w:color w:val="FF0000"/>
                    <w:sz w:val="18"/>
                    <w:szCs w:val="18"/>
                    <w:lang w:eastAsia="zh-CN"/>
                  </w:rPr>
                </w:rPrChange>
              </w:rPr>
              <w:t xml:space="preserve">Prepared </w:t>
            </w:r>
            <w:proofErr w:type="spellStart"/>
            <w:r>
              <w:rPr>
                <w:rFonts w:ascii="Times New Roman" w:eastAsia="仿宋_GB2312" w:hAnsi="Times New Roman" w:cs="Times New Roman"/>
                <w:bCs w:val="0"/>
                <w:sz w:val="18"/>
                <w:szCs w:val="18"/>
                <w:lang w:eastAsia="zh-CN"/>
                <w:rPrChange w:id="1703" w:author="Xuning Wei12232" w:date="2026-10-24T11:11:00Z">
                  <w:rPr>
                    <w:rFonts w:ascii="Times New Roman" w:eastAsia="仿宋_GB2312" w:hAnsi="Times New Roman" w:cs="Times New Roman"/>
                    <w:bCs w:val="0"/>
                    <w:color w:val="FF0000"/>
                    <w:sz w:val="18"/>
                    <w:szCs w:val="18"/>
                    <w:lang w:eastAsia="zh-CN"/>
                  </w:rPr>
                </w:rPrChange>
              </w:rPr>
              <w:t>piperidine</w:t>
            </w:r>
            <w:proofErr w:type="spellEnd"/>
            <w:r>
              <w:rPr>
                <w:rFonts w:ascii="Times New Roman" w:eastAsia="仿宋_GB2312" w:hAnsi="Times New Roman" w:cs="Times New Roman"/>
                <w:bCs w:val="0"/>
                <w:sz w:val="18"/>
                <w:szCs w:val="18"/>
                <w:lang w:eastAsia="zh-CN"/>
                <w:rPrChange w:id="1704" w:author="Xuning Wei12232" w:date="2026-10-24T11:11:00Z">
                  <w:rPr>
                    <w:rFonts w:ascii="Times New Roman" w:eastAsia="仿宋_GB2312" w:hAnsi="Times New Roman" w:cs="Times New Roman"/>
                    <w:bCs w:val="0"/>
                    <w:color w:val="FF0000"/>
                    <w:sz w:val="18"/>
                    <w:szCs w:val="18"/>
                    <w:lang w:eastAsia="zh-CN"/>
                  </w:rPr>
                </w:rPrChange>
              </w:rPr>
              <w:t>/ DMF solution</w:t>
            </w:r>
          </w:p>
        </w:tc>
        <w:tc>
          <w:tcPr>
            <w:tcW w:w="2282" w:type="dxa"/>
            <w:vAlign w:val="center"/>
          </w:tcPr>
          <w:p w14:paraId="4CEED547" w14:textId="77777777" w:rsidR="007617DE" w:rsidRPr="007617DE" w:rsidRDefault="00AE300B">
            <w:pPr>
              <w:spacing w:after="240"/>
              <w:jc w:val="center"/>
              <w:rPr>
                <w:rFonts w:ascii="Times New Roman" w:eastAsia="仿宋_GB2312" w:hAnsi="Times New Roman" w:cs="Times New Roman"/>
                <w:sz w:val="18"/>
                <w:szCs w:val="18"/>
                <w:rPrChange w:id="1705"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706" w:author="Xuning Wei12232" w:date="2026-10-24T11:11:00Z">
                  <w:rPr>
                    <w:rFonts w:ascii="Times New Roman" w:eastAsia="仿宋_GB2312" w:hAnsi="Times New Roman" w:cs="Times New Roman"/>
                    <w:color w:val="FF0000"/>
                    <w:sz w:val="18"/>
                    <w:szCs w:val="18"/>
                  </w:rPr>
                </w:rPrChange>
              </w:rPr>
              <w:t>Minimum volume of the stirrer can reach at rest: 309.3 L;</w:t>
            </w:r>
          </w:p>
          <w:p w14:paraId="0178E5AF" w14:textId="77777777" w:rsidR="007617DE" w:rsidRPr="007617DE" w:rsidRDefault="00AE300B">
            <w:pPr>
              <w:spacing w:before="240" w:after="240"/>
              <w:jc w:val="center"/>
              <w:rPr>
                <w:rFonts w:ascii="Times New Roman" w:eastAsia="仿宋_GB2312" w:hAnsi="Times New Roman" w:cs="Times New Roman"/>
                <w:sz w:val="18"/>
                <w:szCs w:val="18"/>
                <w:rPrChange w:id="1707"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708" w:author="Xuning Wei12232" w:date="2026-10-24T11:11:00Z">
                  <w:rPr>
                    <w:rFonts w:ascii="Times New Roman" w:eastAsia="仿宋_GB2312" w:hAnsi="Times New Roman" w:cs="Times New Roman"/>
                    <w:color w:val="FF0000"/>
                    <w:sz w:val="18"/>
                    <w:szCs w:val="18"/>
                  </w:rPr>
                </w:rPrChange>
              </w:rPr>
              <w:t>Minimum volume of the stirrer can reach at maximum speed: 317.1 L.</w:t>
            </w:r>
          </w:p>
          <w:p w14:paraId="1610095F" w14:textId="77777777" w:rsidR="007617DE" w:rsidRPr="007617DE" w:rsidRDefault="00AE300B">
            <w:pPr>
              <w:jc w:val="center"/>
              <w:rPr>
                <w:rFonts w:ascii="Times New Roman" w:eastAsia="仿宋_GB2312" w:hAnsi="Times New Roman" w:cs="Times New Roman"/>
                <w:sz w:val="18"/>
                <w:szCs w:val="18"/>
                <w:rPrChange w:id="1709"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710" w:author="Xuning Wei12232" w:date="2026-10-24T11:11:00Z">
                  <w:rPr>
                    <w:rFonts w:ascii="Times New Roman" w:eastAsia="仿宋_GB2312" w:hAnsi="Times New Roman" w:cs="Times New Roman"/>
                    <w:color w:val="FF0000"/>
                    <w:sz w:val="18"/>
                    <w:szCs w:val="18"/>
                  </w:rPr>
                </w:rPrChange>
              </w:rPr>
              <w:t>Maximum working volume: 3000 L</w:t>
            </w:r>
          </w:p>
          <w:p w14:paraId="00444E18" w14:textId="77777777" w:rsidR="007617DE" w:rsidRPr="007617DE" w:rsidRDefault="00AE300B">
            <w:pPr>
              <w:spacing w:after="240"/>
              <w:jc w:val="center"/>
              <w:rPr>
                <w:rFonts w:ascii="Times New Roman" w:eastAsia="仿宋_GB2312" w:hAnsi="Times New Roman" w:cs="Times New Roman"/>
                <w:sz w:val="18"/>
                <w:szCs w:val="18"/>
                <w:rPrChange w:id="1711" w:author="Xuning Wei12232" w:date="2026-10-24T11:11:00Z">
                  <w:rPr>
                    <w:rFonts w:ascii="Times New Roman" w:eastAsia="仿宋_GB2312" w:hAnsi="Times New Roman" w:cs="Times New Roman"/>
                    <w:color w:val="FF0000"/>
                    <w:sz w:val="18"/>
                    <w:szCs w:val="18"/>
                  </w:rPr>
                </w:rPrChange>
              </w:rPr>
            </w:pPr>
            <w:r>
              <w:rPr>
                <w:rFonts w:ascii="Times New Roman" w:eastAsia="仿宋_GB2312" w:hAnsi="Times New Roman" w:cs="Times New Roman"/>
                <w:sz w:val="18"/>
                <w:szCs w:val="18"/>
                <w:rPrChange w:id="1712" w:author="Xuning Wei12232" w:date="2026-10-24T11:11:00Z">
                  <w:rPr>
                    <w:rFonts w:ascii="Times New Roman" w:eastAsia="仿宋_GB2312" w:hAnsi="Times New Roman" w:cs="Times New Roman"/>
                    <w:color w:val="FF0000"/>
                    <w:sz w:val="18"/>
                    <w:szCs w:val="18"/>
                  </w:rPr>
                </w:rPrChange>
              </w:rPr>
              <w:t>Minimum volume of the thermometer tube can reach at rest: 376.1 L;</w:t>
            </w:r>
          </w:p>
          <w:p w14:paraId="57749FC2" w14:textId="77777777" w:rsidR="007617DE" w:rsidRPr="007617DE" w:rsidRDefault="00AE300B">
            <w:pPr>
              <w:contextualSpacing/>
              <w:jc w:val="center"/>
              <w:rPr>
                <w:rFonts w:ascii="Times New Roman" w:eastAsia="仿宋_GB2312" w:hAnsi="Times New Roman" w:cs="Times New Roman"/>
                <w:bCs w:val="0"/>
                <w:sz w:val="18"/>
                <w:szCs w:val="18"/>
                <w:lang w:eastAsia="zh-CN"/>
                <w:rPrChange w:id="1713" w:author="Xuning Wei12232" w:date="2026-10-24T11:11:00Z">
                  <w:rPr>
                    <w:rFonts w:ascii="Times New Roman" w:eastAsia="仿宋_GB2312" w:hAnsi="Times New Roman" w:cs="Times New Roman"/>
                    <w:bCs w:val="0"/>
                    <w:color w:val="FF0000"/>
                    <w:sz w:val="18"/>
                    <w:szCs w:val="18"/>
                    <w:lang w:eastAsia="zh-CN"/>
                  </w:rPr>
                </w:rPrChange>
              </w:rPr>
            </w:pPr>
            <w:r>
              <w:rPr>
                <w:rFonts w:ascii="Times New Roman" w:eastAsia="仿宋_GB2312" w:hAnsi="Times New Roman" w:cs="Times New Roman"/>
                <w:sz w:val="18"/>
                <w:szCs w:val="18"/>
                <w:rPrChange w:id="1714" w:author="Xuning Wei12232" w:date="2026-10-24T11:11:00Z">
                  <w:rPr>
                    <w:rFonts w:ascii="Times New Roman" w:eastAsia="仿宋_GB2312" w:hAnsi="Times New Roman" w:cs="Times New Roman"/>
                    <w:color w:val="FF0000"/>
                    <w:sz w:val="18"/>
                    <w:szCs w:val="18"/>
                  </w:rPr>
                </w:rPrChange>
              </w:rPr>
              <w:t>Minimum volume of the thermometer tube can reach at maximum speed: 349.7 L</w:t>
            </w:r>
          </w:p>
        </w:tc>
        <w:tc>
          <w:tcPr>
            <w:tcW w:w="2587" w:type="dxa"/>
            <w:vAlign w:val="center"/>
          </w:tcPr>
          <w:p w14:paraId="3021BE0B" w14:textId="77777777" w:rsidR="007617DE" w:rsidRDefault="00AE300B" w:rsidP="007617DE">
            <w:pPr>
              <w:ind w:leftChars="100" w:left="220"/>
              <w:rPr>
                <w:ins w:id="1715" w:author="Xuning Wei12232" w:date="2026-10-22T20:59:00Z"/>
                <w:rFonts w:ascii="Times New Roman" w:eastAsiaTheme="minorEastAsia" w:hAnsi="Times New Roman" w:cs="Times New Roman"/>
                <w:b/>
                <w:sz w:val="18"/>
                <w:szCs w:val="18"/>
                <w:shd w:val="clear" w:color="auto" w:fill="FFFFFF"/>
                <w:lang w:eastAsia="zh-CN"/>
              </w:rPr>
              <w:pPrChange w:id="1716" w:author="Xuning Wei12232" w:date="2026-10-22T20:59:00Z">
                <w:pPr>
                  <w:ind w:firstLine="360"/>
                </w:pPr>
              </w:pPrChange>
            </w:pPr>
            <w:ins w:id="1717" w:author="Xuning Wei12232" w:date="2026-10-22T20:59:00Z">
              <w:r>
                <w:rPr>
                  <w:rFonts w:ascii="Times New Roman" w:eastAsia="FangSong" w:hAnsi="Times New Roman" w:cs="Times New Roman"/>
                  <w:b/>
                  <w:sz w:val="18"/>
                  <w:szCs w:val="18"/>
                  <w:lang w:eastAsia="zh-CN"/>
                </w:rPr>
                <w:t>304 SS</w:t>
              </w:r>
              <w:r>
                <w:rPr>
                  <w:rFonts w:ascii="Times New Roman" w:eastAsiaTheme="minorEastAsia" w:hAnsi="Times New Roman" w:cs="Times New Roman"/>
                  <w:b/>
                  <w:sz w:val="18"/>
                  <w:szCs w:val="18"/>
                  <w:shd w:val="clear" w:color="auto" w:fill="FFFFFF"/>
                  <w:lang w:eastAsia="zh-CN"/>
                </w:rPr>
                <w:t xml:space="preserve"> (</w:t>
              </w:r>
              <w:r>
                <w:rPr>
                  <w:rFonts w:ascii="Times New Roman" w:hAnsi="Times New Roman" w:cs="Times New Roman"/>
                  <w:sz w:val="18"/>
                  <w:szCs w:val="18"/>
                  <w:shd w:val="clear" w:color="auto" w:fill="FFFFFF"/>
                </w:rPr>
                <w:t>inner surface, temperature probe, agitator, pipeline, transfer pump, mass flowmeter, valve)</w:t>
              </w:r>
            </w:ins>
          </w:p>
          <w:p w14:paraId="19846D09" w14:textId="77777777" w:rsidR="007617DE" w:rsidRDefault="00AE300B" w:rsidP="007617DE">
            <w:pPr>
              <w:ind w:leftChars="100" w:left="220"/>
              <w:rPr>
                <w:ins w:id="1718" w:author="Xuning Wei12232" w:date="2026-10-22T20:59:00Z"/>
                <w:rFonts w:ascii="Times New Roman" w:eastAsiaTheme="minorEastAsia" w:hAnsi="Times New Roman" w:cs="Times New Roman"/>
                <w:sz w:val="18"/>
                <w:szCs w:val="18"/>
                <w:shd w:val="clear" w:color="auto" w:fill="FFFFFF"/>
                <w:lang w:eastAsia="zh-CN"/>
              </w:rPr>
              <w:pPrChange w:id="1719" w:author="Xuning Wei12232" w:date="2026-10-22T20:59:00Z">
                <w:pPr>
                  <w:ind w:firstLine="361"/>
                </w:pPr>
              </w:pPrChange>
            </w:pPr>
            <w:ins w:id="1720" w:author="Xuning Wei12232" w:date="2026-10-22T20:59:00Z">
              <w:r>
                <w:rPr>
                  <w:rFonts w:ascii="Times New Roman" w:hAnsi="Times New Roman" w:cs="Times New Roman"/>
                  <w:b/>
                  <w:sz w:val="18"/>
                  <w:szCs w:val="18"/>
                  <w:shd w:val="clear" w:color="auto" w:fill="FFFFFF"/>
                </w:rPr>
                <w:t>Glass</w:t>
              </w:r>
              <w:r>
                <w:rPr>
                  <w:rFonts w:ascii="Times New Roman" w:hAnsi="Times New Roman" w:cs="Times New Roman"/>
                  <w:sz w:val="18"/>
                  <w:szCs w:val="18"/>
                  <w:shd w:val="clear" w:color="auto" w:fill="FFFFFF"/>
                </w:rPr>
                <w:t xml:space="preserve"> (sight glass</w:t>
              </w:r>
              <w:r>
                <w:rPr>
                  <w:rFonts w:ascii="Times New Roman" w:eastAsiaTheme="minorEastAsia" w:hAnsi="Times New Roman" w:cs="Times New Roman"/>
                  <w:sz w:val="18"/>
                  <w:szCs w:val="18"/>
                  <w:shd w:val="clear" w:color="auto" w:fill="FFFFFF"/>
                  <w:lang w:eastAsia="zh-CN"/>
                </w:rPr>
                <w:t>)</w:t>
              </w:r>
            </w:ins>
          </w:p>
          <w:p w14:paraId="0857BF3A" w14:textId="77777777" w:rsidR="007617DE" w:rsidRDefault="00AE300B" w:rsidP="007617DE">
            <w:pPr>
              <w:ind w:leftChars="100" w:left="220"/>
              <w:rPr>
                <w:ins w:id="1721" w:author="Xuning Wei12232" w:date="2026-10-22T20:59:00Z"/>
                <w:rFonts w:ascii="Times New Roman" w:hAnsi="Times New Roman" w:cs="Times New Roman"/>
                <w:sz w:val="18"/>
                <w:szCs w:val="18"/>
                <w:shd w:val="clear" w:color="auto" w:fill="FFFFFF"/>
              </w:rPr>
              <w:pPrChange w:id="1722" w:author="Xuning Wei12232" w:date="2026-10-22T20:59:00Z">
                <w:pPr>
                  <w:ind w:firstLine="361"/>
                </w:pPr>
              </w:pPrChange>
            </w:pPr>
            <w:ins w:id="1723" w:author="Xuning Wei12232" w:date="2026-10-22T20:59:00Z">
              <w:r>
                <w:rPr>
                  <w:rFonts w:ascii="Times New Roman" w:hAnsi="Times New Roman" w:cs="Times New Roman"/>
                  <w:b/>
                  <w:sz w:val="18"/>
                  <w:szCs w:val="18"/>
                  <w:shd w:val="clear" w:color="auto" w:fill="FFFFFF"/>
                </w:rPr>
                <w:t>PTFE</w:t>
              </w:r>
              <w:r>
                <w:rPr>
                  <w:rFonts w:ascii="Times New Roman" w:hAnsi="Times New Roman" w:cs="Times New Roman"/>
                  <w:sz w:val="18"/>
                  <w:szCs w:val="18"/>
                  <w:shd w:val="clear" w:color="auto" w:fill="FFFFFF"/>
                </w:rPr>
                <w:t xml:space="preserve"> (gasket, including manway gaskets and gaskets on all inlet valve manifolds)</w:t>
              </w:r>
            </w:ins>
          </w:p>
          <w:p w14:paraId="294FB617" w14:textId="77777777" w:rsidR="007617DE" w:rsidRPr="007617DE" w:rsidRDefault="00AE300B" w:rsidP="007617DE">
            <w:pPr>
              <w:ind w:leftChars="100" w:left="220"/>
              <w:rPr>
                <w:del w:id="1724" w:author="Xuning Wei12232" w:date="2026-10-22T20:59:00Z"/>
                <w:rFonts w:ascii="Times New Roman" w:hAnsi="Times New Roman" w:cs="Times New Roman"/>
                <w:sz w:val="18"/>
                <w:szCs w:val="18"/>
                <w:shd w:val="clear" w:color="auto" w:fill="FFFFFF"/>
                <w:rPrChange w:id="1725" w:author="Xuning Wei12232" w:date="2026-10-24T11:11:00Z">
                  <w:rPr>
                    <w:del w:id="1726" w:author="Xuning Wei12232" w:date="2026-10-22T20:59:00Z"/>
                    <w:rFonts w:ascii="Times New Roman" w:hAnsi="Times New Roman" w:cs="Times New Roman"/>
                    <w:color w:val="FF0000"/>
                    <w:sz w:val="18"/>
                    <w:szCs w:val="18"/>
                    <w:shd w:val="clear" w:color="auto" w:fill="FFFFFF"/>
                  </w:rPr>
                </w:rPrChange>
              </w:rPr>
              <w:pPrChange w:id="1727" w:author="Xuning Wei12232" w:date="2026-10-22T20:59:00Z">
                <w:pPr>
                  <w:jc w:val="center"/>
                </w:pPr>
              </w:pPrChange>
            </w:pPr>
            <w:ins w:id="1728" w:author="Xuning Wei12232" w:date="2026-10-22T20:59:00Z">
              <w:r>
                <w:rPr>
                  <w:rFonts w:ascii="Times New Roman" w:hAnsi="Times New Roman" w:cs="Times New Roman"/>
                  <w:b/>
                  <w:sz w:val="18"/>
                  <w:szCs w:val="18"/>
                  <w:shd w:val="clear" w:color="auto" w:fill="FFFFFF"/>
                </w:rPr>
                <w:t>304SS &amp; FFKM</w:t>
              </w:r>
              <w:r>
                <w:rPr>
                  <w:rFonts w:ascii="Times New Roman" w:hAnsi="Times New Roman" w:cs="Times New Roman"/>
                  <w:sz w:val="18"/>
                  <w:szCs w:val="18"/>
                  <w:shd w:val="clear" w:color="auto" w:fill="FFFFFF"/>
                </w:rPr>
                <w:t xml:space="preserve"> (</w:t>
              </w:r>
              <w:r>
                <w:rPr>
                  <w:rFonts w:ascii="Times New Roman" w:hAnsi="Times New Roman" w:cs="Times New Roman"/>
                  <w:sz w:val="18"/>
                  <w:szCs w:val="18"/>
                </w:rPr>
                <w:t>mechanical seal )</w:t>
              </w:r>
            </w:ins>
            <w:del w:id="1729" w:author="Xuning Wei12232" w:date="2026-10-22T20:59:00Z">
              <w:r>
                <w:rPr>
                  <w:rFonts w:ascii="Times New Roman" w:hAnsi="Times New Roman" w:cs="Times New Roman"/>
                  <w:sz w:val="18"/>
                  <w:szCs w:val="18"/>
                  <w:shd w:val="clear" w:color="auto" w:fill="FFFFFF"/>
                  <w:rPrChange w:id="1730" w:author="Xuning Wei12232" w:date="2026-10-24T11:11:00Z">
                    <w:rPr>
                      <w:rFonts w:ascii="Times New Roman" w:hAnsi="Times New Roman" w:cs="Times New Roman"/>
                      <w:color w:val="FF0000"/>
                      <w:sz w:val="18"/>
                      <w:szCs w:val="18"/>
                      <w:shd w:val="clear" w:color="auto" w:fill="FFFFFF"/>
                    </w:rPr>
                  </w:rPrChange>
                </w:rPr>
                <w:delText xml:space="preserve">Inner surface, temperature probe, agitator, pipeline, transfer pump, mass flowmeter, valve: </w:delText>
              </w:r>
              <w:r>
                <w:rPr>
                  <w:rFonts w:ascii="Times New Roman" w:eastAsia="FangSong" w:hAnsi="Times New Roman" w:cs="Times New Roman"/>
                  <w:sz w:val="18"/>
                  <w:szCs w:val="18"/>
                  <w:lang w:eastAsia="zh-CN"/>
                  <w:rPrChange w:id="1731" w:author="Xuning Wei12232" w:date="2026-10-24T11:11:00Z">
                    <w:rPr>
                      <w:rFonts w:ascii="Times New Roman" w:eastAsia="FangSong" w:hAnsi="Times New Roman" w:cs="Times New Roman"/>
                      <w:color w:val="FF0000"/>
                      <w:sz w:val="18"/>
                      <w:szCs w:val="18"/>
                      <w:lang w:eastAsia="zh-CN"/>
                    </w:rPr>
                  </w:rPrChange>
                </w:rPr>
                <w:delText>304 SS</w:delText>
              </w:r>
              <w:r>
                <w:rPr>
                  <w:rFonts w:ascii="Times New Roman" w:hAnsi="Times New Roman" w:cs="Times New Roman"/>
                  <w:sz w:val="18"/>
                  <w:szCs w:val="18"/>
                  <w:shd w:val="clear" w:color="auto" w:fill="FFFFFF"/>
                  <w:rPrChange w:id="1732" w:author="Xuning Wei12232" w:date="2026-10-24T11:11:00Z">
                    <w:rPr>
                      <w:rFonts w:ascii="Times New Roman" w:hAnsi="Times New Roman" w:cs="Times New Roman"/>
                      <w:color w:val="FF0000"/>
                      <w:sz w:val="18"/>
                      <w:szCs w:val="18"/>
                      <w:shd w:val="clear" w:color="auto" w:fill="FFFFFF"/>
                    </w:rPr>
                  </w:rPrChange>
                </w:rPr>
                <w:delText xml:space="preserve">  </w:delText>
              </w:r>
              <w:r>
                <w:rPr>
                  <w:rFonts w:ascii="Times New Roman" w:hAnsi="Times New Roman" w:cs="Times New Roman"/>
                  <w:sz w:val="18"/>
                  <w:szCs w:val="18"/>
                  <w:rPrChange w:id="1733"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sz w:val="18"/>
                  <w:szCs w:val="18"/>
                  <w:shd w:val="clear" w:color="auto" w:fill="FFFFFF"/>
                  <w:rPrChange w:id="1734" w:author="Xuning Wei12232" w:date="2026-10-24T11:11:00Z">
                    <w:rPr>
                      <w:rFonts w:ascii="Times New Roman" w:hAnsi="Times New Roman" w:cs="Times New Roman"/>
                      <w:color w:val="FF0000"/>
                      <w:sz w:val="18"/>
                      <w:szCs w:val="18"/>
                      <w:shd w:val="clear" w:color="auto" w:fill="FFFFFF"/>
                    </w:rPr>
                  </w:rPrChange>
                </w:rPr>
                <w:delText xml:space="preserve">304SS &amp; </w:delText>
              </w:r>
            </w:del>
            <w:del w:id="1735" w:author="Xuning Wei12232" w:date="2026-10-18T12:09:00Z">
              <w:r>
                <w:rPr>
                  <w:rFonts w:ascii="Times New Roman" w:hAnsi="Times New Roman" w:cs="Times New Roman"/>
                  <w:sz w:val="18"/>
                  <w:szCs w:val="18"/>
                  <w:shd w:val="clear" w:color="auto" w:fill="FFFFFF"/>
                  <w:rPrChange w:id="1736" w:author="Xuning Wei12232" w:date="2026-10-24T11:11:00Z">
                    <w:rPr>
                      <w:rFonts w:ascii="Times New Roman" w:hAnsi="Times New Roman" w:cs="Times New Roman"/>
                      <w:color w:val="FF0000"/>
                      <w:sz w:val="18"/>
                      <w:szCs w:val="18"/>
                      <w:shd w:val="clear" w:color="auto" w:fill="FFFFFF"/>
                    </w:rPr>
                  </w:rPrChange>
                </w:rPr>
                <w:delText xml:space="preserve">PTFE &amp; </w:delText>
              </w:r>
            </w:del>
            <w:del w:id="1737" w:author="Xuning Wei12232" w:date="2026-10-22T20:59:00Z">
              <w:r>
                <w:rPr>
                  <w:rFonts w:ascii="Times New Roman" w:hAnsi="Times New Roman" w:cs="Times New Roman"/>
                  <w:sz w:val="18"/>
                  <w:szCs w:val="18"/>
                  <w:shd w:val="clear" w:color="auto" w:fill="FFFFFF"/>
                  <w:rPrChange w:id="1738" w:author="Xuning Wei12232" w:date="2026-10-24T11:11:00Z">
                    <w:rPr>
                      <w:rFonts w:ascii="Times New Roman" w:hAnsi="Times New Roman" w:cs="Times New Roman"/>
                      <w:color w:val="FF0000"/>
                      <w:sz w:val="18"/>
                      <w:szCs w:val="18"/>
                      <w:shd w:val="clear" w:color="auto" w:fill="FFFFFF"/>
                    </w:rPr>
                  </w:rPrChange>
                </w:rPr>
                <w:delText>FFKM</w:delText>
              </w:r>
            </w:del>
          </w:p>
          <w:p w14:paraId="720955A9" w14:textId="77777777" w:rsidR="007617DE" w:rsidRPr="007617DE" w:rsidRDefault="00AE300B" w:rsidP="007617DE">
            <w:pPr>
              <w:ind w:leftChars="100" w:left="220"/>
              <w:rPr>
                <w:del w:id="1739" w:author="Xuning Wei12232" w:date="2026-10-22T20:59:00Z"/>
                <w:rFonts w:ascii="Times New Roman" w:eastAsiaTheme="minorEastAsia" w:hAnsi="Times New Roman" w:cs="Times New Roman"/>
                <w:sz w:val="18"/>
                <w:szCs w:val="18"/>
                <w:shd w:val="clear" w:color="auto" w:fill="FFFFFF"/>
                <w:lang w:eastAsia="zh-CN"/>
                <w:rPrChange w:id="1740" w:author="Xuning Wei12232" w:date="2026-10-24T11:11:00Z">
                  <w:rPr>
                    <w:del w:id="1741" w:author="Xuning Wei12232" w:date="2026-10-22T20:59:00Z"/>
                    <w:rFonts w:ascii="Times New Roman" w:eastAsiaTheme="minorEastAsia" w:hAnsi="Times New Roman" w:cs="Times New Roman"/>
                    <w:color w:val="FF0000"/>
                    <w:sz w:val="18"/>
                    <w:szCs w:val="18"/>
                    <w:shd w:val="clear" w:color="auto" w:fill="FFFFFF"/>
                    <w:lang w:eastAsia="zh-CN"/>
                  </w:rPr>
                </w:rPrChange>
              </w:rPr>
              <w:pPrChange w:id="1742" w:author="Xuning Wei12232" w:date="2026-10-22T20:59:00Z">
                <w:pPr>
                  <w:jc w:val="center"/>
                </w:pPr>
              </w:pPrChange>
            </w:pPr>
            <w:del w:id="1743" w:author="Xuning Wei12232" w:date="2026-10-22T20:59:00Z">
              <w:r>
                <w:rPr>
                  <w:rFonts w:ascii="Times New Roman" w:hAnsi="Times New Roman" w:cs="Times New Roman"/>
                  <w:sz w:val="18"/>
                  <w:szCs w:val="18"/>
                  <w:shd w:val="clear" w:color="auto" w:fill="FFFFFF"/>
                  <w:rPrChange w:id="1744" w:author="Xuning Wei12232" w:date="2026-10-24T11:11:00Z">
                    <w:rPr>
                      <w:rFonts w:ascii="Times New Roman" w:hAnsi="Times New Roman" w:cs="Times New Roman"/>
                      <w:color w:val="FF0000"/>
                      <w:sz w:val="18"/>
                      <w:szCs w:val="18"/>
                      <w:shd w:val="clear" w:color="auto" w:fill="FFFFFF"/>
                    </w:rPr>
                  </w:rPrChange>
                </w:rPr>
                <w:delText>Sight glass</w:delText>
              </w:r>
              <w:r>
                <w:rPr>
                  <w:rFonts w:ascii="Times New Roman" w:eastAsiaTheme="minorEastAsia" w:hAnsi="Times New Roman" w:cs="Times New Roman"/>
                  <w:sz w:val="18"/>
                  <w:szCs w:val="18"/>
                  <w:shd w:val="clear" w:color="auto" w:fill="FFFFFF"/>
                  <w:lang w:eastAsia="zh-CN"/>
                  <w:rPrChange w:id="1745" w:author="Xuning Wei12232" w:date="2026-10-24T11:11:00Z">
                    <w:rPr>
                      <w:rFonts w:ascii="Times New Roman" w:eastAsiaTheme="minorEastAsia" w:hAnsi="Times New Roman" w:cs="Times New Roman"/>
                      <w:color w:val="FF0000"/>
                      <w:sz w:val="18"/>
                      <w:szCs w:val="18"/>
                      <w:shd w:val="clear" w:color="auto" w:fill="FFFFFF"/>
                      <w:lang w:eastAsia="zh-CN"/>
                    </w:rPr>
                  </w:rPrChange>
                </w:rPr>
                <w:delText xml:space="preserve">: </w:delText>
              </w:r>
              <w:r>
                <w:rPr>
                  <w:rFonts w:ascii="Times New Roman" w:hAnsi="Times New Roman" w:cs="Times New Roman"/>
                  <w:sz w:val="18"/>
                  <w:szCs w:val="18"/>
                  <w:shd w:val="clear" w:color="auto" w:fill="FFFFFF"/>
                  <w:rPrChange w:id="1746" w:author="Xuning Wei12232" w:date="2026-10-24T11:11:00Z">
                    <w:rPr>
                      <w:rFonts w:ascii="Times New Roman" w:hAnsi="Times New Roman" w:cs="Times New Roman"/>
                      <w:color w:val="FF0000"/>
                      <w:sz w:val="18"/>
                      <w:szCs w:val="18"/>
                      <w:shd w:val="clear" w:color="auto" w:fill="FFFFFF"/>
                    </w:rPr>
                  </w:rPrChange>
                </w:rPr>
                <w:delText>G</w:delText>
              </w:r>
              <w:r>
                <w:rPr>
                  <w:rFonts w:ascii="Times New Roman" w:hAnsi="Times New Roman" w:cs="Times New Roman"/>
                  <w:sz w:val="18"/>
                  <w:szCs w:val="18"/>
                  <w:shd w:val="clear" w:color="auto" w:fill="FFFFFF"/>
                  <w:lang w:val="en-IE"/>
                  <w:rPrChange w:id="1747" w:author="Xuning Wei12232" w:date="2026-10-24T11:11:00Z">
                    <w:rPr>
                      <w:rFonts w:ascii="Times New Roman" w:hAnsi="Times New Roman" w:cs="Times New Roman"/>
                      <w:color w:val="FF0000"/>
                      <w:sz w:val="18"/>
                      <w:szCs w:val="18"/>
                      <w:shd w:val="clear" w:color="auto" w:fill="FFFFFF"/>
                      <w:lang w:val="en-IE"/>
                    </w:rPr>
                  </w:rPrChange>
                </w:rPr>
                <w:delText>lass</w:delText>
              </w:r>
            </w:del>
          </w:p>
          <w:p w14:paraId="6B283545" w14:textId="77777777" w:rsidR="007617DE" w:rsidRPr="007617DE" w:rsidRDefault="00AE300B" w:rsidP="007617DE">
            <w:pPr>
              <w:ind w:leftChars="100" w:left="220"/>
              <w:rPr>
                <w:del w:id="1748" w:author="Xuning Wei12232" w:date="2026-10-22T20:59:00Z"/>
                <w:rFonts w:ascii="Times New Roman" w:hAnsi="Times New Roman" w:cs="Times New Roman"/>
                <w:sz w:val="18"/>
                <w:szCs w:val="18"/>
                <w:shd w:val="clear" w:color="auto" w:fill="FFFFFF"/>
                <w:rPrChange w:id="1749" w:author="Xuning Wei12232" w:date="2026-10-24T11:11:00Z">
                  <w:rPr>
                    <w:del w:id="1750" w:author="Xuning Wei12232" w:date="2026-10-22T20:59:00Z"/>
                    <w:rFonts w:ascii="Times New Roman" w:hAnsi="Times New Roman" w:cs="Times New Roman"/>
                    <w:color w:val="FF0000"/>
                    <w:sz w:val="18"/>
                    <w:szCs w:val="18"/>
                    <w:shd w:val="clear" w:color="auto" w:fill="FFFFFF"/>
                  </w:rPr>
                </w:rPrChange>
              </w:rPr>
              <w:pPrChange w:id="1751" w:author="Xuning Wei12232" w:date="2026-10-22T20:59:00Z">
                <w:pPr>
                  <w:jc w:val="center"/>
                </w:pPr>
              </w:pPrChange>
            </w:pPr>
            <w:del w:id="1752" w:author="Xuning Wei12232" w:date="2026-10-22T20:59:00Z">
              <w:r>
                <w:rPr>
                  <w:rFonts w:ascii="Times New Roman" w:hAnsi="Times New Roman" w:cs="Times New Roman"/>
                  <w:sz w:val="18"/>
                  <w:szCs w:val="18"/>
                  <w:shd w:val="clear" w:color="auto" w:fill="FFFFFF"/>
                  <w:rPrChange w:id="1753" w:author="Xuning Wei12232" w:date="2026-10-24T11:11:00Z">
                    <w:rPr>
                      <w:rFonts w:ascii="Times New Roman" w:hAnsi="Times New Roman" w:cs="Times New Roman"/>
                      <w:color w:val="FF0000"/>
                      <w:sz w:val="18"/>
                      <w:szCs w:val="18"/>
                      <w:shd w:val="clear" w:color="auto" w:fill="FFFFFF"/>
                    </w:rPr>
                  </w:rPrChange>
                </w:rPr>
                <w:delText>Valve, gasket, including manway gaskets and gaskets on all inlet valve manifolds:  PTFE</w:delText>
              </w:r>
            </w:del>
          </w:p>
          <w:p w14:paraId="00908218" w14:textId="77777777" w:rsidR="007617DE" w:rsidRPr="007617DE" w:rsidRDefault="00AE300B" w:rsidP="007617DE">
            <w:pPr>
              <w:ind w:leftChars="100" w:left="220"/>
              <w:contextualSpacing/>
              <w:rPr>
                <w:rFonts w:ascii="Times New Roman" w:eastAsia="仿宋_GB2312" w:hAnsi="Times New Roman" w:cs="Times New Roman"/>
                <w:bCs w:val="0"/>
                <w:sz w:val="18"/>
                <w:szCs w:val="18"/>
                <w:lang w:eastAsia="zh-CN"/>
                <w:rPrChange w:id="1754" w:author="Xuning Wei12232" w:date="2026-10-24T11:11:00Z">
                  <w:rPr>
                    <w:rFonts w:ascii="Times New Roman" w:eastAsia="仿宋_GB2312" w:hAnsi="Times New Roman" w:cs="Times New Roman"/>
                    <w:bCs w:val="0"/>
                    <w:color w:val="FF0000"/>
                    <w:sz w:val="18"/>
                    <w:szCs w:val="18"/>
                    <w:lang w:eastAsia="zh-CN"/>
                  </w:rPr>
                </w:rPrChange>
              </w:rPr>
              <w:pPrChange w:id="1755" w:author="Xuning Wei12232" w:date="2026-10-22T20:59:00Z">
                <w:pPr>
                  <w:contextualSpacing/>
                  <w:jc w:val="center"/>
                </w:pPr>
              </w:pPrChange>
            </w:pPr>
            <w:del w:id="1756" w:author="Xuning Wei12232" w:date="2026-10-18T12:09:00Z">
              <w:r>
                <w:rPr>
                  <w:rFonts w:ascii="Times New Roman" w:hAnsi="Times New Roman" w:cs="Times New Roman"/>
                  <w:sz w:val="18"/>
                  <w:szCs w:val="18"/>
                  <w:rPrChange w:id="1757" w:author="Xuning Wei12232" w:date="2026-10-24T11:11:00Z">
                    <w:rPr>
                      <w:rFonts w:ascii="Times New Roman" w:hAnsi="Times New Roman" w:cs="Times New Roman"/>
                      <w:color w:val="FF0000"/>
                      <w:sz w:val="18"/>
                      <w:szCs w:val="18"/>
                    </w:rPr>
                  </w:rPrChange>
                </w:rPr>
                <w:delText xml:space="preserve">Mechanical seal: </w:delText>
              </w:r>
              <w:r>
                <w:rPr>
                  <w:rFonts w:ascii="Times New Roman" w:hAnsi="Times New Roman" w:cs="Times New Roman"/>
                  <w:b/>
                  <w:sz w:val="18"/>
                  <w:szCs w:val="18"/>
                  <w:shd w:val="clear" w:color="auto" w:fill="FFFFFF"/>
                  <w:rPrChange w:id="1758" w:author="Xuning Wei12232" w:date="2026-10-24T11:11:00Z">
                    <w:rPr>
                      <w:rFonts w:ascii="Times New Roman" w:hAnsi="Times New Roman" w:cs="Times New Roman"/>
                      <w:b/>
                      <w:color w:val="FF0000"/>
                      <w:sz w:val="18"/>
                      <w:szCs w:val="18"/>
                      <w:shd w:val="clear" w:color="auto" w:fill="FFFFFF"/>
                    </w:rPr>
                  </w:rPrChange>
                </w:rPr>
                <w:delText>3</w:delText>
              </w:r>
              <w:r>
                <w:rPr>
                  <w:rFonts w:ascii="Times New Roman" w:hAnsi="Times New Roman" w:cs="Times New Roman"/>
                  <w:sz w:val="18"/>
                  <w:szCs w:val="18"/>
                  <w:shd w:val="clear" w:color="auto" w:fill="FFFFFF"/>
                  <w:rPrChange w:id="1759" w:author="Xuning Wei12232" w:date="2026-10-24T11:11:00Z">
                    <w:rPr>
                      <w:rFonts w:ascii="Times New Roman" w:hAnsi="Times New Roman" w:cs="Times New Roman"/>
                      <w:color w:val="FF0000"/>
                      <w:sz w:val="18"/>
                      <w:szCs w:val="18"/>
                      <w:shd w:val="clear" w:color="auto" w:fill="FFFFFF"/>
                    </w:rPr>
                  </w:rPrChange>
                </w:rPr>
                <w:delText>04SS &amp; PTFE &amp; FFKM</w:delText>
              </w:r>
            </w:del>
          </w:p>
        </w:tc>
        <w:tc>
          <w:tcPr>
            <w:tcW w:w="1027" w:type="dxa"/>
            <w:tcMar>
              <w:top w:w="0" w:type="dxa"/>
              <w:left w:w="108" w:type="dxa"/>
              <w:bottom w:w="0" w:type="dxa"/>
              <w:right w:w="108" w:type="dxa"/>
            </w:tcMar>
            <w:vAlign w:val="center"/>
          </w:tcPr>
          <w:p w14:paraId="42DB8718" w14:textId="77777777" w:rsidR="007617DE" w:rsidRDefault="00AE300B">
            <w:pPr>
              <w:contextualSpacing/>
              <w:jc w:val="center"/>
              <w:rPr>
                <w:rFonts w:ascii="Times New Roman" w:eastAsia="仿宋_GB2312" w:hAnsi="Times New Roman" w:cs="Times New Roman"/>
                <w:bCs w:val="0"/>
                <w:sz w:val="18"/>
                <w:szCs w:val="18"/>
                <w:lang w:eastAsia="zh-CN"/>
              </w:rPr>
            </w:pPr>
            <w:r>
              <w:rPr>
                <w:rFonts w:ascii="Times New Roman" w:eastAsia="仿宋_GB2312" w:hAnsi="Times New Roman" w:cs="Times New Roman"/>
                <w:bCs w:val="0"/>
                <w:sz w:val="18"/>
                <w:szCs w:val="18"/>
                <w:lang w:eastAsia="zh-CN"/>
              </w:rPr>
              <w:t>SVP-TJ4-392.01-002</w:t>
            </w:r>
          </w:p>
        </w:tc>
      </w:tr>
    </w:tbl>
    <w:bookmarkEnd w:id="1249"/>
    <w:p w14:paraId="2ADED649" w14:textId="77777777" w:rsidR="007617DE" w:rsidRPr="007617DE" w:rsidRDefault="00AE300B">
      <w:pPr>
        <w:spacing w:beforeLines="50" w:before="120" w:afterLines="50" w:after="120"/>
        <w:jc w:val="both"/>
        <w:rPr>
          <w:ins w:id="1760" w:author="Xuning Wei12232" w:date="2026-10-18T13:33:00Z"/>
          <w:rFonts w:ascii="Times New Roman" w:eastAsia="仿宋_GB2312" w:hAnsi="Times New Roman" w:cs="Times New Roman"/>
          <w:i/>
          <w:sz w:val="16"/>
          <w:szCs w:val="18"/>
          <w:lang w:eastAsia="zh-CN"/>
          <w:rPrChange w:id="1761" w:author="Xuning Wei12232" w:date="2026-10-24T11:11:00Z">
            <w:rPr>
              <w:ins w:id="1762" w:author="Xuning Wei12232" w:date="2026-10-18T13:33:00Z"/>
              <w:rFonts w:ascii="Times New Roman" w:eastAsia="仿宋_GB2312" w:hAnsi="Times New Roman" w:cs="Times New Roman"/>
              <w:i/>
              <w:color w:val="0000FF"/>
              <w:sz w:val="16"/>
              <w:szCs w:val="18"/>
              <w:lang w:eastAsia="zh-CN"/>
            </w:rPr>
          </w:rPrChange>
        </w:rPr>
      </w:pPr>
      <w:r>
        <w:rPr>
          <w:rFonts w:ascii="Times New Roman" w:eastAsia="仿宋_GB2312" w:hAnsi="Times New Roman" w:cs="Times New Roman"/>
          <w:i/>
          <w:sz w:val="16"/>
          <w:szCs w:val="18"/>
          <w:lang w:eastAsia="zh-CN"/>
        </w:rPr>
        <w:t>Note: The gauges related to equipment are managed by electronic system CMS (Calibration Management System) to ensure the gauges are calibrated and valid during PPQ manufacturing.</w:t>
      </w:r>
      <w:r>
        <w:rPr>
          <w:rFonts w:ascii="Times New Roman" w:eastAsia="仿宋_GB2312" w:hAnsi="Times New Roman" w:cs="Times New Roman"/>
          <w:i/>
          <w:sz w:val="16"/>
          <w:szCs w:val="18"/>
          <w:lang w:eastAsia="zh-CN"/>
        </w:rPr>
        <w:br/>
        <w:t xml:space="preserve"> *</w:t>
      </w:r>
      <w:r>
        <w:rPr>
          <w:rFonts w:ascii="Times New Roman" w:eastAsia="仿宋_GB2312" w:hAnsi="Times New Roman" w:cs="Times New Roman"/>
          <w:i/>
          <w:sz w:val="16"/>
          <w:szCs w:val="18"/>
          <w:lang w:eastAsia="zh-CN"/>
          <w:rPrChange w:id="1763" w:author="Xuning Wei12232" w:date="2026-10-24T11:11:00Z">
            <w:rPr>
              <w:rFonts w:ascii="Times New Roman" w:eastAsia="仿宋_GB2312" w:hAnsi="Times New Roman" w:cs="Times New Roman"/>
              <w:i/>
              <w:color w:val="0000FF"/>
              <w:sz w:val="16"/>
              <w:szCs w:val="18"/>
              <w:lang w:eastAsia="zh-CN"/>
            </w:rPr>
          </w:rPrChange>
        </w:rPr>
        <w:t xml:space="preserve"> MOC = Material of Construction   S30408 = 30408 Stainless Steel C-276 = </w:t>
      </w:r>
      <w:proofErr w:type="spellStart"/>
      <w:r>
        <w:rPr>
          <w:rFonts w:ascii="Times New Roman" w:eastAsia="仿宋_GB2312" w:hAnsi="Times New Roman" w:cs="Times New Roman"/>
          <w:i/>
          <w:sz w:val="16"/>
          <w:szCs w:val="18"/>
          <w:lang w:eastAsia="zh-CN"/>
          <w:rPrChange w:id="1764" w:author="Xuning Wei12232" w:date="2026-10-24T11:11:00Z">
            <w:rPr>
              <w:rFonts w:ascii="Times New Roman" w:eastAsia="仿宋_GB2312" w:hAnsi="Times New Roman" w:cs="Times New Roman"/>
              <w:i/>
              <w:color w:val="0000FF"/>
              <w:sz w:val="16"/>
              <w:szCs w:val="18"/>
              <w:lang w:eastAsia="zh-CN"/>
            </w:rPr>
          </w:rPrChange>
        </w:rPr>
        <w:t>Hastelloy</w:t>
      </w:r>
      <w:proofErr w:type="spellEnd"/>
      <w:r>
        <w:rPr>
          <w:rFonts w:ascii="Times New Roman" w:eastAsia="仿宋_GB2312" w:hAnsi="Times New Roman" w:cs="Times New Roman"/>
          <w:i/>
          <w:sz w:val="16"/>
          <w:szCs w:val="18"/>
          <w:lang w:eastAsia="zh-CN"/>
          <w:rPrChange w:id="1765" w:author="Xuning Wei12232" w:date="2026-10-24T11:11:00Z">
            <w:rPr>
              <w:rFonts w:ascii="Times New Roman" w:eastAsia="仿宋_GB2312" w:hAnsi="Times New Roman" w:cs="Times New Roman"/>
              <w:i/>
              <w:color w:val="0000FF"/>
              <w:sz w:val="16"/>
              <w:szCs w:val="18"/>
              <w:lang w:eastAsia="zh-CN"/>
            </w:rPr>
          </w:rPrChange>
        </w:rPr>
        <w:t xml:space="preserve"> C-276; 316L= 316L Stainless Steel</w:t>
      </w:r>
    </w:p>
    <w:p w14:paraId="2286F1AC" w14:textId="77777777" w:rsidR="007617DE" w:rsidRDefault="007617DE">
      <w:pPr>
        <w:spacing w:beforeLines="50" w:before="120" w:afterLines="50" w:after="120"/>
        <w:jc w:val="both"/>
        <w:rPr>
          <w:rFonts w:ascii="Times New Roman" w:eastAsia="仿宋_GB2312" w:hAnsi="Times New Roman" w:cs="Times New Roman"/>
          <w:i/>
          <w:color w:val="0000FF"/>
          <w:sz w:val="16"/>
          <w:szCs w:val="18"/>
          <w:lang w:eastAsia="zh-CN"/>
        </w:rPr>
        <w:sectPr w:rsidR="007617DE">
          <w:headerReference w:type="default" r:id="rId28"/>
          <w:pgSz w:w="16839" w:h="11907" w:orient="landscape"/>
          <w:pgMar w:top="1440" w:right="720" w:bottom="1440" w:left="720" w:header="720" w:footer="720" w:gutter="0"/>
          <w:cols w:space="720"/>
          <w:docGrid w:linePitch="360"/>
        </w:sectPr>
      </w:pPr>
    </w:p>
    <w:p w14:paraId="2DF21460"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766" w:name="_Toc243596303"/>
      <w:r>
        <w:rPr>
          <w:rFonts w:ascii="Times New Roman" w:eastAsia="仿宋_GB2312" w:hAnsi="Times New Roman" w:cs="Times New Roman"/>
          <w:sz w:val="21"/>
          <w:szCs w:val="21"/>
        </w:rPr>
        <w:lastRenderedPageBreak/>
        <w:t>P</w:t>
      </w:r>
      <w:r>
        <w:rPr>
          <w:rFonts w:ascii="Times New Roman" w:eastAsia="仿宋_GB2312" w:hAnsi="Times New Roman" w:cs="Times New Roman"/>
          <w:sz w:val="21"/>
          <w:szCs w:val="21"/>
          <w:lang w:eastAsia="zh-CN"/>
        </w:rPr>
        <w:t>rocess Chemistry Overview</w:t>
      </w:r>
      <w:bookmarkEnd w:id="1766"/>
    </w:p>
    <w:p w14:paraId="3B0465E4" w14:textId="77777777" w:rsidR="007617DE" w:rsidRDefault="00AE300B">
      <w:pPr>
        <w:spacing w:beforeLines="50" w:before="120" w:afterLines="50" w:after="120" w:line="360" w:lineRule="auto"/>
        <w:jc w:val="both"/>
        <w:rPr>
          <w:rFonts w:ascii="Times New Roman" w:eastAsia="仿宋_GB2312" w:hAnsi="Times New Roman" w:cs="Times New Roman"/>
          <w:sz w:val="20"/>
          <w:szCs w:val="20"/>
        </w:rPr>
      </w:pPr>
      <w:r>
        <w:rPr>
          <w:rFonts w:ascii="Times New Roman" w:eastAsia="仿宋_GB2312" w:hAnsi="Times New Roman" w:cs="Times New Roman"/>
          <w:sz w:val="20"/>
          <w:szCs w:val="20"/>
        </w:rPr>
        <w:t>The process of Step 1 is based on the Lilly technical package and has been developed and finalized via risk assessment and the execution of designed experiments. The proven acceptable range (PAR) for all of the process parameters has been established</w:t>
      </w:r>
      <w:del w:id="1767" w:author="Xuning Wei12232" w:date="2026-10-19T20:58:00Z">
        <w:r>
          <w:rPr>
            <w:rFonts w:ascii="Times New Roman" w:eastAsia="仿宋_GB2312" w:hAnsi="Times New Roman" w:cs="Times New Roman"/>
            <w:sz w:val="20"/>
            <w:szCs w:val="20"/>
          </w:rPr>
          <w:delText xml:space="preserve"> </w:delText>
        </w:r>
      </w:del>
      <w:ins w:id="1768" w:author="Xuning Wei12232" w:date="2026-10-19T20:58:00Z">
        <w:r>
          <w:rPr>
            <w:rFonts w:ascii="Times New Roman" w:eastAsia="仿宋_GB2312" w:hAnsi="Times New Roman" w:cs="Times New Roman"/>
            <w:sz w:val="20"/>
            <w:szCs w:val="20"/>
          </w:rPr>
          <w:t xml:space="preserve"> &lt;Refer to RPT- (Lilly document number: RPT-119</w:t>
        </w:r>
      </w:ins>
      <w:ins w:id="1769" w:author="Xuning Wei12232" w:date="2026-10-19T21:01:00Z">
        <w:r>
          <w:rPr>
            <w:rFonts w:ascii="Times New Roman" w:eastAsia="仿宋_GB2312" w:hAnsi="Times New Roman" w:cs="Times New Roman"/>
            <w:sz w:val="20"/>
            <w:szCs w:val="20"/>
          </w:rPr>
          <w:t>0340</w:t>
        </w:r>
      </w:ins>
      <w:ins w:id="1770" w:author="Xuning Wei12232" w:date="2026-10-19T20:58:00Z">
        <w:r>
          <w:rPr>
            <w:rFonts w:ascii="Times New Roman" w:eastAsia="仿宋_GB2312" w:hAnsi="Times New Roman" w:cs="Times New Roman"/>
            <w:sz w:val="20"/>
            <w:szCs w:val="20"/>
          </w:rPr>
          <w:t>.) -</w:t>
        </w:r>
      </w:ins>
      <w:r>
        <w:rPr>
          <w:rFonts w:ascii="Times New Roman" w:eastAsia="仿宋_GB2312" w:hAnsi="Times New Roman" w:cs="Times New Roman"/>
          <w:sz w:val="20"/>
          <w:szCs w:val="20"/>
        </w:rPr>
        <w:t>and form the basis of this process performance qualification</w:t>
      </w:r>
      <w:commentRangeStart w:id="1771"/>
      <w:commentRangeStart w:id="1772"/>
      <w:r>
        <w:rPr>
          <w:rFonts w:ascii="Times New Roman" w:eastAsia="仿宋_GB2312" w:hAnsi="Times New Roman" w:cs="Times New Roman"/>
          <w:sz w:val="20"/>
          <w:szCs w:val="20"/>
        </w:rPr>
        <w:t>.</w:t>
      </w:r>
      <w:commentRangeEnd w:id="1771"/>
      <w:r>
        <w:rPr>
          <w:rStyle w:val="CommentReference"/>
          <w:sz w:val="22"/>
          <w:szCs w:val="32"/>
        </w:rPr>
        <w:commentReference w:id="1771"/>
      </w:r>
      <w:commentRangeEnd w:id="1772"/>
      <w:r>
        <w:rPr>
          <w:rStyle w:val="CommentReference"/>
        </w:rPr>
        <w:commentReference w:id="1772"/>
      </w:r>
      <w:r>
        <w:t xml:space="preserve"> </w:t>
      </w:r>
      <w:r>
        <w:rPr>
          <w:rFonts w:ascii="Times New Roman" w:eastAsia="仿宋_GB2312" w:hAnsi="Times New Roman" w:cs="Times New Roman"/>
          <w:sz w:val="20"/>
          <w:szCs w:val="20"/>
          <w:rPrChange w:id="1773" w:author="Xuning Wei12232" w:date="2026-10-24T11:11:00Z">
            <w:rPr>
              <w:rFonts w:ascii="Times New Roman" w:eastAsia="仿宋_GB2312" w:hAnsi="Times New Roman" w:cs="Times New Roman"/>
              <w:color w:val="0000FF"/>
              <w:sz w:val="20"/>
              <w:szCs w:val="20"/>
            </w:rPr>
          </w:rPrChange>
        </w:rPr>
        <w:t xml:space="preserve">Only process parameters determined through process characterization and risk assessment to impact product quality or process performance, are considered within PPQ success criteria. Other operational parameters remain controlled through the approved MOR and are evaluated for potential impact should any deviation occur. </w:t>
      </w:r>
      <w:r>
        <w:rPr>
          <w:rFonts w:ascii="Times New Roman" w:eastAsia="仿宋_GB2312" w:hAnsi="Times New Roman" w:cs="Times New Roman"/>
          <w:sz w:val="20"/>
          <w:szCs w:val="20"/>
        </w:rPr>
        <w:t>The pro</w:t>
      </w:r>
      <w:r>
        <w:rPr>
          <w:rFonts w:ascii="Times New Roman" w:eastAsia="仿宋_GB2312" w:hAnsi="Times New Roman" w:cs="Times New Roman"/>
          <w:sz w:val="20"/>
          <w:szCs w:val="20"/>
          <w:lang w:eastAsia="zh-CN"/>
        </w:rPr>
        <w:t>cess</w:t>
      </w:r>
      <w:r>
        <w:rPr>
          <w:rFonts w:ascii="Times New Roman" w:eastAsia="仿宋_GB2312" w:hAnsi="Times New Roman" w:cs="Times New Roman"/>
          <w:sz w:val="20"/>
          <w:szCs w:val="20"/>
        </w:rPr>
        <w:t xml:space="preserve"> flow chart is shown in </w:t>
      </w:r>
      <w:r>
        <w:rPr>
          <w:rFonts w:ascii="Times New Roman" w:eastAsia="仿宋_GB2312" w:hAnsi="Times New Roman" w:cs="Times New Roman"/>
          <w:b/>
          <w:sz w:val="20"/>
          <w:szCs w:val="20"/>
        </w:rPr>
        <w:t>Figure 4</w:t>
      </w:r>
      <w:r>
        <w:rPr>
          <w:rFonts w:ascii="Times New Roman" w:eastAsia="仿宋_GB2312" w:hAnsi="Times New Roman" w:cs="Times New Roman"/>
          <w:sz w:val="20"/>
          <w:szCs w:val="20"/>
        </w:rPr>
        <w:t>.</w:t>
      </w:r>
      <w:bookmarkStart w:id="1774" w:name="_Toc253738420"/>
      <w:bookmarkStart w:id="1775" w:name="_Toc247361597"/>
      <w:bookmarkStart w:id="1776" w:name="_Toc294622992"/>
    </w:p>
    <w:p w14:paraId="0FEF8E96" w14:textId="77777777" w:rsidR="007617DE" w:rsidRDefault="00AE300B">
      <w:pPr>
        <w:pStyle w:val="aff7"/>
        <w:numPr>
          <w:ilvl w:val="0"/>
          <w:numId w:val="11"/>
        </w:numPr>
        <w:spacing w:beforeLines="50" w:before="120" w:afterLines="50" w:after="120" w:line="360" w:lineRule="auto"/>
        <w:ind w:left="0" w:firstLine="0"/>
        <w:rPr>
          <w:rFonts w:ascii="Times New Roman" w:eastAsia="仿宋_GB2312" w:hAnsi="Times New Roman" w:cs="Times New Roman"/>
          <w:b/>
          <w:sz w:val="21"/>
          <w:szCs w:val="21"/>
          <w:lang w:eastAsia="zh-CN"/>
        </w:rPr>
      </w:pPr>
      <w:r>
        <w:rPr>
          <w:rFonts w:ascii="Times New Roman" w:eastAsia="仿宋_GB2312" w:hAnsi="Times New Roman" w:cs="Times New Roman"/>
          <w:b/>
          <w:sz w:val="21"/>
          <w:szCs w:val="21"/>
        </w:rPr>
        <w:t>Process Flow Chart</w:t>
      </w:r>
      <w:r>
        <w:rPr>
          <w:rFonts w:ascii="Times New Roman" w:eastAsia="仿宋_GB2312" w:hAnsi="Times New Roman" w:cs="Times New Roman"/>
          <w:b/>
          <w:noProof/>
          <w:sz w:val="21"/>
          <w:szCs w:val="21"/>
          <w:lang w:eastAsia="zh-CN"/>
        </w:rPr>
        <w:drawing>
          <wp:inline distT="0" distB="0" distL="0" distR="0">
            <wp:extent cx="5669280" cy="2348230"/>
            <wp:effectExtent l="0" t="0" r="762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706525" cy="2363763"/>
                    </a:xfrm>
                    <a:prstGeom prst="rect">
                      <a:avLst/>
                    </a:prstGeom>
                    <a:noFill/>
                  </pic:spPr>
                </pic:pic>
              </a:graphicData>
            </a:graphic>
          </wp:inline>
        </w:drawing>
      </w:r>
    </w:p>
    <w:p w14:paraId="743DD6FF" w14:textId="77777777" w:rsidR="007617DE" w:rsidRDefault="00AE300B">
      <w:pPr>
        <w:jc w:val="center"/>
        <w:rPr>
          <w:rFonts w:ascii="Times New Roman" w:eastAsia="仿宋_GB2312" w:hAnsi="Times New Roman" w:cs="Times New Roman"/>
          <w:b/>
          <w:sz w:val="21"/>
          <w:szCs w:val="21"/>
          <w:lang w:eastAsia="zh-CN"/>
        </w:rPr>
      </w:pPr>
      <w:bookmarkStart w:id="1777" w:name="_Toc132896923"/>
      <w:bookmarkStart w:id="1778" w:name="_Toc132897004"/>
      <w:bookmarkStart w:id="1779" w:name="_Toc132896922"/>
      <w:bookmarkStart w:id="1780" w:name="_Toc133161284"/>
      <w:bookmarkStart w:id="1781" w:name="_Toc133330219"/>
      <w:bookmarkStart w:id="1782" w:name="_Toc133330155"/>
      <w:bookmarkStart w:id="1783" w:name="_Toc132897003"/>
      <w:bookmarkStart w:id="1784" w:name="_Toc133161282"/>
      <w:bookmarkStart w:id="1785" w:name="_Toc133330156"/>
      <w:bookmarkStart w:id="1786" w:name="_Toc132896999"/>
      <w:bookmarkStart w:id="1787" w:name="_Toc132896814"/>
      <w:bookmarkStart w:id="1788" w:name="_Toc133330158"/>
      <w:bookmarkStart w:id="1789" w:name="_Toc133330089"/>
      <w:bookmarkStart w:id="1790" w:name="_Toc132897006"/>
      <w:bookmarkStart w:id="1791" w:name="_Toc133161286"/>
      <w:bookmarkStart w:id="1792" w:name="_Toc133330095"/>
      <w:bookmarkStart w:id="1793" w:name="_Toc133330090"/>
      <w:bookmarkStart w:id="1794" w:name="_Toc133161279"/>
      <w:bookmarkStart w:id="1795" w:name="_Toc133330222"/>
      <w:bookmarkStart w:id="1796" w:name="_Toc133330217"/>
      <w:bookmarkStart w:id="1797" w:name="_Toc132897005"/>
      <w:bookmarkStart w:id="1798" w:name="_Toc132896916"/>
      <w:bookmarkStart w:id="1799" w:name="_Toc133330220"/>
      <w:bookmarkStart w:id="1800" w:name="_Toc132896817"/>
      <w:bookmarkStart w:id="1801" w:name="_Toc133330088"/>
      <w:bookmarkStart w:id="1802" w:name="_Toc133330154"/>
      <w:bookmarkStart w:id="1803" w:name="_Toc132897001"/>
      <w:bookmarkStart w:id="1804" w:name="_Toc133330085"/>
      <w:bookmarkStart w:id="1805" w:name="_Toc132896818"/>
      <w:bookmarkStart w:id="1806" w:name="_Toc133161277"/>
      <w:bookmarkStart w:id="1807" w:name="_Toc132896920"/>
      <w:bookmarkStart w:id="1808" w:name="_Toc133330159"/>
      <w:bookmarkStart w:id="1809" w:name="_Toc133161280"/>
      <w:bookmarkStart w:id="1810" w:name="_Toc132896997"/>
      <w:bookmarkStart w:id="1811" w:name="_Toc133330086"/>
      <w:bookmarkStart w:id="1812" w:name="_Toc133330149"/>
      <w:bookmarkStart w:id="1813" w:name="_Toc132896913"/>
      <w:bookmarkStart w:id="1814" w:name="_Toc133330218"/>
      <w:bookmarkStart w:id="1815" w:name="_Toc132896919"/>
      <w:bookmarkStart w:id="1816" w:name="_Toc133330091"/>
      <w:bookmarkStart w:id="1817" w:name="_Toc133330092"/>
      <w:bookmarkStart w:id="1818" w:name="_Toc133161283"/>
      <w:bookmarkStart w:id="1819" w:name="_Toc133330093"/>
      <w:bookmarkStart w:id="1820" w:name="_Toc133330157"/>
      <w:bookmarkStart w:id="1821" w:name="_Toc132896921"/>
      <w:bookmarkStart w:id="1822" w:name="_Toc133330221"/>
      <w:bookmarkStart w:id="1823" w:name="_Toc132896821"/>
      <w:bookmarkStart w:id="1824" w:name="_Toc132897007"/>
      <w:bookmarkStart w:id="1825" w:name="_Toc133330223"/>
      <w:bookmarkStart w:id="1826" w:name="_Toc133330213"/>
      <w:bookmarkStart w:id="1827" w:name="_Toc132896820"/>
      <w:bookmarkStart w:id="1828" w:name="_Toc133161276"/>
      <w:bookmarkStart w:id="1829" w:name="_Toc132896917"/>
      <w:bookmarkStart w:id="1830" w:name="_Toc132896914"/>
      <w:bookmarkStart w:id="1831" w:name="_Toc132896996"/>
      <w:bookmarkStart w:id="1832" w:name="_Toc132896824"/>
      <w:bookmarkStart w:id="1833" w:name="_Toc132897002"/>
      <w:bookmarkStart w:id="1834" w:name="_Toc133330096"/>
      <w:bookmarkStart w:id="1835" w:name="_Toc132896823"/>
      <w:bookmarkStart w:id="1836" w:name="_Toc133330094"/>
      <w:bookmarkStart w:id="1837" w:name="_Toc133330150"/>
      <w:bookmarkStart w:id="1838" w:name="_Toc133330214"/>
      <w:bookmarkStart w:id="1839" w:name="_Toc132896918"/>
      <w:bookmarkStart w:id="1840" w:name="_Toc132897000"/>
      <w:bookmarkStart w:id="1841" w:name="_Toc132896825"/>
      <w:bookmarkStart w:id="1842" w:name="_Toc133330153"/>
      <w:bookmarkStart w:id="1843" w:name="_Toc133161281"/>
      <w:bookmarkStart w:id="1844" w:name="_Toc133330216"/>
      <w:bookmarkStart w:id="1845" w:name="_Toc132896815"/>
      <w:bookmarkStart w:id="1846" w:name="_Toc133330152"/>
      <w:bookmarkStart w:id="1847" w:name="_Toc132896819"/>
      <w:bookmarkStart w:id="1848" w:name="_Toc132896822"/>
      <w:bookmarkStart w:id="1849" w:name="_Toc133161285"/>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r>
        <w:rPr>
          <w:rFonts w:ascii="Times New Roman" w:eastAsia="仿宋_GB2312" w:hAnsi="Times New Roman" w:cs="Times New Roman"/>
          <w:b/>
          <w:sz w:val="21"/>
          <w:szCs w:val="21"/>
        </w:rPr>
        <w:t>Figure 4.</w:t>
      </w:r>
      <w:r>
        <w:rPr>
          <w:rFonts w:ascii="Times New Roman" w:eastAsia="仿宋_GB2312" w:hAnsi="Times New Roman" w:cs="Times New Roman"/>
          <w:b/>
          <w:sz w:val="21"/>
          <w:szCs w:val="21"/>
          <w:lang w:eastAsia="zh-CN"/>
        </w:rPr>
        <w:t xml:space="preserve"> </w:t>
      </w:r>
      <w:r>
        <w:rPr>
          <w:rFonts w:ascii="Times New Roman" w:eastAsia="仿宋_GB2312" w:hAnsi="Times New Roman" w:cs="Times New Roman"/>
          <w:b/>
          <w:sz w:val="21"/>
          <w:szCs w:val="21"/>
        </w:rPr>
        <w:t xml:space="preserve">The </w:t>
      </w:r>
      <w:r>
        <w:rPr>
          <w:rFonts w:ascii="Times New Roman" w:eastAsia="仿宋_GB2312" w:hAnsi="Times New Roman" w:cs="Times New Roman"/>
          <w:b/>
          <w:sz w:val="21"/>
          <w:szCs w:val="21"/>
          <w:lang w:eastAsia="zh-CN"/>
        </w:rPr>
        <w:t>P</w:t>
      </w:r>
      <w:r>
        <w:rPr>
          <w:rFonts w:ascii="Times New Roman" w:eastAsia="仿宋_GB2312" w:hAnsi="Times New Roman" w:cs="Times New Roman"/>
          <w:b/>
          <w:sz w:val="21"/>
          <w:szCs w:val="21"/>
        </w:rPr>
        <w:t xml:space="preserve">rocess Flow Chart of </w:t>
      </w:r>
      <w:r>
        <w:rPr>
          <w:rFonts w:ascii="Times New Roman" w:eastAsia="仿宋_GB2312" w:hAnsi="Times New Roman" w:cs="Times New Roman"/>
          <w:b/>
          <w:sz w:val="21"/>
          <w:szCs w:val="21"/>
          <w:lang w:eastAsia="zh-CN"/>
        </w:rPr>
        <w:t>ASYM-141366</w:t>
      </w:r>
    </w:p>
    <w:p w14:paraId="036DF1EC" w14:textId="77777777" w:rsidR="007617DE" w:rsidRDefault="007617DE">
      <w:pPr>
        <w:jc w:val="center"/>
        <w:rPr>
          <w:rFonts w:ascii="Times New Roman" w:hAnsi="Times New Roman" w:cs="Times New Roman"/>
          <w:lang w:eastAsia="zh-CN"/>
        </w:rPr>
      </w:pPr>
    </w:p>
    <w:p w14:paraId="2BE692D3" w14:textId="77777777" w:rsidR="007617DE" w:rsidRDefault="00AE300B">
      <w:pPr>
        <w:pStyle w:val="aff7"/>
        <w:numPr>
          <w:ilvl w:val="0"/>
          <w:numId w:val="11"/>
        </w:numPr>
        <w:spacing w:beforeLines="50" w:before="120" w:afterLines="50" w:after="120" w:line="360" w:lineRule="auto"/>
        <w:rPr>
          <w:rFonts w:ascii="Times New Roman" w:eastAsia="仿宋_GB2312" w:hAnsi="Times New Roman" w:cs="Times New Roman"/>
          <w:b/>
          <w:sz w:val="21"/>
          <w:szCs w:val="21"/>
        </w:rPr>
      </w:pPr>
      <w:r>
        <w:rPr>
          <w:rFonts w:ascii="Times New Roman" w:eastAsia="仿宋_GB2312" w:hAnsi="Times New Roman" w:cs="Times New Roman"/>
          <w:b/>
          <w:sz w:val="21"/>
          <w:szCs w:val="21"/>
        </w:rPr>
        <w:t>Process description</w:t>
      </w:r>
      <w:bookmarkStart w:id="1850" w:name="OLE_LINK2"/>
      <w:bookmarkStart w:id="1851" w:name="OLE_LINK1"/>
      <w:bookmarkStart w:id="1852" w:name="_Toc239312082"/>
      <w:bookmarkStart w:id="1853" w:name="_Toc253738421"/>
      <w:bookmarkStart w:id="1854" w:name="_Toc294622993"/>
      <w:bookmarkEnd w:id="1774"/>
      <w:bookmarkEnd w:id="1775"/>
      <w:bookmarkEnd w:id="1776"/>
    </w:p>
    <w:p w14:paraId="479B62F2" w14:textId="77777777" w:rsidR="007617DE" w:rsidRDefault="00AE300B">
      <w:pPr>
        <w:pStyle w:val="aff7"/>
        <w:spacing w:beforeLines="50" w:before="120" w:afterLines="50" w:after="120" w:line="360" w:lineRule="auto"/>
        <w:ind w:left="0"/>
        <w:jc w:val="both"/>
        <w:rPr>
          <w:rFonts w:ascii="Times New Roman" w:hAnsi="Times New Roman" w:cs="Times New Roman"/>
          <w:sz w:val="20"/>
          <w:szCs w:val="20"/>
          <w:lang w:eastAsia="zh-CN"/>
        </w:rPr>
      </w:pPr>
      <w:r>
        <w:rPr>
          <w:rFonts w:ascii="Times New Roman" w:eastAsia="仿宋_GB2312" w:hAnsi="Times New Roman" w:cs="Times New Roman"/>
          <w:sz w:val="20"/>
          <w:szCs w:val="20"/>
          <w:lang w:eastAsia="zh-CN"/>
        </w:rPr>
        <w:t xml:space="preserve">The process description is summarized in </w:t>
      </w:r>
      <w:r>
        <w:rPr>
          <w:rFonts w:ascii="Times New Roman" w:eastAsia="仿宋_GB2312" w:hAnsi="Times New Roman" w:cs="Times New Roman"/>
          <w:b/>
          <w:sz w:val="20"/>
          <w:szCs w:val="20"/>
          <w:lang w:eastAsia="zh-CN"/>
        </w:rPr>
        <w:t xml:space="preserve">Table 6 </w:t>
      </w:r>
      <w:r>
        <w:rPr>
          <w:rFonts w:ascii="Times New Roman" w:eastAsia="仿宋_GB2312" w:hAnsi="Times New Roman" w:cs="Times New Roman"/>
          <w:sz w:val="20"/>
          <w:szCs w:val="20"/>
          <w:lang w:eastAsia="zh-CN"/>
        </w:rPr>
        <w:t>below.</w:t>
      </w:r>
    </w:p>
    <w:p w14:paraId="2F2FC3E5" w14:textId="77777777" w:rsidR="007617DE" w:rsidRDefault="00AE300B">
      <w:pPr>
        <w:pStyle w:val="aff7"/>
        <w:spacing w:beforeLines="50" w:before="120" w:afterLines="50" w:after="120" w:line="360" w:lineRule="auto"/>
        <w:ind w:left="420"/>
        <w:jc w:val="center"/>
        <w:rPr>
          <w:rFonts w:ascii="Times New Roman" w:eastAsia="仿宋_GB2312" w:hAnsi="Times New Roman" w:cs="Times New Roman"/>
          <w:b/>
          <w:sz w:val="20"/>
          <w:szCs w:val="20"/>
          <w:lang w:eastAsia="zh-CN"/>
        </w:rPr>
      </w:pPr>
      <w:r>
        <w:rPr>
          <w:rFonts w:ascii="Times New Roman" w:eastAsia="仿宋_GB2312" w:hAnsi="Times New Roman" w:cs="Times New Roman"/>
          <w:b/>
          <w:sz w:val="20"/>
          <w:szCs w:val="20"/>
          <w:lang w:eastAsia="zh-CN"/>
        </w:rPr>
        <w:t>Table 6. Process description for the process performance qualification</w:t>
      </w:r>
      <w:bookmarkStart w:id="1855" w:name="_Toc430197262"/>
      <w:bookmarkEnd w:id="1850"/>
      <w:bookmarkEnd w:id="1851"/>
    </w:p>
    <w:tbl>
      <w:tblPr>
        <w:tblW w:w="50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1416"/>
        <w:gridCol w:w="7089"/>
      </w:tblGrid>
      <w:tr w:rsidR="007617DE" w14:paraId="7BA0440A" w14:textId="77777777">
        <w:trPr>
          <w:trHeight w:val="20"/>
          <w:tblHeader/>
        </w:trPr>
        <w:tc>
          <w:tcPr>
            <w:tcW w:w="310" w:type="pct"/>
            <w:tcBorders>
              <w:bottom w:val="single" w:sz="4" w:space="0" w:color="auto"/>
            </w:tcBorders>
            <w:shd w:val="clear" w:color="auto" w:fill="FFFFFF" w:themeFill="background1"/>
            <w:tcMar>
              <w:top w:w="57" w:type="dxa"/>
              <w:left w:w="85" w:type="dxa"/>
              <w:bottom w:w="57" w:type="dxa"/>
              <w:right w:w="85" w:type="dxa"/>
            </w:tcMar>
            <w:vAlign w:val="center"/>
          </w:tcPr>
          <w:p w14:paraId="567AE3D5"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br w:type="page"/>
              <w:t>No.</w:t>
            </w:r>
          </w:p>
        </w:tc>
        <w:tc>
          <w:tcPr>
            <w:tcW w:w="781" w:type="pct"/>
            <w:tcBorders>
              <w:bottom w:val="single" w:sz="4" w:space="0" w:color="auto"/>
            </w:tcBorders>
            <w:shd w:val="clear" w:color="auto" w:fill="FFFFFF" w:themeFill="background1"/>
            <w:tcMar>
              <w:top w:w="57" w:type="dxa"/>
              <w:left w:w="85" w:type="dxa"/>
              <w:bottom w:w="57" w:type="dxa"/>
              <w:right w:w="85" w:type="dxa"/>
            </w:tcMar>
          </w:tcPr>
          <w:p w14:paraId="438352B2"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Unit operation name</w:t>
            </w:r>
          </w:p>
        </w:tc>
        <w:tc>
          <w:tcPr>
            <w:tcW w:w="3909" w:type="pct"/>
            <w:tcBorders>
              <w:bottom w:val="single" w:sz="4" w:space="0" w:color="auto"/>
            </w:tcBorders>
            <w:shd w:val="clear" w:color="auto" w:fill="FFFFFF" w:themeFill="background1"/>
            <w:tcMar>
              <w:top w:w="57" w:type="dxa"/>
              <w:left w:w="85" w:type="dxa"/>
              <w:bottom w:w="57" w:type="dxa"/>
              <w:right w:w="85" w:type="dxa"/>
            </w:tcMar>
            <w:vAlign w:val="center"/>
          </w:tcPr>
          <w:p w14:paraId="20085B38"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Process Description</w:t>
            </w:r>
          </w:p>
        </w:tc>
      </w:tr>
      <w:tr w:rsidR="007617DE" w14:paraId="590F5384" w14:textId="77777777">
        <w:trPr>
          <w:trHeight w:val="20"/>
        </w:trPr>
        <w:tc>
          <w:tcPr>
            <w:tcW w:w="310" w:type="pct"/>
            <w:tcMar>
              <w:top w:w="57" w:type="dxa"/>
              <w:left w:w="85" w:type="dxa"/>
              <w:bottom w:w="57" w:type="dxa"/>
              <w:right w:w="85" w:type="dxa"/>
            </w:tcMar>
            <w:vAlign w:val="center"/>
          </w:tcPr>
          <w:p w14:paraId="4E5F258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32F631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Dispense</w:t>
            </w:r>
            <w:r>
              <w:rPr>
                <w:rFonts w:ascii="Times New Roman" w:hAnsi="Times New Roman" w:cs="Times New Roman"/>
                <w:sz w:val="18"/>
                <w:szCs w:val="18"/>
              </w:rPr>
              <w:t xml:space="preserve"> </w:t>
            </w:r>
            <w:r>
              <w:rPr>
                <w:rFonts w:ascii="Times New Roman" w:eastAsia="仿宋_GB2312" w:hAnsi="Times New Roman" w:cs="Times New Roman"/>
                <w:sz w:val="18"/>
                <w:szCs w:val="18"/>
                <w:lang w:eastAsia="zh-CN"/>
              </w:rPr>
              <w:t>&amp;</w:t>
            </w:r>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lang w:eastAsia="zh-CN"/>
              </w:rPr>
              <w:t>Solvent confirmation</w:t>
            </w:r>
          </w:p>
        </w:tc>
        <w:tc>
          <w:tcPr>
            <w:tcW w:w="3909" w:type="pct"/>
            <w:tcMar>
              <w:top w:w="57" w:type="dxa"/>
              <w:left w:w="85" w:type="dxa"/>
              <w:bottom w:w="57" w:type="dxa"/>
              <w:right w:w="85" w:type="dxa"/>
            </w:tcMar>
            <w:vAlign w:val="center"/>
          </w:tcPr>
          <w:p w14:paraId="3BFA3CC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bCs w:val="0"/>
                <w:sz w:val="18"/>
                <w:szCs w:val="18"/>
                <w:lang w:eastAsia="zh-CN"/>
              </w:rPr>
              <w:pPrChange w:id="1856" w:author="Xuning Wei12232" w:date="2026-10-20T13:13:00Z">
                <w:pPr>
                  <w:widowControl w:val="0"/>
                  <w:spacing w:beforeLines="50" w:before="120" w:afterLines="50" w:after="120"/>
                  <w:contextualSpacing/>
                </w:pPr>
              </w:pPrChange>
            </w:pPr>
            <w:r>
              <w:rPr>
                <w:rFonts w:ascii="Times New Roman" w:eastAsia="仿宋_GB2312" w:hAnsi="Times New Roman" w:cs="Times New Roman"/>
                <w:b/>
                <w:sz w:val="18"/>
                <w:szCs w:val="18"/>
                <w:lang w:eastAsia="zh-CN"/>
              </w:rPr>
              <w:t xml:space="preserve">Materials involved in dispensing: </w:t>
            </w:r>
            <w:r>
              <w:rPr>
                <w:rFonts w:ascii="Times New Roman" w:eastAsia="仿宋_GB2312" w:hAnsi="Times New Roman" w:cs="Times New Roman"/>
                <w:bCs w:val="0"/>
                <w:sz w:val="18"/>
                <w:szCs w:val="18"/>
                <w:lang w:eastAsia="zh-CN"/>
              </w:rPr>
              <w:t>2-CTC Resin;</w:t>
            </w:r>
            <w:r>
              <w:rPr>
                <w:rFonts w:ascii="Times New Roman" w:eastAsia="仿宋_GB2312" w:hAnsi="Times New Roman" w:cs="Times New Roman"/>
                <w:b/>
                <w:sz w:val="18"/>
                <w:szCs w:val="18"/>
                <w:lang w:eastAsia="zh-CN"/>
              </w:rPr>
              <w:t xml:space="preserve">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w:t>
            </w:r>
            <w:proofErr w:type="spellStart"/>
            <w:r>
              <w:rPr>
                <w:rFonts w:ascii="Times New Roman" w:eastAsia="仿宋_GB2312" w:hAnsi="Times New Roman" w:cs="Times New Roman"/>
                <w:bCs w:val="0"/>
                <w:sz w:val="18"/>
                <w:szCs w:val="18"/>
                <w:lang w:eastAsia="zh-CN"/>
              </w:rPr>
              <w:t>Gly</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w:t>
            </w:r>
            <w:proofErr w:type="spellStart"/>
            <w:r>
              <w:rPr>
                <w:rFonts w:ascii="Times New Roman" w:eastAsia="仿宋_GB2312" w:hAnsi="Times New Roman" w:cs="Times New Roman"/>
                <w:bCs w:val="0"/>
                <w:sz w:val="18"/>
                <w:szCs w:val="18"/>
                <w:lang w:eastAsia="zh-CN"/>
              </w:rPr>
              <w:t>Phe</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-L-N-Me-</w:t>
            </w:r>
            <w:proofErr w:type="spellStart"/>
            <w:r>
              <w:rPr>
                <w:rFonts w:ascii="Times New Roman" w:eastAsia="仿宋_GB2312" w:hAnsi="Times New Roman" w:cs="Times New Roman"/>
                <w:bCs w:val="0"/>
                <w:sz w:val="18"/>
                <w:szCs w:val="18"/>
                <w:lang w:eastAsia="zh-CN"/>
              </w:rPr>
              <w:t>Asn</w:t>
            </w:r>
            <w:proofErr w:type="spellEnd"/>
            <w:r>
              <w:rPr>
                <w:rFonts w:ascii="Times New Roman" w:eastAsia="仿宋_GB2312" w:hAnsi="Times New Roman" w:cs="Times New Roman"/>
                <w:bCs w:val="0"/>
                <w:sz w:val="18"/>
                <w:szCs w:val="18"/>
                <w:lang w:eastAsia="zh-CN"/>
              </w:rPr>
              <w:t>(</w:t>
            </w:r>
            <w:proofErr w:type="spellStart"/>
            <w:r>
              <w:rPr>
                <w:rFonts w:ascii="Times New Roman" w:eastAsia="仿宋_GB2312" w:hAnsi="Times New Roman" w:cs="Times New Roman"/>
                <w:bCs w:val="0"/>
                <w:sz w:val="18"/>
                <w:szCs w:val="18"/>
                <w:lang w:eastAsia="zh-CN"/>
              </w:rPr>
              <w:t>Trt</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w:t>
            </w:r>
            <w:proofErr w:type="spellStart"/>
            <w:r>
              <w:rPr>
                <w:rFonts w:ascii="Times New Roman" w:eastAsia="仿宋_GB2312" w:hAnsi="Times New Roman" w:cs="Times New Roman"/>
                <w:bCs w:val="0"/>
                <w:sz w:val="18"/>
                <w:szCs w:val="18"/>
                <w:lang w:eastAsia="zh-CN"/>
              </w:rPr>
              <w:t>Asn</w:t>
            </w:r>
            <w:proofErr w:type="spellEnd"/>
            <w:r>
              <w:rPr>
                <w:rFonts w:ascii="Times New Roman" w:eastAsia="仿宋_GB2312" w:hAnsi="Times New Roman" w:cs="Times New Roman"/>
                <w:bCs w:val="0"/>
                <w:sz w:val="18"/>
                <w:szCs w:val="18"/>
                <w:lang w:eastAsia="zh-CN"/>
              </w:rPr>
              <w:t>(</w:t>
            </w:r>
            <w:proofErr w:type="spellStart"/>
            <w:r>
              <w:rPr>
                <w:rFonts w:ascii="Times New Roman" w:eastAsia="仿宋_GB2312" w:hAnsi="Times New Roman" w:cs="Times New Roman"/>
                <w:bCs w:val="0"/>
                <w:sz w:val="18"/>
                <w:szCs w:val="18"/>
                <w:lang w:eastAsia="zh-CN"/>
              </w:rPr>
              <w:t>Trt</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w:t>
            </w:r>
            <w:proofErr w:type="spellStart"/>
            <w:r>
              <w:rPr>
                <w:rFonts w:ascii="Times New Roman" w:eastAsia="仿宋_GB2312" w:hAnsi="Times New Roman" w:cs="Times New Roman"/>
                <w:bCs w:val="0"/>
                <w:sz w:val="18"/>
                <w:szCs w:val="18"/>
                <w:lang w:eastAsia="zh-CN"/>
              </w:rPr>
              <w:t>Ser</w:t>
            </w:r>
            <w:proofErr w:type="spellEnd"/>
            <w:r>
              <w:rPr>
                <w:rFonts w:ascii="Times New Roman" w:eastAsia="仿宋_GB2312" w:hAnsi="Times New Roman" w:cs="Times New Roman"/>
                <w:bCs w:val="0"/>
                <w:sz w:val="18"/>
                <w:szCs w:val="18"/>
                <w:lang w:eastAsia="zh-CN"/>
              </w:rPr>
              <w:t>(</w:t>
            </w:r>
            <w:proofErr w:type="spellStart"/>
            <w:r>
              <w:rPr>
                <w:rFonts w:ascii="Times New Roman" w:eastAsia="仿宋_GB2312" w:hAnsi="Times New Roman" w:cs="Times New Roman"/>
                <w:bCs w:val="0"/>
                <w:sz w:val="18"/>
                <w:szCs w:val="18"/>
                <w:lang w:eastAsia="zh-CN"/>
              </w:rPr>
              <w:t>tBu</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w:t>
            </w:r>
            <w:proofErr w:type="spellStart"/>
            <w:r>
              <w:rPr>
                <w:rFonts w:ascii="Times New Roman" w:eastAsia="仿宋_GB2312" w:hAnsi="Times New Roman" w:cs="Times New Roman"/>
                <w:bCs w:val="0"/>
                <w:sz w:val="18"/>
                <w:szCs w:val="18"/>
                <w:lang w:eastAsia="zh-CN"/>
              </w:rPr>
              <w:t>Arg</w:t>
            </w:r>
            <w:proofErr w:type="spellEnd"/>
            <w:r>
              <w:rPr>
                <w:rFonts w:ascii="Times New Roman" w:eastAsia="仿宋_GB2312" w:hAnsi="Times New Roman" w:cs="Times New Roman"/>
                <w:bCs w:val="0"/>
                <w:sz w:val="18"/>
                <w:szCs w:val="18"/>
                <w:lang w:eastAsia="zh-CN"/>
              </w:rPr>
              <w:t>(</w:t>
            </w:r>
            <w:proofErr w:type="spellStart"/>
            <w:r>
              <w:rPr>
                <w:rFonts w:ascii="Times New Roman" w:eastAsia="仿宋_GB2312" w:hAnsi="Times New Roman" w:cs="Times New Roman"/>
                <w:bCs w:val="0"/>
                <w:sz w:val="18"/>
                <w:szCs w:val="18"/>
                <w:lang w:eastAsia="zh-CN"/>
              </w:rPr>
              <w:t>Pbf</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 xml:space="preserve">-L-Val-OH;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w:t>
            </w:r>
            <w:proofErr w:type="spellStart"/>
            <w:r>
              <w:rPr>
                <w:rFonts w:ascii="Times New Roman" w:eastAsia="仿宋_GB2312" w:hAnsi="Times New Roman" w:cs="Times New Roman"/>
                <w:bCs w:val="0"/>
                <w:sz w:val="18"/>
                <w:szCs w:val="18"/>
                <w:lang w:eastAsia="zh-CN"/>
              </w:rPr>
              <w:t>Leu</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-L-α-Me-</w:t>
            </w:r>
            <w:proofErr w:type="spellStart"/>
            <w:r>
              <w:rPr>
                <w:rFonts w:ascii="Times New Roman" w:eastAsia="仿宋_GB2312" w:hAnsi="Times New Roman" w:cs="Times New Roman"/>
                <w:bCs w:val="0"/>
                <w:sz w:val="18"/>
                <w:szCs w:val="18"/>
                <w:lang w:eastAsia="zh-CN"/>
              </w:rPr>
              <w:t>Phe</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w:t>
            </w:r>
            <w:proofErr w:type="spellStart"/>
            <w:r>
              <w:rPr>
                <w:rFonts w:ascii="Times New Roman" w:eastAsia="仿宋_GB2312" w:hAnsi="Times New Roman" w:cs="Times New Roman"/>
                <w:bCs w:val="0"/>
                <w:sz w:val="18"/>
                <w:szCs w:val="18"/>
                <w:lang w:eastAsia="zh-CN"/>
              </w:rPr>
              <w:t>Glu</w:t>
            </w:r>
            <w:proofErr w:type="spellEnd"/>
            <w:r>
              <w:rPr>
                <w:rFonts w:ascii="Times New Roman" w:eastAsia="仿宋_GB2312" w:hAnsi="Times New Roman" w:cs="Times New Roman"/>
                <w:bCs w:val="0"/>
                <w:sz w:val="18"/>
                <w:szCs w:val="18"/>
                <w:lang w:eastAsia="zh-CN"/>
              </w:rPr>
              <w:t>(</w:t>
            </w:r>
            <w:proofErr w:type="spellStart"/>
            <w:r>
              <w:rPr>
                <w:rFonts w:ascii="Times New Roman" w:eastAsia="仿宋_GB2312" w:hAnsi="Times New Roman" w:cs="Times New Roman"/>
                <w:bCs w:val="0"/>
                <w:sz w:val="18"/>
                <w:szCs w:val="18"/>
                <w:lang w:eastAsia="zh-CN"/>
              </w:rPr>
              <w:t>OtBu</w:t>
            </w:r>
            <w:proofErr w:type="spellEnd"/>
            <w:r>
              <w:rPr>
                <w:rFonts w:ascii="Times New Roman" w:eastAsia="仿宋_GB2312" w:hAnsi="Times New Roman" w:cs="Times New Roman"/>
                <w:bCs w:val="0"/>
                <w:sz w:val="18"/>
                <w:szCs w:val="18"/>
                <w:lang w:eastAsia="zh-CN"/>
              </w:rPr>
              <w:t>)-OH·H</w:t>
            </w:r>
            <w:r>
              <w:rPr>
                <w:rFonts w:ascii="Times New Roman" w:eastAsia="仿宋_GB2312" w:hAnsi="Times New Roman" w:cs="Times New Roman"/>
                <w:bCs w:val="0"/>
                <w:sz w:val="18"/>
                <w:szCs w:val="18"/>
                <w:vertAlign w:val="subscript"/>
                <w:lang w:eastAsia="zh-CN"/>
              </w:rPr>
              <w:t>2</w:t>
            </w:r>
            <w:r>
              <w:rPr>
                <w:rFonts w:ascii="Times New Roman" w:eastAsia="仿宋_GB2312" w:hAnsi="Times New Roman" w:cs="Times New Roman"/>
                <w:bCs w:val="0"/>
                <w:sz w:val="18"/>
                <w:szCs w:val="18"/>
                <w:lang w:eastAsia="zh-CN"/>
              </w:rPr>
              <w:t>O; Fmoc-L-Ala-OH·H</w:t>
            </w:r>
            <w:r>
              <w:rPr>
                <w:rFonts w:ascii="Times New Roman" w:eastAsia="仿宋_GB2312" w:hAnsi="Times New Roman" w:cs="Times New Roman"/>
                <w:bCs w:val="0"/>
                <w:sz w:val="18"/>
                <w:szCs w:val="18"/>
                <w:vertAlign w:val="subscript"/>
                <w:lang w:eastAsia="zh-CN"/>
              </w:rPr>
              <w:t>2</w:t>
            </w:r>
            <w:r>
              <w:rPr>
                <w:rFonts w:ascii="Times New Roman" w:eastAsia="仿宋_GB2312" w:hAnsi="Times New Roman" w:cs="Times New Roman"/>
                <w:bCs w:val="0"/>
                <w:sz w:val="18"/>
                <w:szCs w:val="18"/>
                <w:lang w:eastAsia="zh-CN"/>
              </w:rPr>
              <w:t xml:space="preserve">O; </w:t>
            </w:r>
            <w:proofErr w:type="spellStart"/>
            <w:r>
              <w:rPr>
                <w:rFonts w:ascii="Times New Roman" w:eastAsia="仿宋_GB2312" w:hAnsi="Times New Roman" w:cs="Times New Roman"/>
                <w:bCs w:val="0"/>
                <w:sz w:val="18"/>
                <w:szCs w:val="18"/>
                <w:lang w:eastAsia="zh-CN"/>
              </w:rPr>
              <w:t>Fmoc</w:t>
            </w:r>
            <w:proofErr w:type="spellEnd"/>
            <w:r>
              <w:rPr>
                <w:rFonts w:ascii="Times New Roman" w:eastAsia="仿宋_GB2312" w:hAnsi="Times New Roman" w:cs="Times New Roman"/>
                <w:bCs w:val="0"/>
                <w:sz w:val="18"/>
                <w:szCs w:val="18"/>
                <w:lang w:eastAsia="zh-CN"/>
              </w:rPr>
              <w:t>-L-</w:t>
            </w:r>
            <w:proofErr w:type="spellStart"/>
            <w:r>
              <w:rPr>
                <w:rFonts w:ascii="Times New Roman" w:eastAsia="仿宋_GB2312" w:hAnsi="Times New Roman" w:cs="Times New Roman"/>
                <w:bCs w:val="0"/>
                <w:sz w:val="18"/>
                <w:szCs w:val="18"/>
                <w:lang w:eastAsia="zh-CN"/>
              </w:rPr>
              <w:t>Orn</w:t>
            </w:r>
            <w:proofErr w:type="spellEnd"/>
            <w:r>
              <w:rPr>
                <w:rFonts w:ascii="Times New Roman" w:eastAsia="仿宋_GB2312" w:hAnsi="Times New Roman" w:cs="Times New Roman"/>
                <w:bCs w:val="0"/>
                <w:sz w:val="18"/>
                <w:szCs w:val="18"/>
                <w:lang w:eastAsia="zh-CN"/>
              </w:rPr>
              <w:t>(</w:t>
            </w:r>
            <w:proofErr w:type="spellStart"/>
            <w:r>
              <w:rPr>
                <w:rFonts w:ascii="Times New Roman" w:eastAsia="仿宋_GB2312" w:hAnsi="Times New Roman" w:cs="Times New Roman"/>
                <w:bCs w:val="0"/>
                <w:sz w:val="18"/>
                <w:szCs w:val="18"/>
                <w:lang w:eastAsia="zh-CN"/>
              </w:rPr>
              <w:t>Boc</w:t>
            </w:r>
            <w:proofErr w:type="spellEnd"/>
            <w:r>
              <w:rPr>
                <w:rFonts w:ascii="Times New Roman" w:eastAsia="仿宋_GB2312" w:hAnsi="Times New Roman" w:cs="Times New Roman"/>
                <w:bCs w:val="0"/>
                <w:sz w:val="18"/>
                <w:szCs w:val="18"/>
                <w:lang w:eastAsia="zh-CN"/>
              </w:rPr>
              <w:t xml:space="preserve">)-OH; </w:t>
            </w:r>
            <w:proofErr w:type="spellStart"/>
            <w:r>
              <w:rPr>
                <w:rFonts w:ascii="Times New Roman" w:eastAsia="仿宋_GB2312" w:hAnsi="Times New Roman" w:cs="Times New Roman"/>
                <w:bCs w:val="0"/>
                <w:sz w:val="18"/>
                <w:szCs w:val="18"/>
                <w:lang w:eastAsia="zh-CN"/>
              </w:rPr>
              <w:t>Oxyma</w:t>
            </w:r>
            <w:proofErr w:type="spellEnd"/>
            <w:r>
              <w:rPr>
                <w:rFonts w:ascii="Times New Roman" w:eastAsia="仿宋_GB2312" w:hAnsi="Times New Roman" w:cs="Times New Roman"/>
                <w:bCs w:val="0"/>
                <w:sz w:val="18"/>
                <w:szCs w:val="18"/>
                <w:lang w:eastAsia="zh-CN"/>
              </w:rPr>
              <w:t xml:space="preserve"> Pure; </w:t>
            </w:r>
            <w:proofErr w:type="spellStart"/>
            <w:r>
              <w:rPr>
                <w:rFonts w:ascii="Times New Roman" w:eastAsia="仿宋_GB2312" w:hAnsi="Times New Roman" w:cs="Times New Roman"/>
                <w:bCs w:val="0"/>
                <w:sz w:val="18"/>
                <w:szCs w:val="18"/>
                <w:lang w:eastAsia="zh-CN"/>
              </w:rPr>
              <w:t>PyBop</w:t>
            </w:r>
            <w:proofErr w:type="spellEnd"/>
            <w:r>
              <w:rPr>
                <w:rFonts w:ascii="Times New Roman" w:eastAsia="仿宋_GB2312" w:hAnsi="Times New Roman" w:cs="Times New Roman"/>
                <w:bCs w:val="0"/>
                <w:sz w:val="18"/>
                <w:szCs w:val="18"/>
                <w:lang w:eastAsia="zh-CN"/>
              </w:rPr>
              <w:t>;</w:t>
            </w:r>
          </w:p>
          <w:p w14:paraId="09FA980E" w14:textId="77777777" w:rsidR="007617DE" w:rsidRDefault="00AE300B" w:rsidP="007617DE">
            <w:pPr>
              <w:widowControl w:val="0"/>
              <w:spacing w:beforeLines="50" w:before="120" w:afterLines="50" w:after="120"/>
              <w:contextualSpacing/>
              <w:jc w:val="both"/>
              <w:rPr>
                <w:ins w:id="1857" w:author="Xuning Wei12232" w:date="2026-10-20T13:17:00Z"/>
                <w:rFonts w:ascii="Times New Roman" w:eastAsia="仿宋_GB2312" w:hAnsi="Times New Roman" w:cs="Times New Roman"/>
                <w:sz w:val="18"/>
                <w:szCs w:val="18"/>
                <w:lang w:eastAsia="zh-CN"/>
              </w:rPr>
              <w:pPrChange w:id="1858" w:author="Xuning Wei12232" w:date="2026-10-20T13:13:00Z">
                <w:pPr>
                  <w:widowControl w:val="0"/>
                  <w:spacing w:beforeLines="50" w:before="120" w:afterLines="50" w:after="120"/>
                  <w:contextualSpacing/>
                </w:pPr>
              </w:pPrChange>
            </w:pPr>
            <w:del w:id="1859" w:author="Xuning Wei12232" w:date="2026-10-20T13:15:00Z">
              <w:r>
                <w:rPr>
                  <w:rFonts w:ascii="Times New Roman" w:eastAsia="仿宋_GB2312" w:hAnsi="Times New Roman" w:cs="Times New Roman"/>
                  <w:b/>
                  <w:sz w:val="18"/>
                  <w:szCs w:val="18"/>
                  <w:lang w:eastAsia="zh-CN"/>
                </w:rPr>
                <w:delText xml:space="preserve"> </w:delText>
              </w:r>
            </w:del>
            <w:r>
              <w:rPr>
                <w:rFonts w:ascii="Times New Roman" w:eastAsia="仿宋_GB2312" w:hAnsi="Times New Roman" w:cs="Times New Roman"/>
                <w:b/>
                <w:sz w:val="18"/>
                <w:szCs w:val="18"/>
                <w:lang w:eastAsia="zh-CN"/>
              </w:rPr>
              <w:t>20</w:t>
            </w:r>
            <w:ins w:id="1860" w:author="Xuning Wei12232" w:date="2026-10-20T13:15:00Z">
              <w:r>
                <w:rPr>
                  <w:rFonts w:ascii="Times New Roman" w:eastAsia="仿宋_GB2312" w:hAnsi="Times New Roman" w:cs="Times New Roman"/>
                  <w:b/>
                  <w:sz w:val="18"/>
                  <w:szCs w:val="18"/>
                  <w:lang w:eastAsia="zh-CN"/>
                </w:rPr>
                <w:t>.00</w:t>
              </w:r>
            </w:ins>
            <w:r>
              <w:rPr>
                <w:rFonts w:ascii="Times New Roman" w:eastAsia="仿宋_GB2312" w:hAnsi="Times New Roman" w:cs="Times New Roman"/>
                <w:b/>
                <w:sz w:val="18"/>
                <w:szCs w:val="18"/>
                <w:lang w:eastAsia="zh-CN"/>
              </w:rPr>
              <w:t xml:space="preserve">% </w:t>
            </w:r>
            <w:proofErr w:type="spellStart"/>
            <w:r>
              <w:rPr>
                <w:rFonts w:ascii="Times New Roman" w:eastAsia="仿宋_GB2312" w:hAnsi="Times New Roman" w:cs="Times New Roman"/>
                <w:sz w:val="18"/>
                <w:szCs w:val="18"/>
                <w:lang w:eastAsia="zh-CN"/>
              </w:rPr>
              <w:t>piperidine</w:t>
            </w:r>
            <w:proofErr w:type="spellEnd"/>
            <w:r>
              <w:rPr>
                <w:rFonts w:ascii="Times New Roman" w:eastAsia="仿宋_GB2312" w:hAnsi="Times New Roman" w:cs="Times New Roman"/>
                <w:sz w:val="18"/>
                <w:szCs w:val="18"/>
                <w:lang w:eastAsia="zh-CN"/>
              </w:rPr>
              <w:t>/DMF (V/V)</w:t>
            </w:r>
            <w:r>
              <w:rPr>
                <w:rFonts w:ascii="Times New Roman" w:eastAsia="仿宋_GB2312" w:hAnsi="Times New Roman" w:cs="Times New Roman"/>
                <w:sz w:val="18"/>
                <w:szCs w:val="18"/>
              </w:rPr>
              <w:t xml:space="preserve"> solution confirmation: </w:t>
            </w:r>
            <w:r>
              <w:rPr>
                <w:rFonts w:ascii="Times New Roman" w:eastAsia="仿宋_GB2312" w:hAnsi="Times New Roman" w:cs="Times New Roman"/>
                <w:sz w:val="18"/>
                <w:szCs w:val="18"/>
                <w:lang w:eastAsia="zh-CN"/>
              </w:rPr>
              <w:t>The 20</w:t>
            </w:r>
            <w:ins w:id="1861" w:author="Xuning Wei12232" w:date="2026-10-20T13:16:00Z">
              <w:r>
                <w:rPr>
                  <w:rFonts w:ascii="Times New Roman" w:eastAsia="仿宋_GB2312" w:hAnsi="Times New Roman" w:cs="Times New Roman"/>
                  <w:sz w:val="18"/>
                  <w:szCs w:val="18"/>
                  <w:lang w:eastAsia="zh-CN"/>
                </w:rPr>
                <w:t>.00</w:t>
              </w:r>
            </w:ins>
            <w:r>
              <w:rPr>
                <w:rFonts w:ascii="Times New Roman" w:eastAsia="仿宋_GB2312" w:hAnsi="Times New Roman" w:cs="Times New Roman"/>
                <w:sz w:val="18"/>
                <w:szCs w:val="18"/>
                <w:lang w:eastAsia="zh-CN"/>
              </w:rPr>
              <w:t xml:space="preserve">% v/v </w:t>
            </w:r>
            <w:proofErr w:type="spellStart"/>
            <w:r>
              <w:rPr>
                <w:rFonts w:ascii="Times New Roman" w:eastAsia="仿宋_GB2312" w:hAnsi="Times New Roman" w:cs="Times New Roman"/>
                <w:sz w:val="18"/>
                <w:szCs w:val="18"/>
                <w:lang w:eastAsia="zh-CN"/>
              </w:rPr>
              <w:t>Piperidine</w:t>
            </w:r>
            <w:proofErr w:type="spellEnd"/>
            <w:r>
              <w:rPr>
                <w:rFonts w:ascii="Times New Roman" w:eastAsia="仿宋_GB2312" w:hAnsi="Times New Roman" w:cs="Times New Roman"/>
                <w:sz w:val="18"/>
                <w:szCs w:val="18"/>
                <w:lang w:eastAsia="zh-CN"/>
              </w:rPr>
              <w:t>/DMF solution is prepared and the bottom valve of tank is opened.</w:t>
            </w:r>
          </w:p>
          <w:p w14:paraId="6DA80AEE" w14:textId="77777777" w:rsidR="007617DE" w:rsidRPr="007617DE" w:rsidRDefault="00AE300B">
            <w:pPr>
              <w:widowControl w:val="0"/>
              <w:spacing w:beforeLines="50" w:before="120" w:afterLines="50" w:after="120"/>
              <w:contextualSpacing/>
              <w:jc w:val="both"/>
              <w:rPr>
                <w:ins w:id="1862" w:author="Xuning Wei12232" w:date="2026-10-20T13:17:00Z"/>
                <w:rFonts w:ascii="Times New Roman" w:eastAsia="仿宋_GB2312" w:hAnsi="Times New Roman" w:cs="Times New Roman"/>
                <w:sz w:val="18"/>
                <w:szCs w:val="18"/>
                <w:lang w:eastAsia="zh-CN"/>
                <w:rPrChange w:id="1863" w:author="Xuning Wei12232" w:date="2026-10-24T11:11:00Z">
                  <w:rPr>
                    <w:ins w:id="1864" w:author="Xuning Wei12232" w:date="2026-10-20T13:17:00Z"/>
                    <w:rFonts w:ascii="Times New Roman" w:eastAsia="仿宋_GB2312" w:hAnsi="Times New Roman" w:cs="Times New Roman"/>
                    <w:b/>
                    <w:color w:val="000000" w:themeColor="text1"/>
                    <w:sz w:val="18"/>
                    <w:szCs w:val="18"/>
                    <w:lang w:eastAsia="zh-CN"/>
                  </w:rPr>
                </w:rPrChange>
              </w:rPr>
            </w:pPr>
            <w:ins w:id="1865" w:author="Xuning Wei12232" w:date="2026-10-20T13:17:00Z">
              <w:r>
                <w:rPr>
                  <w:rFonts w:ascii="Times New Roman" w:eastAsia="仿宋_GB2312" w:hAnsi="Times New Roman" w:cs="Times New Roman"/>
                  <w:sz w:val="18"/>
                  <w:szCs w:val="18"/>
                  <w:lang w:eastAsia="zh-CN"/>
                  <w:rPrChange w:id="1866" w:author="Xuning Wei12232" w:date="2026-10-24T11:11:00Z">
                    <w:rPr>
                      <w:rFonts w:ascii="Times New Roman" w:eastAsia="仿宋_GB2312" w:hAnsi="Times New Roman" w:cs="Times New Roman"/>
                      <w:b/>
                      <w:color w:val="000000" w:themeColor="text1"/>
                      <w:sz w:val="18"/>
                      <w:szCs w:val="18"/>
                      <w:lang w:eastAsia="zh-CN"/>
                    </w:rPr>
                  </w:rPrChange>
                </w:rPr>
                <w:t xml:space="preserve">Confirmed that the DMF supply system from tank farm was supplied.  </w:t>
              </w:r>
            </w:ins>
          </w:p>
          <w:p w14:paraId="62B82EFD" w14:textId="77777777" w:rsidR="007617DE" w:rsidRPr="007617DE" w:rsidRDefault="00AE300B">
            <w:pPr>
              <w:widowControl w:val="0"/>
              <w:spacing w:beforeLines="50" w:before="120" w:afterLines="50" w:after="120"/>
              <w:contextualSpacing/>
              <w:jc w:val="both"/>
              <w:rPr>
                <w:ins w:id="1867" w:author="Xuning Wei12232" w:date="2026-10-20T13:17:00Z"/>
                <w:rFonts w:ascii="Times New Roman" w:eastAsia="仿宋_GB2312" w:hAnsi="Times New Roman" w:cs="Times New Roman"/>
                <w:sz w:val="18"/>
                <w:szCs w:val="18"/>
                <w:lang w:eastAsia="zh-CN"/>
                <w:rPrChange w:id="1868" w:author="Xuning Wei12232" w:date="2026-10-24T11:11:00Z">
                  <w:rPr>
                    <w:ins w:id="1869" w:author="Xuning Wei12232" w:date="2026-10-20T13:17:00Z"/>
                    <w:rFonts w:ascii="Times New Roman" w:eastAsia="仿宋_GB2312" w:hAnsi="Times New Roman" w:cs="Times New Roman"/>
                    <w:b/>
                    <w:color w:val="000000" w:themeColor="text1"/>
                    <w:sz w:val="18"/>
                    <w:szCs w:val="18"/>
                    <w:lang w:eastAsia="zh-CN"/>
                  </w:rPr>
                </w:rPrChange>
              </w:rPr>
            </w:pPr>
            <w:ins w:id="1870" w:author="Xuning Wei12232" w:date="2026-10-20T13:17:00Z">
              <w:r>
                <w:rPr>
                  <w:rFonts w:ascii="Times New Roman" w:eastAsia="仿宋_GB2312" w:hAnsi="Times New Roman" w:cs="Times New Roman"/>
                  <w:sz w:val="18"/>
                  <w:szCs w:val="18"/>
                  <w:lang w:eastAsia="zh-CN"/>
                  <w:rPrChange w:id="1871" w:author="Xuning Wei12232" w:date="2026-10-24T11:11:00Z">
                    <w:rPr>
                      <w:rFonts w:ascii="Times New Roman" w:eastAsia="仿宋_GB2312" w:hAnsi="Times New Roman" w:cs="Times New Roman"/>
                      <w:b/>
                      <w:color w:val="000000" w:themeColor="text1"/>
                      <w:sz w:val="18"/>
                      <w:szCs w:val="18"/>
                      <w:lang w:eastAsia="zh-CN"/>
                    </w:rPr>
                  </w:rPrChange>
                </w:rPr>
                <w:t xml:space="preserve">Confirmed that the IPAC supply system from tank farm was supplied.  </w:t>
              </w:r>
            </w:ins>
          </w:p>
          <w:p w14:paraId="4EEF9AB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b/>
                <w:sz w:val="18"/>
                <w:szCs w:val="18"/>
                <w:lang w:eastAsia="zh-CN"/>
              </w:rPr>
              <w:pPrChange w:id="1872" w:author="Xuning Wei12232" w:date="2026-10-20T13:13:00Z">
                <w:pPr>
                  <w:widowControl w:val="0"/>
                  <w:spacing w:beforeLines="50" w:before="120" w:afterLines="50" w:after="120"/>
                  <w:contextualSpacing/>
                </w:pPr>
              </w:pPrChange>
            </w:pPr>
            <w:ins w:id="1873" w:author="Xuning Wei12232" w:date="2026-10-20T13:17:00Z">
              <w:r>
                <w:rPr>
                  <w:rFonts w:ascii="Times New Roman" w:eastAsia="仿宋_GB2312" w:hAnsi="Times New Roman" w:cs="Times New Roman"/>
                  <w:sz w:val="18"/>
                  <w:szCs w:val="18"/>
                  <w:lang w:eastAsia="zh-CN"/>
                  <w:rPrChange w:id="1874" w:author="Xuning Wei12232" w:date="2026-10-24T11:11:00Z">
                    <w:rPr>
                      <w:rFonts w:ascii="Times New Roman" w:eastAsia="仿宋_GB2312" w:hAnsi="Times New Roman" w:cs="Times New Roman"/>
                      <w:b/>
                      <w:color w:val="000000" w:themeColor="text1"/>
                      <w:sz w:val="18"/>
                      <w:szCs w:val="18"/>
                      <w:lang w:eastAsia="zh-CN"/>
                    </w:rPr>
                  </w:rPrChange>
                </w:rPr>
                <w:t>Confirmed that the MTBE supply system from tank farm was prepared.</w:t>
              </w:r>
            </w:ins>
          </w:p>
        </w:tc>
      </w:tr>
      <w:tr w:rsidR="007617DE" w14:paraId="4014B832" w14:textId="77777777">
        <w:trPr>
          <w:trHeight w:val="20"/>
        </w:trPr>
        <w:tc>
          <w:tcPr>
            <w:tcW w:w="310" w:type="pct"/>
            <w:tcBorders>
              <w:bottom w:val="single" w:sz="4" w:space="0" w:color="auto"/>
            </w:tcBorders>
            <w:tcMar>
              <w:top w:w="57" w:type="dxa"/>
              <w:left w:w="85" w:type="dxa"/>
              <w:bottom w:w="57" w:type="dxa"/>
              <w:right w:w="85" w:type="dxa"/>
            </w:tcMar>
            <w:vAlign w:val="center"/>
          </w:tcPr>
          <w:p w14:paraId="3C03E48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7C62759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Pre-treatment</w:t>
            </w:r>
          </w:p>
        </w:tc>
        <w:tc>
          <w:tcPr>
            <w:tcW w:w="3909" w:type="pct"/>
            <w:tcBorders>
              <w:bottom w:val="single" w:sz="4" w:space="0" w:color="auto"/>
            </w:tcBorders>
            <w:tcMar>
              <w:top w:w="57" w:type="dxa"/>
              <w:left w:w="85" w:type="dxa"/>
              <w:bottom w:w="57" w:type="dxa"/>
              <w:right w:w="85" w:type="dxa"/>
            </w:tcMar>
            <w:vAlign w:val="center"/>
          </w:tcPr>
          <w:p w14:paraId="68451ECE" w14:textId="77777777" w:rsidR="007617DE" w:rsidRDefault="00AE300B" w:rsidP="007617DE">
            <w:pPr>
              <w:pStyle w:val="aff7"/>
              <w:widowControl w:val="0"/>
              <w:spacing w:beforeLines="50" w:before="120" w:afterLines="50" w:after="120"/>
              <w:ind w:left="0"/>
              <w:jc w:val="both"/>
              <w:rPr>
                <w:del w:id="1875" w:author="Xuning Wei12232" w:date="2026-10-20T16:23:00Z"/>
                <w:rFonts w:ascii="Times New Roman" w:eastAsia="仿宋_GB2312" w:hAnsi="Times New Roman" w:cs="Times New Roman"/>
                <w:sz w:val="18"/>
                <w:szCs w:val="18"/>
              </w:rPr>
              <w:pPrChange w:id="1876" w:author="Xuning Wei12232" w:date="2026-10-20T16:23:00Z">
                <w:pPr>
                  <w:widowControl w:val="0"/>
                  <w:spacing w:beforeLines="50" w:before="120" w:afterLines="50" w:after="120"/>
                  <w:contextualSpacing/>
                </w:pPr>
              </w:pPrChange>
            </w:pPr>
            <w:del w:id="1877" w:author="Xuning Wei12232" w:date="2026-10-20T14:46:00Z">
              <w:r>
                <w:rPr>
                  <w:rFonts w:ascii="Times New Roman" w:eastAsia="仿宋_GB2312" w:hAnsi="Times New Roman" w:cs="Times New Roman"/>
                  <w:sz w:val="18"/>
                  <w:szCs w:val="18"/>
                  <w:rPrChange w:id="1878" w:author="Xuning Wei12232" w:date="2026-10-24T11:11:00Z">
                    <w:rPr/>
                  </w:rPrChange>
                </w:rPr>
                <w:delText xml:space="preserve">1. </w:delText>
              </w:r>
            </w:del>
            <w:r>
              <w:rPr>
                <w:rFonts w:ascii="Times New Roman" w:eastAsia="仿宋_GB2312" w:hAnsi="Times New Roman" w:cs="Times New Roman"/>
                <w:sz w:val="18"/>
                <w:szCs w:val="18"/>
                <w:rPrChange w:id="1879" w:author="Xuning Wei12232" w:date="2026-10-24T11:11:00Z">
                  <w:rPr/>
                </w:rPrChange>
              </w:rPr>
              <w:t>Add DMF</w:t>
            </w:r>
            <w:ins w:id="1880" w:author="Xuning Wei12232" w:date="2026-10-20T13:38:00Z">
              <w:r>
                <w:rPr>
                  <w:rFonts w:ascii="Times New Roman" w:eastAsia="仿宋_GB2312" w:hAnsi="Times New Roman" w:cs="Times New Roman"/>
                  <w:sz w:val="18"/>
                  <w:szCs w:val="18"/>
                  <w:rPrChange w:id="1881" w:author="Xuning Wei12232" w:date="2026-10-24T11:11:00Z">
                    <w:rPr/>
                  </w:rPrChange>
                </w:rPr>
                <w:t xml:space="preserve"> </w:t>
              </w:r>
              <w:r>
                <w:rPr>
                  <w:rFonts w:ascii="Times New Roman" w:eastAsia="仿宋_GB2312" w:hAnsi="Times New Roman" w:cs="Times New Roman"/>
                  <w:sz w:val="18"/>
                  <w:szCs w:val="18"/>
                </w:rPr>
                <w:t>(</w:t>
              </w:r>
            </w:ins>
            <w:ins w:id="1882" w:author="Xuning Wei12232" w:date="2026-10-23T09:27:00Z">
              <w:r>
                <w:rPr>
                  <w:rFonts w:ascii="Times New Roman" w:eastAsia="仿宋_GB2312" w:hAnsi="Times New Roman" w:cs="Times New Roman"/>
                  <w:sz w:val="18"/>
                  <w:szCs w:val="18"/>
                </w:rPr>
                <w:t xml:space="preserve">5.50v, </w:t>
              </w:r>
            </w:ins>
            <w:ins w:id="1883" w:author="Xuning Wei12232" w:date="2026-10-23T09:26:00Z">
              <w:r>
                <w:rPr>
                  <w:rFonts w:ascii="Times New Roman" w:eastAsia="仿宋_GB2312" w:hAnsi="Times New Roman" w:cs="Times New Roman"/>
                  <w:sz w:val="18"/>
                  <w:szCs w:val="18"/>
                </w:rPr>
                <w:t>5.21</w:t>
              </w:r>
            </w:ins>
            <w:ins w:id="1884" w:author="Xuning Wei12232" w:date="2026-10-20T13:38:00Z">
              <w:r>
                <w:rPr>
                  <w:rFonts w:ascii="Times New Roman" w:eastAsia="仿宋_GB2312" w:hAnsi="Times New Roman" w:cs="Times New Roman"/>
                  <w:sz w:val="18"/>
                  <w:szCs w:val="18"/>
                </w:rPr>
                <w:t xml:space="preserve"> kg</w:t>
              </w:r>
            </w:ins>
            <w:ins w:id="1885" w:author="Xuning Wei12232" w:date="2026-10-23T09:26:00Z">
              <w:r>
                <w:rPr>
                  <w:rFonts w:ascii="Times New Roman" w:eastAsia="仿宋_GB2312" w:hAnsi="Times New Roman" w:cs="Times New Roman"/>
                  <w:sz w:val="18"/>
                  <w:szCs w:val="18"/>
                </w:rPr>
                <w:t>/kg</w:t>
              </w:r>
            </w:ins>
            <w:ins w:id="1886" w:author="Xuning Wei12232" w:date="2026-10-20T13:38:00Z">
              <w:r>
                <w:rPr>
                  <w:rFonts w:ascii="Times New Roman" w:eastAsia="仿宋_GB2312" w:hAnsi="Times New Roman" w:cs="Times New Roman"/>
                  <w:sz w:val="18"/>
                  <w:szCs w:val="18"/>
                </w:rPr>
                <w:t>)</w:t>
              </w:r>
            </w:ins>
            <w:r>
              <w:rPr>
                <w:rFonts w:ascii="Times New Roman" w:eastAsia="仿宋_GB2312" w:hAnsi="Times New Roman" w:cs="Times New Roman"/>
                <w:sz w:val="18"/>
                <w:szCs w:val="18"/>
                <w:rPrChange w:id="1887" w:author="Xuning Wei12232" w:date="2026-10-24T11:11:00Z">
                  <w:rPr/>
                </w:rPrChange>
              </w:rPr>
              <w:t xml:space="preserve"> into activation tank (TJ4S-1213-Sy15-R01). Then transfer the solution into synthesis </w:t>
            </w:r>
            <w:r>
              <w:rPr>
                <w:rFonts w:ascii="Times New Roman" w:eastAsia="仿宋_GB2312" w:hAnsi="Times New Roman" w:cs="Times New Roman"/>
                <w:sz w:val="18"/>
                <w:szCs w:val="18"/>
              </w:rPr>
              <w:t>reactor (TJ4S-1213-Sy15)</w:t>
            </w:r>
            <w:r>
              <w:rPr>
                <w:rFonts w:ascii="Times New Roman" w:eastAsia="仿宋_GB2312" w:hAnsi="Times New Roman" w:cs="Times New Roman"/>
                <w:sz w:val="18"/>
                <w:szCs w:val="18"/>
                <w:lang w:eastAsia="zh-CN"/>
              </w:rPr>
              <w:t>.</w:t>
            </w:r>
            <w:r>
              <w:rPr>
                <w:rFonts w:ascii="Times New Roman" w:eastAsia="仿宋_GB2312" w:hAnsi="Times New Roman" w:cs="Times New Roman"/>
                <w:sz w:val="18"/>
                <w:szCs w:val="18"/>
              </w:rPr>
              <w:t xml:space="preserve"> </w:t>
            </w:r>
          </w:p>
          <w:p w14:paraId="3EBBAAAA" w14:textId="77777777" w:rsidR="007617DE" w:rsidRDefault="007617DE" w:rsidP="007617DE">
            <w:pPr>
              <w:pStyle w:val="aff7"/>
              <w:widowControl w:val="0"/>
              <w:numPr>
                <w:ilvl w:val="0"/>
                <w:numId w:val="13"/>
              </w:numPr>
              <w:spacing w:beforeLines="50" w:before="120" w:afterLines="50" w:after="120"/>
              <w:jc w:val="both"/>
              <w:rPr>
                <w:ins w:id="1888" w:author="Xuning Wei12232" w:date="2026-10-20T16:23:00Z"/>
                <w:rFonts w:ascii="Times New Roman" w:eastAsia="仿宋_GB2312" w:hAnsi="Times New Roman" w:cs="Times New Roman"/>
                <w:b/>
                <w:sz w:val="18"/>
                <w:szCs w:val="18"/>
              </w:rPr>
              <w:pPrChange w:id="1889" w:author="Xuning Wei12232" w:date="2026-10-20T16:23:00Z">
                <w:pPr>
                  <w:widowControl w:val="0"/>
                  <w:spacing w:beforeLines="50" w:before="120" w:afterLines="50" w:after="120"/>
                  <w:contextualSpacing/>
                </w:pPr>
              </w:pPrChange>
            </w:pPr>
          </w:p>
          <w:p w14:paraId="408F0FD4" w14:textId="77777777" w:rsidR="007617DE" w:rsidRDefault="00AE300B" w:rsidP="007617DE">
            <w:pPr>
              <w:pStyle w:val="aff7"/>
              <w:widowControl w:val="0"/>
              <w:numPr>
                <w:ilvl w:val="0"/>
                <w:numId w:val="13"/>
              </w:numPr>
              <w:spacing w:beforeLines="50" w:before="120" w:afterLines="50" w:after="120"/>
              <w:jc w:val="both"/>
              <w:rPr>
                <w:ins w:id="1890" w:author="Xuning Wei12232" w:date="2026-10-20T16:24:00Z"/>
                <w:rFonts w:ascii="Times New Roman" w:eastAsia="仿宋_GB2312" w:hAnsi="Times New Roman" w:cs="Times New Roman"/>
                <w:sz w:val="18"/>
                <w:szCs w:val="18"/>
              </w:rPr>
              <w:pPrChange w:id="1891" w:author="Xuning Wei12232" w:date="2026-10-20T16:23:00Z">
                <w:pPr>
                  <w:widowControl w:val="0"/>
                  <w:spacing w:beforeLines="50" w:before="120" w:afterLines="50" w:after="120"/>
                  <w:contextualSpacing/>
                </w:pPr>
              </w:pPrChange>
            </w:pPr>
            <w:del w:id="1892" w:author="Xuning Wei12232" w:date="2026-10-20T14:46:00Z">
              <w:r>
                <w:rPr>
                  <w:rFonts w:ascii="Times New Roman" w:eastAsia="仿宋_GB2312" w:hAnsi="Times New Roman" w:cs="Times New Roman"/>
                  <w:b/>
                  <w:color w:val="000000" w:themeColor="text1"/>
                  <w:sz w:val="18"/>
                  <w:szCs w:val="18"/>
                </w:rPr>
                <w:delText xml:space="preserve">2. </w:delText>
              </w:r>
            </w:del>
            <w:r>
              <w:rPr>
                <w:rFonts w:ascii="Times New Roman" w:eastAsia="仿宋_GB2312" w:hAnsi="Times New Roman" w:cs="Times New Roman"/>
                <w:b/>
                <w:color w:val="000000" w:themeColor="text1"/>
                <w:sz w:val="18"/>
                <w:szCs w:val="18"/>
                <w:lang w:eastAsia="zh-CN"/>
              </w:rPr>
              <w:t>S</w:t>
            </w:r>
            <w:r>
              <w:rPr>
                <w:rFonts w:ascii="Times New Roman" w:eastAsia="仿宋_GB2312" w:hAnsi="Times New Roman" w:cs="Times New Roman"/>
                <w:sz w:val="18"/>
                <w:szCs w:val="18"/>
              </w:rPr>
              <w:t xml:space="preserve">tart the </w:t>
            </w:r>
            <w:r>
              <w:rPr>
                <w:rFonts w:ascii="Times New Roman" w:eastAsia="仿宋_GB2312" w:hAnsi="Times New Roman" w:cs="Times New Roman"/>
                <w:color w:val="0000FF"/>
                <w:sz w:val="18"/>
                <w:szCs w:val="18"/>
              </w:rPr>
              <w:t>agitator</w:t>
            </w:r>
            <w:r>
              <w:rPr>
                <w:rFonts w:ascii="Times New Roman" w:eastAsia="仿宋_GB2312" w:hAnsi="Times New Roman" w:cs="Times New Roman"/>
                <w:sz w:val="18"/>
                <w:szCs w:val="18"/>
              </w:rPr>
              <w:t xml:space="preserve">, bubble with nitrogen, then stop the </w:t>
            </w:r>
            <w:r>
              <w:rPr>
                <w:rFonts w:ascii="Times New Roman" w:eastAsia="仿宋_GB2312" w:hAnsi="Times New Roman" w:cs="Times New Roman"/>
                <w:color w:val="0000FF"/>
                <w:sz w:val="18"/>
                <w:szCs w:val="18"/>
              </w:rPr>
              <w:t>agitator</w:t>
            </w:r>
            <w:r>
              <w:rPr>
                <w:rFonts w:ascii="Times New Roman" w:eastAsia="仿宋_GB2312" w:hAnsi="Times New Roman" w:cs="Times New Roman"/>
                <w:sz w:val="18"/>
                <w:szCs w:val="18"/>
              </w:rPr>
              <w:t xml:space="preserve"> and nitrogen, drain.</w:t>
            </w:r>
          </w:p>
          <w:p w14:paraId="4B5F0A36" w14:textId="77777777" w:rsidR="007617DE" w:rsidRDefault="007617DE" w:rsidP="007617DE">
            <w:pPr>
              <w:pStyle w:val="aff7"/>
              <w:widowControl w:val="0"/>
              <w:spacing w:beforeLines="50" w:before="120" w:afterLines="50" w:after="120"/>
              <w:ind w:left="0"/>
              <w:jc w:val="both"/>
              <w:rPr>
                <w:del w:id="1893" w:author="Xuning Wei12232" w:date="2026-10-20T16:24:00Z"/>
                <w:rFonts w:ascii="Times New Roman" w:eastAsia="仿宋_GB2312" w:hAnsi="Times New Roman" w:cs="Times New Roman"/>
                <w:b/>
                <w:sz w:val="18"/>
                <w:szCs w:val="18"/>
              </w:rPr>
              <w:pPrChange w:id="1894" w:author="Xuning Wei12232" w:date="2026-10-20T16:23:00Z">
                <w:pPr>
                  <w:widowControl w:val="0"/>
                  <w:spacing w:beforeLines="50" w:before="120" w:afterLines="50" w:after="120"/>
                  <w:contextualSpacing/>
                </w:pPr>
              </w:pPrChange>
            </w:pPr>
          </w:p>
          <w:p w14:paraId="18179D6D" w14:textId="77777777" w:rsidR="007617DE" w:rsidRDefault="00AE300B" w:rsidP="007617DE">
            <w:pPr>
              <w:pStyle w:val="aff7"/>
              <w:widowControl w:val="0"/>
              <w:numPr>
                <w:ilvl w:val="0"/>
                <w:numId w:val="13"/>
              </w:numPr>
              <w:spacing w:beforeLines="50" w:before="120" w:afterLines="50" w:after="120"/>
              <w:jc w:val="both"/>
              <w:rPr>
                <w:rFonts w:ascii="Times New Roman" w:eastAsia="仿宋_GB2312" w:hAnsi="Times New Roman" w:cs="Times New Roman"/>
                <w:sz w:val="18"/>
                <w:szCs w:val="18"/>
              </w:rPr>
              <w:pPrChange w:id="1895" w:author="Xuning Wei12232" w:date="2026-10-20T16:24:00Z">
                <w:pPr>
                  <w:widowControl w:val="0"/>
                  <w:spacing w:beforeLines="50" w:before="120" w:afterLines="50" w:after="120"/>
                  <w:contextualSpacing/>
                </w:pPr>
              </w:pPrChange>
            </w:pPr>
            <w:del w:id="1896" w:author="Xuning Wei12232" w:date="2026-10-20T14:46:00Z">
              <w:r>
                <w:rPr>
                  <w:rFonts w:ascii="Times New Roman" w:eastAsia="仿宋_GB2312" w:hAnsi="Times New Roman" w:cs="Times New Roman"/>
                  <w:sz w:val="18"/>
                  <w:szCs w:val="18"/>
                </w:rPr>
                <w:delText xml:space="preserve">3. </w:delText>
              </w:r>
            </w:del>
            <w:r>
              <w:rPr>
                <w:rFonts w:ascii="Times New Roman" w:eastAsia="仿宋_GB2312" w:hAnsi="Times New Roman" w:cs="Times New Roman"/>
                <w:sz w:val="18"/>
                <w:szCs w:val="18"/>
              </w:rPr>
              <w:t>Sample the mixture for Water content analysis. If Water content</w:t>
            </w:r>
            <w:ins w:id="1897" w:author="Xuning Wei12232" w:date="2026-10-21T09:17:00Z">
              <w:r>
                <w:rPr>
                  <w:rFonts w:ascii="Times New Roman" w:eastAsia="仿宋_GB2312" w:hAnsi="Times New Roman" w:cs="Times New Roman"/>
                  <w:sz w:val="18"/>
                  <w:szCs w:val="18"/>
                </w:rPr>
                <w:t xml:space="preserve"> </w:t>
              </w:r>
            </w:ins>
            <w:ins w:id="1898" w:author="Xuning Wei12232" w:date="2026-10-22T10:16:00Z">
              <w:r>
                <w:rPr>
                  <w:rFonts w:ascii="Times New Roman" w:eastAsia="仿宋_GB2312" w:hAnsi="Times New Roman" w:cs="Times New Roman" w:hint="eastAsia"/>
                  <w:sz w:val="18"/>
                  <w:szCs w:val="18"/>
                </w:rPr>
                <w:t>≤</w:t>
              </w:r>
            </w:ins>
            <w:del w:id="1899" w:author="Xuning Wei12232" w:date="2026-10-21T09:17:00Z">
              <w:r>
                <w:rPr>
                  <w:rFonts w:ascii="Times New Roman" w:eastAsia="仿宋_GB2312" w:hAnsi="Times New Roman" w:cs="Times New Roman"/>
                  <w:sz w:val="18"/>
                  <w:szCs w:val="18"/>
                </w:rPr>
                <w:delText xml:space="preserve"> </w:delText>
              </w:r>
            </w:del>
            <w:ins w:id="1900" w:author="Xuning Wei12232" w:date="2026-10-21T09:17:00Z">
              <w:r>
                <w:rPr>
                  <w:rFonts w:ascii="Times New Roman" w:eastAsia="仿宋_GB2312" w:hAnsi="Times New Roman" w:cs="Times New Roman"/>
                  <w:sz w:val="18"/>
                  <w:szCs w:val="18"/>
                </w:rPr>
                <w:t xml:space="preserve"> </w:t>
              </w:r>
            </w:ins>
            <w:del w:id="1901" w:author="Xuning Wei12232" w:date="2026-10-20T13:11:00Z">
              <w:r>
                <w:rPr>
                  <w:rFonts w:ascii="Times New Roman" w:eastAsia="仿宋_GB2312" w:hAnsi="Times New Roman" w:cs="Times New Roman" w:hint="eastAsia"/>
                  <w:sz w:val="18"/>
                  <w:szCs w:val="18"/>
                </w:rPr>
                <w:delText>≤</w:delText>
              </w:r>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
              <w:t>500</w:t>
            </w:r>
            <w:del w:id="1902" w:author="Xuning Wei12232" w:date="2026-10-21T09:17:00Z">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
              <w:t xml:space="preserve">ppm, proceed to next operation if Water content &gt;500 ppm, repeat, until the Water content is </w:t>
            </w:r>
            <w:ins w:id="1903" w:author="Xuning Wei12232" w:date="2026-10-21T09:19:00Z">
              <w:r>
                <w:rPr>
                  <w:rFonts w:ascii="Times New Roman" w:eastAsia="仿宋_GB2312" w:hAnsi="Times New Roman" w:cs="Times New Roman" w:hint="eastAsia"/>
                  <w:sz w:val="18"/>
                  <w:szCs w:val="18"/>
                </w:rPr>
                <w:t>≤</w:t>
              </w:r>
            </w:ins>
            <w:ins w:id="1904" w:author="Xuning Wei12232" w:date="2026-10-21T09:17:00Z">
              <w:r>
                <w:rPr>
                  <w:rFonts w:ascii="Times New Roman" w:eastAsia="仿宋_GB2312" w:hAnsi="Times New Roman" w:cs="Times New Roman"/>
                  <w:sz w:val="18"/>
                  <w:szCs w:val="18"/>
                </w:rPr>
                <w:t xml:space="preserve"> </w:t>
              </w:r>
            </w:ins>
            <w:del w:id="1905" w:author="Xuning Wei12232" w:date="2026-10-20T13:09:00Z">
              <w:r>
                <w:rPr>
                  <w:rFonts w:ascii="Times New Roman" w:eastAsia="仿宋_GB2312" w:hAnsi="Times New Roman" w:cs="Times New Roman" w:hint="eastAsia"/>
                  <w:sz w:val="18"/>
                  <w:szCs w:val="18"/>
                </w:rPr>
                <w:delText>≤</w:delText>
              </w:r>
            </w:del>
            <w:del w:id="1906" w:author="Xuning Wei12232" w:date="2026-10-20T13:11:00Z">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
              <w:t>500</w:t>
            </w:r>
            <w:del w:id="1907" w:author="Xuning Wei12232" w:date="2026-10-21T09:17:00Z">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
              <w:t>ppm.</w:t>
            </w:r>
          </w:p>
          <w:p w14:paraId="5CFF0FF9" w14:textId="77777777" w:rsidR="007617DE" w:rsidRPr="007617DE" w:rsidRDefault="00AE300B" w:rsidP="007617DE">
            <w:pPr>
              <w:pStyle w:val="aff7"/>
              <w:widowControl w:val="0"/>
              <w:spacing w:beforeLines="50" w:before="120" w:afterLines="50" w:after="120"/>
              <w:ind w:left="0"/>
              <w:jc w:val="both"/>
              <w:rPr>
                <w:rFonts w:ascii="Times New Roman" w:eastAsia="仿宋_GB2312" w:hAnsi="Times New Roman" w:cs="Times New Roman"/>
                <w:color w:val="000000" w:themeColor="text1"/>
                <w:sz w:val="18"/>
                <w:szCs w:val="18"/>
                <w:lang w:eastAsia="zh-CN"/>
                <w:rPrChange w:id="1908" w:author="Xuning Wei12232" w:date="2026-10-24T11:11:00Z">
                  <w:rPr>
                    <w:color w:val="000000" w:themeColor="text1"/>
                    <w:lang w:eastAsia="zh-CN"/>
                  </w:rPr>
                </w:rPrChange>
              </w:rPr>
              <w:pPrChange w:id="1909" w:author="Xuning Wei12232" w:date="2026-10-20T14:46:00Z">
                <w:pPr>
                  <w:widowControl w:val="0"/>
                  <w:spacing w:beforeLines="50" w:before="120" w:afterLines="50" w:after="120"/>
                  <w:contextualSpacing/>
                </w:pPr>
              </w:pPrChange>
            </w:pPr>
            <w:r>
              <w:rPr>
                <w:rFonts w:ascii="Times New Roman" w:eastAsia="仿宋_GB2312" w:hAnsi="Times New Roman" w:cs="Times New Roman"/>
                <w:sz w:val="18"/>
                <w:szCs w:val="18"/>
              </w:rPr>
              <w:t xml:space="preserve">Note: In all the following operations, unless otherwise noted. The agitation speed of synthesis reactor is set as 20 ± 10 rpm, the agitation speed of activation tank is set as 95 ± 10 rpm, and the </w:t>
            </w:r>
            <w:r>
              <w:rPr>
                <w:rFonts w:ascii="Times New Roman" w:eastAsia="仿宋_GB2312" w:hAnsi="Times New Roman" w:cs="Times New Roman"/>
                <w:sz w:val="18"/>
                <w:szCs w:val="18"/>
              </w:rPr>
              <w:lastRenderedPageBreak/>
              <w:t>nitrogen flow rate is set to 5 ± 2 m³/h.</w:t>
            </w:r>
          </w:p>
        </w:tc>
      </w:tr>
      <w:tr w:rsidR="007617DE" w14:paraId="6F299B94" w14:textId="77777777">
        <w:trPr>
          <w:trHeight w:val="20"/>
        </w:trPr>
        <w:tc>
          <w:tcPr>
            <w:tcW w:w="310" w:type="pct"/>
            <w:tcBorders>
              <w:bottom w:val="single" w:sz="4" w:space="0" w:color="auto"/>
            </w:tcBorders>
            <w:tcMar>
              <w:top w:w="57" w:type="dxa"/>
              <w:left w:w="85" w:type="dxa"/>
              <w:bottom w:w="57" w:type="dxa"/>
              <w:right w:w="85" w:type="dxa"/>
            </w:tcMar>
            <w:vAlign w:val="center"/>
          </w:tcPr>
          <w:p w14:paraId="75EB2FDA"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5A97A84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 xml:space="preserve">Add 2-CTC resin &amp; </w:t>
            </w:r>
            <w:proofErr w:type="spellStart"/>
            <w:r>
              <w:rPr>
                <w:rFonts w:ascii="Times New Roman" w:eastAsia="仿宋_GB2312" w:hAnsi="Times New Roman" w:cs="Times New Roman"/>
                <w:sz w:val="18"/>
                <w:szCs w:val="18"/>
              </w:rPr>
              <w:t>Fmoc</w:t>
            </w:r>
            <w:proofErr w:type="spellEnd"/>
            <w:r>
              <w:rPr>
                <w:rFonts w:ascii="Times New Roman" w:eastAsia="仿宋_GB2312" w:hAnsi="Times New Roman" w:cs="Times New Roman"/>
                <w:sz w:val="18"/>
                <w:szCs w:val="18"/>
              </w:rPr>
              <w:t>-</w:t>
            </w:r>
            <w:proofErr w:type="spellStart"/>
            <w:r>
              <w:rPr>
                <w:rFonts w:ascii="Times New Roman" w:eastAsia="仿宋_GB2312" w:hAnsi="Times New Roman" w:cs="Times New Roman"/>
                <w:sz w:val="18"/>
                <w:szCs w:val="18"/>
              </w:rPr>
              <w:t>G</w:t>
            </w:r>
            <w:r>
              <w:rPr>
                <w:rFonts w:ascii="Times New Roman" w:eastAsia="仿宋_GB2312" w:hAnsi="Times New Roman" w:cs="Times New Roman"/>
                <w:sz w:val="18"/>
                <w:szCs w:val="18"/>
                <w:lang w:eastAsia="zh-CN"/>
              </w:rPr>
              <w:t>ly</w:t>
            </w:r>
            <w:proofErr w:type="spellEnd"/>
            <w:r>
              <w:rPr>
                <w:rFonts w:ascii="Times New Roman" w:eastAsia="仿宋_GB2312" w:hAnsi="Times New Roman" w:cs="Times New Roman"/>
                <w:sz w:val="18"/>
                <w:szCs w:val="18"/>
              </w:rPr>
              <w:t>-OH dissolve</w:t>
            </w:r>
          </w:p>
        </w:tc>
        <w:tc>
          <w:tcPr>
            <w:tcW w:w="3909" w:type="pct"/>
            <w:tcBorders>
              <w:bottom w:val="single" w:sz="4" w:space="0" w:color="auto"/>
            </w:tcBorders>
            <w:tcMar>
              <w:top w:w="57" w:type="dxa"/>
              <w:left w:w="85" w:type="dxa"/>
              <w:bottom w:w="57" w:type="dxa"/>
              <w:right w:w="85" w:type="dxa"/>
            </w:tcMar>
            <w:vAlign w:val="center"/>
          </w:tcPr>
          <w:p w14:paraId="072026E2" w14:textId="77777777" w:rsidR="007617DE" w:rsidRDefault="00AE300B" w:rsidP="007617DE">
            <w:pPr>
              <w:pStyle w:val="aff7"/>
              <w:numPr>
                <w:ilvl w:val="0"/>
                <w:numId w:val="14"/>
              </w:numPr>
              <w:spacing w:beforeLines="50" w:before="120" w:afterLines="50" w:after="120"/>
              <w:jc w:val="both"/>
              <w:rPr>
                <w:rFonts w:ascii="Times New Roman" w:eastAsia="仿宋_GB2312" w:hAnsi="Times New Roman" w:cs="Times New Roman"/>
                <w:sz w:val="18"/>
                <w:szCs w:val="18"/>
              </w:rPr>
              <w:pPrChange w:id="1910" w:author="Xuning Wei12232" w:date="2026-10-20T13:13:00Z">
                <w:pPr>
                  <w:spacing w:beforeLines="50" w:before="120" w:afterLines="50" w:after="120"/>
                  <w:contextualSpacing/>
                </w:pPr>
              </w:pPrChange>
            </w:pPr>
            <w:del w:id="1911" w:author="Xuning Wei12232" w:date="2026-10-20T14:34:00Z">
              <w:r>
                <w:rPr>
                  <w:rFonts w:ascii="Times New Roman" w:eastAsia="仿宋_GB2312" w:hAnsi="Times New Roman" w:cs="Times New Roman"/>
                  <w:color w:val="000000" w:themeColor="text1"/>
                  <w:sz w:val="18"/>
                  <w:szCs w:val="18"/>
                  <w:rPrChange w:id="1912" w:author="Xuning Wei12232" w:date="2026-10-24T11:11:00Z">
                    <w:rPr>
                      <w:color w:val="000000" w:themeColor="text1"/>
                    </w:rPr>
                  </w:rPrChange>
                </w:rPr>
                <w:delText xml:space="preserve">1. </w:delText>
              </w:r>
            </w:del>
            <w:r>
              <w:rPr>
                <w:rFonts w:ascii="Times New Roman" w:eastAsia="仿宋_GB2312" w:hAnsi="Times New Roman" w:cs="Times New Roman"/>
                <w:color w:val="000000" w:themeColor="text1"/>
                <w:sz w:val="18"/>
                <w:szCs w:val="18"/>
                <w:rPrChange w:id="1913" w:author="Xuning Wei12232" w:date="2026-10-24T11:11:00Z">
                  <w:rPr>
                    <w:color w:val="000000" w:themeColor="text1"/>
                  </w:rPr>
                </w:rPrChange>
              </w:rPr>
              <w:t>Add</w:t>
            </w:r>
            <w:r>
              <w:rPr>
                <w:rFonts w:ascii="Times New Roman" w:eastAsia="仿宋_GB2312" w:hAnsi="Times New Roman" w:cs="Times New Roman"/>
                <w:sz w:val="18"/>
                <w:szCs w:val="18"/>
              </w:rPr>
              <w:t xml:space="preserve"> </w:t>
            </w:r>
            <w:del w:id="1914" w:author="Xuning Wei12232" w:date="2026-10-20T07:42:00Z">
              <w:r>
                <w:rPr>
                  <w:rFonts w:ascii="Times New Roman" w:eastAsia="仿宋_GB2312" w:hAnsi="Times New Roman" w:cs="Times New Roman"/>
                  <w:sz w:val="18"/>
                  <w:szCs w:val="18"/>
                  <w:lang w:eastAsia="zh-CN"/>
                </w:rPr>
                <w:delText xml:space="preserve">48.00 kg </w:delText>
              </w:r>
            </w:del>
            <w:r>
              <w:rPr>
                <w:rFonts w:ascii="Times New Roman" w:eastAsia="仿宋_GB2312" w:hAnsi="Times New Roman" w:cs="Times New Roman"/>
                <w:sz w:val="18"/>
                <w:szCs w:val="18"/>
              </w:rPr>
              <w:t>2-CTC (</w:t>
            </w:r>
            <w:ins w:id="1915" w:author="Xuning Wei12232" w:date="2026-10-20T07:42:00Z">
              <w:r>
                <w:rPr>
                  <w:rFonts w:ascii="Times New Roman" w:eastAsia="仿宋_GB2312" w:hAnsi="Times New Roman" w:cs="Times New Roman"/>
                  <w:sz w:val="18"/>
                  <w:szCs w:val="18"/>
                </w:rPr>
                <w:t>48.00 kg,</w:t>
              </w:r>
            </w:ins>
            <w:del w:id="1916" w:author="Xuning Wei12232" w:date="2026-10-21T09:22:00Z">
              <w:r>
                <w:rPr>
                  <w:rFonts w:ascii="Times New Roman" w:eastAsia="仿宋_GB2312" w:hAnsi="Times New Roman" w:cs="Times New Roman"/>
                  <w:sz w:val="18"/>
                  <w:szCs w:val="18"/>
                </w:rPr>
                <w:delText>1.08 mmol/g</w:delText>
              </w:r>
            </w:del>
            <w:ins w:id="1917" w:author="Xuning Wei12232" w:date="2026-10-21T09:22:00Z">
              <w:r>
                <w:rPr>
                  <w:rFonts w:ascii="Times New Roman" w:eastAsia="仿宋_GB2312" w:hAnsi="Times New Roman" w:cs="Times New Roman"/>
                  <w:sz w:val="18"/>
                  <w:szCs w:val="18"/>
                </w:rPr>
                <w:t xml:space="preserve"> 1.00 </w:t>
              </w:r>
              <w:proofErr w:type="spellStart"/>
              <w:r>
                <w:rPr>
                  <w:rFonts w:ascii="Times New Roman" w:eastAsia="仿宋_GB2312" w:hAnsi="Times New Roman" w:cs="Times New Roman"/>
                  <w:sz w:val="18"/>
                  <w:szCs w:val="18"/>
                  <w:lang w:eastAsia="zh-CN"/>
                </w:rPr>
                <w:t>eq</w:t>
              </w:r>
            </w:ins>
            <w:proofErr w:type="spellEnd"/>
            <w:r>
              <w:rPr>
                <w:rFonts w:ascii="Times New Roman" w:eastAsia="仿宋_GB2312" w:hAnsi="Times New Roman" w:cs="Times New Roman"/>
                <w:sz w:val="18"/>
                <w:szCs w:val="18"/>
              </w:rPr>
              <w:t>) resin into</w:t>
            </w:r>
            <w:r>
              <w:rPr>
                <w:rFonts w:ascii="Times New Roman" w:eastAsia="仿宋_GB2312" w:hAnsi="Times New Roman" w:cs="Times New Roman"/>
                <w:b/>
                <w:sz w:val="18"/>
                <w:szCs w:val="18"/>
              </w:rPr>
              <w:t xml:space="preserve"> </w:t>
            </w:r>
            <w:r>
              <w:rPr>
                <w:rFonts w:ascii="Times New Roman" w:eastAsia="仿宋_GB2312" w:hAnsi="Times New Roman" w:cs="Times New Roman"/>
                <w:sz w:val="18"/>
                <w:szCs w:val="18"/>
              </w:rPr>
              <w:t xml:space="preserve">TJ4S-1213-Sy15. </w:t>
            </w:r>
          </w:p>
          <w:p w14:paraId="77805336" w14:textId="77777777" w:rsidR="007617DE" w:rsidRPr="007617DE" w:rsidRDefault="00AE300B" w:rsidP="007617DE">
            <w:pPr>
              <w:pStyle w:val="aff7"/>
              <w:numPr>
                <w:ilvl w:val="0"/>
                <w:numId w:val="14"/>
              </w:numPr>
              <w:spacing w:beforeLines="50" w:before="120" w:afterLines="50" w:after="120"/>
              <w:jc w:val="both"/>
              <w:rPr>
                <w:ins w:id="1918" w:author="Xuning Wei12232" w:date="2026-10-20T07:44:00Z"/>
                <w:rFonts w:ascii="Times New Roman" w:eastAsia="仿宋_GB2312" w:hAnsi="Times New Roman" w:cs="Times New Roman"/>
                <w:sz w:val="18"/>
                <w:szCs w:val="18"/>
                <w:rPrChange w:id="1919" w:author="Xuning Wei12232" w:date="2026-10-24T11:11:00Z">
                  <w:rPr>
                    <w:ins w:id="1920" w:author="Xuning Wei12232" w:date="2026-10-20T07:44:00Z"/>
                  </w:rPr>
                </w:rPrChange>
              </w:rPr>
              <w:pPrChange w:id="1921" w:author="Xuning Wei12232" w:date="2026-10-20T13:13:00Z">
                <w:pPr>
                  <w:spacing w:beforeLines="50" w:before="120" w:afterLines="50" w:after="120"/>
                  <w:contextualSpacing/>
                </w:pPr>
              </w:pPrChange>
            </w:pPr>
            <w:del w:id="1922" w:author="Xuning Wei12232" w:date="2026-10-20T14:34:00Z">
              <w:r>
                <w:rPr>
                  <w:rFonts w:ascii="Times New Roman" w:eastAsia="仿宋_GB2312" w:hAnsi="Times New Roman" w:cs="Times New Roman"/>
                  <w:sz w:val="18"/>
                  <w:szCs w:val="18"/>
                  <w:rPrChange w:id="1923" w:author="Xuning Wei12232" w:date="2026-10-24T11:11:00Z">
                    <w:rPr/>
                  </w:rPrChange>
                </w:rPr>
                <w:delText xml:space="preserve">2. </w:delText>
              </w:r>
            </w:del>
            <w:r>
              <w:rPr>
                <w:rFonts w:ascii="Times New Roman" w:eastAsia="仿宋_GB2312" w:hAnsi="Times New Roman" w:cs="Times New Roman"/>
                <w:sz w:val="18"/>
                <w:szCs w:val="18"/>
                <w:rPrChange w:id="1924" w:author="Xuning Wei12232" w:date="2026-10-24T11:11:00Z">
                  <w:rPr/>
                </w:rPrChange>
              </w:rPr>
              <w:t>A</w:t>
            </w:r>
            <w:r>
              <w:rPr>
                <w:rFonts w:ascii="Times New Roman" w:eastAsia="仿宋_GB2312" w:hAnsi="Times New Roman" w:cs="Times New Roman"/>
                <w:sz w:val="18"/>
                <w:szCs w:val="18"/>
              </w:rPr>
              <w:t xml:space="preserve">dd </w:t>
            </w:r>
            <w:del w:id="1925" w:author="Xuning Wei12232" w:date="2026-10-19T16:11:00Z">
              <w:r>
                <w:rPr>
                  <w:rFonts w:ascii="Times New Roman" w:eastAsia="仿宋_GB2312" w:hAnsi="Times New Roman" w:cs="Times New Roman"/>
                  <w:sz w:val="18"/>
                  <w:szCs w:val="18"/>
                  <w:lang w:eastAsia="zh-CN"/>
                </w:rPr>
                <w:delText xml:space="preserve">4.25 V </w:delText>
              </w:r>
            </w:del>
            <w:r>
              <w:rPr>
                <w:rFonts w:ascii="Times New Roman" w:eastAsia="仿宋_GB2312" w:hAnsi="Times New Roman" w:cs="Times New Roman"/>
                <w:sz w:val="18"/>
                <w:szCs w:val="18"/>
              </w:rPr>
              <w:t>DMF (</w:t>
            </w:r>
            <w:ins w:id="1926" w:author="Xuning Wei12232" w:date="2026-10-19T16:11:00Z">
              <w:r>
                <w:rPr>
                  <w:rFonts w:ascii="Times New Roman" w:eastAsia="仿宋_GB2312" w:hAnsi="Times New Roman" w:cs="Times New Roman"/>
                  <w:color w:val="000000" w:themeColor="text1"/>
                  <w:sz w:val="18"/>
                  <w:szCs w:val="18"/>
                  <w:lang w:eastAsia="zh-CN"/>
                  <w:rPrChange w:id="1927" w:author="Xuning Wei12232" w:date="2026-10-24T11:11:00Z">
                    <w:rPr>
                      <w:rFonts w:ascii="Times New Roman" w:eastAsia="仿宋_GB2312" w:hAnsi="Times New Roman" w:cs="Times New Roman"/>
                      <w:color w:val="000000" w:themeColor="text1"/>
                      <w:sz w:val="18"/>
                      <w:szCs w:val="18"/>
                      <w:highlight w:val="yellow"/>
                      <w:lang w:eastAsia="zh-CN"/>
                    </w:rPr>
                  </w:rPrChange>
                </w:rPr>
                <w:t xml:space="preserve">4.25 V, </w:t>
              </w:r>
            </w:ins>
            <w:r>
              <w:rPr>
                <w:rFonts w:ascii="Times New Roman" w:eastAsia="仿宋_GB2312" w:hAnsi="Times New Roman" w:cs="Times New Roman"/>
                <w:sz w:val="18"/>
                <w:szCs w:val="18"/>
              </w:rPr>
              <w:t>4.0</w:t>
            </w:r>
            <w:ins w:id="1928" w:author="Xuning Wei12232" w:date="2026-10-20T10:25:00Z">
              <w:r>
                <w:rPr>
                  <w:rFonts w:ascii="Times New Roman" w:eastAsia="仿宋_GB2312" w:hAnsi="Times New Roman" w:cs="Times New Roman"/>
                  <w:color w:val="FF0000"/>
                  <w:sz w:val="18"/>
                  <w:szCs w:val="18"/>
                  <w:rPrChange w:id="1929" w:author="Xuning Wei12232" w:date="2026-10-24T11:11:00Z">
                    <w:rPr>
                      <w:rFonts w:ascii="Times New Roman" w:eastAsia="仿宋_GB2312" w:hAnsi="Times New Roman" w:cs="Times New Roman"/>
                      <w:color w:val="FF0000"/>
                      <w:sz w:val="18"/>
                      <w:szCs w:val="18"/>
                      <w:highlight w:val="yellow"/>
                    </w:rPr>
                  </w:rPrChange>
                </w:rPr>
                <w:t>3</w:t>
              </w:r>
            </w:ins>
            <w:del w:id="1930" w:author="Xuning Wei12232" w:date="2026-10-20T10:25:00Z">
              <w:r>
                <w:rPr>
                  <w:rFonts w:ascii="Times New Roman" w:eastAsia="仿宋_GB2312" w:hAnsi="Times New Roman" w:cs="Times New Roman"/>
                  <w:sz w:val="18"/>
                  <w:szCs w:val="18"/>
                </w:rPr>
                <w:delText>29</w:delText>
              </w:r>
            </w:del>
            <w:r>
              <w:rPr>
                <w:rFonts w:ascii="Times New Roman" w:eastAsia="仿宋_GB2312" w:hAnsi="Times New Roman" w:cs="Times New Roman"/>
                <w:sz w:val="18"/>
                <w:szCs w:val="18"/>
              </w:rPr>
              <w:t xml:space="preserve"> kg/kg) into the</w:t>
            </w:r>
            <w:r>
              <w:rPr>
                <w:rFonts w:ascii="Times New Roman" w:eastAsia="仿宋_GB2312" w:hAnsi="Times New Roman" w:cs="Times New Roman"/>
                <w:b/>
                <w:sz w:val="18"/>
                <w:szCs w:val="18"/>
              </w:rPr>
              <w:t xml:space="preserve"> </w:t>
            </w:r>
            <w:r>
              <w:rPr>
                <w:rFonts w:ascii="Times New Roman" w:eastAsia="仿宋_GB2312" w:hAnsi="Times New Roman" w:cs="Times New Roman"/>
                <w:sz w:val="18"/>
                <w:szCs w:val="18"/>
              </w:rPr>
              <w:t xml:space="preserve">TJ4S-1213-Sy15-R01. </w:t>
            </w:r>
            <w:del w:id="1931" w:author="Xuning Wei12232" w:date="2026-10-19T16:08:00Z">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
              <w:t xml:space="preserve">Start the </w:t>
            </w:r>
            <w:commentRangeStart w:id="1932"/>
            <w:commentRangeStart w:id="1933"/>
            <w:r>
              <w:rPr>
                <w:rFonts w:ascii="Times New Roman" w:eastAsia="仿宋_GB2312" w:hAnsi="Times New Roman" w:cs="Times New Roman"/>
                <w:color w:val="0000FF"/>
                <w:sz w:val="18"/>
                <w:szCs w:val="18"/>
              </w:rPr>
              <w:t>agitator</w:t>
            </w:r>
            <w:commentRangeEnd w:id="1932"/>
            <w:del w:id="1934" w:author="Xuning Wei12232" w:date="2026-10-20T07:44:00Z">
              <w:r>
                <w:rPr>
                  <w:rStyle w:val="CommentReference"/>
                  <w:rFonts w:ascii="Times New Roman" w:eastAsia="仿宋_GB2312" w:hAnsi="Times New Roman" w:cs="Times New Roman"/>
                  <w:sz w:val="18"/>
                  <w:szCs w:val="18"/>
                </w:rPr>
                <w:commentReference w:id="1932"/>
              </w:r>
            </w:del>
            <w:commentRangeEnd w:id="1933"/>
            <w:r>
              <w:rPr>
                <w:rStyle w:val="aff5"/>
              </w:rPr>
              <w:commentReference w:id="1933"/>
            </w:r>
          </w:p>
          <w:p w14:paraId="0D29E7E9" w14:textId="77777777" w:rsidR="007617DE" w:rsidRPr="007617DE" w:rsidRDefault="00AE300B" w:rsidP="007617DE">
            <w:pPr>
              <w:pStyle w:val="aff7"/>
              <w:numPr>
                <w:ilvl w:val="0"/>
                <w:numId w:val="14"/>
              </w:numPr>
              <w:spacing w:beforeLines="50" w:before="120" w:afterLines="50" w:after="120"/>
              <w:jc w:val="both"/>
              <w:rPr>
                <w:rFonts w:ascii="Times New Roman" w:hAnsi="Times New Roman" w:cs="Times New Roman"/>
                <w:sz w:val="18"/>
                <w:szCs w:val="18"/>
                <w:rPrChange w:id="1935" w:author="Xuning Wei12232" w:date="2026-10-24T11:11:00Z">
                  <w:rPr/>
                </w:rPrChange>
              </w:rPr>
              <w:pPrChange w:id="1936" w:author="Xuning Wei12232" w:date="2026-10-20T14:35:00Z">
                <w:pPr>
                  <w:spacing w:beforeLines="50" w:before="120" w:afterLines="50" w:after="120"/>
                  <w:contextualSpacing/>
                </w:pPr>
              </w:pPrChange>
            </w:pPr>
            <w:ins w:id="1937" w:author="Xuning Wei12232" w:date="2026-10-20T07:44:00Z">
              <w:r>
                <w:rPr>
                  <w:rFonts w:ascii="Times New Roman" w:eastAsia="仿宋_GB2312" w:hAnsi="Times New Roman" w:cs="Times New Roman"/>
                  <w:sz w:val="18"/>
                  <w:szCs w:val="18"/>
                  <w:rPrChange w:id="1938" w:author="Xuning Wei12232" w:date="2026-10-24T11:11:00Z">
                    <w:rPr/>
                  </w:rPrChange>
                </w:rPr>
                <w:t>Adjust the activation tank (TJ4S-1213-Sy15-R01)</w:t>
              </w:r>
            </w:ins>
            <w:ins w:id="1939" w:author="Xuning Wei12232" w:date="2026-10-24T11:03:00Z">
              <w:r>
                <w:rPr>
                  <w:rFonts w:ascii="Times New Roman" w:eastAsia="仿宋_GB2312" w:hAnsi="Times New Roman" w:cs="Times New Roman"/>
                  <w:sz w:val="18"/>
                  <w:szCs w:val="18"/>
                </w:rPr>
                <w:t xml:space="preserve"> jacket temperature</w:t>
              </w:r>
            </w:ins>
            <w:ins w:id="1940" w:author="Xuning Wei12232" w:date="2026-10-20T07:44:00Z">
              <w:r>
                <w:rPr>
                  <w:rFonts w:ascii="Times New Roman" w:eastAsia="仿宋_GB2312" w:hAnsi="Times New Roman" w:cs="Times New Roman"/>
                  <w:sz w:val="18"/>
                  <w:szCs w:val="18"/>
                  <w:rPrChange w:id="1941" w:author="Xuning Wei12232" w:date="2026-10-24T11:11:00Z">
                    <w:rPr/>
                  </w:rPrChange>
                </w:rPr>
                <w:t xml:space="preserve"> to</w:t>
              </w:r>
              <w:r>
                <w:rPr>
                  <w:rFonts w:ascii="Times New Roman" w:eastAsia="仿宋_GB2312" w:hAnsi="Times New Roman" w:cs="Times New Roman"/>
                  <w:color w:val="FF0000"/>
                  <w:sz w:val="18"/>
                  <w:szCs w:val="18"/>
                  <w:rPrChange w:id="1942" w:author="Xuning Wei12232" w:date="2026-10-24T11:11:00Z">
                    <w:rPr>
                      <w:color w:val="FF0000"/>
                    </w:rPr>
                  </w:rPrChange>
                </w:rPr>
                <w:t xml:space="preserve"> </w:t>
              </w:r>
            </w:ins>
            <w:ins w:id="1943" w:author="Xuning Wei12232" w:date="2026-10-20T14:33:00Z">
              <w:r>
                <w:rPr>
                  <w:rFonts w:ascii="Times New Roman" w:eastAsia="仿宋_GB2312" w:hAnsi="Times New Roman" w:cs="Times New Roman"/>
                  <w:color w:val="FF0000"/>
                  <w:sz w:val="18"/>
                  <w:szCs w:val="18"/>
                  <w:rPrChange w:id="1944" w:author="Xuning Wei12232" w:date="2026-10-24T11:11:00Z">
                    <w:rPr>
                      <w:color w:val="FF0000"/>
                    </w:rPr>
                  </w:rPrChange>
                </w:rPr>
                <w:t>25.0 ± 5.0 °C</w:t>
              </w:r>
            </w:ins>
            <w:ins w:id="1945" w:author="Xuning Wei12232" w:date="2026-10-20T07:44:00Z">
              <w:r>
                <w:rPr>
                  <w:rFonts w:ascii="Times New Roman" w:eastAsia="仿宋_GB2312" w:hAnsi="Times New Roman" w:cs="Times New Roman"/>
                  <w:sz w:val="18"/>
                  <w:szCs w:val="18"/>
                  <w:rPrChange w:id="1946" w:author="Xuning Wei12232" w:date="2026-10-24T11:11:00Z">
                    <w:rPr/>
                  </w:rPrChange>
                </w:rPr>
                <w:t xml:space="preserve"> (target: </w:t>
              </w:r>
            </w:ins>
            <w:ins w:id="1947" w:author="Xuning Wei12232" w:date="2026-10-20T21:36:00Z">
              <w:r>
                <w:rPr>
                  <w:rFonts w:ascii="Times New Roman" w:eastAsia="仿宋_GB2312" w:hAnsi="Times New Roman" w:cs="Times New Roman"/>
                  <w:sz w:val="18"/>
                  <w:szCs w:val="18"/>
                </w:rPr>
                <w:t>25.0 °C</w:t>
              </w:r>
            </w:ins>
            <w:ins w:id="1948" w:author="Xuning Wei12232" w:date="2026-10-20T07:44:00Z">
              <w:r>
                <w:rPr>
                  <w:rFonts w:ascii="Times New Roman" w:eastAsia="仿宋_GB2312" w:hAnsi="Times New Roman" w:cs="Times New Roman"/>
                  <w:sz w:val="18"/>
                  <w:szCs w:val="18"/>
                  <w:rPrChange w:id="1949" w:author="Xuning Wei12232" w:date="2026-10-24T11:11:00Z">
                    <w:rPr/>
                  </w:rPrChange>
                </w:rPr>
                <w:t>).</w:t>
              </w:r>
            </w:ins>
            <w:del w:id="1950" w:author="Xuning Wei12232" w:date="2026-10-20T07:44:00Z">
              <w:r>
                <w:rPr>
                  <w:rFonts w:ascii="Times New Roman" w:eastAsia="仿宋_GB2312" w:hAnsi="Times New Roman" w:cs="Times New Roman"/>
                  <w:color w:val="000000" w:themeColor="text1"/>
                  <w:sz w:val="18"/>
                  <w:szCs w:val="18"/>
                </w:rPr>
                <w:delText>.</w:delText>
              </w:r>
              <w:r>
                <w:rPr>
                  <w:rFonts w:ascii="Times New Roman" w:hAnsi="Times New Roman" w:cs="Times New Roman"/>
                  <w:sz w:val="18"/>
                  <w:szCs w:val="18"/>
                  <w:rPrChange w:id="1951" w:author="Xuning Wei12232" w:date="2026-10-24T11:11:00Z">
                    <w:rPr/>
                  </w:rPrChange>
                </w:rPr>
                <w:delText xml:space="preserve"> </w:delText>
              </w:r>
            </w:del>
          </w:p>
          <w:p w14:paraId="1BB27C89" w14:textId="77777777" w:rsidR="007617DE" w:rsidRPr="007617DE" w:rsidRDefault="00AE300B" w:rsidP="007617DE">
            <w:pPr>
              <w:pStyle w:val="aff7"/>
              <w:numPr>
                <w:ilvl w:val="0"/>
                <w:numId w:val="14"/>
              </w:numPr>
              <w:spacing w:beforeLines="50" w:before="120" w:afterLines="50" w:after="120"/>
              <w:jc w:val="both"/>
              <w:rPr>
                <w:rFonts w:ascii="Times New Roman" w:eastAsia="仿宋_GB2312" w:hAnsi="Times New Roman" w:cs="Times New Roman"/>
                <w:sz w:val="18"/>
                <w:szCs w:val="18"/>
                <w:rPrChange w:id="1952" w:author="Xuning Wei12232" w:date="2026-10-24T11:11:00Z">
                  <w:rPr/>
                </w:rPrChange>
              </w:rPr>
              <w:pPrChange w:id="1953" w:author="Xuning Wei12232" w:date="2026-10-20T13:13:00Z">
                <w:pPr>
                  <w:spacing w:beforeLines="50" w:before="120" w:afterLines="50" w:after="120"/>
                  <w:contextualSpacing/>
                </w:pPr>
              </w:pPrChange>
            </w:pPr>
            <w:del w:id="1954" w:author="Xuning Wei12232" w:date="2026-10-20T07:45:00Z">
              <w:r>
                <w:rPr>
                  <w:rFonts w:ascii="Times New Roman" w:eastAsia="仿宋_GB2312" w:hAnsi="Times New Roman" w:cs="Times New Roman"/>
                  <w:color w:val="000000" w:themeColor="text1"/>
                  <w:sz w:val="18"/>
                  <w:szCs w:val="18"/>
                  <w:rPrChange w:id="1955" w:author="Xuning Wei12232" w:date="2026-10-24T11:11:00Z">
                    <w:rPr>
                      <w:color w:val="000000" w:themeColor="text1"/>
                    </w:rPr>
                  </w:rPrChange>
                </w:rPr>
                <w:delText>3</w:delText>
              </w:r>
            </w:del>
            <w:del w:id="1956" w:author="Xuning Wei12232" w:date="2026-10-20T14:34:00Z">
              <w:r>
                <w:rPr>
                  <w:rFonts w:ascii="Times New Roman" w:eastAsia="仿宋_GB2312" w:hAnsi="Times New Roman" w:cs="Times New Roman"/>
                  <w:color w:val="000000" w:themeColor="text1"/>
                  <w:sz w:val="18"/>
                  <w:szCs w:val="18"/>
                  <w:rPrChange w:id="1957" w:author="Xuning Wei12232" w:date="2026-10-24T11:11:00Z">
                    <w:rPr>
                      <w:color w:val="000000" w:themeColor="text1"/>
                    </w:rPr>
                  </w:rPrChange>
                </w:rPr>
                <w:delText xml:space="preserve">. </w:delText>
              </w:r>
            </w:del>
            <w:r>
              <w:rPr>
                <w:rFonts w:ascii="Times New Roman" w:eastAsia="仿宋_GB2312" w:hAnsi="Times New Roman" w:cs="Times New Roman"/>
                <w:color w:val="000000" w:themeColor="text1"/>
                <w:sz w:val="18"/>
                <w:szCs w:val="18"/>
                <w:rPrChange w:id="1958" w:author="Xuning Wei12232" w:date="2026-10-24T11:11:00Z">
                  <w:rPr>
                    <w:color w:val="000000" w:themeColor="text1"/>
                  </w:rPr>
                </w:rPrChange>
              </w:rPr>
              <w:t>A</w:t>
            </w:r>
            <w:r>
              <w:rPr>
                <w:rFonts w:ascii="Times New Roman" w:eastAsia="仿宋_GB2312" w:hAnsi="Times New Roman" w:cs="Times New Roman"/>
                <w:sz w:val="18"/>
                <w:szCs w:val="18"/>
              </w:rPr>
              <w:t xml:space="preserve">dd </w:t>
            </w:r>
            <w:del w:id="1959" w:author="Xuning Wei12232" w:date="2026-10-19T16:11:00Z">
              <w:r>
                <w:rPr>
                  <w:rFonts w:ascii="Times New Roman" w:eastAsia="仿宋_GB2312" w:hAnsi="Times New Roman" w:cs="Times New Roman"/>
                  <w:sz w:val="18"/>
                  <w:szCs w:val="18"/>
                  <w:lang w:eastAsia="zh-CN"/>
                </w:rPr>
                <w:delText xml:space="preserve">2.25 eq. </w:delText>
              </w:r>
            </w:del>
            <w:proofErr w:type="spellStart"/>
            <w:r>
              <w:rPr>
                <w:rFonts w:ascii="Times New Roman" w:eastAsia="仿宋_GB2312" w:hAnsi="Times New Roman" w:cs="Times New Roman"/>
                <w:sz w:val="18"/>
                <w:szCs w:val="18"/>
              </w:rPr>
              <w:t>Fmoc</w:t>
            </w:r>
            <w:proofErr w:type="spellEnd"/>
            <w:r>
              <w:rPr>
                <w:rFonts w:ascii="Times New Roman" w:eastAsia="仿宋_GB2312" w:hAnsi="Times New Roman" w:cs="Times New Roman"/>
                <w:sz w:val="18"/>
                <w:szCs w:val="18"/>
              </w:rPr>
              <w:t>-</w:t>
            </w:r>
            <w:proofErr w:type="spellStart"/>
            <w:r>
              <w:rPr>
                <w:rFonts w:ascii="Times New Roman" w:eastAsia="仿宋_GB2312" w:hAnsi="Times New Roman" w:cs="Times New Roman"/>
                <w:sz w:val="18"/>
                <w:szCs w:val="18"/>
              </w:rPr>
              <w:t>Gly</w:t>
            </w:r>
            <w:proofErr w:type="spellEnd"/>
            <w:r>
              <w:rPr>
                <w:rFonts w:ascii="Times New Roman" w:eastAsia="仿宋_GB2312" w:hAnsi="Times New Roman" w:cs="Times New Roman"/>
                <w:sz w:val="18"/>
                <w:szCs w:val="18"/>
              </w:rPr>
              <w:t>-OH</w:t>
            </w:r>
            <w:ins w:id="1960" w:author="Xuning Wei12232" w:date="2026-10-19T16:11:00Z">
              <w:r>
                <w:rPr>
                  <w:rFonts w:ascii="Times New Roman" w:eastAsia="仿宋_GB2312" w:hAnsi="Times New Roman" w:cs="Times New Roman"/>
                  <w:color w:val="000000" w:themeColor="text1"/>
                  <w:sz w:val="18"/>
                  <w:szCs w:val="18"/>
                  <w:rPrChange w:id="1961" w:author="Xuning Wei12232" w:date="2026-10-24T11:11:00Z">
                    <w:rPr>
                      <w:rFonts w:ascii="Times New Roman" w:eastAsia="仿宋_GB2312" w:hAnsi="Times New Roman" w:cs="Times New Roman"/>
                      <w:color w:val="000000" w:themeColor="text1"/>
                      <w:sz w:val="18"/>
                      <w:szCs w:val="18"/>
                      <w:highlight w:val="yellow"/>
                    </w:rPr>
                  </w:rPrChange>
                </w:rPr>
                <w:t xml:space="preserve"> (</w:t>
              </w:r>
            </w:ins>
            <w:ins w:id="1962" w:author="Xuning Wei12232" w:date="2026-10-19T16:12:00Z">
              <w:r>
                <w:rPr>
                  <w:rFonts w:ascii="Times New Roman" w:eastAsia="仿宋_GB2312" w:hAnsi="Times New Roman" w:cs="Times New Roman"/>
                  <w:color w:val="000000" w:themeColor="text1"/>
                  <w:sz w:val="18"/>
                  <w:szCs w:val="18"/>
                  <w:lang w:eastAsia="zh-CN"/>
                  <w:rPrChange w:id="1963" w:author="Xuning Wei12232" w:date="2026-10-24T11:11:00Z">
                    <w:rPr>
                      <w:rFonts w:ascii="Times New Roman" w:eastAsia="仿宋_GB2312" w:hAnsi="Times New Roman" w:cs="Times New Roman"/>
                      <w:color w:val="000000" w:themeColor="text1"/>
                      <w:sz w:val="18"/>
                      <w:szCs w:val="18"/>
                      <w:highlight w:val="yellow"/>
                      <w:lang w:eastAsia="zh-CN"/>
                    </w:rPr>
                  </w:rPrChange>
                </w:rPr>
                <w:t xml:space="preserve">2.25 </w:t>
              </w:r>
              <w:proofErr w:type="spellStart"/>
              <w:r>
                <w:rPr>
                  <w:rFonts w:ascii="Times New Roman" w:eastAsia="仿宋_GB2312" w:hAnsi="Times New Roman" w:cs="Times New Roman"/>
                  <w:color w:val="000000" w:themeColor="text1"/>
                  <w:sz w:val="18"/>
                  <w:szCs w:val="18"/>
                  <w:lang w:eastAsia="zh-CN"/>
                  <w:rPrChange w:id="1964" w:author="Xuning Wei12232" w:date="2026-10-24T11:11:00Z">
                    <w:rPr>
                      <w:rFonts w:ascii="Times New Roman" w:eastAsia="仿宋_GB2312" w:hAnsi="Times New Roman" w:cs="Times New Roman"/>
                      <w:color w:val="000000" w:themeColor="text1"/>
                      <w:sz w:val="18"/>
                      <w:szCs w:val="18"/>
                      <w:highlight w:val="yellow"/>
                      <w:lang w:eastAsia="zh-CN"/>
                    </w:rPr>
                  </w:rPrChange>
                </w:rPr>
                <w:t>eq</w:t>
              </w:r>
            </w:ins>
            <w:proofErr w:type="spellEnd"/>
            <w:ins w:id="1965" w:author="Xuning Wei12232" w:date="2026-10-19T16:11:00Z">
              <w:r>
                <w:rPr>
                  <w:rFonts w:ascii="Times New Roman" w:eastAsia="仿宋_GB2312" w:hAnsi="Times New Roman" w:cs="Times New Roman"/>
                  <w:color w:val="000000" w:themeColor="text1"/>
                  <w:sz w:val="18"/>
                  <w:szCs w:val="18"/>
                  <w:rPrChange w:id="1966" w:author="Xuning Wei12232" w:date="2026-10-24T11:11:00Z">
                    <w:rPr>
                      <w:rFonts w:ascii="Times New Roman" w:eastAsia="仿宋_GB2312" w:hAnsi="Times New Roman" w:cs="Times New Roman"/>
                      <w:color w:val="000000" w:themeColor="text1"/>
                      <w:sz w:val="18"/>
                      <w:szCs w:val="18"/>
                      <w:highlight w:val="yellow"/>
                    </w:rPr>
                  </w:rPrChange>
                </w:rPr>
                <w:t>)</w:t>
              </w:r>
            </w:ins>
            <w:r>
              <w:rPr>
                <w:rFonts w:ascii="Times New Roman" w:eastAsia="仿宋_GB2312" w:hAnsi="Times New Roman" w:cs="Times New Roman"/>
                <w:sz w:val="18"/>
                <w:szCs w:val="18"/>
              </w:rPr>
              <w:t xml:space="preserve">. Rinse reactor wall with </w:t>
            </w:r>
            <w:del w:id="1967" w:author="Xuning Wei12232" w:date="2026-10-20T13:56:00Z">
              <w:r>
                <w:rPr>
                  <w:rFonts w:ascii="Times New Roman" w:eastAsia="仿宋_GB2312" w:hAnsi="Times New Roman" w:cs="Times New Roman"/>
                  <w:sz w:val="18"/>
                  <w:szCs w:val="18"/>
                </w:rPr>
                <w:delText xml:space="preserve">1.0 V </w:delText>
              </w:r>
            </w:del>
            <w:r>
              <w:rPr>
                <w:rFonts w:ascii="Times New Roman" w:eastAsia="仿宋_GB2312" w:hAnsi="Times New Roman" w:cs="Times New Roman"/>
                <w:sz w:val="18"/>
                <w:szCs w:val="18"/>
              </w:rPr>
              <w:t>DMF (</w:t>
            </w:r>
            <w:ins w:id="1968" w:author="Xuning Wei12232" w:date="2026-10-20T13:56:00Z">
              <w:r>
                <w:rPr>
                  <w:rFonts w:ascii="Times New Roman" w:eastAsia="仿宋_GB2312" w:hAnsi="Times New Roman" w:cs="Times New Roman"/>
                  <w:color w:val="FF0000"/>
                  <w:sz w:val="18"/>
                  <w:szCs w:val="18"/>
                </w:rPr>
                <w:t xml:space="preserve">1.0 V, </w:t>
              </w:r>
            </w:ins>
            <w:r>
              <w:rPr>
                <w:rFonts w:ascii="Times New Roman" w:eastAsia="仿宋_GB2312" w:hAnsi="Times New Roman" w:cs="Times New Roman"/>
                <w:sz w:val="18"/>
                <w:szCs w:val="18"/>
              </w:rPr>
              <w:t>0.9</w:t>
            </w:r>
            <w:ins w:id="1969" w:author="Xuning Wei12232" w:date="2026-10-20T10:26:00Z">
              <w:r>
                <w:rPr>
                  <w:rFonts w:ascii="Times New Roman" w:eastAsia="仿宋_GB2312" w:hAnsi="Times New Roman" w:cs="Times New Roman"/>
                  <w:color w:val="FF0000"/>
                  <w:sz w:val="18"/>
                  <w:szCs w:val="18"/>
                </w:rPr>
                <w:t>5</w:t>
              </w:r>
            </w:ins>
            <w:del w:id="1970" w:author="Xuning Wei12232" w:date="2026-10-20T10:25:00Z">
              <w:r>
                <w:rPr>
                  <w:rFonts w:ascii="Times New Roman" w:eastAsia="仿宋_GB2312" w:hAnsi="Times New Roman" w:cs="Times New Roman"/>
                  <w:sz w:val="18"/>
                  <w:szCs w:val="18"/>
                </w:rPr>
                <w:delText>48</w:delText>
              </w:r>
            </w:del>
            <w:r>
              <w:rPr>
                <w:rFonts w:ascii="Times New Roman" w:eastAsia="仿宋_GB2312" w:hAnsi="Times New Roman" w:cs="Times New Roman"/>
                <w:sz w:val="18"/>
                <w:szCs w:val="18"/>
              </w:rPr>
              <w:t xml:space="preserve"> kg/kg). </w:t>
            </w:r>
          </w:p>
          <w:p w14:paraId="296051A9" w14:textId="77777777" w:rsidR="007617DE" w:rsidRPr="007617DE" w:rsidRDefault="00AE300B" w:rsidP="007617DE">
            <w:pPr>
              <w:pStyle w:val="aff7"/>
              <w:numPr>
                <w:ilvl w:val="0"/>
                <w:numId w:val="14"/>
              </w:numPr>
              <w:spacing w:beforeLines="50" w:before="120" w:afterLines="50" w:after="120"/>
              <w:jc w:val="both"/>
              <w:rPr>
                <w:rFonts w:ascii="Times New Roman" w:eastAsia="仿宋_GB2312" w:hAnsi="Times New Roman" w:cs="Times New Roman"/>
                <w:color w:val="000000" w:themeColor="text1"/>
                <w:sz w:val="18"/>
                <w:szCs w:val="18"/>
                <w:rPrChange w:id="1971" w:author="Xuning Wei12232" w:date="2026-10-24T11:11:00Z">
                  <w:rPr>
                    <w:color w:val="000000" w:themeColor="text1"/>
                  </w:rPr>
                </w:rPrChange>
              </w:rPr>
              <w:pPrChange w:id="1972" w:author="Xuning Wei12232" w:date="2026-10-20T14:35:00Z">
                <w:pPr>
                  <w:spacing w:beforeLines="50" w:before="120" w:afterLines="50" w:after="120"/>
                  <w:contextualSpacing/>
                </w:pPr>
              </w:pPrChange>
            </w:pPr>
            <w:del w:id="1973" w:author="Xuning Wei12232" w:date="2026-10-20T07:45:00Z">
              <w:r>
                <w:rPr>
                  <w:rFonts w:ascii="Times New Roman" w:eastAsia="仿宋_GB2312" w:hAnsi="Times New Roman" w:cs="Times New Roman"/>
                  <w:color w:val="000000" w:themeColor="text1"/>
                  <w:sz w:val="18"/>
                  <w:szCs w:val="18"/>
                  <w:rPrChange w:id="1974" w:author="Xuning Wei12232" w:date="2026-10-24T11:11:00Z">
                    <w:rPr>
                      <w:color w:val="000000" w:themeColor="text1"/>
                    </w:rPr>
                  </w:rPrChange>
                </w:rPr>
                <w:delText>4</w:delText>
              </w:r>
            </w:del>
            <w:del w:id="1975" w:author="Xuning Wei12232" w:date="2026-10-20T14:35:00Z">
              <w:r>
                <w:rPr>
                  <w:rFonts w:ascii="Times New Roman" w:eastAsia="仿宋_GB2312" w:hAnsi="Times New Roman" w:cs="Times New Roman"/>
                  <w:color w:val="000000" w:themeColor="text1"/>
                  <w:sz w:val="18"/>
                  <w:szCs w:val="18"/>
                  <w:rPrChange w:id="1976" w:author="Xuning Wei12232" w:date="2026-10-24T11:11:00Z">
                    <w:rPr>
                      <w:color w:val="000000" w:themeColor="text1"/>
                    </w:rPr>
                  </w:rPrChange>
                </w:rPr>
                <w:delText xml:space="preserve">. </w:delText>
              </w:r>
            </w:del>
            <w:del w:id="1977" w:author="Xuning Wei12232" w:date="2026-10-18T22:31:00Z">
              <w:r>
                <w:rPr>
                  <w:rFonts w:ascii="Times New Roman" w:eastAsia="仿宋_GB2312" w:hAnsi="Times New Roman" w:cs="Times New Roman"/>
                  <w:color w:val="0000FF"/>
                  <w:sz w:val="18"/>
                  <w:szCs w:val="18"/>
                  <w:lang w:eastAsia="zh-CN"/>
                </w:rPr>
                <w:delText>Stir at least 15minutes.</w:delText>
              </w:r>
            </w:del>
            <w:ins w:id="1978" w:author="Xuning Wei12232" w:date="2026-10-18T22:31:00Z">
              <w:r>
                <w:rPr>
                  <w:rFonts w:ascii="Times New Roman" w:eastAsia="仿宋_GB2312" w:hAnsi="Times New Roman" w:cs="Times New Roman"/>
                  <w:color w:val="FF0000"/>
                  <w:sz w:val="18"/>
                  <w:szCs w:val="18"/>
                  <w:lang w:eastAsia="zh-CN"/>
                </w:rPr>
                <w:t xml:space="preserve">Stir at least </w:t>
              </w:r>
            </w:ins>
            <w:ins w:id="1979" w:author="Xuning Wei12232" w:date="2026-10-20T14:30:00Z">
              <w:r>
                <w:rPr>
                  <w:rFonts w:ascii="Times New Roman" w:eastAsia="仿宋_GB2312" w:hAnsi="Times New Roman" w:cs="Times New Roman"/>
                  <w:sz w:val="18"/>
                  <w:szCs w:val="18"/>
                  <w:lang w:eastAsia="zh-CN"/>
                  <w:rPrChange w:id="1980" w:author="Xuning Wei12232" w:date="2026-10-24T11:11:00Z">
                    <w:rPr>
                      <w:rFonts w:ascii="Times New Roman" w:eastAsia="仿宋_GB2312" w:hAnsi="Times New Roman" w:cs="Times New Roman"/>
                      <w:sz w:val="18"/>
                      <w:szCs w:val="18"/>
                      <w:highlight w:val="lightGray"/>
                      <w:lang w:eastAsia="zh-CN"/>
                    </w:rPr>
                  </w:rPrChange>
                </w:rPr>
                <w:t>1</w:t>
              </w:r>
            </w:ins>
            <w:ins w:id="1981" w:author="Xuning Wei12232" w:date="2026-10-18T22:31:00Z">
              <w:r>
                <w:rPr>
                  <w:rFonts w:ascii="Times New Roman" w:eastAsia="仿宋_GB2312" w:hAnsi="Times New Roman" w:cs="Times New Roman"/>
                  <w:color w:val="FF0000"/>
                  <w:sz w:val="18"/>
                  <w:szCs w:val="18"/>
                  <w:lang w:eastAsia="zh-CN"/>
                </w:rPr>
                <w:t>5</w:t>
              </w:r>
            </w:ins>
            <w:ins w:id="1982" w:author="Xuning Wei12232" w:date="2026-10-20T14:30:00Z">
              <w:r>
                <w:rPr>
                  <w:rFonts w:ascii="Times New Roman" w:eastAsia="仿宋_GB2312" w:hAnsi="Times New Roman" w:cs="Times New Roman"/>
                  <w:sz w:val="18"/>
                  <w:szCs w:val="18"/>
                  <w:lang w:eastAsia="zh-CN"/>
                  <w:rPrChange w:id="1983" w:author="Xuning Wei12232" w:date="2026-10-24T11:11:00Z">
                    <w:rPr>
                      <w:rFonts w:ascii="Times New Roman" w:eastAsia="仿宋_GB2312" w:hAnsi="Times New Roman" w:cs="Times New Roman"/>
                      <w:sz w:val="18"/>
                      <w:szCs w:val="18"/>
                      <w:highlight w:val="lightGray"/>
                      <w:lang w:eastAsia="zh-CN"/>
                    </w:rPr>
                  </w:rPrChange>
                </w:rPr>
                <w:t xml:space="preserve"> </w:t>
              </w:r>
            </w:ins>
            <w:ins w:id="1984" w:author="Xuning Wei12232" w:date="2026-10-18T22:31:00Z">
              <w:r>
                <w:rPr>
                  <w:rFonts w:ascii="Times New Roman" w:eastAsia="仿宋_GB2312" w:hAnsi="Times New Roman" w:cs="Times New Roman"/>
                  <w:color w:val="FF0000"/>
                  <w:sz w:val="18"/>
                  <w:szCs w:val="18"/>
                  <w:lang w:eastAsia="zh-CN"/>
                </w:rPr>
                <w:t>minutes, Confirm no visible solids and later use.</w:t>
              </w:r>
            </w:ins>
          </w:p>
        </w:tc>
      </w:tr>
      <w:tr w:rsidR="007617DE" w14:paraId="4653EE4B" w14:textId="77777777">
        <w:trPr>
          <w:trHeight w:val="20"/>
        </w:trPr>
        <w:tc>
          <w:tcPr>
            <w:tcW w:w="310" w:type="pct"/>
            <w:tcBorders>
              <w:bottom w:val="single" w:sz="4" w:space="0" w:color="auto"/>
            </w:tcBorders>
            <w:tcMar>
              <w:top w:w="57" w:type="dxa"/>
              <w:left w:w="85" w:type="dxa"/>
              <w:bottom w:w="57" w:type="dxa"/>
              <w:right w:w="85" w:type="dxa"/>
            </w:tcMar>
            <w:vAlign w:val="center"/>
          </w:tcPr>
          <w:p w14:paraId="2A427F2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5414640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Resin swelling &amp;</w:t>
            </w:r>
            <w:r>
              <w:rPr>
                <w:rFonts w:ascii="Times New Roman" w:hAnsi="Times New Roman" w:cs="Times New Roman"/>
                <w:sz w:val="18"/>
                <w:szCs w:val="18"/>
              </w:rPr>
              <w:t xml:space="preserve"> </w:t>
            </w:r>
            <w:r>
              <w:rPr>
                <w:rFonts w:ascii="Times New Roman" w:eastAsia="仿宋_GB2312" w:hAnsi="Times New Roman" w:cs="Times New Roman"/>
                <w:sz w:val="18"/>
                <w:szCs w:val="18"/>
                <w:lang w:eastAsia="zh-CN"/>
              </w:rPr>
              <w:t>Resin wash</w:t>
            </w:r>
          </w:p>
        </w:tc>
        <w:tc>
          <w:tcPr>
            <w:tcW w:w="3909" w:type="pct"/>
            <w:tcBorders>
              <w:bottom w:val="single" w:sz="4" w:space="0" w:color="auto"/>
            </w:tcBorders>
            <w:tcMar>
              <w:top w:w="57" w:type="dxa"/>
              <w:left w:w="85" w:type="dxa"/>
              <w:bottom w:w="57" w:type="dxa"/>
              <w:right w:w="85" w:type="dxa"/>
            </w:tcMar>
            <w:vAlign w:val="center"/>
          </w:tcPr>
          <w:p w14:paraId="2D4DC26C" w14:textId="77777777" w:rsidR="007617DE" w:rsidRDefault="00AE300B" w:rsidP="007617DE">
            <w:pPr>
              <w:pStyle w:val="aff7"/>
              <w:widowControl w:val="0"/>
              <w:numPr>
                <w:ilvl w:val="0"/>
                <w:numId w:val="15"/>
              </w:numPr>
              <w:jc w:val="both"/>
              <w:rPr>
                <w:ins w:id="1985" w:author="Xuning Wei12232" w:date="2026-10-20T14:38:00Z"/>
                <w:rFonts w:ascii="Times New Roman" w:eastAsia="仿宋_GB2312" w:hAnsi="Times New Roman" w:cs="Times New Roman"/>
                <w:sz w:val="18"/>
                <w:szCs w:val="18"/>
              </w:rPr>
              <w:pPrChange w:id="1986" w:author="Xuning Wei12232" w:date="2026-10-20T14:37:00Z">
                <w:pPr>
                  <w:widowControl w:val="0"/>
                  <w:contextualSpacing/>
                  <w:jc w:val="both"/>
                </w:pPr>
              </w:pPrChange>
            </w:pPr>
            <w:del w:id="1987" w:author="Xuning Wei12232" w:date="2026-10-20T14:37:00Z">
              <w:r>
                <w:rPr>
                  <w:rFonts w:ascii="Times New Roman" w:eastAsia="仿宋_GB2312" w:hAnsi="Times New Roman" w:cs="Times New Roman"/>
                  <w:sz w:val="18"/>
                  <w:szCs w:val="18"/>
                  <w:rPrChange w:id="1988" w:author="Xuning Wei12232" w:date="2026-10-24T11:11:00Z">
                    <w:rPr/>
                  </w:rPrChange>
                </w:rPr>
                <w:delText xml:space="preserve">1. </w:delText>
              </w:r>
            </w:del>
            <w:del w:id="1989" w:author="Xuning Wei12232" w:date="2026-10-20T14:38:00Z">
              <w:r>
                <w:rPr>
                  <w:rFonts w:ascii="Times New Roman" w:eastAsia="仿宋_GB2312" w:hAnsi="Times New Roman" w:cs="Times New Roman"/>
                  <w:sz w:val="18"/>
                  <w:szCs w:val="18"/>
                  <w:rPrChange w:id="1990" w:author="Xuning Wei12232" w:date="2026-10-24T11:11:00Z">
                    <w:rPr/>
                  </w:rPrChange>
                </w:rPr>
                <w:delText xml:space="preserve">Rinse synthesis reactor (TJ4S-1213-Sy15) </w:delText>
              </w:r>
              <w:r>
                <w:rPr>
                  <w:rFonts w:ascii="Times New Roman" w:eastAsia="仿宋_GB2312" w:hAnsi="Times New Roman" w:cs="Times New Roman"/>
                  <w:sz w:val="18"/>
                  <w:szCs w:val="18"/>
                </w:rPr>
                <w:delText xml:space="preserve">wall with </w:delText>
              </w:r>
            </w:del>
            <w:del w:id="1991" w:author="Xuning Wei12232" w:date="2026-10-20T13:56:00Z">
              <w:r>
                <w:rPr>
                  <w:rFonts w:ascii="Times New Roman" w:eastAsia="仿宋_GB2312" w:hAnsi="Times New Roman" w:cs="Times New Roman"/>
                  <w:sz w:val="18"/>
                  <w:szCs w:val="18"/>
                  <w:lang w:eastAsia="zh-CN"/>
                </w:rPr>
                <w:delText xml:space="preserve">7.0 V </w:delText>
              </w:r>
            </w:del>
            <w:del w:id="1992" w:author="Xuning Wei12232" w:date="2026-10-20T14:38:00Z">
              <w:r>
                <w:rPr>
                  <w:rFonts w:ascii="Times New Roman" w:eastAsia="仿宋_GB2312" w:hAnsi="Times New Roman" w:cs="Times New Roman"/>
                  <w:sz w:val="18"/>
                  <w:szCs w:val="18"/>
                </w:rPr>
                <w:delText>DMF (6.6</w:delText>
              </w:r>
            </w:del>
            <w:del w:id="1993" w:author="Xuning Wei12232" w:date="2026-10-20T13:59:00Z">
              <w:r>
                <w:rPr>
                  <w:rFonts w:ascii="Times New Roman" w:eastAsia="仿宋_GB2312" w:hAnsi="Times New Roman" w:cs="Times New Roman"/>
                  <w:sz w:val="18"/>
                  <w:szCs w:val="18"/>
                </w:rPr>
                <w:delText>36</w:delText>
              </w:r>
            </w:del>
            <w:del w:id="1994" w:author="Xuning Wei12232" w:date="2026-10-20T14:38:00Z">
              <w:r>
                <w:rPr>
                  <w:rFonts w:ascii="Times New Roman" w:eastAsia="仿宋_GB2312" w:hAnsi="Times New Roman" w:cs="Times New Roman"/>
                  <w:sz w:val="18"/>
                  <w:szCs w:val="18"/>
                </w:rPr>
                <w:delText xml:space="preserve"> kg/kg).</w:delText>
              </w:r>
            </w:del>
            <w:ins w:id="1995" w:author="Xuning Wei12232" w:date="2026-10-20T14:38:00Z">
              <w:r>
                <w:rPr>
                  <w:rFonts w:ascii="Times New Roman" w:eastAsia="仿宋_GB2312" w:hAnsi="Times New Roman" w:cs="Times New Roman"/>
                  <w:sz w:val="18"/>
                  <w:szCs w:val="18"/>
                </w:rPr>
                <w:t>Rinse synthesis reactor (TJ4S-1213-Sy15) wall with DMF (</w:t>
              </w:r>
              <w:r>
                <w:rPr>
                  <w:rFonts w:ascii="Times New Roman" w:eastAsia="仿宋_GB2312" w:hAnsi="Times New Roman" w:cs="Times New Roman"/>
                  <w:sz w:val="18"/>
                  <w:szCs w:val="18"/>
                  <w:lang w:eastAsia="zh-CN"/>
                </w:rPr>
                <w:t xml:space="preserve">7.0 V, </w:t>
              </w:r>
              <w:r>
                <w:rPr>
                  <w:rFonts w:ascii="Times New Roman" w:eastAsia="仿宋_GB2312" w:hAnsi="Times New Roman" w:cs="Times New Roman"/>
                  <w:sz w:val="18"/>
                  <w:szCs w:val="18"/>
                </w:rPr>
                <w:t>6.64 kg/kg).</w:t>
              </w:r>
            </w:ins>
            <w:del w:id="1996" w:author="Xuning Wei12232" w:date="2026-10-20T14:37:00Z">
              <w:r>
                <w:rPr>
                  <w:rFonts w:ascii="Times New Roman" w:eastAsia="仿宋_GB2312" w:hAnsi="Times New Roman" w:cs="Times New Roman"/>
                  <w:sz w:val="18"/>
                  <w:szCs w:val="18"/>
                  <w:rPrChange w:id="1997" w:author="Xuning Wei12232" w:date="2026-10-24T11:11:00Z">
                    <w:rPr/>
                  </w:rPrChange>
                </w:rPr>
                <w:delText xml:space="preserve"> </w:delText>
              </w:r>
            </w:del>
          </w:p>
          <w:p w14:paraId="1B288254" w14:textId="77777777" w:rsidR="007617DE" w:rsidRPr="007617DE" w:rsidRDefault="00AE300B" w:rsidP="007617DE">
            <w:pPr>
              <w:pStyle w:val="aff7"/>
              <w:widowControl w:val="0"/>
              <w:numPr>
                <w:ilvl w:val="0"/>
                <w:numId w:val="15"/>
              </w:numPr>
              <w:jc w:val="both"/>
              <w:rPr>
                <w:ins w:id="1998" w:author="Xuning Wei12232" w:date="2026-10-20T14:35:00Z"/>
                <w:rFonts w:ascii="Times New Roman" w:eastAsia="仿宋_GB2312" w:hAnsi="Times New Roman" w:cs="Times New Roman"/>
                <w:sz w:val="18"/>
                <w:szCs w:val="18"/>
                <w:rPrChange w:id="1999" w:author="Xuning Wei12232" w:date="2026-10-24T11:11:00Z">
                  <w:rPr>
                    <w:ins w:id="2000" w:author="Xuning Wei12232" w:date="2026-10-20T14:35:00Z"/>
                  </w:rPr>
                </w:rPrChange>
              </w:rPr>
              <w:pPrChange w:id="2001" w:author="Xuning Wei12232" w:date="2026-10-20T14:37:00Z">
                <w:pPr>
                  <w:widowControl w:val="0"/>
                  <w:contextualSpacing/>
                  <w:jc w:val="both"/>
                </w:pPr>
              </w:pPrChange>
            </w:pPr>
            <w:del w:id="2002" w:author="Xuning Wei12232" w:date="2026-10-20T14:38:00Z">
              <w:r>
                <w:rPr>
                  <w:rFonts w:ascii="Times New Roman" w:eastAsia="仿宋_GB2312" w:hAnsi="Times New Roman" w:cs="Times New Roman"/>
                  <w:sz w:val="18"/>
                  <w:szCs w:val="18"/>
                  <w:rPrChange w:id="2003" w:author="Xuning Wei12232" w:date="2026-10-24T11:11:00Z">
                    <w:rPr/>
                  </w:rPrChange>
                </w:rPr>
                <w:br/>
                <w:delText xml:space="preserve">2. </w:delText>
              </w:r>
            </w:del>
            <w:r>
              <w:rPr>
                <w:rFonts w:ascii="Times New Roman" w:eastAsia="仿宋_GB2312" w:hAnsi="Times New Roman" w:cs="Times New Roman"/>
                <w:sz w:val="18"/>
                <w:szCs w:val="18"/>
                <w:rPrChange w:id="2004" w:author="Xuning Wei12232" w:date="2026-10-24T11:11:00Z">
                  <w:rPr/>
                </w:rPrChange>
              </w:rPr>
              <w:t>Bubble with nitrogen, the</w:t>
            </w:r>
            <w:r>
              <w:rPr>
                <w:rFonts w:ascii="Times New Roman" w:eastAsia="仿宋_GB2312" w:hAnsi="Times New Roman" w:cs="Times New Roman"/>
                <w:sz w:val="18"/>
                <w:szCs w:val="18"/>
              </w:rPr>
              <w:t xml:space="preserve">n start the </w:t>
            </w:r>
            <w:r>
              <w:rPr>
                <w:rFonts w:ascii="Times New Roman" w:eastAsia="仿宋_GB2312" w:hAnsi="Times New Roman" w:cs="Times New Roman"/>
                <w:color w:val="0000FF"/>
                <w:sz w:val="18"/>
                <w:szCs w:val="18"/>
              </w:rPr>
              <w:t>agitator</w:t>
            </w:r>
            <w:r>
              <w:rPr>
                <w:rFonts w:ascii="Times New Roman" w:eastAsia="仿宋_GB2312" w:hAnsi="Times New Roman" w:cs="Times New Roman"/>
                <w:sz w:val="18"/>
                <w:szCs w:val="18"/>
              </w:rPr>
              <w:t xml:space="preserve">. </w:t>
            </w:r>
          </w:p>
          <w:p w14:paraId="7C1C82DD" w14:textId="77777777" w:rsidR="007617DE" w:rsidRPr="007617DE" w:rsidRDefault="00AE300B" w:rsidP="007617DE">
            <w:pPr>
              <w:pStyle w:val="aff7"/>
              <w:widowControl w:val="0"/>
              <w:numPr>
                <w:ilvl w:val="0"/>
                <w:numId w:val="15"/>
              </w:numPr>
              <w:jc w:val="both"/>
              <w:rPr>
                <w:ins w:id="2005" w:author="Xuning Wei12232" w:date="2026-10-20T14:35:00Z"/>
                <w:rFonts w:ascii="Times New Roman" w:eastAsia="仿宋_GB2312" w:hAnsi="Times New Roman" w:cs="Times New Roman"/>
                <w:sz w:val="18"/>
                <w:szCs w:val="18"/>
                <w:rPrChange w:id="2006" w:author="Xuning Wei12232" w:date="2026-10-24T11:11:00Z">
                  <w:rPr>
                    <w:ins w:id="2007" w:author="Xuning Wei12232" w:date="2026-10-20T14:35:00Z"/>
                  </w:rPr>
                </w:rPrChange>
              </w:rPr>
              <w:pPrChange w:id="2008" w:author="Xuning Wei12232" w:date="2026-10-20T14:37:00Z">
                <w:pPr>
                  <w:widowControl w:val="0"/>
                  <w:contextualSpacing/>
                  <w:jc w:val="both"/>
                </w:pPr>
              </w:pPrChange>
            </w:pPr>
            <w:del w:id="2009" w:author="Xuning Wei12232" w:date="2026-10-20T14:38:00Z">
              <w:r>
                <w:rPr>
                  <w:rFonts w:ascii="Times New Roman" w:eastAsia="仿宋_GB2312" w:hAnsi="Times New Roman" w:cs="Times New Roman"/>
                  <w:sz w:val="18"/>
                  <w:szCs w:val="18"/>
                  <w:rPrChange w:id="2010" w:author="Xuning Wei12232" w:date="2026-10-24T11:11:00Z">
                    <w:rPr/>
                  </w:rPrChange>
                </w:rPr>
                <w:br/>
                <w:delText xml:space="preserve">3. </w:delText>
              </w:r>
            </w:del>
            <w:r>
              <w:rPr>
                <w:rFonts w:ascii="Times New Roman" w:eastAsia="仿宋_GB2312" w:hAnsi="Times New Roman" w:cs="Times New Roman"/>
                <w:sz w:val="18"/>
                <w:szCs w:val="18"/>
                <w:rPrChange w:id="2011" w:author="Xuning Wei12232" w:date="2026-10-24T11:11:00Z">
                  <w:rPr/>
                </w:rPrChange>
              </w:rPr>
              <w:t>Rinse reactor wall with</w:t>
            </w:r>
            <w:del w:id="2012" w:author="Xuning Wei12232" w:date="2026-10-20T07:42:00Z">
              <w:r>
                <w:rPr>
                  <w:rFonts w:ascii="Times New Roman" w:eastAsia="仿宋_GB2312" w:hAnsi="Times New Roman" w:cs="Times New Roman"/>
                  <w:sz w:val="18"/>
                  <w:szCs w:val="18"/>
                  <w:rPrChange w:id="2013" w:author="Xuning Wei12232" w:date="2026-10-24T11:11:00Z">
                    <w:rPr/>
                  </w:rPrChange>
                </w:rPr>
                <w:delText xml:space="preserve"> </w:delText>
              </w:r>
              <w:r>
                <w:rPr>
                  <w:rFonts w:ascii="Times New Roman" w:eastAsia="仿宋_GB2312" w:hAnsi="Times New Roman" w:cs="Times New Roman"/>
                  <w:sz w:val="18"/>
                  <w:szCs w:val="18"/>
                  <w:lang w:eastAsia="zh-CN"/>
                  <w:rPrChange w:id="2014" w:author="Xuning Wei12232" w:date="2026-10-24T11:11:00Z">
                    <w:rPr>
                      <w:lang w:eastAsia="zh-CN"/>
                    </w:rPr>
                  </w:rPrChange>
                </w:rPr>
                <w:delText>1.0 V</w:delText>
              </w:r>
            </w:del>
            <w:r>
              <w:rPr>
                <w:rFonts w:ascii="Times New Roman" w:eastAsia="仿宋_GB2312" w:hAnsi="Times New Roman" w:cs="Times New Roman"/>
                <w:sz w:val="18"/>
                <w:szCs w:val="18"/>
                <w:lang w:eastAsia="zh-CN"/>
                <w:rPrChange w:id="2015" w:author="Xuning Wei12232" w:date="2026-10-24T11:11:00Z">
                  <w:rPr>
                    <w:lang w:eastAsia="zh-CN"/>
                  </w:rPr>
                </w:rPrChange>
              </w:rPr>
              <w:t xml:space="preserve"> DMF (</w:t>
            </w:r>
            <w:ins w:id="2016" w:author="Xuning Wei12232" w:date="2026-10-20T07:42:00Z">
              <w:r>
                <w:rPr>
                  <w:rFonts w:ascii="Times New Roman" w:eastAsia="仿宋_GB2312" w:hAnsi="Times New Roman" w:cs="Times New Roman"/>
                  <w:sz w:val="18"/>
                  <w:szCs w:val="18"/>
                  <w:lang w:eastAsia="zh-CN"/>
                  <w:rPrChange w:id="2017" w:author="Xuning Wei12232" w:date="2026-10-24T11:11:00Z">
                    <w:rPr>
                      <w:lang w:eastAsia="zh-CN"/>
                    </w:rPr>
                  </w:rPrChange>
                </w:rPr>
                <w:t xml:space="preserve">1.0 V, </w:t>
              </w:r>
            </w:ins>
            <w:r>
              <w:rPr>
                <w:rFonts w:ascii="Times New Roman" w:eastAsia="仿宋_GB2312" w:hAnsi="Times New Roman" w:cs="Times New Roman"/>
                <w:sz w:val="18"/>
                <w:szCs w:val="18"/>
                <w:lang w:eastAsia="zh-CN"/>
                <w:rPrChange w:id="2018" w:author="Xuning Wei12232" w:date="2026-10-24T11:11:00Z">
                  <w:rPr>
                    <w:lang w:eastAsia="zh-CN"/>
                  </w:rPr>
                </w:rPrChange>
              </w:rPr>
              <w:t>0.9</w:t>
            </w:r>
            <w:ins w:id="2019" w:author="Xuning Wei12232" w:date="2026-10-23T09:55:00Z">
              <w:r>
                <w:rPr>
                  <w:rFonts w:ascii="Times New Roman" w:eastAsia="仿宋_GB2312" w:hAnsi="Times New Roman" w:cs="Times New Roman"/>
                  <w:sz w:val="18"/>
                  <w:szCs w:val="18"/>
                  <w:lang w:eastAsia="zh-CN"/>
                </w:rPr>
                <w:t>5</w:t>
              </w:r>
            </w:ins>
            <w:del w:id="2020" w:author="Xuning Wei12232" w:date="2026-10-23T09:55:00Z">
              <w:r>
                <w:rPr>
                  <w:rFonts w:ascii="Times New Roman" w:eastAsia="仿宋_GB2312" w:hAnsi="Times New Roman" w:cs="Times New Roman"/>
                  <w:sz w:val="18"/>
                  <w:szCs w:val="18"/>
                  <w:lang w:eastAsia="zh-CN"/>
                  <w:rPrChange w:id="2021" w:author="Xuning Wei12232" w:date="2026-10-24T11:11:00Z">
                    <w:rPr>
                      <w:lang w:eastAsia="zh-CN"/>
                    </w:rPr>
                  </w:rPrChange>
                </w:rPr>
                <w:delText>48</w:delText>
              </w:r>
            </w:del>
            <w:r>
              <w:rPr>
                <w:rFonts w:ascii="Times New Roman" w:eastAsia="仿宋_GB2312" w:hAnsi="Times New Roman" w:cs="Times New Roman"/>
                <w:sz w:val="18"/>
                <w:szCs w:val="18"/>
                <w:lang w:eastAsia="zh-CN"/>
                <w:rPrChange w:id="2022" w:author="Xuning Wei12232" w:date="2026-10-24T11:11:00Z">
                  <w:rPr>
                    <w:lang w:eastAsia="zh-CN"/>
                  </w:rPr>
                </w:rPrChange>
              </w:rPr>
              <w:t xml:space="preserve"> kg/kg)</w:t>
            </w:r>
            <w:r>
              <w:rPr>
                <w:rFonts w:ascii="Times New Roman" w:eastAsia="仿宋_GB2312" w:hAnsi="Times New Roman" w:cs="Times New Roman"/>
                <w:sz w:val="18"/>
                <w:szCs w:val="18"/>
                <w:rPrChange w:id="2023" w:author="Xuning Wei12232" w:date="2026-10-24T11:11:00Z">
                  <w:rPr/>
                </w:rPrChange>
              </w:rPr>
              <w:t xml:space="preserve">. </w:t>
            </w:r>
          </w:p>
          <w:p w14:paraId="6CD55AE2" w14:textId="77777777" w:rsidR="007617DE" w:rsidRPr="007617DE" w:rsidRDefault="00AE300B" w:rsidP="007617DE">
            <w:pPr>
              <w:pStyle w:val="aff7"/>
              <w:widowControl w:val="0"/>
              <w:numPr>
                <w:ilvl w:val="0"/>
                <w:numId w:val="15"/>
              </w:numPr>
              <w:jc w:val="both"/>
              <w:rPr>
                <w:ins w:id="2024" w:author="Xuning Wei12232" w:date="2026-10-20T14:35:00Z"/>
                <w:rFonts w:ascii="Times New Roman" w:eastAsia="仿宋_GB2312" w:hAnsi="Times New Roman" w:cs="Times New Roman"/>
                <w:sz w:val="18"/>
                <w:szCs w:val="18"/>
                <w:rPrChange w:id="2025" w:author="Xuning Wei12232" w:date="2026-10-24T11:11:00Z">
                  <w:rPr>
                    <w:ins w:id="2026" w:author="Xuning Wei12232" w:date="2026-10-20T14:35:00Z"/>
                  </w:rPr>
                </w:rPrChange>
              </w:rPr>
              <w:pPrChange w:id="2027" w:author="Xuning Wei12232" w:date="2026-10-20T14:37:00Z">
                <w:pPr>
                  <w:widowControl w:val="0"/>
                  <w:contextualSpacing/>
                  <w:jc w:val="both"/>
                </w:pPr>
              </w:pPrChange>
            </w:pPr>
            <w:del w:id="2028" w:author="Xuning Wei12232" w:date="2026-10-20T14:38:00Z">
              <w:r>
                <w:rPr>
                  <w:rFonts w:ascii="Times New Roman" w:eastAsia="仿宋_GB2312" w:hAnsi="Times New Roman" w:cs="Times New Roman"/>
                  <w:sz w:val="18"/>
                  <w:szCs w:val="18"/>
                  <w:rPrChange w:id="2029" w:author="Xuning Wei12232" w:date="2026-10-24T11:11:00Z">
                    <w:rPr/>
                  </w:rPrChange>
                </w:rPr>
                <w:br/>
                <w:delText xml:space="preserve">4. </w:delText>
              </w:r>
            </w:del>
            <w:r>
              <w:rPr>
                <w:rFonts w:ascii="Times New Roman" w:eastAsia="仿宋_GB2312" w:hAnsi="Times New Roman" w:cs="Times New Roman"/>
                <w:sz w:val="18"/>
                <w:szCs w:val="18"/>
                <w:rPrChange w:id="2030" w:author="Xuning Wei12232" w:date="2026-10-24T11:11:00Z">
                  <w:rPr/>
                </w:rPrChange>
              </w:rPr>
              <w:t xml:space="preserve">Adjust the mixture to </w:t>
            </w:r>
            <w:del w:id="2031" w:author="Xuning Wei12232" w:date="2026-10-20T14:33:00Z">
              <w:r>
                <w:rPr>
                  <w:rFonts w:ascii="Times New Roman" w:eastAsia="仿宋_GB2312" w:hAnsi="Times New Roman" w:cs="Times New Roman"/>
                  <w:sz w:val="18"/>
                  <w:szCs w:val="18"/>
                  <w:rPrChange w:id="2032" w:author="Xuning Wei12232" w:date="2026-10-24T11:11:00Z">
                    <w:rPr/>
                  </w:rPrChange>
                </w:rPr>
                <w:delText>25±5 °C</w:delText>
              </w:r>
            </w:del>
            <w:ins w:id="2033" w:author="Xuning Wei12232" w:date="2026-10-20T14:33:00Z">
              <w:r>
                <w:rPr>
                  <w:rFonts w:ascii="Times New Roman" w:eastAsia="仿宋_GB2312" w:hAnsi="Times New Roman" w:cs="Times New Roman"/>
                  <w:sz w:val="18"/>
                  <w:szCs w:val="18"/>
                  <w:rPrChange w:id="2034" w:author="Xuning Wei12232" w:date="2026-10-24T11:11:00Z">
                    <w:rPr/>
                  </w:rPrChange>
                </w:rPr>
                <w:t>25.0 ± 5.0 °C</w:t>
              </w:r>
            </w:ins>
            <w:r>
              <w:rPr>
                <w:rFonts w:ascii="Times New Roman" w:eastAsia="仿宋_GB2312" w:hAnsi="Times New Roman" w:cs="Times New Roman"/>
                <w:sz w:val="18"/>
                <w:szCs w:val="18"/>
                <w:rPrChange w:id="2035" w:author="Xuning Wei12232" w:date="2026-10-24T11:11:00Z">
                  <w:rPr/>
                </w:rPrChange>
              </w:rPr>
              <w:t xml:space="preserve"> (target: </w:t>
            </w:r>
            <w:del w:id="2036" w:author="Xuning Wei12232" w:date="2026-10-20T21:36:00Z">
              <w:r>
                <w:rPr>
                  <w:rFonts w:ascii="Times New Roman" w:eastAsia="仿宋_GB2312" w:hAnsi="Times New Roman" w:cs="Times New Roman"/>
                  <w:sz w:val="18"/>
                  <w:szCs w:val="18"/>
                  <w:rPrChange w:id="2037" w:author="Xuning Wei12232" w:date="2026-10-24T11:11:00Z">
                    <w:rPr/>
                  </w:rPrChange>
                </w:rPr>
                <w:delText>25 °C</w:delText>
              </w:r>
            </w:del>
            <w:ins w:id="2038"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2039" w:author="Xuning Wei12232" w:date="2026-10-24T11:11:00Z">
                  <w:rPr/>
                </w:rPrChange>
              </w:rPr>
              <w:t xml:space="preserve">). </w:t>
            </w:r>
          </w:p>
          <w:p w14:paraId="500C8105" w14:textId="77777777" w:rsidR="007617DE" w:rsidRPr="007617DE" w:rsidRDefault="00AE300B" w:rsidP="007617DE">
            <w:pPr>
              <w:pStyle w:val="aff7"/>
              <w:widowControl w:val="0"/>
              <w:numPr>
                <w:ilvl w:val="0"/>
                <w:numId w:val="15"/>
              </w:numPr>
              <w:jc w:val="both"/>
              <w:rPr>
                <w:rFonts w:ascii="Times New Roman" w:eastAsia="仿宋_GB2312" w:hAnsi="Times New Roman" w:cs="Times New Roman"/>
                <w:sz w:val="18"/>
                <w:szCs w:val="18"/>
                <w:rPrChange w:id="2040" w:author="Xuning Wei12232" w:date="2026-10-24T11:11:00Z">
                  <w:rPr/>
                </w:rPrChange>
              </w:rPr>
              <w:pPrChange w:id="2041" w:author="Xuning Wei12232" w:date="2026-10-20T13:13:00Z">
                <w:pPr>
                  <w:widowControl w:val="0"/>
                  <w:contextualSpacing/>
                  <w:jc w:val="both"/>
                </w:pPr>
              </w:pPrChange>
            </w:pPr>
            <w:del w:id="2042" w:author="Xuning Wei12232" w:date="2026-10-20T14:38:00Z">
              <w:r>
                <w:rPr>
                  <w:rFonts w:ascii="Times New Roman" w:eastAsia="仿宋_GB2312" w:hAnsi="Times New Roman" w:cs="Times New Roman"/>
                  <w:sz w:val="18"/>
                  <w:szCs w:val="18"/>
                  <w:rPrChange w:id="2043" w:author="Xuning Wei12232" w:date="2026-10-24T11:11:00Z">
                    <w:rPr/>
                  </w:rPrChange>
                </w:rPr>
                <w:br/>
                <w:delText xml:space="preserve">5. </w:delText>
              </w:r>
            </w:del>
            <w:r>
              <w:rPr>
                <w:rFonts w:ascii="Times New Roman" w:eastAsia="仿宋_GB2312" w:hAnsi="Times New Roman" w:cs="Times New Roman"/>
                <w:sz w:val="18"/>
                <w:szCs w:val="18"/>
                <w:rPrChange w:id="2044" w:author="Xuning Wei12232" w:date="2026-10-24T11:11:00Z">
                  <w:rPr/>
                </w:rPrChange>
              </w:rPr>
              <w:t>After stirring for</w:t>
            </w:r>
            <w:r>
              <w:rPr>
                <w:rFonts w:ascii="Times New Roman" w:eastAsia="仿宋_GB2312" w:hAnsi="Times New Roman" w:cs="Times New Roman"/>
                <w:b/>
                <w:sz w:val="18"/>
                <w:szCs w:val="18"/>
                <w:rPrChange w:id="2045" w:author="Xuning Wei12232" w:date="2026-10-24T11:11:00Z">
                  <w:rPr>
                    <w:b/>
                  </w:rPr>
                </w:rPrChange>
              </w:rPr>
              <w:t xml:space="preserve"> </w:t>
            </w:r>
            <w:r>
              <w:rPr>
                <w:rFonts w:ascii="Times New Roman" w:eastAsia="仿宋_GB2312" w:hAnsi="Times New Roman" w:cs="Times New Roman"/>
                <w:sz w:val="18"/>
                <w:szCs w:val="18"/>
                <w:rPrChange w:id="2046" w:author="Xuning Wei12232" w:date="2026-10-24T11:11:00Z">
                  <w:rPr/>
                </w:rPrChange>
              </w:rPr>
              <w:t xml:space="preserve">35 ± 5 min (target: 35 min) at </w:t>
            </w:r>
            <w:del w:id="2047" w:author="Xuning Wei12232" w:date="2026-10-20T14:33:00Z">
              <w:r>
                <w:rPr>
                  <w:rFonts w:ascii="Times New Roman" w:eastAsia="仿宋_GB2312" w:hAnsi="Times New Roman" w:cs="Times New Roman"/>
                  <w:sz w:val="18"/>
                  <w:szCs w:val="18"/>
                  <w:rPrChange w:id="2048" w:author="Xuning Wei12232" w:date="2026-10-24T11:11:00Z">
                    <w:rPr/>
                  </w:rPrChange>
                </w:rPr>
                <w:delText>25 ± 5 °C</w:delText>
              </w:r>
            </w:del>
            <w:ins w:id="2049" w:author="Xuning Wei12232" w:date="2026-10-20T14:33:00Z">
              <w:r>
                <w:rPr>
                  <w:rFonts w:ascii="Times New Roman" w:eastAsia="仿宋_GB2312" w:hAnsi="Times New Roman" w:cs="Times New Roman"/>
                  <w:sz w:val="18"/>
                  <w:szCs w:val="18"/>
                  <w:rPrChange w:id="2050" w:author="Xuning Wei12232" w:date="2026-10-24T11:11:00Z">
                    <w:rPr/>
                  </w:rPrChange>
                </w:rPr>
                <w:t>25.0 ± 5.0 °C</w:t>
              </w:r>
            </w:ins>
            <w:r>
              <w:rPr>
                <w:rFonts w:ascii="Times New Roman" w:eastAsia="仿宋_GB2312" w:hAnsi="Times New Roman" w:cs="Times New Roman"/>
                <w:sz w:val="18"/>
                <w:szCs w:val="18"/>
                <w:rPrChange w:id="2051" w:author="Xuning Wei12232" w:date="2026-10-24T11:11:00Z">
                  <w:rPr/>
                </w:rPrChange>
              </w:rPr>
              <w:t xml:space="preserve"> (target: </w:t>
            </w:r>
            <w:del w:id="2052" w:author="Xuning Wei12232" w:date="2026-10-20T21:36:00Z">
              <w:r>
                <w:rPr>
                  <w:rFonts w:ascii="Times New Roman" w:eastAsia="仿宋_GB2312" w:hAnsi="Times New Roman" w:cs="Times New Roman"/>
                  <w:sz w:val="18"/>
                  <w:szCs w:val="18"/>
                  <w:rPrChange w:id="2053" w:author="Xuning Wei12232" w:date="2026-10-24T11:11:00Z">
                    <w:rPr/>
                  </w:rPrChange>
                </w:rPr>
                <w:delText>25 °C</w:delText>
              </w:r>
            </w:del>
            <w:ins w:id="2054"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2055" w:author="Xuning Wei12232" w:date="2026-10-24T11:11:00Z">
                  <w:rPr/>
                </w:rPrChange>
              </w:rPr>
              <w:t>), turn off the nitrogen, stop stirring, and drain until there is no obvious dripping.</w:t>
            </w:r>
          </w:p>
          <w:p w14:paraId="0ABE6C78" w14:textId="77777777" w:rsidR="007617DE" w:rsidRDefault="00AE300B">
            <w:pPr>
              <w:widowControl w:val="0"/>
              <w:contextualSpacing/>
              <w:jc w:val="both"/>
              <w:rPr>
                <w:rFonts w:ascii="Times New Roman" w:eastAsia="仿宋_GB2312" w:hAnsi="Times New Roman" w:cs="Times New Roman"/>
                <w:sz w:val="18"/>
                <w:szCs w:val="18"/>
              </w:rPr>
            </w:pPr>
            <w:r>
              <w:rPr>
                <w:rFonts w:ascii="Times New Roman" w:eastAsia="仿宋_GB2312" w:hAnsi="Times New Roman" w:cs="Times New Roman"/>
                <w:sz w:val="18"/>
                <w:szCs w:val="18"/>
              </w:rPr>
              <w:t>Note: In all of the following operations, unless otherwise noted. The agitation speed of synthesis reactor is set as 20±10 rpm (target: 20 rpm), the agitation speed of activation tank is set as 95±10 rpm (target: 95 rpm) and the nitrogen flow rate is set to 5.0 ± 2 m³/h (target: 5 m³/h).</w:t>
            </w:r>
          </w:p>
        </w:tc>
      </w:tr>
      <w:tr w:rsidR="007617DE" w14:paraId="5DDFA363" w14:textId="77777777">
        <w:trPr>
          <w:trHeight w:val="20"/>
        </w:trPr>
        <w:tc>
          <w:tcPr>
            <w:tcW w:w="310" w:type="pct"/>
            <w:tcMar>
              <w:top w:w="57" w:type="dxa"/>
              <w:left w:w="85" w:type="dxa"/>
              <w:bottom w:w="57" w:type="dxa"/>
              <w:right w:w="85" w:type="dxa"/>
            </w:tcMar>
            <w:vAlign w:val="center"/>
          </w:tcPr>
          <w:p w14:paraId="1CE97DA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486314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Wash resin</w:t>
            </w:r>
          </w:p>
        </w:tc>
        <w:tc>
          <w:tcPr>
            <w:tcW w:w="3909" w:type="pct"/>
            <w:tcMar>
              <w:top w:w="57" w:type="dxa"/>
              <w:left w:w="85" w:type="dxa"/>
              <w:bottom w:w="57" w:type="dxa"/>
              <w:right w:w="85" w:type="dxa"/>
            </w:tcMar>
            <w:vAlign w:val="center"/>
          </w:tcPr>
          <w:p w14:paraId="6B1E5BAB" w14:textId="77777777" w:rsidR="007617DE" w:rsidRPr="007617DE" w:rsidRDefault="00AE300B" w:rsidP="007617DE">
            <w:pPr>
              <w:pStyle w:val="aff7"/>
              <w:widowControl w:val="0"/>
              <w:numPr>
                <w:ilvl w:val="0"/>
                <w:numId w:val="16"/>
              </w:numPr>
              <w:spacing w:beforeLines="50" w:before="120" w:afterLines="50" w:after="120"/>
              <w:jc w:val="both"/>
              <w:rPr>
                <w:ins w:id="2056" w:author="Xuning Wei12232" w:date="2026-10-20T14:39:00Z"/>
                <w:rFonts w:ascii="Times New Roman" w:eastAsia="仿宋_GB2312" w:hAnsi="Times New Roman" w:cs="Times New Roman"/>
                <w:sz w:val="18"/>
                <w:szCs w:val="18"/>
                <w:rPrChange w:id="2057" w:author="Xuning Wei12232" w:date="2026-10-24T11:11:00Z">
                  <w:rPr>
                    <w:ins w:id="2058" w:author="Xuning Wei12232" w:date="2026-10-20T14:39:00Z"/>
                  </w:rPr>
                </w:rPrChange>
              </w:rPr>
              <w:pPrChange w:id="2059" w:author="Xuning Wei12232" w:date="2026-10-20T14:39:00Z">
                <w:pPr>
                  <w:widowControl w:val="0"/>
                  <w:spacing w:beforeLines="50" w:before="120" w:afterLines="50" w:after="120"/>
                  <w:contextualSpacing/>
                </w:pPr>
              </w:pPrChange>
            </w:pPr>
            <w:del w:id="2060" w:author="Xuning Wei12232" w:date="2026-10-20T14:39:00Z">
              <w:r>
                <w:rPr>
                  <w:rFonts w:ascii="Times New Roman" w:eastAsia="仿宋_GB2312" w:hAnsi="Times New Roman" w:cs="Times New Roman"/>
                  <w:sz w:val="18"/>
                  <w:szCs w:val="18"/>
                  <w:rPrChange w:id="2061" w:author="Xuning Wei12232" w:date="2026-10-24T11:11:00Z">
                    <w:rPr/>
                  </w:rPrChange>
                </w:rPr>
                <w:delText xml:space="preserve">1. </w:delText>
              </w:r>
            </w:del>
            <w:r>
              <w:rPr>
                <w:rFonts w:ascii="Times New Roman" w:eastAsia="仿宋_GB2312" w:hAnsi="Times New Roman" w:cs="Times New Roman"/>
                <w:sz w:val="18"/>
                <w:szCs w:val="18"/>
                <w:rPrChange w:id="2062" w:author="Xuning Wei12232" w:date="2026-10-24T11:11:00Z">
                  <w:rPr/>
                </w:rPrChange>
              </w:rPr>
              <w:t xml:space="preserve">Add </w:t>
            </w:r>
            <w:del w:id="2063" w:author="Xuning Wei12232" w:date="2026-10-20T07:43:00Z">
              <w:r>
                <w:rPr>
                  <w:rFonts w:ascii="Times New Roman" w:eastAsia="仿宋_GB2312" w:hAnsi="Times New Roman" w:cs="Times New Roman"/>
                  <w:sz w:val="18"/>
                  <w:szCs w:val="18"/>
                  <w:lang w:eastAsia="zh-CN"/>
                  <w:rPrChange w:id="2064" w:author="Xuning Wei12232" w:date="2026-10-24T11:11:00Z">
                    <w:rPr>
                      <w:lang w:eastAsia="zh-CN"/>
                    </w:rPr>
                  </w:rPrChange>
                </w:rPr>
                <w:delText xml:space="preserve">5.0 V </w:delText>
              </w:r>
            </w:del>
            <w:r>
              <w:rPr>
                <w:rFonts w:ascii="Times New Roman" w:eastAsia="仿宋_GB2312" w:hAnsi="Times New Roman" w:cs="Times New Roman"/>
                <w:sz w:val="18"/>
                <w:szCs w:val="18"/>
                <w:rPrChange w:id="2065" w:author="Xuning Wei12232" w:date="2026-10-24T11:11:00Z">
                  <w:rPr/>
                </w:rPrChange>
              </w:rPr>
              <w:t>DMF (</w:t>
            </w:r>
            <w:ins w:id="2066" w:author="Xuning Wei12232" w:date="2026-10-20T07:43:00Z">
              <w:r>
                <w:rPr>
                  <w:rFonts w:ascii="Times New Roman" w:eastAsia="仿宋_GB2312" w:hAnsi="Times New Roman" w:cs="Times New Roman"/>
                  <w:sz w:val="18"/>
                  <w:szCs w:val="18"/>
                  <w:lang w:eastAsia="zh-CN"/>
                  <w:rPrChange w:id="2067" w:author="Xuning Wei12232" w:date="2026-10-24T11:11:00Z">
                    <w:rPr>
                      <w:lang w:eastAsia="zh-CN"/>
                    </w:rPr>
                  </w:rPrChange>
                </w:rPr>
                <w:t>5.0 V</w:t>
              </w:r>
              <w:r>
                <w:rPr>
                  <w:rFonts w:ascii="Times New Roman" w:eastAsia="仿宋_GB2312" w:hAnsi="Times New Roman" w:cs="Times New Roman"/>
                  <w:sz w:val="18"/>
                  <w:szCs w:val="18"/>
                  <w:rPrChange w:id="2068" w:author="Xuning Wei12232" w:date="2026-10-24T11:11:00Z">
                    <w:rPr/>
                  </w:rPrChange>
                </w:rPr>
                <w:t xml:space="preserve">, </w:t>
              </w:r>
            </w:ins>
            <w:r>
              <w:rPr>
                <w:rFonts w:ascii="Times New Roman" w:eastAsia="仿宋_GB2312" w:hAnsi="Times New Roman" w:cs="Times New Roman"/>
                <w:sz w:val="18"/>
                <w:szCs w:val="18"/>
                <w:rPrChange w:id="2069" w:author="Xuning Wei12232" w:date="2026-10-24T11:11:00Z">
                  <w:rPr/>
                </w:rPrChange>
              </w:rPr>
              <w:t>4.74</w:t>
            </w:r>
            <w:del w:id="2070" w:author="Xuning Wei12232" w:date="2026-10-20T14:13:00Z">
              <w:r>
                <w:rPr>
                  <w:rFonts w:ascii="Times New Roman" w:eastAsia="仿宋_GB2312" w:hAnsi="Times New Roman" w:cs="Times New Roman"/>
                  <w:sz w:val="18"/>
                  <w:szCs w:val="18"/>
                  <w:rPrChange w:id="2071" w:author="Xuning Wei12232" w:date="2026-10-24T11:11:00Z">
                    <w:rPr/>
                  </w:rPrChange>
                </w:rPr>
                <w:delText>0</w:delText>
              </w:r>
            </w:del>
            <w:r>
              <w:rPr>
                <w:rFonts w:ascii="Times New Roman" w:eastAsia="仿宋_GB2312" w:hAnsi="Times New Roman" w:cs="Times New Roman"/>
                <w:sz w:val="18"/>
                <w:szCs w:val="18"/>
                <w:rPrChange w:id="2072" w:author="Xuning Wei12232" w:date="2026-10-24T11:11:00Z">
                  <w:rPr/>
                </w:rPrChange>
              </w:rPr>
              <w:t xml:space="preserve"> kg/kg) into synthesis reactor (TJ4S-1213-Sy15). </w:t>
            </w:r>
            <w:del w:id="2073" w:author="Xuning Wei12232" w:date="2026-10-20T14:39:00Z">
              <w:r>
                <w:rPr>
                  <w:rFonts w:ascii="Times New Roman" w:eastAsia="仿宋_GB2312" w:hAnsi="Times New Roman" w:cs="Times New Roman"/>
                  <w:sz w:val="18"/>
                  <w:szCs w:val="18"/>
                  <w:rPrChange w:id="2074" w:author="Xuning Wei12232" w:date="2026-10-24T11:11:00Z">
                    <w:rPr/>
                  </w:rPrChange>
                </w:rPr>
                <w:br/>
                <w:delText>2.</w:delText>
              </w:r>
            </w:del>
          </w:p>
          <w:p w14:paraId="06AFA344" w14:textId="77777777" w:rsidR="007617DE" w:rsidRPr="007617DE" w:rsidRDefault="00AE300B" w:rsidP="007617DE">
            <w:pPr>
              <w:pStyle w:val="aff7"/>
              <w:widowControl w:val="0"/>
              <w:numPr>
                <w:ilvl w:val="0"/>
                <w:numId w:val="16"/>
              </w:numPr>
              <w:spacing w:beforeLines="50" w:before="120" w:afterLines="50" w:after="120"/>
              <w:jc w:val="both"/>
              <w:rPr>
                <w:ins w:id="2075" w:author="Xuning Wei12232" w:date="2026-10-20T14:39:00Z"/>
                <w:rFonts w:ascii="Times New Roman" w:eastAsia="仿宋_GB2312" w:hAnsi="Times New Roman" w:cs="Times New Roman"/>
                <w:sz w:val="18"/>
                <w:szCs w:val="18"/>
                <w:rPrChange w:id="2076" w:author="Xuning Wei12232" w:date="2026-10-24T11:11:00Z">
                  <w:rPr>
                    <w:ins w:id="2077" w:author="Xuning Wei12232" w:date="2026-10-20T14:39:00Z"/>
                  </w:rPr>
                </w:rPrChange>
              </w:rPr>
              <w:pPrChange w:id="2078" w:author="Xuning Wei12232" w:date="2026-10-20T14:39:00Z">
                <w:pPr>
                  <w:widowControl w:val="0"/>
                  <w:spacing w:beforeLines="50" w:before="120" w:afterLines="50" w:after="120"/>
                  <w:contextualSpacing/>
                </w:pPr>
              </w:pPrChange>
            </w:pPr>
            <w:del w:id="2079" w:author="Xuning Wei12232" w:date="2026-10-20T14:39:00Z">
              <w:r>
                <w:rPr>
                  <w:rFonts w:ascii="Times New Roman" w:eastAsia="仿宋_GB2312" w:hAnsi="Times New Roman" w:cs="Times New Roman"/>
                  <w:sz w:val="18"/>
                  <w:szCs w:val="18"/>
                  <w:rPrChange w:id="2080" w:author="Xuning Wei12232" w:date="2026-10-24T11:11:00Z">
                    <w:rPr/>
                  </w:rPrChange>
                </w:rPr>
                <w:delText xml:space="preserve"> </w:delText>
              </w:r>
            </w:del>
            <w:r>
              <w:rPr>
                <w:rFonts w:ascii="Times New Roman" w:eastAsia="仿宋_GB2312" w:hAnsi="Times New Roman" w:cs="Times New Roman"/>
                <w:sz w:val="18"/>
                <w:szCs w:val="18"/>
                <w:rPrChange w:id="2081" w:author="Xuning Wei12232" w:date="2026-10-24T11:11:00Z">
                  <w:rPr/>
                </w:rPrChange>
              </w:rPr>
              <w:t xml:space="preserve">Bubble with nitrogen for 5 ± 2 min (target: 5 min), then start the agitator. </w:t>
            </w:r>
            <w:del w:id="2082" w:author="Xuning Wei12232" w:date="2026-10-20T14:39:00Z">
              <w:r>
                <w:rPr>
                  <w:rFonts w:ascii="Times New Roman" w:eastAsia="仿宋_GB2312" w:hAnsi="Times New Roman" w:cs="Times New Roman"/>
                  <w:sz w:val="18"/>
                  <w:szCs w:val="18"/>
                  <w:rPrChange w:id="2083" w:author="Xuning Wei12232" w:date="2026-10-24T11:11:00Z">
                    <w:rPr/>
                  </w:rPrChange>
                </w:rPr>
                <w:br/>
                <w:delText>3.</w:delText>
              </w:r>
            </w:del>
          </w:p>
          <w:p w14:paraId="1B1709CC" w14:textId="77777777" w:rsidR="007617DE" w:rsidRPr="007617DE" w:rsidRDefault="00AE300B" w:rsidP="007617DE">
            <w:pPr>
              <w:pStyle w:val="aff7"/>
              <w:widowControl w:val="0"/>
              <w:numPr>
                <w:ilvl w:val="0"/>
                <w:numId w:val="16"/>
              </w:numPr>
              <w:spacing w:beforeLines="50" w:before="120" w:afterLines="50" w:after="120"/>
              <w:jc w:val="both"/>
              <w:rPr>
                <w:rFonts w:ascii="Times New Roman" w:eastAsia="仿宋_GB2312" w:hAnsi="Times New Roman" w:cs="Times New Roman"/>
                <w:sz w:val="18"/>
                <w:szCs w:val="18"/>
                <w:rPrChange w:id="2084" w:author="Xuning Wei12232" w:date="2026-10-24T11:11:00Z">
                  <w:rPr/>
                </w:rPrChange>
              </w:rPr>
              <w:pPrChange w:id="2085" w:author="Xuning Wei12232" w:date="2026-10-20T14:39:00Z">
                <w:pPr>
                  <w:widowControl w:val="0"/>
                  <w:spacing w:beforeLines="50" w:before="120" w:afterLines="50" w:after="120"/>
                  <w:contextualSpacing/>
                </w:pPr>
              </w:pPrChange>
            </w:pPr>
            <w:del w:id="2086" w:author="Xuning Wei12232" w:date="2026-10-20T14:39:00Z">
              <w:r>
                <w:rPr>
                  <w:rFonts w:ascii="Times New Roman" w:eastAsia="仿宋_GB2312" w:hAnsi="Times New Roman" w:cs="Times New Roman"/>
                  <w:sz w:val="18"/>
                  <w:szCs w:val="18"/>
                  <w:rPrChange w:id="2087" w:author="Xuning Wei12232" w:date="2026-10-24T11:11:00Z">
                    <w:rPr/>
                  </w:rPrChange>
                </w:rPr>
                <w:delText xml:space="preserve"> </w:delText>
              </w:r>
            </w:del>
            <w:r>
              <w:rPr>
                <w:rFonts w:ascii="Times New Roman" w:eastAsia="仿宋_GB2312" w:hAnsi="Times New Roman" w:cs="Times New Roman"/>
                <w:sz w:val="18"/>
                <w:szCs w:val="18"/>
                <w:rPrChange w:id="2088" w:author="Xuning Wei12232" w:date="2026-10-24T11:11:00Z">
                  <w:rPr/>
                </w:rPrChange>
              </w:rPr>
              <w:t>Stirring for 12 ± 2 min (target: 12 min), stop stirring, turn off the nitrogen. Drain until there is no obvious drip.</w:t>
            </w:r>
          </w:p>
        </w:tc>
      </w:tr>
      <w:tr w:rsidR="007617DE" w14:paraId="6AA17B33" w14:textId="77777777">
        <w:trPr>
          <w:trHeight w:val="20"/>
        </w:trPr>
        <w:tc>
          <w:tcPr>
            <w:tcW w:w="310" w:type="pct"/>
            <w:tcMar>
              <w:top w:w="57" w:type="dxa"/>
              <w:left w:w="85" w:type="dxa"/>
              <w:bottom w:w="57" w:type="dxa"/>
              <w:right w:w="85" w:type="dxa"/>
            </w:tcMar>
            <w:vAlign w:val="center"/>
          </w:tcPr>
          <w:p w14:paraId="678BE35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C9E047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Gly</w:t>
            </w:r>
            <w:proofErr w:type="spellEnd"/>
            <w:r>
              <w:rPr>
                <w:rFonts w:ascii="Times New Roman" w:eastAsia="仿宋_GB2312" w:hAnsi="Times New Roman" w:cs="Times New Roman"/>
                <w:sz w:val="18"/>
                <w:szCs w:val="18"/>
                <w:lang w:eastAsia="zh-CN"/>
              </w:rPr>
              <w:t xml:space="preserve">-OH </w:t>
            </w:r>
            <w:r>
              <w:rPr>
                <w:rFonts w:ascii="Times New Roman" w:eastAsia="仿宋_GB2312" w:hAnsi="Times New Roman" w:cs="Times New Roman"/>
                <w:sz w:val="18"/>
                <w:szCs w:val="18"/>
              </w:rPr>
              <w:t>Activate and transfer</w:t>
            </w:r>
          </w:p>
        </w:tc>
        <w:tc>
          <w:tcPr>
            <w:tcW w:w="3909" w:type="pct"/>
            <w:tcMar>
              <w:top w:w="57" w:type="dxa"/>
              <w:left w:w="85" w:type="dxa"/>
              <w:bottom w:w="57" w:type="dxa"/>
              <w:right w:w="85" w:type="dxa"/>
            </w:tcMar>
            <w:vAlign w:val="center"/>
          </w:tcPr>
          <w:p w14:paraId="551DD3A5" w14:textId="77777777" w:rsidR="007617DE" w:rsidRPr="007617DE" w:rsidRDefault="00AE300B" w:rsidP="007617DE">
            <w:pPr>
              <w:pStyle w:val="aff7"/>
              <w:widowControl w:val="0"/>
              <w:numPr>
                <w:ilvl w:val="0"/>
                <w:numId w:val="17"/>
              </w:numPr>
              <w:spacing w:beforeLines="50" w:before="120" w:afterLines="50" w:after="120"/>
              <w:jc w:val="both"/>
              <w:rPr>
                <w:ins w:id="2089" w:author="Xuning Wei12232" w:date="2026-10-20T14:39:00Z"/>
                <w:rFonts w:ascii="Times New Roman" w:eastAsia="仿宋_GB2312" w:hAnsi="Times New Roman" w:cs="Times New Roman"/>
                <w:sz w:val="18"/>
                <w:szCs w:val="18"/>
                <w:rPrChange w:id="2090" w:author="Xuning Wei12232" w:date="2026-10-24T11:11:00Z">
                  <w:rPr>
                    <w:ins w:id="2091" w:author="Xuning Wei12232" w:date="2026-10-20T14:39:00Z"/>
                  </w:rPr>
                </w:rPrChange>
              </w:rPr>
              <w:pPrChange w:id="2092" w:author="Xuning Wei12232" w:date="2026-10-20T14:39:00Z">
                <w:pPr>
                  <w:widowControl w:val="0"/>
                  <w:spacing w:beforeLines="50" w:before="120" w:afterLines="50" w:after="120"/>
                  <w:contextualSpacing/>
                </w:pPr>
              </w:pPrChange>
            </w:pPr>
            <w:del w:id="2093" w:author="Xuning Wei12232" w:date="2026-10-20T14:39:00Z">
              <w:r>
                <w:rPr>
                  <w:rFonts w:ascii="Times New Roman" w:eastAsia="仿宋_GB2312" w:hAnsi="Times New Roman" w:cs="Times New Roman"/>
                  <w:sz w:val="18"/>
                  <w:szCs w:val="18"/>
                  <w:rPrChange w:id="2094" w:author="Xuning Wei12232" w:date="2026-10-24T11:11:00Z">
                    <w:rPr/>
                  </w:rPrChange>
                </w:rPr>
                <w:delText xml:space="preserve">1. </w:delText>
              </w:r>
            </w:del>
            <w:del w:id="2095" w:author="Xuning Wei12232" w:date="2026-10-20T07:45:00Z">
              <w:r>
                <w:rPr>
                  <w:rFonts w:ascii="Times New Roman" w:eastAsia="仿宋_GB2312" w:hAnsi="Times New Roman" w:cs="Times New Roman"/>
                  <w:sz w:val="18"/>
                  <w:szCs w:val="18"/>
                  <w:rPrChange w:id="2096" w:author="Xuning Wei12232" w:date="2026-10-24T11:11:00Z">
                    <w:rPr/>
                  </w:rPrChange>
                </w:rPr>
                <w:delText>Adjust the activation tank (TJ4S-1213-Sy15-R01) to</w:delText>
              </w:r>
              <w:r>
                <w:rPr>
                  <w:rFonts w:ascii="Times New Roman" w:eastAsia="仿宋_GB2312" w:hAnsi="Times New Roman" w:cs="Times New Roman"/>
                  <w:sz w:val="18"/>
                  <w:szCs w:val="18"/>
                </w:rPr>
                <w:delText xml:space="preserve"> 25 ± 5 °C</w:delText>
              </w:r>
              <w:r>
                <w:rPr>
                  <w:rFonts w:ascii="Times New Roman" w:eastAsia="仿宋_GB2312" w:hAnsi="Times New Roman" w:cs="Times New Roman"/>
                  <w:sz w:val="18"/>
                  <w:szCs w:val="18"/>
                  <w:rPrChange w:id="2097" w:author="Xuning Wei12232" w:date="2026-10-24T11:11:00Z">
                    <w:rPr/>
                  </w:rPrChange>
                </w:rPr>
                <w:delText xml:space="preserve"> (target: 25 °C).</w:delText>
              </w:r>
              <w:r>
                <w:rPr>
                  <w:rFonts w:ascii="Times New Roman" w:eastAsia="仿宋_GB2312" w:hAnsi="Times New Roman" w:cs="Times New Roman"/>
                  <w:sz w:val="18"/>
                  <w:szCs w:val="18"/>
                  <w:rPrChange w:id="2098" w:author="Xuning Wei12232" w:date="2026-10-24T11:11:00Z">
                    <w:rPr/>
                  </w:rPrChange>
                </w:rPr>
                <w:br/>
                <w:delText>2</w:delText>
              </w:r>
            </w:del>
            <w:del w:id="2099" w:author="Xuning Wei12232" w:date="2026-10-20T07:46:00Z">
              <w:r>
                <w:rPr>
                  <w:rFonts w:ascii="Times New Roman" w:eastAsia="仿宋_GB2312" w:hAnsi="Times New Roman" w:cs="Times New Roman"/>
                  <w:sz w:val="18"/>
                  <w:szCs w:val="18"/>
                  <w:rPrChange w:id="2100" w:author="Xuning Wei12232" w:date="2026-10-24T11:11:00Z">
                    <w:rPr/>
                  </w:rPrChange>
                </w:rPr>
                <w:delText xml:space="preserve">. </w:delText>
              </w:r>
            </w:del>
            <w:r>
              <w:rPr>
                <w:rFonts w:ascii="Times New Roman" w:eastAsia="仿宋_GB2312" w:hAnsi="Times New Roman" w:cs="Times New Roman"/>
                <w:sz w:val="18"/>
                <w:szCs w:val="18"/>
                <w:rPrChange w:id="2101" w:author="Xuning Wei12232" w:date="2026-10-24T11:11:00Z">
                  <w:rPr/>
                </w:rPrChange>
              </w:rPr>
              <w:t>Add</w:t>
            </w:r>
            <w:del w:id="2102" w:author="Xuning Wei12232" w:date="2026-10-20T07:45:00Z">
              <w:r>
                <w:rPr>
                  <w:rFonts w:ascii="Times New Roman" w:eastAsia="仿宋_GB2312" w:hAnsi="Times New Roman" w:cs="Times New Roman"/>
                  <w:sz w:val="18"/>
                  <w:szCs w:val="18"/>
                  <w:rPrChange w:id="2103" w:author="Xuning Wei12232" w:date="2026-10-24T11:11:00Z">
                    <w:rPr/>
                  </w:rPrChange>
                </w:rPr>
                <w:delText xml:space="preserve"> </w:delText>
              </w:r>
            </w:del>
            <w:del w:id="2104" w:author="Xuning Wei12232" w:date="2026-10-19T16:14:00Z">
              <w:r>
                <w:rPr>
                  <w:rFonts w:ascii="Times New Roman" w:eastAsia="仿宋_GB2312" w:hAnsi="Times New Roman" w:cs="Times New Roman"/>
                  <w:sz w:val="18"/>
                  <w:szCs w:val="18"/>
                </w:rPr>
                <w:delText>6.0 eq.</w:delText>
              </w:r>
            </w:del>
            <w:r>
              <w:rPr>
                <w:rFonts w:ascii="Times New Roman" w:eastAsia="仿宋_GB2312" w:hAnsi="Times New Roman" w:cs="Times New Roman"/>
                <w:sz w:val="18"/>
                <w:szCs w:val="18"/>
              </w:rPr>
              <w:t xml:space="preserve"> DIPEA</w:t>
            </w:r>
            <w:ins w:id="2105" w:author="Xuning Wei12232" w:date="2026-10-19T16:14:00Z">
              <w:r>
                <w:rPr>
                  <w:rFonts w:ascii="Times New Roman" w:eastAsia="仿宋_GB2312" w:hAnsi="Times New Roman" w:cs="Times New Roman"/>
                  <w:color w:val="FF0000"/>
                  <w:sz w:val="18"/>
                  <w:szCs w:val="18"/>
                  <w:rPrChange w:id="2106" w:author="Xuning Wei12232" w:date="2026-10-24T11:11:00Z">
                    <w:rPr>
                      <w:color w:val="FF0000"/>
                    </w:rPr>
                  </w:rPrChange>
                </w:rPr>
                <w:t xml:space="preserve"> (6.</w:t>
              </w:r>
            </w:ins>
            <w:ins w:id="2107" w:author="Xuning Wei12232" w:date="2026-10-22T10:16:00Z">
              <w:r>
                <w:rPr>
                  <w:rFonts w:ascii="Times New Roman" w:eastAsia="仿宋_GB2312" w:hAnsi="Times New Roman" w:cs="Times New Roman"/>
                  <w:color w:val="FF0000"/>
                  <w:sz w:val="18"/>
                  <w:szCs w:val="18"/>
                </w:rPr>
                <w:t>0</w:t>
              </w:r>
            </w:ins>
            <w:ins w:id="2108" w:author="Xuning Wei12232" w:date="2026-10-19T16:14:00Z">
              <w:r>
                <w:rPr>
                  <w:rFonts w:ascii="Times New Roman" w:eastAsia="仿宋_GB2312" w:hAnsi="Times New Roman" w:cs="Times New Roman"/>
                  <w:color w:val="FF0000"/>
                  <w:sz w:val="18"/>
                  <w:szCs w:val="18"/>
                  <w:rPrChange w:id="2109" w:author="Xuning Wei12232" w:date="2026-10-24T11:11:00Z">
                    <w:rPr>
                      <w:color w:val="FF0000"/>
                    </w:rPr>
                  </w:rPrChange>
                </w:rPr>
                <w:t xml:space="preserve">0 </w:t>
              </w:r>
              <w:proofErr w:type="spellStart"/>
              <w:r>
                <w:rPr>
                  <w:rFonts w:ascii="Times New Roman" w:eastAsia="仿宋_GB2312" w:hAnsi="Times New Roman" w:cs="Times New Roman"/>
                  <w:color w:val="FF0000"/>
                  <w:sz w:val="18"/>
                  <w:szCs w:val="18"/>
                  <w:rPrChange w:id="2110" w:author="Xuning Wei12232" w:date="2026-10-24T11:11:00Z">
                    <w:rPr>
                      <w:color w:val="FF0000"/>
                    </w:rPr>
                  </w:rPrChange>
                </w:rPr>
                <w:t>eq</w:t>
              </w:r>
              <w:proofErr w:type="spellEnd"/>
              <w:r>
                <w:rPr>
                  <w:rFonts w:ascii="Times New Roman" w:eastAsia="仿宋_GB2312" w:hAnsi="Times New Roman" w:cs="Times New Roman"/>
                  <w:sz w:val="18"/>
                  <w:szCs w:val="18"/>
                </w:rPr>
                <w:t>)</w:t>
              </w:r>
            </w:ins>
            <w:r>
              <w:rPr>
                <w:rFonts w:ascii="Times New Roman" w:eastAsia="仿宋_GB2312" w:hAnsi="Times New Roman" w:cs="Times New Roman"/>
                <w:sz w:val="18"/>
                <w:szCs w:val="18"/>
                <w:rPrChange w:id="2111" w:author="Xuning Wei12232" w:date="2026-10-24T11:11:00Z">
                  <w:rPr/>
                </w:rPrChange>
              </w:rPr>
              <w:t xml:space="preserve"> </w:t>
            </w:r>
            <w:ins w:id="2112" w:author="Xuning Wei12232" w:date="2026-10-20T07:45:00Z">
              <w:r>
                <w:rPr>
                  <w:rFonts w:ascii="Times New Roman" w:eastAsia="仿宋_GB2312" w:hAnsi="Times New Roman" w:cs="Times New Roman"/>
                  <w:sz w:val="18"/>
                  <w:szCs w:val="18"/>
                  <w:rPrChange w:id="2113" w:author="Xuning Wei12232" w:date="2026-10-24T11:11:00Z">
                    <w:rPr/>
                  </w:rPrChange>
                </w:rPr>
                <w:t xml:space="preserve">into the activation tank (TJ4S-1213-Sy15-R01) </w:t>
              </w:r>
            </w:ins>
            <w:r>
              <w:rPr>
                <w:rFonts w:ascii="Times New Roman" w:eastAsia="仿宋_GB2312" w:hAnsi="Times New Roman" w:cs="Times New Roman"/>
                <w:sz w:val="18"/>
                <w:szCs w:val="18"/>
                <w:rPrChange w:id="2114" w:author="Xuning Wei12232" w:date="2026-10-24T11:11:00Z">
                  <w:rPr/>
                </w:rPrChange>
              </w:rPr>
              <w:t xml:space="preserve">at </w:t>
            </w:r>
            <w:del w:id="2115" w:author="Xuning Wei12232" w:date="2026-10-20T14:33:00Z">
              <w:r>
                <w:rPr>
                  <w:rFonts w:ascii="Times New Roman" w:eastAsia="仿宋_GB2312" w:hAnsi="Times New Roman" w:cs="Times New Roman"/>
                  <w:sz w:val="18"/>
                  <w:szCs w:val="18"/>
                </w:rPr>
                <w:delText>25 ± 5 °C</w:delText>
              </w:r>
            </w:del>
            <w:ins w:id="2116" w:author="Xuning Wei12232" w:date="2026-10-20T14:33:00Z">
              <w:r>
                <w:rPr>
                  <w:rFonts w:ascii="Times New Roman" w:eastAsia="仿宋_GB2312" w:hAnsi="Times New Roman" w:cs="Times New Roman"/>
                  <w:sz w:val="18"/>
                  <w:szCs w:val="18"/>
                  <w:rPrChange w:id="2117" w:author="Xuning Wei12232" w:date="2026-10-24T11:11:00Z">
                    <w:rPr>
                      <w:highlight w:val="lightGray"/>
                    </w:rPr>
                  </w:rPrChange>
                </w:rPr>
                <w:t>25.0 ± 5.0 °C</w:t>
              </w:r>
            </w:ins>
            <w:r>
              <w:rPr>
                <w:rFonts w:ascii="Times New Roman" w:eastAsia="仿宋_GB2312" w:hAnsi="Times New Roman" w:cs="Times New Roman"/>
                <w:sz w:val="18"/>
                <w:szCs w:val="18"/>
                <w:rPrChange w:id="2118" w:author="Xuning Wei12232" w:date="2026-10-24T11:11:00Z">
                  <w:rPr/>
                </w:rPrChange>
              </w:rPr>
              <w:t xml:space="preserve"> (target: </w:t>
            </w:r>
            <w:del w:id="2119" w:author="Xuning Wei12232" w:date="2026-10-20T21:36:00Z">
              <w:r>
                <w:rPr>
                  <w:rFonts w:ascii="Times New Roman" w:eastAsia="仿宋_GB2312" w:hAnsi="Times New Roman" w:cs="Times New Roman"/>
                  <w:sz w:val="18"/>
                  <w:szCs w:val="18"/>
                  <w:rPrChange w:id="2120" w:author="Xuning Wei12232" w:date="2026-10-24T11:11:00Z">
                    <w:rPr/>
                  </w:rPrChange>
                </w:rPr>
                <w:delText>25 °C</w:delText>
              </w:r>
            </w:del>
            <w:ins w:id="2121"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2122" w:author="Xuning Wei12232" w:date="2026-10-24T11:11:00Z">
                  <w:rPr/>
                </w:rPrChange>
              </w:rPr>
              <w:t>).</w:t>
            </w:r>
            <w:del w:id="2123" w:author="Xuning Wei12232" w:date="2026-10-20T14:40:00Z">
              <w:r>
                <w:rPr>
                  <w:rFonts w:ascii="Times New Roman" w:eastAsia="仿宋_GB2312" w:hAnsi="Times New Roman" w:cs="Times New Roman"/>
                  <w:sz w:val="18"/>
                  <w:szCs w:val="18"/>
                  <w:rPrChange w:id="2124" w:author="Xuning Wei12232" w:date="2026-10-24T11:11:00Z">
                    <w:rPr/>
                  </w:rPrChange>
                </w:rPr>
                <w:br/>
              </w:r>
            </w:del>
            <w:del w:id="2125" w:author="Xuning Wei12232" w:date="2026-10-20T07:45:00Z">
              <w:r>
                <w:rPr>
                  <w:rFonts w:ascii="Times New Roman" w:eastAsia="仿宋_GB2312" w:hAnsi="Times New Roman" w:cs="Times New Roman"/>
                  <w:sz w:val="18"/>
                  <w:szCs w:val="18"/>
                  <w:rPrChange w:id="2126" w:author="Xuning Wei12232" w:date="2026-10-24T11:11:00Z">
                    <w:rPr/>
                  </w:rPrChange>
                </w:rPr>
                <w:delText>3.</w:delText>
              </w:r>
            </w:del>
            <w:del w:id="2127" w:author="Xuning Wei12232" w:date="2026-10-20T14:39:00Z">
              <w:r>
                <w:rPr>
                  <w:rFonts w:ascii="Times New Roman" w:eastAsia="仿宋_GB2312" w:hAnsi="Times New Roman" w:cs="Times New Roman"/>
                  <w:sz w:val="18"/>
                  <w:szCs w:val="18"/>
                  <w:rPrChange w:id="2128" w:author="Xuning Wei12232" w:date="2026-10-24T11:11:00Z">
                    <w:rPr/>
                  </w:rPrChange>
                </w:rPr>
                <w:delText xml:space="preserve"> </w:delText>
              </w:r>
            </w:del>
          </w:p>
          <w:p w14:paraId="744D445E" w14:textId="77777777" w:rsidR="007617DE" w:rsidRPr="007617DE" w:rsidRDefault="00AE300B" w:rsidP="007617DE">
            <w:pPr>
              <w:pStyle w:val="aff7"/>
              <w:widowControl w:val="0"/>
              <w:numPr>
                <w:ilvl w:val="0"/>
                <w:numId w:val="17"/>
              </w:numPr>
              <w:spacing w:beforeLines="50" w:before="120" w:afterLines="50" w:after="120"/>
              <w:jc w:val="both"/>
              <w:rPr>
                <w:ins w:id="2129" w:author="Xuning Wei12232" w:date="2026-10-20T14:39:00Z"/>
                <w:rFonts w:ascii="Times New Roman" w:eastAsia="仿宋_GB2312" w:hAnsi="Times New Roman" w:cs="Times New Roman"/>
                <w:sz w:val="18"/>
                <w:szCs w:val="18"/>
                <w:rPrChange w:id="2130" w:author="Xuning Wei12232" w:date="2026-10-24T11:11:00Z">
                  <w:rPr>
                    <w:ins w:id="2131" w:author="Xuning Wei12232" w:date="2026-10-20T14:39:00Z"/>
                  </w:rPr>
                </w:rPrChange>
              </w:rPr>
              <w:pPrChange w:id="2132" w:author="Xuning Wei12232" w:date="2026-10-20T14:39:00Z">
                <w:pPr>
                  <w:widowControl w:val="0"/>
                  <w:spacing w:beforeLines="50" w:before="120" w:afterLines="50" w:after="120"/>
                  <w:contextualSpacing/>
                </w:pPr>
              </w:pPrChange>
            </w:pPr>
            <w:r>
              <w:rPr>
                <w:rFonts w:ascii="Times New Roman" w:eastAsia="仿宋_GB2312" w:hAnsi="Times New Roman" w:cs="Times New Roman"/>
                <w:sz w:val="18"/>
                <w:szCs w:val="18"/>
                <w:rPrChange w:id="2133" w:author="Xuning Wei12232" w:date="2026-10-24T11:11:00Z">
                  <w:rPr/>
                </w:rPrChange>
              </w:rPr>
              <w:t xml:space="preserve">Stir for </w:t>
            </w:r>
            <w:r>
              <w:rPr>
                <w:rFonts w:ascii="Times New Roman" w:eastAsia="仿宋_GB2312" w:hAnsi="Times New Roman" w:cs="Times New Roman"/>
                <w:sz w:val="18"/>
                <w:szCs w:val="18"/>
              </w:rPr>
              <w:t>5 ± 2 min (target: 5 min)</w:t>
            </w:r>
            <w:r>
              <w:rPr>
                <w:rFonts w:ascii="Times New Roman" w:eastAsia="仿宋_GB2312" w:hAnsi="Times New Roman" w:cs="Times New Roman"/>
                <w:sz w:val="18"/>
                <w:szCs w:val="18"/>
                <w:rPrChange w:id="2134" w:author="Xuning Wei12232" w:date="2026-10-24T11:11:00Z">
                  <w:rPr/>
                </w:rPrChange>
              </w:rPr>
              <w:t xml:space="preserve"> after addition, stop stirring.</w:t>
            </w:r>
            <w:del w:id="2135" w:author="Xuning Wei12232" w:date="2026-10-20T14:40:00Z">
              <w:r>
                <w:rPr>
                  <w:rFonts w:ascii="Times New Roman" w:eastAsia="仿宋_GB2312" w:hAnsi="Times New Roman" w:cs="Times New Roman"/>
                  <w:sz w:val="18"/>
                  <w:szCs w:val="18"/>
                  <w:rPrChange w:id="2136" w:author="Xuning Wei12232" w:date="2026-10-24T11:11:00Z">
                    <w:rPr/>
                  </w:rPrChange>
                </w:rPr>
                <w:br/>
              </w:r>
            </w:del>
            <w:del w:id="2137" w:author="Xuning Wei12232" w:date="2026-10-20T07:45:00Z">
              <w:r>
                <w:rPr>
                  <w:rFonts w:ascii="Times New Roman" w:eastAsia="仿宋_GB2312" w:hAnsi="Times New Roman" w:cs="Times New Roman"/>
                  <w:sz w:val="18"/>
                  <w:szCs w:val="18"/>
                  <w:rPrChange w:id="2138" w:author="Xuning Wei12232" w:date="2026-10-24T11:11:00Z">
                    <w:rPr/>
                  </w:rPrChange>
                </w:rPr>
                <w:delText>4</w:delText>
              </w:r>
            </w:del>
            <w:del w:id="2139" w:author="Xuning Wei12232" w:date="2026-10-20T14:40:00Z">
              <w:r>
                <w:rPr>
                  <w:rFonts w:ascii="Times New Roman" w:eastAsia="仿宋_GB2312" w:hAnsi="Times New Roman" w:cs="Times New Roman"/>
                  <w:sz w:val="18"/>
                  <w:szCs w:val="18"/>
                  <w:rPrChange w:id="2140" w:author="Xuning Wei12232" w:date="2026-10-24T11:11:00Z">
                    <w:rPr/>
                  </w:rPrChange>
                </w:rPr>
                <w:delText>.</w:delText>
              </w:r>
            </w:del>
            <w:r>
              <w:rPr>
                <w:rFonts w:ascii="Times New Roman" w:eastAsia="仿宋_GB2312" w:hAnsi="Times New Roman" w:cs="Times New Roman"/>
                <w:sz w:val="18"/>
                <w:szCs w:val="18"/>
                <w:rPrChange w:id="2141" w:author="Xuning Wei12232" w:date="2026-10-24T11:11:00Z">
                  <w:rPr/>
                </w:rPrChange>
              </w:rPr>
              <w:t xml:space="preserve"> </w:t>
            </w:r>
          </w:p>
          <w:p w14:paraId="5344CBC6" w14:textId="77777777" w:rsidR="007617DE" w:rsidRPr="007617DE" w:rsidRDefault="00AE300B" w:rsidP="007617DE">
            <w:pPr>
              <w:pStyle w:val="aff7"/>
              <w:widowControl w:val="0"/>
              <w:numPr>
                <w:ilvl w:val="0"/>
                <w:numId w:val="17"/>
              </w:numPr>
              <w:spacing w:beforeLines="50" w:before="120" w:afterLines="50" w:after="120"/>
              <w:jc w:val="both"/>
              <w:rPr>
                <w:ins w:id="2142" w:author="Xuning Wei12232" w:date="2026-10-20T14:39:00Z"/>
                <w:rFonts w:ascii="Times New Roman" w:eastAsia="仿宋_GB2312" w:hAnsi="Times New Roman" w:cs="Times New Roman"/>
                <w:sz w:val="18"/>
                <w:szCs w:val="18"/>
                <w:rPrChange w:id="2143" w:author="Xuning Wei12232" w:date="2026-10-24T11:11:00Z">
                  <w:rPr>
                    <w:ins w:id="2144" w:author="Xuning Wei12232" w:date="2026-10-20T14:39:00Z"/>
                  </w:rPr>
                </w:rPrChange>
              </w:rPr>
              <w:pPrChange w:id="2145" w:author="Xuning Wei12232" w:date="2026-10-20T14:39:00Z">
                <w:pPr>
                  <w:widowControl w:val="0"/>
                  <w:spacing w:beforeLines="50" w:before="120" w:afterLines="50" w:after="120"/>
                  <w:contextualSpacing/>
                </w:pPr>
              </w:pPrChange>
            </w:pPr>
            <w:r>
              <w:rPr>
                <w:rFonts w:ascii="Times New Roman" w:eastAsia="仿宋_GB2312" w:hAnsi="Times New Roman" w:cs="Times New Roman"/>
                <w:sz w:val="18"/>
                <w:szCs w:val="18"/>
                <w:rPrChange w:id="2146" w:author="Xuning Wei12232" w:date="2026-10-24T11:11:00Z">
                  <w:rPr/>
                </w:rPrChange>
              </w:rPr>
              <w:t>Transfer the mixture in activation tank (TJ4S-1213-Sy15-R01) into synthesis reactor (TJ4S-1213-Sy15)</w:t>
            </w:r>
            <w:del w:id="2147" w:author="Xuning Wei12232" w:date="2026-10-20T14:40:00Z">
              <w:r>
                <w:rPr>
                  <w:rFonts w:ascii="Times New Roman" w:eastAsia="仿宋_GB2312" w:hAnsi="Times New Roman" w:cs="Times New Roman"/>
                  <w:sz w:val="18"/>
                  <w:szCs w:val="18"/>
                  <w:rPrChange w:id="2148" w:author="Xuning Wei12232" w:date="2026-10-24T11:11:00Z">
                    <w:rPr/>
                  </w:rPrChange>
                </w:rPr>
                <w:br/>
              </w:r>
            </w:del>
            <w:del w:id="2149" w:author="Xuning Wei12232" w:date="2026-10-20T07:46:00Z">
              <w:r>
                <w:rPr>
                  <w:rFonts w:ascii="Times New Roman" w:eastAsia="仿宋_GB2312" w:hAnsi="Times New Roman" w:cs="Times New Roman"/>
                  <w:sz w:val="18"/>
                  <w:szCs w:val="18"/>
                  <w:rPrChange w:id="2150" w:author="Xuning Wei12232" w:date="2026-10-24T11:11:00Z">
                    <w:rPr/>
                  </w:rPrChange>
                </w:rPr>
                <w:delText>5</w:delText>
              </w:r>
            </w:del>
            <w:del w:id="2151" w:author="Xuning Wei12232" w:date="2026-10-20T14:40:00Z">
              <w:r>
                <w:rPr>
                  <w:rFonts w:ascii="Times New Roman" w:eastAsia="仿宋_GB2312" w:hAnsi="Times New Roman" w:cs="Times New Roman"/>
                  <w:sz w:val="18"/>
                  <w:szCs w:val="18"/>
                  <w:rPrChange w:id="2152" w:author="Xuning Wei12232" w:date="2026-10-24T11:11:00Z">
                    <w:rPr/>
                  </w:rPrChange>
                </w:rPr>
                <w:delText>.</w:delText>
              </w:r>
            </w:del>
            <w:r>
              <w:rPr>
                <w:rFonts w:ascii="Times New Roman" w:eastAsia="仿宋_GB2312" w:hAnsi="Times New Roman" w:cs="Times New Roman"/>
                <w:sz w:val="18"/>
                <w:szCs w:val="18"/>
                <w:rPrChange w:id="2153" w:author="Xuning Wei12232" w:date="2026-10-24T11:11:00Z">
                  <w:rPr/>
                </w:rPrChange>
              </w:rPr>
              <w:t xml:space="preserve"> </w:t>
            </w:r>
          </w:p>
          <w:p w14:paraId="114A4E10" w14:textId="77777777" w:rsidR="007617DE" w:rsidRPr="007617DE" w:rsidRDefault="00AE300B" w:rsidP="007617DE">
            <w:pPr>
              <w:pStyle w:val="aff7"/>
              <w:widowControl w:val="0"/>
              <w:numPr>
                <w:ilvl w:val="0"/>
                <w:numId w:val="17"/>
              </w:numPr>
              <w:spacing w:beforeLines="50" w:before="120" w:afterLines="50" w:after="120"/>
              <w:jc w:val="both"/>
              <w:rPr>
                <w:rFonts w:ascii="Times New Roman" w:eastAsia="仿宋_GB2312" w:hAnsi="Times New Roman" w:cs="Times New Roman"/>
                <w:sz w:val="18"/>
                <w:szCs w:val="18"/>
                <w:rPrChange w:id="2154" w:author="Xuning Wei12232" w:date="2026-10-24T11:11:00Z">
                  <w:rPr/>
                </w:rPrChange>
              </w:rPr>
              <w:pPrChange w:id="2155" w:author="Xuning Wei12232" w:date="2026-10-20T14:39:00Z">
                <w:pPr>
                  <w:widowControl w:val="0"/>
                  <w:spacing w:beforeLines="50" w:before="120" w:afterLines="50" w:after="120"/>
                  <w:contextualSpacing/>
                </w:pPr>
              </w:pPrChange>
            </w:pPr>
            <w:r>
              <w:rPr>
                <w:rFonts w:ascii="Times New Roman" w:eastAsia="仿宋_GB2312" w:hAnsi="Times New Roman" w:cs="Times New Roman"/>
                <w:sz w:val="18"/>
                <w:szCs w:val="18"/>
                <w:rPrChange w:id="2156" w:author="Xuning Wei12232" w:date="2026-10-24T11:11:00Z">
                  <w:rPr/>
                </w:rPrChange>
              </w:rPr>
              <w:t xml:space="preserve">Add </w:t>
            </w:r>
            <w:del w:id="2157" w:author="Xuning Wei12232" w:date="2026-10-20T07:43:00Z">
              <w:r>
                <w:rPr>
                  <w:rFonts w:ascii="Times New Roman" w:eastAsia="仿宋_GB2312" w:hAnsi="Times New Roman" w:cs="Times New Roman"/>
                  <w:sz w:val="18"/>
                  <w:szCs w:val="18"/>
                </w:rPr>
                <w:delText xml:space="preserve">1.0 V </w:delText>
              </w:r>
            </w:del>
            <w:r>
              <w:rPr>
                <w:rFonts w:ascii="Times New Roman" w:eastAsia="仿宋_GB2312" w:hAnsi="Times New Roman" w:cs="Times New Roman"/>
                <w:sz w:val="18"/>
                <w:szCs w:val="18"/>
              </w:rPr>
              <w:t>DMF</w:t>
            </w:r>
            <w:r>
              <w:rPr>
                <w:rFonts w:ascii="Times New Roman" w:eastAsia="仿宋_GB2312" w:hAnsi="Times New Roman" w:cs="Times New Roman"/>
                <w:sz w:val="18"/>
                <w:szCs w:val="18"/>
                <w:lang w:eastAsia="zh-CN"/>
              </w:rPr>
              <w:t xml:space="preserve"> (</w:t>
            </w:r>
            <w:ins w:id="2158" w:author="Xuning Wei12232" w:date="2026-10-20T07:43:00Z">
              <w:r>
                <w:rPr>
                  <w:rFonts w:ascii="Times New Roman" w:eastAsia="仿宋_GB2312" w:hAnsi="Times New Roman" w:cs="Times New Roman"/>
                  <w:sz w:val="18"/>
                  <w:szCs w:val="18"/>
                </w:rPr>
                <w:t xml:space="preserve">1.0 V, </w:t>
              </w:r>
            </w:ins>
            <w:r>
              <w:rPr>
                <w:rFonts w:ascii="Times New Roman" w:eastAsia="仿宋_GB2312" w:hAnsi="Times New Roman" w:cs="Times New Roman"/>
                <w:sz w:val="18"/>
                <w:szCs w:val="18"/>
                <w:lang w:eastAsia="zh-CN"/>
              </w:rPr>
              <w:t>0.</w:t>
            </w:r>
            <w:del w:id="2159" w:author="Xuning Wei12232" w:date="2026-10-20T10:36:00Z">
              <w:r>
                <w:rPr>
                  <w:rFonts w:ascii="Times New Roman" w:eastAsia="仿宋_GB2312" w:hAnsi="Times New Roman" w:cs="Times New Roman"/>
                  <w:sz w:val="18"/>
                  <w:szCs w:val="18"/>
                  <w:lang w:eastAsia="zh-CN"/>
                </w:rPr>
                <w:delText xml:space="preserve">948 </w:delText>
              </w:r>
            </w:del>
            <w:ins w:id="2160" w:author="Xuning Wei12232" w:date="2026-10-20T10:36:00Z">
              <w:r>
                <w:rPr>
                  <w:rFonts w:ascii="Times New Roman" w:eastAsia="仿宋_GB2312" w:hAnsi="Times New Roman" w:cs="Times New Roman"/>
                  <w:sz w:val="18"/>
                  <w:szCs w:val="18"/>
                  <w:lang w:eastAsia="zh-CN"/>
                </w:rPr>
                <w:t xml:space="preserve">95 </w:t>
              </w:r>
            </w:ins>
            <w:r>
              <w:rPr>
                <w:rFonts w:ascii="Times New Roman" w:eastAsia="仿宋_GB2312" w:hAnsi="Times New Roman" w:cs="Times New Roman"/>
                <w:sz w:val="18"/>
                <w:szCs w:val="18"/>
                <w:lang w:eastAsia="zh-CN"/>
              </w:rPr>
              <w:t>kg/kg)</w:t>
            </w:r>
            <w:r>
              <w:rPr>
                <w:rFonts w:ascii="Times New Roman" w:eastAsia="仿宋_GB2312" w:hAnsi="Times New Roman" w:cs="Times New Roman"/>
                <w:sz w:val="18"/>
                <w:szCs w:val="18"/>
                <w:rPrChange w:id="2161" w:author="Xuning Wei12232" w:date="2026-10-24T11:11:00Z">
                  <w:rPr/>
                </w:rPrChange>
              </w:rPr>
              <w:t xml:space="preserve"> into</w:t>
            </w:r>
            <w:r>
              <w:rPr>
                <w:rFonts w:ascii="Times New Roman" w:eastAsia="仿宋_GB2312" w:hAnsi="Times New Roman" w:cs="Times New Roman"/>
                <w:b/>
                <w:sz w:val="18"/>
                <w:szCs w:val="18"/>
                <w:rPrChange w:id="2162" w:author="Xuning Wei12232" w:date="2026-10-24T11:11:00Z">
                  <w:rPr>
                    <w:b/>
                  </w:rPr>
                </w:rPrChange>
              </w:rPr>
              <w:t xml:space="preserve"> </w:t>
            </w:r>
            <w:r>
              <w:rPr>
                <w:rFonts w:ascii="Times New Roman" w:eastAsia="仿宋_GB2312" w:hAnsi="Times New Roman" w:cs="Times New Roman"/>
                <w:sz w:val="18"/>
                <w:szCs w:val="18"/>
                <w:rPrChange w:id="2163" w:author="Xuning Wei12232" w:date="2026-10-24T11:11:00Z">
                  <w:rPr/>
                </w:rPrChange>
              </w:rPr>
              <w:t>TJ4S-1213-Sy15-R01 to rinse the wall.</w:t>
            </w:r>
          </w:p>
        </w:tc>
      </w:tr>
      <w:tr w:rsidR="007617DE" w14:paraId="183A7B46" w14:textId="77777777">
        <w:trPr>
          <w:trHeight w:val="20"/>
        </w:trPr>
        <w:tc>
          <w:tcPr>
            <w:tcW w:w="310" w:type="pct"/>
            <w:tcBorders>
              <w:bottom w:val="single" w:sz="4" w:space="0" w:color="auto"/>
            </w:tcBorders>
            <w:tcMar>
              <w:top w:w="57" w:type="dxa"/>
              <w:left w:w="85" w:type="dxa"/>
              <w:bottom w:w="57" w:type="dxa"/>
              <w:right w:w="85" w:type="dxa"/>
            </w:tcMar>
            <w:vAlign w:val="center"/>
          </w:tcPr>
          <w:p w14:paraId="500046FE" w14:textId="77777777" w:rsidR="007617DE" w:rsidRDefault="00AE300B">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5</w:t>
            </w:r>
          </w:p>
        </w:tc>
        <w:tc>
          <w:tcPr>
            <w:tcW w:w="781" w:type="pct"/>
            <w:tcBorders>
              <w:bottom w:val="single" w:sz="4" w:space="0" w:color="auto"/>
            </w:tcBorders>
            <w:tcMar>
              <w:top w:w="57" w:type="dxa"/>
              <w:left w:w="85" w:type="dxa"/>
              <w:bottom w:w="57" w:type="dxa"/>
              <w:right w:w="85" w:type="dxa"/>
            </w:tcMar>
            <w:vAlign w:val="center"/>
          </w:tcPr>
          <w:p w14:paraId="35B0549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Gly</w:t>
            </w:r>
            <w:proofErr w:type="spellEnd"/>
            <w:r>
              <w:rPr>
                <w:rFonts w:ascii="Times New Roman" w:eastAsia="仿宋_GB2312" w:hAnsi="Times New Roman" w:cs="Times New Roman"/>
                <w:sz w:val="18"/>
                <w:szCs w:val="18"/>
                <w:lang w:eastAsia="zh-CN"/>
              </w:rPr>
              <w:t>-OH coupling</w:t>
            </w:r>
          </w:p>
        </w:tc>
        <w:tc>
          <w:tcPr>
            <w:tcW w:w="3909" w:type="pct"/>
            <w:tcBorders>
              <w:bottom w:val="single" w:sz="4" w:space="0" w:color="auto"/>
            </w:tcBorders>
            <w:tcMar>
              <w:top w:w="57" w:type="dxa"/>
              <w:left w:w="85" w:type="dxa"/>
              <w:bottom w:w="57" w:type="dxa"/>
              <w:right w:w="85" w:type="dxa"/>
            </w:tcMar>
            <w:vAlign w:val="center"/>
          </w:tcPr>
          <w:p w14:paraId="48AA0849" w14:textId="77777777" w:rsidR="007617DE" w:rsidRPr="007617DE" w:rsidRDefault="00AE300B" w:rsidP="007617DE">
            <w:pPr>
              <w:pStyle w:val="aff7"/>
              <w:widowControl w:val="0"/>
              <w:numPr>
                <w:ilvl w:val="0"/>
                <w:numId w:val="18"/>
              </w:numPr>
              <w:spacing w:beforeLines="50" w:before="120" w:afterLines="50" w:after="120"/>
              <w:jc w:val="both"/>
              <w:rPr>
                <w:rFonts w:ascii="Times New Roman" w:eastAsia="仿宋_GB2312" w:hAnsi="Times New Roman" w:cs="Times New Roman"/>
                <w:sz w:val="18"/>
                <w:szCs w:val="18"/>
                <w:rPrChange w:id="2164" w:author="Xuning Wei12232" w:date="2026-10-24T11:11:00Z">
                  <w:rPr/>
                </w:rPrChange>
              </w:rPr>
              <w:pPrChange w:id="2165" w:author="Xuning Wei12232" w:date="2026-10-20T14:40:00Z">
                <w:pPr>
                  <w:widowControl w:val="0"/>
                  <w:spacing w:beforeLines="50" w:before="120" w:afterLines="50" w:after="120"/>
                  <w:contextualSpacing/>
                  <w:jc w:val="both"/>
                </w:pPr>
              </w:pPrChange>
            </w:pPr>
            <w:del w:id="2166" w:author="Xuning Wei12232" w:date="2026-10-20T14:40:00Z">
              <w:r>
                <w:rPr>
                  <w:rFonts w:ascii="Times New Roman" w:eastAsia="仿宋_GB2312" w:hAnsi="Times New Roman" w:cs="Times New Roman"/>
                  <w:sz w:val="18"/>
                  <w:szCs w:val="18"/>
                  <w:rPrChange w:id="2167" w:author="Xuning Wei12232" w:date="2026-10-24T11:11:00Z">
                    <w:rPr/>
                  </w:rPrChange>
                </w:rPr>
                <w:delText xml:space="preserve">1. </w:delText>
              </w:r>
            </w:del>
            <w:r>
              <w:rPr>
                <w:rFonts w:ascii="Times New Roman" w:eastAsia="仿宋_GB2312" w:hAnsi="Times New Roman" w:cs="Times New Roman"/>
                <w:sz w:val="18"/>
                <w:szCs w:val="18"/>
                <w:rPrChange w:id="2168" w:author="Xuning Wei12232" w:date="2026-10-24T11:11:00Z">
                  <w:rPr/>
                </w:rPrChange>
              </w:rPr>
              <w:t>Bubble with nitrogen to the synthesis reactor (TJ4S-1213-Sy15), then start the agitator.</w:t>
            </w:r>
          </w:p>
          <w:p w14:paraId="3E0CB3C8" w14:textId="77777777" w:rsidR="007617DE" w:rsidRPr="007617DE" w:rsidRDefault="00AE300B" w:rsidP="007617DE">
            <w:pPr>
              <w:pStyle w:val="aff7"/>
              <w:widowControl w:val="0"/>
              <w:numPr>
                <w:ilvl w:val="0"/>
                <w:numId w:val="18"/>
              </w:numPr>
              <w:spacing w:beforeLines="50" w:before="120" w:afterLines="50" w:after="120"/>
              <w:jc w:val="both"/>
              <w:rPr>
                <w:rFonts w:ascii="Times New Roman" w:eastAsia="仿宋_GB2312" w:hAnsi="Times New Roman" w:cs="Times New Roman"/>
                <w:sz w:val="18"/>
                <w:szCs w:val="18"/>
                <w:rPrChange w:id="2169" w:author="Xuning Wei12232" w:date="2026-10-24T11:11:00Z">
                  <w:rPr/>
                </w:rPrChange>
              </w:rPr>
              <w:pPrChange w:id="2170" w:author="Xuning Wei12232" w:date="2026-10-20T14:40:00Z">
                <w:pPr>
                  <w:widowControl w:val="0"/>
                  <w:spacing w:beforeLines="50" w:before="120" w:afterLines="50" w:after="120"/>
                  <w:contextualSpacing/>
                  <w:jc w:val="both"/>
                </w:pPr>
              </w:pPrChange>
            </w:pPr>
            <w:del w:id="2171" w:author="Xuning Wei12232" w:date="2026-10-20T14:40:00Z">
              <w:r>
                <w:rPr>
                  <w:rFonts w:ascii="Times New Roman" w:eastAsia="仿宋_GB2312" w:hAnsi="Times New Roman" w:cs="Times New Roman"/>
                  <w:sz w:val="18"/>
                  <w:szCs w:val="18"/>
                  <w:rPrChange w:id="2172" w:author="Xuning Wei12232" w:date="2026-10-24T11:11:00Z">
                    <w:rPr/>
                  </w:rPrChange>
                </w:rPr>
                <w:delText xml:space="preserve">2. </w:delText>
              </w:r>
            </w:del>
            <w:r>
              <w:rPr>
                <w:rFonts w:ascii="Times New Roman" w:eastAsia="仿宋_GB2312" w:hAnsi="Times New Roman" w:cs="Times New Roman"/>
                <w:sz w:val="18"/>
                <w:szCs w:val="18"/>
                <w:rPrChange w:id="2173" w:author="Xuning Wei12232" w:date="2026-10-24T11:11:00Z">
                  <w:rPr/>
                </w:rPrChange>
              </w:rPr>
              <w:t>Transfer the mixture in activation tank (TJ4S-1213-Sy15-R01) into synthesis reactor (TJ4S-1213-Sy15)</w:t>
            </w:r>
          </w:p>
          <w:p w14:paraId="0859E2A4" w14:textId="77777777" w:rsidR="007617DE" w:rsidRDefault="00AE300B" w:rsidP="007617DE">
            <w:pPr>
              <w:pStyle w:val="aff7"/>
              <w:widowControl w:val="0"/>
              <w:numPr>
                <w:ilvl w:val="0"/>
                <w:numId w:val="18"/>
              </w:numPr>
              <w:spacing w:beforeLines="50" w:before="120" w:afterLines="50" w:after="120"/>
              <w:jc w:val="both"/>
              <w:rPr>
                <w:rFonts w:ascii="Times New Roman" w:eastAsia="仿宋_GB2312" w:hAnsi="Times New Roman" w:cs="Times New Roman"/>
                <w:sz w:val="18"/>
                <w:szCs w:val="18"/>
              </w:rPr>
              <w:pPrChange w:id="2174" w:author="Xuning Wei12232" w:date="2026-10-20T14:40:00Z">
                <w:pPr>
                  <w:widowControl w:val="0"/>
                  <w:spacing w:beforeLines="50" w:before="120" w:afterLines="50" w:after="120"/>
                  <w:contextualSpacing/>
                  <w:jc w:val="both"/>
                </w:pPr>
              </w:pPrChange>
            </w:pPr>
            <w:del w:id="2175" w:author="Xuning Wei12232" w:date="2026-10-20T14:40:00Z">
              <w:r>
                <w:rPr>
                  <w:rFonts w:ascii="Times New Roman" w:eastAsia="仿宋_GB2312" w:hAnsi="Times New Roman" w:cs="Times New Roman"/>
                  <w:sz w:val="18"/>
                  <w:szCs w:val="18"/>
                  <w:rPrChange w:id="2176" w:author="Xuning Wei12232" w:date="2026-10-24T11:11:00Z">
                    <w:rPr/>
                  </w:rPrChange>
                </w:rPr>
                <w:delText xml:space="preserve">3. </w:delText>
              </w:r>
            </w:del>
            <w:r>
              <w:rPr>
                <w:rFonts w:ascii="Times New Roman" w:eastAsia="仿宋_GB2312" w:hAnsi="Times New Roman" w:cs="Times New Roman"/>
                <w:sz w:val="18"/>
                <w:szCs w:val="18"/>
              </w:rPr>
              <w:t>Adjust temperature to 25</w:t>
            </w:r>
            <w:ins w:id="2177" w:author="Xuning Wei12232" w:date="2026-10-20T14:33:00Z">
              <w:r>
                <w:rPr>
                  <w:rFonts w:ascii="Times New Roman" w:eastAsia="仿宋_GB2312" w:hAnsi="Times New Roman" w:cs="Times New Roman"/>
                  <w:color w:val="FF0000"/>
                  <w:sz w:val="18"/>
                  <w:szCs w:val="18"/>
                  <w:rPrChange w:id="2178" w:author="Xuning Wei12232" w:date="2026-10-24T11:11:00Z">
                    <w:rPr>
                      <w:color w:val="FF0000"/>
                      <w:highlight w:val="lightGray"/>
                    </w:rPr>
                  </w:rPrChange>
                </w:rPr>
                <w:t>.0</w:t>
              </w:r>
            </w:ins>
            <w:r>
              <w:rPr>
                <w:rFonts w:ascii="Times New Roman" w:eastAsia="仿宋_GB2312" w:hAnsi="Times New Roman" w:cs="Times New Roman"/>
                <w:sz w:val="18"/>
                <w:szCs w:val="18"/>
              </w:rPr>
              <w:t xml:space="preserve"> ± 5</w:t>
            </w:r>
            <w:ins w:id="2179" w:author="Xuning Wei12232" w:date="2026-10-20T14:33:00Z">
              <w:r>
                <w:rPr>
                  <w:rFonts w:ascii="Times New Roman" w:eastAsia="仿宋_GB2312" w:hAnsi="Times New Roman" w:cs="Times New Roman"/>
                  <w:color w:val="FF0000"/>
                  <w:sz w:val="18"/>
                  <w:szCs w:val="18"/>
                  <w:rPrChange w:id="2180" w:author="Xuning Wei12232" w:date="2026-10-24T11:11:00Z">
                    <w:rPr>
                      <w:color w:val="FF0000"/>
                      <w:highlight w:val="lightGray"/>
                    </w:rPr>
                  </w:rPrChange>
                </w:rPr>
                <w:t>.0</w:t>
              </w:r>
            </w:ins>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lang w:eastAsia="zh-CN"/>
              </w:rPr>
              <w:t>°</w:t>
            </w:r>
            <w:r>
              <w:rPr>
                <w:rFonts w:ascii="Times New Roman" w:eastAsia="仿宋_GB2312" w:hAnsi="Times New Roman" w:cs="Times New Roman"/>
                <w:sz w:val="18"/>
                <w:szCs w:val="18"/>
              </w:rPr>
              <w:t>C.</w:t>
            </w:r>
          </w:p>
          <w:p w14:paraId="7B585F07" w14:textId="77777777" w:rsidR="007617DE" w:rsidRPr="007617DE" w:rsidRDefault="00AE300B" w:rsidP="007617DE">
            <w:pPr>
              <w:pStyle w:val="aff7"/>
              <w:widowControl w:val="0"/>
              <w:numPr>
                <w:ilvl w:val="0"/>
                <w:numId w:val="18"/>
              </w:numPr>
              <w:spacing w:beforeLines="50" w:before="120" w:afterLines="50" w:after="120"/>
              <w:jc w:val="both"/>
              <w:rPr>
                <w:rFonts w:ascii="Times New Roman" w:eastAsia="仿宋_GB2312" w:hAnsi="Times New Roman" w:cs="Times New Roman"/>
                <w:color w:val="000000" w:themeColor="text1"/>
                <w:sz w:val="18"/>
                <w:szCs w:val="18"/>
                <w:rPrChange w:id="2181" w:author="Xuning Wei12232" w:date="2026-10-24T11:11:00Z">
                  <w:rPr>
                    <w:color w:val="000000" w:themeColor="text1"/>
                  </w:rPr>
                </w:rPrChange>
              </w:rPr>
              <w:pPrChange w:id="2182" w:author="Xuning Wei12232" w:date="2026-10-20T14:40:00Z">
                <w:pPr>
                  <w:widowControl w:val="0"/>
                  <w:spacing w:beforeLines="50" w:before="120" w:afterLines="50" w:after="120"/>
                  <w:contextualSpacing/>
                  <w:jc w:val="both"/>
                </w:pPr>
              </w:pPrChange>
            </w:pPr>
            <w:del w:id="2183" w:author="Xuning Wei12232" w:date="2026-10-20T14:40:00Z">
              <w:r>
                <w:rPr>
                  <w:rFonts w:ascii="Times New Roman" w:eastAsia="仿宋_GB2312" w:hAnsi="Times New Roman" w:cs="Times New Roman"/>
                  <w:sz w:val="18"/>
                  <w:szCs w:val="18"/>
                  <w:rPrChange w:id="2184" w:author="Xuning Wei12232" w:date="2026-10-24T11:11:00Z">
                    <w:rPr/>
                  </w:rPrChange>
                </w:rPr>
                <w:delText xml:space="preserve">4. </w:delText>
              </w:r>
            </w:del>
            <w:r>
              <w:rPr>
                <w:rFonts w:ascii="Times New Roman" w:eastAsia="仿宋_GB2312" w:hAnsi="Times New Roman" w:cs="Times New Roman"/>
                <w:sz w:val="18"/>
                <w:szCs w:val="18"/>
              </w:rPr>
              <w:t>The mixture is allowed to react for 3</w:t>
            </w:r>
            <w:ins w:id="2185" w:author="Xuning Wei12232" w:date="2026-10-20T10:45:00Z">
              <w:r>
                <w:rPr>
                  <w:rFonts w:ascii="Times New Roman" w:eastAsia="仿宋_GB2312" w:hAnsi="Times New Roman" w:cs="Times New Roman"/>
                  <w:sz w:val="18"/>
                  <w:szCs w:val="18"/>
                </w:rPr>
                <w:t>.5</w:t>
              </w:r>
            </w:ins>
            <w:r>
              <w:rPr>
                <w:rFonts w:ascii="Times New Roman" w:eastAsia="仿宋_GB2312" w:hAnsi="Times New Roman" w:cs="Times New Roman"/>
                <w:sz w:val="18"/>
                <w:szCs w:val="18"/>
              </w:rPr>
              <w:t xml:space="preserve"> h ± 15 min (target: 3</w:t>
            </w:r>
            <w:ins w:id="2186" w:author="Xuning Wei12232" w:date="2026-10-20T10:46:00Z">
              <w:r>
                <w:rPr>
                  <w:rFonts w:ascii="Times New Roman" w:eastAsia="仿宋_GB2312" w:hAnsi="Times New Roman" w:cs="Times New Roman"/>
                  <w:sz w:val="18"/>
                  <w:szCs w:val="18"/>
                </w:rPr>
                <w:t>.5</w:t>
              </w:r>
            </w:ins>
            <w:r>
              <w:rPr>
                <w:rFonts w:ascii="Times New Roman" w:eastAsia="仿宋_GB2312" w:hAnsi="Times New Roman" w:cs="Times New Roman"/>
                <w:sz w:val="18"/>
                <w:szCs w:val="18"/>
              </w:rPr>
              <w:t xml:space="preserve"> h) </w:t>
            </w:r>
            <w:r>
              <w:rPr>
                <w:rFonts w:ascii="Times New Roman" w:eastAsia="仿宋_GB2312" w:hAnsi="Times New Roman" w:cs="Times New Roman"/>
                <w:color w:val="000000" w:themeColor="text1"/>
                <w:sz w:val="18"/>
                <w:szCs w:val="18"/>
                <w:rPrChange w:id="2187" w:author="Xuning Wei12232" w:date="2026-10-24T11:11:00Z">
                  <w:rPr>
                    <w:color w:val="000000" w:themeColor="text1"/>
                  </w:rPr>
                </w:rPrChange>
              </w:rPr>
              <w:t xml:space="preserve">at </w:t>
            </w:r>
            <w:del w:id="2188" w:author="Xuning Wei12232" w:date="2026-10-20T14:33:00Z">
              <w:r>
                <w:rPr>
                  <w:rFonts w:ascii="Times New Roman" w:eastAsia="仿宋_GB2312" w:hAnsi="Times New Roman" w:cs="Times New Roman"/>
                  <w:sz w:val="18"/>
                  <w:szCs w:val="18"/>
                </w:rPr>
                <w:delText xml:space="preserve">25 ± 5 </w:delText>
              </w:r>
              <w:r>
                <w:rPr>
                  <w:rFonts w:ascii="Times New Roman" w:eastAsia="仿宋_GB2312" w:hAnsi="Times New Roman" w:cs="Times New Roman"/>
                  <w:sz w:val="18"/>
                  <w:szCs w:val="18"/>
                  <w:lang w:eastAsia="zh-CN"/>
                </w:rPr>
                <w:delText>°</w:delText>
              </w:r>
              <w:r>
                <w:rPr>
                  <w:rFonts w:ascii="Times New Roman" w:eastAsia="仿宋_GB2312" w:hAnsi="Times New Roman" w:cs="Times New Roman"/>
                  <w:sz w:val="18"/>
                  <w:szCs w:val="18"/>
                </w:rPr>
                <w:delText>C</w:delText>
              </w:r>
            </w:del>
            <w:ins w:id="2189" w:author="Xuning Wei12232" w:date="2026-10-20T14:33:00Z">
              <w:r>
                <w:rPr>
                  <w:rFonts w:ascii="Times New Roman" w:eastAsia="仿宋_GB2312" w:hAnsi="Times New Roman" w:cs="Times New Roman"/>
                  <w:sz w:val="18"/>
                  <w:szCs w:val="18"/>
                  <w:rPrChange w:id="2190" w:author="Xuning Wei12232" w:date="2026-10-24T11:11:00Z">
                    <w:rPr>
                      <w:highlight w:val="lightGray"/>
                    </w:rPr>
                  </w:rPrChange>
                </w:rPr>
                <w:t>25.0 ± 5.0 °C</w:t>
              </w:r>
            </w:ins>
            <w:r>
              <w:rPr>
                <w:rFonts w:ascii="Times New Roman" w:eastAsia="仿宋_GB2312" w:hAnsi="Times New Roman" w:cs="Times New Roman"/>
                <w:sz w:val="18"/>
                <w:szCs w:val="18"/>
              </w:rPr>
              <w:t xml:space="preserve"> (target: </w:t>
            </w:r>
            <w:del w:id="2191" w:author="Xuning Wei12232" w:date="2026-10-20T21:36:00Z">
              <w:r>
                <w:rPr>
                  <w:rFonts w:ascii="Times New Roman" w:eastAsia="仿宋_GB2312" w:hAnsi="Times New Roman" w:cs="Times New Roman"/>
                  <w:sz w:val="18"/>
                  <w:szCs w:val="18"/>
                </w:rPr>
                <w:delText xml:space="preserve">25 </w:delText>
              </w:r>
              <w:r>
                <w:rPr>
                  <w:rFonts w:ascii="Times New Roman" w:eastAsia="仿宋_GB2312" w:hAnsi="Times New Roman" w:cs="Times New Roman"/>
                  <w:sz w:val="18"/>
                  <w:szCs w:val="18"/>
                  <w:lang w:eastAsia="zh-CN"/>
                </w:rPr>
                <w:delText>°</w:delText>
              </w:r>
              <w:r>
                <w:rPr>
                  <w:rFonts w:ascii="Times New Roman" w:eastAsia="仿宋_GB2312" w:hAnsi="Times New Roman" w:cs="Times New Roman"/>
                  <w:sz w:val="18"/>
                  <w:szCs w:val="18"/>
                </w:rPr>
                <w:delText>C</w:delText>
              </w:r>
            </w:del>
            <w:ins w:id="2192" w:author="Xuning Wei12232" w:date="2026-10-20T21:36:00Z">
              <w:r>
                <w:rPr>
                  <w:rFonts w:ascii="Times New Roman" w:eastAsia="仿宋_GB2312" w:hAnsi="Times New Roman" w:cs="Times New Roman"/>
                  <w:color w:val="FF0000"/>
                  <w:sz w:val="18"/>
                  <w:szCs w:val="18"/>
                  <w:rPrChange w:id="2193" w:author="Xuning Wei12232" w:date="2026-10-24T11:11:00Z">
                    <w:rPr>
                      <w:rFonts w:ascii="Times New Roman" w:eastAsia="仿宋_GB2312" w:hAnsi="Times New Roman" w:cs="Times New Roman"/>
                      <w:color w:val="FF0000"/>
                      <w:sz w:val="18"/>
                      <w:szCs w:val="18"/>
                      <w:highlight w:val="lightGray"/>
                    </w:rPr>
                  </w:rPrChange>
                </w:rPr>
                <w:t>25.0 °C</w:t>
              </w:r>
            </w:ins>
            <w:r>
              <w:rPr>
                <w:rFonts w:ascii="Times New Roman" w:eastAsia="仿宋_GB2312" w:hAnsi="Times New Roman" w:cs="Times New Roman"/>
                <w:sz w:val="18"/>
                <w:szCs w:val="18"/>
              </w:rPr>
              <w:t>).</w:t>
            </w:r>
          </w:p>
          <w:p w14:paraId="08428B41" w14:textId="77777777" w:rsidR="007617DE" w:rsidRPr="007617DE" w:rsidRDefault="00AE300B" w:rsidP="007617DE">
            <w:pPr>
              <w:pStyle w:val="aff7"/>
              <w:widowControl w:val="0"/>
              <w:numPr>
                <w:ilvl w:val="0"/>
                <w:numId w:val="18"/>
              </w:numPr>
              <w:spacing w:beforeLines="50" w:before="120" w:afterLines="50" w:after="120"/>
              <w:jc w:val="both"/>
              <w:rPr>
                <w:rFonts w:ascii="Times New Roman" w:eastAsia="仿宋_GB2312" w:hAnsi="Times New Roman" w:cs="Times New Roman"/>
                <w:sz w:val="18"/>
                <w:szCs w:val="18"/>
                <w:rPrChange w:id="2194" w:author="Xuning Wei12232" w:date="2026-10-24T11:11:00Z">
                  <w:rPr/>
                </w:rPrChange>
              </w:rPr>
              <w:pPrChange w:id="2195" w:author="Xuning Wei12232" w:date="2026-10-20T14:40:00Z">
                <w:pPr>
                  <w:widowControl w:val="0"/>
                  <w:spacing w:beforeLines="50" w:before="120" w:afterLines="50" w:after="120"/>
                  <w:contextualSpacing/>
                  <w:jc w:val="both"/>
                </w:pPr>
              </w:pPrChange>
            </w:pPr>
            <w:del w:id="2196" w:author="Xuning Wei12232" w:date="2026-10-20T14:40:00Z">
              <w:r>
                <w:rPr>
                  <w:rFonts w:ascii="Times New Roman" w:eastAsia="仿宋_GB2312" w:hAnsi="Times New Roman" w:cs="Times New Roman"/>
                  <w:sz w:val="18"/>
                  <w:szCs w:val="18"/>
                  <w:rPrChange w:id="2197" w:author="Xuning Wei12232" w:date="2026-10-24T11:11:00Z">
                    <w:rPr/>
                  </w:rPrChange>
                </w:rPr>
                <w:delText xml:space="preserve">5. </w:delText>
              </w:r>
            </w:del>
            <w:r>
              <w:rPr>
                <w:rFonts w:ascii="Times New Roman" w:eastAsia="仿宋_GB2312" w:hAnsi="Times New Roman" w:cs="Times New Roman"/>
                <w:sz w:val="18"/>
                <w:szCs w:val="18"/>
                <w:rPrChange w:id="2198" w:author="Xuning Wei12232" w:date="2026-10-24T11:11:00Z">
                  <w:rPr/>
                </w:rPrChange>
              </w:rPr>
              <w:t>Stop the agitator, turn off the nitrogen. Drain until there is no drip.</w:t>
            </w:r>
          </w:p>
          <w:p w14:paraId="7BE4EBE4" w14:textId="77777777" w:rsidR="007617DE" w:rsidRDefault="00AE300B">
            <w:pPr>
              <w:widowControl w:val="0"/>
              <w:spacing w:beforeLines="50" w:before="120" w:afterLines="50" w:after="120"/>
              <w:contextualSpacing/>
              <w:jc w:val="both"/>
              <w:rPr>
                <w:rFonts w:ascii="Times New Roman" w:eastAsia="仿宋_GB2312" w:hAnsi="Times New Roman" w:cs="Times New Roman"/>
                <w:sz w:val="18"/>
                <w:szCs w:val="18"/>
              </w:rPr>
            </w:pPr>
            <w:r>
              <w:rPr>
                <w:rFonts w:ascii="Times New Roman" w:eastAsia="仿宋_GB2312" w:hAnsi="Times New Roman" w:cs="Times New Roman"/>
                <w:sz w:val="18"/>
                <w:szCs w:val="18"/>
              </w:rPr>
              <w:t>Note: If resin adherence is found at other times during the reaction, rinse the reactor with 0.50</w:t>
            </w:r>
            <w:ins w:id="2199" w:author="Xuning Wei12232" w:date="2026-10-18T14:40:00Z">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
              <w:t>~</w:t>
            </w:r>
            <w:ins w:id="2200" w:author="Xuning Wei12232" w:date="2026-10-18T14:40:00Z">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
              <w:t>5.00 kg DMF each time.</w:t>
            </w:r>
          </w:p>
        </w:tc>
      </w:tr>
      <w:tr w:rsidR="007617DE" w14:paraId="09ADC16B" w14:textId="77777777">
        <w:trPr>
          <w:trHeight w:val="20"/>
        </w:trPr>
        <w:tc>
          <w:tcPr>
            <w:tcW w:w="310" w:type="pct"/>
            <w:tcBorders>
              <w:bottom w:val="single" w:sz="4" w:space="0" w:color="auto"/>
            </w:tcBorders>
            <w:tcMar>
              <w:top w:w="57" w:type="dxa"/>
              <w:left w:w="85" w:type="dxa"/>
              <w:bottom w:w="57" w:type="dxa"/>
              <w:right w:w="85" w:type="dxa"/>
            </w:tcMar>
            <w:vAlign w:val="center"/>
          </w:tcPr>
          <w:p w14:paraId="1697E03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5B81186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activation tank and wash resin</w:t>
            </w:r>
          </w:p>
        </w:tc>
        <w:tc>
          <w:tcPr>
            <w:tcW w:w="3909" w:type="pct"/>
            <w:tcBorders>
              <w:bottom w:val="single" w:sz="4" w:space="0" w:color="auto"/>
            </w:tcBorders>
            <w:tcMar>
              <w:top w:w="57" w:type="dxa"/>
              <w:left w:w="85" w:type="dxa"/>
              <w:bottom w:w="57" w:type="dxa"/>
              <w:right w:w="85" w:type="dxa"/>
            </w:tcMar>
            <w:vAlign w:val="center"/>
          </w:tcPr>
          <w:p w14:paraId="02934999" w14:textId="77777777" w:rsidR="007617DE" w:rsidRPr="007617DE" w:rsidRDefault="00AE300B" w:rsidP="007617DE">
            <w:pPr>
              <w:pStyle w:val="aff7"/>
              <w:widowControl w:val="0"/>
              <w:numPr>
                <w:ilvl w:val="0"/>
                <w:numId w:val="19"/>
              </w:numPr>
              <w:spacing w:beforeLines="50" w:before="120" w:afterLines="50" w:after="120"/>
              <w:jc w:val="both"/>
              <w:rPr>
                <w:rFonts w:ascii="Times New Roman" w:eastAsia="仿宋_GB2312" w:hAnsi="Times New Roman" w:cs="Times New Roman"/>
                <w:sz w:val="18"/>
                <w:szCs w:val="18"/>
                <w:rPrChange w:id="2201" w:author="Xuning Wei12232" w:date="2026-10-24T11:11:00Z">
                  <w:rPr/>
                </w:rPrChange>
              </w:rPr>
              <w:pPrChange w:id="2202" w:author="Xuning Wei12232" w:date="2026-10-20T14:41:00Z">
                <w:pPr>
                  <w:widowControl w:val="0"/>
                  <w:spacing w:beforeLines="50" w:before="120" w:afterLines="50" w:after="120"/>
                  <w:contextualSpacing/>
                </w:pPr>
              </w:pPrChange>
            </w:pPr>
            <w:del w:id="2203" w:author="Xuning Wei12232" w:date="2026-10-20T14:42:00Z">
              <w:r>
                <w:rPr>
                  <w:rFonts w:ascii="Times New Roman" w:eastAsia="仿宋_GB2312" w:hAnsi="Times New Roman" w:cs="Times New Roman"/>
                  <w:sz w:val="18"/>
                  <w:szCs w:val="18"/>
                  <w:rPrChange w:id="2204" w:author="Xuning Wei12232" w:date="2026-10-24T11:11:00Z">
                    <w:rPr/>
                  </w:rPrChange>
                </w:rPr>
                <w:delText xml:space="preserve">1. </w:delText>
              </w:r>
            </w:del>
            <w:r>
              <w:rPr>
                <w:rFonts w:ascii="Times New Roman" w:eastAsia="仿宋_GB2312" w:hAnsi="Times New Roman" w:cs="Times New Roman"/>
                <w:sz w:val="18"/>
                <w:szCs w:val="18"/>
                <w:rPrChange w:id="2205" w:author="Xuning Wei12232" w:date="2026-10-24T11:11:00Z">
                  <w:rPr/>
                </w:rPrChange>
              </w:rPr>
              <w:t>Add</w:t>
            </w:r>
            <w:del w:id="2206" w:author="Xuning Wei12232" w:date="2026-10-20T07:46:00Z">
              <w:r>
                <w:rPr>
                  <w:rFonts w:ascii="Times New Roman" w:eastAsia="仿宋_GB2312" w:hAnsi="Times New Roman" w:cs="Times New Roman"/>
                  <w:sz w:val="18"/>
                  <w:szCs w:val="18"/>
                  <w:lang w:eastAsia="zh-CN"/>
                  <w:rPrChange w:id="2207" w:author="Xuning Wei12232" w:date="2026-10-24T11:11:00Z">
                    <w:rPr>
                      <w:lang w:eastAsia="zh-CN"/>
                    </w:rPr>
                  </w:rPrChange>
                </w:rPr>
                <w:delText xml:space="preserve"> 8.0 V</w:delText>
              </w:r>
            </w:del>
            <w:r>
              <w:rPr>
                <w:rFonts w:ascii="Times New Roman" w:eastAsia="仿宋_GB2312" w:hAnsi="Times New Roman" w:cs="Times New Roman"/>
                <w:sz w:val="18"/>
                <w:szCs w:val="18"/>
                <w:lang w:eastAsia="zh-CN"/>
                <w:rPrChange w:id="2208" w:author="Xuning Wei12232" w:date="2026-10-24T11:11:00Z">
                  <w:rPr>
                    <w:lang w:eastAsia="zh-CN"/>
                  </w:rPr>
                </w:rPrChange>
              </w:rPr>
              <w:t xml:space="preserve"> </w:t>
            </w:r>
            <w:ins w:id="2209" w:author="Xuning Wei12232" w:date="2026-10-20T19:11:00Z">
              <w:r>
                <w:rPr>
                  <w:rFonts w:ascii="Times New Roman" w:eastAsia="仿宋_GB2312" w:hAnsi="Times New Roman" w:cs="Times New Roman"/>
                  <w:color w:val="000000" w:themeColor="text1"/>
                  <w:sz w:val="18"/>
                  <w:szCs w:val="18"/>
                  <w:rPrChange w:id="2210" w:author="Xuning Wei12232" w:date="2026-10-24T11:11:00Z">
                    <w:rPr>
                      <w:rFonts w:ascii="Times New Roman" w:eastAsia="仿宋_GB2312" w:hAnsi="Times New Roman" w:cs="Times New Roman"/>
                      <w:color w:val="000000" w:themeColor="text1"/>
                      <w:sz w:val="18"/>
                      <w:szCs w:val="18"/>
                      <w:highlight w:val="lightGray"/>
                    </w:rPr>
                  </w:rPrChange>
                </w:rPr>
                <w:t>DMF (</w:t>
              </w:r>
            </w:ins>
            <w:ins w:id="2211" w:author="Xuning Wei12232" w:date="2026-10-23T19:29:00Z">
              <w:r>
                <w:rPr>
                  <w:rFonts w:ascii="Times New Roman" w:eastAsia="仿宋_GB2312" w:hAnsi="Times New Roman" w:cs="Times New Roman"/>
                  <w:color w:val="000000" w:themeColor="text1"/>
                  <w:sz w:val="18"/>
                  <w:szCs w:val="18"/>
                  <w:rPrChange w:id="2212" w:author="Xuning Wei12232" w:date="2026-10-24T11:11:00Z">
                    <w:rPr>
                      <w:rFonts w:ascii="Times New Roman" w:eastAsia="仿宋_GB2312" w:hAnsi="Times New Roman" w:cs="Times New Roman"/>
                      <w:color w:val="000000" w:themeColor="text1"/>
                      <w:sz w:val="18"/>
                      <w:szCs w:val="18"/>
                      <w:highlight w:val="lightGray"/>
                    </w:rPr>
                  </w:rPrChange>
                </w:rPr>
                <w:t>8</w:t>
              </w:r>
            </w:ins>
            <w:ins w:id="2213" w:author="Xuning Wei12232" w:date="2026-10-20T19:11:00Z">
              <w:r>
                <w:rPr>
                  <w:rFonts w:ascii="Times New Roman" w:eastAsia="仿宋_GB2312" w:hAnsi="Times New Roman" w:cs="Times New Roman"/>
                  <w:color w:val="000000" w:themeColor="text1"/>
                  <w:sz w:val="18"/>
                  <w:szCs w:val="18"/>
                  <w:rPrChange w:id="2214" w:author="Xuning Wei12232" w:date="2026-10-24T11:11:00Z">
                    <w:rPr>
                      <w:rFonts w:ascii="Times New Roman" w:eastAsia="仿宋_GB2312" w:hAnsi="Times New Roman" w:cs="Times New Roman"/>
                      <w:color w:val="000000" w:themeColor="text1"/>
                      <w:sz w:val="18"/>
                      <w:szCs w:val="18"/>
                      <w:highlight w:val="lightGray"/>
                    </w:rPr>
                  </w:rPrChange>
                </w:rPr>
                <w:t xml:space="preserve">.0 V, </w:t>
              </w:r>
            </w:ins>
            <w:ins w:id="2215" w:author="Xuning Wei12232" w:date="2026-10-23T19:29:00Z">
              <w:r>
                <w:rPr>
                  <w:rFonts w:ascii="Times New Roman" w:eastAsia="仿宋_GB2312" w:hAnsi="Times New Roman" w:cs="Times New Roman"/>
                  <w:color w:val="000000" w:themeColor="text1"/>
                  <w:sz w:val="18"/>
                  <w:szCs w:val="18"/>
                  <w:rPrChange w:id="2216" w:author="Xuning Wei12232" w:date="2026-10-24T11:11:00Z">
                    <w:rPr>
                      <w:rFonts w:ascii="Times New Roman" w:eastAsia="仿宋_GB2312" w:hAnsi="Times New Roman" w:cs="Times New Roman"/>
                      <w:color w:val="000000" w:themeColor="text1"/>
                      <w:sz w:val="18"/>
                      <w:szCs w:val="18"/>
                      <w:highlight w:val="lightGray"/>
                    </w:rPr>
                  </w:rPrChange>
                </w:rPr>
                <w:t>7.58</w:t>
              </w:r>
            </w:ins>
            <w:ins w:id="2217" w:author="Xuning Wei12232" w:date="2026-10-20T19:11:00Z">
              <w:r>
                <w:rPr>
                  <w:rFonts w:ascii="Times New Roman" w:eastAsia="仿宋_GB2312" w:hAnsi="Times New Roman" w:cs="Times New Roman"/>
                  <w:color w:val="FF0000"/>
                  <w:sz w:val="18"/>
                  <w:szCs w:val="18"/>
                </w:rPr>
                <w:t xml:space="preserve"> kg/kg)</w:t>
              </w:r>
              <w:r>
                <w:rPr>
                  <w:rFonts w:ascii="Times New Roman" w:eastAsia="仿宋_GB2312" w:hAnsi="Times New Roman" w:cs="Times New Roman"/>
                  <w:sz w:val="18"/>
                  <w:szCs w:val="18"/>
                </w:rPr>
                <w:t xml:space="preserve"> </w:t>
              </w:r>
            </w:ins>
            <w:del w:id="2218" w:author="Xuning Wei12232" w:date="2026-10-20T19:11:00Z">
              <w:r>
                <w:rPr>
                  <w:rFonts w:ascii="Times New Roman" w:eastAsia="仿宋_GB2312" w:hAnsi="Times New Roman" w:cs="Times New Roman"/>
                  <w:sz w:val="18"/>
                  <w:szCs w:val="18"/>
                  <w:lang w:eastAsia="zh-CN"/>
                  <w:rPrChange w:id="2219" w:author="Xuning Wei12232" w:date="2026-10-24T11:11:00Z">
                    <w:rPr>
                      <w:lang w:eastAsia="zh-CN"/>
                    </w:rPr>
                  </w:rPrChange>
                </w:rPr>
                <w:delText>DMF (7.584 kg/kg)</w:delText>
              </w:r>
              <w:r>
                <w:rPr>
                  <w:rFonts w:ascii="Times New Roman" w:eastAsia="仿宋_GB2312" w:hAnsi="Times New Roman" w:cs="Times New Roman"/>
                  <w:sz w:val="18"/>
                  <w:szCs w:val="18"/>
                  <w:rPrChange w:id="2220" w:author="Xuning Wei12232" w:date="2026-10-24T11:11:00Z">
                    <w:rPr/>
                  </w:rPrChange>
                </w:rPr>
                <w:delText xml:space="preserve"> </w:delText>
              </w:r>
            </w:del>
            <w:r>
              <w:rPr>
                <w:rFonts w:ascii="Times New Roman" w:eastAsia="仿宋_GB2312" w:hAnsi="Times New Roman" w:cs="Times New Roman"/>
                <w:sz w:val="18"/>
                <w:szCs w:val="18"/>
                <w:rPrChange w:id="2221" w:author="Xuning Wei12232" w:date="2026-10-24T11:11:00Z">
                  <w:rPr/>
                </w:rPrChange>
              </w:rPr>
              <w:t>into the activation tank (TJ4S-1213-Sy15</w:t>
            </w:r>
            <w:r>
              <w:rPr>
                <w:rFonts w:ascii="Times New Roman" w:eastAsia="仿宋_GB2312" w:hAnsi="Times New Roman" w:cs="Times New Roman"/>
                <w:sz w:val="18"/>
                <w:szCs w:val="18"/>
                <w:lang w:eastAsia="zh-CN"/>
                <w:rPrChange w:id="2222" w:author="Xuning Wei12232" w:date="2026-10-24T11:11:00Z">
                  <w:rPr>
                    <w:lang w:eastAsia="zh-CN"/>
                  </w:rPr>
                </w:rPrChange>
              </w:rPr>
              <w:t>-R01)</w:t>
            </w:r>
            <w:r>
              <w:rPr>
                <w:rFonts w:ascii="Times New Roman" w:eastAsia="仿宋_GB2312" w:hAnsi="Times New Roman" w:cs="Times New Roman"/>
                <w:sz w:val="18"/>
                <w:szCs w:val="18"/>
                <w:rPrChange w:id="2223" w:author="Xuning Wei12232" w:date="2026-10-24T11:11:00Z">
                  <w:rPr/>
                </w:rPrChange>
              </w:rPr>
              <w:t xml:space="preserve">. Circulate and clean the activating liquid transfer pipeline, solid charging port cleaning pipeline and liquid charging port cleaning pipeline. </w:t>
            </w:r>
          </w:p>
          <w:p w14:paraId="677B1BF1" w14:textId="77777777" w:rsidR="007617DE" w:rsidRPr="007617DE" w:rsidRDefault="00AE300B" w:rsidP="007617DE">
            <w:pPr>
              <w:pStyle w:val="aff7"/>
              <w:widowControl w:val="0"/>
              <w:numPr>
                <w:ilvl w:val="0"/>
                <w:numId w:val="19"/>
              </w:numPr>
              <w:spacing w:beforeLines="50" w:before="120" w:afterLines="50" w:after="120"/>
              <w:jc w:val="both"/>
              <w:rPr>
                <w:ins w:id="2224" w:author="Xuning Wei12232" w:date="2026-10-20T14:41:00Z"/>
                <w:rFonts w:ascii="Times New Roman" w:eastAsia="仿宋_GB2312" w:hAnsi="Times New Roman" w:cs="Times New Roman"/>
                <w:sz w:val="18"/>
                <w:szCs w:val="18"/>
                <w:rPrChange w:id="2225" w:author="Xuning Wei12232" w:date="2026-10-24T11:11:00Z">
                  <w:rPr>
                    <w:ins w:id="2226" w:author="Xuning Wei12232" w:date="2026-10-20T14:41:00Z"/>
                  </w:rPr>
                </w:rPrChange>
              </w:rPr>
              <w:pPrChange w:id="2227" w:author="Xuning Wei12232" w:date="2026-10-20T14:41:00Z">
                <w:pPr>
                  <w:widowControl w:val="0"/>
                  <w:spacing w:beforeLines="50" w:before="120" w:afterLines="50" w:after="120"/>
                  <w:contextualSpacing/>
                </w:pPr>
              </w:pPrChange>
            </w:pPr>
            <w:del w:id="2228" w:author="Xuning Wei12232" w:date="2026-10-20T14:42:00Z">
              <w:r>
                <w:rPr>
                  <w:rFonts w:ascii="Times New Roman" w:eastAsia="仿宋_GB2312" w:hAnsi="Times New Roman" w:cs="Times New Roman"/>
                  <w:sz w:val="18"/>
                  <w:szCs w:val="18"/>
                  <w:rPrChange w:id="2229" w:author="Xuning Wei12232" w:date="2026-10-24T11:11:00Z">
                    <w:rPr/>
                  </w:rPrChange>
                </w:rPr>
                <w:delText xml:space="preserve">2. </w:delText>
              </w:r>
            </w:del>
            <w:r>
              <w:rPr>
                <w:rFonts w:ascii="Times New Roman" w:eastAsia="仿宋_GB2312" w:hAnsi="Times New Roman" w:cs="Times New Roman"/>
                <w:sz w:val="18"/>
                <w:szCs w:val="18"/>
                <w:rPrChange w:id="2230" w:author="Xuning Wei12232" w:date="2026-10-24T11:11:00Z">
                  <w:rPr/>
                </w:rPrChange>
              </w:rPr>
              <w:t>After the liquid is filtered out of the synthesis reactor. Transfer the mixture in activation tank (TJ4S-1213-Sy15-R01) to synthesis reactor (TJ4S-1213-Sy15).</w:t>
            </w:r>
            <w:del w:id="2231" w:author="Xuning Wei12232" w:date="2026-10-20T14:42:00Z">
              <w:r>
                <w:rPr>
                  <w:rFonts w:ascii="Times New Roman" w:eastAsia="仿宋_GB2312" w:hAnsi="Times New Roman" w:cs="Times New Roman"/>
                  <w:sz w:val="18"/>
                  <w:szCs w:val="18"/>
                  <w:rPrChange w:id="2232" w:author="Xuning Wei12232" w:date="2026-10-24T11:11:00Z">
                    <w:rPr/>
                  </w:rPrChange>
                </w:rPr>
                <w:br/>
                <w:delText xml:space="preserve">3. </w:delText>
              </w:r>
            </w:del>
          </w:p>
          <w:p w14:paraId="78EBD094" w14:textId="77777777" w:rsidR="007617DE" w:rsidRPr="007617DE" w:rsidRDefault="00AE300B" w:rsidP="007617DE">
            <w:pPr>
              <w:pStyle w:val="aff7"/>
              <w:widowControl w:val="0"/>
              <w:numPr>
                <w:ilvl w:val="0"/>
                <w:numId w:val="19"/>
              </w:numPr>
              <w:spacing w:beforeLines="50" w:before="120" w:afterLines="50" w:after="120"/>
              <w:jc w:val="both"/>
              <w:rPr>
                <w:rFonts w:ascii="Times New Roman" w:eastAsia="仿宋_GB2312" w:hAnsi="Times New Roman" w:cs="Times New Roman"/>
                <w:sz w:val="18"/>
                <w:szCs w:val="18"/>
                <w:rPrChange w:id="2233" w:author="Xuning Wei12232" w:date="2026-10-24T11:11:00Z">
                  <w:rPr/>
                </w:rPrChange>
              </w:rPr>
              <w:pPrChange w:id="2234" w:author="Xuning Wei12232" w:date="2026-10-20T14:41:00Z">
                <w:pPr>
                  <w:widowControl w:val="0"/>
                  <w:spacing w:beforeLines="50" w:before="120" w:afterLines="50" w:after="120"/>
                  <w:contextualSpacing/>
                </w:pPr>
              </w:pPrChange>
            </w:pPr>
            <w:r>
              <w:rPr>
                <w:rFonts w:ascii="Times New Roman" w:eastAsia="仿宋_GB2312" w:hAnsi="Times New Roman" w:cs="Times New Roman"/>
                <w:sz w:val="18"/>
                <w:szCs w:val="18"/>
                <w:rPrChange w:id="2235" w:author="Xuning Wei12232" w:date="2026-10-24T11:11:00Z">
                  <w:rPr/>
                </w:rPrChange>
              </w:rPr>
              <w:t>Bubble with nitrogen, afte</w:t>
            </w:r>
            <w:r>
              <w:rPr>
                <w:rFonts w:ascii="Times New Roman" w:eastAsia="仿宋_GB2312" w:hAnsi="Times New Roman" w:cs="Times New Roman"/>
                <w:sz w:val="18"/>
                <w:szCs w:val="18"/>
              </w:rPr>
              <w:t>r s</w:t>
            </w:r>
            <w:r>
              <w:rPr>
                <w:rFonts w:ascii="Times New Roman" w:eastAsia="仿宋_GB2312" w:hAnsi="Times New Roman" w:cs="Times New Roman"/>
                <w:color w:val="0000FF"/>
                <w:sz w:val="18"/>
                <w:szCs w:val="18"/>
              </w:rPr>
              <w:t>tirring, turn off the nitrogen</w:t>
            </w:r>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rPrChange w:id="2236" w:author="Xuning Wei12232" w:date="2026-10-24T11:11:00Z">
                  <w:rPr/>
                </w:rPrChange>
              </w:rPr>
              <w:t>Drain until there is no obvious drip</w:t>
            </w:r>
            <w:ins w:id="2237" w:author="Xuning Wei12232" w:date="2026-10-20T16:27:00Z">
              <w:r>
                <w:rPr>
                  <w:rFonts w:ascii="Times New Roman" w:eastAsia="仿宋_GB2312" w:hAnsi="Times New Roman" w:cs="Times New Roman"/>
                  <w:sz w:val="18"/>
                  <w:szCs w:val="18"/>
                </w:rPr>
                <w:t>.</w:t>
              </w:r>
            </w:ins>
          </w:p>
        </w:tc>
      </w:tr>
      <w:tr w:rsidR="007617DE" w14:paraId="0384B791" w14:textId="77777777">
        <w:trPr>
          <w:trHeight w:val="20"/>
        </w:trPr>
        <w:tc>
          <w:tcPr>
            <w:tcW w:w="310" w:type="pct"/>
            <w:tcBorders>
              <w:bottom w:val="single" w:sz="4" w:space="0" w:color="auto"/>
            </w:tcBorders>
            <w:tcMar>
              <w:top w:w="57" w:type="dxa"/>
              <w:left w:w="85" w:type="dxa"/>
              <w:bottom w:w="57" w:type="dxa"/>
              <w:right w:w="85" w:type="dxa"/>
            </w:tcMar>
            <w:vAlign w:val="center"/>
          </w:tcPr>
          <w:p w14:paraId="69E1DEE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1930B37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Resin Capping</w:t>
            </w:r>
          </w:p>
        </w:tc>
        <w:tc>
          <w:tcPr>
            <w:tcW w:w="3909" w:type="pct"/>
            <w:tcBorders>
              <w:bottom w:val="single" w:sz="4" w:space="0" w:color="auto"/>
            </w:tcBorders>
            <w:tcMar>
              <w:top w:w="57" w:type="dxa"/>
              <w:left w:w="85" w:type="dxa"/>
              <w:bottom w:w="57" w:type="dxa"/>
              <w:right w:w="85" w:type="dxa"/>
            </w:tcMar>
            <w:vAlign w:val="center"/>
          </w:tcPr>
          <w:p w14:paraId="7C6084A9" w14:textId="77777777" w:rsidR="007617DE" w:rsidRPr="007617DE" w:rsidRDefault="00AE300B" w:rsidP="007617DE">
            <w:pPr>
              <w:pStyle w:val="aff7"/>
              <w:widowControl w:val="0"/>
              <w:numPr>
                <w:ilvl w:val="0"/>
                <w:numId w:val="20"/>
              </w:numPr>
              <w:spacing w:beforeLines="50" w:before="120" w:afterLines="50" w:after="120"/>
              <w:jc w:val="both"/>
              <w:rPr>
                <w:ins w:id="2238" w:author="Xuning Wei12232" w:date="2026-10-20T14:41:00Z"/>
                <w:rFonts w:ascii="Times New Roman" w:eastAsia="仿宋_GB2312" w:hAnsi="Times New Roman" w:cs="Times New Roman"/>
                <w:sz w:val="18"/>
                <w:szCs w:val="18"/>
                <w:rPrChange w:id="2239" w:author="Xuning Wei12232" w:date="2026-10-24T11:11:00Z">
                  <w:rPr>
                    <w:ins w:id="2240" w:author="Xuning Wei12232" w:date="2026-10-20T14:41:00Z"/>
                  </w:rPr>
                </w:rPrChange>
              </w:rPr>
              <w:pPrChange w:id="2241" w:author="Xuning Wei12232" w:date="2026-10-20T14:42:00Z">
                <w:pPr>
                  <w:widowControl w:val="0"/>
                  <w:spacing w:beforeLines="50" w:before="120" w:afterLines="50" w:after="120"/>
                  <w:contextualSpacing/>
                </w:pPr>
              </w:pPrChange>
            </w:pPr>
            <w:del w:id="2242" w:author="Xuning Wei12232" w:date="2026-10-20T14:42:00Z">
              <w:r>
                <w:rPr>
                  <w:rFonts w:ascii="Times New Roman" w:eastAsia="仿宋_GB2312" w:hAnsi="Times New Roman" w:cs="Times New Roman"/>
                  <w:sz w:val="18"/>
                  <w:szCs w:val="18"/>
                  <w:rPrChange w:id="2243" w:author="Xuning Wei12232" w:date="2026-10-24T11:11:00Z">
                    <w:rPr/>
                  </w:rPrChange>
                </w:rPr>
                <w:delText xml:space="preserve">1. </w:delText>
              </w:r>
            </w:del>
            <w:r>
              <w:rPr>
                <w:rFonts w:ascii="Times New Roman" w:eastAsia="仿宋_GB2312" w:hAnsi="Times New Roman" w:cs="Times New Roman"/>
                <w:sz w:val="18"/>
                <w:szCs w:val="18"/>
                <w:rPrChange w:id="2244" w:author="Xuning Wei12232" w:date="2026-10-24T11:11:00Z">
                  <w:rPr/>
                </w:rPrChange>
              </w:rPr>
              <w:t>Add</w:t>
            </w:r>
            <w:r>
              <w:rPr>
                <w:rFonts w:ascii="Times New Roman" w:eastAsia="仿宋_GB2312" w:hAnsi="Times New Roman" w:cs="Times New Roman"/>
                <w:sz w:val="18"/>
                <w:szCs w:val="18"/>
              </w:rPr>
              <w:t xml:space="preserve"> </w:t>
            </w:r>
            <w:del w:id="2245" w:author="Xuning Wei12232" w:date="2026-10-20T07:51:00Z">
              <w:r>
                <w:rPr>
                  <w:rFonts w:ascii="Times New Roman" w:eastAsia="仿宋_GB2312" w:hAnsi="Times New Roman" w:cs="Times New Roman"/>
                  <w:sz w:val="18"/>
                  <w:szCs w:val="18"/>
                </w:rPr>
                <w:delText xml:space="preserve">8.0 V </w:delText>
              </w:r>
            </w:del>
            <w:r>
              <w:rPr>
                <w:rFonts w:ascii="Times New Roman" w:eastAsia="仿宋_GB2312" w:hAnsi="Times New Roman" w:cs="Times New Roman"/>
                <w:sz w:val="18"/>
                <w:szCs w:val="18"/>
              </w:rPr>
              <w:t>DMF (</w:t>
            </w:r>
            <w:ins w:id="2246" w:author="Xuning Wei12232" w:date="2026-10-20T10:48:00Z">
              <w:r>
                <w:rPr>
                  <w:rFonts w:ascii="Times New Roman" w:eastAsia="仿宋_GB2312" w:hAnsi="Times New Roman" w:cs="Times New Roman"/>
                  <w:sz w:val="18"/>
                  <w:szCs w:val="18"/>
                </w:rPr>
                <w:t>9</w:t>
              </w:r>
            </w:ins>
            <w:ins w:id="2247" w:author="Xuning Wei12232" w:date="2026-10-20T07:51:00Z">
              <w:r>
                <w:rPr>
                  <w:rFonts w:ascii="Times New Roman" w:eastAsia="仿宋_GB2312" w:hAnsi="Times New Roman" w:cs="Times New Roman"/>
                  <w:sz w:val="18"/>
                  <w:szCs w:val="18"/>
                </w:rPr>
                <w:t xml:space="preserve">.0 V, </w:t>
              </w:r>
            </w:ins>
            <w:del w:id="2248" w:author="Xuning Wei12232" w:date="2026-10-20T10:48:00Z">
              <w:r>
                <w:rPr>
                  <w:rFonts w:ascii="Times New Roman" w:eastAsia="仿宋_GB2312" w:hAnsi="Times New Roman" w:cs="Times New Roman"/>
                  <w:sz w:val="18"/>
                  <w:szCs w:val="18"/>
                </w:rPr>
                <w:delText>7.584</w:delText>
              </w:r>
            </w:del>
            <w:ins w:id="2249" w:author="Xuning Wei12232" w:date="2026-10-20T10:48:00Z">
              <w:r>
                <w:rPr>
                  <w:rFonts w:ascii="Times New Roman" w:eastAsia="仿宋_GB2312" w:hAnsi="Times New Roman" w:cs="Times New Roman"/>
                  <w:sz w:val="18"/>
                  <w:szCs w:val="18"/>
                </w:rPr>
                <w:t>8.53</w:t>
              </w:r>
            </w:ins>
            <w:r>
              <w:rPr>
                <w:rFonts w:ascii="Times New Roman" w:eastAsia="仿宋_GB2312" w:hAnsi="Times New Roman" w:cs="Times New Roman"/>
                <w:sz w:val="18"/>
                <w:szCs w:val="18"/>
              </w:rPr>
              <w:t xml:space="preserve"> kg/kg)</w:t>
            </w:r>
            <w:r>
              <w:rPr>
                <w:rFonts w:ascii="Times New Roman" w:eastAsia="仿宋_GB2312" w:hAnsi="Times New Roman" w:cs="Times New Roman"/>
                <w:sz w:val="18"/>
                <w:szCs w:val="18"/>
                <w:rPrChange w:id="2250" w:author="Xuning Wei12232" w:date="2026-10-24T11:11:00Z">
                  <w:rPr/>
                </w:rPrChange>
              </w:rPr>
              <w:t xml:space="preserve"> into synthesis reactor (TJ4S-1213-Sy15). </w:t>
            </w:r>
            <w:del w:id="2251" w:author="Xuning Wei12232" w:date="2026-10-20T14:42:00Z">
              <w:r>
                <w:rPr>
                  <w:rFonts w:ascii="Times New Roman" w:eastAsia="仿宋_GB2312" w:hAnsi="Times New Roman" w:cs="Times New Roman"/>
                  <w:sz w:val="18"/>
                  <w:szCs w:val="18"/>
                  <w:rPrChange w:id="2252" w:author="Xuning Wei12232" w:date="2026-10-24T11:11:00Z">
                    <w:rPr/>
                  </w:rPrChange>
                </w:rPr>
                <w:br/>
                <w:delText>2.</w:delText>
              </w:r>
            </w:del>
          </w:p>
          <w:p w14:paraId="1DCE3158" w14:textId="77777777" w:rsidR="007617DE" w:rsidRPr="007617DE" w:rsidRDefault="00AE300B" w:rsidP="007617DE">
            <w:pPr>
              <w:pStyle w:val="aff7"/>
              <w:widowControl w:val="0"/>
              <w:numPr>
                <w:ilvl w:val="0"/>
                <w:numId w:val="20"/>
              </w:numPr>
              <w:spacing w:beforeLines="50" w:before="120" w:afterLines="50" w:after="120"/>
              <w:jc w:val="both"/>
              <w:rPr>
                <w:ins w:id="2253" w:author="Xuning Wei12232" w:date="2026-10-20T14:41:00Z"/>
                <w:rFonts w:ascii="Times New Roman" w:eastAsia="仿宋_GB2312" w:hAnsi="Times New Roman" w:cs="Times New Roman"/>
                <w:sz w:val="18"/>
                <w:szCs w:val="18"/>
                <w:rPrChange w:id="2254" w:author="Xuning Wei12232" w:date="2026-10-24T11:11:00Z">
                  <w:rPr>
                    <w:ins w:id="2255" w:author="Xuning Wei12232" w:date="2026-10-20T14:41:00Z"/>
                  </w:rPr>
                </w:rPrChange>
              </w:rPr>
              <w:pPrChange w:id="2256" w:author="Xuning Wei12232" w:date="2026-10-20T14:42:00Z">
                <w:pPr>
                  <w:widowControl w:val="0"/>
                  <w:spacing w:beforeLines="50" w:before="120" w:afterLines="50" w:after="120"/>
                  <w:contextualSpacing/>
                </w:pPr>
              </w:pPrChange>
            </w:pPr>
            <w:del w:id="2257" w:author="Xuning Wei12232" w:date="2026-10-20T14:42:00Z">
              <w:r>
                <w:rPr>
                  <w:rFonts w:ascii="Times New Roman" w:eastAsia="仿宋_GB2312" w:hAnsi="Times New Roman" w:cs="Times New Roman"/>
                  <w:sz w:val="18"/>
                  <w:szCs w:val="18"/>
                  <w:rPrChange w:id="2258" w:author="Xuning Wei12232" w:date="2026-10-24T11:11:00Z">
                    <w:rPr/>
                  </w:rPrChange>
                </w:rPr>
                <w:delText xml:space="preserve"> </w:delText>
              </w:r>
            </w:del>
            <w:r>
              <w:rPr>
                <w:rFonts w:ascii="Times New Roman" w:eastAsia="仿宋_GB2312" w:hAnsi="Times New Roman" w:cs="Times New Roman"/>
                <w:sz w:val="18"/>
                <w:szCs w:val="18"/>
                <w:rPrChange w:id="2259" w:author="Xuning Wei12232" w:date="2026-10-24T11:11:00Z">
                  <w:rPr/>
                </w:rPrChange>
              </w:rPr>
              <w:t>Bubble with nitrogen, then start the agitator.</w:t>
            </w:r>
            <w:del w:id="2260" w:author="Xuning Wei12232" w:date="2026-10-20T14:42:00Z">
              <w:r>
                <w:rPr>
                  <w:rFonts w:ascii="Times New Roman" w:eastAsia="仿宋_GB2312" w:hAnsi="Times New Roman" w:cs="Times New Roman"/>
                  <w:sz w:val="18"/>
                  <w:szCs w:val="18"/>
                  <w:rPrChange w:id="2261" w:author="Xuning Wei12232" w:date="2026-10-24T11:11:00Z">
                    <w:rPr/>
                  </w:rPrChange>
                </w:rPr>
                <w:br/>
                <w:delText xml:space="preserve">3. </w:delText>
              </w:r>
            </w:del>
          </w:p>
          <w:p w14:paraId="0A47D0D1" w14:textId="77777777" w:rsidR="007617DE" w:rsidRPr="007617DE" w:rsidRDefault="00AE300B" w:rsidP="007617DE">
            <w:pPr>
              <w:pStyle w:val="aff7"/>
              <w:widowControl w:val="0"/>
              <w:numPr>
                <w:ilvl w:val="0"/>
                <w:numId w:val="20"/>
              </w:numPr>
              <w:spacing w:beforeLines="50" w:before="120" w:afterLines="50" w:after="120"/>
              <w:jc w:val="both"/>
              <w:rPr>
                <w:ins w:id="2262" w:author="Xuning Wei12232" w:date="2026-10-20T14:41:00Z"/>
                <w:rFonts w:ascii="Times New Roman" w:eastAsia="仿宋_GB2312" w:hAnsi="Times New Roman" w:cs="Times New Roman"/>
                <w:color w:val="000000" w:themeColor="text1"/>
                <w:sz w:val="18"/>
                <w:szCs w:val="18"/>
                <w:rPrChange w:id="2263" w:author="Xuning Wei12232" w:date="2026-10-24T11:11:00Z">
                  <w:rPr>
                    <w:ins w:id="2264" w:author="Xuning Wei12232" w:date="2026-10-20T14:41:00Z"/>
                    <w:color w:val="000000" w:themeColor="text1"/>
                  </w:rPr>
                </w:rPrChange>
              </w:rPr>
              <w:pPrChange w:id="2265" w:author="Xuning Wei12232" w:date="2026-10-20T14:42:00Z">
                <w:pPr>
                  <w:widowControl w:val="0"/>
                  <w:spacing w:beforeLines="50" w:before="120" w:afterLines="50" w:after="120"/>
                  <w:contextualSpacing/>
                </w:pPr>
              </w:pPrChange>
            </w:pPr>
            <w:r>
              <w:rPr>
                <w:rFonts w:ascii="Times New Roman" w:eastAsia="仿宋_GB2312" w:hAnsi="Times New Roman" w:cs="Times New Roman"/>
                <w:color w:val="000000" w:themeColor="text1"/>
                <w:sz w:val="18"/>
                <w:szCs w:val="18"/>
                <w:rPrChange w:id="2266" w:author="Xuning Wei12232" w:date="2026-10-24T11:11:00Z">
                  <w:rPr>
                    <w:color w:val="000000" w:themeColor="text1"/>
                  </w:rPr>
                </w:rPrChange>
              </w:rPr>
              <w:t xml:space="preserve">Turn off the nitrogen, manually weigh and add </w:t>
            </w:r>
            <w:del w:id="2267" w:author="Xuning Wei12232" w:date="2026-10-20T19:54:00Z">
              <w:r>
                <w:rPr>
                  <w:rFonts w:ascii="Times New Roman" w:eastAsia="仿宋_GB2312" w:hAnsi="Times New Roman" w:cs="Times New Roman"/>
                  <w:color w:val="000000" w:themeColor="text1"/>
                  <w:sz w:val="18"/>
                  <w:szCs w:val="18"/>
                  <w:rPrChange w:id="2268" w:author="Xuning Wei12232" w:date="2026-10-24T11:11:00Z">
                    <w:rPr>
                      <w:color w:val="000000" w:themeColor="text1"/>
                    </w:rPr>
                  </w:rPrChange>
                </w:rPr>
                <w:delText>1</w:delText>
              </w:r>
              <w:r>
                <w:rPr>
                  <w:rFonts w:ascii="Times New Roman" w:eastAsia="仿宋_GB2312" w:hAnsi="Times New Roman" w:cs="Times New Roman"/>
                  <w:sz w:val="18"/>
                  <w:szCs w:val="18"/>
                </w:rPr>
                <w:delText xml:space="preserve">0.0 eq. </w:delText>
              </w:r>
            </w:del>
            <w:r>
              <w:rPr>
                <w:rFonts w:ascii="Times New Roman" w:eastAsia="仿宋_GB2312" w:hAnsi="Times New Roman" w:cs="Times New Roman"/>
                <w:bCs w:val="0"/>
                <w:sz w:val="18"/>
                <w:szCs w:val="18"/>
              </w:rPr>
              <w:t>Methano</w:t>
            </w:r>
            <w:r>
              <w:rPr>
                <w:rFonts w:ascii="Times New Roman" w:eastAsia="仿宋_GB2312" w:hAnsi="Times New Roman" w:cs="Times New Roman"/>
                <w:bCs w:val="0"/>
                <w:color w:val="000000" w:themeColor="text1"/>
                <w:sz w:val="18"/>
                <w:szCs w:val="18"/>
                <w:rPrChange w:id="2269" w:author="Xuning Wei12232" w:date="2026-10-24T11:11:00Z">
                  <w:rPr>
                    <w:color w:val="000000" w:themeColor="text1"/>
                  </w:rPr>
                </w:rPrChange>
              </w:rPr>
              <w:t>l</w:t>
            </w:r>
            <w:r>
              <w:rPr>
                <w:rFonts w:ascii="Times New Roman" w:hAnsi="Times New Roman" w:cs="Times New Roman"/>
                <w:color w:val="000000" w:themeColor="text1"/>
                <w:sz w:val="18"/>
                <w:szCs w:val="18"/>
                <w:rPrChange w:id="2270" w:author="Xuning Wei12232" w:date="2026-10-24T11:11:00Z">
                  <w:rPr>
                    <w:color w:val="000000" w:themeColor="text1"/>
                  </w:rPr>
                </w:rPrChange>
              </w:rPr>
              <w:t xml:space="preserve"> </w:t>
            </w:r>
            <w:ins w:id="2271" w:author="Xuning Wei12232" w:date="2026-10-20T19:54:00Z">
              <w:r>
                <w:rPr>
                  <w:rFonts w:ascii="Times New Roman" w:hAnsi="Times New Roman" w:cs="Times New Roman"/>
                  <w:sz w:val="18"/>
                  <w:szCs w:val="18"/>
                  <w:lang w:eastAsia="zh-CN"/>
                </w:rPr>
                <w:t>(</w:t>
              </w:r>
              <w:r>
                <w:rPr>
                  <w:rFonts w:ascii="Times New Roman" w:eastAsia="仿宋_GB2312" w:hAnsi="Times New Roman" w:cs="Times New Roman"/>
                  <w:sz w:val="18"/>
                  <w:szCs w:val="18"/>
                  <w:rPrChange w:id="2272" w:author="Xuning Wei12232" w:date="2026-10-24T11:11:00Z">
                    <w:rPr>
                      <w:rFonts w:ascii="Times New Roman" w:eastAsia="仿宋_GB2312" w:hAnsi="Times New Roman" w:cs="Times New Roman"/>
                      <w:sz w:val="18"/>
                      <w:szCs w:val="18"/>
                      <w:highlight w:val="lightGray"/>
                    </w:rPr>
                  </w:rPrChange>
                </w:rPr>
                <w:t>10.0</w:t>
              </w:r>
            </w:ins>
            <w:ins w:id="2273" w:author="Xuning Wei12232" w:date="2026-10-22T10:17:00Z">
              <w:r>
                <w:rPr>
                  <w:rFonts w:ascii="Times New Roman" w:eastAsia="仿宋_GB2312" w:hAnsi="Times New Roman" w:cs="Times New Roman"/>
                  <w:sz w:val="18"/>
                  <w:szCs w:val="18"/>
                  <w:rPrChange w:id="2274" w:author="Xuning Wei12232" w:date="2026-10-24T11:11:00Z">
                    <w:rPr>
                      <w:rFonts w:ascii="Times New Roman" w:eastAsia="仿宋_GB2312" w:hAnsi="Times New Roman" w:cs="Times New Roman"/>
                      <w:sz w:val="18"/>
                      <w:szCs w:val="18"/>
                      <w:highlight w:val="lightGray"/>
                    </w:rPr>
                  </w:rPrChange>
                </w:rPr>
                <w:t>0</w:t>
              </w:r>
            </w:ins>
            <w:ins w:id="2275" w:author="Xuning Wei12232" w:date="2026-10-20T19:54:00Z">
              <w:r>
                <w:rPr>
                  <w:rFonts w:ascii="Times New Roman" w:eastAsia="仿宋_GB2312" w:hAnsi="Times New Roman" w:cs="Times New Roman"/>
                  <w:sz w:val="18"/>
                  <w:szCs w:val="18"/>
                  <w:rPrChange w:id="2276" w:author="Xuning Wei12232" w:date="2026-10-24T11:11:00Z">
                    <w:rPr>
                      <w:rFonts w:ascii="Times New Roman" w:eastAsia="仿宋_GB2312" w:hAnsi="Times New Roman" w:cs="Times New Roman"/>
                      <w:sz w:val="18"/>
                      <w:szCs w:val="18"/>
                      <w:highlight w:val="lightGray"/>
                    </w:rPr>
                  </w:rPrChange>
                </w:rPr>
                <w:t xml:space="preserve"> eq.</w:t>
              </w:r>
              <w:r>
                <w:rPr>
                  <w:rFonts w:ascii="Times New Roman" w:hAnsi="Times New Roman" w:cs="Times New Roman"/>
                  <w:sz w:val="18"/>
                  <w:szCs w:val="18"/>
                  <w:lang w:eastAsia="zh-CN"/>
                </w:rPr>
                <w:t xml:space="preserve">) </w:t>
              </w:r>
            </w:ins>
            <w:r>
              <w:rPr>
                <w:rFonts w:ascii="Times New Roman" w:eastAsia="仿宋_GB2312" w:hAnsi="Times New Roman" w:cs="Times New Roman"/>
                <w:bCs w:val="0"/>
                <w:color w:val="000000" w:themeColor="text1"/>
                <w:sz w:val="18"/>
                <w:szCs w:val="18"/>
                <w:rPrChange w:id="2277" w:author="Xuning Wei12232" w:date="2026-10-24T11:11:00Z">
                  <w:rPr>
                    <w:color w:val="000000" w:themeColor="text1"/>
                  </w:rPr>
                </w:rPrChange>
              </w:rPr>
              <w:t>with</w:t>
            </w:r>
            <w:r>
              <w:rPr>
                <w:rFonts w:ascii="Times New Roman" w:eastAsia="仿宋_GB2312" w:hAnsi="Times New Roman" w:cs="Times New Roman"/>
                <w:bCs w:val="0"/>
                <w:color w:val="0000FF"/>
                <w:sz w:val="18"/>
                <w:szCs w:val="18"/>
                <w:rPrChange w:id="2278" w:author="Xuning Wei12232" w:date="2026-10-24T11:11:00Z">
                  <w:rPr>
                    <w:color w:val="0000FF"/>
                  </w:rPr>
                </w:rPrChange>
              </w:rPr>
              <w:t xml:space="preserve"> </w:t>
            </w:r>
            <w:r>
              <w:rPr>
                <w:rFonts w:ascii="Times New Roman" w:eastAsia="仿宋_GB2312" w:hAnsi="Times New Roman" w:cs="Times New Roman"/>
                <w:color w:val="0000FF"/>
                <w:sz w:val="18"/>
                <w:szCs w:val="18"/>
              </w:rPr>
              <w:t xml:space="preserve">stainless steel </w:t>
            </w:r>
            <w:r>
              <w:rPr>
                <w:rFonts w:ascii="Times New Roman" w:eastAsia="仿宋_GB2312" w:hAnsi="Times New Roman" w:cs="Times New Roman"/>
                <w:color w:val="0000FF"/>
                <w:sz w:val="18"/>
                <w:szCs w:val="18"/>
                <w:lang w:eastAsia="zh-CN"/>
              </w:rPr>
              <w:t>hos</w:t>
            </w:r>
            <w:r>
              <w:rPr>
                <w:rFonts w:ascii="Times New Roman" w:eastAsia="仿宋_GB2312" w:hAnsi="Times New Roman" w:cs="Times New Roman"/>
                <w:color w:val="0000FF"/>
                <w:sz w:val="18"/>
                <w:szCs w:val="18"/>
              </w:rPr>
              <w:t xml:space="preserve">e </w:t>
            </w:r>
            <w:del w:id="2279" w:author="Xuning Wei12232" w:date="2026-10-18T14:55:00Z">
              <w:r>
                <w:rPr>
                  <w:rFonts w:ascii="Times New Roman" w:eastAsia="仿宋_GB2312" w:hAnsi="Times New Roman" w:cs="Times New Roman"/>
                  <w:color w:val="0000FF"/>
                  <w:sz w:val="18"/>
                  <w:szCs w:val="18"/>
                </w:rPr>
                <w:delText>/ TPE tubin</w:delText>
              </w:r>
              <w:r>
                <w:rPr>
                  <w:rFonts w:ascii="Times New Roman" w:eastAsia="仿宋_GB2312" w:hAnsi="Times New Roman" w:cs="Times New Roman"/>
                  <w:bCs w:val="0"/>
                  <w:color w:val="0000FF"/>
                  <w:sz w:val="18"/>
                  <w:szCs w:val="18"/>
                </w:rPr>
                <w:delText>g</w:delText>
              </w:r>
              <w:r>
                <w:rPr>
                  <w:rFonts w:ascii="Times New Roman" w:eastAsia="仿宋_GB2312" w:hAnsi="Times New Roman" w:cs="Times New Roman"/>
                  <w:bCs w:val="0"/>
                  <w:sz w:val="18"/>
                  <w:szCs w:val="18"/>
                </w:rPr>
                <w:delText xml:space="preserve"> </w:delText>
              </w:r>
            </w:del>
            <w:r>
              <w:rPr>
                <w:rFonts w:ascii="Times New Roman" w:eastAsia="仿宋_GB2312" w:hAnsi="Times New Roman" w:cs="Times New Roman"/>
                <w:bCs w:val="0"/>
                <w:sz w:val="18"/>
                <w:szCs w:val="18"/>
              </w:rPr>
              <w:t>and peristaltic pump</w:t>
            </w:r>
            <w:r>
              <w:rPr>
                <w:rFonts w:ascii="Times New Roman" w:eastAsia="仿宋_GB2312" w:hAnsi="Times New Roman" w:cs="Times New Roman"/>
                <w:sz w:val="18"/>
                <w:szCs w:val="18"/>
              </w:rPr>
              <w:t>.</w:t>
            </w:r>
            <w:del w:id="2280" w:author="Xuning Wei12232" w:date="2026-10-20T14:42:00Z">
              <w:r>
                <w:rPr>
                  <w:rFonts w:ascii="Times New Roman" w:eastAsia="仿宋_GB2312" w:hAnsi="Times New Roman" w:cs="Times New Roman"/>
                  <w:sz w:val="18"/>
                  <w:szCs w:val="18"/>
                </w:rPr>
                <w:br/>
              </w:r>
              <w:r>
                <w:rPr>
                  <w:rFonts w:ascii="Times New Roman" w:eastAsia="仿宋_GB2312" w:hAnsi="Times New Roman" w:cs="Times New Roman"/>
                  <w:color w:val="000000" w:themeColor="text1"/>
                  <w:sz w:val="18"/>
                  <w:szCs w:val="18"/>
                  <w:rPrChange w:id="2281" w:author="Xuning Wei12232" w:date="2026-10-24T11:11:00Z">
                    <w:rPr>
                      <w:color w:val="000000" w:themeColor="text1"/>
                    </w:rPr>
                  </w:rPrChange>
                </w:rPr>
                <w:delText>4.</w:delText>
              </w:r>
            </w:del>
            <w:r>
              <w:rPr>
                <w:rFonts w:ascii="Times New Roman" w:eastAsia="仿宋_GB2312" w:hAnsi="Times New Roman" w:cs="Times New Roman"/>
                <w:color w:val="000000" w:themeColor="text1"/>
                <w:sz w:val="18"/>
                <w:szCs w:val="18"/>
                <w:rPrChange w:id="2282" w:author="Xuning Wei12232" w:date="2026-10-24T11:11:00Z">
                  <w:rPr>
                    <w:color w:val="000000" w:themeColor="text1"/>
                  </w:rPr>
                </w:rPrChange>
              </w:rPr>
              <w:t xml:space="preserve"> </w:t>
            </w:r>
          </w:p>
          <w:p w14:paraId="00229F39" w14:textId="77777777" w:rsidR="007617DE" w:rsidRPr="007617DE" w:rsidRDefault="00AE300B" w:rsidP="007617DE">
            <w:pPr>
              <w:pStyle w:val="aff7"/>
              <w:widowControl w:val="0"/>
              <w:numPr>
                <w:ilvl w:val="0"/>
                <w:numId w:val="20"/>
              </w:numPr>
              <w:spacing w:beforeLines="50" w:before="120" w:afterLines="50" w:after="120"/>
              <w:jc w:val="both"/>
              <w:rPr>
                <w:ins w:id="2283" w:author="Xuning Wei12232" w:date="2026-10-20T14:41:00Z"/>
                <w:rFonts w:ascii="Times New Roman" w:eastAsia="仿宋_GB2312" w:hAnsi="Times New Roman" w:cs="Times New Roman"/>
                <w:sz w:val="18"/>
                <w:szCs w:val="18"/>
                <w:rPrChange w:id="2284" w:author="Xuning Wei12232" w:date="2026-10-24T11:11:00Z">
                  <w:rPr>
                    <w:ins w:id="2285" w:author="Xuning Wei12232" w:date="2026-10-20T14:41:00Z"/>
                  </w:rPr>
                </w:rPrChange>
              </w:rPr>
              <w:pPrChange w:id="2286"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287" w:author="Xuning Wei12232" w:date="2026-10-24T11:11:00Z">
                  <w:rPr/>
                </w:rPrChange>
              </w:rPr>
              <w:t xml:space="preserve">Adjust to </w:t>
            </w:r>
            <w:del w:id="2288" w:author="Xuning Wei12232" w:date="2026-10-20T14:33:00Z">
              <w:r>
                <w:rPr>
                  <w:rFonts w:ascii="Times New Roman" w:eastAsia="仿宋_GB2312" w:hAnsi="Times New Roman" w:cs="Times New Roman"/>
                  <w:sz w:val="18"/>
                  <w:szCs w:val="18"/>
                  <w:rPrChange w:id="2289" w:author="Xuning Wei12232" w:date="2026-10-24T11:11:00Z">
                    <w:rPr/>
                  </w:rPrChange>
                </w:rPr>
                <w:delText xml:space="preserve">20 </w:delText>
              </w:r>
              <w:r>
                <w:rPr>
                  <w:rFonts w:ascii="Times New Roman" w:eastAsia="仿宋_GB2312" w:hAnsi="Times New Roman" w:cs="Times New Roman" w:hint="eastAsia"/>
                  <w:sz w:val="18"/>
                  <w:szCs w:val="18"/>
                  <w:rPrChange w:id="2290" w:author="Xuning Wei12232" w:date="2026-10-24T11:11:00Z">
                    <w:rPr>
                      <w:rFonts w:hint="eastAsia"/>
                    </w:rPr>
                  </w:rPrChange>
                </w:rPr>
                <w:delText>±</w:delText>
              </w:r>
              <w:r>
                <w:rPr>
                  <w:rFonts w:ascii="Times New Roman" w:eastAsia="仿宋_GB2312" w:hAnsi="Times New Roman" w:cs="Times New Roman"/>
                  <w:sz w:val="18"/>
                  <w:szCs w:val="18"/>
                  <w:lang w:eastAsia="zh-CN"/>
                  <w:rPrChange w:id="2291" w:author="Xuning Wei12232" w:date="2026-10-24T11:11:00Z">
                    <w:rPr>
                      <w:lang w:eastAsia="zh-CN"/>
                    </w:rPr>
                  </w:rPrChange>
                </w:rPr>
                <w:delText xml:space="preserve"> </w:delText>
              </w:r>
              <w:r>
                <w:rPr>
                  <w:rFonts w:ascii="Times New Roman" w:eastAsia="仿宋_GB2312" w:hAnsi="Times New Roman" w:cs="Times New Roman"/>
                  <w:sz w:val="18"/>
                  <w:szCs w:val="18"/>
                  <w:rPrChange w:id="2292" w:author="Xuning Wei12232" w:date="2026-10-24T11:11:00Z">
                    <w:rPr/>
                  </w:rPrChange>
                </w:rPr>
                <w:delText>5 °C</w:delText>
              </w:r>
            </w:del>
            <w:ins w:id="2293" w:author="Xuning Wei12232" w:date="2026-10-20T14:33:00Z">
              <w:r>
                <w:rPr>
                  <w:rFonts w:ascii="Times New Roman" w:eastAsia="仿宋_GB2312" w:hAnsi="Times New Roman" w:cs="Times New Roman"/>
                  <w:sz w:val="18"/>
                  <w:szCs w:val="18"/>
                  <w:rPrChange w:id="2294" w:author="Xuning Wei12232" w:date="2026-10-24T11:11:00Z">
                    <w:rPr/>
                  </w:rPrChange>
                </w:rPr>
                <w:t>20.0 ± 5.0 °C</w:t>
              </w:r>
            </w:ins>
            <w:r>
              <w:rPr>
                <w:rFonts w:ascii="Times New Roman" w:eastAsia="仿宋_GB2312" w:hAnsi="Times New Roman" w:cs="Times New Roman"/>
                <w:sz w:val="18"/>
                <w:szCs w:val="18"/>
                <w:rPrChange w:id="2295" w:author="Xuning Wei12232" w:date="2026-10-24T11:11:00Z">
                  <w:rPr/>
                </w:rPrChange>
              </w:rPr>
              <w:t xml:space="preserve"> (target: 20</w:t>
            </w:r>
            <w:ins w:id="2296" w:author="Xuning Wei12232" w:date="2026-10-24T10:47:00Z">
              <w:r>
                <w:rPr>
                  <w:rFonts w:ascii="Times New Roman" w:eastAsia="仿宋_GB2312" w:hAnsi="Times New Roman" w:cs="Times New Roman"/>
                  <w:sz w:val="18"/>
                  <w:szCs w:val="18"/>
                </w:rPr>
                <w:t>.0</w:t>
              </w:r>
            </w:ins>
            <w:r>
              <w:rPr>
                <w:rFonts w:ascii="Times New Roman" w:eastAsia="仿宋_GB2312" w:hAnsi="Times New Roman" w:cs="Times New Roman"/>
                <w:sz w:val="18"/>
                <w:szCs w:val="18"/>
                <w:rPrChange w:id="2297" w:author="Xuning Wei12232" w:date="2026-10-24T11:11:00Z">
                  <w:rPr/>
                </w:rPrChange>
              </w:rPr>
              <w:t xml:space="preserve"> °C). Add </w:t>
            </w:r>
            <w:del w:id="2298" w:author="Xuning Wei12232" w:date="2026-10-20T19:54:00Z">
              <w:r>
                <w:rPr>
                  <w:rFonts w:ascii="Times New Roman" w:eastAsia="仿宋_GB2312" w:hAnsi="Times New Roman" w:cs="Times New Roman"/>
                  <w:sz w:val="18"/>
                  <w:szCs w:val="18"/>
                </w:rPr>
                <w:delText xml:space="preserve">5.0 eq. </w:delText>
              </w:r>
            </w:del>
            <w:r>
              <w:rPr>
                <w:rFonts w:ascii="Times New Roman" w:eastAsia="仿宋_GB2312" w:hAnsi="Times New Roman" w:cs="Times New Roman"/>
                <w:bCs w:val="0"/>
                <w:sz w:val="18"/>
                <w:szCs w:val="18"/>
              </w:rPr>
              <w:t>DIPE</w:t>
            </w:r>
            <w:r>
              <w:rPr>
                <w:rFonts w:ascii="Times New Roman" w:eastAsia="仿宋_GB2312" w:hAnsi="Times New Roman" w:cs="Times New Roman"/>
                <w:bCs w:val="0"/>
                <w:sz w:val="18"/>
                <w:szCs w:val="18"/>
                <w:rPrChange w:id="2299" w:author="Xuning Wei12232" w:date="2026-10-24T11:11:00Z">
                  <w:rPr/>
                </w:rPrChange>
              </w:rPr>
              <w:t>A</w:t>
            </w:r>
            <w:r>
              <w:rPr>
                <w:rFonts w:ascii="Times New Roman" w:eastAsia="仿宋_GB2312" w:hAnsi="Times New Roman" w:cs="Times New Roman"/>
                <w:sz w:val="18"/>
                <w:szCs w:val="18"/>
                <w:rPrChange w:id="2300" w:author="Xuning Wei12232" w:date="2026-10-24T11:11:00Z">
                  <w:rPr/>
                </w:rPrChange>
              </w:rPr>
              <w:t xml:space="preserve"> </w:t>
            </w:r>
            <w:ins w:id="2301" w:author="Xuning Wei12232" w:date="2026-10-20T19:54:00Z">
              <w:r>
                <w:rPr>
                  <w:rFonts w:ascii="Times New Roman" w:eastAsia="仿宋_GB2312" w:hAnsi="Times New Roman" w:cs="Times New Roman"/>
                  <w:sz w:val="18"/>
                  <w:szCs w:val="18"/>
                </w:rPr>
                <w:t>(</w:t>
              </w:r>
              <w:r>
                <w:rPr>
                  <w:rFonts w:ascii="Times New Roman" w:eastAsia="仿宋_GB2312" w:hAnsi="Times New Roman" w:cs="Times New Roman"/>
                  <w:sz w:val="18"/>
                  <w:szCs w:val="18"/>
                  <w:rPrChange w:id="2302" w:author="Xuning Wei12232" w:date="2026-10-24T11:11:00Z">
                    <w:rPr>
                      <w:rFonts w:ascii="Times New Roman" w:eastAsia="仿宋_GB2312" w:hAnsi="Times New Roman" w:cs="Times New Roman"/>
                      <w:sz w:val="18"/>
                      <w:szCs w:val="18"/>
                      <w:highlight w:val="lightGray"/>
                    </w:rPr>
                  </w:rPrChange>
                </w:rPr>
                <w:t>5.0</w:t>
              </w:r>
            </w:ins>
            <w:ins w:id="2303" w:author="Xuning Wei12232" w:date="2026-10-22T10:17:00Z">
              <w:r>
                <w:rPr>
                  <w:rFonts w:ascii="Times New Roman" w:eastAsia="仿宋_GB2312" w:hAnsi="Times New Roman" w:cs="Times New Roman"/>
                  <w:sz w:val="18"/>
                  <w:szCs w:val="18"/>
                  <w:rPrChange w:id="2304" w:author="Xuning Wei12232" w:date="2026-10-24T11:11:00Z">
                    <w:rPr>
                      <w:rFonts w:ascii="Times New Roman" w:eastAsia="仿宋_GB2312" w:hAnsi="Times New Roman" w:cs="Times New Roman"/>
                      <w:sz w:val="18"/>
                      <w:szCs w:val="18"/>
                      <w:highlight w:val="lightGray"/>
                    </w:rPr>
                  </w:rPrChange>
                </w:rPr>
                <w:t>0</w:t>
              </w:r>
            </w:ins>
            <w:ins w:id="2305" w:author="Xuning Wei12232" w:date="2026-10-20T19:54:00Z">
              <w:r>
                <w:rPr>
                  <w:rFonts w:ascii="Times New Roman" w:eastAsia="仿宋_GB2312" w:hAnsi="Times New Roman" w:cs="Times New Roman"/>
                  <w:sz w:val="18"/>
                  <w:szCs w:val="18"/>
                  <w:rPrChange w:id="2306" w:author="Xuning Wei12232" w:date="2026-10-24T11:11:00Z">
                    <w:rPr>
                      <w:rFonts w:ascii="Times New Roman" w:eastAsia="仿宋_GB2312" w:hAnsi="Times New Roman" w:cs="Times New Roman"/>
                      <w:sz w:val="18"/>
                      <w:szCs w:val="18"/>
                      <w:highlight w:val="lightGray"/>
                    </w:rPr>
                  </w:rPrChange>
                </w:rPr>
                <w:t xml:space="preserve"> eq.</w:t>
              </w:r>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2307" w:author="Xuning Wei12232" w:date="2026-10-24T11:11:00Z">
                  <w:rPr/>
                </w:rPrChange>
              </w:rPr>
              <w:t xml:space="preserve">at </w:t>
            </w:r>
            <w:del w:id="2308" w:author="Xuning Wei12232" w:date="2026-10-20T14:33:00Z">
              <w:r>
                <w:rPr>
                  <w:rFonts w:ascii="Times New Roman" w:eastAsia="仿宋_GB2312" w:hAnsi="Times New Roman" w:cs="Times New Roman"/>
                  <w:sz w:val="18"/>
                  <w:szCs w:val="18"/>
                  <w:rPrChange w:id="2309" w:author="Xuning Wei12232" w:date="2026-10-24T11:11:00Z">
                    <w:rPr/>
                  </w:rPrChange>
                </w:rPr>
                <w:delText xml:space="preserve">20 ± 5 </w:delText>
              </w:r>
              <w:r>
                <w:rPr>
                  <w:rFonts w:ascii="Times New Roman" w:eastAsia="仿宋_GB2312" w:hAnsi="Times New Roman" w:cs="Times New Roman"/>
                  <w:sz w:val="18"/>
                  <w:szCs w:val="18"/>
                  <w:lang w:eastAsia="zh-CN"/>
                  <w:rPrChange w:id="2310" w:author="Xuning Wei12232" w:date="2026-10-24T11:11:00Z">
                    <w:rPr>
                      <w:lang w:eastAsia="zh-CN"/>
                    </w:rPr>
                  </w:rPrChange>
                </w:rPr>
                <w:delText>°</w:delText>
              </w:r>
              <w:r>
                <w:rPr>
                  <w:rFonts w:ascii="Times New Roman" w:eastAsia="仿宋_GB2312" w:hAnsi="Times New Roman" w:cs="Times New Roman"/>
                  <w:sz w:val="18"/>
                  <w:szCs w:val="18"/>
                  <w:rPrChange w:id="2311" w:author="Xuning Wei12232" w:date="2026-10-24T11:11:00Z">
                    <w:rPr/>
                  </w:rPrChange>
                </w:rPr>
                <w:delText>C</w:delText>
              </w:r>
            </w:del>
            <w:ins w:id="2312" w:author="Xuning Wei12232" w:date="2026-10-20T14:33:00Z">
              <w:r>
                <w:rPr>
                  <w:rFonts w:ascii="Times New Roman" w:eastAsia="仿宋_GB2312" w:hAnsi="Times New Roman" w:cs="Times New Roman"/>
                  <w:sz w:val="18"/>
                  <w:szCs w:val="18"/>
                  <w:rPrChange w:id="2313" w:author="Xuning Wei12232" w:date="2026-10-24T11:11:00Z">
                    <w:rPr/>
                  </w:rPrChange>
                </w:rPr>
                <w:t>20.0 ± 5.0 °C</w:t>
              </w:r>
            </w:ins>
            <w:r>
              <w:rPr>
                <w:rFonts w:ascii="Times New Roman" w:eastAsia="仿宋_GB2312" w:hAnsi="Times New Roman" w:cs="Times New Roman"/>
                <w:sz w:val="18"/>
                <w:szCs w:val="18"/>
                <w:rPrChange w:id="2314" w:author="Xuning Wei12232" w:date="2026-10-24T11:11:00Z">
                  <w:rPr/>
                </w:rPrChange>
              </w:rPr>
              <w:t xml:space="preserve"> with stainless steel </w:t>
            </w:r>
            <w:r>
              <w:rPr>
                <w:rFonts w:ascii="Times New Roman" w:eastAsia="仿宋_GB2312" w:hAnsi="Times New Roman" w:cs="Times New Roman"/>
                <w:sz w:val="18"/>
                <w:szCs w:val="18"/>
                <w:lang w:eastAsia="zh-CN"/>
                <w:rPrChange w:id="2315" w:author="Xuning Wei12232" w:date="2026-10-24T11:11:00Z">
                  <w:rPr>
                    <w:lang w:eastAsia="zh-CN"/>
                  </w:rPr>
                </w:rPrChange>
              </w:rPr>
              <w:t>hos</w:t>
            </w:r>
            <w:r>
              <w:rPr>
                <w:rFonts w:ascii="Times New Roman" w:eastAsia="仿宋_GB2312" w:hAnsi="Times New Roman" w:cs="Times New Roman"/>
                <w:sz w:val="18"/>
                <w:szCs w:val="18"/>
                <w:rPrChange w:id="2316" w:author="Xuning Wei12232" w:date="2026-10-24T11:11:00Z">
                  <w:rPr/>
                </w:rPrChange>
              </w:rPr>
              <w:t xml:space="preserve">e </w:t>
            </w:r>
            <w:del w:id="2317" w:author="Xuning Wei12232" w:date="2026-10-18T14:56:00Z">
              <w:r>
                <w:rPr>
                  <w:rFonts w:ascii="Times New Roman" w:eastAsia="仿宋_GB2312" w:hAnsi="Times New Roman" w:cs="Times New Roman"/>
                  <w:sz w:val="18"/>
                  <w:szCs w:val="18"/>
                  <w:rPrChange w:id="2318" w:author="Xuning Wei12232" w:date="2026-10-24T11:11:00Z">
                    <w:rPr/>
                  </w:rPrChange>
                </w:rPr>
                <w:delText xml:space="preserve">/ TPE tubing </w:delText>
              </w:r>
            </w:del>
            <w:r>
              <w:rPr>
                <w:rFonts w:ascii="Times New Roman" w:eastAsia="仿宋_GB2312" w:hAnsi="Times New Roman" w:cs="Times New Roman"/>
                <w:sz w:val="18"/>
                <w:szCs w:val="18"/>
                <w:rPrChange w:id="2319" w:author="Xuning Wei12232" w:date="2026-10-24T11:11:00Z">
                  <w:rPr/>
                </w:rPrChange>
              </w:rPr>
              <w:t xml:space="preserve">and peristaltic pump at </w:t>
            </w:r>
            <w:del w:id="2320" w:author="Xuning Wei12232" w:date="2026-10-20T14:33:00Z">
              <w:r>
                <w:rPr>
                  <w:rFonts w:ascii="Times New Roman" w:eastAsia="仿宋_GB2312" w:hAnsi="Times New Roman" w:cs="Times New Roman"/>
                  <w:sz w:val="18"/>
                  <w:szCs w:val="18"/>
                  <w:rPrChange w:id="2321" w:author="Xuning Wei12232" w:date="2026-10-24T11:11:00Z">
                    <w:rPr/>
                  </w:rPrChange>
                </w:rPr>
                <w:delText xml:space="preserve">20 </w:delText>
              </w:r>
              <w:r>
                <w:rPr>
                  <w:rFonts w:ascii="Times New Roman" w:eastAsia="仿宋_GB2312" w:hAnsi="Times New Roman" w:cs="Times New Roman" w:hint="eastAsia"/>
                  <w:sz w:val="18"/>
                  <w:szCs w:val="18"/>
                  <w:rPrChange w:id="2322" w:author="Xuning Wei12232" w:date="2026-10-24T11:11:00Z">
                    <w:rPr>
                      <w:rFonts w:hint="eastAsia"/>
                    </w:rPr>
                  </w:rPrChange>
                </w:rPr>
                <w:delText>±</w:delText>
              </w:r>
              <w:r>
                <w:rPr>
                  <w:rFonts w:ascii="Times New Roman" w:eastAsia="仿宋_GB2312" w:hAnsi="Times New Roman" w:cs="Times New Roman"/>
                  <w:sz w:val="18"/>
                  <w:szCs w:val="18"/>
                  <w:lang w:eastAsia="zh-CN"/>
                  <w:rPrChange w:id="2323" w:author="Xuning Wei12232" w:date="2026-10-24T11:11:00Z">
                    <w:rPr>
                      <w:lang w:eastAsia="zh-CN"/>
                    </w:rPr>
                  </w:rPrChange>
                </w:rPr>
                <w:delText xml:space="preserve"> </w:delText>
              </w:r>
              <w:r>
                <w:rPr>
                  <w:rFonts w:ascii="Times New Roman" w:eastAsia="仿宋_GB2312" w:hAnsi="Times New Roman" w:cs="Times New Roman"/>
                  <w:sz w:val="18"/>
                  <w:szCs w:val="18"/>
                  <w:rPrChange w:id="2324" w:author="Xuning Wei12232" w:date="2026-10-24T11:11:00Z">
                    <w:rPr/>
                  </w:rPrChange>
                </w:rPr>
                <w:delText xml:space="preserve">5 </w:delText>
              </w:r>
              <w:r>
                <w:rPr>
                  <w:rFonts w:ascii="Times New Roman" w:eastAsia="仿宋_GB2312" w:hAnsi="Times New Roman" w:cs="Times New Roman"/>
                  <w:sz w:val="18"/>
                  <w:szCs w:val="18"/>
                  <w:lang w:eastAsia="zh-CN"/>
                  <w:rPrChange w:id="2325" w:author="Xuning Wei12232" w:date="2026-10-24T11:11:00Z">
                    <w:rPr>
                      <w:lang w:eastAsia="zh-CN"/>
                    </w:rPr>
                  </w:rPrChange>
                </w:rPr>
                <w:delText>°</w:delText>
              </w:r>
              <w:r>
                <w:rPr>
                  <w:rFonts w:ascii="Times New Roman" w:eastAsia="仿宋_GB2312" w:hAnsi="Times New Roman" w:cs="Times New Roman"/>
                  <w:sz w:val="18"/>
                  <w:szCs w:val="18"/>
                  <w:rPrChange w:id="2326" w:author="Xuning Wei12232" w:date="2026-10-24T11:11:00Z">
                    <w:rPr/>
                  </w:rPrChange>
                </w:rPr>
                <w:delText>C</w:delText>
              </w:r>
            </w:del>
            <w:ins w:id="2327" w:author="Xuning Wei12232" w:date="2026-10-20T14:33:00Z">
              <w:r>
                <w:rPr>
                  <w:rFonts w:ascii="Times New Roman" w:eastAsia="仿宋_GB2312" w:hAnsi="Times New Roman" w:cs="Times New Roman"/>
                  <w:sz w:val="18"/>
                  <w:szCs w:val="18"/>
                  <w:rPrChange w:id="2328" w:author="Xuning Wei12232" w:date="2026-10-24T11:11:00Z">
                    <w:rPr/>
                  </w:rPrChange>
                </w:rPr>
                <w:t>20.0 ± 5.0 °C</w:t>
              </w:r>
            </w:ins>
            <w:r>
              <w:rPr>
                <w:rFonts w:ascii="Times New Roman" w:eastAsia="仿宋_GB2312" w:hAnsi="Times New Roman" w:cs="Times New Roman"/>
                <w:sz w:val="18"/>
                <w:szCs w:val="18"/>
                <w:rPrChange w:id="2329" w:author="Xuning Wei12232" w:date="2026-10-24T11:11:00Z">
                  <w:rPr/>
                </w:rPrChange>
              </w:rPr>
              <w:t xml:space="preserve"> (target: 20</w:t>
            </w:r>
            <w:ins w:id="2330" w:author="Xuning Wei12232" w:date="2026-10-24T10:47:00Z">
              <w:r>
                <w:rPr>
                  <w:rFonts w:ascii="Times New Roman" w:eastAsia="仿宋_GB2312" w:hAnsi="Times New Roman" w:cs="Times New Roman"/>
                  <w:sz w:val="18"/>
                  <w:szCs w:val="18"/>
                </w:rPr>
                <w:t>.0</w:t>
              </w:r>
            </w:ins>
            <w:r>
              <w:rPr>
                <w:rFonts w:ascii="Times New Roman" w:eastAsia="仿宋_GB2312" w:hAnsi="Times New Roman" w:cs="Times New Roman"/>
                <w:sz w:val="18"/>
                <w:szCs w:val="18"/>
                <w:rPrChange w:id="2331" w:author="Xuning Wei12232" w:date="2026-10-24T11:11:00Z">
                  <w:rPr/>
                </w:rPrChange>
              </w:rPr>
              <w:t xml:space="preserve"> °C).</w:t>
            </w:r>
            <w:del w:id="2332" w:author="Xuning Wei12232" w:date="2026-10-20T14:42:00Z">
              <w:r>
                <w:rPr>
                  <w:rFonts w:ascii="Times New Roman" w:eastAsia="仿宋_GB2312" w:hAnsi="Times New Roman" w:cs="Times New Roman"/>
                  <w:sz w:val="18"/>
                  <w:szCs w:val="18"/>
                  <w:rPrChange w:id="2333" w:author="Xuning Wei12232" w:date="2026-10-24T11:11:00Z">
                    <w:rPr/>
                  </w:rPrChange>
                </w:rPr>
                <w:delText xml:space="preserve"> </w:delText>
              </w:r>
              <w:r>
                <w:rPr>
                  <w:rFonts w:ascii="Times New Roman" w:eastAsia="仿宋_GB2312" w:hAnsi="Times New Roman" w:cs="Times New Roman"/>
                  <w:sz w:val="18"/>
                  <w:szCs w:val="18"/>
                  <w:rPrChange w:id="2334" w:author="Xuning Wei12232" w:date="2026-10-24T11:11:00Z">
                    <w:rPr/>
                  </w:rPrChange>
                </w:rPr>
                <w:br/>
                <w:delText>5.</w:delText>
              </w:r>
            </w:del>
            <w:r>
              <w:rPr>
                <w:rFonts w:ascii="Times New Roman" w:eastAsia="仿宋_GB2312" w:hAnsi="Times New Roman" w:cs="Times New Roman"/>
                <w:sz w:val="18"/>
                <w:szCs w:val="18"/>
                <w:rPrChange w:id="2335" w:author="Xuning Wei12232" w:date="2026-10-24T11:11:00Z">
                  <w:rPr/>
                </w:rPrChange>
              </w:rPr>
              <w:t xml:space="preserve"> </w:t>
            </w:r>
          </w:p>
          <w:p w14:paraId="4B42F126" w14:textId="77777777" w:rsidR="007617DE" w:rsidRPr="007617DE" w:rsidRDefault="00AE300B" w:rsidP="007617DE">
            <w:pPr>
              <w:pStyle w:val="aff7"/>
              <w:widowControl w:val="0"/>
              <w:numPr>
                <w:ilvl w:val="0"/>
                <w:numId w:val="20"/>
              </w:numPr>
              <w:spacing w:beforeLines="50" w:before="120" w:afterLines="50" w:after="120"/>
              <w:jc w:val="both"/>
              <w:rPr>
                <w:ins w:id="2336" w:author="Xuning Wei12232" w:date="2026-10-20T14:41:00Z"/>
                <w:rFonts w:ascii="Times New Roman" w:eastAsia="仿宋_GB2312" w:hAnsi="Times New Roman" w:cs="Times New Roman"/>
                <w:sz w:val="18"/>
                <w:szCs w:val="18"/>
                <w:rPrChange w:id="2337" w:author="Xuning Wei12232" w:date="2026-10-24T11:11:00Z">
                  <w:rPr>
                    <w:ins w:id="2338" w:author="Xuning Wei12232" w:date="2026-10-20T14:41:00Z"/>
                  </w:rPr>
                </w:rPrChange>
              </w:rPr>
              <w:pPrChange w:id="2339"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340" w:author="Xuning Wei12232" w:date="2026-10-24T11:11:00Z">
                  <w:rPr/>
                </w:rPrChange>
              </w:rPr>
              <w:t xml:space="preserve">Bubble with nitrogen after addition. Adjust to </w:t>
            </w:r>
            <w:del w:id="2341" w:author="Xuning Wei12232" w:date="2026-10-20T14:33:00Z">
              <w:r>
                <w:rPr>
                  <w:rFonts w:ascii="Times New Roman" w:eastAsia="仿宋_GB2312" w:hAnsi="Times New Roman" w:cs="Times New Roman"/>
                  <w:sz w:val="18"/>
                  <w:szCs w:val="18"/>
                  <w:rPrChange w:id="2342" w:author="Xuning Wei12232" w:date="2026-10-24T11:11:00Z">
                    <w:rPr/>
                  </w:rPrChange>
                </w:rPr>
                <w:delText xml:space="preserve">25 </w:delText>
              </w:r>
              <w:r>
                <w:rPr>
                  <w:rFonts w:ascii="Times New Roman" w:eastAsia="仿宋_GB2312" w:hAnsi="Times New Roman" w:cs="Times New Roman" w:hint="eastAsia"/>
                  <w:sz w:val="18"/>
                  <w:szCs w:val="18"/>
                  <w:rPrChange w:id="2343" w:author="Xuning Wei12232" w:date="2026-10-24T11:11:00Z">
                    <w:rPr>
                      <w:rFonts w:hint="eastAsia"/>
                    </w:rPr>
                  </w:rPrChange>
                </w:rPr>
                <w:delText>±</w:delText>
              </w:r>
              <w:r>
                <w:rPr>
                  <w:rFonts w:ascii="Times New Roman" w:eastAsia="仿宋_GB2312" w:hAnsi="Times New Roman" w:cs="Times New Roman"/>
                  <w:sz w:val="18"/>
                  <w:szCs w:val="18"/>
                  <w:lang w:eastAsia="zh-CN"/>
                  <w:rPrChange w:id="2344" w:author="Xuning Wei12232" w:date="2026-10-24T11:11:00Z">
                    <w:rPr>
                      <w:lang w:eastAsia="zh-CN"/>
                    </w:rPr>
                  </w:rPrChange>
                </w:rPr>
                <w:delText xml:space="preserve"> </w:delText>
              </w:r>
              <w:r>
                <w:rPr>
                  <w:rFonts w:ascii="Times New Roman" w:eastAsia="仿宋_GB2312" w:hAnsi="Times New Roman" w:cs="Times New Roman"/>
                  <w:sz w:val="18"/>
                  <w:szCs w:val="18"/>
                  <w:rPrChange w:id="2345" w:author="Xuning Wei12232" w:date="2026-10-24T11:11:00Z">
                    <w:rPr/>
                  </w:rPrChange>
                </w:rPr>
                <w:delText>5 °C</w:delText>
              </w:r>
            </w:del>
            <w:ins w:id="2346" w:author="Xuning Wei12232" w:date="2026-10-20T14:33:00Z">
              <w:r>
                <w:rPr>
                  <w:rFonts w:ascii="Times New Roman" w:eastAsia="仿宋_GB2312" w:hAnsi="Times New Roman" w:cs="Times New Roman"/>
                  <w:sz w:val="18"/>
                  <w:szCs w:val="18"/>
                  <w:rPrChange w:id="2347" w:author="Xuning Wei12232" w:date="2026-10-24T11:11:00Z">
                    <w:rPr/>
                  </w:rPrChange>
                </w:rPr>
                <w:t>25.0 ± 5.0 °C</w:t>
              </w:r>
            </w:ins>
            <w:r>
              <w:rPr>
                <w:rFonts w:ascii="Times New Roman" w:eastAsia="仿宋_GB2312" w:hAnsi="Times New Roman" w:cs="Times New Roman"/>
                <w:sz w:val="18"/>
                <w:szCs w:val="18"/>
                <w:rPrChange w:id="2348" w:author="Xuning Wei12232" w:date="2026-10-24T11:11:00Z">
                  <w:rPr/>
                </w:rPrChange>
              </w:rPr>
              <w:t xml:space="preserve"> (target: </w:t>
            </w:r>
            <w:del w:id="2349" w:author="Xuning Wei12232" w:date="2026-10-20T21:36:00Z">
              <w:r>
                <w:rPr>
                  <w:rFonts w:ascii="Times New Roman" w:eastAsia="仿宋_GB2312" w:hAnsi="Times New Roman" w:cs="Times New Roman"/>
                  <w:sz w:val="18"/>
                  <w:szCs w:val="18"/>
                  <w:rPrChange w:id="2350" w:author="Xuning Wei12232" w:date="2026-10-24T11:11:00Z">
                    <w:rPr/>
                  </w:rPrChange>
                </w:rPr>
                <w:delText>25 °C</w:delText>
              </w:r>
            </w:del>
            <w:ins w:id="2351" w:author="Xuning Wei12232" w:date="2026-10-20T21:36:00Z">
              <w:r>
                <w:rPr>
                  <w:rFonts w:ascii="Times New Roman" w:eastAsia="仿宋_GB2312" w:hAnsi="Times New Roman" w:cs="Times New Roman"/>
                  <w:color w:val="000000" w:themeColor="text1"/>
                  <w:sz w:val="18"/>
                  <w:szCs w:val="18"/>
                  <w:rPrChange w:id="2352" w:author="Xuning Wei12232" w:date="2026-10-24T11:11:00Z">
                    <w:rPr>
                      <w:rFonts w:ascii="Times New Roman" w:eastAsia="仿宋_GB2312" w:hAnsi="Times New Roman" w:cs="Times New Roman"/>
                      <w:color w:val="000000" w:themeColor="text1"/>
                      <w:sz w:val="18"/>
                      <w:szCs w:val="18"/>
                      <w:highlight w:val="lightGray"/>
                    </w:rPr>
                  </w:rPrChange>
                </w:rPr>
                <w:t>25.0 °C</w:t>
              </w:r>
            </w:ins>
            <w:r>
              <w:rPr>
                <w:rFonts w:ascii="Times New Roman" w:eastAsia="仿宋_GB2312" w:hAnsi="Times New Roman" w:cs="Times New Roman"/>
                <w:sz w:val="18"/>
                <w:szCs w:val="18"/>
                <w:rPrChange w:id="2353" w:author="Xuning Wei12232" w:date="2026-10-24T11:11:00Z">
                  <w:rPr/>
                </w:rPrChange>
              </w:rPr>
              <w:t xml:space="preserve">), the mixture is allowed to react for 1 h </w:t>
            </w:r>
            <w:r>
              <w:rPr>
                <w:rFonts w:ascii="Times New Roman" w:eastAsia="仿宋_GB2312" w:hAnsi="Times New Roman" w:cs="Times New Roman" w:hint="eastAsia"/>
                <w:sz w:val="18"/>
                <w:szCs w:val="18"/>
                <w:rPrChange w:id="2354" w:author="Xuning Wei12232" w:date="2026-10-24T11:11:00Z">
                  <w:rPr>
                    <w:rFonts w:hint="eastAsia"/>
                  </w:rPr>
                </w:rPrChange>
              </w:rPr>
              <w:t>±</w:t>
            </w:r>
            <w:r>
              <w:rPr>
                <w:rFonts w:ascii="Times New Roman" w:eastAsia="仿宋_GB2312" w:hAnsi="Times New Roman" w:cs="Times New Roman"/>
                <w:sz w:val="18"/>
                <w:szCs w:val="18"/>
                <w:lang w:eastAsia="zh-CN"/>
                <w:rPrChange w:id="2355" w:author="Xuning Wei12232" w:date="2026-10-24T11:11:00Z">
                  <w:rPr>
                    <w:lang w:eastAsia="zh-CN"/>
                  </w:rPr>
                </w:rPrChange>
              </w:rPr>
              <w:t xml:space="preserve"> </w:t>
            </w:r>
            <w:r>
              <w:rPr>
                <w:rFonts w:ascii="Times New Roman" w:eastAsia="仿宋_GB2312" w:hAnsi="Times New Roman" w:cs="Times New Roman"/>
                <w:sz w:val="18"/>
                <w:szCs w:val="18"/>
                <w:rPrChange w:id="2356" w:author="Xuning Wei12232" w:date="2026-10-24T11:11:00Z">
                  <w:rPr/>
                </w:rPrChange>
              </w:rPr>
              <w:t xml:space="preserve">15 min (target: 1 h) at </w:t>
            </w:r>
            <w:del w:id="2357" w:author="Xuning Wei12232" w:date="2026-10-20T14:33:00Z">
              <w:r>
                <w:rPr>
                  <w:rFonts w:ascii="Times New Roman" w:eastAsia="仿宋_GB2312" w:hAnsi="Times New Roman" w:cs="Times New Roman"/>
                  <w:sz w:val="18"/>
                  <w:szCs w:val="18"/>
                  <w:rPrChange w:id="2358" w:author="Xuning Wei12232" w:date="2026-10-24T11:11:00Z">
                    <w:rPr/>
                  </w:rPrChange>
                </w:rPr>
                <w:delText xml:space="preserve">25 </w:delText>
              </w:r>
              <w:r>
                <w:rPr>
                  <w:rFonts w:ascii="Times New Roman" w:eastAsia="仿宋_GB2312" w:hAnsi="Times New Roman" w:cs="Times New Roman" w:hint="eastAsia"/>
                  <w:sz w:val="18"/>
                  <w:szCs w:val="18"/>
                  <w:rPrChange w:id="2359" w:author="Xuning Wei12232" w:date="2026-10-24T11:11:00Z">
                    <w:rPr>
                      <w:rFonts w:hint="eastAsia"/>
                    </w:rPr>
                  </w:rPrChange>
                </w:rPr>
                <w:delText>±</w:delText>
              </w:r>
              <w:r>
                <w:rPr>
                  <w:rFonts w:ascii="Times New Roman" w:eastAsia="仿宋_GB2312" w:hAnsi="Times New Roman" w:cs="Times New Roman"/>
                  <w:sz w:val="18"/>
                  <w:szCs w:val="18"/>
                  <w:lang w:eastAsia="zh-CN"/>
                  <w:rPrChange w:id="2360" w:author="Xuning Wei12232" w:date="2026-10-24T11:11:00Z">
                    <w:rPr>
                      <w:lang w:eastAsia="zh-CN"/>
                    </w:rPr>
                  </w:rPrChange>
                </w:rPr>
                <w:delText xml:space="preserve"> </w:delText>
              </w:r>
              <w:r>
                <w:rPr>
                  <w:rFonts w:ascii="Times New Roman" w:eastAsia="仿宋_GB2312" w:hAnsi="Times New Roman" w:cs="Times New Roman"/>
                  <w:sz w:val="18"/>
                  <w:szCs w:val="18"/>
                  <w:rPrChange w:id="2361" w:author="Xuning Wei12232" w:date="2026-10-24T11:11:00Z">
                    <w:rPr/>
                  </w:rPrChange>
                </w:rPr>
                <w:delText>5 °C</w:delText>
              </w:r>
            </w:del>
            <w:ins w:id="2362" w:author="Xuning Wei12232" w:date="2026-10-20T14:33:00Z">
              <w:r>
                <w:rPr>
                  <w:rFonts w:ascii="Times New Roman" w:eastAsia="仿宋_GB2312" w:hAnsi="Times New Roman" w:cs="Times New Roman"/>
                  <w:sz w:val="18"/>
                  <w:szCs w:val="18"/>
                  <w:rPrChange w:id="2363" w:author="Xuning Wei12232" w:date="2026-10-24T11:11:00Z">
                    <w:rPr/>
                  </w:rPrChange>
                </w:rPr>
                <w:t>25.0 ± 5.0 °C</w:t>
              </w:r>
            </w:ins>
            <w:r>
              <w:rPr>
                <w:rFonts w:ascii="Times New Roman" w:eastAsia="仿宋_GB2312" w:hAnsi="Times New Roman" w:cs="Times New Roman"/>
                <w:sz w:val="18"/>
                <w:szCs w:val="18"/>
                <w:rPrChange w:id="2364" w:author="Xuning Wei12232" w:date="2026-10-24T11:11:00Z">
                  <w:rPr/>
                </w:rPrChange>
              </w:rPr>
              <w:t xml:space="preserve"> (target: </w:t>
            </w:r>
            <w:del w:id="2365" w:author="Xuning Wei12232" w:date="2026-10-20T21:36:00Z">
              <w:r>
                <w:rPr>
                  <w:rFonts w:ascii="Times New Roman" w:eastAsia="仿宋_GB2312" w:hAnsi="Times New Roman" w:cs="Times New Roman"/>
                  <w:sz w:val="18"/>
                  <w:szCs w:val="18"/>
                  <w:rPrChange w:id="2366" w:author="Xuning Wei12232" w:date="2026-10-24T11:11:00Z">
                    <w:rPr/>
                  </w:rPrChange>
                </w:rPr>
                <w:delText>25 °C</w:delText>
              </w:r>
            </w:del>
            <w:ins w:id="2367" w:author="Xuning Wei12232" w:date="2026-10-20T21:36:00Z">
              <w:r>
                <w:rPr>
                  <w:rFonts w:ascii="Times New Roman" w:eastAsia="仿宋_GB2312" w:hAnsi="Times New Roman" w:cs="Times New Roman"/>
                  <w:color w:val="000000" w:themeColor="text1"/>
                  <w:sz w:val="18"/>
                  <w:szCs w:val="18"/>
                  <w:rPrChange w:id="2368" w:author="Xuning Wei12232" w:date="2026-10-24T11:11:00Z">
                    <w:rPr>
                      <w:rFonts w:ascii="Times New Roman" w:eastAsia="仿宋_GB2312" w:hAnsi="Times New Roman" w:cs="Times New Roman"/>
                      <w:color w:val="000000" w:themeColor="text1"/>
                      <w:sz w:val="18"/>
                      <w:szCs w:val="18"/>
                      <w:highlight w:val="lightGray"/>
                    </w:rPr>
                  </w:rPrChange>
                </w:rPr>
                <w:t>25.0 °C</w:t>
              </w:r>
            </w:ins>
            <w:r>
              <w:rPr>
                <w:rFonts w:ascii="Times New Roman" w:eastAsia="仿宋_GB2312" w:hAnsi="Times New Roman" w:cs="Times New Roman"/>
                <w:sz w:val="18"/>
                <w:szCs w:val="18"/>
                <w:rPrChange w:id="2369" w:author="Xuning Wei12232" w:date="2026-10-24T11:11:00Z">
                  <w:rPr/>
                </w:rPrChange>
              </w:rPr>
              <w:t xml:space="preserve">). </w:t>
            </w:r>
            <w:del w:id="2370" w:author="Xuning Wei12232" w:date="2026-10-20T14:42:00Z">
              <w:r>
                <w:rPr>
                  <w:rFonts w:ascii="Times New Roman" w:eastAsia="仿宋_GB2312" w:hAnsi="Times New Roman" w:cs="Times New Roman"/>
                  <w:sz w:val="18"/>
                  <w:szCs w:val="18"/>
                  <w:rPrChange w:id="2371" w:author="Xuning Wei12232" w:date="2026-10-24T11:11:00Z">
                    <w:rPr/>
                  </w:rPrChange>
                </w:rPr>
                <w:br/>
                <w:delText xml:space="preserve">6. </w:delText>
              </w:r>
            </w:del>
          </w:p>
          <w:p w14:paraId="622A156C" w14:textId="77777777" w:rsidR="007617DE" w:rsidRPr="007617DE" w:rsidRDefault="00AE300B" w:rsidP="007617DE">
            <w:pPr>
              <w:pStyle w:val="aff7"/>
              <w:widowControl w:val="0"/>
              <w:numPr>
                <w:ilvl w:val="0"/>
                <w:numId w:val="20"/>
              </w:numPr>
              <w:spacing w:beforeLines="50" w:before="120" w:afterLines="50" w:after="120"/>
              <w:jc w:val="both"/>
              <w:rPr>
                <w:rFonts w:ascii="Times New Roman" w:eastAsia="仿宋_GB2312" w:hAnsi="Times New Roman" w:cs="Times New Roman"/>
                <w:sz w:val="18"/>
                <w:szCs w:val="18"/>
                <w:rPrChange w:id="2372" w:author="Xuning Wei12232" w:date="2026-10-24T11:11:00Z">
                  <w:rPr/>
                </w:rPrChange>
              </w:rPr>
              <w:pPrChange w:id="2373"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374" w:author="Xuning Wei12232" w:date="2026-10-24T11:11:00Z">
                  <w:rPr/>
                </w:rPrChange>
              </w:rPr>
              <w:lastRenderedPageBreak/>
              <w:t>Stop stirring and turn off the nitrogen. Drain until there is no reaction mixture drip.</w:t>
            </w:r>
          </w:p>
        </w:tc>
      </w:tr>
      <w:tr w:rsidR="007617DE" w14:paraId="001E44E6" w14:textId="77777777">
        <w:trPr>
          <w:trHeight w:val="20"/>
        </w:trPr>
        <w:tc>
          <w:tcPr>
            <w:tcW w:w="310" w:type="pct"/>
            <w:tcBorders>
              <w:bottom w:val="single" w:sz="4" w:space="0" w:color="auto"/>
            </w:tcBorders>
            <w:tcMar>
              <w:top w:w="57" w:type="dxa"/>
              <w:left w:w="85" w:type="dxa"/>
              <w:bottom w:w="57" w:type="dxa"/>
              <w:right w:w="85" w:type="dxa"/>
            </w:tcMar>
            <w:vAlign w:val="center"/>
          </w:tcPr>
          <w:p w14:paraId="1582D54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573D911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6FF4CA77" w14:textId="77777777" w:rsidR="007617DE" w:rsidRPr="007617DE" w:rsidRDefault="00AE300B" w:rsidP="007617DE">
            <w:pPr>
              <w:pStyle w:val="aff7"/>
              <w:widowControl w:val="0"/>
              <w:numPr>
                <w:ilvl w:val="0"/>
                <w:numId w:val="21"/>
              </w:numPr>
              <w:spacing w:beforeLines="50" w:before="120" w:afterLines="50" w:after="120"/>
              <w:jc w:val="both"/>
              <w:rPr>
                <w:ins w:id="2375" w:author="Xuning Wei12232" w:date="2026-10-20T14:41:00Z"/>
                <w:rFonts w:ascii="Times New Roman" w:eastAsia="仿宋_GB2312" w:hAnsi="Times New Roman" w:cs="Times New Roman"/>
                <w:sz w:val="18"/>
                <w:szCs w:val="18"/>
                <w:rPrChange w:id="2376" w:author="Xuning Wei12232" w:date="2026-10-24T11:11:00Z">
                  <w:rPr>
                    <w:ins w:id="2377" w:author="Xuning Wei12232" w:date="2026-10-20T14:41:00Z"/>
                  </w:rPr>
                </w:rPrChange>
              </w:rPr>
              <w:pPrChange w:id="2378" w:author="Xuning Wei12232" w:date="2026-10-20T14:42:00Z">
                <w:pPr>
                  <w:widowControl w:val="0"/>
                  <w:spacing w:beforeLines="50" w:before="120" w:afterLines="50" w:after="120"/>
                  <w:contextualSpacing/>
                </w:pPr>
              </w:pPrChange>
            </w:pPr>
            <w:del w:id="2379" w:author="Xuning Wei12232" w:date="2026-10-20T14:43:00Z">
              <w:r>
                <w:rPr>
                  <w:rFonts w:ascii="Times New Roman" w:eastAsia="仿宋_GB2312" w:hAnsi="Times New Roman" w:cs="Times New Roman"/>
                  <w:sz w:val="18"/>
                  <w:szCs w:val="18"/>
                </w:rPr>
                <w:delText>1.</w:delText>
              </w:r>
              <w:commentRangeStart w:id="2380"/>
              <w:commentRangeStart w:id="2381"/>
              <w:r>
                <w:rPr>
                  <w:rFonts w:ascii="Times New Roman" w:eastAsia="仿宋_GB2312" w:hAnsi="Times New Roman" w:cs="Times New Roman"/>
                  <w:sz w:val="18"/>
                  <w:szCs w:val="18"/>
                </w:rPr>
                <w:delText xml:space="preserve"> </w:delText>
              </w:r>
            </w:del>
            <w:r>
              <w:rPr>
                <w:rFonts w:ascii="Times New Roman" w:eastAsia="仿宋_GB2312" w:hAnsi="Times New Roman" w:cs="Times New Roman"/>
                <w:sz w:val="18"/>
                <w:szCs w:val="18"/>
                <w:rPrChange w:id="2382" w:author="Xuning Wei12232" w:date="2026-10-24T11:11:00Z">
                  <w:rPr/>
                </w:rPrChange>
              </w:rPr>
              <w:t>Add</w:t>
            </w:r>
            <w:r>
              <w:rPr>
                <w:rFonts w:ascii="Times New Roman" w:eastAsia="仿宋_GB2312" w:hAnsi="Times New Roman" w:cs="Times New Roman"/>
                <w:sz w:val="18"/>
                <w:szCs w:val="18"/>
                <w:lang w:eastAsia="zh-CN"/>
              </w:rPr>
              <w:t xml:space="preserve"> </w:t>
            </w:r>
            <w:ins w:id="2383" w:author="Xuning Wei12232" w:date="2026-10-20T07:52:00Z">
              <w:r>
                <w:rPr>
                  <w:rFonts w:ascii="Times New Roman" w:eastAsia="仿宋_GB2312" w:hAnsi="Times New Roman" w:cs="Times New Roman"/>
                  <w:color w:val="FF0000"/>
                  <w:sz w:val="18"/>
                  <w:szCs w:val="18"/>
                  <w:lang w:eastAsia="zh-CN"/>
                  <w:rPrChange w:id="2384" w:author="Xuning Wei12232" w:date="2026-10-24T11:11:00Z">
                    <w:rPr>
                      <w:color w:val="FF0000"/>
                      <w:lang w:eastAsia="zh-CN"/>
                    </w:rPr>
                  </w:rPrChange>
                </w:rPr>
                <w:t>9</w:t>
              </w:r>
            </w:ins>
            <w:del w:id="2385" w:author="Xuning Wei12232" w:date="2026-10-18T15:09:00Z">
              <w:r>
                <w:rPr>
                  <w:rFonts w:ascii="Times New Roman" w:eastAsia="仿宋_GB2312" w:hAnsi="Times New Roman" w:cs="Times New Roman"/>
                  <w:sz w:val="18"/>
                  <w:szCs w:val="18"/>
                  <w:lang w:eastAsia="zh-CN"/>
                </w:rPr>
                <w:delText>8</w:delText>
              </w:r>
            </w:del>
            <w:r>
              <w:rPr>
                <w:rFonts w:ascii="Times New Roman" w:eastAsia="仿宋_GB2312" w:hAnsi="Times New Roman" w:cs="Times New Roman"/>
                <w:sz w:val="18"/>
                <w:szCs w:val="18"/>
                <w:lang w:eastAsia="zh-CN"/>
              </w:rPr>
              <w:t>.0 V DMF (</w:t>
            </w:r>
            <w:del w:id="2386" w:author="Xuning Wei12232" w:date="2026-10-18T15:09:00Z">
              <w:r>
                <w:rPr>
                  <w:rFonts w:ascii="Times New Roman" w:eastAsia="仿宋_GB2312" w:hAnsi="Times New Roman" w:cs="Times New Roman"/>
                  <w:sz w:val="18"/>
                  <w:szCs w:val="18"/>
                  <w:lang w:eastAsia="zh-CN"/>
                </w:rPr>
                <w:delText>7.584</w:delText>
              </w:r>
            </w:del>
            <w:ins w:id="2387" w:author="Xuning Wei12232" w:date="2026-10-20T07:52:00Z">
              <w:r>
                <w:rPr>
                  <w:rFonts w:ascii="Times New Roman" w:eastAsia="仿宋_GB2312" w:hAnsi="Times New Roman" w:cs="Times New Roman"/>
                  <w:color w:val="FF0000"/>
                  <w:sz w:val="18"/>
                  <w:szCs w:val="18"/>
                  <w:lang w:eastAsia="zh-CN"/>
                  <w:rPrChange w:id="2388" w:author="Xuning Wei12232" w:date="2026-10-24T11:11:00Z">
                    <w:rPr>
                      <w:color w:val="FF0000"/>
                      <w:lang w:eastAsia="zh-CN"/>
                    </w:rPr>
                  </w:rPrChange>
                </w:rPr>
                <w:t>8.53</w:t>
              </w:r>
            </w:ins>
            <w:r>
              <w:rPr>
                <w:rFonts w:ascii="Times New Roman" w:eastAsia="仿宋_GB2312" w:hAnsi="Times New Roman" w:cs="Times New Roman"/>
                <w:sz w:val="18"/>
                <w:szCs w:val="18"/>
                <w:lang w:eastAsia="zh-CN"/>
              </w:rPr>
              <w:t xml:space="preserve"> kg/kg)</w:t>
            </w:r>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rPrChange w:id="2389" w:author="Xuning Wei12232" w:date="2026-10-24T11:11:00Z">
                  <w:rPr/>
                </w:rPrChange>
              </w:rPr>
              <w:t>into the activation tank (TJ4S-1213-Sy15</w:t>
            </w:r>
            <w:r>
              <w:rPr>
                <w:rFonts w:ascii="Times New Roman" w:eastAsia="仿宋_GB2312" w:hAnsi="Times New Roman" w:cs="Times New Roman"/>
                <w:sz w:val="18"/>
                <w:szCs w:val="18"/>
                <w:lang w:eastAsia="zh-CN"/>
                <w:rPrChange w:id="2390" w:author="Xuning Wei12232" w:date="2026-10-24T11:11:00Z">
                  <w:rPr>
                    <w:lang w:eastAsia="zh-CN"/>
                  </w:rPr>
                </w:rPrChange>
              </w:rPr>
              <w:t>-R01)</w:t>
            </w:r>
            <w:r>
              <w:rPr>
                <w:rFonts w:ascii="Times New Roman" w:eastAsia="仿宋_GB2312" w:hAnsi="Times New Roman" w:cs="Times New Roman"/>
                <w:sz w:val="18"/>
                <w:szCs w:val="18"/>
                <w:rPrChange w:id="2391"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2392" w:author="Xuning Wei12232" w:date="2026-10-24T11:11:00Z">
                  <w:rPr>
                    <w:color w:val="0000FF"/>
                  </w:rPr>
                </w:rPrChange>
              </w:rPr>
              <w:t xml:space="preserve"> cleaning pipeline.</w:t>
            </w:r>
            <w:del w:id="2393" w:author="Xuning Wei12232" w:date="2026-10-20T14:43:00Z">
              <w:r>
                <w:rPr>
                  <w:rFonts w:ascii="Times New Roman" w:eastAsia="仿宋_GB2312" w:hAnsi="Times New Roman" w:cs="Times New Roman"/>
                  <w:sz w:val="18"/>
                  <w:szCs w:val="18"/>
                  <w:rPrChange w:id="2394" w:author="Xuning Wei12232" w:date="2026-10-24T11:11:00Z">
                    <w:rPr/>
                  </w:rPrChange>
                </w:rPr>
                <w:br/>
                <w:delText xml:space="preserve">2. </w:delText>
              </w:r>
            </w:del>
          </w:p>
          <w:p w14:paraId="1D083BA2" w14:textId="77777777" w:rsidR="007617DE" w:rsidRPr="007617DE" w:rsidRDefault="00AE300B" w:rsidP="007617DE">
            <w:pPr>
              <w:pStyle w:val="aff7"/>
              <w:widowControl w:val="0"/>
              <w:numPr>
                <w:ilvl w:val="0"/>
                <w:numId w:val="21"/>
              </w:numPr>
              <w:spacing w:beforeLines="50" w:before="120" w:afterLines="50" w:after="120"/>
              <w:jc w:val="both"/>
              <w:rPr>
                <w:ins w:id="2395" w:author="Xuning Wei12232" w:date="2026-10-20T14:41:00Z"/>
                <w:rFonts w:ascii="Times New Roman" w:eastAsia="仿宋_GB2312" w:hAnsi="Times New Roman" w:cs="Times New Roman"/>
                <w:sz w:val="18"/>
                <w:szCs w:val="18"/>
                <w:rPrChange w:id="2396" w:author="Xuning Wei12232" w:date="2026-10-24T11:11:00Z">
                  <w:rPr>
                    <w:ins w:id="2397" w:author="Xuning Wei12232" w:date="2026-10-20T14:41:00Z"/>
                  </w:rPr>
                </w:rPrChange>
              </w:rPr>
              <w:pPrChange w:id="2398"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399" w:author="Xuning Wei12232" w:date="2026-10-24T11:11:00Z">
                  <w:rPr/>
                </w:rPrChange>
              </w:rPr>
              <w:t>After the liquid is filtered out of the synthesis reactor. Transfer the mixture in activation tank (TJ4S-1213-Sy15-R01) to synthesis reactor (TJ4S-1213-Sy15).</w:t>
            </w:r>
            <w:del w:id="2400" w:author="Xuning Wei12232" w:date="2026-10-20T14:43:00Z">
              <w:r>
                <w:rPr>
                  <w:rFonts w:ascii="Times New Roman" w:eastAsia="仿宋_GB2312" w:hAnsi="Times New Roman" w:cs="Times New Roman"/>
                  <w:sz w:val="18"/>
                  <w:szCs w:val="18"/>
                  <w:rPrChange w:id="2401" w:author="Xuning Wei12232" w:date="2026-10-24T11:11:00Z">
                    <w:rPr/>
                  </w:rPrChange>
                </w:rPr>
                <w:br/>
                <w:delText xml:space="preserve">3. </w:delText>
              </w:r>
            </w:del>
          </w:p>
          <w:p w14:paraId="5FE467D4" w14:textId="77777777" w:rsidR="007617DE" w:rsidRPr="007617DE" w:rsidRDefault="00AE300B" w:rsidP="007617DE">
            <w:pPr>
              <w:pStyle w:val="aff7"/>
              <w:widowControl w:val="0"/>
              <w:numPr>
                <w:ilvl w:val="0"/>
                <w:numId w:val="21"/>
              </w:numPr>
              <w:spacing w:beforeLines="50" w:before="120" w:afterLines="50" w:after="120"/>
              <w:jc w:val="both"/>
              <w:rPr>
                <w:del w:id="2402" w:author="Xuning Wei12232" w:date="2026-10-20T14:43:00Z"/>
                <w:rFonts w:ascii="Times New Roman" w:eastAsia="仿宋_GB2312" w:hAnsi="Times New Roman" w:cs="Times New Roman"/>
                <w:sz w:val="18"/>
                <w:szCs w:val="18"/>
                <w:rPrChange w:id="2403" w:author="Xuning Wei12232" w:date="2026-10-24T11:11:00Z">
                  <w:rPr>
                    <w:del w:id="2404" w:author="Xuning Wei12232" w:date="2026-10-20T14:43:00Z"/>
                  </w:rPr>
                </w:rPrChange>
              </w:rPr>
              <w:pPrChange w:id="2405" w:author="Xuning Wei12232" w:date="2026-10-20T14:43:00Z">
                <w:pPr>
                  <w:widowControl w:val="0"/>
                  <w:spacing w:beforeLines="50" w:before="120" w:afterLines="50" w:after="120"/>
                  <w:contextualSpacing/>
                </w:pPr>
              </w:pPrChange>
            </w:pPr>
            <w:r>
              <w:rPr>
                <w:rFonts w:ascii="Times New Roman" w:eastAsia="仿宋_GB2312" w:hAnsi="Times New Roman" w:cs="Times New Roman"/>
                <w:sz w:val="18"/>
                <w:szCs w:val="18"/>
                <w:rPrChange w:id="2406" w:author="Xuning Wei12232" w:date="2026-10-24T11:11:00Z">
                  <w:rPr/>
                </w:rPrChange>
              </w:rPr>
              <w:t>Bubble with nitrogen, after s</w:t>
            </w:r>
            <w:r>
              <w:rPr>
                <w:rFonts w:ascii="Times New Roman" w:eastAsia="仿宋_GB2312" w:hAnsi="Times New Roman" w:cs="Times New Roman"/>
                <w:color w:val="0000FF"/>
                <w:sz w:val="18"/>
                <w:szCs w:val="18"/>
                <w:rPrChange w:id="2407" w:author="Xuning Wei12232" w:date="2026-10-24T11:11:00Z">
                  <w:rPr>
                    <w:color w:val="0000FF"/>
                  </w:rPr>
                </w:rPrChange>
              </w:rPr>
              <w:t>tirring, turn off the nitrogen</w:t>
            </w:r>
            <w:r>
              <w:rPr>
                <w:rFonts w:ascii="Times New Roman" w:eastAsia="仿宋_GB2312" w:hAnsi="Times New Roman" w:cs="Times New Roman"/>
                <w:sz w:val="18"/>
                <w:szCs w:val="18"/>
                <w:rPrChange w:id="2408" w:author="Xuning Wei12232" w:date="2026-10-24T11:11:00Z">
                  <w:rPr/>
                </w:rPrChange>
              </w:rPr>
              <w:t>. Drain until there is no obvious drip</w:t>
            </w:r>
          </w:p>
          <w:p w14:paraId="58700FC6" w14:textId="77777777" w:rsidR="007617DE" w:rsidRPr="007617DE" w:rsidRDefault="00AE300B" w:rsidP="007617DE">
            <w:pPr>
              <w:pStyle w:val="aff7"/>
              <w:widowControl w:val="0"/>
              <w:numPr>
                <w:ilvl w:val="0"/>
                <w:numId w:val="21"/>
              </w:numPr>
              <w:spacing w:beforeLines="50" w:before="120" w:afterLines="50" w:after="120"/>
              <w:jc w:val="both"/>
              <w:rPr>
                <w:rFonts w:ascii="Times New Roman" w:eastAsia="仿宋_GB2312" w:hAnsi="Times New Roman" w:cs="Times New Roman"/>
                <w:sz w:val="18"/>
                <w:szCs w:val="18"/>
                <w:rPrChange w:id="2409" w:author="Xuning Wei12232" w:date="2026-10-24T11:11:00Z">
                  <w:rPr/>
                </w:rPrChange>
              </w:rPr>
              <w:pPrChange w:id="2410" w:author="Xuning Wei12232" w:date="2026-10-20T14:43:00Z">
                <w:pPr>
                  <w:widowControl w:val="0"/>
                  <w:spacing w:beforeLines="50" w:before="120" w:afterLines="50" w:after="120"/>
                  <w:contextualSpacing/>
                </w:pPr>
              </w:pPrChange>
            </w:pPr>
            <w:ins w:id="2411" w:author="Xuning Wei12232" w:date="2026-10-20T14:43: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2412" w:author="Xuning Wei12232" w:date="2026-10-24T11:11:00Z">
                  <w:rPr/>
                </w:rPrChange>
              </w:rPr>
              <w:t>Note: Perform this operation 3 times.</w:t>
            </w:r>
            <w:commentRangeEnd w:id="2380"/>
            <w:r>
              <w:rPr>
                <w:rStyle w:val="CommentReference"/>
                <w:rFonts w:ascii="Times New Roman" w:eastAsia="仿宋_GB2312" w:hAnsi="Times New Roman" w:cs="Times New Roman"/>
                <w:sz w:val="18"/>
                <w:szCs w:val="18"/>
              </w:rPr>
              <w:commentReference w:id="2380"/>
            </w:r>
            <w:commentRangeEnd w:id="2381"/>
            <w:r>
              <w:rPr>
                <w:rStyle w:val="CommentReference"/>
              </w:rPr>
              <w:commentReference w:id="2381"/>
            </w:r>
          </w:p>
        </w:tc>
      </w:tr>
      <w:tr w:rsidR="007617DE" w14:paraId="62BA9EE2" w14:textId="77777777">
        <w:trPr>
          <w:trHeight w:val="20"/>
        </w:trPr>
        <w:tc>
          <w:tcPr>
            <w:tcW w:w="310" w:type="pct"/>
            <w:tcBorders>
              <w:bottom w:val="single" w:sz="4" w:space="0" w:color="auto"/>
            </w:tcBorders>
            <w:tcMar>
              <w:top w:w="57" w:type="dxa"/>
              <w:left w:w="85" w:type="dxa"/>
              <w:bottom w:w="57" w:type="dxa"/>
              <w:right w:w="85" w:type="dxa"/>
            </w:tcMar>
            <w:vAlign w:val="center"/>
          </w:tcPr>
          <w:p w14:paraId="2445EDA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29BA8E5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Borders>
              <w:bottom w:val="single" w:sz="4" w:space="0" w:color="auto"/>
            </w:tcBorders>
            <w:tcMar>
              <w:top w:w="57" w:type="dxa"/>
              <w:left w:w="85" w:type="dxa"/>
              <w:bottom w:w="57" w:type="dxa"/>
              <w:right w:w="85" w:type="dxa"/>
            </w:tcMar>
            <w:vAlign w:val="center"/>
          </w:tcPr>
          <w:p w14:paraId="74F44938" w14:textId="77777777" w:rsidR="007617DE" w:rsidRPr="007617DE" w:rsidRDefault="00AE300B" w:rsidP="007617DE">
            <w:pPr>
              <w:pStyle w:val="aff7"/>
              <w:widowControl w:val="0"/>
              <w:numPr>
                <w:ilvl w:val="0"/>
                <w:numId w:val="22"/>
              </w:numPr>
              <w:spacing w:beforeLines="50" w:before="120" w:afterLines="50" w:after="120"/>
              <w:jc w:val="both"/>
              <w:rPr>
                <w:ins w:id="2413" w:author="Xuning Wei12232" w:date="2026-10-20T14:41:00Z"/>
                <w:rFonts w:ascii="Times New Roman" w:eastAsia="仿宋_GB2312" w:hAnsi="Times New Roman" w:cs="Times New Roman"/>
                <w:sz w:val="18"/>
                <w:szCs w:val="18"/>
                <w:rPrChange w:id="2414" w:author="Xuning Wei12232" w:date="2026-10-24T11:11:00Z">
                  <w:rPr>
                    <w:ins w:id="2415" w:author="Xuning Wei12232" w:date="2026-10-20T14:41:00Z"/>
                  </w:rPr>
                </w:rPrChange>
              </w:rPr>
              <w:pPrChange w:id="2416" w:author="Xuning Wei12232" w:date="2026-10-20T14:42:00Z">
                <w:pPr>
                  <w:widowControl w:val="0"/>
                  <w:spacing w:beforeLines="50" w:before="120" w:afterLines="50" w:after="120"/>
                  <w:contextualSpacing/>
                </w:pPr>
              </w:pPrChange>
            </w:pPr>
            <w:del w:id="2417" w:author="Xuning Wei12232" w:date="2026-10-20T14:43: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2418" w:author="Xuning Wei12232" w:date="2026-10-24T11:11:00Z">
                  <w:rPr/>
                </w:rPrChange>
              </w:rPr>
              <w:t>Add</w:t>
            </w:r>
            <w:r>
              <w:rPr>
                <w:rFonts w:ascii="Times New Roman" w:eastAsia="仿宋_GB2312" w:hAnsi="Times New Roman" w:cs="Times New Roman"/>
                <w:sz w:val="18"/>
                <w:szCs w:val="18"/>
                <w:lang w:eastAsia="zh-CN"/>
                <w:rPrChange w:id="2419" w:author="Xuning Wei12232" w:date="2026-10-24T11:11:00Z">
                  <w:rPr>
                    <w:lang w:eastAsia="zh-CN"/>
                  </w:rPr>
                </w:rPrChange>
              </w:rPr>
              <w:t xml:space="preserve"> </w:t>
            </w:r>
            <w:del w:id="2420" w:author="Xuning Wei12232" w:date="2026-10-20T07:52:00Z">
              <w:r>
                <w:rPr>
                  <w:rFonts w:ascii="Times New Roman" w:eastAsia="仿宋_GB2312" w:hAnsi="Times New Roman" w:cs="Times New Roman"/>
                  <w:bCs w:val="0"/>
                  <w:sz w:val="18"/>
                  <w:szCs w:val="18"/>
                  <w:lang w:eastAsia="zh-CN"/>
                  <w:rPrChange w:id="2421" w:author="Xuning Wei12232" w:date="2026-10-24T11:11:00Z">
                    <w:rPr>
                      <w:lang w:eastAsia="zh-CN"/>
                    </w:rPr>
                  </w:rPrChange>
                </w:rPr>
                <w:delText xml:space="preserve">8.0 V </w:delText>
              </w:r>
            </w:del>
            <w:r>
              <w:rPr>
                <w:rFonts w:ascii="Times New Roman" w:eastAsia="仿宋_GB2312" w:hAnsi="Times New Roman" w:cs="Times New Roman"/>
                <w:bCs w:val="0"/>
                <w:sz w:val="18"/>
                <w:szCs w:val="18"/>
                <w:lang w:eastAsia="zh-CN"/>
                <w:rPrChange w:id="2422"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2423"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2424" w:author="Xuning Wei12232" w:date="2026-10-24T11:11:00Z">
                  <w:rPr>
                    <w:lang w:eastAsia="zh-CN"/>
                  </w:rPr>
                </w:rPrChange>
              </w:rPr>
              <w:t xml:space="preserve"> in </w:t>
            </w:r>
            <w:ins w:id="2425" w:author="Xuning Wei12232" w:date="2026-10-20T20:00:00Z">
              <w:r>
                <w:rPr>
                  <w:rFonts w:ascii="Times New Roman" w:eastAsia="仿宋_GB2312" w:hAnsi="Times New Roman" w:cs="Times New Roman"/>
                  <w:bCs w:val="0"/>
                  <w:sz w:val="18"/>
                  <w:szCs w:val="18"/>
                  <w:lang w:eastAsia="zh-CN"/>
                  <w:rPrChange w:id="2426"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2427" w:author="Xuning Wei12232" w:date="2026-10-20T20:00:00Z">
              <w:r>
                <w:rPr>
                  <w:rFonts w:ascii="Times New Roman" w:eastAsia="仿宋_GB2312" w:hAnsi="Times New Roman" w:cs="Times New Roman"/>
                  <w:bCs w:val="0"/>
                  <w:sz w:val="18"/>
                  <w:szCs w:val="18"/>
                  <w:lang w:eastAsia="zh-CN"/>
                </w:rPr>
                <w:delText>DMF (7.</w:delText>
              </w:r>
            </w:del>
            <w:del w:id="2428" w:author="Xuning Wei12232" w:date="2026-10-20T10:52:00Z">
              <w:r>
                <w:rPr>
                  <w:rFonts w:ascii="Times New Roman" w:eastAsia="仿宋_GB2312" w:hAnsi="Times New Roman" w:cs="Times New Roman"/>
                  <w:bCs w:val="0"/>
                  <w:sz w:val="18"/>
                  <w:szCs w:val="18"/>
                  <w:lang w:eastAsia="zh-CN"/>
                </w:rPr>
                <w:delText xml:space="preserve">448 </w:delText>
              </w:r>
            </w:del>
            <w:del w:id="2429" w:author="Xuning Wei12232" w:date="2026-10-20T20:00:00Z">
              <w:r>
                <w:rPr>
                  <w:rFonts w:ascii="Times New Roman" w:eastAsia="仿宋_GB2312" w:hAnsi="Times New Roman" w:cs="Times New Roman"/>
                  <w:bCs w:val="0"/>
                  <w:sz w:val="18"/>
                  <w:szCs w:val="18"/>
                  <w:lang w:eastAsia="zh-CN"/>
                </w:rPr>
                <w:delText>kg/kg)</w:delText>
              </w:r>
            </w:del>
            <w:r>
              <w:rPr>
                <w:rFonts w:ascii="Times New Roman" w:eastAsia="仿宋_GB2312" w:hAnsi="Times New Roman" w:cs="Times New Roman"/>
                <w:bCs w:val="0"/>
                <w:sz w:val="18"/>
                <w:szCs w:val="18"/>
                <w:lang w:eastAsia="zh-CN"/>
                <w:rPrChange w:id="2430" w:author="Xuning Wei12232" w:date="2026-10-24T11:11:00Z">
                  <w:rPr>
                    <w:lang w:eastAsia="zh-CN"/>
                  </w:rPr>
                </w:rPrChange>
              </w:rPr>
              <w:t xml:space="preserve"> </w:t>
            </w:r>
            <w:r>
              <w:rPr>
                <w:rFonts w:ascii="Times New Roman" w:eastAsia="仿宋_GB2312" w:hAnsi="Times New Roman" w:cs="Times New Roman"/>
                <w:sz w:val="18"/>
                <w:szCs w:val="18"/>
                <w:rPrChange w:id="2431" w:author="Xuning Wei12232" w:date="2026-10-24T11:11:00Z">
                  <w:rPr/>
                </w:rPrChange>
              </w:rPr>
              <w:t xml:space="preserve">into TJ4S-1213-Sy15. </w:t>
            </w:r>
            <w:del w:id="2432" w:author="Xuning Wei12232" w:date="2026-10-20T14:43:00Z">
              <w:r>
                <w:rPr>
                  <w:rFonts w:ascii="Times New Roman" w:eastAsia="仿宋_GB2312" w:hAnsi="Times New Roman" w:cs="Times New Roman"/>
                  <w:sz w:val="18"/>
                  <w:szCs w:val="18"/>
                  <w:rPrChange w:id="2433" w:author="Xuning Wei12232" w:date="2026-10-24T11:11:00Z">
                    <w:rPr/>
                  </w:rPrChange>
                </w:rPr>
                <w:br/>
                <w:delText>2.</w:delText>
              </w:r>
            </w:del>
            <w:r>
              <w:rPr>
                <w:rFonts w:ascii="Times New Roman" w:eastAsia="仿宋_GB2312" w:hAnsi="Times New Roman" w:cs="Times New Roman"/>
                <w:sz w:val="18"/>
                <w:szCs w:val="18"/>
                <w:rPrChange w:id="2434" w:author="Xuning Wei12232" w:date="2026-10-24T11:11:00Z">
                  <w:rPr/>
                </w:rPrChange>
              </w:rPr>
              <w:t xml:space="preserve"> </w:t>
            </w:r>
          </w:p>
          <w:p w14:paraId="5AA9D577" w14:textId="77777777" w:rsidR="007617DE" w:rsidRPr="007617DE" w:rsidRDefault="00AE300B" w:rsidP="007617DE">
            <w:pPr>
              <w:pStyle w:val="aff7"/>
              <w:widowControl w:val="0"/>
              <w:numPr>
                <w:ilvl w:val="0"/>
                <w:numId w:val="22"/>
              </w:numPr>
              <w:spacing w:beforeLines="50" w:before="120" w:afterLines="50" w:after="120"/>
              <w:jc w:val="both"/>
              <w:rPr>
                <w:ins w:id="2435" w:author="Xuning Wei12232" w:date="2026-10-20T14:41:00Z"/>
                <w:rFonts w:ascii="Times New Roman" w:eastAsia="仿宋_GB2312" w:hAnsi="Times New Roman" w:cs="Times New Roman"/>
                <w:sz w:val="18"/>
                <w:szCs w:val="18"/>
                <w:rPrChange w:id="2436" w:author="Xuning Wei12232" w:date="2026-10-24T11:11:00Z">
                  <w:rPr>
                    <w:ins w:id="2437" w:author="Xuning Wei12232" w:date="2026-10-20T14:41:00Z"/>
                  </w:rPr>
                </w:rPrChange>
              </w:rPr>
              <w:pPrChange w:id="2438"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439" w:author="Xuning Wei12232" w:date="2026-10-24T11:11:00Z">
                  <w:rPr/>
                </w:rPrChange>
              </w:rPr>
              <w:t xml:space="preserve">Bubble with nitrogen, then start the </w:t>
            </w:r>
            <w:r>
              <w:rPr>
                <w:rFonts w:ascii="Times New Roman" w:eastAsia="仿宋_GB2312" w:hAnsi="Times New Roman" w:cs="Times New Roman"/>
                <w:color w:val="0000FF"/>
                <w:sz w:val="18"/>
                <w:szCs w:val="18"/>
                <w:rPrChange w:id="2440" w:author="Xuning Wei12232" w:date="2026-10-24T11:11:00Z">
                  <w:rPr>
                    <w:color w:val="0000FF"/>
                  </w:rPr>
                </w:rPrChange>
              </w:rPr>
              <w:t>agitator</w:t>
            </w:r>
            <w:r>
              <w:rPr>
                <w:rFonts w:ascii="Times New Roman" w:eastAsia="仿宋_GB2312" w:hAnsi="Times New Roman" w:cs="Times New Roman"/>
                <w:sz w:val="18"/>
                <w:szCs w:val="18"/>
                <w:rPrChange w:id="2441" w:author="Xuning Wei12232" w:date="2026-10-24T11:11:00Z">
                  <w:rPr/>
                </w:rPrChange>
              </w:rPr>
              <w:t>.</w:t>
            </w:r>
            <w:del w:id="2442" w:author="Xuning Wei12232" w:date="2026-10-20T14:43:00Z">
              <w:r>
                <w:rPr>
                  <w:rFonts w:ascii="Times New Roman" w:eastAsia="仿宋_GB2312" w:hAnsi="Times New Roman" w:cs="Times New Roman"/>
                  <w:sz w:val="18"/>
                  <w:szCs w:val="18"/>
                  <w:rPrChange w:id="2443" w:author="Xuning Wei12232" w:date="2026-10-24T11:11:00Z">
                    <w:rPr/>
                  </w:rPrChange>
                </w:rPr>
                <w:br/>
              </w:r>
            </w:del>
            <w:del w:id="2444" w:author="Xuning Wei12232" w:date="2026-10-20T14:44:00Z">
              <w:r>
                <w:rPr>
                  <w:rFonts w:ascii="Times New Roman" w:eastAsia="仿宋_GB2312" w:hAnsi="Times New Roman" w:cs="Times New Roman"/>
                  <w:sz w:val="18"/>
                  <w:szCs w:val="18"/>
                  <w:rPrChange w:id="2445" w:author="Xuning Wei12232" w:date="2026-10-24T11:11:00Z">
                    <w:rPr/>
                  </w:rPrChange>
                </w:rPr>
                <w:delText>3.</w:delText>
              </w:r>
            </w:del>
            <w:r>
              <w:rPr>
                <w:rFonts w:ascii="Times New Roman" w:eastAsia="仿宋_GB2312" w:hAnsi="Times New Roman" w:cs="Times New Roman"/>
                <w:sz w:val="18"/>
                <w:szCs w:val="18"/>
                <w:rPrChange w:id="2446" w:author="Xuning Wei12232" w:date="2026-10-24T11:11:00Z">
                  <w:rPr/>
                </w:rPrChange>
              </w:rPr>
              <w:t xml:space="preserve"> </w:t>
            </w:r>
          </w:p>
          <w:p w14:paraId="406F1444" w14:textId="77777777" w:rsidR="007617DE" w:rsidRPr="007617DE" w:rsidRDefault="00AE300B" w:rsidP="007617DE">
            <w:pPr>
              <w:pStyle w:val="aff7"/>
              <w:widowControl w:val="0"/>
              <w:numPr>
                <w:ilvl w:val="0"/>
                <w:numId w:val="22"/>
              </w:numPr>
              <w:spacing w:beforeLines="50" w:before="120" w:afterLines="50" w:after="120"/>
              <w:jc w:val="both"/>
              <w:rPr>
                <w:ins w:id="2447" w:author="Xuning Wei12232" w:date="2026-10-20T14:41:00Z"/>
                <w:rFonts w:ascii="Times New Roman" w:eastAsia="仿宋_GB2312" w:hAnsi="Times New Roman" w:cs="Times New Roman"/>
                <w:sz w:val="18"/>
                <w:szCs w:val="18"/>
                <w:rPrChange w:id="2448" w:author="Xuning Wei12232" w:date="2026-10-24T11:11:00Z">
                  <w:rPr>
                    <w:ins w:id="2449" w:author="Xuning Wei12232" w:date="2026-10-20T14:41:00Z"/>
                  </w:rPr>
                </w:rPrChange>
              </w:rPr>
              <w:pPrChange w:id="2450"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2451" w:author="Xuning Wei12232" w:date="2026-10-24T11:11:00Z">
                  <w:rPr>
                    <w:lang w:eastAsia="zh-CN"/>
                  </w:rPr>
                </w:rPrChange>
              </w:rPr>
              <w:t>A</w:t>
            </w:r>
            <w:r>
              <w:rPr>
                <w:rFonts w:ascii="Times New Roman" w:eastAsia="仿宋_GB2312" w:hAnsi="Times New Roman" w:cs="Times New Roman"/>
                <w:sz w:val="18"/>
                <w:szCs w:val="18"/>
                <w:rPrChange w:id="2452" w:author="Xuning Wei12232" w:date="2026-10-24T11:11:00Z">
                  <w:rPr/>
                </w:rPrChange>
              </w:rPr>
              <w:t xml:space="preserve">djust to </w:t>
            </w:r>
            <w:del w:id="2453" w:author="Xuning Wei12232" w:date="2026-10-20T14:33:00Z">
              <w:r>
                <w:rPr>
                  <w:rFonts w:ascii="Times New Roman" w:eastAsia="仿宋_GB2312" w:hAnsi="Times New Roman" w:cs="Times New Roman"/>
                  <w:sz w:val="18"/>
                  <w:szCs w:val="18"/>
                </w:rPr>
                <w:delText>25 ± 5 °C</w:delText>
              </w:r>
            </w:del>
            <w:ins w:id="2454" w:author="Xuning Wei12232" w:date="2026-10-20T14:33:00Z">
              <w:r>
                <w:rPr>
                  <w:rFonts w:ascii="Times New Roman" w:eastAsia="仿宋_GB2312" w:hAnsi="Times New Roman" w:cs="Times New Roman"/>
                  <w:color w:val="FF0000"/>
                  <w:sz w:val="18"/>
                  <w:szCs w:val="18"/>
                  <w:rPrChange w:id="2455" w:author="Xuning Wei12232" w:date="2026-10-24T11:11:00Z">
                    <w:rPr>
                      <w:color w:val="FF0000"/>
                    </w:rPr>
                  </w:rPrChange>
                </w:rPr>
                <w:t>25.0 ± 5.0 °C</w:t>
              </w:r>
            </w:ins>
            <w:r>
              <w:rPr>
                <w:rFonts w:ascii="Times New Roman" w:eastAsia="仿宋_GB2312" w:hAnsi="Times New Roman" w:cs="Times New Roman"/>
                <w:sz w:val="18"/>
                <w:szCs w:val="18"/>
              </w:rPr>
              <w:t xml:space="preserve"> (target: </w:t>
            </w:r>
            <w:del w:id="2456" w:author="Xuning Wei12232" w:date="2026-10-20T21:36:00Z">
              <w:r>
                <w:rPr>
                  <w:rFonts w:ascii="Times New Roman" w:eastAsia="仿宋_GB2312" w:hAnsi="Times New Roman" w:cs="Times New Roman"/>
                  <w:sz w:val="18"/>
                  <w:szCs w:val="18"/>
                </w:rPr>
                <w:delText>25 °C</w:delText>
              </w:r>
            </w:del>
            <w:ins w:id="2457" w:author="Xuning Wei12232" w:date="2026-10-20T21:36:00Z">
              <w:r>
                <w:rPr>
                  <w:rFonts w:ascii="Times New Roman" w:eastAsia="仿宋_GB2312" w:hAnsi="Times New Roman" w:cs="Times New Roman"/>
                  <w:color w:val="FF0000"/>
                  <w:sz w:val="18"/>
                  <w:szCs w:val="18"/>
                </w:rPr>
                <w:t>25.0 °C</w:t>
              </w:r>
            </w:ins>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rPrChange w:id="2458" w:author="Xuning Wei12232" w:date="2026-10-24T11:11:00Z">
                  <w:rPr/>
                </w:rPrChange>
              </w:rPr>
              <w:t xml:space="preserve">and stir for </w:t>
            </w:r>
            <w:del w:id="2459" w:author="Xuning Wei12232" w:date="2026-10-22T10:18:00Z">
              <w:r>
                <w:rPr>
                  <w:rFonts w:ascii="Times New Roman" w:eastAsia="仿宋_GB2312" w:hAnsi="Times New Roman" w:cs="Times New Roman"/>
                  <w:sz w:val="18"/>
                  <w:szCs w:val="18"/>
                  <w:rPrChange w:id="2460" w:author="Xuning Wei12232" w:date="2026-10-24T11:11:00Z">
                    <w:rPr/>
                  </w:rPrChange>
                </w:rPr>
                <w:delText>2 h ± 15</w:delText>
              </w:r>
            </w:del>
            <w:ins w:id="2461" w:author="Xuning Wei12232" w:date="2026-10-22T10:18:00Z">
              <w:r>
                <w:rPr>
                  <w:rFonts w:ascii="Times New Roman" w:eastAsia="仿宋_GB2312" w:hAnsi="Times New Roman" w:cs="Times New Roman"/>
                  <w:color w:val="000000" w:themeColor="text1"/>
                  <w:sz w:val="18"/>
                  <w:szCs w:val="18"/>
                  <w:rPrChange w:id="2462" w:author="Xuning Wei12232" w:date="2026-10-24T11:11:00Z">
                    <w:rPr>
                      <w:rFonts w:ascii="Times New Roman" w:eastAsia="仿宋_GB2312" w:hAnsi="Times New Roman" w:cs="Times New Roman"/>
                      <w:color w:val="000000" w:themeColor="text1"/>
                      <w:sz w:val="18"/>
                      <w:szCs w:val="18"/>
                      <w:highlight w:val="lightGray"/>
                    </w:rPr>
                  </w:rPrChange>
                </w:rPr>
                <w:t>110 -150</w:t>
              </w:r>
            </w:ins>
            <w:r>
              <w:rPr>
                <w:rFonts w:ascii="Times New Roman" w:eastAsia="仿宋_GB2312" w:hAnsi="Times New Roman" w:cs="Times New Roman"/>
                <w:sz w:val="18"/>
                <w:szCs w:val="18"/>
                <w:rPrChange w:id="2463" w:author="Xuning Wei12232" w:date="2026-10-24T11:11:00Z">
                  <w:rPr/>
                </w:rPrChange>
              </w:rPr>
              <w:t xml:space="preserve"> min (target: 2 h) at </w:t>
            </w:r>
            <w:del w:id="2464" w:author="Xuning Wei12232" w:date="2026-10-20T14:33:00Z">
              <w:r>
                <w:rPr>
                  <w:rFonts w:ascii="Times New Roman" w:eastAsia="仿宋_GB2312" w:hAnsi="Times New Roman" w:cs="Times New Roman"/>
                  <w:sz w:val="18"/>
                  <w:szCs w:val="18"/>
                  <w:rPrChange w:id="2465" w:author="Xuning Wei12232" w:date="2026-10-24T11:11:00Z">
                    <w:rPr/>
                  </w:rPrChange>
                </w:rPr>
                <w:delText>25 ± 5 °C</w:delText>
              </w:r>
            </w:del>
            <w:ins w:id="2466" w:author="Xuning Wei12232" w:date="2026-10-20T14:33:00Z">
              <w:r>
                <w:rPr>
                  <w:rFonts w:ascii="Times New Roman" w:eastAsia="仿宋_GB2312" w:hAnsi="Times New Roman" w:cs="Times New Roman"/>
                  <w:sz w:val="18"/>
                  <w:szCs w:val="18"/>
                  <w:rPrChange w:id="2467" w:author="Xuning Wei12232" w:date="2026-10-24T11:11:00Z">
                    <w:rPr/>
                  </w:rPrChange>
                </w:rPr>
                <w:t>25.0 ± 5.0 °C</w:t>
              </w:r>
            </w:ins>
            <w:r>
              <w:rPr>
                <w:rFonts w:ascii="Times New Roman" w:eastAsia="仿宋_GB2312" w:hAnsi="Times New Roman" w:cs="Times New Roman"/>
                <w:sz w:val="18"/>
                <w:szCs w:val="18"/>
                <w:rPrChange w:id="2468" w:author="Xuning Wei12232" w:date="2026-10-24T11:11:00Z">
                  <w:rPr/>
                </w:rPrChange>
              </w:rPr>
              <w:t xml:space="preserve"> (target: </w:t>
            </w:r>
            <w:del w:id="2469" w:author="Xuning Wei12232" w:date="2026-10-20T21:36:00Z">
              <w:r>
                <w:rPr>
                  <w:rFonts w:ascii="Times New Roman" w:eastAsia="仿宋_GB2312" w:hAnsi="Times New Roman" w:cs="Times New Roman"/>
                  <w:sz w:val="18"/>
                  <w:szCs w:val="18"/>
                  <w:rPrChange w:id="2470" w:author="Xuning Wei12232" w:date="2026-10-24T11:11:00Z">
                    <w:rPr/>
                  </w:rPrChange>
                </w:rPr>
                <w:delText>25 °C</w:delText>
              </w:r>
            </w:del>
            <w:ins w:id="2471"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2472" w:author="Xuning Wei12232" w:date="2026-10-24T11:11:00Z">
                  <w:rPr/>
                </w:rPrChange>
              </w:rPr>
              <w:t>).</w:t>
            </w:r>
            <w:del w:id="2473" w:author="Xuning Wei12232" w:date="2026-10-20T14:44:00Z">
              <w:r>
                <w:rPr>
                  <w:rFonts w:ascii="Times New Roman" w:eastAsia="仿宋_GB2312" w:hAnsi="Times New Roman" w:cs="Times New Roman"/>
                  <w:sz w:val="18"/>
                  <w:szCs w:val="18"/>
                  <w:rPrChange w:id="2474" w:author="Xuning Wei12232" w:date="2026-10-24T11:11:00Z">
                    <w:rPr/>
                  </w:rPrChange>
                </w:rPr>
                <w:br/>
                <w:delText>4.</w:delText>
              </w:r>
            </w:del>
            <w:r>
              <w:rPr>
                <w:rFonts w:ascii="Times New Roman" w:eastAsia="仿宋_GB2312" w:hAnsi="Times New Roman" w:cs="Times New Roman"/>
                <w:sz w:val="18"/>
                <w:szCs w:val="18"/>
                <w:rPrChange w:id="2475" w:author="Xuning Wei12232" w:date="2026-10-24T11:11:00Z">
                  <w:rPr/>
                </w:rPrChange>
              </w:rPr>
              <w:t xml:space="preserve"> </w:t>
            </w:r>
          </w:p>
          <w:p w14:paraId="00694CF9" w14:textId="77777777" w:rsidR="007617DE" w:rsidRPr="007617DE" w:rsidRDefault="00AE300B" w:rsidP="007617DE">
            <w:pPr>
              <w:pStyle w:val="aff7"/>
              <w:widowControl w:val="0"/>
              <w:numPr>
                <w:ilvl w:val="0"/>
                <w:numId w:val="22"/>
              </w:numPr>
              <w:spacing w:beforeLines="50" w:before="120" w:afterLines="50" w:after="120"/>
              <w:jc w:val="both"/>
              <w:rPr>
                <w:rFonts w:ascii="Times New Roman" w:eastAsia="仿宋_GB2312" w:hAnsi="Times New Roman" w:cs="Times New Roman"/>
                <w:sz w:val="18"/>
                <w:szCs w:val="18"/>
                <w:rPrChange w:id="2476" w:author="Xuning Wei12232" w:date="2026-10-24T11:11:00Z">
                  <w:rPr/>
                </w:rPrChange>
              </w:rPr>
              <w:pPrChange w:id="2477" w:author="Xuning Wei12232" w:date="2026-10-20T14:42:00Z">
                <w:pPr>
                  <w:widowControl w:val="0"/>
                  <w:spacing w:beforeLines="50" w:before="120" w:afterLines="50" w:after="120"/>
                  <w:contextualSpacing/>
                </w:pPr>
              </w:pPrChange>
            </w:pPr>
            <w:r>
              <w:rPr>
                <w:rFonts w:ascii="Times New Roman" w:eastAsia="仿宋_GB2312" w:hAnsi="Times New Roman" w:cs="Times New Roman"/>
                <w:sz w:val="18"/>
                <w:szCs w:val="18"/>
                <w:rPrChange w:id="2478" w:author="Xuning Wei12232" w:date="2026-10-24T11:11:00Z">
                  <w:rPr/>
                </w:rPrChange>
              </w:rPr>
              <w:t>Stop stirring, turn off the nitrogen. Drain until there is no obvious drip.</w:t>
            </w:r>
          </w:p>
        </w:tc>
      </w:tr>
      <w:tr w:rsidR="007617DE" w14:paraId="1175D709" w14:textId="77777777">
        <w:trPr>
          <w:trHeight w:val="20"/>
        </w:trPr>
        <w:tc>
          <w:tcPr>
            <w:tcW w:w="310" w:type="pct"/>
            <w:tcBorders>
              <w:bottom w:val="single" w:sz="4" w:space="0" w:color="auto"/>
            </w:tcBorders>
            <w:tcMar>
              <w:top w:w="57" w:type="dxa"/>
              <w:left w:w="85" w:type="dxa"/>
              <w:bottom w:w="57" w:type="dxa"/>
              <w:right w:w="85" w:type="dxa"/>
            </w:tcMar>
            <w:vAlign w:val="center"/>
          </w:tcPr>
          <w:p w14:paraId="2C6E274F" w14:textId="77777777" w:rsidR="007617DE" w:rsidRDefault="00AE300B">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781" w:type="pct"/>
            <w:tcBorders>
              <w:bottom w:val="single" w:sz="4" w:space="0" w:color="auto"/>
            </w:tcBorders>
            <w:tcMar>
              <w:top w:w="57" w:type="dxa"/>
              <w:left w:w="85" w:type="dxa"/>
              <w:bottom w:w="57" w:type="dxa"/>
              <w:right w:w="85" w:type="dxa"/>
            </w:tcMar>
            <w:vAlign w:val="center"/>
          </w:tcPr>
          <w:p w14:paraId="18E6D67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6ABD9799" w14:textId="77777777" w:rsidR="007617DE" w:rsidRPr="007617DE" w:rsidRDefault="00AE300B" w:rsidP="007617DE">
            <w:pPr>
              <w:pStyle w:val="aff7"/>
              <w:widowControl w:val="0"/>
              <w:numPr>
                <w:ilvl w:val="0"/>
                <w:numId w:val="23"/>
              </w:numPr>
              <w:spacing w:beforeLines="50" w:before="120" w:afterLines="50" w:after="120"/>
              <w:jc w:val="both"/>
              <w:rPr>
                <w:ins w:id="2479" w:author="Xuning Wei12232" w:date="2026-10-20T14:41:00Z"/>
                <w:rFonts w:ascii="Times New Roman" w:eastAsia="仿宋_GB2312" w:hAnsi="Times New Roman" w:cs="Times New Roman"/>
                <w:sz w:val="18"/>
                <w:szCs w:val="18"/>
                <w:rPrChange w:id="2480" w:author="Xuning Wei12232" w:date="2026-10-24T11:11:00Z">
                  <w:rPr>
                    <w:ins w:id="2481" w:author="Xuning Wei12232" w:date="2026-10-20T14:41:00Z"/>
                  </w:rPr>
                </w:rPrChange>
              </w:rPr>
              <w:pPrChange w:id="2482" w:author="Xuning Wei12232" w:date="2026-10-20T14:41:00Z">
                <w:pPr>
                  <w:widowControl w:val="0"/>
                  <w:spacing w:beforeLines="50" w:before="120" w:afterLines="50" w:after="120"/>
                  <w:contextualSpacing/>
                </w:pPr>
              </w:pPrChange>
            </w:pPr>
            <w:del w:id="2483" w:author="Xuning Wei12232" w:date="2026-10-20T14:44:00Z">
              <w:r>
                <w:rPr>
                  <w:rFonts w:ascii="Times New Roman" w:eastAsia="仿宋_GB2312" w:hAnsi="Times New Roman" w:cs="Times New Roman"/>
                  <w:sz w:val="18"/>
                  <w:szCs w:val="18"/>
                  <w:rPrChange w:id="2484" w:author="Xuning Wei12232" w:date="2026-10-24T11:11:00Z">
                    <w:rPr/>
                  </w:rPrChange>
                </w:rPr>
                <w:delText xml:space="preserve">1. </w:delText>
              </w:r>
            </w:del>
            <w:r>
              <w:rPr>
                <w:rFonts w:ascii="Times New Roman" w:eastAsia="仿宋_GB2312" w:hAnsi="Times New Roman" w:cs="Times New Roman"/>
                <w:sz w:val="18"/>
                <w:szCs w:val="18"/>
                <w:rPrChange w:id="2485" w:author="Xuning Wei12232" w:date="2026-10-24T11:11:00Z">
                  <w:rPr/>
                </w:rPrChange>
              </w:rPr>
              <w:t>Adjust the jacket of synthesis reactor TJ4S-1213-Sy15 to</w:t>
            </w:r>
            <w:commentRangeStart w:id="2486"/>
            <w:commentRangeStart w:id="2487"/>
            <w:r>
              <w:rPr>
                <w:rFonts w:ascii="Times New Roman" w:eastAsia="仿宋_GB2312" w:hAnsi="Times New Roman" w:cs="Times New Roman"/>
                <w:sz w:val="18"/>
                <w:szCs w:val="18"/>
              </w:rPr>
              <w:t xml:space="preserve"> 2</w:t>
            </w:r>
            <w:ins w:id="2488" w:author="Xuning Wei12232" w:date="2026-10-22T07:21:00Z">
              <w:r>
                <w:rPr>
                  <w:rFonts w:ascii="Times New Roman" w:eastAsia="仿宋_GB2312" w:hAnsi="Times New Roman" w:cs="Times New Roman"/>
                  <w:sz w:val="18"/>
                  <w:szCs w:val="18"/>
                </w:rPr>
                <w:t>0</w:t>
              </w:r>
            </w:ins>
            <w:del w:id="2489" w:author="Xuning Wei12232" w:date="2026-10-18T18:43:00Z">
              <w:r>
                <w:rPr>
                  <w:rFonts w:ascii="Times New Roman" w:eastAsia="仿宋_GB2312" w:hAnsi="Times New Roman" w:cs="Times New Roman"/>
                  <w:sz w:val="18"/>
                  <w:szCs w:val="18"/>
                </w:rPr>
                <w:delText>0</w:delText>
              </w:r>
            </w:del>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5 </w:t>
            </w:r>
            <w:commentRangeEnd w:id="2486"/>
            <w:r>
              <w:rPr>
                <w:rStyle w:val="CommentReference"/>
                <w:rFonts w:ascii="Times New Roman" w:eastAsia="微软雅黑" w:hAnsi="Times New Roman" w:cs="Times New Roman"/>
                <w:sz w:val="18"/>
                <w:szCs w:val="18"/>
              </w:rPr>
              <w:commentReference w:id="2486"/>
            </w:r>
            <w:commentRangeEnd w:id="2487"/>
            <w:r>
              <w:rPr>
                <w:rStyle w:val="CommentReference"/>
                <w:rFonts w:ascii="Times New Roman" w:hAnsi="Times New Roman" w:cs="Times New Roman"/>
                <w:rPrChange w:id="2490" w:author="Xuning Wei12232" w:date="2026-10-24T11:11:00Z">
                  <w:rPr>
                    <w:rStyle w:val="CommentReference"/>
                  </w:rPr>
                </w:rPrChange>
              </w:rPr>
              <w:commentReference w:id="2487"/>
            </w:r>
            <w:proofErr w:type="spellStart"/>
            <w:ins w:id="2491" w:author="Xuning Wei12232" w:date="2026-10-22T16:09: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del w:id="2492" w:author="Xuning Wei12232" w:date="2026-10-20T13:13:00Z">
              <w:r>
                <w:rPr>
                  <w:rFonts w:ascii="Times New Roman" w:eastAsia="微软雅黑" w:hAnsi="Times New Roman" w:cs="Times New Roman" w:hint="eastAsia"/>
                  <w:sz w:val="18"/>
                  <w:szCs w:val="18"/>
                </w:rPr>
                <w:delText>℃</w:delText>
              </w:r>
            </w:del>
            <w:r>
              <w:rPr>
                <w:rFonts w:ascii="Times New Roman" w:eastAsia="仿宋_GB2312" w:hAnsi="Times New Roman" w:cs="Times New Roman"/>
                <w:sz w:val="18"/>
                <w:szCs w:val="18"/>
              </w:rPr>
              <w:t xml:space="preserve"> (target: 2</w:t>
            </w:r>
            <w:ins w:id="2493" w:author="Xuning Wei12232" w:date="2026-10-22T07:21:00Z">
              <w:r>
                <w:rPr>
                  <w:rFonts w:ascii="Times New Roman" w:eastAsia="仿宋_GB2312" w:hAnsi="Times New Roman" w:cs="Times New Roman"/>
                  <w:sz w:val="18"/>
                  <w:szCs w:val="18"/>
                </w:rPr>
                <w:t>0</w:t>
              </w:r>
            </w:ins>
            <w:ins w:id="2494" w:author="Xuning Wei12232" w:date="2026-10-24T10:48:00Z">
              <w:r>
                <w:rPr>
                  <w:rFonts w:ascii="Times New Roman" w:eastAsia="仿宋_GB2312" w:hAnsi="Times New Roman" w:cs="Times New Roman"/>
                  <w:sz w:val="18"/>
                  <w:szCs w:val="18"/>
                </w:rPr>
                <w:t>.0</w:t>
              </w:r>
            </w:ins>
            <w:del w:id="2495" w:author="Xuning Wei12232" w:date="2026-10-18T18:43:00Z">
              <w:r>
                <w:rPr>
                  <w:rFonts w:ascii="Times New Roman" w:eastAsia="仿宋_GB2312" w:hAnsi="Times New Roman" w:cs="Times New Roman"/>
                  <w:sz w:val="18"/>
                  <w:szCs w:val="18"/>
                </w:rPr>
                <w:delText>0</w:delText>
              </w:r>
            </w:del>
            <w:r>
              <w:rPr>
                <w:rFonts w:ascii="Times New Roman" w:eastAsia="仿宋_GB2312" w:hAnsi="Times New Roman" w:cs="Times New Roman"/>
                <w:sz w:val="18"/>
                <w:szCs w:val="18"/>
              </w:rPr>
              <w:t xml:space="preserve"> °C).</w:t>
            </w:r>
            <w:del w:id="2496" w:author="Xuning Wei12232" w:date="2026-10-20T14:44:00Z">
              <w:r>
                <w:rPr>
                  <w:rFonts w:ascii="Times New Roman" w:eastAsia="仿宋_GB2312" w:hAnsi="Times New Roman" w:cs="Times New Roman"/>
                  <w:sz w:val="18"/>
                  <w:szCs w:val="18"/>
                  <w:rPrChange w:id="2497" w:author="Xuning Wei12232" w:date="2026-10-24T11:11:00Z">
                    <w:rPr/>
                  </w:rPrChange>
                </w:rPr>
                <w:br/>
                <w:delText xml:space="preserve">2. </w:delText>
              </w:r>
            </w:del>
          </w:p>
          <w:p w14:paraId="3AA8DB45" w14:textId="77777777" w:rsidR="007617DE" w:rsidRPr="007617DE" w:rsidRDefault="00AE300B" w:rsidP="007617DE">
            <w:pPr>
              <w:pStyle w:val="aff7"/>
              <w:widowControl w:val="0"/>
              <w:numPr>
                <w:ilvl w:val="0"/>
                <w:numId w:val="23"/>
              </w:numPr>
              <w:spacing w:beforeLines="50" w:before="120" w:afterLines="50" w:after="120"/>
              <w:jc w:val="both"/>
              <w:rPr>
                <w:ins w:id="2498" w:author="Xuning Wei12232" w:date="2026-10-20T14:41:00Z"/>
                <w:rFonts w:ascii="Times New Roman" w:eastAsia="仿宋_GB2312" w:hAnsi="Times New Roman" w:cs="Times New Roman"/>
                <w:color w:val="000000" w:themeColor="text1"/>
                <w:sz w:val="18"/>
                <w:szCs w:val="18"/>
                <w:rPrChange w:id="2499" w:author="Xuning Wei12232" w:date="2026-10-24T11:11:00Z">
                  <w:rPr>
                    <w:ins w:id="2500" w:author="Xuning Wei12232" w:date="2026-10-20T14:41:00Z"/>
                    <w:color w:val="000000" w:themeColor="text1"/>
                  </w:rPr>
                </w:rPrChange>
              </w:rPr>
              <w:pPrChange w:id="2501" w:author="Xuning Wei12232" w:date="2026-10-20T14:41:00Z">
                <w:pPr>
                  <w:widowControl w:val="0"/>
                  <w:spacing w:beforeLines="50" w:before="120" w:afterLines="50" w:after="120"/>
                  <w:contextualSpacing/>
                </w:pPr>
              </w:pPrChange>
            </w:pPr>
            <w:r>
              <w:rPr>
                <w:rFonts w:ascii="Times New Roman" w:eastAsia="仿宋_GB2312" w:hAnsi="Times New Roman" w:cs="Times New Roman"/>
                <w:sz w:val="18"/>
                <w:szCs w:val="18"/>
              </w:rPr>
              <w:t>Add</w:t>
            </w:r>
            <w:r>
              <w:rPr>
                <w:rFonts w:ascii="Times New Roman" w:eastAsia="仿宋_GB2312" w:hAnsi="Times New Roman" w:cs="Times New Roman"/>
                <w:sz w:val="18"/>
                <w:szCs w:val="18"/>
                <w:lang w:eastAsia="zh-CN"/>
              </w:rPr>
              <w:t xml:space="preserve"> </w:t>
            </w:r>
            <w:del w:id="2502" w:author="Xuning Wei12232" w:date="2026-10-20T07:53:00Z">
              <w:r>
                <w:rPr>
                  <w:rFonts w:ascii="Times New Roman" w:eastAsia="仿宋_GB2312" w:hAnsi="Times New Roman" w:cs="Times New Roman"/>
                  <w:sz w:val="18"/>
                  <w:szCs w:val="18"/>
                  <w:lang w:eastAsia="zh-CN"/>
                </w:rPr>
                <w:delText>10.</w:delText>
              </w:r>
            </w:del>
            <w:del w:id="2503" w:author="Xuning Wei12232" w:date="2026-10-18T19:01:00Z">
              <w:r>
                <w:rPr>
                  <w:rFonts w:ascii="Times New Roman" w:eastAsia="仿宋_GB2312" w:hAnsi="Times New Roman" w:cs="Times New Roman"/>
                  <w:sz w:val="18"/>
                  <w:szCs w:val="18"/>
                  <w:lang w:eastAsia="zh-CN"/>
                </w:rPr>
                <w:delText>0</w:delText>
              </w:r>
            </w:del>
            <w:del w:id="2504" w:author="Xuning Wei12232" w:date="2026-10-20T07:53:00Z">
              <w:r>
                <w:rPr>
                  <w:rFonts w:ascii="Times New Roman" w:eastAsia="仿宋_GB2312" w:hAnsi="Times New Roman" w:cs="Times New Roman"/>
                  <w:sz w:val="18"/>
                  <w:szCs w:val="18"/>
                  <w:lang w:eastAsia="zh-CN"/>
                </w:rPr>
                <w:delText xml:space="preserve"> V </w:delText>
              </w:r>
            </w:del>
            <w:r>
              <w:rPr>
                <w:rFonts w:ascii="Times New Roman" w:eastAsia="仿宋_GB2312" w:hAnsi="Times New Roman" w:cs="Times New Roman"/>
                <w:sz w:val="18"/>
                <w:szCs w:val="18"/>
                <w:lang w:eastAsia="zh-CN"/>
              </w:rPr>
              <w:t>Isopropyl Acetate (</w:t>
            </w:r>
            <w:ins w:id="2505" w:author="Xuning Wei12232" w:date="2026-10-20T21:57:00Z">
              <w:r>
                <w:rPr>
                  <w:rFonts w:ascii="Times New Roman" w:eastAsia="仿宋_GB2312" w:hAnsi="Times New Roman" w:cs="Times New Roman"/>
                  <w:color w:val="FF0000"/>
                  <w:sz w:val="18"/>
                  <w:szCs w:val="18"/>
                  <w:lang w:eastAsia="zh-CN"/>
                  <w:rPrChange w:id="2506" w:author="Xuning Wei12232" w:date="2026-10-24T11:11:00Z">
                    <w:rPr>
                      <w:rFonts w:ascii="Times New Roman" w:eastAsia="仿宋_GB2312" w:hAnsi="Times New Roman" w:cs="Times New Roman"/>
                      <w:color w:val="FF0000"/>
                      <w:sz w:val="18"/>
                      <w:szCs w:val="18"/>
                      <w:highlight w:val="yellow"/>
                      <w:lang w:eastAsia="zh-CN"/>
                    </w:rPr>
                  </w:rPrChange>
                </w:rPr>
                <w:t>1</w:t>
              </w:r>
            </w:ins>
            <w:ins w:id="2507" w:author="Xuning Wei12232" w:date="2026-10-23T19:40:00Z">
              <w:r>
                <w:rPr>
                  <w:rFonts w:ascii="Times New Roman" w:eastAsia="仿宋_GB2312" w:hAnsi="Times New Roman" w:cs="Times New Roman"/>
                  <w:color w:val="FF0000"/>
                  <w:sz w:val="18"/>
                  <w:szCs w:val="18"/>
                  <w:lang w:eastAsia="zh-CN"/>
                  <w:rPrChange w:id="2508" w:author="Xuning Wei12232" w:date="2026-10-24T11:11:00Z">
                    <w:rPr>
                      <w:rFonts w:ascii="Times New Roman" w:eastAsia="仿宋_GB2312" w:hAnsi="Times New Roman" w:cs="Times New Roman"/>
                      <w:color w:val="FF0000"/>
                      <w:sz w:val="18"/>
                      <w:szCs w:val="18"/>
                      <w:highlight w:val="yellow"/>
                      <w:lang w:eastAsia="zh-CN"/>
                    </w:rPr>
                  </w:rPrChange>
                </w:rPr>
                <w:t>0</w:t>
              </w:r>
            </w:ins>
            <w:ins w:id="2509" w:author="Xuning Wei12232" w:date="2026-10-20T21:57:00Z">
              <w:r>
                <w:rPr>
                  <w:rFonts w:ascii="Times New Roman" w:eastAsia="仿宋_GB2312" w:hAnsi="Times New Roman" w:cs="Times New Roman"/>
                  <w:color w:val="FF0000"/>
                  <w:sz w:val="18"/>
                  <w:szCs w:val="18"/>
                  <w:lang w:eastAsia="zh-CN"/>
                  <w:rPrChange w:id="2510" w:author="Xuning Wei12232" w:date="2026-10-24T11:11:00Z">
                    <w:rPr>
                      <w:rFonts w:ascii="Times New Roman" w:eastAsia="仿宋_GB2312" w:hAnsi="Times New Roman" w:cs="Times New Roman"/>
                      <w:color w:val="FF0000"/>
                      <w:sz w:val="18"/>
                      <w:szCs w:val="18"/>
                      <w:highlight w:val="yellow"/>
                      <w:lang w:eastAsia="zh-CN"/>
                    </w:rPr>
                  </w:rPrChange>
                </w:rPr>
                <w:t xml:space="preserve">.0V, </w:t>
              </w:r>
            </w:ins>
            <w:ins w:id="2511" w:author="Xuning Wei12232" w:date="2026-10-23T19:40:00Z">
              <w:r>
                <w:rPr>
                  <w:rFonts w:ascii="Times New Roman" w:eastAsia="仿宋_GB2312" w:hAnsi="Times New Roman" w:cs="Times New Roman"/>
                  <w:color w:val="FF0000"/>
                  <w:sz w:val="18"/>
                  <w:szCs w:val="18"/>
                  <w:lang w:eastAsia="zh-CN"/>
                  <w:rPrChange w:id="2512" w:author="Xuning Wei12232" w:date="2026-10-24T11:11:00Z">
                    <w:rPr>
                      <w:rFonts w:ascii="Times New Roman" w:eastAsia="仿宋_GB2312" w:hAnsi="Times New Roman" w:cs="Times New Roman"/>
                      <w:color w:val="FF0000"/>
                      <w:sz w:val="18"/>
                      <w:szCs w:val="18"/>
                      <w:highlight w:val="yellow"/>
                      <w:lang w:eastAsia="zh-CN"/>
                    </w:rPr>
                  </w:rPrChange>
                </w:rPr>
                <w:t>8.73</w:t>
              </w:r>
            </w:ins>
            <w:ins w:id="2513" w:author="Xuning Wei12232" w:date="2026-10-20T21:57:00Z">
              <w:r>
                <w:rPr>
                  <w:rFonts w:ascii="Times New Roman" w:eastAsia="仿宋_GB2312" w:hAnsi="Times New Roman" w:cs="Times New Roman"/>
                  <w:color w:val="FF0000"/>
                  <w:sz w:val="18"/>
                  <w:szCs w:val="18"/>
                  <w:lang w:eastAsia="zh-CN"/>
                </w:rPr>
                <w:t xml:space="preserve"> kg/kg)</w:t>
              </w:r>
            </w:ins>
            <w:del w:id="2514" w:author="Xuning Wei12232" w:date="2026-10-18T19:01:00Z">
              <w:r>
                <w:rPr>
                  <w:rFonts w:ascii="Times New Roman" w:eastAsia="仿宋_GB2312" w:hAnsi="Times New Roman" w:cs="Times New Roman"/>
                  <w:sz w:val="18"/>
                  <w:szCs w:val="18"/>
                  <w:lang w:eastAsia="zh-CN"/>
                </w:rPr>
                <w:delText>8.73</w:delText>
              </w:r>
            </w:del>
            <w:del w:id="2515" w:author="Xuning Wei12232" w:date="2026-10-20T07:54:00Z">
              <w:r>
                <w:rPr>
                  <w:rFonts w:ascii="Times New Roman" w:eastAsia="仿宋_GB2312" w:hAnsi="Times New Roman" w:cs="Times New Roman"/>
                  <w:sz w:val="18"/>
                  <w:szCs w:val="18"/>
                  <w:lang w:eastAsia="zh-CN"/>
                </w:rPr>
                <w:delText>0</w:delText>
              </w:r>
            </w:del>
            <w:del w:id="2516" w:author="Xuning Wei12232" w:date="2026-10-20T20:15:00Z">
              <w:r>
                <w:rPr>
                  <w:rFonts w:ascii="Times New Roman" w:eastAsia="仿宋_GB2312" w:hAnsi="Times New Roman" w:cs="Times New Roman"/>
                  <w:sz w:val="18"/>
                  <w:szCs w:val="18"/>
                  <w:lang w:eastAsia="zh-CN"/>
                </w:rPr>
                <w:delText xml:space="preserve"> </w:delText>
              </w:r>
            </w:del>
            <w:del w:id="2517" w:author="Xuning Wei12232" w:date="2026-10-20T21:57:00Z">
              <w:r>
                <w:rPr>
                  <w:rFonts w:ascii="Times New Roman" w:eastAsia="仿宋_GB2312" w:hAnsi="Times New Roman" w:cs="Times New Roman"/>
                  <w:sz w:val="18"/>
                  <w:szCs w:val="18"/>
                  <w:lang w:eastAsia="zh-CN"/>
                </w:rPr>
                <w:delText>kg/kg)</w:delText>
              </w:r>
            </w:del>
            <w:r>
              <w:rPr>
                <w:rFonts w:ascii="Times New Roman" w:eastAsia="仿宋_GB2312" w:hAnsi="Times New Roman" w:cs="Times New Roman"/>
                <w:sz w:val="18"/>
                <w:szCs w:val="18"/>
                <w:lang w:eastAsia="zh-CN"/>
              </w:rPr>
              <w:t xml:space="preserve"> </w:t>
            </w:r>
            <w:r>
              <w:rPr>
                <w:rFonts w:ascii="Times New Roman" w:eastAsia="仿宋_GB2312" w:hAnsi="Times New Roman" w:cs="Times New Roman"/>
                <w:sz w:val="18"/>
                <w:szCs w:val="18"/>
              </w:rPr>
              <w:t>into TJ4S-1213-Sy15</w:t>
            </w:r>
            <w:r>
              <w:rPr>
                <w:rFonts w:ascii="Times New Roman" w:eastAsia="仿宋_GB2312" w:hAnsi="Times New Roman" w:cs="Times New Roman"/>
                <w:color w:val="000000" w:themeColor="text1"/>
                <w:sz w:val="18"/>
                <w:szCs w:val="18"/>
                <w:rPrChange w:id="2518" w:author="Xuning Wei12232" w:date="2026-10-24T11:11:00Z">
                  <w:rPr>
                    <w:color w:val="000000" w:themeColor="text1"/>
                  </w:rPr>
                </w:rPrChange>
              </w:rPr>
              <w:t xml:space="preserve">. </w:t>
            </w:r>
            <w:del w:id="2519" w:author="Xuning Wei12232" w:date="2026-10-20T14:44:00Z">
              <w:r>
                <w:rPr>
                  <w:rFonts w:ascii="Times New Roman" w:eastAsia="仿宋_GB2312" w:hAnsi="Times New Roman" w:cs="Times New Roman"/>
                  <w:color w:val="000000" w:themeColor="text1"/>
                  <w:sz w:val="18"/>
                  <w:szCs w:val="18"/>
                  <w:rPrChange w:id="2520" w:author="Xuning Wei12232" w:date="2026-10-24T11:11:00Z">
                    <w:rPr>
                      <w:color w:val="000000" w:themeColor="text1"/>
                    </w:rPr>
                  </w:rPrChange>
                </w:rPr>
                <w:br/>
                <w:delText>3.</w:delText>
              </w:r>
            </w:del>
            <w:r>
              <w:rPr>
                <w:rFonts w:ascii="Times New Roman" w:eastAsia="仿宋_GB2312" w:hAnsi="Times New Roman" w:cs="Times New Roman"/>
                <w:color w:val="000000" w:themeColor="text1"/>
                <w:sz w:val="18"/>
                <w:szCs w:val="18"/>
                <w:rPrChange w:id="2521" w:author="Xuning Wei12232" w:date="2026-10-24T11:11:00Z">
                  <w:rPr>
                    <w:color w:val="000000" w:themeColor="text1"/>
                  </w:rPr>
                </w:rPrChange>
              </w:rPr>
              <w:t xml:space="preserve"> </w:t>
            </w:r>
          </w:p>
          <w:p w14:paraId="7AF0C61F" w14:textId="77777777" w:rsidR="007617DE" w:rsidRPr="007617DE" w:rsidRDefault="00AE300B" w:rsidP="007617DE">
            <w:pPr>
              <w:pStyle w:val="aff7"/>
              <w:widowControl w:val="0"/>
              <w:numPr>
                <w:ilvl w:val="0"/>
                <w:numId w:val="23"/>
              </w:numPr>
              <w:spacing w:beforeLines="50" w:before="120" w:afterLines="50" w:after="120"/>
              <w:jc w:val="both"/>
              <w:rPr>
                <w:del w:id="2522" w:author="Xuning Wei12232" w:date="2026-10-20T14:44:00Z"/>
                <w:rFonts w:ascii="Times New Roman" w:eastAsia="仿宋_GB2312" w:hAnsi="Times New Roman" w:cs="Times New Roman"/>
                <w:sz w:val="18"/>
                <w:szCs w:val="18"/>
                <w:rPrChange w:id="2523" w:author="Xuning Wei12232" w:date="2026-10-24T11:11:00Z">
                  <w:rPr>
                    <w:del w:id="2524" w:author="Xuning Wei12232" w:date="2026-10-20T14:44:00Z"/>
                  </w:rPr>
                </w:rPrChange>
              </w:rPr>
              <w:pPrChange w:id="2525" w:author="Xuning Wei12232" w:date="2026-10-20T14:44:00Z">
                <w:pPr>
                  <w:widowControl w:val="0"/>
                  <w:spacing w:beforeLines="50" w:before="120" w:afterLines="50" w:after="120"/>
                  <w:contextualSpacing/>
                </w:pPr>
              </w:pPrChange>
            </w:pPr>
            <w:r>
              <w:rPr>
                <w:rFonts w:ascii="Times New Roman" w:eastAsia="仿宋_GB2312" w:hAnsi="Times New Roman" w:cs="Times New Roman"/>
                <w:sz w:val="18"/>
                <w:szCs w:val="18"/>
                <w:rPrChange w:id="2526" w:author="Xuning Wei12232" w:date="2026-10-24T11:11:00Z">
                  <w:rPr/>
                </w:rPrChange>
              </w:rPr>
              <w:t>Bubble with nitrogen, after s</w:t>
            </w:r>
            <w:r>
              <w:rPr>
                <w:rFonts w:ascii="Times New Roman" w:eastAsia="仿宋_GB2312" w:hAnsi="Times New Roman" w:cs="Times New Roman"/>
                <w:color w:val="0000FF"/>
                <w:sz w:val="18"/>
                <w:szCs w:val="18"/>
                <w:rPrChange w:id="2527" w:author="Xuning Wei12232" w:date="2026-10-24T11:11:00Z">
                  <w:rPr>
                    <w:color w:val="0000FF"/>
                  </w:rPr>
                </w:rPrChange>
              </w:rPr>
              <w:t>tirring, turn off the nitrogen</w:t>
            </w:r>
            <w:r>
              <w:rPr>
                <w:rFonts w:ascii="Times New Roman" w:eastAsia="仿宋_GB2312" w:hAnsi="Times New Roman" w:cs="Times New Roman"/>
                <w:sz w:val="18"/>
                <w:szCs w:val="18"/>
                <w:rPrChange w:id="2528" w:author="Xuning Wei12232" w:date="2026-10-24T11:11:00Z">
                  <w:rPr/>
                </w:rPrChange>
              </w:rPr>
              <w:t>. Drain until there is no obvious drip</w:t>
            </w:r>
          </w:p>
          <w:p w14:paraId="01ED8E39" w14:textId="77777777" w:rsidR="007617DE" w:rsidRPr="007617DE" w:rsidRDefault="00AE300B" w:rsidP="007617DE">
            <w:pPr>
              <w:pStyle w:val="aff7"/>
              <w:widowControl w:val="0"/>
              <w:numPr>
                <w:ilvl w:val="0"/>
                <w:numId w:val="23"/>
              </w:numPr>
              <w:spacing w:beforeLines="50" w:before="120" w:afterLines="50" w:after="120"/>
              <w:jc w:val="both"/>
              <w:rPr>
                <w:rFonts w:ascii="Times New Roman" w:eastAsia="仿宋_GB2312" w:hAnsi="Times New Roman" w:cs="Times New Roman"/>
                <w:sz w:val="18"/>
                <w:szCs w:val="18"/>
                <w:rPrChange w:id="2529" w:author="Xuning Wei12232" w:date="2026-10-24T11:11:00Z">
                  <w:rPr/>
                </w:rPrChange>
              </w:rPr>
              <w:pPrChange w:id="2530" w:author="Xuning Wei12232" w:date="2026-10-20T14:44:00Z">
                <w:pPr>
                  <w:widowControl w:val="0"/>
                  <w:spacing w:beforeLines="50" w:before="120" w:afterLines="50" w:after="120"/>
                  <w:contextualSpacing/>
                </w:pPr>
              </w:pPrChange>
            </w:pPr>
            <w:ins w:id="2531" w:author="Xuning Wei12232" w:date="2026-10-20T14: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2532" w:author="Xuning Wei12232" w:date="2026-10-24T11:11:00Z">
                  <w:rPr/>
                </w:rPrChange>
              </w:rPr>
              <w:t>Perform this operation 4 times.</w:t>
            </w:r>
          </w:p>
        </w:tc>
      </w:tr>
      <w:tr w:rsidR="007617DE" w14:paraId="0BB55D65" w14:textId="77777777">
        <w:trPr>
          <w:trHeight w:val="20"/>
        </w:trPr>
        <w:tc>
          <w:tcPr>
            <w:tcW w:w="310" w:type="pct"/>
            <w:tcBorders>
              <w:bottom w:val="single" w:sz="4" w:space="0" w:color="auto"/>
            </w:tcBorders>
            <w:tcMar>
              <w:top w:w="57" w:type="dxa"/>
              <w:left w:w="85" w:type="dxa"/>
              <w:bottom w:w="57" w:type="dxa"/>
              <w:right w:w="85" w:type="dxa"/>
            </w:tcMar>
            <w:vAlign w:val="center"/>
          </w:tcPr>
          <w:p w14:paraId="70C71BD5" w14:textId="77777777" w:rsidR="007617DE" w:rsidRDefault="00AE300B">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781" w:type="pct"/>
            <w:tcBorders>
              <w:bottom w:val="single" w:sz="4" w:space="0" w:color="auto"/>
            </w:tcBorders>
            <w:tcMar>
              <w:top w:w="57" w:type="dxa"/>
              <w:left w:w="85" w:type="dxa"/>
              <w:bottom w:w="57" w:type="dxa"/>
              <w:right w:w="85" w:type="dxa"/>
            </w:tcMar>
            <w:vAlign w:val="center"/>
          </w:tcPr>
          <w:p w14:paraId="2183A7A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Borders>
              <w:bottom w:val="single" w:sz="4" w:space="0" w:color="auto"/>
            </w:tcBorders>
            <w:tcMar>
              <w:top w:w="57" w:type="dxa"/>
              <w:left w:w="85" w:type="dxa"/>
              <w:bottom w:w="57" w:type="dxa"/>
              <w:right w:w="85" w:type="dxa"/>
            </w:tcMar>
            <w:vAlign w:val="center"/>
          </w:tcPr>
          <w:p w14:paraId="52C278AB" w14:textId="77777777" w:rsidR="007617DE" w:rsidRPr="007617DE" w:rsidRDefault="00AE300B" w:rsidP="007617DE">
            <w:pPr>
              <w:pStyle w:val="aff7"/>
              <w:widowControl w:val="0"/>
              <w:numPr>
                <w:ilvl w:val="0"/>
                <w:numId w:val="24"/>
              </w:numPr>
              <w:spacing w:beforeLines="50" w:before="120" w:afterLines="50" w:after="120"/>
              <w:jc w:val="both"/>
              <w:rPr>
                <w:ins w:id="2533" w:author="Xuning Wei12232" w:date="2026-10-20T14:41:00Z"/>
                <w:rFonts w:ascii="Times New Roman" w:eastAsia="仿宋_GB2312" w:hAnsi="Times New Roman" w:cs="Times New Roman"/>
                <w:color w:val="000000" w:themeColor="text1"/>
                <w:sz w:val="18"/>
                <w:szCs w:val="18"/>
                <w:rPrChange w:id="2534" w:author="Xuning Wei12232" w:date="2026-10-24T11:11:00Z">
                  <w:rPr>
                    <w:ins w:id="2535" w:author="Xuning Wei12232" w:date="2026-10-20T14:41:00Z"/>
                    <w:color w:val="000000" w:themeColor="text1"/>
                  </w:rPr>
                </w:rPrChange>
              </w:rPr>
              <w:pPrChange w:id="2536" w:author="Xuning Wei12232" w:date="2026-10-20T14:41:00Z">
                <w:pPr>
                  <w:widowControl w:val="0"/>
                  <w:spacing w:beforeLines="50" w:before="120" w:afterLines="50" w:after="120"/>
                  <w:contextualSpacing/>
                </w:pPr>
              </w:pPrChange>
            </w:pPr>
            <w:del w:id="2537" w:author="Xuning Wei12232" w:date="2026-10-20T14:44:00Z">
              <w:r>
                <w:rPr>
                  <w:rFonts w:ascii="Times New Roman" w:eastAsia="仿宋_GB2312" w:hAnsi="Times New Roman" w:cs="Times New Roman"/>
                  <w:sz w:val="18"/>
                  <w:szCs w:val="18"/>
                  <w:rPrChange w:id="2538" w:author="Xuning Wei12232" w:date="2026-10-24T11:11:00Z">
                    <w:rPr/>
                  </w:rPrChange>
                </w:rPr>
                <w:delText xml:space="preserve">1. </w:delText>
              </w:r>
            </w:del>
            <w:r>
              <w:rPr>
                <w:rFonts w:ascii="Times New Roman" w:eastAsia="仿宋_GB2312" w:hAnsi="Times New Roman" w:cs="Times New Roman"/>
                <w:color w:val="000000" w:themeColor="text1"/>
                <w:sz w:val="18"/>
                <w:szCs w:val="18"/>
                <w:rPrChange w:id="2539" w:author="Xuning Wei12232" w:date="2026-10-24T11:11:00Z">
                  <w:rPr>
                    <w:color w:val="000000" w:themeColor="text1"/>
                  </w:rPr>
                </w:rPrChange>
              </w:rPr>
              <w:t xml:space="preserve">Add </w:t>
            </w:r>
            <w:del w:id="2540" w:author="Xuning Wei12232" w:date="2026-10-20T07:55:00Z">
              <w:r>
                <w:rPr>
                  <w:rFonts w:ascii="Times New Roman" w:eastAsia="仿宋_GB2312" w:hAnsi="Times New Roman" w:cs="Times New Roman"/>
                  <w:sz w:val="18"/>
                  <w:szCs w:val="18"/>
                </w:rPr>
                <w:delText xml:space="preserve">12.0 V </w:delText>
              </w:r>
            </w:del>
            <w:r>
              <w:rPr>
                <w:rFonts w:ascii="Times New Roman" w:eastAsia="仿宋_GB2312" w:hAnsi="Times New Roman" w:cs="Times New Roman"/>
                <w:sz w:val="18"/>
                <w:szCs w:val="18"/>
              </w:rPr>
              <w:t>DMF (</w:t>
            </w:r>
            <w:ins w:id="2541" w:author="Xuning Wei12232" w:date="2026-10-20T07:55:00Z">
              <w:r>
                <w:rPr>
                  <w:rFonts w:ascii="Times New Roman" w:eastAsia="仿宋_GB2312" w:hAnsi="Times New Roman" w:cs="Times New Roman"/>
                  <w:sz w:val="18"/>
                  <w:szCs w:val="18"/>
                  <w:rPrChange w:id="2542" w:author="Xuning Wei12232" w:date="2026-10-24T11:11:00Z">
                    <w:rPr>
                      <w:highlight w:val="yellow"/>
                    </w:rPr>
                  </w:rPrChange>
                </w:rPr>
                <w:t>1</w:t>
              </w:r>
            </w:ins>
            <w:ins w:id="2543" w:author="Xuning Wei12232" w:date="2026-10-23T19:46:00Z">
              <w:r>
                <w:rPr>
                  <w:rFonts w:ascii="Times New Roman" w:eastAsia="仿宋_GB2312" w:hAnsi="Times New Roman" w:cs="Times New Roman"/>
                  <w:color w:val="000000" w:themeColor="text1"/>
                  <w:sz w:val="18"/>
                  <w:szCs w:val="18"/>
                  <w:rPrChange w:id="2544" w:author="Xuning Wei12232" w:date="2026-10-24T11:11:00Z">
                    <w:rPr>
                      <w:rFonts w:ascii="Times New Roman" w:eastAsia="仿宋_GB2312" w:hAnsi="Times New Roman" w:cs="Times New Roman"/>
                      <w:color w:val="000000" w:themeColor="text1"/>
                      <w:sz w:val="18"/>
                      <w:szCs w:val="18"/>
                      <w:highlight w:val="lightGray"/>
                    </w:rPr>
                  </w:rPrChange>
                </w:rPr>
                <w:t>2</w:t>
              </w:r>
            </w:ins>
            <w:ins w:id="2545" w:author="Xuning Wei12232" w:date="2026-10-20T07:55:00Z">
              <w:r>
                <w:rPr>
                  <w:rFonts w:ascii="Times New Roman" w:eastAsia="仿宋_GB2312" w:hAnsi="Times New Roman" w:cs="Times New Roman"/>
                  <w:sz w:val="18"/>
                  <w:szCs w:val="18"/>
                </w:rPr>
                <w:t xml:space="preserve"> V</w:t>
              </w:r>
            </w:ins>
            <w:ins w:id="2546" w:author="Xuning Wei12232" w:date="2026-10-22T10:18:00Z">
              <w:r>
                <w:rPr>
                  <w:rFonts w:ascii="Times New Roman" w:eastAsia="仿宋_GB2312" w:hAnsi="Times New Roman" w:cs="Times New Roman"/>
                  <w:color w:val="000000" w:themeColor="text1"/>
                  <w:sz w:val="18"/>
                  <w:szCs w:val="18"/>
                  <w:rPrChange w:id="2547"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2548" w:author="Xuning Wei12232" w:date="2026-10-23T19:46:00Z">
              <w:r>
                <w:rPr>
                  <w:rFonts w:ascii="Times New Roman" w:eastAsia="仿宋_GB2312" w:hAnsi="Times New Roman" w:cs="Times New Roman"/>
                  <w:color w:val="000000" w:themeColor="text1"/>
                  <w:sz w:val="18"/>
                  <w:szCs w:val="18"/>
                  <w:rPrChange w:id="2549" w:author="Xuning Wei12232" w:date="2026-10-24T11:11:00Z">
                    <w:rPr>
                      <w:rFonts w:ascii="Times New Roman" w:eastAsia="仿宋_GB2312" w:hAnsi="Times New Roman" w:cs="Times New Roman"/>
                      <w:color w:val="000000" w:themeColor="text1"/>
                      <w:sz w:val="18"/>
                      <w:szCs w:val="18"/>
                      <w:highlight w:val="lightGray"/>
                    </w:rPr>
                  </w:rPrChange>
                </w:rPr>
                <w:t>11.38</w:t>
              </w:r>
            </w:ins>
            <w:ins w:id="2550" w:author="Xuning Wei12232" w:date="2026-10-20T20:15:00Z">
              <w:r>
                <w:rPr>
                  <w:rFonts w:ascii="Times New Roman" w:eastAsia="仿宋_GB2312" w:hAnsi="Times New Roman" w:cs="Times New Roman"/>
                  <w:color w:val="000000" w:themeColor="text1"/>
                  <w:sz w:val="18"/>
                  <w:szCs w:val="18"/>
                  <w:rPrChange w:id="2551"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ins>
            <w:del w:id="2552" w:author="Xuning Wei12232" w:date="2026-10-20T10:56:00Z">
              <w:r>
                <w:rPr>
                  <w:rFonts w:ascii="Times New Roman" w:eastAsia="仿宋_GB2312" w:hAnsi="Times New Roman" w:cs="Times New Roman"/>
                  <w:sz w:val="18"/>
                  <w:szCs w:val="18"/>
                </w:rPr>
                <w:delText xml:space="preserve">11.376 </w:delText>
              </w:r>
            </w:del>
            <w:del w:id="2553" w:author="Xuning Wei12232" w:date="2026-10-20T20:15:00Z">
              <w:r>
                <w:rPr>
                  <w:rFonts w:ascii="Times New Roman" w:eastAsia="仿宋_GB2312" w:hAnsi="Times New Roman" w:cs="Times New Roman"/>
                  <w:sz w:val="18"/>
                  <w:szCs w:val="18"/>
                </w:rPr>
                <w:delText>kg/kg</w:delText>
              </w:r>
            </w:del>
            <w:del w:id="2554" w:author="Xuning Wei12232" w:date="2026-10-22T06:58:00Z">
              <w:r>
                <w:rPr>
                  <w:rFonts w:ascii="Times New Roman" w:eastAsia="仿宋_GB2312" w:hAnsi="Times New Roman" w:cs="Times New Roman"/>
                  <w:sz w:val="18"/>
                  <w:szCs w:val="18"/>
                </w:rPr>
                <w:delText>)</w:delText>
              </w:r>
            </w:del>
            <w:r>
              <w:rPr>
                <w:rFonts w:ascii="Times New Roman" w:eastAsia="仿宋_GB2312" w:hAnsi="Times New Roman" w:cs="Times New Roman"/>
                <w:color w:val="000000" w:themeColor="text1"/>
                <w:sz w:val="18"/>
                <w:szCs w:val="18"/>
                <w:rPrChange w:id="2555" w:author="Xuning Wei12232" w:date="2026-10-24T11:11:00Z">
                  <w:rPr>
                    <w:color w:val="000000" w:themeColor="text1"/>
                  </w:rPr>
                </w:rPrChange>
              </w:rPr>
              <w:t xml:space="preserve"> into TJ4S-1213-Sy15. </w:t>
            </w:r>
            <w:del w:id="2556" w:author="Xuning Wei12232" w:date="2026-10-20T14:44:00Z">
              <w:r>
                <w:rPr>
                  <w:rFonts w:ascii="Times New Roman" w:eastAsia="仿宋_GB2312" w:hAnsi="Times New Roman" w:cs="Times New Roman"/>
                  <w:color w:val="000000" w:themeColor="text1"/>
                  <w:sz w:val="18"/>
                  <w:szCs w:val="18"/>
                  <w:rPrChange w:id="2557" w:author="Xuning Wei12232" w:date="2026-10-24T11:11:00Z">
                    <w:rPr>
                      <w:color w:val="000000" w:themeColor="text1"/>
                    </w:rPr>
                  </w:rPrChange>
                </w:rPr>
                <w:br/>
                <w:delText xml:space="preserve">2. </w:delText>
              </w:r>
            </w:del>
          </w:p>
          <w:p w14:paraId="099C2645" w14:textId="77777777" w:rsidR="007617DE" w:rsidRPr="007617DE" w:rsidRDefault="00AE300B" w:rsidP="007617DE">
            <w:pPr>
              <w:pStyle w:val="aff7"/>
              <w:widowControl w:val="0"/>
              <w:numPr>
                <w:ilvl w:val="0"/>
                <w:numId w:val="24"/>
              </w:numPr>
              <w:spacing w:beforeLines="50" w:before="120" w:afterLines="50" w:after="120"/>
              <w:jc w:val="both"/>
              <w:rPr>
                <w:del w:id="2558" w:author="Xuning Wei12232" w:date="2026-10-20T14:44:00Z"/>
                <w:rFonts w:ascii="Times New Roman" w:eastAsia="仿宋_GB2312" w:hAnsi="Times New Roman" w:cs="Times New Roman"/>
                <w:sz w:val="18"/>
                <w:szCs w:val="18"/>
                <w:rPrChange w:id="2559" w:author="Xuning Wei12232" w:date="2026-10-24T11:11:00Z">
                  <w:rPr>
                    <w:del w:id="2560" w:author="Xuning Wei12232" w:date="2026-10-20T14:44:00Z"/>
                  </w:rPr>
                </w:rPrChange>
              </w:rPr>
              <w:pPrChange w:id="2561" w:author="Xuning Wei12232" w:date="2026-10-20T14:44:00Z">
                <w:pPr>
                  <w:widowControl w:val="0"/>
                  <w:spacing w:beforeLines="50" w:before="120" w:afterLines="50" w:after="120"/>
                  <w:contextualSpacing/>
                </w:pPr>
              </w:pPrChange>
            </w:pPr>
            <w:r>
              <w:rPr>
                <w:rFonts w:ascii="Times New Roman" w:eastAsia="仿宋_GB2312" w:hAnsi="Times New Roman" w:cs="Times New Roman"/>
                <w:sz w:val="18"/>
                <w:szCs w:val="18"/>
                <w:rPrChange w:id="2562" w:author="Xuning Wei12232" w:date="2026-10-24T11:11:00Z">
                  <w:rPr/>
                </w:rPrChange>
              </w:rPr>
              <w:t>Bubble with nitrogen, after s</w:t>
            </w:r>
            <w:r>
              <w:rPr>
                <w:rFonts w:ascii="Times New Roman" w:eastAsia="仿宋_GB2312" w:hAnsi="Times New Roman" w:cs="Times New Roman"/>
                <w:color w:val="0000FF"/>
                <w:sz w:val="18"/>
                <w:szCs w:val="18"/>
                <w:rPrChange w:id="2563" w:author="Xuning Wei12232" w:date="2026-10-24T11:11:00Z">
                  <w:rPr>
                    <w:color w:val="0000FF"/>
                  </w:rPr>
                </w:rPrChange>
              </w:rPr>
              <w:t>tirring, turn off the nitrogen</w:t>
            </w:r>
            <w:r>
              <w:rPr>
                <w:rFonts w:ascii="Times New Roman" w:eastAsia="仿宋_GB2312" w:hAnsi="Times New Roman" w:cs="Times New Roman"/>
                <w:sz w:val="18"/>
                <w:szCs w:val="18"/>
                <w:rPrChange w:id="2564" w:author="Xuning Wei12232" w:date="2026-10-24T11:11:00Z">
                  <w:rPr/>
                </w:rPrChange>
              </w:rPr>
              <w:t xml:space="preserve">. Drain until there is no obvious drip. </w:t>
            </w:r>
          </w:p>
          <w:p w14:paraId="4674D8FE" w14:textId="77777777" w:rsidR="007617DE" w:rsidRPr="007617DE" w:rsidRDefault="00AE300B" w:rsidP="007617DE">
            <w:pPr>
              <w:pStyle w:val="aff7"/>
              <w:widowControl w:val="0"/>
              <w:numPr>
                <w:ilvl w:val="0"/>
                <w:numId w:val="24"/>
              </w:numPr>
              <w:spacing w:beforeLines="50" w:before="120" w:afterLines="50" w:after="120"/>
              <w:jc w:val="both"/>
              <w:rPr>
                <w:rFonts w:ascii="Times New Roman" w:eastAsia="仿宋_GB2312" w:hAnsi="Times New Roman" w:cs="Times New Roman"/>
                <w:sz w:val="18"/>
                <w:szCs w:val="18"/>
                <w:rPrChange w:id="2565" w:author="Xuning Wei12232" w:date="2026-10-24T11:11:00Z">
                  <w:rPr/>
                </w:rPrChange>
              </w:rPr>
              <w:pPrChange w:id="2566" w:author="Xuning Wei12232" w:date="2026-10-20T14:44:00Z">
                <w:pPr>
                  <w:widowControl w:val="0"/>
                  <w:spacing w:beforeLines="50" w:before="120" w:afterLines="50" w:after="120"/>
                  <w:contextualSpacing/>
                </w:pPr>
              </w:pPrChange>
            </w:pPr>
            <w:ins w:id="2567" w:author="Xuning Wei12232" w:date="2026-10-20T14:44:00Z">
              <w:r>
                <w:rPr>
                  <w:rFonts w:ascii="Times New Roman" w:eastAsia="仿宋_GB2312" w:hAnsi="Times New Roman" w:cs="Times New Roman"/>
                  <w:sz w:val="18"/>
                  <w:szCs w:val="18"/>
                </w:rPr>
                <w:br/>
              </w:r>
            </w:ins>
            <w:r>
              <w:rPr>
                <w:rFonts w:ascii="Times New Roman" w:eastAsia="仿宋_GB2312" w:hAnsi="Times New Roman" w:cs="Times New Roman"/>
                <w:sz w:val="18"/>
                <w:szCs w:val="18"/>
                <w:rPrChange w:id="2568" w:author="Xuning Wei12232" w:date="2026-10-24T11:11:00Z">
                  <w:rPr/>
                </w:rPrChange>
              </w:rPr>
              <w:t xml:space="preserve">Perform this operation 2 times. </w:t>
            </w:r>
          </w:p>
        </w:tc>
      </w:tr>
      <w:tr w:rsidR="007617DE" w14:paraId="3417CCD8" w14:textId="77777777">
        <w:trPr>
          <w:trHeight w:val="20"/>
        </w:trPr>
        <w:tc>
          <w:tcPr>
            <w:tcW w:w="310" w:type="pct"/>
            <w:tcBorders>
              <w:bottom w:val="single" w:sz="4" w:space="0" w:color="auto"/>
            </w:tcBorders>
            <w:tcMar>
              <w:top w:w="57" w:type="dxa"/>
              <w:left w:w="85" w:type="dxa"/>
              <w:bottom w:w="57" w:type="dxa"/>
              <w:right w:w="85" w:type="dxa"/>
            </w:tcMar>
            <w:vAlign w:val="center"/>
          </w:tcPr>
          <w:p w14:paraId="47CCAC5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11FCEF8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Phe</w:t>
            </w:r>
            <w:proofErr w:type="spellEnd"/>
            <w:r>
              <w:rPr>
                <w:rFonts w:ascii="Times New Roman" w:eastAsia="仿宋_GB2312" w:hAnsi="Times New Roman" w:cs="Times New Roman"/>
                <w:sz w:val="18"/>
                <w:szCs w:val="18"/>
                <w:lang w:eastAsia="zh-CN"/>
              </w:rPr>
              <w:t>-OH activation and transfer</w:t>
            </w:r>
          </w:p>
        </w:tc>
        <w:tc>
          <w:tcPr>
            <w:tcW w:w="3909" w:type="pct"/>
            <w:tcBorders>
              <w:bottom w:val="single" w:sz="4" w:space="0" w:color="auto"/>
            </w:tcBorders>
            <w:tcMar>
              <w:top w:w="57" w:type="dxa"/>
              <w:left w:w="85" w:type="dxa"/>
              <w:bottom w:w="57" w:type="dxa"/>
              <w:right w:w="85" w:type="dxa"/>
            </w:tcMar>
            <w:vAlign w:val="center"/>
          </w:tcPr>
          <w:p w14:paraId="2F7E1165" w14:textId="77777777" w:rsidR="007617DE" w:rsidRPr="007617DE" w:rsidRDefault="00AE300B" w:rsidP="007617DE">
            <w:pPr>
              <w:pStyle w:val="aff7"/>
              <w:widowControl w:val="0"/>
              <w:numPr>
                <w:ilvl w:val="0"/>
                <w:numId w:val="25"/>
              </w:numPr>
              <w:spacing w:beforeLines="50" w:before="120" w:afterLines="50" w:after="120"/>
              <w:jc w:val="both"/>
              <w:rPr>
                <w:ins w:id="2569" w:author="Xuning Wei12232" w:date="2026-10-20T14:48:00Z"/>
                <w:rFonts w:ascii="Times New Roman" w:eastAsia="等线" w:hAnsi="Times New Roman" w:cs="Times New Roman"/>
                <w:color w:val="FF0000"/>
                <w:sz w:val="18"/>
                <w:szCs w:val="18"/>
                <w:rPrChange w:id="2570" w:author="Xuning Wei12232" w:date="2026-10-24T11:11:00Z">
                  <w:rPr>
                    <w:ins w:id="2571" w:author="Xuning Wei12232" w:date="2026-10-20T14:48:00Z"/>
                    <w:rFonts w:ascii="Times New Roman" w:eastAsia="微软雅黑" w:hAnsi="Times New Roman" w:cs="Times New Roman"/>
                    <w:color w:val="FF0000"/>
                    <w:sz w:val="18"/>
                    <w:szCs w:val="18"/>
                  </w:rPr>
                </w:rPrChange>
              </w:rPr>
              <w:pPrChange w:id="2572" w:author="Xuning Wei12232" w:date="2026-10-20T19:23:00Z">
                <w:pPr>
                  <w:widowControl w:val="0"/>
                  <w:spacing w:beforeLines="50" w:before="120" w:afterLines="50" w:after="120"/>
                  <w:contextualSpacing/>
                </w:pPr>
              </w:pPrChange>
            </w:pPr>
            <w:del w:id="2573" w:author="Xuning Wei12232" w:date="2026-10-20T14:49:00Z">
              <w:r>
                <w:rPr>
                  <w:rFonts w:ascii="Times New Roman" w:eastAsia="等线" w:hAnsi="Times New Roman" w:cs="Times New Roman"/>
                  <w:sz w:val="18"/>
                  <w:szCs w:val="18"/>
                  <w:rPrChange w:id="2574" w:author="Xuning Wei12232" w:date="2026-10-24T11:11:00Z">
                    <w:rPr/>
                  </w:rPrChange>
                </w:rPr>
                <w:delText xml:space="preserve">1. </w:delText>
              </w:r>
            </w:del>
            <w:r>
              <w:rPr>
                <w:rFonts w:ascii="Times New Roman" w:eastAsia="等线" w:hAnsi="Times New Roman" w:cs="Times New Roman"/>
                <w:sz w:val="18"/>
                <w:szCs w:val="18"/>
                <w:rPrChange w:id="2575" w:author="Xuning Wei12232" w:date="2026-10-24T11:11:00Z">
                  <w:rPr/>
                </w:rPrChange>
              </w:rPr>
              <w:t xml:space="preserve">Add </w:t>
            </w:r>
            <w:del w:id="2576" w:author="Xuning Wei12232" w:date="2026-10-20T07:56:00Z">
              <w:r>
                <w:rPr>
                  <w:rFonts w:ascii="Times New Roman" w:eastAsia="等线" w:hAnsi="Times New Roman" w:cs="Times New Roman"/>
                  <w:sz w:val="18"/>
                  <w:szCs w:val="18"/>
                  <w:lang w:eastAsia="zh-CN"/>
                  <w:rPrChange w:id="2577" w:author="Xuning Wei12232" w:date="2026-10-24T11:11:00Z">
                    <w:rPr>
                      <w:lang w:eastAsia="zh-CN"/>
                    </w:rPr>
                  </w:rPrChange>
                </w:rPr>
                <w:delText xml:space="preserve">4.0 V </w:delText>
              </w:r>
            </w:del>
            <w:r>
              <w:rPr>
                <w:rFonts w:ascii="Times New Roman" w:eastAsia="等线" w:hAnsi="Times New Roman" w:cs="Times New Roman"/>
                <w:sz w:val="18"/>
                <w:szCs w:val="18"/>
                <w:lang w:eastAsia="zh-CN"/>
                <w:rPrChange w:id="2578" w:author="Xuning Wei12232" w:date="2026-10-24T11:11:00Z">
                  <w:rPr>
                    <w:lang w:eastAsia="zh-CN"/>
                  </w:rPr>
                </w:rPrChange>
              </w:rPr>
              <w:t>DMF (</w:t>
            </w:r>
            <w:ins w:id="2579" w:author="Xuning Wei12232" w:date="2026-10-20T07:56:00Z">
              <w:r>
                <w:rPr>
                  <w:rFonts w:ascii="Times New Roman" w:eastAsia="等线" w:hAnsi="Times New Roman" w:cs="Times New Roman"/>
                  <w:sz w:val="18"/>
                  <w:szCs w:val="18"/>
                  <w:lang w:eastAsia="zh-CN"/>
                  <w:rPrChange w:id="2580" w:author="Xuning Wei12232" w:date="2026-10-24T11:11:00Z">
                    <w:rPr>
                      <w:lang w:eastAsia="zh-CN"/>
                    </w:rPr>
                  </w:rPrChange>
                </w:rPr>
                <w:t xml:space="preserve">4.0 V, </w:t>
              </w:r>
            </w:ins>
            <w:r>
              <w:rPr>
                <w:rFonts w:ascii="Times New Roman" w:eastAsia="等线" w:hAnsi="Times New Roman" w:cs="Times New Roman"/>
                <w:sz w:val="18"/>
                <w:szCs w:val="18"/>
                <w:lang w:eastAsia="zh-CN"/>
                <w:rPrChange w:id="2581" w:author="Xuning Wei12232" w:date="2026-10-24T11:11:00Z">
                  <w:rPr>
                    <w:lang w:eastAsia="zh-CN"/>
                  </w:rPr>
                </w:rPrChange>
              </w:rPr>
              <w:t>3.79</w:t>
            </w:r>
            <w:ins w:id="2582" w:author="Xuning Wei12232" w:date="2026-10-20T19:51:00Z">
              <w:r>
                <w:rPr>
                  <w:rFonts w:ascii="Times New Roman" w:eastAsia="等线" w:hAnsi="Times New Roman" w:cs="Times New Roman"/>
                  <w:sz w:val="18"/>
                  <w:szCs w:val="18"/>
                  <w:lang w:eastAsia="zh-CN"/>
                </w:rPr>
                <w:t xml:space="preserve"> </w:t>
              </w:r>
            </w:ins>
            <w:del w:id="2583" w:author="Xuning Wei12232" w:date="2026-10-20T11:06:00Z">
              <w:r>
                <w:rPr>
                  <w:rFonts w:ascii="Times New Roman" w:eastAsia="等线" w:hAnsi="Times New Roman" w:cs="Times New Roman"/>
                  <w:sz w:val="18"/>
                  <w:szCs w:val="18"/>
                  <w:lang w:eastAsia="zh-CN"/>
                  <w:rPrChange w:id="2584" w:author="Xuning Wei12232" w:date="2026-10-24T11:11:00Z">
                    <w:rPr>
                      <w:lang w:eastAsia="zh-CN"/>
                    </w:rPr>
                  </w:rPrChange>
                </w:rPr>
                <w:delText xml:space="preserve">2 </w:delText>
              </w:r>
            </w:del>
            <w:r>
              <w:rPr>
                <w:rFonts w:ascii="Times New Roman" w:eastAsia="等线" w:hAnsi="Times New Roman" w:cs="Times New Roman"/>
                <w:sz w:val="18"/>
                <w:szCs w:val="18"/>
                <w:lang w:eastAsia="zh-CN"/>
                <w:rPrChange w:id="2585" w:author="Xuning Wei12232" w:date="2026-10-24T11:11:00Z">
                  <w:rPr>
                    <w:lang w:eastAsia="zh-CN"/>
                  </w:rPr>
                </w:rPrChange>
              </w:rPr>
              <w:t>kg/kg)</w:t>
            </w:r>
            <w:r>
              <w:rPr>
                <w:rFonts w:ascii="Times New Roman" w:eastAsia="等线" w:hAnsi="Times New Roman" w:cs="Times New Roman"/>
                <w:sz w:val="18"/>
                <w:szCs w:val="18"/>
                <w:rPrChange w:id="2586" w:author="Xuning Wei12232" w:date="2026-10-24T11:11:00Z">
                  <w:rPr/>
                </w:rPrChange>
              </w:rPr>
              <w:t xml:space="preserve"> into </w:t>
            </w:r>
            <w:r>
              <w:rPr>
                <w:rFonts w:ascii="Times New Roman" w:eastAsia="仿宋_GB2312" w:hAnsi="Times New Roman" w:cs="Times New Roman"/>
                <w:sz w:val="18"/>
                <w:szCs w:val="18"/>
                <w:rPrChange w:id="2587"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588" w:author="Xuning Wei12232" w:date="2026-10-24T11:11:00Z">
                  <w:rPr>
                    <w:rFonts w:eastAsia="仿宋_GB2312"/>
                    <w:lang w:eastAsia="zh-CN"/>
                  </w:rPr>
                </w:rPrChange>
              </w:rPr>
              <w:t>-R01</w:t>
            </w:r>
            <w:r>
              <w:rPr>
                <w:rFonts w:ascii="Times New Roman" w:eastAsia="等线" w:hAnsi="Times New Roman" w:cs="Times New Roman"/>
                <w:sz w:val="18"/>
                <w:szCs w:val="18"/>
                <w:rPrChange w:id="2589" w:author="Xuning Wei12232" w:date="2026-10-24T11:11:00Z">
                  <w:rPr/>
                </w:rPrChange>
              </w:rPr>
              <w:t xml:space="preserve">. Start the </w:t>
            </w:r>
            <w:r>
              <w:rPr>
                <w:rFonts w:ascii="Times New Roman" w:eastAsia="等线" w:hAnsi="Times New Roman" w:cs="Times New Roman"/>
                <w:color w:val="0000FF"/>
                <w:sz w:val="18"/>
                <w:szCs w:val="18"/>
                <w:rPrChange w:id="2590" w:author="Xuning Wei12232" w:date="2026-10-24T11:11:00Z">
                  <w:rPr>
                    <w:color w:val="0000FF"/>
                  </w:rPr>
                </w:rPrChange>
              </w:rPr>
              <w:t>agitator</w:t>
            </w:r>
            <w:r>
              <w:rPr>
                <w:rFonts w:ascii="Times New Roman" w:eastAsia="等线" w:hAnsi="Times New Roman" w:cs="Times New Roman"/>
                <w:sz w:val="18"/>
                <w:szCs w:val="18"/>
                <w:rPrChange w:id="2591" w:author="Xuning Wei12232" w:date="2026-10-24T11:11:00Z">
                  <w:rPr/>
                </w:rPrChange>
              </w:rPr>
              <w:t>.</w:t>
            </w:r>
            <w:ins w:id="2592" w:author="Xuning Wei12232" w:date="2026-10-20T07:57:00Z">
              <w:r>
                <w:rPr>
                  <w:rFonts w:ascii="Times New Roman" w:eastAsia="仿宋_GB2312" w:hAnsi="Times New Roman" w:cs="Times New Roman"/>
                  <w:sz w:val="18"/>
                  <w:szCs w:val="18"/>
                  <w:rPrChange w:id="2593" w:author="Xuning Wei12232" w:date="2026-10-24T11:11:00Z">
                    <w:rPr>
                      <w:rFonts w:eastAsia="仿宋_GB2312"/>
                    </w:rPr>
                  </w:rPrChange>
                </w:rPr>
                <w:t xml:space="preserve"> </w:t>
              </w:r>
              <w:r>
                <w:rPr>
                  <w:rFonts w:ascii="Times New Roman" w:eastAsia="仿宋_GB2312" w:hAnsi="Times New Roman" w:cs="Times New Roman"/>
                  <w:sz w:val="18"/>
                  <w:szCs w:val="18"/>
                </w:rPr>
                <w:t xml:space="preserve">Adjust the jacket </w:t>
              </w:r>
            </w:ins>
            <w:ins w:id="2594" w:author="Xuning Wei12232" w:date="2026-10-20T10:57:00Z">
              <w:r>
                <w:rPr>
                  <w:rFonts w:ascii="Times New Roman" w:eastAsia="仿宋_GB2312" w:hAnsi="Times New Roman" w:cs="Times New Roman"/>
                  <w:color w:val="FF0000"/>
                  <w:sz w:val="18"/>
                  <w:szCs w:val="18"/>
                  <w:rPrChange w:id="2595" w:author="Xuning Wei12232" w:date="2026-10-24T11:11:00Z">
                    <w:rPr>
                      <w:rFonts w:eastAsia="仿宋_GB2312"/>
                      <w:color w:val="FF0000"/>
                    </w:rPr>
                  </w:rPrChange>
                </w:rPr>
                <w:t xml:space="preserve">temperature </w:t>
              </w:r>
            </w:ins>
            <w:ins w:id="2596" w:author="Xuning Wei12232" w:date="2026-10-20T07:57:00Z">
              <w:r>
                <w:rPr>
                  <w:rFonts w:ascii="Times New Roman" w:eastAsia="仿宋_GB2312" w:hAnsi="Times New Roman" w:cs="Times New Roman"/>
                  <w:sz w:val="18"/>
                  <w:szCs w:val="18"/>
                </w:rPr>
                <w:t>to</w:t>
              </w:r>
              <w:r>
                <w:rPr>
                  <w:rFonts w:ascii="Times New Roman" w:eastAsia="仿宋_GB2312" w:hAnsi="Times New Roman" w:cs="Times New Roman"/>
                  <w:color w:val="FF0000"/>
                  <w:sz w:val="18"/>
                  <w:szCs w:val="18"/>
                </w:rPr>
                <w:t xml:space="preserve"> 2</w:t>
              </w:r>
            </w:ins>
            <w:ins w:id="2597" w:author="Xuning Wei12232" w:date="2026-10-20T08:00:00Z">
              <w:r>
                <w:rPr>
                  <w:rFonts w:ascii="Times New Roman" w:eastAsia="仿宋_GB2312" w:hAnsi="Times New Roman" w:cs="Times New Roman"/>
                  <w:color w:val="FF0000"/>
                  <w:sz w:val="18"/>
                  <w:szCs w:val="18"/>
                </w:rPr>
                <w:t>0</w:t>
              </w:r>
            </w:ins>
            <w:ins w:id="2598" w:author="Xuning Wei12232" w:date="2026-10-20T07:57:00Z">
              <w:r>
                <w:rPr>
                  <w:rFonts w:ascii="Times New Roman" w:eastAsia="仿宋_GB2312" w:hAnsi="Times New Roman" w:cs="Times New Roman" w:hint="eastAsia"/>
                  <w:color w:val="FF0000"/>
                  <w:sz w:val="18"/>
                  <w:szCs w:val="18"/>
                </w:rPr>
                <w:t>±</w:t>
              </w:r>
              <w:r>
                <w:rPr>
                  <w:rFonts w:ascii="Times New Roman" w:eastAsia="仿宋_GB2312" w:hAnsi="Times New Roman" w:cs="Times New Roman"/>
                  <w:color w:val="FF0000"/>
                  <w:sz w:val="18"/>
                  <w:szCs w:val="18"/>
                </w:rPr>
                <w:t xml:space="preserve">5 </w:t>
              </w:r>
            </w:ins>
            <w:ins w:id="2599" w:author="Xuning Wei12232" w:date="2026-10-20T08:25:00Z">
              <w:r>
                <w:rPr>
                  <w:rFonts w:ascii="Times New Roman" w:eastAsia="等线" w:hAnsi="Times New Roman" w:cs="Times New Roman"/>
                  <w:color w:val="FF0000"/>
                  <w:sz w:val="18"/>
                  <w:szCs w:val="18"/>
                  <w:rPrChange w:id="2600" w:author="Xuning Wei12232" w:date="2026-10-24T11:11:00Z">
                    <w:rPr>
                      <w:color w:val="FF0000"/>
                    </w:rPr>
                  </w:rPrChange>
                </w:rPr>
                <w:t>°C</w:t>
              </w:r>
            </w:ins>
            <w:ins w:id="2601" w:author="Xuning Wei12232" w:date="2026-10-20T08:24:00Z">
              <w:r>
                <w:rPr>
                  <w:rFonts w:ascii="Times New Roman" w:eastAsia="微软雅黑" w:hAnsi="Times New Roman" w:cs="Times New Roman"/>
                  <w:color w:val="FF0000"/>
                  <w:sz w:val="18"/>
                  <w:szCs w:val="18"/>
                  <w:rPrChange w:id="2602" w:author="Xuning Wei12232" w:date="2026-10-24T11:11:00Z">
                    <w:rPr>
                      <w:rFonts w:eastAsia="微软雅黑"/>
                      <w:color w:val="FF0000"/>
                    </w:rPr>
                  </w:rPrChange>
                </w:rPr>
                <w:t>.</w:t>
              </w:r>
            </w:ins>
          </w:p>
          <w:p w14:paraId="126E1321" w14:textId="77777777" w:rsidR="007617DE" w:rsidRDefault="00AE300B" w:rsidP="007617DE">
            <w:pPr>
              <w:pStyle w:val="aff7"/>
              <w:widowControl w:val="0"/>
              <w:numPr>
                <w:ilvl w:val="0"/>
                <w:numId w:val="26"/>
              </w:numPr>
              <w:spacing w:beforeLines="50" w:before="120" w:afterLines="50" w:after="120"/>
              <w:jc w:val="both"/>
              <w:rPr>
                <w:ins w:id="2603" w:author="Xuning Wei12232" w:date="2026-10-20T14:48:00Z"/>
                <w:rFonts w:ascii="Times New Roman" w:eastAsia="等线" w:hAnsi="Times New Roman" w:cs="Times New Roman"/>
                <w:color w:val="FF0000"/>
                <w:sz w:val="18"/>
                <w:szCs w:val="18"/>
                <w:lang w:eastAsia="zh-CN"/>
              </w:rPr>
              <w:pPrChange w:id="2604" w:author="Xuning Wei12232" w:date="2026-10-20T14:48:00Z">
                <w:pPr>
                  <w:widowControl w:val="0"/>
                  <w:spacing w:beforeLines="50" w:before="120" w:afterLines="50" w:after="120"/>
                  <w:contextualSpacing/>
                </w:pPr>
              </w:pPrChange>
            </w:pPr>
            <w:del w:id="2605" w:author="Xuning Wei12232" w:date="2026-10-20T14:48: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Change w:id="2606" w:author="Xuning Wei12232" w:date="2026-10-24T11:11:00Z">
                    <w:rPr/>
                  </w:rPrChange>
                </w:rPr>
                <w:br/>
                <w:delText>2.</w:delText>
              </w:r>
            </w:del>
            <w:r>
              <w:rPr>
                <w:rFonts w:ascii="Times New Roman" w:eastAsia="等线" w:hAnsi="Times New Roman" w:cs="Times New Roman"/>
                <w:sz w:val="18"/>
                <w:szCs w:val="18"/>
                <w:rPrChange w:id="2607" w:author="Xuning Wei12232" w:date="2026-10-24T11:11:00Z">
                  <w:rPr/>
                </w:rPrChange>
              </w:rPr>
              <w:t xml:space="preserve"> Add</w:t>
            </w:r>
            <w:del w:id="2608" w:author="Xuning Wei12232" w:date="2026-10-20T07:58:00Z">
              <w:r>
                <w:rPr>
                  <w:rFonts w:ascii="Times New Roman" w:eastAsia="等线" w:hAnsi="Times New Roman" w:cs="Times New Roman"/>
                  <w:sz w:val="18"/>
                  <w:szCs w:val="18"/>
                  <w:rPrChange w:id="2609" w:author="Xuning Wei12232" w:date="2026-10-24T11:11:00Z">
                    <w:rPr/>
                  </w:rPrChange>
                </w:rPr>
                <w:delText xml:space="preserve"> 2.0 eq.</w:delText>
              </w:r>
            </w:del>
            <w:r>
              <w:rPr>
                <w:rFonts w:ascii="Times New Roman" w:eastAsia="等线" w:hAnsi="Times New Roman" w:cs="Times New Roman"/>
                <w:sz w:val="18"/>
                <w:szCs w:val="18"/>
                <w:rPrChange w:id="2610" w:author="Xuning Wei12232" w:date="2026-10-24T11:11:00Z">
                  <w:rPr/>
                </w:rPrChange>
              </w:rPr>
              <w:t xml:space="preserve"> </w:t>
            </w:r>
            <w:proofErr w:type="spellStart"/>
            <w:r>
              <w:rPr>
                <w:rFonts w:ascii="Times New Roman" w:eastAsia="等线" w:hAnsi="Times New Roman" w:cs="Times New Roman"/>
                <w:bCs w:val="0"/>
                <w:sz w:val="18"/>
                <w:szCs w:val="18"/>
                <w:rPrChange w:id="2611" w:author="Xuning Wei12232" w:date="2026-10-24T11:11:00Z">
                  <w:rPr/>
                </w:rPrChange>
              </w:rPr>
              <w:t>Fmoc</w:t>
            </w:r>
            <w:proofErr w:type="spellEnd"/>
            <w:r>
              <w:rPr>
                <w:rFonts w:ascii="Times New Roman" w:eastAsia="等线" w:hAnsi="Times New Roman" w:cs="Times New Roman"/>
                <w:bCs w:val="0"/>
                <w:sz w:val="18"/>
                <w:szCs w:val="18"/>
                <w:rPrChange w:id="2612" w:author="Xuning Wei12232" w:date="2026-10-24T11:11:00Z">
                  <w:rPr/>
                </w:rPrChange>
              </w:rPr>
              <w:t>-L-</w:t>
            </w:r>
            <w:proofErr w:type="spellStart"/>
            <w:r>
              <w:rPr>
                <w:rFonts w:ascii="Times New Roman" w:eastAsia="等线" w:hAnsi="Times New Roman" w:cs="Times New Roman"/>
                <w:bCs w:val="0"/>
                <w:sz w:val="18"/>
                <w:szCs w:val="18"/>
                <w:rPrChange w:id="2613" w:author="Xuning Wei12232" w:date="2026-10-24T11:11:00Z">
                  <w:rPr/>
                </w:rPrChange>
              </w:rPr>
              <w:t>Phe</w:t>
            </w:r>
            <w:proofErr w:type="spellEnd"/>
            <w:r>
              <w:rPr>
                <w:rFonts w:ascii="Times New Roman" w:eastAsia="等线" w:hAnsi="Times New Roman" w:cs="Times New Roman"/>
                <w:bCs w:val="0"/>
                <w:sz w:val="18"/>
                <w:szCs w:val="18"/>
                <w:rPrChange w:id="2614" w:author="Xuning Wei12232" w:date="2026-10-24T11:11:00Z">
                  <w:rPr/>
                </w:rPrChange>
              </w:rPr>
              <w:t>-OH</w:t>
            </w:r>
            <w:ins w:id="2615" w:author="Xuning Wei12232" w:date="2026-10-20T07:58:00Z">
              <w:r>
                <w:rPr>
                  <w:rFonts w:ascii="Times New Roman" w:eastAsia="等线" w:hAnsi="Times New Roman" w:cs="Times New Roman"/>
                  <w:bCs w:val="0"/>
                  <w:sz w:val="18"/>
                  <w:szCs w:val="18"/>
                  <w:rPrChange w:id="2616" w:author="Xuning Wei12232" w:date="2026-10-24T11:11:00Z">
                    <w:rPr/>
                  </w:rPrChange>
                </w:rPr>
                <w:t xml:space="preserve"> (</w:t>
              </w:r>
              <w:r>
                <w:rPr>
                  <w:rFonts w:ascii="Times New Roman" w:eastAsia="等线" w:hAnsi="Times New Roman" w:cs="Times New Roman"/>
                  <w:sz w:val="18"/>
                  <w:szCs w:val="18"/>
                  <w:rPrChange w:id="2617" w:author="Xuning Wei12232" w:date="2026-10-24T11:11:00Z">
                    <w:rPr/>
                  </w:rPrChange>
                </w:rPr>
                <w:t>2.0</w:t>
              </w:r>
            </w:ins>
            <w:ins w:id="2618" w:author="Xuning Wei12232" w:date="2026-10-22T10:19:00Z">
              <w:r>
                <w:rPr>
                  <w:rFonts w:ascii="Times New Roman" w:eastAsia="等线" w:hAnsi="Times New Roman" w:cs="Times New Roman"/>
                  <w:sz w:val="18"/>
                  <w:szCs w:val="18"/>
                </w:rPr>
                <w:t>0</w:t>
              </w:r>
            </w:ins>
            <w:ins w:id="2619" w:author="Xuning Wei12232" w:date="2026-10-20T07:58:00Z">
              <w:r>
                <w:rPr>
                  <w:rFonts w:ascii="Times New Roman" w:eastAsia="等线" w:hAnsi="Times New Roman" w:cs="Times New Roman"/>
                  <w:sz w:val="18"/>
                  <w:szCs w:val="18"/>
                  <w:rPrChange w:id="2620" w:author="Xuning Wei12232" w:date="2026-10-24T11:11:00Z">
                    <w:rPr/>
                  </w:rPrChange>
                </w:rPr>
                <w:t xml:space="preserve"> eq.</w:t>
              </w:r>
              <w:r>
                <w:rPr>
                  <w:rFonts w:ascii="Times New Roman" w:eastAsia="等线" w:hAnsi="Times New Roman" w:cs="Times New Roman"/>
                  <w:bCs w:val="0"/>
                  <w:sz w:val="18"/>
                  <w:szCs w:val="18"/>
                  <w:rPrChange w:id="2621" w:author="Xuning Wei12232" w:date="2026-10-24T11:11:00Z">
                    <w:rPr/>
                  </w:rPrChange>
                </w:rPr>
                <w:t>)</w:t>
              </w:r>
            </w:ins>
            <w:r>
              <w:rPr>
                <w:rFonts w:ascii="Times New Roman" w:eastAsia="等线" w:hAnsi="Times New Roman" w:cs="Times New Roman"/>
                <w:sz w:val="18"/>
                <w:szCs w:val="18"/>
                <w:rPrChange w:id="2622" w:author="Xuning Wei12232" w:date="2026-10-24T11:11:00Z">
                  <w:rPr/>
                </w:rPrChange>
              </w:rPr>
              <w:t xml:space="preserve">. </w:t>
            </w:r>
            <w:del w:id="2623" w:author="Xuning Wei12232" w:date="2026-10-20T22:21:00Z">
              <w:r>
                <w:rPr>
                  <w:rFonts w:ascii="Times New Roman" w:eastAsia="等线" w:hAnsi="Times New Roman" w:cs="Times New Roman"/>
                  <w:color w:val="0000FF"/>
                  <w:sz w:val="18"/>
                  <w:szCs w:val="18"/>
                  <w:rPrChange w:id="2624" w:author="Xuning Wei12232" w:date="2026-10-24T11:11:00Z">
                    <w:rPr>
                      <w:color w:val="0000FF"/>
                    </w:rPr>
                  </w:rPrChange>
                </w:rPr>
                <w:delText>Stir at least 15minutes</w:delText>
              </w:r>
            </w:del>
            <w:ins w:id="2625" w:author="Xuning Wei12232" w:date="2026-10-20T22:21:00Z">
              <w:r>
                <w:rPr>
                  <w:rFonts w:ascii="Times New Roman" w:eastAsia="等线" w:hAnsi="Times New Roman" w:cs="Times New Roman"/>
                  <w:sz w:val="18"/>
                  <w:szCs w:val="18"/>
                </w:rPr>
                <w:t>Stir at least 15minutes at 20.0 ± 5.0 °C (</w:t>
              </w:r>
            </w:ins>
            <w:ins w:id="2626" w:author="Xuning Wei12232" w:date="2026-10-24T10:48:00Z">
              <w:r>
                <w:rPr>
                  <w:rFonts w:ascii="Times New Roman" w:eastAsia="等线" w:hAnsi="Times New Roman" w:cs="Times New Roman"/>
                  <w:sz w:val="18"/>
                  <w:szCs w:val="18"/>
                </w:rPr>
                <w:t>target: 20.0 °C</w:t>
              </w:r>
            </w:ins>
            <w:ins w:id="2627" w:author="Xuning Wei12232" w:date="2026-10-20T22:21:00Z">
              <w:r>
                <w:rPr>
                  <w:rFonts w:ascii="Times New Roman" w:eastAsia="等线" w:hAnsi="Times New Roman" w:cs="Times New Roman"/>
                  <w:sz w:val="18"/>
                  <w:szCs w:val="18"/>
                </w:rPr>
                <w:t>)</w:t>
              </w:r>
              <w:proofErr w:type="gramStart"/>
              <w:r>
                <w:rPr>
                  <w:rFonts w:ascii="Times New Roman" w:eastAsia="等线" w:hAnsi="Times New Roman" w:cs="Times New Roman"/>
                  <w:sz w:val="18"/>
                  <w:szCs w:val="18"/>
                </w:rPr>
                <w:t>.</w:t>
              </w:r>
            </w:ins>
            <w:r>
              <w:rPr>
                <w:rFonts w:ascii="Times New Roman" w:eastAsia="等线" w:hAnsi="Times New Roman" w:cs="Times New Roman"/>
                <w:color w:val="0000FF"/>
                <w:sz w:val="18"/>
                <w:szCs w:val="18"/>
                <w:rPrChange w:id="2628" w:author="Xuning Wei12232" w:date="2026-10-24T11:11:00Z">
                  <w:rPr>
                    <w:color w:val="0000FF"/>
                  </w:rPr>
                </w:rPrChange>
              </w:rPr>
              <w:t>.</w:t>
            </w:r>
            <w:proofErr w:type="gramEnd"/>
            <w:del w:id="2629" w:author="Xuning Wei12232" w:date="2026-10-20T14:48:00Z">
              <w:r>
                <w:rPr>
                  <w:rFonts w:ascii="Times New Roman" w:eastAsia="等线" w:hAnsi="Times New Roman" w:cs="Times New Roman"/>
                  <w:sz w:val="18"/>
                  <w:szCs w:val="18"/>
                  <w:rPrChange w:id="2630" w:author="Xuning Wei12232" w:date="2026-10-24T11:11:00Z">
                    <w:rPr/>
                  </w:rPrChange>
                </w:rPr>
                <w:br/>
              </w:r>
              <w:r>
                <w:rPr>
                  <w:rFonts w:ascii="Times New Roman" w:eastAsia="等线" w:hAnsi="Times New Roman" w:cs="Times New Roman"/>
                  <w:sz w:val="18"/>
                  <w:szCs w:val="18"/>
                  <w:lang w:eastAsia="zh-CN"/>
                  <w:rPrChange w:id="2631" w:author="Xuning Wei12232" w:date="2026-10-24T11:11:00Z">
                    <w:rPr>
                      <w:lang w:eastAsia="zh-CN"/>
                    </w:rPr>
                  </w:rPrChange>
                </w:rPr>
                <w:delText>3</w:delText>
              </w:r>
              <w:r>
                <w:rPr>
                  <w:rFonts w:ascii="Times New Roman" w:eastAsia="等线" w:hAnsi="Times New Roman" w:cs="Times New Roman"/>
                  <w:sz w:val="18"/>
                  <w:szCs w:val="18"/>
                  <w:lang w:eastAsia="zh-CN"/>
                </w:rPr>
                <w:delText>.</w:delText>
              </w:r>
            </w:del>
          </w:p>
          <w:p w14:paraId="23E09EC0" w14:textId="77777777" w:rsidR="007617DE" w:rsidRDefault="00AE300B" w:rsidP="007617DE">
            <w:pPr>
              <w:pStyle w:val="aff7"/>
              <w:widowControl w:val="0"/>
              <w:numPr>
                <w:ilvl w:val="0"/>
                <w:numId w:val="26"/>
              </w:numPr>
              <w:spacing w:beforeLines="50" w:before="120" w:afterLines="50" w:after="120"/>
              <w:jc w:val="both"/>
              <w:rPr>
                <w:ins w:id="2632" w:author="Xuning Wei12232" w:date="2026-10-20T14:48:00Z"/>
                <w:rFonts w:ascii="Times New Roman" w:eastAsia="等线" w:hAnsi="Times New Roman" w:cs="Times New Roman"/>
                <w:color w:val="FF0000"/>
                <w:sz w:val="18"/>
                <w:szCs w:val="18"/>
                <w:lang w:eastAsia="zh-CN"/>
              </w:rPr>
              <w:pPrChange w:id="2633" w:author="Xuning Wei12232" w:date="2026-10-20T14:48:00Z">
                <w:pPr>
                  <w:widowControl w:val="0"/>
                  <w:spacing w:beforeLines="50" w:before="120" w:afterLines="50" w:after="120"/>
                  <w:contextualSpacing/>
                </w:pPr>
              </w:pPrChange>
            </w:pPr>
            <w:r>
              <w:rPr>
                <w:rFonts w:ascii="Times New Roman" w:eastAsia="等线" w:hAnsi="Times New Roman" w:cs="Times New Roman"/>
                <w:sz w:val="18"/>
                <w:szCs w:val="18"/>
                <w:lang w:eastAsia="zh-CN"/>
              </w:rPr>
              <w:t xml:space="preserve"> </w:t>
            </w:r>
            <w:r>
              <w:rPr>
                <w:rFonts w:ascii="Times New Roman" w:eastAsia="等线" w:hAnsi="Times New Roman" w:cs="Times New Roman"/>
                <w:bCs w:val="0"/>
                <w:sz w:val="18"/>
                <w:szCs w:val="18"/>
              </w:rPr>
              <w:t>Cool the mixture to 5 ± 5 °C</w:t>
            </w:r>
            <w:r>
              <w:rPr>
                <w:rFonts w:ascii="Times New Roman" w:eastAsia="等线" w:hAnsi="Times New Roman" w:cs="Times New Roman"/>
                <w:sz w:val="18"/>
                <w:szCs w:val="18"/>
              </w:rPr>
              <w:t>. Maintain for next operation at 5 ± 5 °C (target: 5 °C).</w:t>
            </w:r>
            <w:r>
              <w:rPr>
                <w:rFonts w:ascii="Times New Roman" w:eastAsia="等线" w:hAnsi="Times New Roman" w:cs="Times New Roman"/>
                <w:sz w:val="18"/>
                <w:szCs w:val="18"/>
                <w:lang w:eastAsia="zh-CN"/>
              </w:rPr>
              <w:t xml:space="preserve"> </w:t>
            </w:r>
          </w:p>
          <w:p w14:paraId="7B36E358" w14:textId="77777777" w:rsidR="007617DE" w:rsidRDefault="00AE300B" w:rsidP="007617DE">
            <w:pPr>
              <w:pStyle w:val="aff7"/>
              <w:widowControl w:val="0"/>
              <w:numPr>
                <w:ilvl w:val="0"/>
                <w:numId w:val="26"/>
              </w:numPr>
              <w:spacing w:beforeLines="50" w:before="120" w:afterLines="50" w:after="120"/>
              <w:jc w:val="both"/>
              <w:rPr>
                <w:ins w:id="2634" w:author="Xuning Wei12232" w:date="2026-10-20T14:49:00Z"/>
                <w:rFonts w:ascii="Times New Roman" w:eastAsia="等线" w:hAnsi="Times New Roman" w:cs="Times New Roman"/>
                <w:sz w:val="18"/>
                <w:szCs w:val="18"/>
              </w:rPr>
              <w:pPrChange w:id="2635" w:author="Xuning Wei12232" w:date="2026-10-20T14:49:00Z">
                <w:pPr>
                  <w:widowControl w:val="0"/>
                  <w:spacing w:beforeLines="50" w:before="120" w:afterLines="50" w:after="120"/>
                  <w:contextualSpacing/>
                </w:pPr>
              </w:pPrChange>
            </w:pPr>
            <w:del w:id="2636" w:author="Xuning Wei12232" w:date="2026-10-20T14:49:00Z">
              <w:r>
                <w:rPr>
                  <w:rFonts w:ascii="Times New Roman" w:eastAsia="等线" w:hAnsi="Times New Roman" w:cs="Times New Roman"/>
                  <w:sz w:val="18"/>
                  <w:szCs w:val="18"/>
                  <w:lang w:eastAsia="zh-CN"/>
                  <w:rPrChange w:id="2637" w:author="Xuning Wei12232" w:date="2026-10-24T11:11:00Z">
                    <w:rPr>
                      <w:lang w:eastAsia="zh-CN"/>
                    </w:rPr>
                  </w:rPrChange>
                </w:rPr>
                <w:br/>
              </w:r>
            </w:del>
            <w:del w:id="2638" w:author="Xuning Wei12232" w:date="2026-10-20T14:48:00Z">
              <w:r>
                <w:rPr>
                  <w:rFonts w:ascii="Times New Roman" w:eastAsia="等线" w:hAnsi="Times New Roman" w:cs="Times New Roman"/>
                  <w:sz w:val="18"/>
                  <w:szCs w:val="18"/>
                  <w:lang w:eastAsia="zh-CN"/>
                  <w:rPrChange w:id="2639" w:author="Xuning Wei12232" w:date="2026-10-24T11:11:00Z">
                    <w:rPr>
                      <w:lang w:eastAsia="zh-CN"/>
                    </w:rPr>
                  </w:rPrChange>
                </w:rPr>
                <w:delText>4.</w:delText>
              </w:r>
            </w:del>
            <w:del w:id="2640" w:author="Xuning Wei12232" w:date="2026-10-20T14:49:00Z">
              <w:r>
                <w:rPr>
                  <w:rFonts w:ascii="Times New Roman" w:eastAsia="等线" w:hAnsi="Times New Roman" w:cs="Times New Roman"/>
                  <w:sz w:val="18"/>
                  <w:szCs w:val="18"/>
                  <w:lang w:eastAsia="zh-CN"/>
                  <w:rPrChange w:id="2641" w:author="Xuning Wei12232" w:date="2026-10-24T11:11:00Z">
                    <w:rPr>
                      <w:lang w:eastAsia="zh-CN"/>
                    </w:rPr>
                  </w:rPrChange>
                </w:rPr>
                <w:delText xml:space="preserve"> </w:delText>
              </w:r>
            </w:del>
            <w:r>
              <w:rPr>
                <w:rFonts w:ascii="Times New Roman" w:eastAsia="等线" w:hAnsi="Times New Roman" w:cs="Times New Roman"/>
                <w:sz w:val="18"/>
                <w:szCs w:val="18"/>
                <w:rPrChange w:id="2642" w:author="Xuning Wei12232" w:date="2026-10-24T11:11:00Z">
                  <w:rPr/>
                </w:rPrChange>
              </w:rPr>
              <w:t xml:space="preserve">Add </w:t>
            </w:r>
            <w:del w:id="2643" w:author="Xuning Wei12232" w:date="2026-10-20T07:58:00Z">
              <w:r>
                <w:rPr>
                  <w:rFonts w:ascii="Times New Roman" w:eastAsia="等线" w:hAnsi="Times New Roman" w:cs="Times New Roman"/>
                  <w:sz w:val="18"/>
                  <w:szCs w:val="18"/>
                  <w:rPrChange w:id="2644" w:author="Xuning Wei12232" w:date="2026-10-24T11:11:00Z">
                    <w:rPr/>
                  </w:rPrChange>
                </w:rPr>
                <w:delText>2.0 eq.</w:delText>
              </w:r>
              <w:r>
                <w:rPr>
                  <w:rFonts w:ascii="Times New Roman" w:eastAsia="等线" w:hAnsi="Times New Roman" w:cs="Times New Roman"/>
                  <w:bCs w:val="0"/>
                  <w:sz w:val="18"/>
                  <w:szCs w:val="18"/>
                  <w:rPrChange w:id="2645" w:author="Xuning Wei12232" w:date="2026-10-24T11:11:00Z">
                    <w:rPr/>
                  </w:rPrChange>
                </w:rPr>
                <w:delText xml:space="preserve"> </w:delText>
              </w:r>
            </w:del>
            <w:proofErr w:type="spellStart"/>
            <w:r>
              <w:rPr>
                <w:rFonts w:ascii="Times New Roman" w:eastAsia="等线" w:hAnsi="Times New Roman" w:cs="Times New Roman"/>
                <w:bCs w:val="0"/>
                <w:sz w:val="18"/>
                <w:szCs w:val="18"/>
                <w:rPrChange w:id="2646" w:author="Xuning Wei12232" w:date="2026-10-24T11:11:00Z">
                  <w:rPr/>
                </w:rPrChange>
              </w:rPr>
              <w:t>PyBOP</w:t>
            </w:r>
            <w:proofErr w:type="spellEnd"/>
            <w:ins w:id="2647" w:author="Xuning Wei12232" w:date="2026-10-20T07:58:00Z">
              <w:r>
                <w:rPr>
                  <w:rFonts w:ascii="Times New Roman" w:eastAsia="等线" w:hAnsi="Times New Roman" w:cs="Times New Roman"/>
                  <w:bCs w:val="0"/>
                  <w:sz w:val="18"/>
                  <w:szCs w:val="18"/>
                  <w:rPrChange w:id="2648" w:author="Xuning Wei12232" w:date="2026-10-24T11:11:00Z">
                    <w:rPr/>
                  </w:rPrChange>
                </w:rPr>
                <w:t xml:space="preserve"> (</w:t>
              </w:r>
              <w:r>
                <w:rPr>
                  <w:rFonts w:ascii="Times New Roman" w:eastAsia="等线" w:hAnsi="Times New Roman" w:cs="Times New Roman"/>
                  <w:sz w:val="18"/>
                  <w:szCs w:val="18"/>
                  <w:rPrChange w:id="2649" w:author="Xuning Wei12232" w:date="2026-10-24T11:11:00Z">
                    <w:rPr/>
                  </w:rPrChange>
                </w:rPr>
                <w:t>2.0</w:t>
              </w:r>
            </w:ins>
            <w:ins w:id="2650" w:author="Xuning Wei12232" w:date="2026-10-22T10:19:00Z">
              <w:r>
                <w:rPr>
                  <w:rFonts w:ascii="Times New Roman" w:eastAsia="等线" w:hAnsi="Times New Roman" w:cs="Times New Roman"/>
                  <w:color w:val="000000" w:themeColor="text1"/>
                  <w:sz w:val="18"/>
                  <w:szCs w:val="18"/>
                  <w:rPrChange w:id="2651" w:author="Xuning Wei12232" w:date="2026-10-24T11:11:00Z">
                    <w:rPr>
                      <w:rFonts w:ascii="Times New Roman" w:eastAsia="等线" w:hAnsi="Times New Roman" w:cs="Times New Roman"/>
                      <w:color w:val="000000" w:themeColor="text1"/>
                      <w:sz w:val="18"/>
                      <w:szCs w:val="18"/>
                      <w:highlight w:val="lightGray"/>
                    </w:rPr>
                  </w:rPrChange>
                </w:rPr>
                <w:t>0</w:t>
              </w:r>
            </w:ins>
            <w:ins w:id="2652" w:author="Xuning Wei12232" w:date="2026-10-20T07:58:00Z">
              <w:r>
                <w:rPr>
                  <w:rFonts w:ascii="Times New Roman" w:eastAsia="等线" w:hAnsi="Times New Roman" w:cs="Times New Roman"/>
                  <w:sz w:val="18"/>
                  <w:szCs w:val="18"/>
                  <w:rPrChange w:id="2653" w:author="Xuning Wei12232" w:date="2026-10-24T11:11:00Z">
                    <w:rPr/>
                  </w:rPrChange>
                </w:rPr>
                <w:t xml:space="preserve"> eq.</w:t>
              </w:r>
              <w:r>
                <w:rPr>
                  <w:rFonts w:ascii="Times New Roman" w:eastAsia="等线" w:hAnsi="Times New Roman" w:cs="Times New Roman"/>
                  <w:bCs w:val="0"/>
                  <w:sz w:val="18"/>
                  <w:szCs w:val="18"/>
                  <w:rPrChange w:id="2654" w:author="Xuning Wei12232" w:date="2026-10-24T11:11:00Z">
                    <w:rPr/>
                  </w:rPrChange>
                </w:rPr>
                <w:t>)</w:t>
              </w:r>
            </w:ins>
            <w:r>
              <w:rPr>
                <w:rFonts w:ascii="Times New Roman" w:eastAsia="等线" w:hAnsi="Times New Roman" w:cs="Times New Roman"/>
                <w:sz w:val="18"/>
                <w:szCs w:val="18"/>
                <w:rPrChange w:id="2655" w:author="Xuning Wei12232" w:date="2026-10-24T11:11:00Z">
                  <w:rPr/>
                </w:rPrChange>
              </w:rPr>
              <w:t xml:space="preserve"> and </w:t>
            </w:r>
            <w:del w:id="2656" w:author="Xuning Wei12232" w:date="2026-10-20T07:59:00Z">
              <w:r>
                <w:rPr>
                  <w:rFonts w:ascii="Times New Roman" w:eastAsia="等线" w:hAnsi="Times New Roman" w:cs="Times New Roman"/>
                  <w:sz w:val="18"/>
                  <w:szCs w:val="18"/>
                  <w:rPrChange w:id="2657" w:author="Xuning Wei12232" w:date="2026-10-24T11:11:00Z">
                    <w:rPr/>
                  </w:rPrChange>
                </w:rPr>
                <w:delText xml:space="preserve">2.0 eq. </w:delText>
              </w:r>
            </w:del>
            <w:proofErr w:type="spellStart"/>
            <w:r>
              <w:rPr>
                <w:rFonts w:ascii="Times New Roman" w:eastAsia="等线" w:hAnsi="Times New Roman" w:cs="Times New Roman"/>
                <w:bCs w:val="0"/>
                <w:sz w:val="18"/>
                <w:szCs w:val="18"/>
                <w:rPrChange w:id="2658" w:author="Xuning Wei12232" w:date="2026-10-24T11:11:00Z">
                  <w:rPr/>
                </w:rPrChange>
              </w:rPr>
              <w:t>OxymaPure</w:t>
            </w:r>
            <w:proofErr w:type="spellEnd"/>
            <w:ins w:id="2659" w:author="Xuning Wei12232" w:date="2026-10-20T07:59:00Z">
              <w:r>
                <w:rPr>
                  <w:rFonts w:ascii="Times New Roman" w:eastAsia="等线" w:hAnsi="Times New Roman" w:cs="Times New Roman"/>
                  <w:bCs w:val="0"/>
                  <w:sz w:val="18"/>
                  <w:szCs w:val="18"/>
                  <w:rPrChange w:id="2660" w:author="Xuning Wei12232" w:date="2026-10-24T11:11:00Z">
                    <w:rPr/>
                  </w:rPrChange>
                </w:rPr>
                <w:t xml:space="preserve"> </w:t>
              </w:r>
            </w:ins>
            <w:ins w:id="2661" w:author="Xuning Wei12232" w:date="2026-10-20T07:58:00Z">
              <w:r>
                <w:rPr>
                  <w:rFonts w:ascii="Times New Roman" w:eastAsia="等线" w:hAnsi="Times New Roman" w:cs="Times New Roman"/>
                  <w:bCs w:val="0"/>
                  <w:sz w:val="18"/>
                  <w:szCs w:val="18"/>
                  <w:rPrChange w:id="2662" w:author="Xuning Wei12232" w:date="2026-10-24T11:11:00Z">
                    <w:rPr/>
                  </w:rPrChange>
                </w:rPr>
                <w:t>(</w:t>
              </w:r>
              <w:r>
                <w:rPr>
                  <w:rFonts w:ascii="Times New Roman" w:eastAsia="等线" w:hAnsi="Times New Roman" w:cs="Times New Roman"/>
                  <w:sz w:val="18"/>
                  <w:szCs w:val="18"/>
                  <w:rPrChange w:id="2663" w:author="Xuning Wei12232" w:date="2026-10-24T11:11:00Z">
                    <w:rPr/>
                  </w:rPrChange>
                </w:rPr>
                <w:t>2.0</w:t>
              </w:r>
            </w:ins>
            <w:ins w:id="2664" w:author="Xuning Wei12232" w:date="2026-10-22T10:19:00Z">
              <w:r>
                <w:rPr>
                  <w:rFonts w:ascii="Times New Roman" w:eastAsia="等线" w:hAnsi="Times New Roman" w:cs="Times New Roman"/>
                  <w:color w:val="000000" w:themeColor="text1"/>
                  <w:sz w:val="18"/>
                  <w:szCs w:val="18"/>
                  <w:rPrChange w:id="2665" w:author="Xuning Wei12232" w:date="2026-10-24T11:11:00Z">
                    <w:rPr>
                      <w:rFonts w:ascii="Times New Roman" w:eastAsia="等线" w:hAnsi="Times New Roman" w:cs="Times New Roman"/>
                      <w:color w:val="000000" w:themeColor="text1"/>
                      <w:sz w:val="18"/>
                      <w:szCs w:val="18"/>
                      <w:highlight w:val="lightGray"/>
                    </w:rPr>
                  </w:rPrChange>
                </w:rPr>
                <w:t>0</w:t>
              </w:r>
            </w:ins>
            <w:ins w:id="2666" w:author="Xuning Wei12232" w:date="2026-10-20T07:58:00Z">
              <w:r>
                <w:rPr>
                  <w:rFonts w:ascii="Times New Roman" w:eastAsia="等线" w:hAnsi="Times New Roman" w:cs="Times New Roman"/>
                  <w:sz w:val="18"/>
                  <w:szCs w:val="18"/>
                  <w:rPrChange w:id="2667" w:author="Xuning Wei12232" w:date="2026-10-24T11:11:00Z">
                    <w:rPr/>
                  </w:rPrChange>
                </w:rPr>
                <w:t xml:space="preserve"> eq.</w:t>
              </w:r>
              <w:r>
                <w:rPr>
                  <w:rFonts w:ascii="Times New Roman" w:eastAsia="等线" w:hAnsi="Times New Roman" w:cs="Times New Roman"/>
                  <w:bCs w:val="0"/>
                  <w:sz w:val="18"/>
                  <w:szCs w:val="18"/>
                  <w:rPrChange w:id="2668" w:author="Xuning Wei12232" w:date="2026-10-24T11:11:00Z">
                    <w:rPr/>
                  </w:rPrChange>
                </w:rPr>
                <w:t>)</w:t>
              </w:r>
            </w:ins>
            <w:r>
              <w:rPr>
                <w:rFonts w:ascii="Times New Roman" w:eastAsia="等线" w:hAnsi="Times New Roman" w:cs="Times New Roman"/>
                <w:sz w:val="18"/>
                <w:szCs w:val="18"/>
                <w:rPrChange w:id="2669" w:author="Xuning Wei12232" w:date="2026-10-24T11:11:00Z">
                  <w:rPr/>
                </w:rPrChange>
              </w:rPr>
              <w:t xml:space="preserve"> into </w:t>
            </w:r>
            <w:r>
              <w:rPr>
                <w:rFonts w:ascii="Times New Roman" w:eastAsia="仿宋_GB2312" w:hAnsi="Times New Roman" w:cs="Times New Roman"/>
                <w:sz w:val="18"/>
                <w:szCs w:val="18"/>
                <w:rPrChange w:id="2670"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671" w:author="Xuning Wei12232" w:date="2026-10-24T11:11:00Z">
                  <w:rPr>
                    <w:rFonts w:eastAsia="仿宋_GB2312"/>
                    <w:lang w:eastAsia="zh-CN"/>
                  </w:rPr>
                </w:rPrChange>
              </w:rPr>
              <w:t>-R01</w:t>
            </w:r>
            <w:del w:id="2672" w:author="Xuning Wei12232" w:date="2026-10-20T11:01:00Z">
              <w:r>
                <w:rPr>
                  <w:rFonts w:ascii="Times New Roman" w:eastAsia="等线" w:hAnsi="Times New Roman" w:cs="Times New Roman"/>
                  <w:sz w:val="18"/>
                  <w:szCs w:val="18"/>
                  <w:rPrChange w:id="2673" w:author="Xuning Wei12232" w:date="2026-10-24T11:11:00Z">
                    <w:rPr/>
                  </w:rPrChange>
                </w:rPr>
                <w:delText xml:space="preserve"> at 5 ± 5 °C (target: 5 °C)</w:delText>
              </w:r>
            </w:del>
            <w:r>
              <w:rPr>
                <w:rFonts w:ascii="Times New Roman" w:eastAsia="等线" w:hAnsi="Times New Roman" w:cs="Times New Roman"/>
                <w:sz w:val="18"/>
                <w:szCs w:val="18"/>
                <w:rPrChange w:id="2674" w:author="Xuning Wei12232" w:date="2026-10-24T11:11:00Z">
                  <w:rPr/>
                </w:rPrChange>
              </w:rPr>
              <w:t xml:space="preserve">, rinse the </w:t>
            </w:r>
            <w:r>
              <w:rPr>
                <w:rFonts w:ascii="Times New Roman" w:eastAsia="仿宋_GB2312" w:hAnsi="Times New Roman" w:cs="Times New Roman"/>
                <w:sz w:val="18"/>
                <w:szCs w:val="18"/>
                <w:rPrChange w:id="2675"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676" w:author="Xuning Wei12232" w:date="2026-10-24T11:11:00Z">
                  <w:rPr>
                    <w:rFonts w:eastAsia="仿宋_GB2312"/>
                    <w:lang w:eastAsia="zh-CN"/>
                  </w:rPr>
                </w:rPrChange>
              </w:rPr>
              <w:t>-R01</w:t>
            </w:r>
            <w:r>
              <w:rPr>
                <w:rFonts w:ascii="Times New Roman" w:eastAsia="等线" w:hAnsi="Times New Roman" w:cs="Times New Roman"/>
                <w:sz w:val="18"/>
                <w:szCs w:val="18"/>
                <w:rPrChange w:id="2677" w:author="Xuning Wei12232" w:date="2026-10-24T11:11:00Z">
                  <w:rPr/>
                </w:rPrChange>
              </w:rPr>
              <w:t xml:space="preserve"> with</w:t>
            </w:r>
            <w:del w:id="2678" w:author="Xuning Wei12232" w:date="2026-10-20T07:59:00Z">
              <w:r>
                <w:rPr>
                  <w:rFonts w:ascii="Times New Roman" w:eastAsia="等线" w:hAnsi="Times New Roman" w:cs="Times New Roman"/>
                  <w:sz w:val="18"/>
                  <w:szCs w:val="18"/>
                  <w:rPrChange w:id="2679" w:author="Xuning Wei12232" w:date="2026-10-24T11:11:00Z">
                    <w:rPr/>
                  </w:rPrChange>
                </w:rPr>
                <w:delText xml:space="preserve"> 1.0 V</w:delText>
              </w:r>
            </w:del>
            <w:r>
              <w:rPr>
                <w:rFonts w:ascii="Times New Roman" w:eastAsia="等线" w:hAnsi="Times New Roman" w:cs="Times New Roman"/>
                <w:sz w:val="18"/>
                <w:szCs w:val="18"/>
                <w:rPrChange w:id="2680" w:author="Xuning Wei12232" w:date="2026-10-24T11:11:00Z">
                  <w:rPr/>
                </w:rPrChange>
              </w:rPr>
              <w:t xml:space="preserve"> DMF</w:t>
            </w:r>
            <w:r>
              <w:rPr>
                <w:rFonts w:ascii="Times New Roman" w:eastAsia="仿宋_GB2312" w:hAnsi="Times New Roman" w:cs="Times New Roman"/>
                <w:sz w:val="18"/>
                <w:szCs w:val="18"/>
                <w:lang w:eastAsia="zh-CN"/>
                <w:rPrChange w:id="2681" w:author="Xuning Wei12232" w:date="2026-10-24T11:11:00Z">
                  <w:rPr>
                    <w:rFonts w:eastAsia="仿宋_GB2312"/>
                    <w:lang w:eastAsia="zh-CN"/>
                  </w:rPr>
                </w:rPrChange>
              </w:rPr>
              <w:t xml:space="preserve"> (</w:t>
            </w:r>
            <w:ins w:id="2682" w:author="Xuning Wei12232" w:date="2026-10-20T07:59:00Z">
              <w:r>
                <w:rPr>
                  <w:rFonts w:ascii="Times New Roman" w:eastAsia="等线" w:hAnsi="Times New Roman" w:cs="Times New Roman"/>
                  <w:sz w:val="18"/>
                  <w:szCs w:val="18"/>
                  <w:rPrChange w:id="2683" w:author="Xuning Wei12232" w:date="2026-10-24T11:11:00Z">
                    <w:rPr/>
                  </w:rPrChange>
                </w:rPr>
                <w:t>1.0 V,</w:t>
              </w:r>
              <w:r>
                <w:rPr>
                  <w:rFonts w:ascii="Times New Roman" w:eastAsia="仿宋_GB2312" w:hAnsi="Times New Roman" w:cs="Times New Roman"/>
                  <w:sz w:val="18"/>
                  <w:szCs w:val="18"/>
                  <w:lang w:eastAsia="zh-CN"/>
                  <w:rPrChange w:id="2684" w:author="Xuning Wei12232" w:date="2026-10-24T11:11:00Z">
                    <w:rPr>
                      <w:rFonts w:eastAsia="仿宋_GB2312"/>
                      <w:lang w:eastAsia="zh-CN"/>
                    </w:rPr>
                  </w:rPrChange>
                </w:rPr>
                <w:t xml:space="preserve"> </w:t>
              </w:r>
            </w:ins>
            <w:r>
              <w:rPr>
                <w:rFonts w:ascii="Times New Roman" w:eastAsia="仿宋_GB2312" w:hAnsi="Times New Roman" w:cs="Times New Roman"/>
                <w:sz w:val="18"/>
                <w:szCs w:val="18"/>
                <w:lang w:eastAsia="zh-CN"/>
                <w:rPrChange w:id="2685" w:author="Xuning Wei12232" w:date="2026-10-24T11:11:00Z">
                  <w:rPr>
                    <w:rFonts w:eastAsia="仿宋_GB2312"/>
                    <w:lang w:eastAsia="zh-CN"/>
                  </w:rPr>
                </w:rPrChange>
              </w:rPr>
              <w:t>0.9</w:t>
            </w:r>
            <w:ins w:id="2686" w:author="Xuning Wei12232" w:date="2026-10-20T11:06:00Z">
              <w:r>
                <w:rPr>
                  <w:rFonts w:ascii="Times New Roman" w:eastAsia="仿宋_GB2312" w:hAnsi="Times New Roman" w:cs="Times New Roman"/>
                  <w:sz w:val="18"/>
                  <w:szCs w:val="18"/>
                  <w:lang w:eastAsia="zh-CN"/>
                  <w:rPrChange w:id="2687" w:author="Xuning Wei12232" w:date="2026-10-24T11:11:00Z">
                    <w:rPr>
                      <w:rFonts w:eastAsia="仿宋_GB2312"/>
                      <w:lang w:eastAsia="zh-CN"/>
                    </w:rPr>
                  </w:rPrChange>
                </w:rPr>
                <w:t>5</w:t>
              </w:r>
            </w:ins>
            <w:del w:id="2688" w:author="Xuning Wei12232" w:date="2026-10-20T11:06:00Z">
              <w:r>
                <w:rPr>
                  <w:rFonts w:ascii="Times New Roman" w:eastAsia="仿宋_GB2312" w:hAnsi="Times New Roman" w:cs="Times New Roman"/>
                  <w:sz w:val="18"/>
                  <w:szCs w:val="18"/>
                  <w:lang w:eastAsia="zh-CN"/>
                  <w:rPrChange w:id="2689" w:author="Xuning Wei12232" w:date="2026-10-24T11:11:00Z">
                    <w:rPr>
                      <w:rFonts w:eastAsia="仿宋_GB2312"/>
                      <w:lang w:eastAsia="zh-CN"/>
                    </w:rPr>
                  </w:rPrChange>
                </w:rPr>
                <w:delText>48</w:delText>
              </w:r>
            </w:del>
            <w:r>
              <w:rPr>
                <w:rFonts w:ascii="Times New Roman" w:eastAsia="仿宋_GB2312" w:hAnsi="Times New Roman" w:cs="Times New Roman"/>
                <w:sz w:val="18"/>
                <w:szCs w:val="18"/>
                <w:lang w:eastAsia="zh-CN"/>
                <w:rPrChange w:id="2690" w:author="Xuning Wei12232" w:date="2026-10-24T11:11:00Z">
                  <w:rPr>
                    <w:rFonts w:eastAsia="仿宋_GB2312"/>
                    <w:lang w:eastAsia="zh-CN"/>
                  </w:rPr>
                </w:rPrChange>
              </w:rPr>
              <w:t xml:space="preserve"> kg/kg)</w:t>
            </w:r>
            <w:r>
              <w:rPr>
                <w:rFonts w:ascii="Times New Roman" w:eastAsia="等线" w:hAnsi="Times New Roman" w:cs="Times New Roman"/>
                <w:sz w:val="18"/>
                <w:szCs w:val="18"/>
                <w:rPrChange w:id="2691" w:author="Xuning Wei12232" w:date="2026-10-24T11:11:00Z">
                  <w:rPr/>
                </w:rPrChange>
              </w:rPr>
              <w:t xml:space="preserve">. </w:t>
            </w:r>
          </w:p>
          <w:p w14:paraId="03BC9EA2" w14:textId="77777777" w:rsidR="007617DE" w:rsidRDefault="00AE300B" w:rsidP="007617DE">
            <w:pPr>
              <w:pStyle w:val="aff7"/>
              <w:widowControl w:val="0"/>
              <w:numPr>
                <w:ilvl w:val="0"/>
                <w:numId w:val="26"/>
              </w:numPr>
              <w:spacing w:beforeLines="50" w:before="120" w:afterLines="50" w:after="120"/>
              <w:jc w:val="both"/>
              <w:rPr>
                <w:ins w:id="2692" w:author="Xuning Wei12232" w:date="2026-10-20T14:49:00Z"/>
                <w:rFonts w:ascii="Times New Roman" w:eastAsia="等线" w:hAnsi="Times New Roman" w:cs="Times New Roman"/>
                <w:sz w:val="18"/>
                <w:szCs w:val="18"/>
              </w:rPr>
              <w:pPrChange w:id="2693" w:author="Xuning Wei12232" w:date="2026-10-20T14:49:00Z">
                <w:pPr>
                  <w:widowControl w:val="0"/>
                  <w:spacing w:beforeLines="50" w:before="120" w:afterLines="50" w:after="120"/>
                  <w:contextualSpacing/>
                </w:pPr>
              </w:pPrChange>
            </w:pPr>
            <w:del w:id="2694" w:author="Xuning Wei12232" w:date="2026-10-20T14:49:00Z">
              <w:r>
                <w:rPr>
                  <w:rFonts w:ascii="Times New Roman" w:eastAsia="等线" w:hAnsi="Times New Roman" w:cs="Times New Roman"/>
                  <w:sz w:val="18"/>
                  <w:szCs w:val="18"/>
                  <w:rPrChange w:id="2695" w:author="Xuning Wei12232" w:date="2026-10-24T11:11:00Z">
                    <w:rPr/>
                  </w:rPrChange>
                </w:rPr>
                <w:br/>
                <w:delText xml:space="preserve">5. </w:delText>
              </w:r>
            </w:del>
            <w:r>
              <w:rPr>
                <w:rFonts w:ascii="Times New Roman" w:eastAsia="等线" w:hAnsi="Times New Roman" w:cs="Times New Roman"/>
                <w:sz w:val="18"/>
                <w:szCs w:val="18"/>
                <w:rPrChange w:id="2696" w:author="Xuning Wei12232" w:date="2026-10-24T11:11:00Z">
                  <w:rPr/>
                </w:rPrChange>
              </w:rPr>
              <w:t xml:space="preserve">Add </w:t>
            </w:r>
            <w:del w:id="2697" w:author="Xuning Wei12232" w:date="2026-10-20T07:59:00Z">
              <w:r>
                <w:rPr>
                  <w:rFonts w:ascii="Times New Roman" w:eastAsia="等线" w:hAnsi="Times New Roman" w:cs="Times New Roman"/>
                  <w:sz w:val="18"/>
                  <w:szCs w:val="18"/>
                  <w:rPrChange w:id="2698" w:author="Xuning Wei12232" w:date="2026-10-24T11:11:00Z">
                    <w:rPr/>
                  </w:rPrChange>
                </w:rPr>
                <w:delText xml:space="preserve">3.0 eq. </w:delText>
              </w:r>
            </w:del>
            <w:r>
              <w:rPr>
                <w:rFonts w:ascii="Times New Roman" w:eastAsia="等线" w:hAnsi="Times New Roman" w:cs="Times New Roman"/>
                <w:bCs w:val="0"/>
                <w:sz w:val="18"/>
                <w:szCs w:val="18"/>
                <w:rPrChange w:id="2699" w:author="Xuning Wei12232" w:date="2026-10-24T11:11:00Z">
                  <w:rPr/>
                </w:rPrChange>
              </w:rPr>
              <w:t>DIPEA</w:t>
            </w:r>
            <w:ins w:id="2700" w:author="Xuning Wei12232" w:date="2026-10-20T07:59:00Z">
              <w:r>
                <w:rPr>
                  <w:rFonts w:ascii="Times New Roman" w:eastAsia="等线" w:hAnsi="Times New Roman" w:cs="Times New Roman"/>
                  <w:bCs w:val="0"/>
                  <w:sz w:val="18"/>
                  <w:szCs w:val="18"/>
                  <w:rPrChange w:id="2701" w:author="Xuning Wei12232" w:date="2026-10-24T11:11:00Z">
                    <w:rPr/>
                  </w:rPrChange>
                </w:rPr>
                <w:t xml:space="preserve"> (</w:t>
              </w:r>
              <w:r>
                <w:rPr>
                  <w:rFonts w:ascii="Times New Roman" w:eastAsia="等线" w:hAnsi="Times New Roman" w:cs="Times New Roman"/>
                  <w:sz w:val="18"/>
                  <w:szCs w:val="18"/>
                  <w:rPrChange w:id="2702" w:author="Xuning Wei12232" w:date="2026-10-24T11:11:00Z">
                    <w:rPr/>
                  </w:rPrChange>
                </w:rPr>
                <w:t>3.0</w:t>
              </w:r>
            </w:ins>
            <w:ins w:id="2703" w:author="Xuning Wei12232" w:date="2026-10-22T10:19:00Z">
              <w:r>
                <w:rPr>
                  <w:rFonts w:ascii="Times New Roman" w:eastAsia="等线" w:hAnsi="Times New Roman" w:cs="Times New Roman"/>
                  <w:color w:val="000000" w:themeColor="text1"/>
                  <w:sz w:val="18"/>
                  <w:szCs w:val="18"/>
                  <w:rPrChange w:id="2704" w:author="Xuning Wei12232" w:date="2026-10-24T11:11:00Z">
                    <w:rPr>
                      <w:rFonts w:ascii="Times New Roman" w:eastAsia="等线" w:hAnsi="Times New Roman" w:cs="Times New Roman"/>
                      <w:color w:val="000000" w:themeColor="text1"/>
                      <w:sz w:val="18"/>
                      <w:szCs w:val="18"/>
                      <w:highlight w:val="lightGray"/>
                    </w:rPr>
                  </w:rPrChange>
                </w:rPr>
                <w:t>0</w:t>
              </w:r>
            </w:ins>
            <w:ins w:id="2705" w:author="Xuning Wei12232" w:date="2026-10-20T07:59:00Z">
              <w:r>
                <w:rPr>
                  <w:rFonts w:ascii="Times New Roman" w:eastAsia="等线" w:hAnsi="Times New Roman" w:cs="Times New Roman"/>
                  <w:sz w:val="18"/>
                  <w:szCs w:val="18"/>
                  <w:rPrChange w:id="2706" w:author="Xuning Wei12232" w:date="2026-10-24T11:11:00Z">
                    <w:rPr/>
                  </w:rPrChange>
                </w:rPr>
                <w:t xml:space="preserve"> eq.</w:t>
              </w:r>
              <w:r>
                <w:rPr>
                  <w:rFonts w:ascii="Times New Roman" w:eastAsia="等线" w:hAnsi="Times New Roman" w:cs="Times New Roman"/>
                  <w:bCs w:val="0"/>
                  <w:sz w:val="18"/>
                  <w:szCs w:val="18"/>
                  <w:rPrChange w:id="2707" w:author="Xuning Wei12232" w:date="2026-10-24T11:11:00Z">
                    <w:rPr/>
                  </w:rPrChange>
                </w:rPr>
                <w:t>)</w:t>
              </w:r>
            </w:ins>
            <w:r>
              <w:rPr>
                <w:rFonts w:ascii="Times New Roman" w:eastAsia="等线" w:hAnsi="Times New Roman" w:cs="Times New Roman"/>
                <w:sz w:val="18"/>
                <w:szCs w:val="18"/>
                <w:rPrChange w:id="2708" w:author="Xuning Wei12232" w:date="2026-10-24T11:11:00Z">
                  <w:rPr/>
                </w:rPrChange>
              </w:rPr>
              <w:t xml:space="preserve"> into </w:t>
            </w:r>
            <w:r>
              <w:rPr>
                <w:rFonts w:ascii="Times New Roman" w:eastAsia="仿宋_GB2312" w:hAnsi="Times New Roman" w:cs="Times New Roman"/>
                <w:sz w:val="18"/>
                <w:szCs w:val="18"/>
                <w:rPrChange w:id="2709"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710" w:author="Xuning Wei12232" w:date="2026-10-24T11:11:00Z">
                  <w:rPr>
                    <w:rFonts w:eastAsia="仿宋_GB2312"/>
                    <w:lang w:eastAsia="zh-CN"/>
                  </w:rPr>
                </w:rPrChange>
              </w:rPr>
              <w:t>-R01</w:t>
            </w:r>
            <w:r>
              <w:rPr>
                <w:rFonts w:ascii="Times New Roman" w:eastAsia="等线" w:hAnsi="Times New Roman" w:cs="Times New Roman"/>
                <w:sz w:val="18"/>
                <w:szCs w:val="18"/>
                <w:rPrChange w:id="2711" w:author="Xuning Wei12232" w:date="2026-10-24T11:11:00Z">
                  <w:rPr/>
                </w:rPrChange>
              </w:rPr>
              <w:t xml:space="preserve">, the addition rate depends on temperature control. Activate for 20 </w:t>
            </w:r>
            <w:r>
              <w:rPr>
                <w:rFonts w:ascii="Times New Roman" w:eastAsia="等线" w:hAnsi="Times New Roman" w:cs="Times New Roman" w:hint="eastAsia"/>
                <w:sz w:val="18"/>
                <w:szCs w:val="18"/>
                <w:lang w:eastAsia="zh-CN"/>
                <w:rPrChange w:id="2712" w:author="Xuning Wei12232" w:date="2026-10-24T11:11:00Z">
                  <w:rPr>
                    <w:rFonts w:hint="eastAsia"/>
                    <w:lang w:eastAsia="zh-CN"/>
                  </w:rPr>
                </w:rPrChange>
              </w:rPr>
              <w:t>±</w:t>
            </w:r>
            <w:r>
              <w:rPr>
                <w:rFonts w:ascii="Times New Roman" w:eastAsia="等线" w:hAnsi="Times New Roman" w:cs="Times New Roman"/>
                <w:sz w:val="18"/>
                <w:szCs w:val="18"/>
                <w:lang w:eastAsia="zh-CN"/>
                <w:rPrChange w:id="2713" w:author="Xuning Wei12232" w:date="2026-10-24T11:11:00Z">
                  <w:rPr>
                    <w:lang w:eastAsia="zh-CN"/>
                  </w:rPr>
                </w:rPrChange>
              </w:rPr>
              <w:t xml:space="preserve"> </w:t>
            </w:r>
            <w:r>
              <w:rPr>
                <w:rFonts w:ascii="Times New Roman" w:eastAsia="等线" w:hAnsi="Times New Roman" w:cs="Times New Roman"/>
                <w:sz w:val="18"/>
                <w:szCs w:val="18"/>
                <w:rPrChange w:id="2714" w:author="Xuning Wei12232" w:date="2026-10-24T11:11:00Z">
                  <w:rPr/>
                </w:rPrChange>
              </w:rPr>
              <w:t>5 m</w:t>
            </w:r>
            <w:r>
              <w:rPr>
                <w:rFonts w:ascii="Times New Roman" w:eastAsia="等线" w:hAnsi="Times New Roman" w:cs="Times New Roman"/>
                <w:sz w:val="18"/>
                <w:szCs w:val="18"/>
              </w:rPr>
              <w:t>in at 5 ± 5 °C (target: 5 °C).</w:t>
            </w:r>
            <w:r>
              <w:rPr>
                <w:rFonts w:ascii="Times New Roman" w:eastAsia="等线" w:hAnsi="Times New Roman" w:cs="Times New Roman"/>
                <w:sz w:val="18"/>
                <w:szCs w:val="18"/>
                <w:rPrChange w:id="2715" w:author="Xuning Wei12232" w:date="2026-10-24T11:11:00Z">
                  <w:rPr/>
                </w:rPrChange>
              </w:rPr>
              <w:t xml:space="preserve"> </w:t>
            </w:r>
          </w:p>
          <w:p w14:paraId="761E6379" w14:textId="77777777" w:rsidR="007617DE" w:rsidRDefault="00AE300B" w:rsidP="007617DE">
            <w:pPr>
              <w:pStyle w:val="aff7"/>
              <w:widowControl w:val="0"/>
              <w:numPr>
                <w:ilvl w:val="0"/>
                <w:numId w:val="26"/>
              </w:numPr>
              <w:spacing w:beforeLines="50" w:before="120" w:afterLines="50" w:after="120"/>
              <w:jc w:val="both"/>
              <w:rPr>
                <w:ins w:id="2716" w:author="Xuning Wei12232" w:date="2026-10-20T14:49:00Z"/>
                <w:rFonts w:ascii="Times New Roman" w:eastAsia="等线" w:hAnsi="Times New Roman" w:cs="Times New Roman"/>
                <w:sz w:val="18"/>
                <w:szCs w:val="18"/>
              </w:rPr>
              <w:pPrChange w:id="2717" w:author="Xuning Wei12232" w:date="2026-10-20T14:49:00Z">
                <w:pPr>
                  <w:widowControl w:val="0"/>
                  <w:spacing w:beforeLines="50" w:before="120" w:afterLines="50" w:after="120"/>
                  <w:contextualSpacing/>
                </w:pPr>
              </w:pPrChange>
            </w:pPr>
            <w:del w:id="2718" w:author="Xuning Wei12232" w:date="2026-10-20T14:49:00Z">
              <w:r>
                <w:rPr>
                  <w:rFonts w:ascii="Times New Roman" w:eastAsia="等线" w:hAnsi="Times New Roman" w:cs="Times New Roman"/>
                  <w:sz w:val="18"/>
                  <w:szCs w:val="18"/>
                  <w:rPrChange w:id="2719" w:author="Xuning Wei12232" w:date="2026-10-24T11:11:00Z">
                    <w:rPr/>
                  </w:rPrChange>
                </w:rPr>
                <w:br/>
              </w:r>
              <w:r>
                <w:rPr>
                  <w:rFonts w:ascii="Times New Roman" w:eastAsia="等线" w:hAnsi="Times New Roman" w:cs="Times New Roman"/>
                  <w:sz w:val="18"/>
                  <w:szCs w:val="18"/>
                  <w:lang w:eastAsia="zh-CN"/>
                  <w:rPrChange w:id="2720" w:author="Xuning Wei12232" w:date="2026-10-24T11:11:00Z">
                    <w:rPr>
                      <w:lang w:eastAsia="zh-CN"/>
                    </w:rPr>
                  </w:rPrChange>
                </w:rPr>
                <w:delText xml:space="preserve">6. </w:delText>
              </w:r>
            </w:del>
            <w:r>
              <w:rPr>
                <w:rFonts w:ascii="Times New Roman" w:eastAsia="等线" w:hAnsi="Times New Roman" w:cs="Times New Roman"/>
                <w:sz w:val="18"/>
                <w:szCs w:val="18"/>
                <w:rPrChange w:id="2721" w:author="Xuning Wei12232" w:date="2026-10-24T11:11:00Z">
                  <w:rPr/>
                </w:rPrChange>
              </w:rPr>
              <w:t>Add</w:t>
            </w:r>
            <w:del w:id="2722" w:author="Xuning Wei12232" w:date="2026-10-20T08:00:00Z">
              <w:r>
                <w:rPr>
                  <w:rFonts w:ascii="Times New Roman" w:eastAsia="等线" w:hAnsi="Times New Roman" w:cs="Times New Roman"/>
                  <w:sz w:val="18"/>
                  <w:szCs w:val="18"/>
                  <w:rPrChange w:id="2723" w:author="Xuning Wei12232" w:date="2026-10-24T11:11:00Z">
                    <w:rPr/>
                  </w:rPrChange>
                </w:rPr>
                <w:delText xml:space="preserve"> </w:delText>
              </w:r>
              <w:r>
                <w:rPr>
                  <w:rFonts w:ascii="Times New Roman" w:eastAsia="仿宋_GB2312" w:hAnsi="Times New Roman" w:cs="Times New Roman"/>
                  <w:sz w:val="18"/>
                  <w:szCs w:val="18"/>
                  <w:lang w:eastAsia="zh-CN"/>
                  <w:rPrChange w:id="2724" w:author="Xuning Wei12232" w:date="2026-10-24T11:11:00Z">
                    <w:rPr>
                      <w:rFonts w:eastAsia="仿宋_GB2312"/>
                      <w:lang w:eastAsia="zh-CN"/>
                    </w:rPr>
                  </w:rPrChange>
                </w:rPr>
                <w:delText>2.0 V</w:delText>
              </w:r>
            </w:del>
            <w:r>
              <w:rPr>
                <w:rFonts w:ascii="Times New Roman" w:eastAsia="仿宋_GB2312" w:hAnsi="Times New Roman" w:cs="Times New Roman"/>
                <w:sz w:val="18"/>
                <w:szCs w:val="18"/>
                <w:lang w:eastAsia="zh-CN"/>
                <w:rPrChange w:id="2725" w:author="Xuning Wei12232" w:date="2026-10-24T11:11:00Z">
                  <w:rPr>
                    <w:rFonts w:eastAsia="仿宋_GB2312"/>
                    <w:lang w:eastAsia="zh-CN"/>
                  </w:rPr>
                </w:rPrChange>
              </w:rPr>
              <w:t xml:space="preserve"> DMF (</w:t>
            </w:r>
            <w:ins w:id="2726" w:author="Xuning Wei12232" w:date="2026-10-20T08:00:00Z">
              <w:r>
                <w:rPr>
                  <w:rFonts w:ascii="Times New Roman" w:eastAsia="仿宋_GB2312" w:hAnsi="Times New Roman" w:cs="Times New Roman"/>
                  <w:sz w:val="18"/>
                  <w:szCs w:val="18"/>
                  <w:lang w:eastAsia="zh-CN"/>
                  <w:rPrChange w:id="2727" w:author="Xuning Wei12232" w:date="2026-10-24T11:11:00Z">
                    <w:rPr>
                      <w:rFonts w:eastAsia="仿宋_GB2312"/>
                      <w:lang w:eastAsia="zh-CN"/>
                    </w:rPr>
                  </w:rPrChange>
                </w:rPr>
                <w:t xml:space="preserve">2.0 V, </w:t>
              </w:r>
            </w:ins>
            <w:r>
              <w:rPr>
                <w:rFonts w:ascii="Times New Roman" w:eastAsia="仿宋_GB2312" w:hAnsi="Times New Roman" w:cs="Times New Roman"/>
                <w:sz w:val="18"/>
                <w:szCs w:val="18"/>
                <w:lang w:eastAsia="zh-CN"/>
                <w:rPrChange w:id="2728" w:author="Xuning Wei12232" w:date="2026-10-24T11:11:00Z">
                  <w:rPr>
                    <w:rFonts w:eastAsia="仿宋_GB2312"/>
                    <w:lang w:eastAsia="zh-CN"/>
                  </w:rPr>
                </w:rPrChange>
              </w:rPr>
              <w:t>1.</w:t>
            </w:r>
            <w:del w:id="2729" w:author="Xuning Wei12232" w:date="2026-10-23T13:01:00Z">
              <w:r>
                <w:rPr>
                  <w:rFonts w:ascii="Times New Roman" w:eastAsia="仿宋_GB2312" w:hAnsi="Times New Roman" w:cs="Times New Roman"/>
                  <w:sz w:val="18"/>
                  <w:szCs w:val="18"/>
                  <w:lang w:eastAsia="zh-CN"/>
                  <w:rPrChange w:id="2730" w:author="Xuning Wei12232" w:date="2026-10-24T11:11:00Z">
                    <w:rPr>
                      <w:rFonts w:eastAsia="仿宋_GB2312"/>
                      <w:lang w:eastAsia="zh-CN"/>
                    </w:rPr>
                  </w:rPrChange>
                </w:rPr>
                <w:delText>8</w:delText>
              </w:r>
            </w:del>
            <w:r>
              <w:rPr>
                <w:rFonts w:ascii="Times New Roman" w:eastAsia="仿宋_GB2312" w:hAnsi="Times New Roman" w:cs="Times New Roman"/>
                <w:sz w:val="18"/>
                <w:szCs w:val="18"/>
                <w:lang w:eastAsia="zh-CN"/>
                <w:rPrChange w:id="2731" w:author="Xuning Wei12232" w:date="2026-10-24T11:11:00Z">
                  <w:rPr>
                    <w:rFonts w:eastAsia="仿宋_GB2312"/>
                    <w:lang w:eastAsia="zh-CN"/>
                  </w:rPr>
                </w:rPrChange>
              </w:rPr>
              <w:t>9</w:t>
            </w:r>
            <w:ins w:id="2732" w:author="Xuning Wei12232" w:date="2026-10-23T13:01:00Z">
              <w:r>
                <w:rPr>
                  <w:rFonts w:ascii="Times New Roman" w:eastAsia="仿宋_GB2312" w:hAnsi="Times New Roman" w:cs="Times New Roman"/>
                  <w:color w:val="FF0000"/>
                  <w:sz w:val="18"/>
                  <w:szCs w:val="18"/>
                  <w:lang w:eastAsia="zh-CN"/>
                  <w:rPrChange w:id="2733" w:author="Xuning Wei12232" w:date="2026-10-24T11:11:00Z">
                    <w:rPr>
                      <w:rFonts w:ascii="Times New Roman" w:eastAsia="仿宋_GB2312" w:hAnsi="Times New Roman" w:cs="Times New Roman"/>
                      <w:color w:val="FF0000"/>
                      <w:sz w:val="18"/>
                      <w:szCs w:val="18"/>
                      <w:highlight w:val="cyan"/>
                      <w:lang w:eastAsia="zh-CN"/>
                    </w:rPr>
                  </w:rPrChange>
                </w:rPr>
                <w:t>0</w:t>
              </w:r>
            </w:ins>
            <w:del w:id="2734" w:author="Xuning Wei12232" w:date="2026-10-20T11:08:00Z">
              <w:r>
                <w:rPr>
                  <w:rFonts w:ascii="Times New Roman" w:eastAsia="仿宋_GB2312" w:hAnsi="Times New Roman" w:cs="Times New Roman"/>
                  <w:sz w:val="18"/>
                  <w:szCs w:val="18"/>
                  <w:lang w:eastAsia="zh-CN"/>
                  <w:rPrChange w:id="2735" w:author="Xuning Wei12232" w:date="2026-10-24T11:11:00Z">
                    <w:rPr>
                      <w:rFonts w:eastAsia="仿宋_GB2312"/>
                      <w:lang w:eastAsia="zh-CN"/>
                    </w:rPr>
                  </w:rPrChange>
                </w:rPr>
                <w:delText>6</w:delText>
              </w:r>
            </w:del>
            <w:r>
              <w:rPr>
                <w:rFonts w:ascii="Times New Roman" w:eastAsia="仿宋_GB2312" w:hAnsi="Times New Roman" w:cs="Times New Roman"/>
                <w:sz w:val="18"/>
                <w:szCs w:val="18"/>
                <w:lang w:eastAsia="zh-CN"/>
                <w:rPrChange w:id="2736" w:author="Xuning Wei12232" w:date="2026-10-24T11:11:00Z">
                  <w:rPr>
                    <w:rFonts w:eastAsia="仿宋_GB2312"/>
                    <w:lang w:eastAsia="zh-CN"/>
                  </w:rPr>
                </w:rPrChange>
              </w:rPr>
              <w:t xml:space="preserve"> kg/kg)</w:t>
            </w:r>
            <w:r>
              <w:rPr>
                <w:rFonts w:ascii="Times New Roman" w:eastAsia="等线" w:hAnsi="Times New Roman" w:cs="Times New Roman"/>
                <w:sz w:val="18"/>
                <w:szCs w:val="18"/>
                <w:rPrChange w:id="2737" w:author="Xuning Wei12232" w:date="2026-10-24T11:11:00Z">
                  <w:rPr/>
                </w:rPrChange>
              </w:rPr>
              <w:t xml:space="preserve"> into </w:t>
            </w:r>
            <w:r>
              <w:rPr>
                <w:rFonts w:ascii="Times New Roman" w:eastAsia="仿宋_GB2312" w:hAnsi="Times New Roman" w:cs="Times New Roman"/>
                <w:sz w:val="18"/>
                <w:szCs w:val="18"/>
                <w:rPrChange w:id="2738" w:author="Xuning Wei12232" w:date="2026-10-24T11:11:00Z">
                  <w:rPr>
                    <w:rFonts w:eastAsia="仿宋_GB2312"/>
                  </w:rPr>
                </w:rPrChange>
              </w:rPr>
              <w:t>TJ4S-1213-Sy15</w:t>
            </w:r>
            <w:r>
              <w:rPr>
                <w:rFonts w:ascii="Times New Roman" w:eastAsia="等线" w:hAnsi="Times New Roman" w:cs="Times New Roman"/>
                <w:sz w:val="18"/>
                <w:szCs w:val="18"/>
                <w:rPrChange w:id="2739" w:author="Xuning Wei12232" w:date="2026-10-24T11:11:00Z">
                  <w:rPr/>
                </w:rPrChange>
              </w:rPr>
              <w:t>,</w:t>
            </w:r>
            <w:r>
              <w:rPr>
                <w:rFonts w:ascii="Times New Roman" w:eastAsia="等线" w:hAnsi="Times New Roman" w:cs="Times New Roman"/>
                <w:sz w:val="18"/>
                <w:szCs w:val="18"/>
                <w:lang w:eastAsia="zh-CN"/>
                <w:rPrChange w:id="2740" w:author="Xuning Wei12232" w:date="2026-10-24T11:11:00Z">
                  <w:rPr>
                    <w:lang w:eastAsia="zh-CN"/>
                  </w:rPr>
                </w:rPrChange>
              </w:rPr>
              <w:t xml:space="preserve"> </w:t>
            </w:r>
            <w:r>
              <w:rPr>
                <w:rFonts w:ascii="Times New Roman" w:eastAsia="等线" w:hAnsi="Times New Roman" w:cs="Times New Roman"/>
                <w:sz w:val="18"/>
                <w:szCs w:val="18"/>
                <w:rPrChange w:id="2741" w:author="Xuning Wei12232" w:date="2026-10-24T11:11:00Z">
                  <w:rPr/>
                </w:rPrChange>
              </w:rPr>
              <w:t xml:space="preserve">Start the agitator. </w:t>
            </w:r>
          </w:p>
          <w:p w14:paraId="06DB02C2" w14:textId="77777777" w:rsidR="007617DE" w:rsidRDefault="00AE300B" w:rsidP="007617DE">
            <w:pPr>
              <w:pStyle w:val="aff7"/>
              <w:widowControl w:val="0"/>
              <w:numPr>
                <w:ilvl w:val="0"/>
                <w:numId w:val="26"/>
              </w:numPr>
              <w:spacing w:beforeLines="50" w:before="120" w:afterLines="50" w:after="120"/>
              <w:jc w:val="both"/>
              <w:rPr>
                <w:ins w:id="2742" w:author="Xuning Wei12232" w:date="2026-10-20T14:49:00Z"/>
                <w:rFonts w:ascii="Times New Roman" w:eastAsia="等线" w:hAnsi="Times New Roman" w:cs="Times New Roman"/>
                <w:sz w:val="18"/>
                <w:szCs w:val="18"/>
              </w:rPr>
              <w:pPrChange w:id="2743" w:author="Xuning Wei12232" w:date="2026-10-20T14:49:00Z">
                <w:pPr>
                  <w:widowControl w:val="0"/>
                  <w:spacing w:beforeLines="50" w:before="120" w:afterLines="50" w:after="120"/>
                  <w:contextualSpacing/>
                </w:pPr>
              </w:pPrChange>
            </w:pPr>
            <w:del w:id="2744" w:author="Xuning Wei12232" w:date="2026-10-20T14:49:00Z">
              <w:r>
                <w:rPr>
                  <w:rFonts w:ascii="Times New Roman" w:eastAsia="等线" w:hAnsi="Times New Roman" w:cs="Times New Roman"/>
                  <w:sz w:val="18"/>
                  <w:szCs w:val="18"/>
                  <w:rPrChange w:id="2745" w:author="Xuning Wei12232" w:date="2026-10-24T11:11:00Z">
                    <w:rPr/>
                  </w:rPrChange>
                </w:rPr>
                <w:br/>
                <w:delText xml:space="preserve">7. </w:delText>
              </w:r>
            </w:del>
            <w:r>
              <w:rPr>
                <w:rFonts w:ascii="Times New Roman" w:eastAsia="等线" w:hAnsi="Times New Roman" w:cs="Times New Roman"/>
                <w:sz w:val="18"/>
                <w:szCs w:val="18"/>
                <w:rPrChange w:id="2746" w:author="Xuning Wei12232" w:date="2026-10-24T11:11:00Z">
                  <w:rPr/>
                </w:rPrChange>
              </w:rPr>
              <w:t xml:space="preserve">Transfer the mixture in </w:t>
            </w:r>
            <w:commentRangeStart w:id="2747"/>
            <w:commentRangeStart w:id="2748"/>
            <w:r>
              <w:rPr>
                <w:rFonts w:ascii="Times New Roman" w:eastAsia="仿宋_GB2312" w:hAnsi="Times New Roman" w:cs="Times New Roman"/>
                <w:sz w:val="18"/>
                <w:szCs w:val="18"/>
                <w:rPrChange w:id="2749"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750" w:author="Xuning Wei12232" w:date="2026-10-24T11:11:00Z">
                  <w:rPr>
                    <w:rFonts w:eastAsia="仿宋_GB2312"/>
                    <w:lang w:eastAsia="zh-CN"/>
                  </w:rPr>
                </w:rPrChange>
              </w:rPr>
              <w:t xml:space="preserve">-R01 </w:t>
            </w:r>
            <w:commentRangeEnd w:id="2747"/>
            <w:r>
              <w:rPr>
                <w:rStyle w:val="CommentReference"/>
                <w:rFonts w:ascii="Times New Roman" w:eastAsia="等线" w:hAnsi="Times New Roman" w:cs="Times New Roman"/>
                <w:sz w:val="18"/>
                <w:szCs w:val="18"/>
              </w:rPr>
              <w:commentReference w:id="2747"/>
            </w:r>
            <w:commentRangeEnd w:id="2748"/>
            <w:r>
              <w:rPr>
                <w:rStyle w:val="CommentReference"/>
              </w:rPr>
              <w:commentReference w:id="2748"/>
            </w:r>
            <w:r>
              <w:rPr>
                <w:rFonts w:ascii="Times New Roman" w:eastAsia="等线" w:hAnsi="Times New Roman" w:cs="Times New Roman"/>
                <w:sz w:val="18"/>
                <w:szCs w:val="18"/>
                <w:rPrChange w:id="2751" w:author="Xuning Wei12232" w:date="2026-10-24T11:11:00Z">
                  <w:rPr/>
                </w:rPrChange>
              </w:rPr>
              <w:t xml:space="preserve">into </w:t>
            </w:r>
            <w:r>
              <w:rPr>
                <w:rFonts w:ascii="Times New Roman" w:eastAsia="仿宋_GB2312" w:hAnsi="Times New Roman" w:cs="Times New Roman"/>
                <w:sz w:val="18"/>
                <w:szCs w:val="18"/>
                <w:rPrChange w:id="2752" w:author="Xuning Wei12232" w:date="2026-10-24T11:11:00Z">
                  <w:rPr>
                    <w:rFonts w:eastAsia="仿宋_GB2312"/>
                  </w:rPr>
                </w:rPrChange>
              </w:rPr>
              <w:t>TJ4S-1213-Sy1</w:t>
            </w:r>
            <w:r>
              <w:rPr>
                <w:rFonts w:ascii="Times New Roman" w:eastAsia="仿宋_GB2312" w:hAnsi="Times New Roman" w:cs="Times New Roman"/>
                <w:sz w:val="18"/>
                <w:szCs w:val="18"/>
                <w:lang w:eastAsia="zh-CN"/>
                <w:rPrChange w:id="2753" w:author="Xuning Wei12232" w:date="2026-10-24T11:11:00Z">
                  <w:rPr>
                    <w:rFonts w:eastAsia="仿宋_GB2312"/>
                    <w:lang w:eastAsia="zh-CN"/>
                  </w:rPr>
                </w:rPrChange>
              </w:rPr>
              <w:t>5</w:t>
            </w:r>
            <w:r>
              <w:rPr>
                <w:rFonts w:ascii="Times New Roman" w:eastAsia="等线" w:hAnsi="Times New Roman" w:cs="Times New Roman"/>
                <w:sz w:val="18"/>
                <w:szCs w:val="18"/>
                <w:rPrChange w:id="2754" w:author="Xuning Wei12232" w:date="2026-10-24T11:11:00Z">
                  <w:rPr/>
                </w:rPrChange>
              </w:rPr>
              <w:t>. Add</w:t>
            </w:r>
            <w:del w:id="2755" w:author="Xuning Wei12232" w:date="2026-10-20T08:47:00Z">
              <w:r>
                <w:rPr>
                  <w:rFonts w:ascii="Times New Roman" w:eastAsia="等线" w:hAnsi="Times New Roman" w:cs="Times New Roman"/>
                  <w:sz w:val="18"/>
                  <w:szCs w:val="18"/>
                  <w:rPrChange w:id="2756" w:author="Xuning Wei12232" w:date="2026-10-24T11:11:00Z">
                    <w:rPr/>
                  </w:rPrChange>
                </w:rPr>
                <w:delText xml:space="preserve"> </w:delText>
              </w:r>
              <w:r>
                <w:rPr>
                  <w:rFonts w:ascii="Times New Roman" w:eastAsia="仿宋_GB2312" w:hAnsi="Times New Roman" w:cs="Times New Roman"/>
                  <w:sz w:val="18"/>
                  <w:szCs w:val="18"/>
                  <w:lang w:eastAsia="zh-CN"/>
                  <w:rPrChange w:id="2757" w:author="Xuning Wei12232" w:date="2026-10-24T11:11:00Z">
                    <w:rPr>
                      <w:rFonts w:eastAsia="仿宋_GB2312"/>
                      <w:lang w:eastAsia="zh-CN"/>
                    </w:rPr>
                  </w:rPrChange>
                </w:rPr>
                <w:delText>1.0 V DMF (0.948 kg/kg)</w:delText>
              </w:r>
              <w:r>
                <w:rPr>
                  <w:rFonts w:ascii="Times New Roman" w:eastAsia="等线" w:hAnsi="Times New Roman" w:cs="Times New Roman"/>
                  <w:sz w:val="18"/>
                  <w:szCs w:val="18"/>
                  <w:rPrChange w:id="2758" w:author="Xuning Wei12232" w:date="2026-10-24T11:11:00Z">
                    <w:rPr/>
                  </w:rPrChange>
                </w:rPr>
                <w:delText xml:space="preserve"> </w:delText>
              </w:r>
            </w:del>
            <w:ins w:id="2759" w:author="Xuning Wei12232" w:date="2026-10-20T08:47:00Z">
              <w:r>
                <w:rPr>
                  <w:rFonts w:ascii="Times New Roman" w:eastAsia="等线" w:hAnsi="Times New Roman" w:cs="Times New Roman"/>
                  <w:sz w:val="18"/>
                  <w:szCs w:val="18"/>
                  <w:rPrChange w:id="2760" w:author="Xuning Wei12232" w:date="2026-10-24T11:11:00Z">
                    <w:rPr/>
                  </w:rPrChange>
                </w:rPr>
                <w:t xml:space="preserve"> DMF (1.0 V, 0.9</w:t>
              </w:r>
            </w:ins>
            <w:ins w:id="2761" w:author="Xuning Wei12232" w:date="2026-10-20T11:08:00Z">
              <w:r>
                <w:rPr>
                  <w:rFonts w:ascii="Times New Roman" w:eastAsia="等线" w:hAnsi="Times New Roman" w:cs="Times New Roman"/>
                  <w:sz w:val="18"/>
                  <w:szCs w:val="18"/>
                  <w:rPrChange w:id="2762" w:author="Xuning Wei12232" w:date="2026-10-24T11:11:00Z">
                    <w:rPr/>
                  </w:rPrChange>
                </w:rPr>
                <w:t>5</w:t>
              </w:r>
            </w:ins>
            <w:ins w:id="2763" w:author="Xuning Wei12232" w:date="2026-10-20T08:47:00Z">
              <w:r>
                <w:rPr>
                  <w:rFonts w:ascii="Times New Roman" w:eastAsia="等线" w:hAnsi="Times New Roman" w:cs="Times New Roman"/>
                  <w:sz w:val="18"/>
                  <w:szCs w:val="18"/>
                  <w:rPrChange w:id="2764" w:author="Xuning Wei12232" w:date="2026-10-24T11:11:00Z">
                    <w:rPr/>
                  </w:rPrChange>
                </w:rPr>
                <w:t xml:space="preserve"> kg/kg) </w:t>
              </w:r>
            </w:ins>
            <w:r>
              <w:rPr>
                <w:rFonts w:ascii="Times New Roman" w:eastAsia="等线" w:hAnsi="Times New Roman" w:cs="Times New Roman"/>
                <w:sz w:val="18"/>
                <w:szCs w:val="18"/>
                <w:rPrChange w:id="2765" w:author="Xuning Wei12232" w:date="2026-10-24T11:11:00Z">
                  <w:rPr/>
                </w:rPrChange>
              </w:rPr>
              <w:t xml:space="preserve">into </w:t>
            </w:r>
            <w:r>
              <w:rPr>
                <w:rFonts w:ascii="Times New Roman" w:eastAsia="仿宋_GB2312" w:hAnsi="Times New Roman" w:cs="Times New Roman"/>
                <w:sz w:val="18"/>
                <w:szCs w:val="18"/>
                <w:rPrChange w:id="2766"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2767" w:author="Xuning Wei12232" w:date="2026-10-24T11:11:00Z">
                  <w:rPr>
                    <w:rFonts w:eastAsia="仿宋_GB2312"/>
                    <w:lang w:eastAsia="zh-CN"/>
                  </w:rPr>
                </w:rPrChange>
              </w:rPr>
              <w:t>-R01</w:t>
            </w:r>
            <w:r>
              <w:rPr>
                <w:rFonts w:ascii="Times New Roman" w:eastAsia="等线" w:hAnsi="Times New Roman" w:cs="Times New Roman"/>
                <w:sz w:val="18"/>
                <w:szCs w:val="18"/>
                <w:rPrChange w:id="2768" w:author="Xuning Wei12232" w:date="2026-10-24T11:11:00Z">
                  <w:rPr/>
                </w:rPrChange>
              </w:rPr>
              <w:t xml:space="preserve"> to rinse the wall.</w:t>
            </w:r>
            <w:del w:id="2769" w:author="Xuning Wei12232" w:date="2026-10-20T14:49:00Z">
              <w:r>
                <w:rPr>
                  <w:rFonts w:ascii="Times New Roman" w:eastAsia="等线" w:hAnsi="Times New Roman" w:cs="Times New Roman"/>
                  <w:sz w:val="18"/>
                  <w:szCs w:val="18"/>
                  <w:rPrChange w:id="2770" w:author="Xuning Wei12232" w:date="2026-10-24T11:11:00Z">
                    <w:rPr/>
                  </w:rPrChange>
                </w:rPr>
                <w:br/>
                <w:delText xml:space="preserve">8. </w:delText>
              </w:r>
            </w:del>
          </w:p>
          <w:p w14:paraId="72C614C5" w14:textId="77777777" w:rsidR="007617DE" w:rsidRPr="007617DE" w:rsidRDefault="00AE300B" w:rsidP="007617DE">
            <w:pPr>
              <w:pStyle w:val="aff7"/>
              <w:widowControl w:val="0"/>
              <w:numPr>
                <w:ilvl w:val="0"/>
                <w:numId w:val="26"/>
              </w:numPr>
              <w:spacing w:beforeLines="50" w:before="120" w:afterLines="50" w:after="120"/>
              <w:jc w:val="both"/>
              <w:rPr>
                <w:rFonts w:ascii="Times New Roman" w:eastAsia="等线" w:hAnsi="Times New Roman" w:cs="Times New Roman"/>
                <w:sz w:val="18"/>
                <w:szCs w:val="18"/>
                <w:rPrChange w:id="2771" w:author="Xuning Wei12232" w:date="2026-10-24T11:11:00Z">
                  <w:rPr/>
                </w:rPrChange>
              </w:rPr>
              <w:pPrChange w:id="2772" w:author="Xuning Wei12232" w:date="2026-10-20T14:49:00Z">
                <w:pPr>
                  <w:widowControl w:val="0"/>
                  <w:spacing w:beforeLines="50" w:before="120" w:afterLines="50" w:after="120"/>
                  <w:contextualSpacing/>
                </w:pPr>
              </w:pPrChange>
            </w:pPr>
            <w:r>
              <w:rPr>
                <w:rFonts w:ascii="Times New Roman" w:eastAsia="等线" w:hAnsi="Times New Roman" w:cs="Times New Roman"/>
                <w:sz w:val="18"/>
                <w:szCs w:val="18"/>
                <w:rPrChange w:id="2773" w:author="Xuning Wei12232" w:date="2026-10-24T11:11:00Z">
                  <w:rPr/>
                </w:rPrChange>
              </w:rPr>
              <w:t>Bubble with nitrogen to the synthesis reactor (TJ4S-1213-Sy15) for 5 ± 2 min (target: 5 min), then start the agitator. Transfer the mixture in activation tank (TJ4S-1213-Sy15-R01) into synthesis reactor (TJ4S-1213-Sy15)</w:t>
            </w:r>
          </w:p>
        </w:tc>
      </w:tr>
      <w:tr w:rsidR="007617DE" w14:paraId="6DE203A0" w14:textId="77777777">
        <w:trPr>
          <w:trHeight w:val="20"/>
        </w:trPr>
        <w:tc>
          <w:tcPr>
            <w:tcW w:w="310" w:type="pct"/>
            <w:tcBorders>
              <w:bottom w:val="single" w:sz="4" w:space="0" w:color="auto"/>
            </w:tcBorders>
            <w:tcMar>
              <w:top w:w="57" w:type="dxa"/>
              <w:left w:w="85" w:type="dxa"/>
              <w:bottom w:w="57" w:type="dxa"/>
              <w:right w:w="85" w:type="dxa"/>
            </w:tcMar>
            <w:vAlign w:val="center"/>
          </w:tcPr>
          <w:p w14:paraId="101A36F0"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58BA5F1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Borders>
              <w:bottom w:val="single" w:sz="4" w:space="0" w:color="auto"/>
            </w:tcBorders>
            <w:tcMar>
              <w:top w:w="57" w:type="dxa"/>
              <w:left w:w="85" w:type="dxa"/>
              <w:bottom w:w="57" w:type="dxa"/>
              <w:right w:w="85" w:type="dxa"/>
            </w:tcMar>
            <w:vAlign w:val="center"/>
          </w:tcPr>
          <w:p w14:paraId="00DDECC4" w14:textId="77777777" w:rsidR="007617DE" w:rsidRDefault="00AE300B" w:rsidP="007617DE">
            <w:pPr>
              <w:pStyle w:val="aff7"/>
              <w:widowControl w:val="0"/>
              <w:numPr>
                <w:ilvl w:val="0"/>
                <w:numId w:val="27"/>
              </w:numPr>
              <w:spacing w:beforeLines="50" w:before="120" w:afterLines="50" w:after="120"/>
              <w:jc w:val="both"/>
              <w:rPr>
                <w:ins w:id="2774" w:author="Xuning Wei12232" w:date="2026-10-20T14:52:00Z"/>
                <w:rFonts w:ascii="Times New Roman" w:eastAsia="等线" w:hAnsi="Times New Roman" w:cs="Times New Roman"/>
                <w:color w:val="FF0000"/>
                <w:sz w:val="18"/>
                <w:szCs w:val="18"/>
              </w:rPr>
              <w:pPrChange w:id="2775" w:author="Xuning Wei12232" w:date="2026-10-20T14:52:00Z">
                <w:pPr>
                  <w:widowControl w:val="0"/>
                  <w:spacing w:beforeLines="50" w:before="120" w:afterLines="50" w:after="120"/>
                  <w:contextualSpacing/>
                </w:pPr>
              </w:pPrChange>
            </w:pPr>
            <w:del w:id="2776" w:author="Xuning Wei12232" w:date="2026-10-20T14:52:00Z">
              <w:r>
                <w:rPr>
                  <w:rFonts w:ascii="Times New Roman" w:eastAsia="等线" w:hAnsi="Times New Roman" w:cs="Times New Roman"/>
                  <w:sz w:val="18"/>
                  <w:szCs w:val="18"/>
                  <w:rPrChange w:id="2777" w:author="Xuning Wei12232" w:date="2026-10-24T11:11:00Z">
                    <w:rPr/>
                  </w:rPrChange>
                </w:rPr>
                <w:delText xml:space="preserve">1. </w:delText>
              </w:r>
            </w:del>
            <w:r>
              <w:rPr>
                <w:rFonts w:ascii="Times New Roman" w:eastAsia="等线" w:hAnsi="Times New Roman" w:cs="Times New Roman"/>
                <w:sz w:val="18"/>
                <w:szCs w:val="18"/>
                <w:rPrChange w:id="2778" w:author="Xuning Wei12232" w:date="2026-10-24T11:11:00Z">
                  <w:rPr/>
                </w:rPrChange>
              </w:rPr>
              <w:t>Heat the mixture to</w:t>
            </w:r>
            <w:r>
              <w:rPr>
                <w:rFonts w:ascii="Times New Roman" w:eastAsia="等线" w:hAnsi="Times New Roman" w:cs="Times New Roman"/>
                <w:sz w:val="18"/>
                <w:szCs w:val="18"/>
              </w:rPr>
              <w:t xml:space="preserve"> </w:t>
            </w:r>
            <w:ins w:id="2779" w:author="Xuning Wei12232" w:date="2026-10-20T11:11:00Z">
              <w:r>
                <w:rPr>
                  <w:rFonts w:ascii="Times New Roman" w:eastAsia="等线" w:hAnsi="Times New Roman" w:cs="Times New Roman"/>
                  <w:bCs w:val="0"/>
                  <w:color w:val="FF0000"/>
                  <w:sz w:val="18"/>
                  <w:szCs w:val="18"/>
                  <w:rPrChange w:id="2780" w:author="Xuning Wei12232" w:date="2026-10-24T11:11:00Z">
                    <w:rPr>
                      <w:color w:val="FF0000"/>
                    </w:rPr>
                  </w:rPrChange>
                </w:rPr>
                <w:t xml:space="preserve">19 ~ 28 °C (target: </w:t>
              </w:r>
            </w:ins>
            <w:ins w:id="2781" w:author="Xuning Wei12232" w:date="2026-10-20T21:36:00Z">
              <w:r>
                <w:rPr>
                  <w:rFonts w:ascii="Times New Roman" w:eastAsia="等线" w:hAnsi="Times New Roman" w:cs="Times New Roman"/>
                  <w:bCs w:val="0"/>
                  <w:color w:val="FF0000"/>
                  <w:sz w:val="18"/>
                  <w:szCs w:val="18"/>
                </w:rPr>
                <w:t>25.0 °C</w:t>
              </w:r>
            </w:ins>
            <w:ins w:id="2782" w:author="Xuning Wei12232" w:date="2026-10-20T11:11:00Z">
              <w:r>
                <w:rPr>
                  <w:rFonts w:ascii="Times New Roman" w:eastAsia="等线" w:hAnsi="Times New Roman" w:cs="Times New Roman"/>
                  <w:bCs w:val="0"/>
                  <w:color w:val="FF0000"/>
                  <w:sz w:val="18"/>
                  <w:szCs w:val="18"/>
                  <w:rPrChange w:id="2783" w:author="Xuning Wei12232" w:date="2026-10-24T11:11:00Z">
                    <w:rPr>
                      <w:color w:val="FF0000"/>
                    </w:rPr>
                  </w:rPrChange>
                </w:rPr>
                <w:t>)</w:t>
              </w:r>
              <w:r>
                <w:rPr>
                  <w:rFonts w:ascii="Times New Roman" w:eastAsia="等线" w:hAnsi="Times New Roman" w:cs="Times New Roman"/>
                  <w:color w:val="FF0000"/>
                  <w:sz w:val="18"/>
                  <w:szCs w:val="18"/>
                  <w:rPrChange w:id="2784" w:author="Xuning Wei12232" w:date="2026-10-24T11:11:00Z">
                    <w:rPr>
                      <w:color w:val="FF0000"/>
                    </w:rPr>
                  </w:rPrChange>
                </w:rPr>
                <w:t>.</w:t>
              </w:r>
            </w:ins>
            <w:del w:id="2785" w:author="Xuning Wei12232" w:date="2026-10-20T11:11:00Z">
              <w:r>
                <w:rPr>
                  <w:rFonts w:ascii="Times New Roman" w:eastAsia="等线" w:hAnsi="Times New Roman" w:cs="Times New Roman"/>
                  <w:sz w:val="18"/>
                  <w:szCs w:val="18"/>
                </w:rPr>
                <w:delText>25</w:delText>
              </w:r>
            </w:del>
            <w:del w:id="2786" w:author="Xuning Wei12232" w:date="2026-10-20T11:10:00Z">
              <w:r>
                <w:rPr>
                  <w:rFonts w:ascii="Times New Roman" w:eastAsia="等线" w:hAnsi="Times New Roman" w:cs="Times New Roman"/>
                  <w:sz w:val="18"/>
                  <w:szCs w:val="18"/>
                </w:rPr>
                <w:delText>±</w:delText>
              </w:r>
            </w:del>
            <w:del w:id="2787" w:author="Xuning Wei12232" w:date="2026-10-20T08:32:00Z">
              <w:r>
                <w:rPr>
                  <w:rFonts w:ascii="Times New Roman" w:eastAsia="等线" w:hAnsi="Times New Roman" w:cs="Times New Roman"/>
                  <w:sz w:val="18"/>
                  <w:szCs w:val="18"/>
                </w:rPr>
                <w:delText>5</w:delText>
              </w:r>
            </w:del>
            <w:del w:id="2788" w:author="Xuning Wei12232" w:date="2026-10-20T11:11:00Z">
              <w:r>
                <w:rPr>
                  <w:rFonts w:ascii="Times New Roman" w:eastAsia="等线" w:hAnsi="Times New Roman" w:cs="Times New Roman"/>
                  <w:sz w:val="18"/>
                  <w:szCs w:val="18"/>
                </w:rPr>
                <w:delText xml:space="preserve"> °C</w:delText>
              </w:r>
            </w:del>
            <w:r>
              <w:rPr>
                <w:rFonts w:ascii="Times New Roman" w:eastAsia="等线" w:hAnsi="Times New Roman" w:cs="Times New Roman"/>
                <w:sz w:val="18"/>
                <w:szCs w:val="18"/>
                <w:rPrChange w:id="2789" w:author="Xuning Wei12232" w:date="2026-10-24T11:11:00Z">
                  <w:rPr/>
                </w:rPrChange>
              </w:rPr>
              <w:t xml:space="preserve">. Start timing when temperature reaches 20 °C. The mixture is allowed to </w:t>
            </w:r>
            <w:r>
              <w:rPr>
                <w:rFonts w:ascii="Times New Roman" w:eastAsia="等线" w:hAnsi="Times New Roman" w:cs="Times New Roman"/>
                <w:bCs w:val="0"/>
                <w:sz w:val="18"/>
                <w:szCs w:val="18"/>
                <w:rPrChange w:id="2790" w:author="Xuning Wei12232" w:date="2026-10-24T11:11:00Z">
                  <w:rPr/>
                </w:rPrChange>
              </w:rPr>
              <w:t xml:space="preserve">react at </w:t>
            </w:r>
            <w:del w:id="2791" w:author="Xuning Wei12232" w:date="2026-10-20T08:31:00Z">
              <w:r>
                <w:rPr>
                  <w:rFonts w:ascii="Times New Roman" w:eastAsia="等线" w:hAnsi="Times New Roman" w:cs="Times New Roman"/>
                  <w:bCs w:val="0"/>
                  <w:sz w:val="18"/>
                  <w:szCs w:val="18"/>
                </w:rPr>
                <w:delText>25±5</w:delText>
              </w:r>
            </w:del>
            <w:ins w:id="2792" w:author="Xuning Wei12232" w:date="2026-10-20T11:10:00Z">
              <w:r>
                <w:rPr>
                  <w:rFonts w:ascii="Times New Roman" w:eastAsia="等线" w:hAnsi="Times New Roman" w:cs="Times New Roman"/>
                  <w:bCs w:val="0"/>
                  <w:color w:val="FF0000"/>
                  <w:sz w:val="18"/>
                  <w:szCs w:val="18"/>
                  <w:rPrChange w:id="2793" w:author="Xuning Wei12232" w:date="2026-10-24T11:11:00Z">
                    <w:rPr>
                      <w:color w:val="FF0000"/>
                    </w:rPr>
                  </w:rPrChange>
                </w:rPr>
                <w:t>19</w:t>
              </w:r>
            </w:ins>
            <w:ins w:id="2794" w:author="Xuning Wei12232" w:date="2026-10-20T08:31:00Z">
              <w:r>
                <w:rPr>
                  <w:rFonts w:ascii="Times New Roman" w:eastAsia="等线" w:hAnsi="Times New Roman" w:cs="Times New Roman"/>
                  <w:bCs w:val="0"/>
                  <w:sz w:val="18"/>
                  <w:szCs w:val="18"/>
                </w:rPr>
                <w:t xml:space="preserve"> ~</w:t>
              </w:r>
            </w:ins>
            <w:ins w:id="2795" w:author="Xuning Wei12232" w:date="2026-10-20T11:11:00Z">
              <w:r>
                <w:rPr>
                  <w:rFonts w:ascii="Times New Roman" w:eastAsia="等线" w:hAnsi="Times New Roman" w:cs="Times New Roman"/>
                  <w:bCs w:val="0"/>
                  <w:color w:val="FF0000"/>
                  <w:sz w:val="18"/>
                  <w:szCs w:val="18"/>
                  <w:rPrChange w:id="2796" w:author="Xuning Wei12232" w:date="2026-10-24T11:11:00Z">
                    <w:rPr>
                      <w:color w:val="FF0000"/>
                    </w:rPr>
                  </w:rPrChange>
                </w:rPr>
                <w:t xml:space="preserve"> </w:t>
              </w:r>
            </w:ins>
            <w:ins w:id="2797" w:author="Xuning Wei12232" w:date="2026-10-20T08:31:00Z">
              <w:r>
                <w:rPr>
                  <w:rFonts w:ascii="Times New Roman" w:eastAsia="等线" w:hAnsi="Times New Roman" w:cs="Times New Roman"/>
                  <w:bCs w:val="0"/>
                  <w:sz w:val="18"/>
                  <w:szCs w:val="18"/>
                </w:rPr>
                <w:t>28</w:t>
              </w:r>
            </w:ins>
            <w:r>
              <w:rPr>
                <w:rFonts w:ascii="Times New Roman" w:eastAsia="等线" w:hAnsi="Times New Roman" w:cs="Times New Roman"/>
                <w:bCs w:val="0"/>
                <w:sz w:val="18"/>
                <w:szCs w:val="18"/>
              </w:rPr>
              <w:t xml:space="preserve"> °C (target: </w:t>
            </w:r>
            <w:del w:id="2798" w:author="Xuning Wei12232" w:date="2026-10-20T21:36:00Z">
              <w:r>
                <w:rPr>
                  <w:rFonts w:ascii="Times New Roman" w:eastAsia="等线" w:hAnsi="Times New Roman" w:cs="Times New Roman"/>
                  <w:bCs w:val="0"/>
                  <w:sz w:val="18"/>
                  <w:szCs w:val="18"/>
                </w:rPr>
                <w:delText>25 °C</w:delText>
              </w:r>
            </w:del>
            <w:ins w:id="2799" w:author="Xuning Wei12232" w:date="2026-10-20T21:36:00Z">
              <w:r>
                <w:rPr>
                  <w:rFonts w:ascii="Times New Roman" w:eastAsia="等线" w:hAnsi="Times New Roman" w:cs="Times New Roman"/>
                  <w:bCs w:val="0"/>
                  <w:color w:val="FF0000"/>
                  <w:sz w:val="18"/>
                  <w:szCs w:val="18"/>
                </w:rPr>
                <w:t>25.0 °C</w:t>
              </w:r>
            </w:ins>
            <w:r>
              <w:rPr>
                <w:rFonts w:ascii="Times New Roman" w:eastAsia="等线" w:hAnsi="Times New Roman" w:cs="Times New Roman"/>
                <w:bCs w:val="0"/>
                <w:sz w:val="18"/>
                <w:szCs w:val="18"/>
              </w:rPr>
              <w:t>)</w:t>
            </w:r>
            <w:r>
              <w:rPr>
                <w:rFonts w:ascii="Times New Roman" w:eastAsia="等线" w:hAnsi="Times New Roman" w:cs="Times New Roman"/>
                <w:sz w:val="18"/>
                <w:szCs w:val="18"/>
              </w:rPr>
              <w:t xml:space="preserve">. </w:t>
            </w:r>
          </w:p>
          <w:p w14:paraId="5CD0C9A8" w14:textId="77777777" w:rsidR="007617DE" w:rsidRDefault="00AE300B" w:rsidP="007617DE">
            <w:pPr>
              <w:pStyle w:val="aff7"/>
              <w:widowControl w:val="0"/>
              <w:numPr>
                <w:ilvl w:val="0"/>
                <w:numId w:val="27"/>
              </w:numPr>
              <w:spacing w:beforeLines="50" w:before="120" w:afterLines="50" w:after="120"/>
              <w:jc w:val="both"/>
              <w:rPr>
                <w:ins w:id="2800" w:author="Xuning Wei12232" w:date="2026-10-20T14:52:00Z"/>
                <w:rFonts w:ascii="Times New Roman" w:eastAsia="等线" w:hAnsi="Times New Roman" w:cs="Times New Roman"/>
                <w:sz w:val="18"/>
                <w:szCs w:val="18"/>
              </w:rPr>
              <w:pPrChange w:id="2801" w:author="Xuning Wei12232" w:date="2026-10-20T14:52:00Z">
                <w:pPr>
                  <w:widowControl w:val="0"/>
                  <w:spacing w:beforeLines="50" w:before="120" w:afterLines="50" w:after="120"/>
                  <w:contextualSpacing/>
                </w:pPr>
              </w:pPrChange>
            </w:pPr>
            <w:del w:id="2802" w:author="Xuning Wei12232" w:date="2026-10-20T14:52:00Z">
              <w:r>
                <w:rPr>
                  <w:rFonts w:ascii="Times New Roman" w:eastAsia="等线" w:hAnsi="Times New Roman" w:cs="Times New Roman"/>
                  <w:sz w:val="18"/>
                  <w:szCs w:val="18"/>
                  <w:rPrChange w:id="2803" w:author="Xuning Wei12232" w:date="2026-10-24T11:11:00Z">
                    <w:rPr/>
                  </w:rPrChange>
                </w:rPr>
                <w:br/>
                <w:delText xml:space="preserve">2. </w:delText>
              </w:r>
            </w:del>
            <w:r>
              <w:rPr>
                <w:rFonts w:ascii="Times New Roman" w:eastAsia="等线" w:hAnsi="Times New Roman" w:cs="Times New Roman"/>
                <w:sz w:val="18"/>
                <w:szCs w:val="18"/>
                <w:rPrChange w:id="2804" w:author="Xuning Wei12232" w:date="2026-10-24T11:11:00Z">
                  <w:rPr/>
                </w:rPrChange>
              </w:rPr>
              <w:t>After 4 h±15 min (target</w:t>
            </w:r>
            <w:r>
              <w:rPr>
                <w:rFonts w:ascii="Times New Roman" w:eastAsia="等线" w:hAnsi="Times New Roman" w:cs="Times New Roman"/>
                <w:sz w:val="18"/>
                <w:szCs w:val="18"/>
                <w:lang w:eastAsia="zh-CN"/>
                <w:rPrChange w:id="2805" w:author="Xuning Wei12232" w:date="2026-10-24T11:11:00Z">
                  <w:rPr>
                    <w:lang w:eastAsia="zh-CN"/>
                  </w:rPr>
                </w:rPrChange>
              </w:rPr>
              <w:t xml:space="preserve">: </w:t>
            </w:r>
            <w:r>
              <w:rPr>
                <w:rFonts w:ascii="Times New Roman" w:eastAsia="等线" w:hAnsi="Times New Roman" w:cs="Times New Roman"/>
                <w:sz w:val="18"/>
                <w:szCs w:val="18"/>
                <w:rPrChange w:id="2806" w:author="Xuning Wei12232" w:date="2026-10-24T11:11:00Z">
                  <w:rPr/>
                </w:rPrChange>
              </w:rPr>
              <w:t xml:space="preserve">4 h), sample the mixture every 0.5~1 h for </w:t>
            </w:r>
            <w:proofErr w:type="spellStart"/>
            <w:r>
              <w:rPr>
                <w:rFonts w:ascii="Times New Roman" w:eastAsia="等线" w:hAnsi="Times New Roman" w:cs="Times New Roman"/>
                <w:sz w:val="18"/>
                <w:szCs w:val="18"/>
                <w:rPrChange w:id="2807" w:author="Xuning Wei12232" w:date="2026-10-24T11:11:00Z">
                  <w:rPr/>
                </w:rPrChange>
              </w:rPr>
              <w:t>ninhydrin</w:t>
            </w:r>
            <w:proofErr w:type="spellEnd"/>
            <w:r>
              <w:rPr>
                <w:rFonts w:ascii="Times New Roman" w:eastAsia="等线" w:hAnsi="Times New Roman" w:cs="Times New Roman"/>
                <w:sz w:val="18"/>
                <w:szCs w:val="18"/>
                <w:rPrChange w:id="2808" w:author="Xuning Wei12232" w:date="2026-10-24T11:11:00Z">
                  <w:rPr/>
                </w:rPrChange>
              </w:rPr>
              <w:t xml:space="preserve"> test analysis until two consecutive samples test as negative (Yellow to Light pink Report Negative= Complete coupling; Blue to Purple Positive= Incomplete coupling). The mixture should be stirred for coupling time (</w:t>
            </w:r>
            <w:ins w:id="2809" w:author="Xuning Wei12232" w:date="2026-10-20T11:14:00Z">
              <w:r>
                <w:rPr>
                  <w:rFonts w:ascii="Times New Roman" w:eastAsia="等线" w:hAnsi="Times New Roman" w:cs="Times New Roman"/>
                  <w:sz w:val="18"/>
                  <w:szCs w:val="18"/>
                  <w:rPrChange w:id="2810" w:author="Xuning Wei12232" w:date="2026-10-24T11:11:00Z">
                    <w:rPr>
                      <w:highlight w:val="yellow"/>
                    </w:rPr>
                  </w:rPrChange>
                </w:rPr>
                <w:t>6.5</w:t>
              </w:r>
            </w:ins>
            <w:del w:id="2811" w:author="Xuning Wei12232" w:date="2026-10-20T11:13:00Z">
              <w:r>
                <w:rPr>
                  <w:rFonts w:ascii="Times New Roman" w:eastAsia="等线" w:hAnsi="Times New Roman" w:cs="Times New Roman"/>
                  <w:sz w:val="18"/>
                  <w:szCs w:val="18"/>
                </w:rPr>
                <w:delText>6</w:delText>
              </w:r>
            </w:del>
            <w:r>
              <w:rPr>
                <w:rFonts w:ascii="Times New Roman" w:eastAsia="等线" w:hAnsi="Times New Roman" w:cs="Times New Roman"/>
                <w:sz w:val="18"/>
                <w:szCs w:val="18"/>
              </w:rPr>
              <w:t xml:space="preserve"> h</w:t>
            </w:r>
            <w:r>
              <w:rPr>
                <w:rFonts w:ascii="Times New Roman" w:eastAsia="等线" w:hAnsi="Times New Roman" w:cs="Times New Roman"/>
                <w:sz w:val="18"/>
                <w:szCs w:val="18"/>
                <w:rPrChange w:id="2812" w:author="Xuning Wei12232" w:date="2026-10-24T11:11:00Z">
                  <w:rPr/>
                </w:rPrChange>
              </w:rPr>
              <w:t xml:space="preserve"> </w:t>
            </w:r>
            <w:ins w:id="2813" w:author="Xuning Wei12232" w:date="2026-10-21T09:19:00Z">
              <w:r>
                <w:rPr>
                  <w:rFonts w:ascii="Times New Roman" w:eastAsia="仿宋_GB2312" w:hAnsi="Times New Roman" w:cs="Times New Roman" w:hint="eastAsia"/>
                  <w:sz w:val="18"/>
                  <w:szCs w:val="18"/>
                </w:rPr>
                <w:t>≤</w:t>
              </w:r>
            </w:ins>
            <w:del w:id="2814" w:author="Xuning Wei12232" w:date="2026-10-20T13:09:00Z">
              <w:r>
                <w:rPr>
                  <w:rFonts w:ascii="Times New Roman" w:eastAsia="等线" w:hAnsi="Times New Roman" w:cs="Times New Roman" w:hint="eastAsia"/>
                  <w:sz w:val="18"/>
                  <w:szCs w:val="18"/>
                </w:rPr>
                <w:delText>≤</w:delText>
              </w:r>
              <w:r>
                <w:rPr>
                  <w:rFonts w:ascii="Times New Roman" w:eastAsia="等线" w:hAnsi="Times New Roman" w:cs="Times New Roman"/>
                  <w:sz w:val="18"/>
                  <w:szCs w:val="18"/>
                  <w:rPrChange w:id="2815" w:author="Xuning Wei12232" w:date="2026-10-24T11:11:00Z">
                    <w:rPr/>
                  </w:rPrChange>
                </w:rPr>
                <w:delText xml:space="preserve"> </w:delText>
              </w:r>
            </w:del>
            <w:r>
              <w:rPr>
                <w:rFonts w:ascii="Times New Roman" w:eastAsia="等线" w:hAnsi="Times New Roman" w:cs="Times New Roman"/>
                <w:sz w:val="18"/>
                <w:szCs w:val="18"/>
                <w:rPrChange w:id="2816" w:author="Xuning Wei12232" w:date="2026-10-24T11:11:00Z">
                  <w:rPr/>
                </w:rPrChange>
              </w:rPr>
              <w:t xml:space="preserve">Coupling time </w:t>
            </w:r>
            <w:ins w:id="2817" w:author="Xuning Wei12232" w:date="2026-10-21T09:19:00Z">
              <w:r>
                <w:rPr>
                  <w:rFonts w:ascii="Times New Roman" w:eastAsia="仿宋_GB2312" w:hAnsi="Times New Roman" w:cs="Times New Roman" w:hint="eastAsia"/>
                  <w:sz w:val="18"/>
                  <w:szCs w:val="18"/>
                </w:rPr>
                <w:t>≤</w:t>
              </w:r>
            </w:ins>
            <w:del w:id="2818" w:author="Xuning Wei12232" w:date="2026-10-20T13:09:00Z">
              <w:r>
                <w:rPr>
                  <w:rFonts w:ascii="Times New Roman" w:eastAsia="等线" w:hAnsi="Times New Roman" w:cs="Times New Roman" w:hint="eastAsia"/>
                  <w:sz w:val="18"/>
                  <w:szCs w:val="18"/>
                </w:rPr>
                <w:delText>≤</w:delText>
              </w:r>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1</w:t>
            </w:r>
            <w:ins w:id="2819" w:author="Xuning Wei12232" w:date="2026-10-20T11:13:00Z">
              <w:r>
                <w:rPr>
                  <w:rFonts w:ascii="Times New Roman" w:eastAsia="等线" w:hAnsi="Times New Roman" w:cs="Times New Roman"/>
                  <w:sz w:val="18"/>
                  <w:szCs w:val="18"/>
                </w:rPr>
                <w:t>3</w:t>
              </w:r>
            </w:ins>
            <w:ins w:id="2820" w:author="Xuning Wei12232" w:date="2026-10-20T11:14:00Z">
              <w:r>
                <w:rPr>
                  <w:rFonts w:ascii="Times New Roman" w:eastAsia="等线" w:hAnsi="Times New Roman" w:cs="Times New Roman"/>
                  <w:sz w:val="18"/>
                  <w:szCs w:val="18"/>
                  <w:rPrChange w:id="2821" w:author="Xuning Wei12232" w:date="2026-10-24T11:11:00Z">
                    <w:rPr>
                      <w:highlight w:val="yellow"/>
                    </w:rPr>
                  </w:rPrChange>
                </w:rPr>
                <w:t>.5</w:t>
              </w:r>
            </w:ins>
            <w:del w:id="2822" w:author="Xuning Wei12232" w:date="2026-10-20T11:13:00Z">
              <w:r>
                <w:rPr>
                  <w:rFonts w:ascii="Times New Roman" w:eastAsia="等线" w:hAnsi="Times New Roman" w:cs="Times New Roman"/>
                  <w:sz w:val="18"/>
                  <w:szCs w:val="18"/>
                </w:rPr>
                <w:delText>4</w:delText>
              </w:r>
            </w:del>
            <w:r>
              <w:rPr>
                <w:rFonts w:ascii="Times New Roman" w:eastAsia="等线" w:hAnsi="Times New Roman" w:cs="Times New Roman"/>
                <w:sz w:val="18"/>
                <w:szCs w:val="18"/>
              </w:rPr>
              <w:t xml:space="preserve"> h).</w:t>
            </w:r>
            <w:r>
              <w:rPr>
                <w:rFonts w:ascii="Times New Roman" w:eastAsia="等线" w:hAnsi="Times New Roman" w:cs="Times New Roman"/>
                <w:sz w:val="18"/>
                <w:szCs w:val="18"/>
                <w:rPrChange w:id="2823" w:author="Xuning Wei12232" w:date="2026-10-24T11:11:00Z">
                  <w:rPr/>
                </w:rPrChange>
              </w:rPr>
              <w:t xml:space="preserve"> </w:t>
            </w:r>
          </w:p>
          <w:p w14:paraId="50D5238C" w14:textId="77777777" w:rsidR="007617DE" w:rsidRPr="007617DE" w:rsidRDefault="00AE300B" w:rsidP="007617DE">
            <w:pPr>
              <w:pStyle w:val="aff7"/>
              <w:widowControl w:val="0"/>
              <w:numPr>
                <w:ilvl w:val="0"/>
                <w:numId w:val="27"/>
              </w:numPr>
              <w:spacing w:beforeLines="50" w:before="120" w:afterLines="50" w:after="120"/>
              <w:jc w:val="both"/>
              <w:rPr>
                <w:rFonts w:ascii="Times New Roman" w:eastAsia="等线" w:hAnsi="Times New Roman" w:cs="Times New Roman"/>
                <w:sz w:val="18"/>
                <w:szCs w:val="18"/>
                <w:rPrChange w:id="2824" w:author="Xuning Wei12232" w:date="2026-10-24T11:11:00Z">
                  <w:rPr/>
                </w:rPrChange>
              </w:rPr>
              <w:pPrChange w:id="2825" w:author="Xuning Wei12232" w:date="2026-10-20T14:52:00Z">
                <w:pPr>
                  <w:widowControl w:val="0"/>
                  <w:spacing w:beforeLines="50" w:before="120" w:afterLines="50" w:after="120"/>
                  <w:contextualSpacing/>
                </w:pPr>
              </w:pPrChange>
            </w:pPr>
            <w:del w:id="2826" w:author="Xuning Wei12232" w:date="2026-10-20T14:52:00Z">
              <w:r>
                <w:rPr>
                  <w:rFonts w:ascii="Times New Roman" w:eastAsia="等线" w:hAnsi="Times New Roman" w:cs="Times New Roman"/>
                  <w:sz w:val="18"/>
                  <w:szCs w:val="18"/>
                  <w:rPrChange w:id="2827" w:author="Xuning Wei12232" w:date="2026-10-24T11:11:00Z">
                    <w:rPr/>
                  </w:rPrChange>
                </w:rPr>
                <w:br/>
                <w:delText xml:space="preserve">3. </w:delText>
              </w:r>
            </w:del>
            <w:r>
              <w:rPr>
                <w:rFonts w:ascii="Times New Roman" w:eastAsia="等线" w:hAnsi="Times New Roman" w:cs="Times New Roman"/>
                <w:sz w:val="18"/>
                <w:szCs w:val="18"/>
                <w:rPrChange w:id="2828" w:author="Xuning Wei12232" w:date="2026-10-24T11:11:00Z">
                  <w:rPr/>
                </w:rPrChange>
              </w:rPr>
              <w:t xml:space="preserve">Stop stirring and turn off the nitrogen. Drain until there is no reaction mixture drip. </w:t>
            </w:r>
          </w:p>
          <w:p w14:paraId="1BC19E48" w14:textId="77777777" w:rsidR="007617DE" w:rsidRDefault="00AE300B" w:rsidP="007617DE">
            <w:pPr>
              <w:widowControl w:val="0"/>
              <w:spacing w:beforeLines="50" w:before="120" w:afterLines="50" w:after="120"/>
              <w:contextualSpacing/>
              <w:jc w:val="both"/>
              <w:rPr>
                <w:rFonts w:ascii="Times New Roman" w:eastAsia="等线" w:hAnsi="Times New Roman" w:cs="Times New Roman"/>
                <w:sz w:val="18"/>
                <w:szCs w:val="18"/>
              </w:rPr>
              <w:pPrChange w:id="2829"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0085A923" w14:textId="77777777">
        <w:trPr>
          <w:trHeight w:val="20"/>
        </w:trPr>
        <w:tc>
          <w:tcPr>
            <w:tcW w:w="310" w:type="pct"/>
            <w:tcBorders>
              <w:bottom w:val="single" w:sz="4" w:space="0" w:color="auto"/>
            </w:tcBorders>
            <w:tcMar>
              <w:top w:w="57" w:type="dxa"/>
              <w:left w:w="85" w:type="dxa"/>
              <w:bottom w:w="57" w:type="dxa"/>
              <w:right w:w="85" w:type="dxa"/>
            </w:tcMar>
            <w:vAlign w:val="center"/>
          </w:tcPr>
          <w:p w14:paraId="12B1F84E" w14:textId="77777777" w:rsidR="007617DE" w:rsidRDefault="00AE300B" w:rsidP="007617DE">
            <w:pPr>
              <w:pStyle w:val="aff7"/>
              <w:numPr>
                <w:ilvl w:val="0"/>
                <w:numId w:val="12"/>
              </w:numPr>
              <w:spacing w:beforeLines="50" w:before="120" w:afterLines="50" w:after="120"/>
              <w:rPr>
                <w:rFonts w:ascii="Times New Roman" w:eastAsia="仿宋_GB2312" w:hAnsi="Times New Roman" w:cs="Times New Roman"/>
                <w:sz w:val="18"/>
                <w:szCs w:val="18"/>
                <w:lang w:eastAsia="zh-CN"/>
              </w:rPr>
              <w:pPrChange w:id="2830" w:author="Xuning Wei12232" w:date="2026-10-18T21:59:00Z">
                <w:pPr>
                  <w:pStyle w:val="aff7"/>
                  <w:numPr>
                    <w:numId w:val="12"/>
                  </w:numPr>
                  <w:spacing w:beforeLines="50" w:before="120" w:afterLines="50" w:after="120"/>
                  <w:ind w:left="420" w:hanging="420"/>
                  <w:jc w:val="center"/>
                </w:pPr>
              </w:pPrChange>
            </w:pPr>
            <w:del w:id="2831" w:author="Xuning Wei12232" w:date="2026-10-18T21:59:00Z">
              <w:r>
                <w:rPr>
                  <w:rFonts w:ascii="Times New Roman" w:eastAsia="仿宋_GB2312" w:hAnsi="Times New Roman" w:cs="Times New Roman"/>
                  <w:sz w:val="18"/>
                  <w:szCs w:val="18"/>
                  <w:lang w:eastAsia="zh-CN"/>
                </w:rPr>
                <w:delText>1</w:delText>
              </w:r>
            </w:del>
          </w:p>
        </w:tc>
        <w:tc>
          <w:tcPr>
            <w:tcW w:w="781" w:type="pct"/>
            <w:tcBorders>
              <w:bottom w:val="single" w:sz="4" w:space="0" w:color="auto"/>
            </w:tcBorders>
            <w:tcMar>
              <w:top w:w="57" w:type="dxa"/>
              <w:left w:w="85" w:type="dxa"/>
              <w:bottom w:w="57" w:type="dxa"/>
              <w:right w:w="85" w:type="dxa"/>
            </w:tcMar>
            <w:vAlign w:val="center"/>
          </w:tcPr>
          <w:p w14:paraId="508F807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2C3FE438" w14:textId="77777777" w:rsidR="007617DE" w:rsidRDefault="00AE300B" w:rsidP="007617DE">
            <w:pPr>
              <w:pStyle w:val="aff7"/>
              <w:widowControl w:val="0"/>
              <w:numPr>
                <w:ilvl w:val="0"/>
                <w:numId w:val="28"/>
              </w:numPr>
              <w:spacing w:beforeLines="50" w:before="120" w:afterLines="50" w:after="120"/>
              <w:jc w:val="both"/>
              <w:rPr>
                <w:ins w:id="2832" w:author="Xuning Wei12232" w:date="2026-10-20T14:53:00Z"/>
                <w:rFonts w:ascii="Times New Roman" w:eastAsia="仿宋_GB2312" w:hAnsi="Times New Roman" w:cs="Times New Roman"/>
                <w:sz w:val="18"/>
                <w:szCs w:val="18"/>
              </w:rPr>
              <w:pPrChange w:id="2833" w:author="Xuning Wei12232" w:date="2026-10-20T14:52:00Z">
                <w:pPr>
                  <w:widowControl w:val="0"/>
                  <w:spacing w:beforeLines="50" w:before="120" w:afterLines="50" w:after="120"/>
                  <w:contextualSpacing/>
                </w:pPr>
              </w:pPrChange>
            </w:pPr>
            <w:del w:id="2834" w:author="Xuning Wei12232" w:date="2026-10-20T14:52: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2835" w:author="Xuning Wei12232" w:date="2026-10-24T11:11:00Z">
                  <w:rPr/>
                </w:rPrChange>
              </w:rPr>
              <w:t>Add</w:t>
            </w:r>
            <w:ins w:id="2836" w:author="Xuning Wei12232" w:date="2026-10-23T19:52:00Z">
              <w:r>
                <w:rPr>
                  <w:rFonts w:ascii="Times New Roman" w:eastAsia="仿宋_GB2312" w:hAnsi="Times New Roman" w:cs="Times New Roman"/>
                  <w:color w:val="000000" w:themeColor="text1"/>
                  <w:sz w:val="18"/>
                  <w:szCs w:val="18"/>
                  <w:rPrChange w:id="2837" w:author="Xuning Wei12232" w:date="2026-10-24T11:11:00Z">
                    <w:rPr>
                      <w:rFonts w:ascii="Times New Roman" w:eastAsia="仿宋_GB2312" w:hAnsi="Times New Roman" w:cs="Times New Roman"/>
                      <w:color w:val="000000" w:themeColor="text1"/>
                      <w:sz w:val="18"/>
                      <w:szCs w:val="18"/>
                      <w:highlight w:val="lightGray"/>
                    </w:rPr>
                  </w:rPrChange>
                </w:rPr>
                <w:t xml:space="preserve"> DM</w:t>
              </w:r>
              <w:r>
                <w:rPr>
                  <w:rFonts w:ascii="Times New Roman" w:eastAsia="仿宋_GB2312" w:hAnsi="Times New Roman" w:cs="Times New Roman"/>
                  <w:color w:val="000000" w:themeColor="text1"/>
                  <w:sz w:val="18"/>
                  <w:szCs w:val="18"/>
                  <w:rPrChange w:id="2838" w:author="Xuning Wei12232" w:date="2026-10-24T11:11:00Z">
                    <w:rPr>
                      <w:rFonts w:ascii="Times New Roman" w:eastAsia="仿宋_GB2312" w:hAnsi="Times New Roman" w:cs="Times New Roman"/>
                      <w:color w:val="000000" w:themeColor="text1"/>
                      <w:sz w:val="18"/>
                      <w:szCs w:val="18"/>
                      <w:highlight w:val="yellow"/>
                    </w:rPr>
                  </w:rPrChange>
                </w:rPr>
                <w:t>F (8.0 V, 7.58 kg/kg)</w:t>
              </w:r>
              <w:r>
                <w:rPr>
                  <w:rFonts w:ascii="Times New Roman" w:eastAsia="仿宋_GB2312" w:hAnsi="Times New Roman" w:cs="Times New Roman"/>
                  <w:sz w:val="18"/>
                  <w:szCs w:val="18"/>
                </w:rPr>
                <w:t xml:space="preserve"> </w:t>
              </w:r>
            </w:ins>
            <w:del w:id="2839" w:author="Xuning Wei12232" w:date="2026-10-20T19:12:00Z">
              <w:r>
                <w:rPr>
                  <w:rFonts w:ascii="Times New Roman" w:eastAsia="仿宋_GB2312" w:hAnsi="Times New Roman" w:cs="Times New Roman"/>
                  <w:sz w:val="18"/>
                  <w:szCs w:val="18"/>
                  <w:lang w:eastAsia="zh-CN"/>
                  <w:rPrChange w:id="2840" w:author="Xuning Wei12232" w:date="2026-10-24T11:11:00Z">
                    <w:rPr>
                      <w:lang w:eastAsia="zh-CN"/>
                    </w:rPr>
                  </w:rPrChange>
                </w:rPr>
                <w:delText xml:space="preserve"> </w:delText>
              </w:r>
            </w:del>
            <w:del w:id="2841" w:author="Xuning Wei12232" w:date="2026-10-20T08:01:00Z">
              <w:r>
                <w:rPr>
                  <w:rFonts w:ascii="Times New Roman" w:eastAsia="仿宋_GB2312" w:hAnsi="Times New Roman" w:cs="Times New Roman"/>
                  <w:sz w:val="18"/>
                  <w:szCs w:val="18"/>
                  <w:lang w:eastAsia="zh-CN"/>
                  <w:rPrChange w:id="2842" w:author="Xuning Wei12232" w:date="2026-10-24T11:11:00Z">
                    <w:rPr>
                      <w:lang w:eastAsia="zh-CN"/>
                    </w:rPr>
                  </w:rPrChange>
                </w:rPr>
                <w:delText xml:space="preserve">8.0 V </w:delText>
              </w:r>
            </w:del>
            <w:del w:id="2843" w:author="Xuning Wei12232" w:date="2026-10-20T19:12:00Z">
              <w:r>
                <w:rPr>
                  <w:rFonts w:ascii="Times New Roman" w:eastAsia="仿宋_GB2312" w:hAnsi="Times New Roman" w:cs="Times New Roman"/>
                  <w:sz w:val="18"/>
                  <w:szCs w:val="18"/>
                  <w:lang w:eastAsia="zh-CN"/>
                  <w:rPrChange w:id="2844" w:author="Xuning Wei12232" w:date="2026-10-24T11:11:00Z">
                    <w:rPr>
                      <w:lang w:eastAsia="zh-CN"/>
                    </w:rPr>
                  </w:rPrChange>
                </w:rPr>
                <w:delText>DMF</w:delText>
              </w:r>
              <w:commentRangeStart w:id="2845"/>
              <w:r>
                <w:rPr>
                  <w:rFonts w:ascii="Times New Roman" w:eastAsia="仿宋_GB2312" w:hAnsi="Times New Roman" w:cs="Times New Roman"/>
                  <w:sz w:val="18"/>
                  <w:szCs w:val="18"/>
                  <w:lang w:eastAsia="zh-CN"/>
                  <w:rPrChange w:id="2846" w:author="Xuning Wei12232" w:date="2026-10-24T11:11:00Z">
                    <w:rPr>
                      <w:lang w:eastAsia="zh-CN"/>
                    </w:rPr>
                  </w:rPrChange>
                </w:rPr>
                <w:delText xml:space="preserve"> (7.58</w:delText>
              </w:r>
            </w:del>
            <w:del w:id="2847" w:author="Xuning Wei12232" w:date="2026-10-20T11:14:00Z">
              <w:r>
                <w:rPr>
                  <w:rFonts w:ascii="Times New Roman" w:eastAsia="仿宋_GB2312" w:hAnsi="Times New Roman" w:cs="Times New Roman"/>
                  <w:sz w:val="18"/>
                  <w:szCs w:val="18"/>
                  <w:lang w:eastAsia="zh-CN"/>
                  <w:rPrChange w:id="2848" w:author="Xuning Wei12232" w:date="2026-10-24T11:11:00Z">
                    <w:rPr>
                      <w:lang w:eastAsia="zh-CN"/>
                    </w:rPr>
                  </w:rPrChange>
                </w:rPr>
                <w:delText>4</w:delText>
              </w:r>
            </w:del>
            <w:del w:id="2849" w:author="Xuning Wei12232" w:date="2026-10-20T19:12:00Z">
              <w:r>
                <w:rPr>
                  <w:rFonts w:ascii="Times New Roman" w:eastAsia="仿宋_GB2312" w:hAnsi="Times New Roman" w:cs="Times New Roman"/>
                  <w:sz w:val="18"/>
                  <w:szCs w:val="18"/>
                  <w:lang w:eastAsia="zh-CN"/>
                  <w:rPrChange w:id="2850" w:author="Xuning Wei12232" w:date="2026-10-24T11:11:00Z">
                    <w:rPr>
                      <w:lang w:eastAsia="zh-CN"/>
                    </w:rPr>
                  </w:rPrChange>
                </w:rPr>
                <w:delText xml:space="preserve"> kg/k</w:delText>
              </w:r>
              <w:commentRangeEnd w:id="2845"/>
              <w:r>
                <w:rPr>
                  <w:rStyle w:val="aff5"/>
                </w:rPr>
                <w:commentReference w:id="2845"/>
              </w:r>
              <w:r>
                <w:rPr>
                  <w:rFonts w:ascii="Times New Roman" w:eastAsia="仿宋_GB2312" w:hAnsi="Times New Roman" w:cs="Times New Roman"/>
                  <w:sz w:val="18"/>
                  <w:szCs w:val="18"/>
                  <w:lang w:eastAsia="zh-CN"/>
                  <w:rPrChange w:id="2851" w:author="Xuning Wei12232" w:date="2026-10-24T11:11:00Z">
                    <w:rPr>
                      <w:lang w:eastAsia="zh-CN"/>
                    </w:rPr>
                  </w:rPrChange>
                </w:rPr>
                <w:delText>g)</w:delText>
              </w:r>
            </w:del>
            <w:del w:id="2852" w:author="Xuning Wei12232" w:date="2026-10-23T19:52:00Z">
              <w:r>
                <w:rPr>
                  <w:rFonts w:ascii="Times New Roman" w:eastAsia="仿宋_GB2312" w:hAnsi="Times New Roman" w:cs="Times New Roman"/>
                  <w:sz w:val="18"/>
                  <w:szCs w:val="18"/>
                  <w:rPrChange w:id="2853" w:author="Xuning Wei12232" w:date="2026-10-24T11:11:00Z">
                    <w:rPr/>
                  </w:rPrChange>
                </w:rPr>
                <w:delText xml:space="preserve"> </w:delText>
              </w:r>
            </w:del>
            <w:r>
              <w:rPr>
                <w:rFonts w:ascii="Times New Roman" w:eastAsia="仿宋_GB2312" w:hAnsi="Times New Roman" w:cs="Times New Roman"/>
                <w:sz w:val="18"/>
                <w:szCs w:val="18"/>
                <w:rPrChange w:id="2854" w:author="Xuning Wei12232" w:date="2026-10-24T11:11:00Z">
                  <w:rPr/>
                </w:rPrChange>
              </w:rPr>
              <w:t>into the activation tank (TJ4S-1213-Sy15</w:t>
            </w:r>
            <w:r>
              <w:rPr>
                <w:rFonts w:ascii="Times New Roman" w:eastAsia="仿宋_GB2312" w:hAnsi="Times New Roman" w:cs="Times New Roman"/>
                <w:sz w:val="18"/>
                <w:szCs w:val="18"/>
                <w:lang w:eastAsia="zh-CN"/>
                <w:rPrChange w:id="2855" w:author="Xuning Wei12232" w:date="2026-10-24T11:11:00Z">
                  <w:rPr>
                    <w:lang w:eastAsia="zh-CN"/>
                  </w:rPr>
                </w:rPrChange>
              </w:rPr>
              <w:t>-R01)</w:t>
            </w:r>
            <w:r>
              <w:rPr>
                <w:rFonts w:ascii="Times New Roman" w:eastAsia="仿宋_GB2312" w:hAnsi="Times New Roman" w:cs="Times New Roman"/>
                <w:sz w:val="18"/>
                <w:szCs w:val="18"/>
                <w:rPrChange w:id="2856"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2857" w:author="Xuning Wei12232" w:date="2026-10-24T11:11:00Z">
                  <w:rPr>
                    <w:color w:val="0000FF"/>
                  </w:rPr>
                </w:rPrChange>
              </w:rPr>
              <w:t xml:space="preserve"> cleaning pipeline.</w:t>
            </w:r>
          </w:p>
          <w:p w14:paraId="1AA0933D" w14:textId="77777777" w:rsidR="007617DE" w:rsidRDefault="00AE300B" w:rsidP="007617DE">
            <w:pPr>
              <w:pStyle w:val="aff7"/>
              <w:widowControl w:val="0"/>
              <w:numPr>
                <w:ilvl w:val="0"/>
                <w:numId w:val="28"/>
              </w:numPr>
              <w:spacing w:beforeLines="50" w:before="120" w:afterLines="50" w:after="120"/>
              <w:jc w:val="both"/>
              <w:rPr>
                <w:ins w:id="2858" w:author="Xuning Wei12232" w:date="2026-10-20T14:53:00Z"/>
                <w:rFonts w:ascii="Times New Roman" w:eastAsia="仿宋_GB2312" w:hAnsi="Times New Roman" w:cs="Times New Roman"/>
                <w:sz w:val="18"/>
                <w:szCs w:val="18"/>
              </w:rPr>
              <w:pPrChange w:id="2859" w:author="Xuning Wei12232" w:date="2026-10-20T14:52:00Z">
                <w:pPr>
                  <w:widowControl w:val="0"/>
                  <w:spacing w:beforeLines="50" w:before="120" w:afterLines="50" w:after="120"/>
                  <w:contextualSpacing/>
                </w:pPr>
              </w:pPrChange>
            </w:pPr>
            <w:del w:id="2860" w:author="Xuning Wei12232" w:date="2026-10-20T14:53:00Z">
              <w:r>
                <w:rPr>
                  <w:rFonts w:ascii="Times New Roman" w:eastAsia="仿宋_GB2312" w:hAnsi="Times New Roman" w:cs="Times New Roman"/>
                  <w:sz w:val="18"/>
                  <w:szCs w:val="18"/>
                  <w:rPrChange w:id="2861" w:author="Xuning Wei12232" w:date="2026-10-24T11:11:00Z">
                    <w:rPr/>
                  </w:rPrChange>
                </w:rPr>
                <w:lastRenderedPageBreak/>
                <w:br/>
                <w:delText xml:space="preserve">2. </w:delText>
              </w:r>
            </w:del>
            <w:r>
              <w:rPr>
                <w:rFonts w:ascii="Times New Roman" w:eastAsia="仿宋_GB2312" w:hAnsi="Times New Roman" w:cs="Times New Roman"/>
                <w:sz w:val="18"/>
                <w:szCs w:val="18"/>
                <w:rPrChange w:id="2862" w:author="Xuning Wei12232" w:date="2026-10-24T11:11:00Z">
                  <w:rPr/>
                </w:rPrChange>
              </w:rPr>
              <w:t>After the liquid is filtered out of the synthesis reactor. Transfer the mixture in activation tank (TJ4S-1213-Sy15-R01) to synthesis reactor (TJ4S-1213-Sy15).</w:t>
            </w:r>
          </w:p>
          <w:p w14:paraId="1D3D3C64" w14:textId="77777777" w:rsidR="007617DE" w:rsidRPr="007617DE" w:rsidRDefault="00AE300B" w:rsidP="007617DE">
            <w:pPr>
              <w:pStyle w:val="aff7"/>
              <w:widowControl w:val="0"/>
              <w:numPr>
                <w:ilvl w:val="0"/>
                <w:numId w:val="28"/>
              </w:numPr>
              <w:spacing w:beforeLines="50" w:before="120" w:afterLines="50" w:after="120"/>
              <w:jc w:val="both"/>
              <w:rPr>
                <w:rFonts w:ascii="Times New Roman" w:eastAsia="仿宋_GB2312" w:hAnsi="Times New Roman" w:cs="Times New Roman"/>
                <w:sz w:val="18"/>
                <w:szCs w:val="18"/>
                <w:rPrChange w:id="2863" w:author="Xuning Wei12232" w:date="2026-10-24T11:11:00Z">
                  <w:rPr/>
                </w:rPrChange>
              </w:rPr>
              <w:pPrChange w:id="2864" w:author="Xuning Wei12232" w:date="2026-10-20T14:52:00Z">
                <w:pPr>
                  <w:widowControl w:val="0"/>
                  <w:spacing w:beforeLines="50" w:before="120" w:afterLines="50" w:after="120"/>
                  <w:contextualSpacing/>
                </w:pPr>
              </w:pPrChange>
            </w:pPr>
            <w:del w:id="2865" w:author="Xuning Wei12232" w:date="2026-10-20T14:53:00Z">
              <w:r>
                <w:rPr>
                  <w:rFonts w:ascii="Times New Roman" w:eastAsia="仿宋_GB2312" w:hAnsi="Times New Roman" w:cs="Times New Roman"/>
                  <w:sz w:val="18"/>
                  <w:szCs w:val="18"/>
                  <w:rPrChange w:id="2866" w:author="Xuning Wei12232" w:date="2026-10-24T11:11:00Z">
                    <w:rPr/>
                  </w:rPrChange>
                </w:rPr>
                <w:br/>
                <w:delText xml:space="preserve">3. </w:delText>
              </w:r>
            </w:del>
            <w:r>
              <w:rPr>
                <w:rFonts w:ascii="Times New Roman" w:eastAsia="仿宋_GB2312" w:hAnsi="Times New Roman" w:cs="Times New Roman"/>
                <w:sz w:val="18"/>
                <w:szCs w:val="18"/>
                <w:rPrChange w:id="2867" w:author="Xuning Wei12232" w:date="2026-10-24T11:11:00Z">
                  <w:rPr/>
                </w:rPrChange>
              </w:rPr>
              <w:t>Bubble with nitrogen, after s</w:t>
            </w:r>
            <w:r>
              <w:rPr>
                <w:rFonts w:ascii="Times New Roman" w:eastAsia="仿宋_GB2312" w:hAnsi="Times New Roman" w:cs="Times New Roman"/>
                <w:color w:val="0000FF"/>
                <w:sz w:val="18"/>
                <w:szCs w:val="18"/>
                <w:rPrChange w:id="2868" w:author="Xuning Wei12232" w:date="2026-10-24T11:11:00Z">
                  <w:rPr>
                    <w:color w:val="0000FF"/>
                  </w:rPr>
                </w:rPrChange>
              </w:rPr>
              <w:t>tirring, turn off the nitrogen</w:t>
            </w:r>
            <w:r>
              <w:rPr>
                <w:rFonts w:ascii="Times New Roman" w:eastAsia="仿宋_GB2312" w:hAnsi="Times New Roman" w:cs="Times New Roman"/>
                <w:sz w:val="18"/>
                <w:szCs w:val="18"/>
                <w:rPrChange w:id="2869" w:author="Xuning Wei12232" w:date="2026-10-24T11:11:00Z">
                  <w:rPr/>
                </w:rPrChange>
              </w:rPr>
              <w:t>. Drain until there is no obvious drip</w:t>
            </w:r>
          </w:p>
          <w:p w14:paraId="514288C4"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2870"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4C80B70B" w14:textId="77777777">
        <w:trPr>
          <w:trHeight w:val="20"/>
        </w:trPr>
        <w:tc>
          <w:tcPr>
            <w:tcW w:w="310" w:type="pct"/>
            <w:tcBorders>
              <w:bottom w:val="single" w:sz="4" w:space="0" w:color="auto"/>
            </w:tcBorders>
            <w:tcMar>
              <w:top w:w="57" w:type="dxa"/>
              <w:left w:w="85" w:type="dxa"/>
              <w:bottom w:w="57" w:type="dxa"/>
              <w:right w:w="85" w:type="dxa"/>
            </w:tcMar>
            <w:vAlign w:val="center"/>
          </w:tcPr>
          <w:p w14:paraId="22B666B4" w14:textId="77777777" w:rsidR="007617DE" w:rsidRDefault="00AE300B">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del w:id="2871" w:author="Xuning Wei12232" w:date="2026-10-18T21:59:00Z">
              <w:r>
                <w:rPr>
                  <w:rFonts w:ascii="Times New Roman" w:eastAsia="仿宋_GB2312" w:hAnsi="Times New Roman" w:cs="Times New Roman"/>
                  <w:sz w:val="18"/>
                  <w:szCs w:val="18"/>
                  <w:lang w:eastAsia="zh-CN"/>
                </w:rPr>
                <w:lastRenderedPageBreak/>
                <w:delText>1</w:delText>
              </w:r>
            </w:del>
          </w:p>
        </w:tc>
        <w:tc>
          <w:tcPr>
            <w:tcW w:w="781" w:type="pct"/>
            <w:tcBorders>
              <w:bottom w:val="single" w:sz="4" w:space="0" w:color="auto"/>
            </w:tcBorders>
            <w:tcMar>
              <w:top w:w="57" w:type="dxa"/>
              <w:left w:w="85" w:type="dxa"/>
              <w:bottom w:w="57" w:type="dxa"/>
              <w:right w:w="85" w:type="dxa"/>
            </w:tcMar>
            <w:vAlign w:val="center"/>
          </w:tcPr>
          <w:p w14:paraId="4A8EC9B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Borders>
              <w:bottom w:val="single" w:sz="4" w:space="0" w:color="auto"/>
            </w:tcBorders>
            <w:tcMar>
              <w:top w:w="57" w:type="dxa"/>
              <w:left w:w="85" w:type="dxa"/>
              <w:bottom w:w="57" w:type="dxa"/>
              <w:right w:w="85" w:type="dxa"/>
            </w:tcMar>
            <w:vAlign w:val="center"/>
          </w:tcPr>
          <w:p w14:paraId="62DCDA37" w14:textId="77777777" w:rsidR="007617DE" w:rsidRDefault="00AE300B" w:rsidP="007617DE">
            <w:pPr>
              <w:pStyle w:val="aff7"/>
              <w:widowControl w:val="0"/>
              <w:numPr>
                <w:ilvl w:val="0"/>
                <w:numId w:val="29"/>
              </w:numPr>
              <w:spacing w:beforeLines="50" w:before="120" w:afterLines="50" w:after="120"/>
              <w:jc w:val="both"/>
              <w:rPr>
                <w:ins w:id="2872" w:author="Xuning Wei12232" w:date="2026-10-20T14:56:00Z"/>
                <w:rFonts w:ascii="Times New Roman" w:eastAsia="仿宋_GB2312" w:hAnsi="Times New Roman" w:cs="Times New Roman"/>
                <w:sz w:val="18"/>
                <w:szCs w:val="18"/>
              </w:rPr>
              <w:pPrChange w:id="2873" w:author="Xuning Wei12232" w:date="2026-10-20T14:56:00Z">
                <w:pPr>
                  <w:widowControl w:val="0"/>
                  <w:spacing w:beforeLines="50" w:before="120" w:afterLines="50" w:after="120"/>
                  <w:contextualSpacing/>
                </w:pPr>
              </w:pPrChange>
            </w:pPr>
            <w:del w:id="2874" w:author="Xuning Wei12232" w:date="2026-10-20T14:56: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2875" w:author="Xuning Wei12232" w:date="2026-10-24T11:11:00Z">
                  <w:rPr/>
                </w:rPrChange>
              </w:rPr>
              <w:t>Add</w:t>
            </w:r>
            <w:r>
              <w:rPr>
                <w:rFonts w:ascii="Times New Roman" w:eastAsia="仿宋_GB2312" w:hAnsi="Times New Roman" w:cs="Times New Roman"/>
                <w:sz w:val="18"/>
                <w:szCs w:val="18"/>
                <w:lang w:eastAsia="zh-CN"/>
                <w:rPrChange w:id="2876" w:author="Xuning Wei12232" w:date="2026-10-24T11:11:00Z">
                  <w:rPr>
                    <w:lang w:eastAsia="zh-CN"/>
                  </w:rPr>
                </w:rPrChange>
              </w:rPr>
              <w:t xml:space="preserve"> </w:t>
            </w:r>
            <w:del w:id="2877" w:author="Xuning Wei12232" w:date="2026-10-20T08:01:00Z">
              <w:r>
                <w:rPr>
                  <w:rFonts w:ascii="Times New Roman" w:eastAsia="仿宋_GB2312" w:hAnsi="Times New Roman" w:cs="Times New Roman"/>
                  <w:bCs w:val="0"/>
                  <w:sz w:val="18"/>
                  <w:szCs w:val="18"/>
                  <w:lang w:eastAsia="zh-CN"/>
                  <w:rPrChange w:id="2878" w:author="Xuning Wei12232" w:date="2026-10-24T11:11:00Z">
                    <w:rPr>
                      <w:lang w:eastAsia="zh-CN"/>
                    </w:rPr>
                  </w:rPrChange>
                </w:rPr>
                <w:delText xml:space="preserve">8.0 V </w:delText>
              </w:r>
            </w:del>
            <w:r>
              <w:rPr>
                <w:rFonts w:ascii="Times New Roman" w:eastAsia="仿宋_GB2312" w:hAnsi="Times New Roman" w:cs="Times New Roman"/>
                <w:bCs w:val="0"/>
                <w:sz w:val="18"/>
                <w:szCs w:val="18"/>
                <w:lang w:eastAsia="zh-CN"/>
                <w:rPrChange w:id="2879"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2880"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2881" w:author="Xuning Wei12232" w:date="2026-10-24T11:11:00Z">
                  <w:rPr>
                    <w:lang w:eastAsia="zh-CN"/>
                  </w:rPr>
                </w:rPrChange>
              </w:rPr>
              <w:t xml:space="preserve"> in </w:t>
            </w:r>
            <w:ins w:id="2882" w:author="Xuning Wei12232" w:date="2026-10-20T19:59:00Z">
              <w:r>
                <w:rPr>
                  <w:rFonts w:ascii="Times New Roman" w:eastAsia="仿宋_GB2312" w:hAnsi="Times New Roman" w:cs="Times New Roman"/>
                  <w:bCs w:val="0"/>
                  <w:color w:val="FF0000"/>
                  <w:sz w:val="18"/>
                  <w:szCs w:val="18"/>
                  <w:lang w:eastAsia="zh-CN"/>
                </w:rPr>
                <w:t>DMF (8.0 V, 7.45 kg/kg)</w:t>
              </w:r>
              <w:r>
                <w:rPr>
                  <w:rFonts w:ascii="Times New Roman" w:eastAsia="仿宋_GB2312" w:hAnsi="Times New Roman" w:cs="Times New Roman"/>
                  <w:bCs w:val="0"/>
                  <w:sz w:val="18"/>
                  <w:szCs w:val="18"/>
                  <w:lang w:eastAsia="zh-CN"/>
                </w:rPr>
                <w:t xml:space="preserve"> </w:t>
              </w:r>
            </w:ins>
            <w:del w:id="2883" w:author="Xuning Wei12232" w:date="2026-10-20T19:59:00Z">
              <w:r>
                <w:rPr>
                  <w:rFonts w:ascii="Times New Roman" w:eastAsia="仿宋_GB2312" w:hAnsi="Times New Roman" w:cs="Times New Roman"/>
                  <w:bCs w:val="0"/>
                  <w:sz w:val="18"/>
                  <w:szCs w:val="18"/>
                  <w:lang w:eastAsia="zh-CN"/>
                  <w:rPrChange w:id="2884" w:author="Xuning Wei12232" w:date="2026-10-24T11:11:00Z">
                    <w:rPr>
                      <w:lang w:eastAsia="zh-CN"/>
                    </w:rPr>
                  </w:rPrChange>
                </w:rPr>
                <w:delText>DMF (7.</w:delText>
              </w:r>
            </w:del>
            <w:del w:id="2885" w:author="Xuning Wei12232" w:date="2026-10-20T11:16:00Z">
              <w:r>
                <w:rPr>
                  <w:rFonts w:ascii="Times New Roman" w:eastAsia="仿宋_GB2312" w:hAnsi="Times New Roman" w:cs="Times New Roman"/>
                  <w:bCs w:val="0"/>
                  <w:sz w:val="18"/>
                  <w:szCs w:val="18"/>
                  <w:lang w:eastAsia="zh-CN"/>
                  <w:rPrChange w:id="2886" w:author="Xuning Wei12232" w:date="2026-10-24T11:11:00Z">
                    <w:rPr>
                      <w:lang w:eastAsia="zh-CN"/>
                    </w:rPr>
                  </w:rPrChange>
                </w:rPr>
                <w:delText xml:space="preserve">448 </w:delText>
              </w:r>
            </w:del>
            <w:del w:id="2887" w:author="Xuning Wei12232" w:date="2026-10-20T19:59:00Z">
              <w:r>
                <w:rPr>
                  <w:rFonts w:ascii="Times New Roman" w:eastAsia="仿宋_GB2312" w:hAnsi="Times New Roman" w:cs="Times New Roman"/>
                  <w:bCs w:val="0"/>
                  <w:sz w:val="18"/>
                  <w:szCs w:val="18"/>
                  <w:lang w:eastAsia="zh-CN"/>
                  <w:rPrChange w:id="2888" w:author="Xuning Wei12232" w:date="2026-10-24T11:11:00Z">
                    <w:rPr>
                      <w:lang w:eastAsia="zh-CN"/>
                    </w:rPr>
                  </w:rPrChange>
                </w:rPr>
                <w:delText>kg/kg)</w:delText>
              </w:r>
            </w:del>
            <w:r>
              <w:rPr>
                <w:rFonts w:ascii="Times New Roman" w:eastAsia="仿宋_GB2312" w:hAnsi="Times New Roman" w:cs="Times New Roman"/>
                <w:bCs w:val="0"/>
                <w:sz w:val="18"/>
                <w:szCs w:val="18"/>
                <w:lang w:eastAsia="zh-CN"/>
                <w:rPrChange w:id="2889" w:author="Xuning Wei12232" w:date="2026-10-24T11:11:00Z">
                  <w:rPr>
                    <w:lang w:eastAsia="zh-CN"/>
                  </w:rPr>
                </w:rPrChange>
              </w:rPr>
              <w:t xml:space="preserve"> </w:t>
            </w:r>
            <w:r>
              <w:rPr>
                <w:rFonts w:ascii="Times New Roman" w:eastAsia="仿宋_GB2312" w:hAnsi="Times New Roman" w:cs="Times New Roman"/>
                <w:sz w:val="18"/>
                <w:szCs w:val="18"/>
                <w:rPrChange w:id="2890" w:author="Xuning Wei12232" w:date="2026-10-24T11:11:00Z">
                  <w:rPr/>
                </w:rPrChange>
              </w:rPr>
              <w:t>into</w:t>
            </w:r>
            <w:r>
              <w:rPr>
                <w:rFonts w:ascii="Times New Roman" w:eastAsia="仿宋_GB2312" w:hAnsi="Times New Roman" w:cs="Times New Roman"/>
                <w:b/>
                <w:sz w:val="18"/>
                <w:szCs w:val="18"/>
                <w:rPrChange w:id="2891" w:author="Xuning Wei12232" w:date="2026-10-24T11:11:00Z">
                  <w:rPr>
                    <w:b/>
                  </w:rPr>
                </w:rPrChange>
              </w:rPr>
              <w:t xml:space="preserve"> </w:t>
            </w:r>
            <w:r>
              <w:rPr>
                <w:rFonts w:ascii="Times New Roman" w:eastAsia="仿宋_GB2312" w:hAnsi="Times New Roman" w:cs="Times New Roman"/>
                <w:sz w:val="18"/>
                <w:szCs w:val="18"/>
                <w:rPrChange w:id="2892" w:author="Xuning Wei12232" w:date="2026-10-24T11:11:00Z">
                  <w:rPr/>
                </w:rPrChange>
              </w:rPr>
              <w:t xml:space="preserve">TJ4S-1213-Sy15. </w:t>
            </w:r>
          </w:p>
          <w:p w14:paraId="4DAC4DA4" w14:textId="77777777" w:rsidR="007617DE" w:rsidRDefault="00AE300B" w:rsidP="007617DE">
            <w:pPr>
              <w:pStyle w:val="aff7"/>
              <w:widowControl w:val="0"/>
              <w:numPr>
                <w:ilvl w:val="0"/>
                <w:numId w:val="29"/>
              </w:numPr>
              <w:spacing w:beforeLines="50" w:before="120" w:afterLines="50" w:after="120"/>
              <w:jc w:val="both"/>
              <w:rPr>
                <w:ins w:id="2893" w:author="Xuning Wei12232" w:date="2026-10-20T14:56:00Z"/>
                <w:rFonts w:ascii="Times New Roman" w:eastAsia="仿宋_GB2312" w:hAnsi="Times New Roman" w:cs="Times New Roman"/>
                <w:sz w:val="18"/>
                <w:szCs w:val="18"/>
              </w:rPr>
              <w:pPrChange w:id="2894" w:author="Xuning Wei12232" w:date="2026-10-20T14:56:00Z">
                <w:pPr>
                  <w:widowControl w:val="0"/>
                  <w:spacing w:beforeLines="50" w:before="120" w:afterLines="50" w:after="120"/>
                  <w:contextualSpacing/>
                </w:pPr>
              </w:pPrChange>
            </w:pPr>
            <w:del w:id="2895" w:author="Xuning Wei12232" w:date="2026-10-20T14:56:00Z">
              <w:r>
                <w:rPr>
                  <w:rFonts w:ascii="Times New Roman" w:eastAsia="仿宋_GB2312" w:hAnsi="Times New Roman" w:cs="Times New Roman"/>
                  <w:sz w:val="18"/>
                  <w:szCs w:val="18"/>
                  <w:rPrChange w:id="2896" w:author="Xuning Wei12232" w:date="2026-10-24T11:11:00Z">
                    <w:rPr/>
                  </w:rPrChange>
                </w:rPr>
                <w:br/>
                <w:delText xml:space="preserve">2. </w:delText>
              </w:r>
            </w:del>
            <w:r>
              <w:rPr>
                <w:rFonts w:ascii="Times New Roman" w:eastAsia="仿宋_GB2312" w:hAnsi="Times New Roman" w:cs="Times New Roman"/>
                <w:sz w:val="18"/>
                <w:szCs w:val="18"/>
                <w:rPrChange w:id="2897"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2898" w:author="Xuning Wei12232" w:date="2026-10-24T11:11:00Z">
                  <w:rPr>
                    <w:color w:val="0000FF"/>
                  </w:rPr>
                </w:rPrChange>
              </w:rPr>
              <w:t>agitator</w:t>
            </w:r>
            <w:r>
              <w:rPr>
                <w:rFonts w:ascii="Times New Roman" w:eastAsia="仿宋_GB2312" w:hAnsi="Times New Roman" w:cs="Times New Roman"/>
                <w:sz w:val="18"/>
                <w:szCs w:val="18"/>
                <w:rPrChange w:id="2899" w:author="Xuning Wei12232" w:date="2026-10-24T11:11:00Z">
                  <w:rPr/>
                </w:rPrChange>
              </w:rPr>
              <w:t>.</w:t>
            </w:r>
          </w:p>
          <w:p w14:paraId="662B685D" w14:textId="77777777" w:rsidR="007617DE" w:rsidRDefault="00AE300B" w:rsidP="007617DE">
            <w:pPr>
              <w:pStyle w:val="aff7"/>
              <w:widowControl w:val="0"/>
              <w:numPr>
                <w:ilvl w:val="0"/>
                <w:numId w:val="29"/>
              </w:numPr>
              <w:spacing w:beforeLines="50" w:before="120" w:afterLines="50" w:after="120"/>
              <w:jc w:val="both"/>
              <w:rPr>
                <w:ins w:id="2900" w:author="Xuning Wei12232" w:date="2026-10-20T14:56:00Z"/>
                <w:rFonts w:ascii="Times New Roman" w:eastAsia="仿宋_GB2312" w:hAnsi="Times New Roman" w:cs="Times New Roman"/>
                <w:sz w:val="18"/>
                <w:szCs w:val="18"/>
              </w:rPr>
              <w:pPrChange w:id="2901" w:author="Xuning Wei12232" w:date="2026-10-20T14:56:00Z">
                <w:pPr>
                  <w:widowControl w:val="0"/>
                  <w:spacing w:beforeLines="50" w:before="120" w:afterLines="50" w:after="120"/>
                  <w:contextualSpacing/>
                </w:pPr>
              </w:pPrChange>
            </w:pPr>
            <w:del w:id="2902" w:author="Xuning Wei12232" w:date="2026-10-20T14:56:00Z">
              <w:r>
                <w:rPr>
                  <w:rFonts w:ascii="Times New Roman" w:eastAsia="仿宋_GB2312" w:hAnsi="Times New Roman" w:cs="Times New Roman"/>
                  <w:sz w:val="18"/>
                  <w:szCs w:val="18"/>
                  <w:rPrChange w:id="2903" w:author="Xuning Wei12232" w:date="2026-10-24T11:11:00Z">
                    <w:rPr/>
                  </w:rPrChange>
                </w:rPr>
                <w:br/>
                <w:delText xml:space="preserve">3. </w:delText>
              </w:r>
            </w:del>
            <w:r>
              <w:rPr>
                <w:rFonts w:ascii="Times New Roman" w:eastAsia="仿宋_GB2312" w:hAnsi="Times New Roman" w:cs="Times New Roman"/>
                <w:sz w:val="18"/>
                <w:szCs w:val="18"/>
                <w:lang w:eastAsia="zh-CN"/>
                <w:rPrChange w:id="2904" w:author="Xuning Wei12232" w:date="2026-10-24T11:11:00Z">
                  <w:rPr>
                    <w:lang w:eastAsia="zh-CN"/>
                  </w:rPr>
                </w:rPrChange>
              </w:rPr>
              <w:t>A</w:t>
            </w:r>
            <w:r>
              <w:rPr>
                <w:rFonts w:ascii="Times New Roman" w:eastAsia="仿宋_GB2312" w:hAnsi="Times New Roman" w:cs="Times New Roman"/>
                <w:sz w:val="18"/>
                <w:szCs w:val="18"/>
                <w:rPrChange w:id="2905" w:author="Xuning Wei12232" w:date="2026-10-24T11:11:00Z">
                  <w:rPr/>
                </w:rPrChange>
              </w:rPr>
              <w:t>djust to</w:t>
            </w:r>
            <w:ins w:id="2906" w:author="Xuning Wei12232" w:date="2026-10-20T22:03:00Z">
              <w:r>
                <w:rPr>
                  <w:rFonts w:ascii="Times New Roman" w:eastAsia="仿宋_GB2312" w:hAnsi="Times New Roman" w:cs="Times New Roman"/>
                  <w:sz w:val="18"/>
                  <w:szCs w:val="18"/>
                </w:rPr>
                <w:t xml:space="preserve"> </w:t>
              </w:r>
            </w:ins>
            <w:ins w:id="2907" w:author="Xuning Wei12232" w:date="2026-10-20T20:02:00Z">
              <w:r>
                <w:rPr>
                  <w:rFonts w:ascii="Times New Roman" w:eastAsia="仿宋_GB2312" w:hAnsi="Times New Roman" w:cs="Times New Roman"/>
                  <w:color w:val="FF0000"/>
                  <w:sz w:val="18"/>
                  <w:szCs w:val="18"/>
                </w:rPr>
                <w:t xml:space="preserve">25.0 ± 5.0 °C (target: </w:t>
              </w:r>
            </w:ins>
            <w:ins w:id="2908" w:author="Xuning Wei12232" w:date="2026-10-20T21:36:00Z">
              <w:r>
                <w:rPr>
                  <w:rFonts w:ascii="Times New Roman" w:eastAsia="仿宋_GB2312" w:hAnsi="Times New Roman" w:cs="Times New Roman"/>
                  <w:color w:val="FF0000"/>
                  <w:sz w:val="18"/>
                  <w:szCs w:val="18"/>
                </w:rPr>
                <w:t>25.0 °C</w:t>
              </w:r>
            </w:ins>
            <w:ins w:id="2909" w:author="Xuning Wei12232" w:date="2026-10-20T20:02:00Z">
              <w:r>
                <w:rPr>
                  <w:rFonts w:ascii="Times New Roman" w:eastAsia="仿宋_GB2312" w:hAnsi="Times New Roman" w:cs="Times New Roman"/>
                  <w:color w:val="FF0000"/>
                  <w:sz w:val="18"/>
                  <w:szCs w:val="18"/>
                </w:rPr>
                <w:t>)</w:t>
              </w:r>
            </w:ins>
            <w:del w:id="2910" w:author="Xuning Wei12232" w:date="2026-10-20T20:02:00Z">
              <w:r>
                <w:rPr>
                  <w:rFonts w:ascii="Times New Roman" w:eastAsia="仿宋_GB2312" w:hAnsi="Times New Roman" w:cs="Times New Roman"/>
                  <w:sz w:val="18"/>
                  <w:szCs w:val="18"/>
                  <w:rPrChange w:id="2911" w:author="Xuning Wei12232" w:date="2026-10-24T11:11:00Z">
                    <w:rPr/>
                  </w:rPrChange>
                </w:rPr>
                <w:delText xml:space="preserve"> </w:delText>
              </w:r>
            </w:del>
            <w:del w:id="2912" w:author="Xuning Wei12232" w:date="2026-10-20T14:33:00Z">
              <w:r>
                <w:rPr>
                  <w:rFonts w:ascii="Times New Roman" w:eastAsia="仿宋_GB2312" w:hAnsi="Times New Roman" w:cs="Times New Roman"/>
                  <w:sz w:val="18"/>
                  <w:szCs w:val="18"/>
                  <w:rPrChange w:id="2913" w:author="Xuning Wei12232" w:date="2026-10-24T11:11:00Z">
                    <w:rPr/>
                  </w:rPrChange>
                </w:rPr>
                <w:delText>25 ± 5 °C</w:delText>
              </w:r>
            </w:del>
            <w:r>
              <w:rPr>
                <w:rFonts w:ascii="Times New Roman" w:eastAsia="仿宋_GB2312" w:hAnsi="Times New Roman" w:cs="Times New Roman"/>
                <w:sz w:val="18"/>
                <w:szCs w:val="18"/>
                <w:rPrChange w:id="2914" w:author="Xuning Wei12232" w:date="2026-10-24T11:11:00Z">
                  <w:rPr/>
                </w:rPrChange>
              </w:rPr>
              <w:t xml:space="preserve"> </w:t>
            </w:r>
            <w:del w:id="2915" w:author="Xuning Wei12232" w:date="2026-10-20T20:02:00Z">
              <w:r>
                <w:rPr>
                  <w:rFonts w:ascii="Times New Roman" w:eastAsia="仿宋_GB2312" w:hAnsi="Times New Roman" w:cs="Times New Roman"/>
                  <w:sz w:val="18"/>
                  <w:szCs w:val="18"/>
                  <w:rPrChange w:id="2916" w:author="Xuning Wei12232" w:date="2026-10-24T11:11:00Z">
                    <w:rPr/>
                  </w:rPrChange>
                </w:rPr>
                <w:delText xml:space="preserve">(target: 25 °C) </w:delText>
              </w:r>
            </w:del>
            <w:r>
              <w:rPr>
                <w:rFonts w:ascii="Times New Roman" w:eastAsia="仿宋_GB2312" w:hAnsi="Times New Roman" w:cs="Times New Roman"/>
                <w:sz w:val="18"/>
                <w:szCs w:val="18"/>
                <w:rPrChange w:id="2917" w:author="Xuning Wei12232" w:date="2026-10-24T11:11:00Z">
                  <w:rPr/>
                </w:rPrChange>
              </w:rPr>
              <w:t xml:space="preserve">and stir for </w:t>
            </w:r>
            <w:ins w:id="2918" w:author="Xuning Wei12232" w:date="2026-10-22T10:19:00Z">
              <w:r>
                <w:rPr>
                  <w:rFonts w:ascii="Times New Roman" w:eastAsia="仿宋_GB2312" w:hAnsi="Times New Roman" w:cs="Times New Roman"/>
                  <w:color w:val="000000" w:themeColor="text1"/>
                  <w:sz w:val="18"/>
                  <w:szCs w:val="18"/>
                  <w:rPrChange w:id="2919"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2920" w:author="Xuning Wei12232" w:date="2026-10-22T10:19:00Z">
              <w:r>
                <w:rPr>
                  <w:rFonts w:ascii="Times New Roman" w:eastAsia="仿宋_GB2312" w:hAnsi="Times New Roman" w:cs="Times New Roman"/>
                  <w:sz w:val="18"/>
                  <w:szCs w:val="18"/>
                  <w:rPrChange w:id="2921" w:author="Xuning Wei12232" w:date="2026-10-24T11:11:00Z">
                    <w:rPr/>
                  </w:rPrChange>
                </w:rPr>
                <w:delText>2 h ± 15 min</w:delText>
              </w:r>
            </w:del>
            <w:r>
              <w:rPr>
                <w:rFonts w:ascii="Times New Roman" w:eastAsia="仿宋_GB2312" w:hAnsi="Times New Roman" w:cs="Times New Roman"/>
                <w:sz w:val="18"/>
                <w:szCs w:val="18"/>
                <w:rPrChange w:id="2922" w:author="Xuning Wei12232" w:date="2026-10-24T11:11:00Z">
                  <w:rPr/>
                </w:rPrChange>
              </w:rPr>
              <w:t xml:space="preserve"> (target: 2 h) at </w:t>
            </w:r>
            <w:del w:id="2923" w:author="Xuning Wei12232" w:date="2026-10-20T14:33:00Z">
              <w:r>
                <w:rPr>
                  <w:rFonts w:ascii="Times New Roman" w:eastAsia="仿宋_GB2312" w:hAnsi="Times New Roman" w:cs="Times New Roman"/>
                  <w:sz w:val="18"/>
                  <w:szCs w:val="18"/>
                  <w:rPrChange w:id="2924" w:author="Xuning Wei12232" w:date="2026-10-24T11:11:00Z">
                    <w:rPr/>
                  </w:rPrChange>
                </w:rPr>
                <w:delText>25 ± 5 °C</w:delText>
              </w:r>
            </w:del>
            <w:ins w:id="2925" w:author="Xuning Wei12232" w:date="2026-10-20T14:33:00Z">
              <w:r>
                <w:rPr>
                  <w:rFonts w:ascii="Times New Roman" w:eastAsia="仿宋_GB2312" w:hAnsi="Times New Roman" w:cs="Times New Roman"/>
                  <w:sz w:val="18"/>
                  <w:szCs w:val="18"/>
                  <w:rPrChange w:id="2926" w:author="Xuning Wei12232" w:date="2026-10-24T11:11:00Z">
                    <w:rPr/>
                  </w:rPrChange>
                </w:rPr>
                <w:t>25.0 ± 5.0 °C</w:t>
              </w:r>
            </w:ins>
            <w:r>
              <w:rPr>
                <w:rFonts w:ascii="Times New Roman" w:eastAsia="仿宋_GB2312" w:hAnsi="Times New Roman" w:cs="Times New Roman"/>
                <w:sz w:val="18"/>
                <w:szCs w:val="18"/>
                <w:rPrChange w:id="2927" w:author="Xuning Wei12232" w:date="2026-10-24T11:11:00Z">
                  <w:rPr/>
                </w:rPrChange>
              </w:rPr>
              <w:t xml:space="preserve"> (target: </w:t>
            </w:r>
            <w:del w:id="2928" w:author="Xuning Wei12232" w:date="2026-10-20T21:36:00Z">
              <w:r>
                <w:rPr>
                  <w:rFonts w:ascii="Times New Roman" w:eastAsia="仿宋_GB2312" w:hAnsi="Times New Roman" w:cs="Times New Roman"/>
                  <w:sz w:val="18"/>
                  <w:szCs w:val="18"/>
                  <w:rPrChange w:id="2929" w:author="Xuning Wei12232" w:date="2026-10-24T11:11:00Z">
                    <w:rPr/>
                  </w:rPrChange>
                </w:rPr>
                <w:delText>25 °C</w:delText>
              </w:r>
            </w:del>
            <w:ins w:id="2930"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2931" w:author="Xuning Wei12232" w:date="2026-10-24T11:11:00Z">
                  <w:rPr/>
                </w:rPrChange>
              </w:rPr>
              <w:t>).</w:t>
            </w:r>
          </w:p>
          <w:p w14:paraId="2A4FA52F" w14:textId="77777777" w:rsidR="007617DE" w:rsidRPr="007617DE" w:rsidRDefault="00AE300B" w:rsidP="007617DE">
            <w:pPr>
              <w:pStyle w:val="aff7"/>
              <w:widowControl w:val="0"/>
              <w:numPr>
                <w:ilvl w:val="0"/>
                <w:numId w:val="29"/>
              </w:numPr>
              <w:spacing w:beforeLines="50" w:before="120" w:afterLines="50" w:after="120"/>
              <w:jc w:val="both"/>
              <w:rPr>
                <w:rFonts w:ascii="Times New Roman" w:eastAsia="仿宋_GB2312" w:hAnsi="Times New Roman" w:cs="Times New Roman"/>
                <w:sz w:val="18"/>
                <w:szCs w:val="18"/>
                <w:rPrChange w:id="2932" w:author="Xuning Wei12232" w:date="2026-10-24T11:11:00Z">
                  <w:rPr/>
                </w:rPrChange>
              </w:rPr>
              <w:pPrChange w:id="2933" w:author="Xuning Wei12232" w:date="2026-10-20T14:56:00Z">
                <w:pPr>
                  <w:widowControl w:val="0"/>
                  <w:spacing w:beforeLines="50" w:before="120" w:afterLines="50" w:after="120"/>
                  <w:contextualSpacing/>
                </w:pPr>
              </w:pPrChange>
            </w:pPr>
            <w:del w:id="2934" w:author="Xuning Wei12232" w:date="2026-10-20T14:56:00Z">
              <w:r>
                <w:rPr>
                  <w:rFonts w:ascii="Times New Roman" w:eastAsia="仿宋_GB2312" w:hAnsi="Times New Roman" w:cs="Times New Roman"/>
                  <w:sz w:val="18"/>
                  <w:szCs w:val="18"/>
                  <w:rPrChange w:id="2935" w:author="Xuning Wei12232" w:date="2026-10-24T11:11:00Z">
                    <w:rPr/>
                  </w:rPrChange>
                </w:rPr>
                <w:br/>
                <w:delText xml:space="preserve">4. </w:delText>
              </w:r>
            </w:del>
            <w:r>
              <w:rPr>
                <w:rFonts w:ascii="Times New Roman" w:eastAsia="仿宋_GB2312" w:hAnsi="Times New Roman" w:cs="Times New Roman"/>
                <w:sz w:val="18"/>
                <w:szCs w:val="18"/>
                <w:rPrChange w:id="2936" w:author="Xuning Wei12232" w:date="2026-10-24T11:11:00Z">
                  <w:rPr/>
                </w:rPrChange>
              </w:rPr>
              <w:t xml:space="preserve">Stop stirring, turn off the nitrogen. Drain until there is no obvious drip. </w:t>
            </w:r>
          </w:p>
        </w:tc>
      </w:tr>
      <w:tr w:rsidR="007617DE" w14:paraId="7CE6924D" w14:textId="77777777">
        <w:trPr>
          <w:trHeight w:val="20"/>
        </w:trPr>
        <w:tc>
          <w:tcPr>
            <w:tcW w:w="310" w:type="pct"/>
            <w:tcBorders>
              <w:bottom w:val="single" w:sz="4" w:space="0" w:color="auto"/>
            </w:tcBorders>
            <w:tcMar>
              <w:top w:w="57" w:type="dxa"/>
              <w:left w:w="85" w:type="dxa"/>
              <w:bottom w:w="57" w:type="dxa"/>
              <w:right w:w="85" w:type="dxa"/>
            </w:tcMar>
            <w:vAlign w:val="center"/>
          </w:tcPr>
          <w:p w14:paraId="00FAF8F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372DD8A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74DD25A1" w14:textId="77777777" w:rsidR="007617DE" w:rsidRDefault="00AE300B" w:rsidP="007617DE">
            <w:pPr>
              <w:pStyle w:val="aff7"/>
              <w:widowControl w:val="0"/>
              <w:numPr>
                <w:ilvl w:val="0"/>
                <w:numId w:val="30"/>
              </w:numPr>
              <w:spacing w:beforeLines="50" w:before="120" w:afterLines="50" w:after="120"/>
              <w:jc w:val="both"/>
              <w:rPr>
                <w:ins w:id="2937" w:author="Xuning Wei12232" w:date="2026-10-20T14:56:00Z"/>
                <w:rFonts w:ascii="Times New Roman" w:eastAsia="仿宋_GB2312" w:hAnsi="Times New Roman" w:cs="Times New Roman"/>
                <w:sz w:val="18"/>
                <w:szCs w:val="18"/>
              </w:rPr>
              <w:pPrChange w:id="2938" w:author="Xuning Wei12232" w:date="2026-10-20T14:56:00Z">
                <w:pPr>
                  <w:widowControl w:val="0"/>
                  <w:spacing w:beforeLines="50" w:before="120" w:afterLines="50" w:after="120"/>
                  <w:contextualSpacing/>
                </w:pPr>
              </w:pPrChange>
            </w:pPr>
            <w:del w:id="2939" w:author="Xuning Wei12232" w:date="2026-10-20T14:56: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2940"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2941" w:author="Xuning Wei12232" w:date="2026-10-24T11:11:00Z">
                  <w:rPr>
                    <w:rFonts w:hint="eastAsia"/>
                  </w:rPr>
                </w:rPrChange>
              </w:rPr>
              <w:t>±</w:t>
            </w:r>
            <w:r>
              <w:rPr>
                <w:rFonts w:ascii="Times New Roman" w:eastAsia="仿宋_GB2312" w:hAnsi="Times New Roman" w:cs="Times New Roman"/>
                <w:sz w:val="18"/>
                <w:szCs w:val="18"/>
                <w:rPrChange w:id="2942" w:author="Xuning Wei12232" w:date="2026-10-24T11:11:00Z">
                  <w:rPr/>
                </w:rPrChange>
              </w:rPr>
              <w:t>5 °C (</w:t>
            </w:r>
            <w:del w:id="2943" w:author="Xuning Wei12232" w:date="2026-10-24T10:48:00Z">
              <w:r>
                <w:rPr>
                  <w:rFonts w:ascii="Times New Roman" w:eastAsia="仿宋_GB2312" w:hAnsi="Times New Roman" w:cs="Times New Roman"/>
                  <w:sz w:val="18"/>
                  <w:szCs w:val="18"/>
                  <w:rPrChange w:id="2944" w:author="Xuning Wei12232" w:date="2026-10-24T11:11:00Z">
                    <w:rPr/>
                  </w:rPrChange>
                </w:rPr>
                <w:delText>target: 20 °C</w:delText>
              </w:r>
            </w:del>
            <w:ins w:id="2945"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2946" w:author="Xuning Wei12232" w:date="2026-10-24T11:11:00Z">
                  <w:rPr/>
                </w:rPrChange>
              </w:rPr>
              <w:t>).</w:t>
            </w:r>
          </w:p>
          <w:p w14:paraId="62F9882C" w14:textId="77777777" w:rsidR="007617DE" w:rsidRDefault="00AE300B" w:rsidP="007617DE">
            <w:pPr>
              <w:pStyle w:val="aff7"/>
              <w:widowControl w:val="0"/>
              <w:numPr>
                <w:ilvl w:val="0"/>
                <w:numId w:val="30"/>
              </w:numPr>
              <w:spacing w:beforeLines="50" w:before="120" w:afterLines="50" w:after="120"/>
              <w:jc w:val="both"/>
              <w:rPr>
                <w:ins w:id="2947" w:author="Xuning Wei12232" w:date="2026-10-20T14:56:00Z"/>
                <w:rFonts w:ascii="Times New Roman" w:eastAsia="仿宋_GB2312" w:hAnsi="Times New Roman" w:cs="Times New Roman"/>
                <w:sz w:val="18"/>
                <w:szCs w:val="18"/>
              </w:rPr>
              <w:pPrChange w:id="2948" w:author="Xuning Wei12232" w:date="2026-10-20T14:56:00Z">
                <w:pPr>
                  <w:widowControl w:val="0"/>
                  <w:spacing w:beforeLines="50" w:before="120" w:afterLines="50" w:after="120"/>
                  <w:contextualSpacing/>
                </w:pPr>
              </w:pPrChange>
            </w:pPr>
            <w:ins w:id="2949" w:author="Xuning Wei12232" w:date="2026-10-23T19:42:00Z">
              <w:r>
                <w:rPr>
                  <w:rFonts w:ascii="Times New Roman" w:eastAsia="仿宋_GB2312" w:hAnsi="Times New Roman" w:cs="Times New Roman"/>
                  <w:color w:val="FF0000"/>
                  <w:sz w:val="18"/>
                  <w:szCs w:val="18"/>
                  <w:rPrChange w:id="2950"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2951"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2952" w:author="Xuning Wei12232" w:date="2026-10-24T11:11:00Z">
                    <w:rPr>
                      <w:rFonts w:ascii="Times New Roman" w:eastAsia="仿宋_GB2312" w:hAnsi="Times New Roman" w:cs="Times New Roman"/>
                      <w:color w:val="FF0000"/>
                      <w:sz w:val="18"/>
                      <w:szCs w:val="18"/>
                      <w:highlight w:val="yellow"/>
                    </w:rPr>
                  </w:rPrChange>
                </w:rPr>
                <w:t>into TJ4S-1213-Sy15</w:t>
              </w:r>
            </w:ins>
            <w:del w:id="2953" w:author="Xuning Wei12232" w:date="2026-10-20T14:56:00Z">
              <w:r>
                <w:rPr>
                  <w:rFonts w:ascii="Times New Roman" w:eastAsia="仿宋_GB2312" w:hAnsi="Times New Roman" w:cs="Times New Roman"/>
                  <w:sz w:val="18"/>
                  <w:szCs w:val="18"/>
                  <w:rPrChange w:id="2954" w:author="Xuning Wei12232" w:date="2026-10-24T11:11:00Z">
                    <w:rPr/>
                  </w:rPrChange>
                </w:rPr>
                <w:br/>
                <w:delText xml:space="preserve">2. </w:delText>
              </w:r>
            </w:del>
            <w:del w:id="2955" w:author="Xuning Wei12232" w:date="2026-10-23T19:42:00Z">
              <w:r>
                <w:rPr>
                  <w:rFonts w:ascii="Times New Roman" w:eastAsia="仿宋_GB2312" w:hAnsi="Times New Roman" w:cs="Times New Roman"/>
                  <w:sz w:val="18"/>
                  <w:szCs w:val="18"/>
                  <w:rPrChange w:id="2956" w:author="Xuning Wei12232" w:date="2026-10-24T11:11:00Z">
                    <w:rPr/>
                  </w:rPrChange>
                </w:rPr>
                <w:delText>Add</w:delText>
              </w:r>
              <w:r>
                <w:rPr>
                  <w:rFonts w:ascii="Times New Roman" w:eastAsia="仿宋_GB2312" w:hAnsi="Times New Roman" w:cs="Times New Roman"/>
                  <w:sz w:val="18"/>
                  <w:szCs w:val="18"/>
                  <w:lang w:eastAsia="zh-CN"/>
                  <w:rPrChange w:id="2957" w:author="Xuning Wei12232" w:date="2026-10-24T11:11:00Z">
                    <w:rPr>
                      <w:lang w:eastAsia="zh-CN"/>
                    </w:rPr>
                  </w:rPrChange>
                </w:rPr>
                <w:delText xml:space="preserve"> </w:delText>
              </w:r>
            </w:del>
            <w:del w:id="2958" w:author="Xuning Wei12232" w:date="2026-10-18T19:02:00Z">
              <w:r>
                <w:rPr>
                  <w:rFonts w:ascii="Times New Roman" w:eastAsia="仿宋_GB2312" w:hAnsi="Times New Roman" w:cs="Times New Roman"/>
                  <w:sz w:val="18"/>
                  <w:szCs w:val="18"/>
                  <w:lang w:eastAsia="zh-CN"/>
                </w:rPr>
                <w:delText>10.0 V Isopropyl Acetate (8.730 kg/kg)</w:delText>
              </w:r>
            </w:del>
            <w:del w:id="2959" w:author="Xuning Wei12232" w:date="2026-10-18T21:43:00Z">
              <w:r>
                <w:rPr>
                  <w:rFonts w:ascii="Times New Roman" w:eastAsia="仿宋_GB2312" w:hAnsi="Times New Roman" w:cs="Times New Roman"/>
                  <w:sz w:val="18"/>
                  <w:szCs w:val="18"/>
                  <w:lang w:eastAsia="zh-CN"/>
                  <w:rPrChange w:id="2960" w:author="Xuning Wei12232" w:date="2026-10-24T11:11:00Z">
                    <w:rPr>
                      <w:lang w:eastAsia="zh-CN"/>
                    </w:rPr>
                  </w:rPrChange>
                </w:rPr>
                <w:delText xml:space="preserve"> </w:delText>
              </w:r>
            </w:del>
            <w:del w:id="2961" w:author="Xuning Wei12232" w:date="2026-10-23T19:42:00Z">
              <w:r>
                <w:rPr>
                  <w:rFonts w:ascii="Times New Roman" w:eastAsia="仿宋_GB2312" w:hAnsi="Times New Roman" w:cs="Times New Roman"/>
                  <w:sz w:val="18"/>
                  <w:szCs w:val="18"/>
                  <w:rPrChange w:id="2962" w:author="Xuning Wei12232" w:date="2026-10-24T11:11:00Z">
                    <w:rPr/>
                  </w:rPrChange>
                </w:rPr>
                <w:delText>into TJ4S-1213-Sy15</w:delText>
              </w:r>
            </w:del>
            <w:r>
              <w:rPr>
                <w:rFonts w:ascii="Times New Roman" w:eastAsia="仿宋_GB2312" w:hAnsi="Times New Roman" w:cs="Times New Roman"/>
                <w:sz w:val="18"/>
                <w:szCs w:val="18"/>
                <w:rPrChange w:id="2963" w:author="Xuning Wei12232" w:date="2026-10-24T11:11:00Z">
                  <w:rPr/>
                </w:rPrChange>
              </w:rPr>
              <w:t xml:space="preserve">. </w:t>
            </w:r>
          </w:p>
          <w:p w14:paraId="19E9F566" w14:textId="77777777" w:rsidR="007617DE" w:rsidRPr="007617DE" w:rsidRDefault="00AE300B" w:rsidP="007617DE">
            <w:pPr>
              <w:pStyle w:val="aff7"/>
              <w:widowControl w:val="0"/>
              <w:numPr>
                <w:ilvl w:val="0"/>
                <w:numId w:val="30"/>
              </w:numPr>
              <w:spacing w:beforeLines="50" w:before="120" w:afterLines="50" w:after="120"/>
              <w:jc w:val="both"/>
              <w:rPr>
                <w:del w:id="2964" w:author="Xuning Wei12232" w:date="2026-10-20T14:56:00Z"/>
                <w:rFonts w:ascii="Times New Roman" w:eastAsia="仿宋_GB2312" w:hAnsi="Times New Roman" w:cs="Times New Roman"/>
                <w:sz w:val="18"/>
                <w:szCs w:val="18"/>
                <w:rPrChange w:id="2965" w:author="Xuning Wei12232" w:date="2026-10-24T11:11:00Z">
                  <w:rPr>
                    <w:del w:id="2966" w:author="Xuning Wei12232" w:date="2026-10-20T14:56:00Z"/>
                  </w:rPr>
                </w:rPrChange>
              </w:rPr>
              <w:pPrChange w:id="2967" w:author="Xuning Wei12232" w:date="2026-10-20T14:56:00Z">
                <w:pPr>
                  <w:widowControl w:val="0"/>
                  <w:spacing w:beforeLines="50" w:before="120" w:afterLines="50" w:after="120"/>
                  <w:contextualSpacing/>
                </w:pPr>
              </w:pPrChange>
            </w:pPr>
            <w:del w:id="2968" w:author="Xuning Wei12232" w:date="2026-10-20T14:56:00Z">
              <w:r>
                <w:rPr>
                  <w:rFonts w:ascii="Times New Roman" w:eastAsia="仿宋_GB2312" w:hAnsi="Times New Roman" w:cs="Times New Roman"/>
                  <w:sz w:val="18"/>
                  <w:szCs w:val="18"/>
                  <w:rPrChange w:id="2969" w:author="Xuning Wei12232" w:date="2026-10-24T11:11:00Z">
                    <w:rPr/>
                  </w:rPrChange>
                </w:rPr>
                <w:br/>
                <w:delText xml:space="preserve">3. </w:delText>
              </w:r>
            </w:del>
            <w:r>
              <w:rPr>
                <w:rFonts w:ascii="Times New Roman" w:eastAsia="仿宋_GB2312" w:hAnsi="Times New Roman" w:cs="Times New Roman"/>
                <w:sz w:val="18"/>
                <w:szCs w:val="18"/>
                <w:rPrChange w:id="2970" w:author="Xuning Wei12232" w:date="2026-10-24T11:11:00Z">
                  <w:rPr/>
                </w:rPrChange>
              </w:rPr>
              <w:t>Bubble with nitrogen, after s</w:t>
            </w:r>
            <w:r>
              <w:rPr>
                <w:rFonts w:ascii="Times New Roman" w:eastAsia="仿宋_GB2312" w:hAnsi="Times New Roman" w:cs="Times New Roman"/>
                <w:color w:val="0000FF"/>
                <w:sz w:val="18"/>
                <w:szCs w:val="18"/>
                <w:rPrChange w:id="2971" w:author="Xuning Wei12232" w:date="2026-10-24T11:11:00Z">
                  <w:rPr>
                    <w:color w:val="0000FF"/>
                  </w:rPr>
                </w:rPrChange>
              </w:rPr>
              <w:t>tirring, turn off the nitrogen</w:t>
            </w:r>
            <w:r>
              <w:rPr>
                <w:rFonts w:ascii="Times New Roman" w:eastAsia="仿宋_GB2312" w:hAnsi="Times New Roman" w:cs="Times New Roman"/>
                <w:sz w:val="18"/>
                <w:szCs w:val="18"/>
                <w:rPrChange w:id="2972" w:author="Xuning Wei12232" w:date="2026-10-24T11:11:00Z">
                  <w:rPr/>
                </w:rPrChange>
              </w:rPr>
              <w:t xml:space="preserve">. Drain until there is no obvious drip </w:t>
            </w:r>
          </w:p>
          <w:p w14:paraId="3F7815BC" w14:textId="77777777" w:rsidR="007617DE" w:rsidRDefault="00AE300B" w:rsidP="007617DE">
            <w:pPr>
              <w:pStyle w:val="aff7"/>
              <w:widowControl w:val="0"/>
              <w:numPr>
                <w:ilvl w:val="0"/>
                <w:numId w:val="30"/>
              </w:numPr>
              <w:spacing w:beforeLines="50" w:before="120" w:afterLines="50" w:after="120"/>
              <w:jc w:val="both"/>
              <w:rPr>
                <w:rFonts w:ascii="Times New Roman" w:eastAsia="仿宋_GB2312" w:hAnsi="Times New Roman" w:cs="Times New Roman"/>
                <w:sz w:val="18"/>
                <w:szCs w:val="18"/>
              </w:rPr>
              <w:pPrChange w:id="2973" w:author="Xuning Wei12232" w:date="2026-10-20T14:56:00Z">
                <w:pPr>
                  <w:widowControl w:val="0"/>
                  <w:spacing w:beforeLines="50" w:before="120" w:afterLines="50" w:after="120"/>
                  <w:contextualSpacing/>
                </w:pPr>
              </w:pPrChange>
            </w:pPr>
            <w:ins w:id="2974" w:author="Xuning Wei12232" w:date="2026-10-20T14:56:00Z">
              <w:r>
                <w:rPr>
                  <w:rFonts w:ascii="Times New Roman" w:eastAsia="仿宋_GB2312" w:hAnsi="Times New Roman" w:cs="Times New Roman"/>
                  <w:sz w:val="18"/>
                  <w:szCs w:val="18"/>
                </w:rPr>
                <w:br/>
              </w:r>
            </w:ins>
            <w:r>
              <w:rPr>
                <w:rFonts w:ascii="Times New Roman" w:eastAsia="仿宋_GB2312" w:hAnsi="Times New Roman" w:cs="Times New Roman"/>
                <w:sz w:val="18"/>
                <w:szCs w:val="18"/>
              </w:rPr>
              <w:t>Perform this operation 4 times.</w:t>
            </w:r>
          </w:p>
        </w:tc>
      </w:tr>
      <w:tr w:rsidR="007617DE" w14:paraId="6FE9E7A7" w14:textId="77777777">
        <w:trPr>
          <w:trHeight w:val="20"/>
        </w:trPr>
        <w:tc>
          <w:tcPr>
            <w:tcW w:w="310" w:type="pct"/>
            <w:tcMar>
              <w:top w:w="57" w:type="dxa"/>
              <w:left w:w="85" w:type="dxa"/>
              <w:bottom w:w="57" w:type="dxa"/>
              <w:right w:w="85" w:type="dxa"/>
            </w:tcMar>
            <w:vAlign w:val="center"/>
          </w:tcPr>
          <w:p w14:paraId="34879F5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1F8A0C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4A3BBEEA" w14:textId="77777777" w:rsidR="007617DE" w:rsidRDefault="00AE300B" w:rsidP="007617DE">
            <w:pPr>
              <w:pStyle w:val="aff7"/>
              <w:widowControl w:val="0"/>
              <w:numPr>
                <w:ilvl w:val="0"/>
                <w:numId w:val="31"/>
              </w:numPr>
              <w:spacing w:beforeLines="50" w:before="120" w:afterLines="50" w:after="120"/>
              <w:jc w:val="both"/>
              <w:rPr>
                <w:ins w:id="2975" w:author="Xuning Wei12232" w:date="2026-10-20T14:57:00Z"/>
                <w:rFonts w:ascii="Times New Roman" w:eastAsia="仿宋_GB2312" w:hAnsi="Times New Roman" w:cs="Times New Roman"/>
                <w:sz w:val="18"/>
                <w:szCs w:val="18"/>
              </w:rPr>
              <w:pPrChange w:id="2976" w:author="Xuning Wei12232" w:date="2026-10-20T14:57:00Z">
                <w:pPr>
                  <w:widowControl w:val="0"/>
                  <w:spacing w:beforeLines="50" w:before="120" w:afterLines="50" w:after="120"/>
                  <w:contextualSpacing/>
                </w:pPr>
              </w:pPrChange>
            </w:pPr>
            <w:del w:id="2977" w:author="Xuning Wei12232" w:date="2026-10-20T14:57: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2978" w:author="Xuning Wei12232" w:date="2026-10-24T11:11:00Z">
                  <w:rPr/>
                </w:rPrChange>
              </w:rPr>
              <w:t>Add</w:t>
            </w:r>
            <w:del w:id="2979" w:author="Xuning Wei12232" w:date="2026-10-23T19:58:00Z">
              <w:r>
                <w:rPr>
                  <w:rFonts w:ascii="Times New Roman" w:eastAsia="仿宋_GB2312" w:hAnsi="Times New Roman" w:cs="Times New Roman"/>
                  <w:sz w:val="18"/>
                  <w:szCs w:val="18"/>
                  <w:rPrChange w:id="2980" w:author="Xuning Wei12232" w:date="2026-10-24T11:11:00Z">
                    <w:rPr/>
                  </w:rPrChange>
                </w:rPr>
                <w:delText xml:space="preserve"> </w:delText>
              </w:r>
            </w:del>
            <w:ins w:id="2981" w:author="Xuning Wei12232" w:date="2026-10-23T19:47:00Z">
              <w:r>
                <w:rPr>
                  <w:rFonts w:ascii="Times New Roman" w:eastAsia="仿宋_GB2312" w:hAnsi="Times New Roman" w:cs="Times New Roman"/>
                  <w:sz w:val="18"/>
                  <w:szCs w:val="18"/>
                </w:rPr>
                <w:t xml:space="preserve"> </w:t>
              </w:r>
              <w:r>
                <w:rPr>
                  <w:rFonts w:ascii="Times New Roman" w:eastAsia="仿宋_GB2312" w:hAnsi="Times New Roman" w:cs="Times New Roman"/>
                  <w:color w:val="000000" w:themeColor="text1"/>
                  <w:sz w:val="18"/>
                  <w:szCs w:val="18"/>
                  <w:rPrChange w:id="2982" w:author="Xuning Wei12232" w:date="2026-10-24T11:11:00Z">
                    <w:rPr>
                      <w:rFonts w:ascii="Times New Roman" w:eastAsia="仿宋_GB2312" w:hAnsi="Times New Roman" w:cs="Times New Roman"/>
                      <w:color w:val="000000" w:themeColor="text1"/>
                      <w:sz w:val="18"/>
                      <w:szCs w:val="18"/>
                      <w:highlight w:val="yellow"/>
                    </w:rPr>
                  </w:rPrChange>
                </w:rPr>
                <w:t>DMF (12 V, 11.38 kg/kg</w:t>
              </w:r>
              <w:proofErr w:type="gramStart"/>
              <w:r>
                <w:rPr>
                  <w:rFonts w:ascii="Times New Roman" w:eastAsia="仿宋_GB2312" w:hAnsi="Times New Roman" w:cs="Times New Roman"/>
                  <w:color w:val="000000" w:themeColor="text1"/>
                  <w:sz w:val="18"/>
                  <w:szCs w:val="18"/>
                  <w:rPrChange w:id="2983" w:author="Xuning Wei12232" w:date="2026-10-24T11:11:00Z">
                    <w:rPr>
                      <w:rFonts w:ascii="Times New Roman" w:eastAsia="仿宋_GB2312" w:hAnsi="Times New Roman" w:cs="Times New Roman"/>
                      <w:color w:val="000000" w:themeColor="text1"/>
                      <w:sz w:val="18"/>
                      <w:szCs w:val="18"/>
                      <w:highlight w:val="yellow"/>
                    </w:rPr>
                  </w:rPrChange>
                </w:rPr>
                <w:t>)</w:t>
              </w:r>
            </w:ins>
            <w:proofErr w:type="gramEnd"/>
            <w:del w:id="2984" w:author="Xuning Wei12232" w:date="2026-10-20T08:02:00Z">
              <w:r>
                <w:rPr>
                  <w:rFonts w:ascii="Times New Roman" w:eastAsia="仿宋_GB2312" w:hAnsi="Times New Roman" w:cs="Times New Roman"/>
                  <w:sz w:val="18"/>
                  <w:szCs w:val="18"/>
                  <w:rPrChange w:id="2985" w:author="Xuning Wei12232" w:date="2026-10-24T11:11:00Z">
                    <w:rPr/>
                  </w:rPrChange>
                </w:rPr>
                <w:delText xml:space="preserve">12.0 V </w:delText>
              </w:r>
            </w:del>
            <w:del w:id="2986" w:author="Xuning Wei12232" w:date="2026-10-23T19:47:00Z">
              <w:r>
                <w:rPr>
                  <w:rFonts w:ascii="Times New Roman" w:eastAsia="仿宋_GB2312" w:hAnsi="Times New Roman" w:cs="Times New Roman"/>
                  <w:sz w:val="18"/>
                  <w:szCs w:val="18"/>
                  <w:rPrChange w:id="2987" w:author="Xuning Wei12232" w:date="2026-10-24T11:11:00Z">
                    <w:rPr/>
                  </w:rPrChange>
                </w:rPr>
                <w:delText>DMF (1</w:delText>
              </w:r>
            </w:del>
            <w:del w:id="2988" w:author="Xuning Wei12232" w:date="2026-10-20T20:11:00Z">
              <w:r>
                <w:rPr>
                  <w:rFonts w:ascii="Times New Roman" w:eastAsia="仿宋_GB2312" w:hAnsi="Times New Roman" w:cs="Times New Roman"/>
                  <w:sz w:val="18"/>
                  <w:szCs w:val="18"/>
                  <w:rPrChange w:id="2989" w:author="Xuning Wei12232" w:date="2026-10-24T11:11:00Z">
                    <w:rPr/>
                  </w:rPrChange>
                </w:rPr>
                <w:delText>1</w:delText>
              </w:r>
            </w:del>
            <w:del w:id="2990" w:author="Xuning Wei12232" w:date="2026-10-23T19:47:00Z">
              <w:r>
                <w:rPr>
                  <w:rFonts w:ascii="Times New Roman" w:eastAsia="仿宋_GB2312" w:hAnsi="Times New Roman" w:cs="Times New Roman"/>
                  <w:sz w:val="18"/>
                  <w:szCs w:val="18"/>
                  <w:rPrChange w:id="2991" w:author="Xuning Wei12232" w:date="2026-10-24T11:11:00Z">
                    <w:rPr/>
                  </w:rPrChange>
                </w:rPr>
                <w:delText>.3</w:delText>
              </w:r>
            </w:del>
            <w:del w:id="2992" w:author="Xuning Wei12232" w:date="2026-10-20T20:11:00Z">
              <w:r>
                <w:rPr>
                  <w:rFonts w:ascii="Times New Roman" w:eastAsia="仿宋_GB2312" w:hAnsi="Times New Roman" w:cs="Times New Roman"/>
                  <w:sz w:val="18"/>
                  <w:szCs w:val="18"/>
                  <w:rPrChange w:id="2993" w:author="Xuning Wei12232" w:date="2026-10-24T11:11:00Z">
                    <w:rPr/>
                  </w:rPrChange>
                </w:rPr>
                <w:delText>76</w:delText>
              </w:r>
            </w:del>
            <w:del w:id="2994" w:author="Xuning Wei12232" w:date="2026-10-23T19:47:00Z">
              <w:r>
                <w:rPr>
                  <w:rFonts w:ascii="Times New Roman" w:eastAsia="仿宋_GB2312" w:hAnsi="Times New Roman" w:cs="Times New Roman"/>
                  <w:sz w:val="18"/>
                  <w:szCs w:val="18"/>
                  <w:rPrChange w:id="2995" w:author="Xuning Wei12232" w:date="2026-10-24T11:11:00Z">
                    <w:rPr/>
                  </w:rPrChange>
                </w:rPr>
                <w:delText xml:space="preserve"> kg/kg) </w:delText>
              </w:r>
            </w:del>
            <w:r>
              <w:rPr>
                <w:rFonts w:ascii="Times New Roman" w:eastAsia="仿宋_GB2312" w:hAnsi="Times New Roman" w:cs="Times New Roman"/>
                <w:sz w:val="18"/>
                <w:szCs w:val="18"/>
                <w:rPrChange w:id="2996" w:author="Xuning Wei12232" w:date="2026-10-24T11:11:00Z">
                  <w:rPr/>
                </w:rPrChange>
              </w:rPr>
              <w:t xml:space="preserve">into TJ4S-1213-Sy15. </w:t>
            </w:r>
            <w:del w:id="2997" w:author="Xuning Wei12232" w:date="2026-10-20T14:57:00Z">
              <w:r>
                <w:rPr>
                  <w:rFonts w:ascii="Times New Roman" w:eastAsia="仿宋_GB2312" w:hAnsi="Times New Roman" w:cs="Times New Roman"/>
                  <w:sz w:val="18"/>
                  <w:szCs w:val="18"/>
                  <w:rPrChange w:id="2998" w:author="Xuning Wei12232" w:date="2026-10-24T11:11:00Z">
                    <w:rPr/>
                  </w:rPrChange>
                </w:rPr>
                <w:br/>
                <w:delText xml:space="preserve">2. </w:delText>
              </w:r>
            </w:del>
          </w:p>
          <w:p w14:paraId="7117F6B0" w14:textId="77777777" w:rsidR="007617DE" w:rsidRPr="007617DE" w:rsidRDefault="00AE300B" w:rsidP="007617DE">
            <w:pPr>
              <w:pStyle w:val="aff7"/>
              <w:widowControl w:val="0"/>
              <w:numPr>
                <w:ilvl w:val="0"/>
                <w:numId w:val="31"/>
              </w:numPr>
              <w:spacing w:beforeLines="50" w:before="120" w:afterLines="50" w:after="120"/>
              <w:jc w:val="both"/>
              <w:rPr>
                <w:del w:id="2999" w:author="Xuning Wei12232" w:date="2026-10-20T14:57:00Z"/>
                <w:rFonts w:ascii="Times New Roman" w:eastAsia="仿宋_GB2312" w:hAnsi="Times New Roman" w:cs="Times New Roman"/>
                <w:sz w:val="18"/>
                <w:szCs w:val="18"/>
                <w:rPrChange w:id="3000" w:author="Xuning Wei12232" w:date="2026-10-24T11:11:00Z">
                  <w:rPr>
                    <w:del w:id="3001" w:author="Xuning Wei12232" w:date="2026-10-20T14:57:00Z"/>
                  </w:rPr>
                </w:rPrChange>
              </w:rPr>
              <w:pPrChange w:id="3002" w:author="Xuning Wei12232" w:date="2026-10-20T14:57:00Z">
                <w:pPr>
                  <w:widowControl w:val="0"/>
                  <w:spacing w:beforeLines="50" w:before="120" w:afterLines="50" w:after="120"/>
                  <w:contextualSpacing/>
                </w:pPr>
              </w:pPrChange>
            </w:pPr>
            <w:r>
              <w:rPr>
                <w:rFonts w:ascii="Times New Roman" w:eastAsia="仿宋_GB2312" w:hAnsi="Times New Roman" w:cs="Times New Roman"/>
                <w:sz w:val="18"/>
                <w:szCs w:val="18"/>
                <w:rPrChange w:id="3003" w:author="Xuning Wei12232" w:date="2026-10-24T11:11:00Z">
                  <w:rPr/>
                </w:rPrChange>
              </w:rPr>
              <w:t>Bubble with nitrogen, after s</w:t>
            </w:r>
            <w:r>
              <w:rPr>
                <w:rFonts w:ascii="Times New Roman" w:eastAsia="仿宋_GB2312" w:hAnsi="Times New Roman" w:cs="Times New Roman"/>
                <w:color w:val="0000FF"/>
                <w:sz w:val="18"/>
                <w:szCs w:val="18"/>
                <w:rPrChange w:id="3004" w:author="Xuning Wei12232" w:date="2026-10-24T11:11:00Z">
                  <w:rPr>
                    <w:color w:val="0000FF"/>
                  </w:rPr>
                </w:rPrChange>
              </w:rPr>
              <w:t>tirring, turn off the nitrogen</w:t>
            </w:r>
            <w:r>
              <w:rPr>
                <w:rFonts w:ascii="Times New Roman" w:eastAsia="仿宋_GB2312" w:hAnsi="Times New Roman" w:cs="Times New Roman"/>
                <w:sz w:val="18"/>
                <w:szCs w:val="18"/>
                <w:rPrChange w:id="3005" w:author="Xuning Wei12232" w:date="2026-10-24T11:11:00Z">
                  <w:rPr/>
                </w:rPrChange>
              </w:rPr>
              <w:t>. Drain until there is no obvious drip</w:t>
            </w:r>
            <w:ins w:id="3006" w:author="Xuning Wei12232" w:date="2026-10-20T14:57:00Z">
              <w:r>
                <w:rPr>
                  <w:rFonts w:ascii="Times New Roman" w:eastAsia="仿宋_GB2312" w:hAnsi="Times New Roman" w:cs="Times New Roman"/>
                  <w:sz w:val="18"/>
                  <w:szCs w:val="18"/>
                </w:rPr>
                <w:t>.</w:t>
              </w:r>
            </w:ins>
          </w:p>
          <w:p w14:paraId="3F5FBC6B" w14:textId="77777777" w:rsidR="007617DE" w:rsidRDefault="007617DE" w:rsidP="007617DE">
            <w:pPr>
              <w:pStyle w:val="aff7"/>
              <w:widowControl w:val="0"/>
              <w:numPr>
                <w:ilvl w:val="0"/>
                <w:numId w:val="31"/>
              </w:numPr>
              <w:spacing w:beforeLines="50" w:before="120" w:afterLines="50" w:after="120"/>
              <w:jc w:val="both"/>
              <w:rPr>
                <w:ins w:id="3007" w:author="Xuning Wei12232" w:date="2026-10-20T14:57:00Z"/>
                <w:rFonts w:ascii="Times New Roman" w:eastAsia="仿宋_GB2312" w:hAnsi="Times New Roman" w:cs="Times New Roman"/>
                <w:sz w:val="18"/>
                <w:szCs w:val="18"/>
                <w:lang w:eastAsia="zh-CN"/>
              </w:rPr>
              <w:pPrChange w:id="3008" w:author="Xuning Wei12232" w:date="2026-10-20T14:57:00Z">
                <w:pPr>
                  <w:widowControl w:val="0"/>
                  <w:spacing w:beforeLines="50" w:before="120" w:afterLines="50" w:after="120"/>
                  <w:contextualSpacing/>
                </w:pPr>
              </w:pPrChange>
            </w:pPr>
          </w:p>
          <w:p w14:paraId="56CC1FB9" w14:textId="77777777" w:rsidR="007617DE" w:rsidRDefault="00AE300B" w:rsidP="007617DE">
            <w:pPr>
              <w:pStyle w:val="aff7"/>
              <w:widowControl w:val="0"/>
              <w:spacing w:beforeLines="50" w:before="120" w:afterLines="50" w:after="120"/>
              <w:ind w:left="420"/>
              <w:jc w:val="both"/>
              <w:rPr>
                <w:rFonts w:ascii="Times New Roman" w:eastAsia="仿宋_GB2312" w:hAnsi="Times New Roman" w:cs="Times New Roman"/>
                <w:sz w:val="18"/>
                <w:szCs w:val="18"/>
                <w:lang w:eastAsia="zh-CN"/>
              </w:rPr>
              <w:pPrChange w:id="3009" w:author="Xuning Wei12232" w:date="2026-10-20T14:57: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1124D68D" w14:textId="77777777">
        <w:trPr>
          <w:trHeight w:val="20"/>
        </w:trPr>
        <w:tc>
          <w:tcPr>
            <w:tcW w:w="310" w:type="pct"/>
            <w:tcMar>
              <w:top w:w="57" w:type="dxa"/>
              <w:left w:w="85" w:type="dxa"/>
              <w:bottom w:w="57" w:type="dxa"/>
              <w:right w:w="85" w:type="dxa"/>
            </w:tcMar>
            <w:vAlign w:val="center"/>
          </w:tcPr>
          <w:p w14:paraId="7B68DDA3" w14:textId="77777777" w:rsidR="007617DE" w:rsidRDefault="00AE300B">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del w:id="3010" w:author="Xuning Wei12232" w:date="2026-10-18T21:59:00Z">
              <w:r>
                <w:rPr>
                  <w:rFonts w:ascii="Times New Roman" w:eastAsia="仿宋_GB2312" w:hAnsi="Times New Roman" w:cs="Times New Roman"/>
                  <w:sz w:val="18"/>
                  <w:szCs w:val="18"/>
                  <w:lang w:eastAsia="zh-CN"/>
                </w:rPr>
                <w:delText>1</w:delText>
              </w:r>
            </w:del>
          </w:p>
        </w:tc>
        <w:tc>
          <w:tcPr>
            <w:tcW w:w="781" w:type="pct"/>
            <w:tcMar>
              <w:top w:w="57" w:type="dxa"/>
              <w:left w:w="85" w:type="dxa"/>
              <w:bottom w:w="57" w:type="dxa"/>
              <w:right w:w="85" w:type="dxa"/>
            </w:tcMar>
            <w:vAlign w:val="center"/>
          </w:tcPr>
          <w:p w14:paraId="010BACA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-L-N-Me-</w:t>
            </w:r>
            <w:proofErr w:type="spellStart"/>
            <w:r>
              <w:rPr>
                <w:rFonts w:ascii="Times New Roman" w:eastAsia="仿宋_GB2312" w:hAnsi="Times New Roman" w:cs="Times New Roman"/>
                <w:sz w:val="18"/>
                <w:szCs w:val="18"/>
                <w:lang w:eastAsia="zh-CN"/>
              </w:rPr>
              <w:t>Asn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Trt</w:t>
            </w:r>
            <w:proofErr w:type="spellEnd"/>
            <w:r>
              <w:rPr>
                <w:rFonts w:ascii="Times New Roman" w:eastAsia="仿宋_GB2312" w:hAnsi="Times New Roman" w:cs="Times New Roman"/>
                <w:sz w:val="18"/>
                <w:szCs w:val="18"/>
                <w:lang w:eastAsia="zh-CN"/>
              </w:rPr>
              <w:t>)-OH activation and transfer</w:t>
            </w:r>
          </w:p>
        </w:tc>
        <w:tc>
          <w:tcPr>
            <w:tcW w:w="3909" w:type="pct"/>
            <w:tcMar>
              <w:top w:w="57" w:type="dxa"/>
              <w:left w:w="85" w:type="dxa"/>
              <w:bottom w:w="57" w:type="dxa"/>
              <w:right w:w="85" w:type="dxa"/>
            </w:tcMar>
            <w:vAlign w:val="center"/>
          </w:tcPr>
          <w:p w14:paraId="37EC496E" w14:textId="77777777" w:rsidR="007617DE" w:rsidRDefault="00AE300B" w:rsidP="007617DE">
            <w:pPr>
              <w:pStyle w:val="aff7"/>
              <w:widowControl w:val="0"/>
              <w:numPr>
                <w:ilvl w:val="0"/>
                <w:numId w:val="32"/>
              </w:numPr>
              <w:spacing w:beforeLines="50" w:before="120" w:afterLines="50" w:after="120"/>
              <w:jc w:val="both"/>
              <w:rPr>
                <w:ins w:id="3011" w:author="Xuning Wei12232" w:date="2026-10-20T20:27:00Z"/>
                <w:rFonts w:ascii="Times New Roman" w:eastAsia="等线" w:hAnsi="Times New Roman" w:cs="Times New Roman"/>
                <w:sz w:val="18"/>
                <w:szCs w:val="18"/>
              </w:rPr>
              <w:pPrChange w:id="3012" w:author="Xuning Wei12232" w:date="2026-10-20T14:57:00Z">
                <w:pPr>
                  <w:widowControl w:val="0"/>
                  <w:spacing w:beforeLines="50" w:before="120" w:afterLines="50" w:after="120"/>
                  <w:contextualSpacing/>
                </w:pPr>
              </w:pPrChange>
            </w:pPr>
            <w:del w:id="3013" w:author="Xuning Wei12232" w:date="2026-10-20T20:25: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3014" w:author="Xuning Wei12232" w:date="2026-10-24T11:11:00Z">
                  <w:rPr/>
                </w:rPrChange>
              </w:rPr>
              <w:t xml:space="preserve">Add </w:t>
            </w:r>
            <w:del w:id="3015" w:author="Xuning Wei12232" w:date="2026-10-20T08:02:00Z">
              <w:r>
                <w:rPr>
                  <w:rFonts w:ascii="Times New Roman" w:eastAsia="等线" w:hAnsi="Times New Roman" w:cs="Times New Roman"/>
                  <w:sz w:val="18"/>
                  <w:szCs w:val="18"/>
                  <w:lang w:eastAsia="zh-CN"/>
                  <w:rPrChange w:id="3016" w:author="Xuning Wei12232" w:date="2026-10-24T11:11:00Z">
                    <w:rPr>
                      <w:lang w:eastAsia="zh-CN"/>
                    </w:rPr>
                  </w:rPrChange>
                </w:rPr>
                <w:delText xml:space="preserve">4 V </w:delText>
              </w:r>
            </w:del>
            <w:r>
              <w:rPr>
                <w:rFonts w:ascii="Times New Roman" w:eastAsia="等线" w:hAnsi="Times New Roman" w:cs="Times New Roman"/>
                <w:sz w:val="18"/>
                <w:szCs w:val="18"/>
                <w:lang w:eastAsia="zh-CN"/>
                <w:rPrChange w:id="3017" w:author="Xuning Wei12232" w:date="2026-10-24T11:11:00Z">
                  <w:rPr>
                    <w:lang w:eastAsia="zh-CN"/>
                  </w:rPr>
                </w:rPrChange>
              </w:rPr>
              <w:t>DMF (</w:t>
            </w:r>
            <w:ins w:id="3018" w:author="Xuning Wei12232" w:date="2026-10-20T08:03:00Z">
              <w:r>
                <w:rPr>
                  <w:rFonts w:ascii="Times New Roman" w:eastAsia="等线" w:hAnsi="Times New Roman" w:cs="Times New Roman"/>
                  <w:sz w:val="18"/>
                  <w:szCs w:val="18"/>
                  <w:lang w:eastAsia="zh-CN"/>
                  <w:rPrChange w:id="3019" w:author="Xuning Wei12232" w:date="2026-10-24T11:11:00Z">
                    <w:rPr>
                      <w:lang w:eastAsia="zh-CN"/>
                    </w:rPr>
                  </w:rPrChange>
                </w:rPr>
                <w:t xml:space="preserve">4 V, </w:t>
              </w:r>
            </w:ins>
            <w:r>
              <w:rPr>
                <w:rFonts w:ascii="Times New Roman" w:eastAsia="等线" w:hAnsi="Times New Roman" w:cs="Times New Roman"/>
                <w:sz w:val="18"/>
                <w:szCs w:val="18"/>
                <w:lang w:eastAsia="zh-CN"/>
                <w:rPrChange w:id="3020" w:author="Xuning Wei12232" w:date="2026-10-24T11:11:00Z">
                  <w:rPr>
                    <w:lang w:eastAsia="zh-CN"/>
                  </w:rPr>
                </w:rPrChange>
              </w:rPr>
              <w:t>3.79</w:t>
            </w:r>
            <w:del w:id="3021" w:author="Xuning Wei12232" w:date="2026-10-20T20:29:00Z">
              <w:r>
                <w:rPr>
                  <w:rFonts w:ascii="Times New Roman" w:eastAsia="等线" w:hAnsi="Times New Roman" w:cs="Times New Roman"/>
                  <w:sz w:val="18"/>
                  <w:szCs w:val="18"/>
                  <w:lang w:eastAsia="zh-CN"/>
                  <w:rPrChange w:id="3022" w:author="Xuning Wei12232" w:date="2026-10-24T11:11:00Z">
                    <w:rPr>
                      <w:lang w:eastAsia="zh-CN"/>
                    </w:rPr>
                  </w:rPrChange>
                </w:rPr>
                <w:delText>2</w:delText>
              </w:r>
            </w:del>
            <w:r>
              <w:rPr>
                <w:rFonts w:ascii="Times New Roman" w:eastAsia="等线" w:hAnsi="Times New Roman" w:cs="Times New Roman"/>
                <w:sz w:val="18"/>
                <w:szCs w:val="18"/>
                <w:lang w:eastAsia="zh-CN"/>
                <w:rPrChange w:id="3023" w:author="Xuning Wei12232" w:date="2026-10-24T11:11:00Z">
                  <w:rPr>
                    <w:lang w:eastAsia="zh-CN"/>
                  </w:rPr>
                </w:rPrChange>
              </w:rPr>
              <w:t xml:space="preserve"> kg/kg) </w:t>
            </w:r>
            <w:r>
              <w:rPr>
                <w:rFonts w:ascii="Times New Roman" w:eastAsia="等线" w:hAnsi="Times New Roman" w:cs="Times New Roman"/>
                <w:sz w:val="18"/>
                <w:szCs w:val="18"/>
                <w:rPrChange w:id="3024" w:author="Xuning Wei12232" w:date="2026-10-24T11:11:00Z">
                  <w:rPr/>
                </w:rPrChange>
              </w:rPr>
              <w:t xml:space="preserve">into </w:t>
            </w:r>
            <w:bookmarkStart w:id="3025" w:name="OLE_LINK4"/>
            <w:r>
              <w:rPr>
                <w:rFonts w:ascii="Times New Roman" w:eastAsia="仿宋_GB2312" w:hAnsi="Times New Roman" w:cs="Times New Roman"/>
                <w:sz w:val="18"/>
                <w:szCs w:val="18"/>
                <w:rPrChange w:id="3026"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027" w:author="Xuning Wei12232" w:date="2026-10-24T11:11:00Z">
                  <w:rPr>
                    <w:rFonts w:eastAsia="仿宋_GB2312"/>
                    <w:lang w:eastAsia="zh-CN"/>
                  </w:rPr>
                </w:rPrChange>
              </w:rPr>
              <w:t>-R01</w:t>
            </w:r>
            <w:bookmarkEnd w:id="3025"/>
            <w:r>
              <w:rPr>
                <w:rFonts w:ascii="Times New Roman" w:eastAsia="等线" w:hAnsi="Times New Roman" w:cs="Times New Roman"/>
                <w:sz w:val="18"/>
                <w:szCs w:val="18"/>
                <w:rPrChange w:id="3028" w:author="Xuning Wei12232" w:date="2026-10-24T11:11:00Z">
                  <w:rPr/>
                </w:rPrChange>
              </w:rPr>
              <w:t xml:space="preserve">. Start the </w:t>
            </w:r>
            <w:r>
              <w:rPr>
                <w:rFonts w:ascii="Times New Roman" w:eastAsia="等线" w:hAnsi="Times New Roman" w:cs="Times New Roman"/>
                <w:color w:val="0000FF"/>
                <w:sz w:val="18"/>
                <w:szCs w:val="18"/>
                <w:rPrChange w:id="3029" w:author="Xuning Wei12232" w:date="2026-10-24T11:11:00Z">
                  <w:rPr>
                    <w:color w:val="0000FF"/>
                  </w:rPr>
                </w:rPrChange>
              </w:rPr>
              <w:t>agitator</w:t>
            </w:r>
            <w:r>
              <w:rPr>
                <w:rFonts w:ascii="Times New Roman" w:eastAsia="等线" w:hAnsi="Times New Roman" w:cs="Times New Roman"/>
                <w:sz w:val="18"/>
                <w:szCs w:val="18"/>
                <w:rPrChange w:id="3030" w:author="Xuning Wei12232" w:date="2026-10-24T11:11:00Z">
                  <w:rPr/>
                </w:rPrChange>
              </w:rPr>
              <w:t xml:space="preserve">. </w:t>
            </w:r>
          </w:p>
          <w:p w14:paraId="7EC9DFF8" w14:textId="77777777" w:rsidR="007617DE" w:rsidRDefault="00AE300B" w:rsidP="007617DE">
            <w:pPr>
              <w:pStyle w:val="aff7"/>
              <w:widowControl w:val="0"/>
              <w:numPr>
                <w:ilvl w:val="0"/>
                <w:numId w:val="32"/>
              </w:numPr>
              <w:spacing w:beforeLines="50" w:before="120" w:afterLines="50" w:after="120"/>
              <w:jc w:val="both"/>
              <w:rPr>
                <w:ins w:id="3031" w:author="Xuning Wei12232" w:date="2026-10-20T14:57:00Z"/>
                <w:rFonts w:ascii="Times New Roman" w:eastAsia="等线" w:hAnsi="Times New Roman" w:cs="Times New Roman"/>
                <w:sz w:val="18"/>
                <w:szCs w:val="18"/>
              </w:rPr>
              <w:pPrChange w:id="3032" w:author="Xuning Wei12232" w:date="2026-10-20T14:57:00Z">
                <w:pPr>
                  <w:widowControl w:val="0"/>
                  <w:spacing w:beforeLines="50" w:before="120" w:afterLines="50" w:after="120"/>
                  <w:contextualSpacing/>
                </w:pPr>
              </w:pPrChange>
            </w:pPr>
            <w:ins w:id="3033" w:author="Xuning Wei12232" w:date="2026-10-20T20:27:00Z">
              <w:r>
                <w:rPr>
                  <w:rFonts w:ascii="Times New Roman" w:eastAsia="等线" w:hAnsi="Times New Roman" w:cs="Times New Roman"/>
                  <w:color w:val="FF0000"/>
                  <w:sz w:val="18"/>
                  <w:szCs w:val="18"/>
                  <w:lang w:eastAsia="zh-CN"/>
                </w:rPr>
                <w:t>Adjust</w:t>
              </w:r>
              <w:r>
                <w:rPr>
                  <w:rFonts w:ascii="Times New Roman" w:eastAsia="等线" w:hAnsi="Times New Roman" w:cs="Times New Roman"/>
                  <w:bCs w:val="0"/>
                  <w:color w:val="FF0000"/>
                  <w:sz w:val="18"/>
                  <w:szCs w:val="18"/>
                </w:rPr>
                <w:t xml:space="preserve"> the </w:t>
              </w:r>
            </w:ins>
            <w:ins w:id="3034" w:author="Xuning Wei12232" w:date="2026-10-24T11:07:00Z">
              <w:r>
                <w:rPr>
                  <w:rFonts w:ascii="Times New Roman" w:eastAsia="仿宋_GB2312" w:hAnsi="Times New Roman" w:cs="Times New Roman"/>
                  <w:color w:val="FF0000"/>
                  <w:sz w:val="18"/>
                  <w:szCs w:val="18"/>
                  <w:rPrChange w:id="3035" w:author="Xuning Wei12232" w:date="2026-10-24T11:11:00Z">
                    <w:rPr>
                      <w:rFonts w:ascii="Times New Roman" w:eastAsia="仿宋_GB2312" w:hAnsi="Times New Roman" w:cs="Times New Roman"/>
                      <w:color w:val="FF0000"/>
                      <w:sz w:val="18"/>
                      <w:szCs w:val="18"/>
                      <w:highlight w:val="green"/>
                    </w:rPr>
                  </w:rPrChange>
                </w:rPr>
                <w:t>jacket temperature</w:t>
              </w:r>
            </w:ins>
            <w:ins w:id="3036" w:author="Xuning Wei12232" w:date="2026-10-20T20:27:00Z">
              <w:r>
                <w:rPr>
                  <w:rFonts w:ascii="Times New Roman" w:eastAsia="等线" w:hAnsi="Times New Roman" w:cs="Times New Roman"/>
                  <w:bCs w:val="0"/>
                  <w:color w:val="FF0000"/>
                  <w:sz w:val="18"/>
                  <w:szCs w:val="18"/>
                </w:rPr>
                <w:t xml:space="preserve"> to </w:t>
              </w:r>
              <w:r>
                <w:rPr>
                  <w:rFonts w:ascii="Times New Roman" w:eastAsia="等线" w:hAnsi="Times New Roman" w:cs="Times New Roman"/>
                  <w:bCs w:val="0"/>
                  <w:color w:val="FF0000"/>
                  <w:sz w:val="18"/>
                  <w:szCs w:val="18"/>
                  <w:lang w:eastAsia="zh-CN"/>
                </w:rPr>
                <w:t>20.0 ± 5.0 °C</w:t>
              </w:r>
              <w:r>
                <w:rPr>
                  <w:rFonts w:ascii="Times New Roman" w:eastAsia="等线" w:hAnsi="Times New Roman" w:cs="Times New Roman"/>
                  <w:color w:val="FF0000"/>
                  <w:sz w:val="18"/>
                  <w:szCs w:val="18"/>
                </w:rPr>
                <w:t xml:space="preserve"> (</w:t>
              </w:r>
            </w:ins>
            <w:ins w:id="3037" w:author="Xuning Wei12232" w:date="2026-10-24T10:48:00Z">
              <w:r>
                <w:rPr>
                  <w:rFonts w:ascii="Times New Roman" w:eastAsia="等线" w:hAnsi="Times New Roman" w:cs="Times New Roman"/>
                  <w:color w:val="FF0000"/>
                  <w:sz w:val="18"/>
                  <w:szCs w:val="18"/>
                </w:rPr>
                <w:t>target: 20.0 °C</w:t>
              </w:r>
            </w:ins>
            <w:ins w:id="3038" w:author="Xuning Wei12232" w:date="2026-10-20T20:27:00Z">
              <w:r>
                <w:rPr>
                  <w:rFonts w:ascii="Times New Roman" w:eastAsia="等线" w:hAnsi="Times New Roman" w:cs="Times New Roman"/>
                  <w:color w:val="FF0000"/>
                  <w:sz w:val="18"/>
                  <w:szCs w:val="18"/>
                </w:rPr>
                <w:t>).</w:t>
              </w:r>
            </w:ins>
          </w:p>
          <w:p w14:paraId="21A21EB0" w14:textId="77777777" w:rsidR="007617DE" w:rsidRDefault="00AE300B" w:rsidP="007617DE">
            <w:pPr>
              <w:pStyle w:val="aff7"/>
              <w:widowControl w:val="0"/>
              <w:numPr>
                <w:ilvl w:val="0"/>
                <w:numId w:val="32"/>
              </w:numPr>
              <w:spacing w:beforeLines="50" w:before="120" w:afterLines="50" w:after="120"/>
              <w:jc w:val="both"/>
              <w:rPr>
                <w:ins w:id="3039" w:author="Xuning Wei12232" w:date="2026-10-20T14:58:00Z"/>
                <w:rFonts w:ascii="Times New Roman" w:eastAsia="等线" w:hAnsi="Times New Roman" w:cs="Times New Roman"/>
                <w:sz w:val="18"/>
                <w:szCs w:val="18"/>
                <w:lang w:eastAsia="zh-CN"/>
              </w:rPr>
              <w:pPrChange w:id="3040" w:author="Xuning Wei12232" w:date="2026-10-20T14:57:00Z">
                <w:pPr>
                  <w:widowControl w:val="0"/>
                  <w:spacing w:beforeLines="50" w:before="120" w:afterLines="50" w:after="120"/>
                  <w:contextualSpacing/>
                </w:pPr>
              </w:pPrChange>
            </w:pPr>
            <w:del w:id="3041" w:author="Xuning Wei12232" w:date="2026-10-20T14:57:00Z">
              <w:r>
                <w:rPr>
                  <w:rFonts w:ascii="Times New Roman" w:eastAsia="等线" w:hAnsi="Times New Roman" w:cs="Times New Roman"/>
                  <w:sz w:val="18"/>
                  <w:szCs w:val="18"/>
                  <w:rPrChange w:id="3042" w:author="Xuning Wei12232" w:date="2026-10-24T11:11:00Z">
                    <w:rPr/>
                  </w:rPrChange>
                </w:rPr>
                <w:br/>
                <w:delText xml:space="preserve">2. </w:delText>
              </w:r>
            </w:del>
            <w:r>
              <w:rPr>
                <w:rFonts w:ascii="Times New Roman" w:eastAsia="等线" w:hAnsi="Times New Roman" w:cs="Times New Roman"/>
                <w:sz w:val="18"/>
                <w:szCs w:val="18"/>
                <w:rPrChange w:id="3043" w:author="Xuning Wei12232" w:date="2026-10-24T11:11:00Z">
                  <w:rPr/>
                </w:rPrChange>
              </w:rPr>
              <w:t xml:space="preserve">Add </w:t>
            </w:r>
            <w:del w:id="3044" w:author="Xuning Wei12232" w:date="2026-10-20T08:03:00Z">
              <w:r>
                <w:rPr>
                  <w:rFonts w:ascii="Times New Roman" w:eastAsia="等线" w:hAnsi="Times New Roman" w:cs="Times New Roman"/>
                  <w:sz w:val="18"/>
                  <w:szCs w:val="18"/>
                  <w:rPrChange w:id="3045" w:author="Xuning Wei12232" w:date="2026-10-24T11:11:00Z">
                    <w:rPr/>
                  </w:rPrChange>
                </w:rPr>
                <w:delText xml:space="preserve">1.75 eq. </w:delText>
              </w:r>
            </w:del>
            <w:proofErr w:type="spellStart"/>
            <w:r>
              <w:rPr>
                <w:rFonts w:ascii="Times New Roman" w:eastAsia="等线" w:hAnsi="Times New Roman" w:cs="Times New Roman"/>
                <w:sz w:val="18"/>
                <w:szCs w:val="18"/>
                <w:lang w:eastAsia="zh-CN"/>
                <w:rPrChange w:id="3046" w:author="Xuning Wei12232" w:date="2026-10-24T11:11:00Z">
                  <w:rPr>
                    <w:lang w:eastAsia="zh-CN"/>
                  </w:rPr>
                </w:rPrChange>
              </w:rPr>
              <w:t>F</w:t>
            </w:r>
            <w:r>
              <w:rPr>
                <w:rFonts w:ascii="Times New Roman" w:eastAsia="等线" w:hAnsi="Times New Roman" w:cs="Times New Roman"/>
                <w:bCs w:val="0"/>
                <w:sz w:val="18"/>
                <w:szCs w:val="18"/>
                <w:rPrChange w:id="3047" w:author="Xuning Wei12232" w:date="2026-10-24T11:11:00Z">
                  <w:rPr/>
                </w:rPrChange>
              </w:rPr>
              <w:t>moc</w:t>
            </w:r>
            <w:proofErr w:type="spellEnd"/>
            <w:r>
              <w:rPr>
                <w:rFonts w:ascii="Times New Roman" w:eastAsia="等线" w:hAnsi="Times New Roman" w:cs="Times New Roman"/>
                <w:bCs w:val="0"/>
                <w:sz w:val="18"/>
                <w:szCs w:val="18"/>
                <w:rPrChange w:id="3048" w:author="Xuning Wei12232" w:date="2026-10-24T11:11:00Z">
                  <w:rPr/>
                </w:rPrChange>
              </w:rPr>
              <w:t>-L-N-Me-</w:t>
            </w:r>
            <w:proofErr w:type="spellStart"/>
            <w:proofErr w:type="gramStart"/>
            <w:r>
              <w:rPr>
                <w:rFonts w:ascii="Times New Roman" w:eastAsia="等线" w:hAnsi="Times New Roman" w:cs="Times New Roman"/>
                <w:bCs w:val="0"/>
                <w:sz w:val="18"/>
                <w:szCs w:val="18"/>
                <w:rPrChange w:id="3049" w:author="Xuning Wei12232" w:date="2026-10-24T11:11:00Z">
                  <w:rPr/>
                </w:rPrChange>
              </w:rPr>
              <w:t>A</w:t>
            </w:r>
            <w:r>
              <w:rPr>
                <w:rFonts w:ascii="Times New Roman" w:eastAsia="等线" w:hAnsi="Times New Roman" w:cs="Times New Roman"/>
                <w:bCs w:val="0"/>
                <w:sz w:val="18"/>
                <w:szCs w:val="18"/>
              </w:rPr>
              <w:t>sn</w:t>
            </w:r>
            <w:proofErr w:type="spellEnd"/>
            <w:r>
              <w:rPr>
                <w:rFonts w:ascii="Times New Roman" w:eastAsia="等线" w:hAnsi="Times New Roman" w:cs="Times New Roman"/>
                <w:bCs w:val="0"/>
                <w:sz w:val="18"/>
                <w:szCs w:val="18"/>
              </w:rPr>
              <w:t>(</w:t>
            </w:r>
            <w:proofErr w:type="spellStart"/>
            <w:proofErr w:type="gramEnd"/>
            <w:r>
              <w:rPr>
                <w:rFonts w:ascii="Times New Roman" w:eastAsia="等线" w:hAnsi="Times New Roman" w:cs="Times New Roman"/>
                <w:bCs w:val="0"/>
                <w:sz w:val="18"/>
                <w:szCs w:val="18"/>
              </w:rPr>
              <w:t>Trt</w:t>
            </w:r>
            <w:proofErr w:type="spellEnd"/>
            <w:r>
              <w:rPr>
                <w:rFonts w:ascii="Times New Roman" w:eastAsia="等线" w:hAnsi="Times New Roman" w:cs="Times New Roman"/>
                <w:bCs w:val="0"/>
                <w:sz w:val="18"/>
                <w:szCs w:val="18"/>
              </w:rPr>
              <w:t>)-OH</w:t>
            </w:r>
            <w:ins w:id="3050" w:author="Xuning Wei12232" w:date="2026-10-20T08:03:00Z">
              <w:r>
                <w:rPr>
                  <w:rFonts w:ascii="Times New Roman" w:eastAsia="等线" w:hAnsi="Times New Roman" w:cs="Times New Roman"/>
                  <w:bCs w:val="0"/>
                  <w:sz w:val="18"/>
                  <w:szCs w:val="18"/>
                </w:rPr>
                <w:t xml:space="preserve"> (</w:t>
              </w:r>
              <w:r>
                <w:rPr>
                  <w:rFonts w:ascii="Times New Roman" w:eastAsia="等线" w:hAnsi="Times New Roman" w:cs="Times New Roman"/>
                  <w:sz w:val="18"/>
                  <w:szCs w:val="18"/>
                </w:rPr>
                <w:t xml:space="preserve">1.75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bCs w:val="0"/>
                  <w:sz w:val="18"/>
                  <w:szCs w:val="18"/>
                </w:rPr>
                <w:t>)</w:t>
              </w:r>
            </w:ins>
            <w:r>
              <w:rPr>
                <w:rFonts w:ascii="Times New Roman" w:eastAsia="等线" w:hAnsi="Times New Roman" w:cs="Times New Roman"/>
                <w:bCs w:val="0"/>
                <w:sz w:val="18"/>
                <w:szCs w:val="18"/>
              </w:rPr>
              <w:t>.</w:t>
            </w:r>
            <w:r>
              <w:rPr>
                <w:rFonts w:ascii="Times New Roman" w:eastAsia="等线" w:hAnsi="Times New Roman" w:cs="Times New Roman"/>
                <w:sz w:val="18"/>
                <w:szCs w:val="18"/>
              </w:rPr>
              <w:t xml:space="preserve"> </w:t>
            </w:r>
            <w:r>
              <w:rPr>
                <w:rFonts w:ascii="Times New Roman" w:eastAsia="等线" w:hAnsi="Times New Roman" w:cs="Times New Roman"/>
                <w:color w:val="0000FF"/>
                <w:sz w:val="18"/>
                <w:szCs w:val="18"/>
              </w:rPr>
              <w:t>Stir at least 15</w:t>
            </w:r>
            <w:ins w:id="3051" w:author="Xuning Wei12232" w:date="2026-10-20T22:07:00Z">
              <w:r>
                <w:rPr>
                  <w:rFonts w:ascii="Times New Roman" w:eastAsia="等线" w:hAnsi="Times New Roman" w:cs="Times New Roman"/>
                  <w:sz w:val="18"/>
                  <w:szCs w:val="18"/>
                </w:rPr>
                <w:t xml:space="preserve"> </w:t>
              </w:r>
            </w:ins>
            <w:r>
              <w:rPr>
                <w:rFonts w:ascii="Times New Roman" w:eastAsia="等线" w:hAnsi="Times New Roman" w:cs="Times New Roman"/>
                <w:color w:val="0000FF"/>
                <w:sz w:val="18"/>
                <w:szCs w:val="18"/>
              </w:rPr>
              <w:t>minutes</w:t>
            </w:r>
            <w:ins w:id="3052" w:author="Xuning Wei12232" w:date="2026-10-20T22:06:00Z">
              <w:r>
                <w:rPr>
                  <w:rFonts w:ascii="Times New Roman" w:eastAsia="等线" w:hAnsi="Times New Roman" w:cs="Times New Roman"/>
                  <w:sz w:val="18"/>
                  <w:szCs w:val="18"/>
                </w:rPr>
                <w:t xml:space="preserve"> at </w:t>
              </w:r>
              <w:r>
                <w:rPr>
                  <w:rFonts w:ascii="Times New Roman" w:eastAsia="等线" w:hAnsi="Times New Roman" w:cs="Times New Roman"/>
                  <w:bCs w:val="0"/>
                  <w:color w:val="FF0000"/>
                  <w:sz w:val="18"/>
                  <w:szCs w:val="18"/>
                  <w:lang w:eastAsia="zh-CN"/>
                </w:rPr>
                <w:t>20.0 ± 5.0 °C</w:t>
              </w:r>
              <w:r>
                <w:rPr>
                  <w:rFonts w:ascii="Times New Roman" w:eastAsia="等线" w:hAnsi="Times New Roman" w:cs="Times New Roman"/>
                  <w:color w:val="FF0000"/>
                  <w:sz w:val="18"/>
                  <w:szCs w:val="18"/>
                </w:rPr>
                <w:t xml:space="preserve"> (</w:t>
              </w:r>
            </w:ins>
            <w:ins w:id="3053" w:author="Xuning Wei12232" w:date="2026-10-24T10:48:00Z">
              <w:r>
                <w:rPr>
                  <w:rFonts w:ascii="Times New Roman" w:eastAsia="等线" w:hAnsi="Times New Roman" w:cs="Times New Roman"/>
                  <w:color w:val="FF0000"/>
                  <w:sz w:val="18"/>
                  <w:szCs w:val="18"/>
                </w:rPr>
                <w:t>target: 20.0 °C</w:t>
              </w:r>
            </w:ins>
            <w:ins w:id="3054" w:author="Xuning Wei12232" w:date="2026-10-20T22:06:00Z">
              <w:r>
                <w:rPr>
                  <w:rFonts w:ascii="Times New Roman" w:eastAsia="等线" w:hAnsi="Times New Roman" w:cs="Times New Roman"/>
                  <w:color w:val="FF0000"/>
                  <w:sz w:val="18"/>
                  <w:szCs w:val="18"/>
                </w:rPr>
                <w:t>)</w:t>
              </w:r>
            </w:ins>
            <w:ins w:id="3055" w:author="Xuning Wei12232" w:date="2026-10-18T22:18:00Z">
              <w:r>
                <w:rPr>
                  <w:rFonts w:ascii="Times New Roman" w:eastAsia="等线" w:hAnsi="Times New Roman" w:cs="Times New Roman"/>
                  <w:color w:val="0000FF"/>
                  <w:sz w:val="18"/>
                  <w:szCs w:val="18"/>
                </w:rPr>
                <w:t>, Confirm no visible solids and later use</w:t>
              </w:r>
            </w:ins>
            <w:r>
              <w:rPr>
                <w:rFonts w:ascii="Times New Roman" w:eastAsia="等线" w:hAnsi="Times New Roman" w:cs="Times New Roman"/>
                <w:color w:val="0000FF"/>
                <w:sz w:val="18"/>
                <w:szCs w:val="18"/>
              </w:rPr>
              <w:t>.</w:t>
            </w:r>
            <w:r>
              <w:rPr>
                <w:rFonts w:ascii="Times New Roman" w:eastAsia="等线" w:hAnsi="Times New Roman" w:cs="Times New Roman"/>
                <w:sz w:val="18"/>
                <w:szCs w:val="18"/>
                <w:lang w:eastAsia="zh-CN"/>
              </w:rPr>
              <w:t xml:space="preserve"> </w:t>
            </w:r>
          </w:p>
          <w:p w14:paraId="6380077F" w14:textId="77777777" w:rsidR="007617DE" w:rsidRDefault="00AE300B" w:rsidP="007617DE">
            <w:pPr>
              <w:pStyle w:val="aff7"/>
              <w:widowControl w:val="0"/>
              <w:numPr>
                <w:ilvl w:val="0"/>
                <w:numId w:val="32"/>
              </w:numPr>
              <w:spacing w:beforeLines="50" w:before="120" w:afterLines="50" w:after="120"/>
              <w:jc w:val="both"/>
              <w:rPr>
                <w:ins w:id="3056" w:author="Xuning Wei12232" w:date="2026-10-20T14:58:00Z"/>
                <w:rFonts w:ascii="Times New Roman" w:eastAsia="等线" w:hAnsi="Times New Roman" w:cs="Times New Roman"/>
                <w:sz w:val="18"/>
                <w:szCs w:val="18"/>
              </w:rPr>
              <w:pPrChange w:id="3057" w:author="Xuning Wei12232" w:date="2026-10-20T14:58:00Z">
                <w:pPr>
                  <w:widowControl w:val="0"/>
                  <w:spacing w:beforeLines="50" w:before="120" w:afterLines="50" w:after="120"/>
                  <w:contextualSpacing/>
                </w:pPr>
              </w:pPrChange>
            </w:pPr>
            <w:del w:id="3058" w:author="Xuning Wei12232" w:date="2026-10-20T14:58:00Z">
              <w:r>
                <w:rPr>
                  <w:rFonts w:ascii="Times New Roman" w:eastAsia="等线" w:hAnsi="Times New Roman" w:cs="Times New Roman"/>
                  <w:sz w:val="18"/>
                  <w:szCs w:val="18"/>
                  <w:lang w:eastAsia="zh-CN"/>
                  <w:rPrChange w:id="3059" w:author="Xuning Wei12232" w:date="2026-10-24T11:11:00Z">
                    <w:rPr>
                      <w:lang w:eastAsia="zh-CN"/>
                    </w:rPr>
                  </w:rPrChange>
                </w:rPr>
                <w:br/>
                <w:delText>3</w:delText>
              </w:r>
              <w:r>
                <w:rPr>
                  <w:rFonts w:ascii="Times New Roman" w:eastAsia="等线" w:hAnsi="Times New Roman" w:cs="Times New Roman"/>
                  <w:sz w:val="18"/>
                  <w:szCs w:val="18"/>
                  <w:lang w:eastAsia="zh-CN"/>
                </w:rPr>
                <w:delText xml:space="preserve">. </w:delText>
              </w:r>
            </w:del>
            <w:commentRangeStart w:id="3060"/>
            <w:del w:id="3061" w:author="Xuning Wei12232" w:date="2026-10-20T20:27:00Z">
              <w:r>
                <w:rPr>
                  <w:rFonts w:ascii="Times New Roman" w:eastAsia="等线" w:hAnsi="Times New Roman" w:cs="Times New Roman"/>
                  <w:sz w:val="18"/>
                  <w:szCs w:val="18"/>
                  <w:lang w:eastAsia="zh-CN"/>
                </w:rPr>
                <w:delText>Adjust</w:delText>
              </w:r>
              <w:r>
                <w:rPr>
                  <w:rFonts w:ascii="Times New Roman" w:eastAsia="等线" w:hAnsi="Times New Roman" w:cs="Times New Roman"/>
                  <w:bCs w:val="0"/>
                  <w:sz w:val="18"/>
                  <w:szCs w:val="18"/>
                </w:rPr>
                <w:delText xml:space="preserve"> the mixture to </w:delText>
              </w:r>
            </w:del>
            <w:del w:id="3062" w:author="Xuning Wei12232" w:date="2026-10-20T14:33:00Z">
              <w:r>
                <w:rPr>
                  <w:rFonts w:ascii="Times New Roman" w:eastAsia="等线" w:hAnsi="Times New Roman" w:cs="Times New Roman"/>
                  <w:bCs w:val="0"/>
                  <w:sz w:val="18"/>
                  <w:szCs w:val="18"/>
                  <w:lang w:eastAsia="zh-CN"/>
                </w:rPr>
                <w:delText xml:space="preserve">20 </w:delText>
              </w:r>
              <w:r>
                <w:rPr>
                  <w:rFonts w:ascii="Times New Roman" w:eastAsia="等线" w:hAnsi="Times New Roman" w:cs="Times New Roman"/>
                  <w:bCs w:val="0"/>
                  <w:sz w:val="18"/>
                  <w:szCs w:val="18"/>
                </w:rPr>
                <w:delText>± 5 °C</w:delText>
              </w:r>
            </w:del>
            <w:del w:id="3063" w:author="Xuning Wei12232" w:date="2026-10-20T20:27:00Z">
              <w:r>
                <w:rPr>
                  <w:rFonts w:ascii="Times New Roman" w:eastAsia="等线" w:hAnsi="Times New Roman" w:cs="Times New Roman"/>
                  <w:sz w:val="18"/>
                  <w:szCs w:val="18"/>
                </w:rPr>
                <w:delText xml:space="preserve"> (target: </w:delText>
              </w:r>
              <w:r>
                <w:rPr>
                  <w:rFonts w:ascii="Times New Roman" w:eastAsia="等线" w:hAnsi="Times New Roman" w:cs="Times New Roman"/>
                  <w:sz w:val="18"/>
                  <w:szCs w:val="18"/>
                  <w:lang w:eastAsia="zh-CN"/>
                </w:rPr>
                <w:delText>20 °C</w:delText>
              </w:r>
              <w:r>
                <w:rPr>
                  <w:rFonts w:ascii="Times New Roman" w:eastAsia="等线" w:hAnsi="Times New Roman" w:cs="Times New Roman"/>
                  <w:sz w:val="18"/>
                  <w:szCs w:val="18"/>
                </w:rPr>
                <w:delText>).</w:delText>
              </w:r>
              <w:r>
                <w:rPr>
                  <w:rFonts w:ascii="Times New Roman" w:eastAsia="等线" w:hAnsi="Times New Roman" w:cs="Times New Roman"/>
                  <w:sz w:val="18"/>
                  <w:szCs w:val="18"/>
                  <w:lang w:eastAsia="zh-CN"/>
                </w:rPr>
                <w:delText xml:space="preserve"> </w:delText>
              </w:r>
              <w:commentRangeEnd w:id="3060"/>
              <w:r>
                <w:rPr>
                  <w:rStyle w:val="aff5"/>
                </w:rPr>
                <w:commentReference w:id="3060"/>
              </w:r>
            </w:del>
            <w:del w:id="3064" w:author="Xuning Wei12232" w:date="2026-10-20T14:58:00Z">
              <w:r>
                <w:rPr>
                  <w:rFonts w:ascii="Times New Roman" w:eastAsia="等线" w:hAnsi="Times New Roman" w:cs="Times New Roman"/>
                  <w:sz w:val="18"/>
                  <w:szCs w:val="18"/>
                  <w:lang w:eastAsia="zh-CN"/>
                  <w:rPrChange w:id="3065" w:author="Xuning Wei12232" w:date="2026-10-24T11:11:00Z">
                    <w:rPr>
                      <w:lang w:eastAsia="zh-CN"/>
                    </w:rPr>
                  </w:rPrChange>
                </w:rPr>
                <w:br/>
                <w:delText xml:space="preserve">4. </w:delText>
              </w:r>
            </w:del>
            <w:r>
              <w:rPr>
                <w:rFonts w:ascii="Times New Roman" w:eastAsia="等线" w:hAnsi="Times New Roman" w:cs="Times New Roman"/>
                <w:sz w:val="18"/>
                <w:szCs w:val="18"/>
                <w:rPrChange w:id="3066" w:author="Xuning Wei12232" w:date="2026-10-24T11:11:00Z">
                  <w:rPr/>
                </w:rPrChange>
              </w:rPr>
              <w:t xml:space="preserve">Add </w:t>
            </w:r>
            <w:del w:id="3067" w:author="Xuning Wei12232" w:date="2026-10-20T08:03:00Z">
              <w:r>
                <w:rPr>
                  <w:rFonts w:ascii="Times New Roman" w:eastAsia="等线" w:hAnsi="Times New Roman" w:cs="Times New Roman"/>
                  <w:sz w:val="18"/>
                  <w:szCs w:val="18"/>
                </w:rPr>
                <w:delText>1.80 eq.</w:delText>
              </w:r>
            </w:del>
            <w:r>
              <w:rPr>
                <w:rFonts w:ascii="Times New Roman" w:eastAsia="等线" w:hAnsi="Times New Roman" w:cs="Times New Roman"/>
                <w:sz w:val="18"/>
                <w:szCs w:val="18"/>
              </w:rPr>
              <w:t xml:space="preserve"> </w:t>
            </w:r>
            <w:proofErr w:type="spellStart"/>
            <w:r>
              <w:rPr>
                <w:rFonts w:ascii="Times New Roman" w:eastAsia="等线" w:hAnsi="Times New Roman" w:cs="Times New Roman"/>
                <w:bCs w:val="0"/>
                <w:sz w:val="18"/>
                <w:szCs w:val="18"/>
              </w:rPr>
              <w:t>OxymaPure</w:t>
            </w:r>
            <w:proofErr w:type="spellEnd"/>
            <w:ins w:id="3068" w:author="Xuning Wei12232" w:date="2026-10-20T08:03:00Z">
              <w:r>
                <w:rPr>
                  <w:rFonts w:ascii="Times New Roman" w:eastAsia="等线" w:hAnsi="Times New Roman" w:cs="Times New Roman"/>
                  <w:bCs w:val="0"/>
                  <w:sz w:val="18"/>
                  <w:szCs w:val="18"/>
                </w:rPr>
                <w:t xml:space="preserve"> (</w:t>
              </w:r>
              <w:r>
                <w:rPr>
                  <w:rFonts w:ascii="Times New Roman" w:eastAsia="等线" w:hAnsi="Times New Roman" w:cs="Times New Roman"/>
                  <w:color w:val="FF0000"/>
                  <w:sz w:val="18"/>
                  <w:szCs w:val="18"/>
                  <w:rPrChange w:id="3069" w:author="Xuning Wei12232" w:date="2026-10-24T11:11:00Z">
                    <w:rPr>
                      <w:color w:val="FF0000"/>
                    </w:rPr>
                  </w:rPrChange>
                </w:rPr>
                <w:t xml:space="preserve">1.80 </w:t>
              </w:r>
              <w:proofErr w:type="spellStart"/>
              <w:r>
                <w:rPr>
                  <w:rFonts w:ascii="Times New Roman" w:eastAsia="等线" w:hAnsi="Times New Roman" w:cs="Times New Roman"/>
                  <w:color w:val="FF0000"/>
                  <w:sz w:val="18"/>
                  <w:szCs w:val="18"/>
                  <w:rPrChange w:id="3070" w:author="Xuning Wei12232" w:date="2026-10-24T11:11:00Z">
                    <w:rPr>
                      <w:color w:val="FF0000"/>
                    </w:rPr>
                  </w:rPrChange>
                </w:rPr>
                <w:t>eq</w:t>
              </w:r>
              <w:proofErr w:type="spellEnd"/>
              <w:r>
                <w:rPr>
                  <w:rFonts w:ascii="Times New Roman" w:eastAsia="等线" w:hAnsi="Times New Roman" w:cs="Times New Roman"/>
                  <w:bCs w:val="0"/>
                  <w:sz w:val="18"/>
                  <w:szCs w:val="18"/>
                </w:rPr>
                <w:t>)</w:t>
              </w:r>
            </w:ins>
            <w:r>
              <w:rPr>
                <w:rFonts w:ascii="Times New Roman" w:eastAsia="等线" w:hAnsi="Times New Roman" w:cs="Times New Roman"/>
                <w:bCs w:val="0"/>
                <w:sz w:val="18"/>
                <w:szCs w:val="18"/>
                <w:lang w:eastAsia="zh-CN"/>
              </w:rPr>
              <w:t xml:space="preserve"> </w:t>
            </w:r>
            <w:r>
              <w:rPr>
                <w:rFonts w:ascii="Times New Roman" w:eastAsia="等线" w:hAnsi="Times New Roman" w:cs="Times New Roman"/>
                <w:sz w:val="18"/>
                <w:szCs w:val="18"/>
                <w:rPrChange w:id="3071" w:author="Xuning Wei12232" w:date="2026-10-24T11:11:00Z">
                  <w:rPr/>
                </w:rPrChange>
              </w:rPr>
              <w:t xml:space="preserve">into </w:t>
            </w:r>
            <w:r>
              <w:rPr>
                <w:rFonts w:ascii="Times New Roman" w:eastAsia="仿宋_GB2312" w:hAnsi="Times New Roman" w:cs="Times New Roman"/>
                <w:sz w:val="18"/>
                <w:szCs w:val="18"/>
                <w:rPrChange w:id="3072"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073" w:author="Xuning Wei12232" w:date="2026-10-24T11:11:00Z">
                  <w:rPr>
                    <w:rFonts w:eastAsia="仿宋_GB2312"/>
                    <w:lang w:eastAsia="zh-CN"/>
                  </w:rPr>
                </w:rPrChange>
              </w:rPr>
              <w:t>-R01</w:t>
            </w:r>
            <w:del w:id="3074" w:author="Xuning Wei12232" w:date="2026-10-20T20:26:00Z">
              <w:r>
                <w:rPr>
                  <w:rFonts w:ascii="Times New Roman" w:eastAsia="等线" w:hAnsi="Times New Roman" w:cs="Times New Roman"/>
                  <w:sz w:val="18"/>
                  <w:szCs w:val="18"/>
                  <w:rPrChange w:id="3075" w:author="Xuning Wei12232" w:date="2026-10-24T11:11:00Z">
                    <w:rPr/>
                  </w:rPrChange>
                </w:rPr>
                <w:delText xml:space="preserve"> at </w:delText>
              </w:r>
            </w:del>
            <w:del w:id="3076" w:author="Xuning Wei12232" w:date="2026-10-20T14:33:00Z">
              <w:r>
                <w:rPr>
                  <w:rFonts w:ascii="Times New Roman" w:eastAsia="等线" w:hAnsi="Times New Roman" w:cs="Times New Roman"/>
                  <w:sz w:val="18"/>
                  <w:szCs w:val="18"/>
                  <w:lang w:eastAsia="zh-CN"/>
                  <w:rPrChange w:id="3077" w:author="Xuning Wei12232" w:date="2026-10-24T11:11:00Z">
                    <w:rPr>
                      <w:lang w:eastAsia="zh-CN"/>
                    </w:rPr>
                  </w:rPrChange>
                </w:rPr>
                <w:delText xml:space="preserve">20 </w:delText>
              </w:r>
              <w:r>
                <w:rPr>
                  <w:rFonts w:ascii="Times New Roman" w:eastAsia="等线" w:hAnsi="Times New Roman" w:cs="Times New Roman"/>
                  <w:sz w:val="18"/>
                  <w:szCs w:val="18"/>
                  <w:rPrChange w:id="3078" w:author="Xuning Wei12232" w:date="2026-10-24T11:11:00Z">
                    <w:rPr/>
                  </w:rPrChange>
                </w:rPr>
                <w:delText>± 5 °C</w:delText>
              </w:r>
            </w:del>
            <w:del w:id="3079" w:author="Xuning Wei12232" w:date="2026-10-20T20:26:00Z">
              <w:r>
                <w:rPr>
                  <w:rFonts w:ascii="Times New Roman" w:eastAsia="等线" w:hAnsi="Times New Roman" w:cs="Times New Roman"/>
                  <w:sz w:val="18"/>
                  <w:szCs w:val="18"/>
                  <w:rPrChange w:id="3080" w:author="Xuning Wei12232" w:date="2026-10-24T11:11:00Z">
                    <w:rPr/>
                  </w:rPrChange>
                </w:rPr>
                <w:delText xml:space="preserve"> (target: </w:delText>
              </w:r>
              <w:r>
                <w:rPr>
                  <w:rFonts w:ascii="Times New Roman" w:eastAsia="等线" w:hAnsi="Times New Roman" w:cs="Times New Roman"/>
                  <w:sz w:val="18"/>
                  <w:szCs w:val="18"/>
                  <w:lang w:eastAsia="zh-CN"/>
                  <w:rPrChange w:id="3081" w:author="Xuning Wei12232" w:date="2026-10-24T11:11:00Z">
                    <w:rPr>
                      <w:lang w:eastAsia="zh-CN"/>
                    </w:rPr>
                  </w:rPrChange>
                </w:rPr>
                <w:delText>20 °C</w:delText>
              </w:r>
              <w:r>
                <w:rPr>
                  <w:rFonts w:ascii="Times New Roman" w:eastAsia="等线" w:hAnsi="Times New Roman" w:cs="Times New Roman"/>
                  <w:sz w:val="18"/>
                  <w:szCs w:val="18"/>
                  <w:rPrChange w:id="3082" w:author="Xuning Wei12232" w:date="2026-10-24T11:11:00Z">
                    <w:rPr/>
                  </w:rPrChange>
                </w:rPr>
                <w:delText>)</w:delText>
              </w:r>
            </w:del>
            <w:r>
              <w:rPr>
                <w:rFonts w:ascii="Times New Roman" w:eastAsia="等线" w:hAnsi="Times New Roman" w:cs="Times New Roman"/>
                <w:sz w:val="18"/>
                <w:szCs w:val="18"/>
                <w:rPrChange w:id="3083" w:author="Xuning Wei12232" w:date="2026-10-24T11:11:00Z">
                  <w:rPr/>
                </w:rPrChange>
              </w:rPr>
              <w:t xml:space="preserve">, rinse the </w:t>
            </w:r>
            <w:r>
              <w:rPr>
                <w:rFonts w:ascii="Times New Roman" w:eastAsia="仿宋_GB2312" w:hAnsi="Times New Roman" w:cs="Times New Roman"/>
                <w:sz w:val="18"/>
                <w:szCs w:val="18"/>
                <w:rPrChange w:id="3084"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085" w:author="Xuning Wei12232" w:date="2026-10-24T11:11:00Z">
                  <w:rPr>
                    <w:rFonts w:eastAsia="仿宋_GB2312"/>
                    <w:lang w:eastAsia="zh-CN"/>
                  </w:rPr>
                </w:rPrChange>
              </w:rPr>
              <w:t>-R01</w:t>
            </w:r>
            <w:r>
              <w:rPr>
                <w:rFonts w:ascii="Times New Roman" w:eastAsia="等线" w:hAnsi="Times New Roman" w:cs="Times New Roman"/>
                <w:sz w:val="18"/>
                <w:szCs w:val="18"/>
                <w:rPrChange w:id="3086" w:author="Xuning Wei12232" w:date="2026-10-24T11:11:00Z">
                  <w:rPr/>
                </w:rPrChange>
              </w:rPr>
              <w:t xml:space="preserve"> with </w:t>
            </w:r>
            <w:del w:id="3087" w:author="Xuning Wei12232" w:date="2026-10-20T08:04:00Z">
              <w:r>
                <w:rPr>
                  <w:rFonts w:ascii="Times New Roman" w:eastAsia="仿宋_GB2312" w:hAnsi="Times New Roman" w:cs="Times New Roman"/>
                  <w:sz w:val="18"/>
                  <w:szCs w:val="18"/>
                  <w:lang w:eastAsia="zh-CN"/>
                  <w:rPrChange w:id="3088" w:author="Xuning Wei12232" w:date="2026-10-24T11:11:00Z">
                    <w:rPr>
                      <w:rFonts w:eastAsia="仿宋_GB2312"/>
                      <w:lang w:eastAsia="zh-CN"/>
                    </w:rPr>
                  </w:rPrChange>
                </w:rPr>
                <w:delText xml:space="preserve">2.0 V </w:delText>
              </w:r>
            </w:del>
            <w:r>
              <w:rPr>
                <w:rFonts w:ascii="Times New Roman" w:eastAsia="仿宋_GB2312" w:hAnsi="Times New Roman" w:cs="Times New Roman"/>
                <w:sz w:val="18"/>
                <w:szCs w:val="18"/>
                <w:lang w:eastAsia="zh-CN"/>
                <w:rPrChange w:id="3089" w:author="Xuning Wei12232" w:date="2026-10-24T11:11:00Z">
                  <w:rPr>
                    <w:rFonts w:eastAsia="仿宋_GB2312"/>
                    <w:lang w:eastAsia="zh-CN"/>
                  </w:rPr>
                </w:rPrChange>
              </w:rPr>
              <w:t>DMF (</w:t>
            </w:r>
            <w:ins w:id="3090" w:author="Xuning Wei12232" w:date="2026-10-20T08:04:00Z">
              <w:r>
                <w:rPr>
                  <w:rFonts w:ascii="Times New Roman" w:eastAsia="仿宋_GB2312" w:hAnsi="Times New Roman" w:cs="Times New Roman"/>
                  <w:sz w:val="18"/>
                  <w:szCs w:val="18"/>
                  <w:lang w:eastAsia="zh-CN"/>
                  <w:rPrChange w:id="3091" w:author="Xuning Wei12232" w:date="2026-10-24T11:11:00Z">
                    <w:rPr>
                      <w:rFonts w:eastAsia="仿宋_GB2312"/>
                      <w:lang w:eastAsia="zh-CN"/>
                    </w:rPr>
                  </w:rPrChange>
                </w:rPr>
                <w:t xml:space="preserve">2.0 V, </w:t>
              </w:r>
            </w:ins>
            <w:r>
              <w:rPr>
                <w:rFonts w:ascii="Times New Roman" w:eastAsia="仿宋_GB2312" w:hAnsi="Times New Roman" w:cs="Times New Roman"/>
                <w:sz w:val="18"/>
                <w:szCs w:val="18"/>
                <w:lang w:eastAsia="zh-CN"/>
                <w:rPrChange w:id="3092" w:author="Xuning Wei12232" w:date="2026-10-24T11:11:00Z">
                  <w:rPr>
                    <w:rFonts w:eastAsia="仿宋_GB2312"/>
                    <w:lang w:eastAsia="zh-CN"/>
                  </w:rPr>
                </w:rPrChange>
              </w:rPr>
              <w:t>1.</w:t>
            </w:r>
            <w:ins w:id="3093" w:author="Xuning Wei12232" w:date="2026-10-20T20:33:00Z">
              <w:r>
                <w:rPr>
                  <w:rFonts w:ascii="Times New Roman" w:eastAsia="仿宋_GB2312" w:hAnsi="Times New Roman" w:cs="Times New Roman"/>
                  <w:color w:val="000000" w:themeColor="text1"/>
                  <w:sz w:val="18"/>
                  <w:szCs w:val="18"/>
                  <w:lang w:eastAsia="zh-CN"/>
                  <w:rPrChange w:id="3094" w:author="Xuning Wei12232" w:date="2026-10-24T11:11:00Z">
                    <w:rPr>
                      <w:rFonts w:ascii="Times New Roman" w:eastAsia="仿宋_GB2312" w:hAnsi="Times New Roman" w:cs="Times New Roman"/>
                      <w:color w:val="000000" w:themeColor="text1"/>
                      <w:sz w:val="18"/>
                      <w:szCs w:val="18"/>
                      <w:highlight w:val="cyan"/>
                      <w:lang w:eastAsia="zh-CN"/>
                    </w:rPr>
                  </w:rPrChange>
                </w:rPr>
                <w:t>90</w:t>
              </w:r>
            </w:ins>
            <w:del w:id="3095" w:author="Xuning Wei12232" w:date="2026-10-20T20:33:00Z">
              <w:r>
                <w:rPr>
                  <w:rFonts w:ascii="Times New Roman" w:eastAsia="仿宋_GB2312" w:hAnsi="Times New Roman" w:cs="Times New Roman"/>
                  <w:sz w:val="18"/>
                  <w:szCs w:val="18"/>
                  <w:lang w:eastAsia="zh-CN"/>
                  <w:rPrChange w:id="3096" w:author="Xuning Wei12232" w:date="2026-10-24T11:11:00Z">
                    <w:rPr>
                      <w:rFonts w:eastAsia="仿宋_GB2312"/>
                      <w:lang w:eastAsia="zh-CN"/>
                    </w:rPr>
                  </w:rPrChange>
                </w:rPr>
                <w:delText>896</w:delText>
              </w:r>
            </w:del>
            <w:r>
              <w:rPr>
                <w:rFonts w:ascii="Times New Roman" w:eastAsia="仿宋_GB2312" w:hAnsi="Times New Roman" w:cs="Times New Roman"/>
                <w:sz w:val="18"/>
                <w:szCs w:val="18"/>
                <w:lang w:eastAsia="zh-CN"/>
                <w:rPrChange w:id="3097" w:author="Xuning Wei12232" w:date="2026-10-24T11:11:00Z">
                  <w:rPr>
                    <w:rFonts w:eastAsia="仿宋_GB2312"/>
                    <w:lang w:eastAsia="zh-CN"/>
                  </w:rPr>
                </w:rPrChange>
              </w:rPr>
              <w:t xml:space="preserve"> kg/kg)</w:t>
            </w:r>
            <w:r>
              <w:rPr>
                <w:rFonts w:ascii="Times New Roman" w:eastAsia="等线" w:hAnsi="Times New Roman" w:cs="Times New Roman"/>
                <w:sz w:val="18"/>
                <w:szCs w:val="18"/>
                <w:rPrChange w:id="3098" w:author="Xuning Wei12232" w:date="2026-10-24T11:11:00Z">
                  <w:rPr/>
                </w:rPrChange>
              </w:rPr>
              <w:t xml:space="preserve">. </w:t>
            </w:r>
          </w:p>
          <w:p w14:paraId="143E668C" w14:textId="77777777" w:rsidR="007617DE" w:rsidRDefault="00AE300B" w:rsidP="007617DE">
            <w:pPr>
              <w:pStyle w:val="aff7"/>
              <w:widowControl w:val="0"/>
              <w:numPr>
                <w:ilvl w:val="0"/>
                <w:numId w:val="32"/>
              </w:numPr>
              <w:spacing w:beforeLines="50" w:before="120" w:afterLines="50" w:after="120"/>
              <w:jc w:val="both"/>
              <w:rPr>
                <w:ins w:id="3099" w:author="Xuning Wei12232" w:date="2026-10-20T14:58:00Z"/>
                <w:rFonts w:ascii="Times New Roman" w:eastAsia="等线" w:hAnsi="Times New Roman" w:cs="Times New Roman"/>
                <w:sz w:val="18"/>
                <w:szCs w:val="18"/>
              </w:rPr>
              <w:pPrChange w:id="3100" w:author="Xuning Wei12232" w:date="2026-10-20T14:58:00Z">
                <w:pPr>
                  <w:widowControl w:val="0"/>
                  <w:spacing w:beforeLines="50" w:before="120" w:afterLines="50" w:after="120"/>
                  <w:contextualSpacing/>
                </w:pPr>
              </w:pPrChange>
            </w:pPr>
            <w:del w:id="3101" w:author="Xuning Wei12232" w:date="2026-10-20T14:58:00Z">
              <w:r>
                <w:rPr>
                  <w:rFonts w:ascii="Times New Roman" w:eastAsia="等线" w:hAnsi="Times New Roman" w:cs="Times New Roman"/>
                  <w:sz w:val="18"/>
                  <w:szCs w:val="18"/>
                  <w:rPrChange w:id="3102" w:author="Xuning Wei12232" w:date="2026-10-24T11:11:00Z">
                    <w:rPr/>
                  </w:rPrChange>
                </w:rPr>
                <w:br/>
                <w:delText xml:space="preserve">5. </w:delText>
              </w:r>
            </w:del>
            <w:r>
              <w:rPr>
                <w:rFonts w:ascii="Times New Roman" w:eastAsia="等线" w:hAnsi="Times New Roman" w:cs="Times New Roman"/>
                <w:sz w:val="18"/>
                <w:szCs w:val="18"/>
                <w:rPrChange w:id="3103" w:author="Xuning Wei12232" w:date="2026-10-24T11:11:00Z">
                  <w:rPr/>
                </w:rPrChange>
              </w:rPr>
              <w:t xml:space="preserve">Add </w:t>
            </w:r>
            <w:del w:id="3104" w:author="Xuning Wei12232" w:date="2026-10-20T08:04:00Z">
              <w:r>
                <w:rPr>
                  <w:rFonts w:ascii="Times New Roman" w:eastAsia="等线" w:hAnsi="Times New Roman" w:cs="Times New Roman"/>
                  <w:sz w:val="18"/>
                  <w:szCs w:val="18"/>
                  <w:rPrChange w:id="3105" w:author="Xuning Wei12232" w:date="2026-10-24T11:11:00Z">
                    <w:rPr/>
                  </w:rPrChange>
                </w:rPr>
                <w:delText xml:space="preserve">2.0 eq. </w:delText>
              </w:r>
            </w:del>
            <w:r>
              <w:rPr>
                <w:rFonts w:ascii="Times New Roman" w:eastAsia="等线" w:hAnsi="Times New Roman" w:cs="Times New Roman"/>
                <w:sz w:val="18"/>
                <w:szCs w:val="18"/>
                <w:rPrChange w:id="3106" w:author="Xuning Wei12232" w:date="2026-10-24T11:11:00Z">
                  <w:rPr/>
                </w:rPrChange>
              </w:rPr>
              <w:t>DIC</w:t>
            </w:r>
            <w:ins w:id="3107" w:author="Xuning Wei12232" w:date="2026-10-20T08:04:00Z">
              <w:r>
                <w:rPr>
                  <w:rFonts w:ascii="Times New Roman" w:eastAsia="等线" w:hAnsi="Times New Roman" w:cs="Times New Roman"/>
                  <w:sz w:val="18"/>
                  <w:szCs w:val="18"/>
                  <w:rPrChange w:id="3108" w:author="Xuning Wei12232" w:date="2026-10-24T11:11:00Z">
                    <w:rPr/>
                  </w:rPrChange>
                </w:rPr>
                <w:t xml:space="preserve"> (2.0</w:t>
              </w:r>
            </w:ins>
            <w:ins w:id="3109" w:author="Xuning Wei12232" w:date="2026-10-22T10:24:00Z">
              <w:r>
                <w:rPr>
                  <w:rFonts w:ascii="Times New Roman" w:eastAsia="等线" w:hAnsi="Times New Roman" w:cs="Times New Roman"/>
                  <w:color w:val="000000" w:themeColor="text1"/>
                  <w:sz w:val="18"/>
                  <w:szCs w:val="18"/>
                  <w:rPrChange w:id="3110" w:author="Xuning Wei12232" w:date="2026-10-24T11:11:00Z">
                    <w:rPr>
                      <w:rFonts w:ascii="Times New Roman" w:eastAsia="等线" w:hAnsi="Times New Roman" w:cs="Times New Roman"/>
                      <w:color w:val="000000" w:themeColor="text1"/>
                      <w:sz w:val="18"/>
                      <w:szCs w:val="18"/>
                      <w:highlight w:val="lightGray"/>
                    </w:rPr>
                  </w:rPrChange>
                </w:rPr>
                <w:t>0</w:t>
              </w:r>
            </w:ins>
            <w:ins w:id="3111" w:author="Xuning Wei12232" w:date="2026-10-20T08:04:00Z">
              <w:r>
                <w:rPr>
                  <w:rFonts w:ascii="Times New Roman" w:eastAsia="等线" w:hAnsi="Times New Roman" w:cs="Times New Roman"/>
                  <w:sz w:val="18"/>
                  <w:szCs w:val="18"/>
                  <w:rPrChange w:id="3112" w:author="Xuning Wei12232" w:date="2026-10-24T11:11:00Z">
                    <w:rPr/>
                  </w:rPrChange>
                </w:rPr>
                <w:t xml:space="preserve"> eq.)</w:t>
              </w:r>
            </w:ins>
            <w:r>
              <w:rPr>
                <w:rFonts w:ascii="Times New Roman" w:eastAsia="等线" w:hAnsi="Times New Roman" w:cs="Times New Roman"/>
                <w:sz w:val="18"/>
                <w:szCs w:val="18"/>
                <w:rPrChange w:id="3113" w:author="Xuning Wei12232" w:date="2026-10-24T11:11:00Z">
                  <w:rPr/>
                </w:rPrChange>
              </w:rPr>
              <w:t xml:space="preserve"> at </w:t>
            </w:r>
            <w:del w:id="3114" w:author="Xuning Wei12232" w:date="2026-10-20T14:33:00Z">
              <w:r>
                <w:rPr>
                  <w:rFonts w:ascii="Times New Roman" w:eastAsia="等线" w:hAnsi="Times New Roman" w:cs="Times New Roman"/>
                  <w:sz w:val="18"/>
                  <w:szCs w:val="18"/>
                  <w:rPrChange w:id="3115" w:author="Xuning Wei12232" w:date="2026-10-24T11:11:00Z">
                    <w:rPr/>
                  </w:rPrChange>
                </w:rPr>
                <w:delText xml:space="preserve">20 </w:delText>
              </w:r>
              <w:r>
                <w:rPr>
                  <w:rFonts w:ascii="Times New Roman" w:eastAsia="等线" w:hAnsi="Times New Roman" w:cs="Times New Roman" w:hint="eastAsia"/>
                  <w:sz w:val="18"/>
                  <w:szCs w:val="18"/>
                  <w:rPrChange w:id="3116" w:author="Xuning Wei12232" w:date="2026-10-24T11:11:00Z">
                    <w:rPr>
                      <w:rFonts w:hint="eastAsia"/>
                    </w:rPr>
                  </w:rPrChange>
                </w:rPr>
                <w:delText>±</w:delText>
              </w:r>
              <w:r>
                <w:rPr>
                  <w:rFonts w:ascii="Times New Roman" w:eastAsia="等线" w:hAnsi="Times New Roman" w:cs="Times New Roman"/>
                  <w:sz w:val="18"/>
                  <w:szCs w:val="18"/>
                  <w:lang w:eastAsia="zh-CN"/>
                  <w:rPrChange w:id="3117" w:author="Xuning Wei12232" w:date="2026-10-24T11:11:00Z">
                    <w:rPr>
                      <w:lang w:eastAsia="zh-CN"/>
                    </w:rPr>
                  </w:rPrChange>
                </w:rPr>
                <w:delText xml:space="preserve"> </w:delText>
              </w:r>
              <w:r>
                <w:rPr>
                  <w:rFonts w:ascii="Times New Roman" w:eastAsia="等线" w:hAnsi="Times New Roman" w:cs="Times New Roman"/>
                  <w:sz w:val="18"/>
                  <w:szCs w:val="18"/>
                  <w:rPrChange w:id="3118" w:author="Xuning Wei12232" w:date="2026-10-24T11:11:00Z">
                    <w:rPr/>
                  </w:rPrChange>
                </w:rPr>
                <w:delText>5 °C</w:delText>
              </w:r>
            </w:del>
            <w:ins w:id="3119" w:author="Xuning Wei12232" w:date="2026-10-20T14:33:00Z">
              <w:r>
                <w:rPr>
                  <w:rFonts w:ascii="Times New Roman" w:eastAsia="等线" w:hAnsi="Times New Roman" w:cs="Times New Roman"/>
                  <w:sz w:val="18"/>
                  <w:szCs w:val="18"/>
                  <w:rPrChange w:id="3120" w:author="Xuning Wei12232" w:date="2026-10-24T11:11:00Z">
                    <w:rPr/>
                  </w:rPrChange>
                </w:rPr>
                <w:t>20.0 ± 5.0 °C</w:t>
              </w:r>
            </w:ins>
            <w:r>
              <w:rPr>
                <w:rFonts w:ascii="Times New Roman" w:eastAsia="等线" w:hAnsi="Times New Roman" w:cs="Times New Roman"/>
                <w:sz w:val="18"/>
                <w:szCs w:val="18"/>
                <w:rPrChange w:id="3121" w:author="Xuning Wei12232" w:date="2026-10-24T11:11:00Z">
                  <w:rPr/>
                </w:rPrChange>
              </w:rPr>
              <w:t xml:space="preserve"> (</w:t>
            </w:r>
            <w:del w:id="3122" w:author="Xuning Wei12232" w:date="2026-10-24T10:48:00Z">
              <w:r>
                <w:rPr>
                  <w:rFonts w:ascii="Times New Roman" w:eastAsia="等线" w:hAnsi="Times New Roman" w:cs="Times New Roman"/>
                  <w:sz w:val="18"/>
                  <w:szCs w:val="18"/>
                  <w:rPrChange w:id="3123" w:author="Xuning Wei12232" w:date="2026-10-24T11:11:00Z">
                    <w:rPr/>
                  </w:rPrChange>
                </w:rPr>
                <w:delText>target: 20 °C</w:delText>
              </w:r>
            </w:del>
            <w:ins w:id="3124" w:author="Xuning Wei12232" w:date="2026-10-24T10:48:00Z">
              <w:r>
                <w:rPr>
                  <w:rFonts w:ascii="Times New Roman" w:eastAsia="等线" w:hAnsi="Times New Roman" w:cs="Times New Roman"/>
                  <w:sz w:val="18"/>
                  <w:szCs w:val="18"/>
                </w:rPr>
                <w:t>target: 20.0 °C</w:t>
              </w:r>
            </w:ins>
            <w:r>
              <w:rPr>
                <w:rFonts w:ascii="Times New Roman" w:eastAsia="等线" w:hAnsi="Times New Roman" w:cs="Times New Roman"/>
                <w:sz w:val="18"/>
                <w:szCs w:val="18"/>
                <w:rPrChange w:id="3125" w:author="Xuning Wei12232" w:date="2026-10-24T11:11:00Z">
                  <w:rPr/>
                </w:rPrChange>
              </w:rPr>
              <w:t xml:space="preserve">). Stir for 20 </w:t>
            </w:r>
            <w:r>
              <w:rPr>
                <w:rFonts w:ascii="Times New Roman" w:eastAsia="等线" w:hAnsi="Times New Roman" w:cs="Times New Roman" w:hint="eastAsia"/>
                <w:sz w:val="18"/>
                <w:szCs w:val="18"/>
                <w:rPrChange w:id="3126" w:author="Xuning Wei12232" w:date="2026-10-24T11:11:00Z">
                  <w:rPr>
                    <w:rFonts w:hint="eastAsia"/>
                  </w:rPr>
                </w:rPrChange>
              </w:rPr>
              <w:t>±</w:t>
            </w:r>
            <w:r>
              <w:rPr>
                <w:rFonts w:ascii="Times New Roman" w:eastAsia="等线" w:hAnsi="Times New Roman" w:cs="Times New Roman"/>
                <w:sz w:val="18"/>
                <w:szCs w:val="18"/>
                <w:lang w:eastAsia="zh-CN"/>
                <w:rPrChange w:id="3127" w:author="Xuning Wei12232" w:date="2026-10-24T11:11:00Z">
                  <w:rPr>
                    <w:lang w:eastAsia="zh-CN"/>
                  </w:rPr>
                </w:rPrChange>
              </w:rPr>
              <w:t xml:space="preserve"> </w:t>
            </w:r>
            <w:r>
              <w:rPr>
                <w:rFonts w:ascii="Times New Roman" w:eastAsia="等线" w:hAnsi="Times New Roman" w:cs="Times New Roman"/>
                <w:sz w:val="18"/>
                <w:szCs w:val="18"/>
                <w:rPrChange w:id="3128" w:author="Xuning Wei12232" w:date="2026-10-24T11:11:00Z">
                  <w:rPr/>
                </w:rPrChange>
              </w:rPr>
              <w:t>5 min (target: 20 min) after addition</w:t>
            </w:r>
            <w:ins w:id="3129" w:author="Xuning Wei12232" w:date="2026-10-20T20:28:00Z">
              <w:r>
                <w:rPr>
                  <w:rFonts w:ascii="Times New Roman" w:eastAsia="等线" w:hAnsi="Times New Roman" w:cs="Times New Roman"/>
                  <w:sz w:val="18"/>
                  <w:szCs w:val="18"/>
                </w:rPr>
                <w:t xml:space="preserve"> at 20.0 ± 5.0 °C (</w:t>
              </w:r>
            </w:ins>
            <w:ins w:id="3130" w:author="Xuning Wei12232" w:date="2026-10-24T10:48:00Z">
              <w:r>
                <w:rPr>
                  <w:rFonts w:ascii="Times New Roman" w:eastAsia="等线" w:hAnsi="Times New Roman" w:cs="Times New Roman"/>
                  <w:color w:val="FF0000"/>
                  <w:sz w:val="18"/>
                  <w:szCs w:val="18"/>
                </w:rPr>
                <w:t>target: 20.0 °C</w:t>
              </w:r>
            </w:ins>
            <w:ins w:id="3131" w:author="Xuning Wei12232" w:date="2026-10-20T20:28:00Z">
              <w:r>
                <w:rPr>
                  <w:rFonts w:ascii="Times New Roman" w:eastAsia="等线" w:hAnsi="Times New Roman" w:cs="Times New Roman"/>
                  <w:sz w:val="18"/>
                  <w:szCs w:val="18"/>
                </w:rPr>
                <w:t>)</w:t>
              </w:r>
            </w:ins>
            <w:r>
              <w:rPr>
                <w:rFonts w:ascii="Times New Roman" w:eastAsia="等线" w:hAnsi="Times New Roman" w:cs="Times New Roman"/>
                <w:sz w:val="18"/>
                <w:szCs w:val="18"/>
                <w:rPrChange w:id="3132" w:author="Xuning Wei12232" w:date="2026-10-24T11:11:00Z">
                  <w:rPr/>
                </w:rPrChange>
              </w:rPr>
              <w:t xml:space="preserve">. </w:t>
            </w:r>
          </w:p>
          <w:p w14:paraId="38F0D0CB" w14:textId="77777777" w:rsidR="007617DE" w:rsidRDefault="00AE300B" w:rsidP="007617DE">
            <w:pPr>
              <w:pStyle w:val="aff7"/>
              <w:widowControl w:val="0"/>
              <w:numPr>
                <w:ilvl w:val="0"/>
                <w:numId w:val="32"/>
              </w:numPr>
              <w:spacing w:beforeLines="50" w:before="120" w:afterLines="50" w:after="120"/>
              <w:jc w:val="both"/>
              <w:rPr>
                <w:ins w:id="3133" w:author="Xuning Wei12232" w:date="2026-10-20T14:58:00Z"/>
                <w:rFonts w:ascii="Times New Roman" w:eastAsia="等线" w:hAnsi="Times New Roman" w:cs="Times New Roman"/>
                <w:sz w:val="18"/>
                <w:szCs w:val="18"/>
              </w:rPr>
              <w:pPrChange w:id="3134" w:author="Xuning Wei12232" w:date="2026-10-20T14:58:00Z">
                <w:pPr>
                  <w:widowControl w:val="0"/>
                  <w:spacing w:beforeLines="50" w:before="120" w:afterLines="50" w:after="120"/>
                  <w:contextualSpacing/>
                </w:pPr>
              </w:pPrChange>
            </w:pPr>
            <w:del w:id="3135" w:author="Xuning Wei12232" w:date="2026-10-20T14:58:00Z">
              <w:r>
                <w:rPr>
                  <w:rFonts w:ascii="Times New Roman" w:eastAsia="等线" w:hAnsi="Times New Roman" w:cs="Times New Roman"/>
                  <w:sz w:val="18"/>
                  <w:szCs w:val="18"/>
                  <w:rPrChange w:id="3136" w:author="Xuning Wei12232" w:date="2026-10-24T11:11:00Z">
                    <w:rPr/>
                  </w:rPrChange>
                </w:rPr>
                <w:br/>
                <w:delText xml:space="preserve">6. </w:delText>
              </w:r>
            </w:del>
            <w:r>
              <w:rPr>
                <w:rFonts w:ascii="Times New Roman" w:eastAsia="等线" w:hAnsi="Times New Roman" w:cs="Times New Roman"/>
                <w:sz w:val="18"/>
                <w:szCs w:val="18"/>
                <w:rPrChange w:id="3137" w:author="Xuning Wei12232" w:date="2026-10-24T11:11:00Z">
                  <w:rPr/>
                </w:rPrChange>
              </w:rPr>
              <w:t xml:space="preserve">Transfer the mixture in </w:t>
            </w:r>
            <w:r>
              <w:rPr>
                <w:rFonts w:ascii="Times New Roman" w:eastAsia="仿宋_GB2312" w:hAnsi="Times New Roman" w:cs="Times New Roman"/>
                <w:sz w:val="18"/>
                <w:szCs w:val="18"/>
                <w:rPrChange w:id="3138"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139" w:author="Xuning Wei12232" w:date="2026-10-24T11:11:00Z">
                  <w:rPr>
                    <w:rFonts w:eastAsia="仿宋_GB2312"/>
                    <w:lang w:eastAsia="zh-CN"/>
                  </w:rPr>
                </w:rPrChange>
              </w:rPr>
              <w:t>-R01</w:t>
            </w:r>
            <w:r>
              <w:rPr>
                <w:rFonts w:ascii="Times New Roman" w:eastAsia="仿宋_GB2312" w:hAnsi="Times New Roman" w:cs="Times New Roman"/>
                <w:b/>
                <w:sz w:val="18"/>
                <w:szCs w:val="18"/>
                <w:lang w:eastAsia="zh-CN"/>
                <w:rPrChange w:id="3140" w:author="Xuning Wei12232" w:date="2026-10-24T11:11:00Z">
                  <w:rPr>
                    <w:rFonts w:eastAsia="仿宋_GB2312"/>
                    <w:b/>
                    <w:lang w:eastAsia="zh-CN"/>
                  </w:rPr>
                </w:rPrChange>
              </w:rPr>
              <w:t xml:space="preserve"> </w:t>
            </w:r>
            <w:r>
              <w:rPr>
                <w:rFonts w:ascii="Times New Roman" w:eastAsia="等线" w:hAnsi="Times New Roman" w:cs="Times New Roman"/>
                <w:sz w:val="18"/>
                <w:szCs w:val="18"/>
                <w:rPrChange w:id="3141" w:author="Xuning Wei12232" w:date="2026-10-24T11:11:00Z">
                  <w:rPr/>
                </w:rPrChange>
              </w:rPr>
              <w:t xml:space="preserve">into </w:t>
            </w:r>
            <w:r>
              <w:rPr>
                <w:rFonts w:ascii="Times New Roman" w:eastAsia="仿宋_GB2312" w:hAnsi="Times New Roman" w:cs="Times New Roman"/>
                <w:sz w:val="18"/>
                <w:szCs w:val="18"/>
                <w:rPrChange w:id="3142" w:author="Xuning Wei12232" w:date="2026-10-24T11:11:00Z">
                  <w:rPr>
                    <w:rFonts w:eastAsia="仿宋_GB2312"/>
                  </w:rPr>
                </w:rPrChange>
              </w:rPr>
              <w:t>TJ4S-1213-Sy1</w:t>
            </w:r>
            <w:r>
              <w:rPr>
                <w:rFonts w:ascii="Times New Roman" w:eastAsia="仿宋_GB2312" w:hAnsi="Times New Roman" w:cs="Times New Roman"/>
                <w:sz w:val="18"/>
                <w:szCs w:val="18"/>
                <w:lang w:eastAsia="zh-CN"/>
                <w:rPrChange w:id="3143" w:author="Xuning Wei12232" w:date="2026-10-24T11:11:00Z">
                  <w:rPr>
                    <w:rFonts w:eastAsia="仿宋_GB2312"/>
                    <w:lang w:eastAsia="zh-CN"/>
                  </w:rPr>
                </w:rPrChange>
              </w:rPr>
              <w:t>5</w:t>
            </w:r>
            <w:r>
              <w:rPr>
                <w:rFonts w:ascii="Times New Roman" w:eastAsia="等线" w:hAnsi="Times New Roman" w:cs="Times New Roman"/>
                <w:sz w:val="18"/>
                <w:szCs w:val="18"/>
                <w:rPrChange w:id="3144" w:author="Xuning Wei12232" w:date="2026-10-24T11:11:00Z">
                  <w:rPr/>
                </w:rPrChange>
              </w:rPr>
              <w:t>. Add</w:t>
            </w:r>
            <w:del w:id="3145" w:author="Xuning Wei12232" w:date="2026-10-20T08:47:00Z">
              <w:r>
                <w:rPr>
                  <w:rFonts w:ascii="Times New Roman" w:eastAsia="等线" w:hAnsi="Times New Roman" w:cs="Times New Roman"/>
                  <w:b/>
                  <w:bCs w:val="0"/>
                  <w:sz w:val="18"/>
                  <w:szCs w:val="18"/>
                  <w:rPrChange w:id="3146" w:author="Xuning Wei12232" w:date="2026-10-24T11:11:00Z">
                    <w:rPr>
                      <w:b/>
                    </w:rPr>
                  </w:rPrChange>
                </w:rPr>
                <w:delText xml:space="preserve"> </w:delText>
              </w:r>
              <w:r>
                <w:rPr>
                  <w:rFonts w:ascii="Times New Roman" w:eastAsia="仿宋_GB2312" w:hAnsi="Times New Roman" w:cs="Times New Roman"/>
                  <w:sz w:val="18"/>
                  <w:szCs w:val="18"/>
                  <w:lang w:eastAsia="zh-CN"/>
                  <w:rPrChange w:id="3147" w:author="Xuning Wei12232" w:date="2026-10-24T11:11:00Z">
                    <w:rPr>
                      <w:rFonts w:eastAsia="仿宋_GB2312"/>
                      <w:lang w:eastAsia="zh-CN"/>
                    </w:rPr>
                  </w:rPrChange>
                </w:rPr>
                <w:delText>1.0 V DMF (0.948 kg/kg)</w:delText>
              </w:r>
              <w:r>
                <w:rPr>
                  <w:rFonts w:ascii="Times New Roman" w:eastAsia="等线" w:hAnsi="Times New Roman" w:cs="Times New Roman"/>
                  <w:sz w:val="18"/>
                  <w:szCs w:val="18"/>
                  <w:rPrChange w:id="3148" w:author="Xuning Wei12232" w:date="2026-10-24T11:11:00Z">
                    <w:rPr/>
                  </w:rPrChange>
                </w:rPr>
                <w:delText xml:space="preserve"> </w:delText>
              </w:r>
            </w:del>
            <w:ins w:id="3149" w:author="Xuning Wei12232" w:date="2026-10-20T08:47:00Z">
              <w:r>
                <w:rPr>
                  <w:rFonts w:ascii="Times New Roman" w:eastAsia="等线" w:hAnsi="Times New Roman" w:cs="Times New Roman"/>
                  <w:b/>
                  <w:bCs w:val="0"/>
                  <w:sz w:val="18"/>
                  <w:szCs w:val="18"/>
                  <w:rPrChange w:id="3150" w:author="Xuning Wei12232" w:date="2026-10-24T11:11:00Z">
                    <w:rPr>
                      <w:b/>
                    </w:rPr>
                  </w:rPrChange>
                </w:rPr>
                <w:t xml:space="preserve"> </w:t>
              </w:r>
              <w:r>
                <w:rPr>
                  <w:rFonts w:ascii="Times New Roman" w:eastAsia="等线" w:hAnsi="Times New Roman" w:cs="Times New Roman"/>
                  <w:bCs w:val="0"/>
                  <w:color w:val="FF0000"/>
                  <w:sz w:val="18"/>
                  <w:szCs w:val="18"/>
                  <w:rPrChange w:id="3151" w:author="Xuning Wei12232" w:date="2026-10-24T11:11:00Z">
                    <w:rPr>
                      <w:rFonts w:ascii="Times New Roman" w:eastAsia="等线" w:hAnsi="Times New Roman" w:cs="Times New Roman"/>
                      <w:bCs w:val="0"/>
                      <w:color w:val="FF0000"/>
                      <w:sz w:val="18"/>
                      <w:szCs w:val="18"/>
                      <w:highlight w:val="cyan"/>
                    </w:rPr>
                  </w:rPrChange>
                </w:rPr>
                <w:t>DMF (1.0 V, 0.9</w:t>
              </w:r>
            </w:ins>
            <w:ins w:id="3152" w:author="Xuning Wei12232" w:date="2026-10-20T20:35:00Z">
              <w:r>
                <w:rPr>
                  <w:rFonts w:ascii="Times New Roman" w:eastAsia="等线" w:hAnsi="Times New Roman" w:cs="Times New Roman"/>
                  <w:bCs w:val="0"/>
                  <w:color w:val="FF0000"/>
                  <w:sz w:val="18"/>
                  <w:szCs w:val="18"/>
                  <w:rPrChange w:id="3153" w:author="Xuning Wei12232" w:date="2026-10-24T11:11:00Z">
                    <w:rPr>
                      <w:rFonts w:ascii="Times New Roman" w:eastAsia="等线" w:hAnsi="Times New Roman" w:cs="Times New Roman"/>
                      <w:bCs w:val="0"/>
                      <w:color w:val="FF0000"/>
                      <w:sz w:val="18"/>
                      <w:szCs w:val="18"/>
                      <w:highlight w:val="cyan"/>
                    </w:rPr>
                  </w:rPrChange>
                </w:rPr>
                <w:t>5</w:t>
              </w:r>
            </w:ins>
            <w:ins w:id="3154" w:author="Xuning Wei12232" w:date="2026-10-20T08:47:00Z">
              <w:r>
                <w:rPr>
                  <w:rFonts w:ascii="Times New Roman" w:eastAsia="等线" w:hAnsi="Times New Roman" w:cs="Times New Roman"/>
                  <w:b/>
                  <w:bCs w:val="0"/>
                  <w:sz w:val="18"/>
                  <w:szCs w:val="18"/>
                  <w:rPrChange w:id="3155" w:author="Xuning Wei12232" w:date="2026-10-24T11:11:00Z">
                    <w:rPr>
                      <w:b/>
                    </w:rPr>
                  </w:rPrChange>
                </w:rPr>
                <w:t xml:space="preserve"> kg/kg) </w:t>
              </w:r>
            </w:ins>
            <w:r>
              <w:rPr>
                <w:rFonts w:ascii="Times New Roman" w:eastAsia="等线" w:hAnsi="Times New Roman" w:cs="Times New Roman"/>
                <w:sz w:val="18"/>
                <w:szCs w:val="18"/>
                <w:rPrChange w:id="3156" w:author="Xuning Wei12232" w:date="2026-10-24T11:11:00Z">
                  <w:rPr/>
                </w:rPrChange>
              </w:rPr>
              <w:t xml:space="preserve">into </w:t>
            </w:r>
            <w:r>
              <w:rPr>
                <w:rFonts w:ascii="Times New Roman" w:eastAsia="仿宋_GB2312" w:hAnsi="Times New Roman" w:cs="Times New Roman"/>
                <w:sz w:val="18"/>
                <w:szCs w:val="18"/>
                <w:rPrChange w:id="3157"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158" w:author="Xuning Wei12232" w:date="2026-10-24T11:11:00Z">
                  <w:rPr>
                    <w:rFonts w:eastAsia="仿宋_GB2312"/>
                    <w:lang w:eastAsia="zh-CN"/>
                  </w:rPr>
                </w:rPrChange>
              </w:rPr>
              <w:t>-R01</w:t>
            </w:r>
            <w:r>
              <w:rPr>
                <w:rFonts w:ascii="Times New Roman" w:eastAsia="等线" w:hAnsi="Times New Roman" w:cs="Times New Roman"/>
                <w:sz w:val="18"/>
                <w:szCs w:val="18"/>
                <w:rPrChange w:id="3159" w:author="Xuning Wei12232" w:date="2026-10-24T11:11:00Z">
                  <w:rPr/>
                </w:rPrChange>
              </w:rPr>
              <w:t xml:space="preserve"> to rinse the wall. </w:t>
            </w:r>
          </w:p>
          <w:p w14:paraId="0986BD9D" w14:textId="77777777" w:rsidR="007617DE" w:rsidRPr="007617DE" w:rsidRDefault="00AE300B" w:rsidP="007617DE">
            <w:pPr>
              <w:pStyle w:val="aff7"/>
              <w:widowControl w:val="0"/>
              <w:numPr>
                <w:ilvl w:val="0"/>
                <w:numId w:val="32"/>
              </w:numPr>
              <w:spacing w:beforeLines="50" w:before="120" w:afterLines="50" w:after="120"/>
              <w:jc w:val="both"/>
              <w:rPr>
                <w:rFonts w:ascii="Times New Roman" w:eastAsia="等线" w:hAnsi="Times New Roman" w:cs="Times New Roman"/>
                <w:sz w:val="18"/>
                <w:szCs w:val="18"/>
                <w:rPrChange w:id="3160" w:author="Xuning Wei12232" w:date="2026-10-24T11:11:00Z">
                  <w:rPr/>
                </w:rPrChange>
              </w:rPr>
              <w:pPrChange w:id="3161" w:author="Xuning Wei12232" w:date="2026-10-20T14:58:00Z">
                <w:pPr>
                  <w:widowControl w:val="0"/>
                  <w:spacing w:beforeLines="50" w:before="120" w:afterLines="50" w:after="120"/>
                  <w:contextualSpacing/>
                </w:pPr>
              </w:pPrChange>
            </w:pPr>
            <w:del w:id="3162" w:author="Xuning Wei12232" w:date="2026-10-20T14:58:00Z">
              <w:r>
                <w:rPr>
                  <w:rFonts w:ascii="Times New Roman" w:eastAsia="等线" w:hAnsi="Times New Roman" w:cs="Times New Roman"/>
                  <w:sz w:val="18"/>
                  <w:szCs w:val="18"/>
                  <w:rPrChange w:id="3163" w:author="Xuning Wei12232" w:date="2026-10-24T11:11:00Z">
                    <w:rPr/>
                  </w:rPrChange>
                </w:rPr>
                <w:br/>
                <w:delText xml:space="preserve">7. </w:delText>
              </w:r>
            </w:del>
            <w:r>
              <w:rPr>
                <w:rFonts w:ascii="Times New Roman" w:eastAsia="等线" w:hAnsi="Times New Roman" w:cs="Times New Roman"/>
                <w:sz w:val="18"/>
                <w:szCs w:val="18"/>
                <w:rPrChange w:id="3164" w:author="Xuning Wei12232" w:date="2026-10-24T11:11:00Z">
                  <w:rPr/>
                </w:rPrChange>
              </w:rPr>
              <w:t>Bubble with nitrogen to the synthesis reactor (TJ4S-1213-Sy15) for 5 ± 2 min (target: 5 min), then start the agitator. Transfer the mixture in activation tank (TJ4S-1213-Sy15-R01) into synthesis reactor (TJ4S-1213-Sy15)</w:t>
            </w:r>
          </w:p>
        </w:tc>
      </w:tr>
      <w:tr w:rsidR="007617DE" w14:paraId="3B569522" w14:textId="77777777">
        <w:trPr>
          <w:trHeight w:val="20"/>
        </w:trPr>
        <w:tc>
          <w:tcPr>
            <w:tcW w:w="310" w:type="pct"/>
            <w:tcMar>
              <w:top w:w="57" w:type="dxa"/>
              <w:left w:w="85" w:type="dxa"/>
              <w:bottom w:w="57" w:type="dxa"/>
              <w:right w:w="85" w:type="dxa"/>
            </w:tcMar>
            <w:vAlign w:val="center"/>
          </w:tcPr>
          <w:p w14:paraId="4D47A0A2"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FEA56A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6C0AD214" w14:textId="77777777" w:rsidR="007617DE" w:rsidRDefault="00AE300B" w:rsidP="007617DE">
            <w:pPr>
              <w:pStyle w:val="aff7"/>
              <w:widowControl w:val="0"/>
              <w:numPr>
                <w:ilvl w:val="0"/>
                <w:numId w:val="33"/>
              </w:numPr>
              <w:spacing w:beforeLines="50" w:before="120" w:afterLines="50" w:after="120"/>
              <w:jc w:val="both"/>
              <w:rPr>
                <w:ins w:id="3165" w:author="Xuning Wei12232" w:date="2026-10-20T14:59:00Z"/>
                <w:rFonts w:ascii="Times New Roman" w:eastAsia="等线" w:hAnsi="Times New Roman" w:cs="Times New Roman"/>
                <w:sz w:val="18"/>
                <w:szCs w:val="18"/>
              </w:rPr>
              <w:pPrChange w:id="3166" w:author="Xuning Wei12232" w:date="2026-10-20T14:59:00Z">
                <w:pPr>
                  <w:widowControl w:val="0"/>
                  <w:spacing w:beforeLines="50" w:before="120" w:afterLines="50" w:after="120"/>
                  <w:contextualSpacing/>
                </w:pPr>
              </w:pPrChange>
            </w:pPr>
            <w:del w:id="3167" w:author="Xuning Wei12232" w:date="2026-10-20T14:58: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3168" w:author="Xuning Wei12232" w:date="2026-10-24T11:11:00Z">
                  <w:rPr/>
                </w:rPrChange>
              </w:rPr>
              <w:t>Heat the mixture to</w:t>
            </w:r>
            <w:r>
              <w:rPr>
                <w:rFonts w:ascii="Times New Roman" w:eastAsia="等线" w:hAnsi="Times New Roman" w:cs="Times New Roman"/>
                <w:sz w:val="18"/>
                <w:szCs w:val="18"/>
              </w:rPr>
              <w:t xml:space="preserve"> </w:t>
            </w:r>
            <w:ins w:id="3169" w:author="Xuning Wei12232" w:date="2026-10-20T11:25:00Z">
              <w:r>
                <w:rPr>
                  <w:rFonts w:ascii="Times New Roman" w:eastAsia="等线" w:hAnsi="Times New Roman" w:cs="Times New Roman"/>
                  <w:color w:val="FF0000"/>
                  <w:sz w:val="18"/>
                  <w:szCs w:val="18"/>
                  <w:rPrChange w:id="3170" w:author="Xuning Wei12232" w:date="2026-10-24T11:11:00Z">
                    <w:rPr>
                      <w:color w:val="FF0000"/>
                      <w:highlight w:val="yellow"/>
                    </w:rPr>
                  </w:rPrChange>
                </w:rPr>
                <w:t xml:space="preserve">19.0 ~ 27.0°C (target: </w:t>
              </w:r>
            </w:ins>
            <w:ins w:id="3171" w:author="Xuning Wei12232" w:date="2026-10-20T21:36:00Z">
              <w:r>
                <w:rPr>
                  <w:rFonts w:ascii="Times New Roman" w:eastAsia="等线" w:hAnsi="Times New Roman" w:cs="Times New Roman"/>
                  <w:color w:val="FF0000"/>
                  <w:sz w:val="18"/>
                  <w:szCs w:val="18"/>
                  <w:rPrChange w:id="3172" w:author="Xuning Wei12232" w:date="2026-10-24T11:11:00Z">
                    <w:rPr>
                      <w:rFonts w:ascii="Times New Roman" w:eastAsia="等线" w:hAnsi="Times New Roman" w:cs="Times New Roman"/>
                      <w:color w:val="FF0000"/>
                      <w:sz w:val="18"/>
                      <w:szCs w:val="18"/>
                      <w:highlight w:val="yellow"/>
                    </w:rPr>
                  </w:rPrChange>
                </w:rPr>
                <w:t>25.0 °C</w:t>
              </w:r>
            </w:ins>
            <w:ins w:id="3173" w:author="Xuning Wei12232" w:date="2026-10-20T11:25:00Z">
              <w:r>
                <w:rPr>
                  <w:rFonts w:ascii="Times New Roman" w:eastAsia="等线" w:hAnsi="Times New Roman" w:cs="Times New Roman"/>
                  <w:color w:val="FF0000"/>
                  <w:sz w:val="18"/>
                  <w:szCs w:val="18"/>
                  <w:rPrChange w:id="3174" w:author="Xuning Wei12232" w:date="2026-10-24T11:11:00Z">
                    <w:rPr>
                      <w:color w:val="FF0000"/>
                      <w:highlight w:val="yellow"/>
                    </w:rPr>
                  </w:rPrChange>
                </w:rPr>
                <w:t>)</w:t>
              </w:r>
            </w:ins>
            <w:del w:id="3175" w:author="Xuning Wei12232" w:date="2026-10-20T11:25:00Z">
              <w:r>
                <w:rPr>
                  <w:rFonts w:ascii="Times New Roman" w:eastAsia="等线" w:hAnsi="Times New Roman" w:cs="Times New Roman"/>
                  <w:sz w:val="18"/>
                  <w:szCs w:val="18"/>
                </w:rPr>
                <w:delText>25±</w:delText>
              </w:r>
            </w:del>
            <w:del w:id="3176" w:author="Xuning Wei12232" w:date="2026-10-20T08:32:00Z">
              <w:r>
                <w:rPr>
                  <w:rFonts w:ascii="Times New Roman" w:eastAsia="等线" w:hAnsi="Times New Roman" w:cs="Times New Roman"/>
                  <w:sz w:val="18"/>
                  <w:szCs w:val="18"/>
                </w:rPr>
                <w:delText>5</w:delText>
              </w:r>
            </w:del>
            <w:del w:id="3177" w:author="Xuning Wei12232" w:date="2026-10-20T11:25:00Z">
              <w:r>
                <w:rPr>
                  <w:rFonts w:ascii="Times New Roman" w:eastAsia="等线" w:hAnsi="Times New Roman" w:cs="Times New Roman"/>
                  <w:sz w:val="18"/>
                  <w:szCs w:val="18"/>
                </w:rPr>
                <w:delText xml:space="preserve"> °C</w:delText>
              </w:r>
            </w:del>
            <w:r>
              <w:rPr>
                <w:rFonts w:ascii="Times New Roman" w:eastAsia="等线" w:hAnsi="Times New Roman" w:cs="Times New Roman"/>
                <w:sz w:val="18"/>
                <w:szCs w:val="18"/>
              </w:rPr>
              <w:t>.</w:t>
            </w:r>
            <w:r>
              <w:rPr>
                <w:rFonts w:ascii="Times New Roman" w:eastAsia="等线" w:hAnsi="Times New Roman" w:cs="Times New Roman"/>
                <w:sz w:val="18"/>
                <w:szCs w:val="18"/>
                <w:rPrChange w:id="3178" w:author="Xuning Wei12232" w:date="2026-10-24T11:11:00Z">
                  <w:rPr/>
                </w:rPrChange>
              </w:rPr>
              <w:t xml:space="preserve"> The mixture is allowed to react at </w:t>
            </w:r>
            <w:del w:id="3179" w:author="Xuning Wei12232" w:date="2026-10-20T08:32:00Z">
              <w:r>
                <w:rPr>
                  <w:rFonts w:ascii="Times New Roman" w:eastAsia="等线" w:hAnsi="Times New Roman" w:cs="Times New Roman"/>
                  <w:sz w:val="18"/>
                  <w:szCs w:val="18"/>
                </w:rPr>
                <w:delText xml:space="preserve">25±5 </w:delText>
              </w:r>
            </w:del>
            <w:ins w:id="3180" w:author="Xuning Wei12232" w:date="2026-10-20T08:32:00Z">
              <w:r>
                <w:rPr>
                  <w:rFonts w:ascii="Times New Roman" w:eastAsia="等线" w:hAnsi="Times New Roman" w:cs="Times New Roman"/>
                  <w:sz w:val="18"/>
                  <w:szCs w:val="18"/>
                </w:rPr>
                <w:t>19.0 ~ 27.0</w:t>
              </w:r>
            </w:ins>
            <w:r>
              <w:rPr>
                <w:rFonts w:ascii="Times New Roman" w:eastAsia="等线" w:hAnsi="Times New Roman" w:cs="Times New Roman"/>
                <w:sz w:val="18"/>
                <w:szCs w:val="18"/>
              </w:rPr>
              <w:t xml:space="preserve">°C (target: </w:t>
            </w:r>
            <w:del w:id="3181" w:author="Xuning Wei12232" w:date="2026-10-20T21:36:00Z">
              <w:r>
                <w:rPr>
                  <w:rFonts w:ascii="Times New Roman" w:eastAsia="等线" w:hAnsi="Times New Roman" w:cs="Times New Roman"/>
                  <w:sz w:val="18"/>
                  <w:szCs w:val="18"/>
                </w:rPr>
                <w:delText>25 °C</w:delText>
              </w:r>
            </w:del>
            <w:ins w:id="3182" w:author="Xuning Wei12232" w:date="2026-10-20T21:36:00Z">
              <w:r>
                <w:rPr>
                  <w:rFonts w:ascii="Times New Roman" w:eastAsia="等线" w:hAnsi="Times New Roman" w:cs="Times New Roman"/>
                  <w:color w:val="FF0000"/>
                  <w:sz w:val="18"/>
                  <w:szCs w:val="18"/>
                  <w:rPrChange w:id="3183" w:author="Xuning Wei12232" w:date="2026-10-24T11:11:00Z">
                    <w:rPr>
                      <w:rFonts w:ascii="Times New Roman" w:eastAsia="等线" w:hAnsi="Times New Roman" w:cs="Times New Roman"/>
                      <w:color w:val="FF0000"/>
                      <w:sz w:val="18"/>
                      <w:szCs w:val="18"/>
                      <w:highlight w:val="yellow"/>
                    </w:rPr>
                  </w:rPrChange>
                </w:rPr>
                <w:t>25.0 °C</w:t>
              </w:r>
            </w:ins>
            <w:r>
              <w:rPr>
                <w:rFonts w:ascii="Times New Roman" w:eastAsia="等线" w:hAnsi="Times New Roman" w:cs="Times New Roman"/>
                <w:sz w:val="18"/>
                <w:szCs w:val="18"/>
              </w:rPr>
              <w:t xml:space="preserve">). </w:t>
            </w:r>
            <w:del w:id="3184" w:author="Xuning Wei12232" w:date="2026-10-20T14:59:00Z">
              <w:r>
                <w:rPr>
                  <w:rFonts w:ascii="Times New Roman" w:eastAsia="等线" w:hAnsi="Times New Roman" w:cs="Times New Roman"/>
                  <w:sz w:val="18"/>
                  <w:szCs w:val="18"/>
                </w:rPr>
                <w:br/>
              </w:r>
            </w:del>
          </w:p>
          <w:p w14:paraId="762A36CF" w14:textId="77777777" w:rsidR="007617DE" w:rsidRDefault="00AE300B" w:rsidP="007617DE">
            <w:pPr>
              <w:pStyle w:val="aff7"/>
              <w:widowControl w:val="0"/>
              <w:numPr>
                <w:ilvl w:val="0"/>
                <w:numId w:val="33"/>
              </w:numPr>
              <w:spacing w:beforeLines="50" w:before="120" w:afterLines="50" w:after="120"/>
              <w:jc w:val="both"/>
              <w:rPr>
                <w:ins w:id="3185" w:author="Xuning Wei12232" w:date="2026-10-20T14:59:00Z"/>
                <w:rFonts w:ascii="Times New Roman" w:eastAsia="等线" w:hAnsi="Times New Roman" w:cs="Times New Roman"/>
                <w:sz w:val="18"/>
                <w:szCs w:val="18"/>
              </w:rPr>
              <w:pPrChange w:id="3186" w:author="Xuning Wei12232" w:date="2026-10-20T14:59:00Z">
                <w:pPr>
                  <w:widowControl w:val="0"/>
                  <w:spacing w:beforeLines="50" w:before="120" w:afterLines="50" w:after="120"/>
                  <w:contextualSpacing/>
                </w:pPr>
              </w:pPrChange>
            </w:pPr>
            <w:del w:id="3187" w:author="Xuning Wei12232" w:date="2026-10-20T14:59:00Z">
              <w:r>
                <w:rPr>
                  <w:rFonts w:ascii="Times New Roman" w:eastAsia="等线" w:hAnsi="Times New Roman" w:cs="Times New Roman"/>
                  <w:sz w:val="18"/>
                  <w:szCs w:val="18"/>
                  <w:rPrChange w:id="3188" w:author="Xuning Wei12232" w:date="2026-10-24T11:11:00Z">
                    <w:rPr/>
                  </w:rPrChange>
                </w:rPr>
                <w:delText xml:space="preserve">2. </w:delText>
              </w:r>
            </w:del>
            <w:r>
              <w:rPr>
                <w:rFonts w:ascii="Times New Roman" w:eastAsia="等线" w:hAnsi="Times New Roman" w:cs="Times New Roman"/>
                <w:sz w:val="18"/>
                <w:szCs w:val="18"/>
                <w:rPrChange w:id="3189" w:author="Xuning Wei12232" w:date="2026-10-24T11:11:00Z">
                  <w:rPr/>
                </w:rPrChange>
              </w:rPr>
              <w:t>After 4 h ± 15 min (target</w:t>
            </w:r>
            <w:r>
              <w:rPr>
                <w:rFonts w:ascii="Times New Roman" w:eastAsia="等线" w:hAnsi="Times New Roman" w:cs="Times New Roman"/>
                <w:sz w:val="18"/>
                <w:szCs w:val="18"/>
                <w:lang w:eastAsia="zh-CN"/>
                <w:rPrChange w:id="3190" w:author="Xuning Wei12232" w:date="2026-10-24T11:11:00Z">
                  <w:rPr>
                    <w:lang w:eastAsia="zh-CN"/>
                  </w:rPr>
                </w:rPrChange>
              </w:rPr>
              <w:t xml:space="preserve">: </w:t>
            </w:r>
            <w:r>
              <w:rPr>
                <w:rFonts w:ascii="Times New Roman" w:eastAsia="等线" w:hAnsi="Times New Roman" w:cs="Times New Roman"/>
                <w:sz w:val="18"/>
                <w:szCs w:val="18"/>
                <w:rPrChange w:id="3191" w:author="Xuning Wei12232" w:date="2026-10-24T11:11:00Z">
                  <w:rPr/>
                </w:rPrChange>
              </w:rPr>
              <w:t xml:space="preserve">4 h), sample the mixture every 0.5 ~ 1 h for </w:t>
            </w:r>
            <w:proofErr w:type="spellStart"/>
            <w:r>
              <w:rPr>
                <w:rFonts w:ascii="Times New Roman" w:eastAsia="等线" w:hAnsi="Times New Roman" w:cs="Times New Roman"/>
                <w:sz w:val="18"/>
                <w:szCs w:val="18"/>
                <w:rPrChange w:id="3192" w:author="Xuning Wei12232" w:date="2026-10-24T11:11:00Z">
                  <w:rPr/>
                </w:rPrChange>
              </w:rPr>
              <w:t>ninhydrin</w:t>
            </w:r>
            <w:proofErr w:type="spellEnd"/>
            <w:r>
              <w:rPr>
                <w:rFonts w:ascii="Times New Roman" w:eastAsia="等线" w:hAnsi="Times New Roman" w:cs="Times New Roman"/>
                <w:sz w:val="18"/>
                <w:szCs w:val="18"/>
                <w:rPrChange w:id="3193" w:author="Xuning Wei12232" w:date="2026-10-24T11:11:00Z">
                  <w:rPr/>
                </w:rPrChange>
              </w:rPr>
              <w:t xml:space="preserve"> test analysis until two consecutive samples test as negative (Yellow to Light pink Report Negative= Complete coupling; Blue to Purple Positive= Incomplete coupling, </w:t>
            </w:r>
            <w:r>
              <w:rPr>
                <w:rFonts w:ascii="Times New Roman" w:eastAsia="等线" w:hAnsi="Times New Roman" w:cs="Times New Roman"/>
                <w:sz w:val="18"/>
                <w:szCs w:val="18"/>
              </w:rPr>
              <w:t>6</w:t>
            </w:r>
            <w:ins w:id="3194" w:author="Xuning Wei12232" w:date="2026-10-20T11:25:00Z">
              <w:r>
                <w:rPr>
                  <w:rFonts w:ascii="Times New Roman" w:eastAsia="等线" w:hAnsi="Times New Roman" w:cs="Times New Roman"/>
                  <w:sz w:val="18"/>
                  <w:szCs w:val="18"/>
                  <w:lang w:eastAsia="zh-CN"/>
                </w:rPr>
                <w:t>.5</w:t>
              </w:r>
            </w:ins>
            <w:r>
              <w:rPr>
                <w:rFonts w:ascii="Times New Roman" w:eastAsia="等线" w:hAnsi="Times New Roman" w:cs="Times New Roman"/>
                <w:sz w:val="18"/>
                <w:szCs w:val="18"/>
              </w:rPr>
              <w:t xml:space="preserve"> h </w:t>
            </w:r>
            <w:ins w:id="3195" w:author="Xuning Wei12232" w:date="2026-10-22T08:06: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3196" w:author="Xuning Wei12232" w:date="2026-10-20T13:09:00Z">
              <w:r>
                <w:rPr>
                  <w:rFonts w:ascii="Times New Roman" w:eastAsia="等线" w:hAnsi="Times New Roman" w:cs="Times New Roman" w:hint="eastAsia"/>
                  <w:sz w:val="18"/>
                  <w:szCs w:val="18"/>
                </w:rPr>
                <w:delText>≤</w:delText>
              </w:r>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 xml:space="preserve">Coupling time </w:t>
            </w:r>
            <w:ins w:id="3197" w:author="Xuning Wei12232" w:date="2026-10-22T08:05:00Z">
              <w:r>
                <w:rPr>
                  <w:rFonts w:ascii="Times New Roman" w:eastAsia="仿宋_GB2312" w:hAnsi="Times New Roman" w:cs="Times New Roman" w:hint="eastAsia"/>
                  <w:sz w:val="18"/>
                  <w:szCs w:val="18"/>
                </w:rPr>
                <w:t>≤</w:t>
              </w:r>
            </w:ins>
            <w:ins w:id="3198" w:author="Xuning Wei12232" w:date="2026-10-22T08:06:00Z">
              <w:r>
                <w:rPr>
                  <w:rFonts w:ascii="Times New Roman" w:eastAsia="仿宋_GB2312" w:hAnsi="Times New Roman" w:cs="Times New Roman"/>
                  <w:sz w:val="18"/>
                  <w:szCs w:val="18"/>
                </w:rPr>
                <w:t xml:space="preserve"> </w:t>
              </w:r>
            </w:ins>
            <w:del w:id="3199" w:author="Xuning Wei12232" w:date="2026-10-20T13:09:00Z">
              <w:r>
                <w:rPr>
                  <w:rFonts w:ascii="Times New Roman" w:eastAsia="等线" w:hAnsi="Times New Roman" w:cs="Times New Roman" w:hint="eastAsia"/>
                  <w:sz w:val="18"/>
                  <w:szCs w:val="18"/>
                </w:rPr>
                <w:delText>≤</w:delText>
              </w:r>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1</w:t>
            </w:r>
            <w:ins w:id="3200" w:author="Xuning Wei12232" w:date="2026-10-20T11:25:00Z">
              <w:r>
                <w:rPr>
                  <w:rFonts w:ascii="Times New Roman" w:eastAsia="等线" w:hAnsi="Times New Roman" w:cs="Times New Roman"/>
                  <w:sz w:val="18"/>
                  <w:szCs w:val="18"/>
                </w:rPr>
                <w:t>3.5</w:t>
              </w:r>
            </w:ins>
            <w:del w:id="3201" w:author="Xuning Wei12232" w:date="2026-10-20T11:25:00Z">
              <w:r>
                <w:rPr>
                  <w:rFonts w:ascii="Times New Roman" w:eastAsia="等线" w:hAnsi="Times New Roman" w:cs="Times New Roman"/>
                  <w:sz w:val="18"/>
                  <w:szCs w:val="18"/>
                </w:rPr>
                <w:delText>4</w:delText>
              </w:r>
            </w:del>
            <w:r>
              <w:rPr>
                <w:rFonts w:ascii="Times New Roman" w:eastAsia="等线" w:hAnsi="Times New Roman" w:cs="Times New Roman"/>
                <w:sz w:val="18"/>
                <w:szCs w:val="18"/>
              </w:rPr>
              <w:t xml:space="preserve"> h).</w:t>
            </w:r>
            <w:r>
              <w:rPr>
                <w:rFonts w:ascii="Times New Roman" w:eastAsia="等线" w:hAnsi="Times New Roman" w:cs="Times New Roman"/>
                <w:sz w:val="18"/>
                <w:szCs w:val="18"/>
                <w:rPrChange w:id="3202" w:author="Xuning Wei12232" w:date="2026-10-24T11:11:00Z">
                  <w:rPr/>
                </w:rPrChange>
              </w:rPr>
              <w:t xml:space="preserve"> </w:t>
            </w:r>
            <w:del w:id="3203" w:author="Xuning Wei12232" w:date="2026-10-20T14:59:00Z">
              <w:r>
                <w:rPr>
                  <w:rFonts w:ascii="Times New Roman" w:eastAsia="等线" w:hAnsi="Times New Roman" w:cs="Times New Roman"/>
                  <w:sz w:val="18"/>
                  <w:szCs w:val="18"/>
                  <w:rPrChange w:id="3204" w:author="Xuning Wei12232" w:date="2026-10-24T11:11:00Z">
                    <w:rPr/>
                  </w:rPrChange>
                </w:rPr>
                <w:br/>
                <w:delText xml:space="preserve">3. </w:delText>
              </w:r>
            </w:del>
          </w:p>
          <w:p w14:paraId="4C85929E" w14:textId="77777777" w:rsidR="007617DE" w:rsidRPr="007617DE" w:rsidRDefault="00AE300B" w:rsidP="007617DE">
            <w:pPr>
              <w:pStyle w:val="aff7"/>
              <w:widowControl w:val="0"/>
              <w:numPr>
                <w:ilvl w:val="0"/>
                <w:numId w:val="33"/>
              </w:numPr>
              <w:spacing w:beforeLines="50" w:before="120" w:afterLines="50" w:after="120"/>
              <w:jc w:val="both"/>
              <w:rPr>
                <w:rFonts w:ascii="Times New Roman" w:eastAsia="等线" w:hAnsi="Times New Roman" w:cs="Times New Roman"/>
                <w:sz w:val="18"/>
                <w:szCs w:val="18"/>
                <w:rPrChange w:id="3205" w:author="Xuning Wei12232" w:date="2026-10-24T11:11:00Z">
                  <w:rPr/>
                </w:rPrChange>
              </w:rPr>
              <w:pPrChange w:id="3206" w:author="Xuning Wei12232" w:date="2026-10-20T14:59:00Z">
                <w:pPr>
                  <w:widowControl w:val="0"/>
                  <w:spacing w:beforeLines="50" w:before="120" w:afterLines="50" w:after="120"/>
                  <w:contextualSpacing/>
                </w:pPr>
              </w:pPrChange>
            </w:pPr>
            <w:r>
              <w:rPr>
                <w:rFonts w:ascii="Times New Roman" w:eastAsia="等线" w:hAnsi="Times New Roman" w:cs="Times New Roman"/>
                <w:sz w:val="18"/>
                <w:szCs w:val="18"/>
                <w:rPrChange w:id="3207" w:author="Xuning Wei12232" w:date="2026-10-24T11:11:00Z">
                  <w:rPr/>
                </w:rPrChange>
              </w:rPr>
              <w:t xml:space="preserve">Stop stirring and turn off the nitrogen. Drain until there is no reaction mixture drip. </w:t>
            </w:r>
          </w:p>
        </w:tc>
      </w:tr>
      <w:tr w:rsidR="007617DE" w14:paraId="118B0A6A" w14:textId="77777777">
        <w:trPr>
          <w:trHeight w:val="20"/>
        </w:trPr>
        <w:tc>
          <w:tcPr>
            <w:tcW w:w="310" w:type="pct"/>
            <w:tcMar>
              <w:top w:w="57" w:type="dxa"/>
              <w:left w:w="85" w:type="dxa"/>
              <w:bottom w:w="57" w:type="dxa"/>
              <w:right w:w="85" w:type="dxa"/>
            </w:tcMar>
            <w:vAlign w:val="center"/>
          </w:tcPr>
          <w:p w14:paraId="03A41C1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9D7211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5D1D0455" w14:textId="77777777" w:rsidR="007617DE" w:rsidRDefault="00AE300B" w:rsidP="007617DE">
            <w:pPr>
              <w:pStyle w:val="aff7"/>
              <w:widowControl w:val="0"/>
              <w:numPr>
                <w:ilvl w:val="0"/>
                <w:numId w:val="34"/>
              </w:numPr>
              <w:spacing w:beforeLines="50" w:before="120" w:afterLines="50" w:after="120"/>
              <w:jc w:val="both"/>
              <w:rPr>
                <w:ins w:id="3208" w:author="Xuning Wei12232" w:date="2026-10-20T14:59:00Z"/>
                <w:rFonts w:ascii="Times New Roman" w:eastAsia="仿宋_GB2312" w:hAnsi="Times New Roman" w:cs="Times New Roman"/>
                <w:sz w:val="18"/>
                <w:szCs w:val="18"/>
              </w:rPr>
              <w:pPrChange w:id="3209" w:author="Xuning Wei12232" w:date="2026-10-20T14:59:00Z">
                <w:pPr>
                  <w:widowControl w:val="0"/>
                  <w:spacing w:beforeLines="50" w:before="120" w:afterLines="50" w:after="120"/>
                  <w:contextualSpacing/>
                </w:pPr>
              </w:pPrChange>
            </w:pPr>
            <w:del w:id="3210" w:author="Xuning Wei12232" w:date="2026-10-20T14:59: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211" w:author="Xuning Wei12232" w:date="2026-10-24T11:11:00Z">
                  <w:rPr/>
                </w:rPrChange>
              </w:rPr>
              <w:t>Add</w:t>
            </w:r>
            <w:r>
              <w:rPr>
                <w:rFonts w:ascii="Times New Roman" w:eastAsia="仿宋_GB2312" w:hAnsi="Times New Roman" w:cs="Times New Roman"/>
                <w:sz w:val="18"/>
                <w:szCs w:val="18"/>
                <w:lang w:eastAsia="zh-CN"/>
                <w:rPrChange w:id="3212" w:author="Xuning Wei12232" w:date="2026-10-24T11:11:00Z">
                  <w:rPr>
                    <w:lang w:eastAsia="zh-CN"/>
                  </w:rPr>
                </w:rPrChange>
              </w:rPr>
              <w:t xml:space="preserve"> </w:t>
            </w:r>
            <w:ins w:id="3213" w:author="Xuning Wei12232" w:date="2026-10-23T19:53:00Z">
              <w:r>
                <w:rPr>
                  <w:rFonts w:ascii="Times New Roman" w:eastAsia="仿宋_GB2312" w:hAnsi="Times New Roman" w:cs="Times New Roman"/>
                  <w:color w:val="000000" w:themeColor="text1"/>
                  <w:sz w:val="18"/>
                  <w:szCs w:val="18"/>
                  <w:rPrChange w:id="3214"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3215"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3216" w:author="Xuning Wei12232" w:date="2026-10-20T08:04:00Z">
              <w:r>
                <w:rPr>
                  <w:rFonts w:ascii="Times New Roman" w:eastAsia="仿宋_GB2312" w:hAnsi="Times New Roman" w:cs="Times New Roman"/>
                  <w:sz w:val="18"/>
                  <w:szCs w:val="18"/>
                  <w:lang w:eastAsia="zh-CN"/>
                  <w:rPrChange w:id="3217" w:author="Xuning Wei12232" w:date="2026-10-24T11:11:00Z">
                    <w:rPr>
                      <w:lang w:eastAsia="zh-CN"/>
                    </w:rPr>
                  </w:rPrChange>
                </w:rPr>
                <w:delText xml:space="preserve">8.0 V </w:delText>
              </w:r>
            </w:del>
            <w:del w:id="3218" w:author="Xuning Wei12232" w:date="2026-10-20T19:13:00Z">
              <w:r>
                <w:rPr>
                  <w:rFonts w:ascii="Times New Roman" w:eastAsia="仿宋_GB2312" w:hAnsi="Times New Roman" w:cs="Times New Roman"/>
                  <w:sz w:val="18"/>
                  <w:szCs w:val="18"/>
                  <w:lang w:eastAsia="zh-CN"/>
                  <w:rPrChange w:id="3219" w:author="Xuning Wei12232" w:date="2026-10-24T11:11:00Z">
                    <w:rPr>
                      <w:lang w:eastAsia="zh-CN"/>
                    </w:rPr>
                  </w:rPrChange>
                </w:rPr>
                <w:delText xml:space="preserve">DMF </w:delText>
              </w:r>
              <w:r>
                <w:rPr>
                  <w:rFonts w:ascii="Times New Roman" w:eastAsia="仿宋_GB2312" w:hAnsi="Times New Roman" w:cs="Times New Roman"/>
                  <w:sz w:val="18"/>
                  <w:szCs w:val="18"/>
                  <w:lang w:eastAsia="zh-CN"/>
                </w:rPr>
                <w:delText>(7.584 kg/kg</w:delText>
              </w:r>
              <w:r>
                <w:rPr>
                  <w:rFonts w:ascii="Times New Roman" w:eastAsia="仿宋_GB2312" w:hAnsi="Times New Roman" w:cs="Times New Roman"/>
                  <w:sz w:val="18"/>
                  <w:szCs w:val="18"/>
                  <w:lang w:eastAsia="zh-CN"/>
                  <w:rPrChange w:id="3220" w:author="Xuning Wei12232" w:date="2026-10-24T11:11:00Z">
                    <w:rPr>
                      <w:lang w:eastAsia="zh-CN"/>
                    </w:rPr>
                  </w:rPrChange>
                </w:rPr>
                <w:delText>)</w:delText>
              </w:r>
            </w:del>
            <w:r>
              <w:rPr>
                <w:rFonts w:ascii="Times New Roman" w:eastAsia="仿宋_GB2312" w:hAnsi="Times New Roman" w:cs="Times New Roman"/>
                <w:sz w:val="18"/>
                <w:szCs w:val="18"/>
                <w:rPrChange w:id="3221"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3222" w:author="Xuning Wei12232" w:date="2026-10-24T11:11:00Z">
                  <w:rPr>
                    <w:lang w:eastAsia="zh-CN"/>
                  </w:rPr>
                </w:rPrChange>
              </w:rPr>
              <w:t>-R01)</w:t>
            </w:r>
            <w:r>
              <w:rPr>
                <w:rFonts w:ascii="Times New Roman" w:eastAsia="仿宋_GB2312" w:hAnsi="Times New Roman" w:cs="Times New Roman"/>
                <w:sz w:val="18"/>
                <w:szCs w:val="18"/>
                <w:rPrChange w:id="3223"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3224" w:author="Xuning Wei12232" w:date="2026-10-24T11:11:00Z">
                  <w:rPr>
                    <w:color w:val="0000FF"/>
                  </w:rPr>
                </w:rPrChange>
              </w:rPr>
              <w:t xml:space="preserve"> cleaning pipeline.</w:t>
            </w:r>
            <w:r>
              <w:rPr>
                <w:rFonts w:ascii="Times New Roman" w:eastAsia="仿宋_GB2312" w:hAnsi="Times New Roman" w:cs="Times New Roman"/>
                <w:sz w:val="18"/>
                <w:szCs w:val="18"/>
                <w:rPrChange w:id="3225" w:author="Xuning Wei12232" w:date="2026-10-24T11:11:00Z">
                  <w:rPr/>
                </w:rPrChange>
              </w:rPr>
              <w:t xml:space="preserve"> </w:t>
            </w:r>
            <w:del w:id="3226" w:author="Xuning Wei12232" w:date="2026-10-20T14:59:00Z">
              <w:r>
                <w:rPr>
                  <w:rFonts w:ascii="Times New Roman" w:eastAsia="仿宋_GB2312" w:hAnsi="Times New Roman" w:cs="Times New Roman"/>
                  <w:sz w:val="18"/>
                  <w:szCs w:val="18"/>
                  <w:rPrChange w:id="3227" w:author="Xuning Wei12232" w:date="2026-10-24T11:11:00Z">
                    <w:rPr/>
                  </w:rPrChange>
                </w:rPr>
                <w:br/>
                <w:delText xml:space="preserve">2. </w:delText>
              </w:r>
            </w:del>
          </w:p>
          <w:p w14:paraId="3D3C2BB0" w14:textId="77777777" w:rsidR="007617DE" w:rsidRDefault="00AE300B" w:rsidP="007617DE">
            <w:pPr>
              <w:pStyle w:val="aff7"/>
              <w:widowControl w:val="0"/>
              <w:numPr>
                <w:ilvl w:val="0"/>
                <w:numId w:val="34"/>
              </w:numPr>
              <w:spacing w:beforeLines="50" w:before="120" w:afterLines="50" w:after="120"/>
              <w:jc w:val="both"/>
              <w:rPr>
                <w:ins w:id="3228" w:author="Xuning Wei12232" w:date="2026-10-20T14:59:00Z"/>
                <w:rFonts w:ascii="Times New Roman" w:eastAsia="仿宋_GB2312" w:hAnsi="Times New Roman" w:cs="Times New Roman"/>
                <w:sz w:val="18"/>
                <w:szCs w:val="18"/>
              </w:rPr>
              <w:pPrChange w:id="3229" w:author="Xuning Wei12232" w:date="2026-10-20T14:59:00Z">
                <w:pPr>
                  <w:widowControl w:val="0"/>
                  <w:spacing w:beforeLines="50" w:before="120" w:afterLines="50" w:after="120"/>
                  <w:contextualSpacing/>
                </w:pPr>
              </w:pPrChange>
            </w:pPr>
            <w:r>
              <w:rPr>
                <w:rFonts w:ascii="Times New Roman" w:eastAsia="仿宋_GB2312" w:hAnsi="Times New Roman" w:cs="Times New Roman"/>
                <w:sz w:val="18"/>
                <w:szCs w:val="18"/>
                <w:rPrChange w:id="3230" w:author="Xuning Wei12232" w:date="2026-10-24T11:11:00Z">
                  <w:rPr/>
                </w:rPrChange>
              </w:rPr>
              <w:t>After the liquid is filtered out of the synthesis reactor. Transfer the mixture in activation tank (TJ4S-1213-Sy15-R01) to synthesis reactor (TJ4S-1213-Sy15).</w:t>
            </w:r>
          </w:p>
          <w:p w14:paraId="4864CD9D" w14:textId="77777777" w:rsidR="007617DE" w:rsidRPr="007617DE" w:rsidRDefault="00AE300B" w:rsidP="007617DE">
            <w:pPr>
              <w:pStyle w:val="aff7"/>
              <w:widowControl w:val="0"/>
              <w:numPr>
                <w:ilvl w:val="0"/>
                <w:numId w:val="34"/>
              </w:numPr>
              <w:spacing w:beforeLines="50" w:before="120" w:afterLines="50" w:after="120"/>
              <w:jc w:val="both"/>
              <w:rPr>
                <w:rFonts w:ascii="Times New Roman" w:eastAsia="仿宋_GB2312" w:hAnsi="Times New Roman" w:cs="Times New Roman"/>
                <w:sz w:val="18"/>
                <w:szCs w:val="18"/>
                <w:rPrChange w:id="3231" w:author="Xuning Wei12232" w:date="2026-10-24T11:11:00Z">
                  <w:rPr/>
                </w:rPrChange>
              </w:rPr>
              <w:pPrChange w:id="3232" w:author="Xuning Wei12232" w:date="2026-10-20T14:59:00Z">
                <w:pPr>
                  <w:widowControl w:val="0"/>
                  <w:spacing w:beforeLines="50" w:before="120" w:afterLines="50" w:after="120"/>
                  <w:contextualSpacing/>
                </w:pPr>
              </w:pPrChange>
            </w:pPr>
            <w:del w:id="3233" w:author="Xuning Wei12232" w:date="2026-10-20T14:59:00Z">
              <w:r>
                <w:rPr>
                  <w:rFonts w:ascii="Times New Roman" w:eastAsia="仿宋_GB2312" w:hAnsi="Times New Roman" w:cs="Times New Roman"/>
                  <w:sz w:val="18"/>
                  <w:szCs w:val="18"/>
                  <w:rPrChange w:id="3234" w:author="Xuning Wei12232" w:date="2026-10-24T11:11:00Z">
                    <w:rPr/>
                  </w:rPrChange>
                </w:rPr>
                <w:br/>
                <w:delText>3.</w:delText>
              </w:r>
            </w:del>
            <w:r>
              <w:rPr>
                <w:rFonts w:ascii="Times New Roman" w:eastAsia="仿宋_GB2312" w:hAnsi="Times New Roman" w:cs="Times New Roman"/>
                <w:sz w:val="18"/>
                <w:szCs w:val="18"/>
                <w:rPrChange w:id="3235" w:author="Xuning Wei12232" w:date="2026-10-24T11:11:00Z">
                  <w:rPr/>
                </w:rPrChange>
              </w:rPr>
              <w:t xml:space="preserve"> Bubble with nitrogen, after s</w:t>
            </w:r>
            <w:r>
              <w:rPr>
                <w:rFonts w:ascii="Times New Roman" w:eastAsia="仿宋_GB2312" w:hAnsi="Times New Roman" w:cs="Times New Roman"/>
                <w:color w:val="0000FF"/>
                <w:sz w:val="18"/>
                <w:szCs w:val="18"/>
                <w:rPrChange w:id="3236" w:author="Xuning Wei12232" w:date="2026-10-24T11:11:00Z">
                  <w:rPr>
                    <w:color w:val="0000FF"/>
                  </w:rPr>
                </w:rPrChange>
              </w:rPr>
              <w:t>tirring, turn off the nitrogen</w:t>
            </w:r>
            <w:r>
              <w:rPr>
                <w:rFonts w:ascii="Times New Roman" w:eastAsia="仿宋_GB2312" w:hAnsi="Times New Roman" w:cs="Times New Roman"/>
                <w:sz w:val="18"/>
                <w:szCs w:val="18"/>
                <w:rPrChange w:id="3237" w:author="Xuning Wei12232" w:date="2026-10-24T11:11:00Z">
                  <w:rPr/>
                </w:rPrChange>
              </w:rPr>
              <w:t>. Drain until there is no obvious drip</w:t>
            </w:r>
          </w:p>
          <w:p w14:paraId="5E30CF3C"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3238"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3DF15328" w14:textId="77777777">
        <w:trPr>
          <w:trHeight w:val="20"/>
        </w:trPr>
        <w:tc>
          <w:tcPr>
            <w:tcW w:w="310" w:type="pct"/>
            <w:tcMar>
              <w:top w:w="57" w:type="dxa"/>
              <w:left w:w="85" w:type="dxa"/>
              <w:bottom w:w="57" w:type="dxa"/>
              <w:right w:w="85" w:type="dxa"/>
            </w:tcMar>
            <w:vAlign w:val="center"/>
          </w:tcPr>
          <w:p w14:paraId="1E1B414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6A4002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2CA7D82D" w14:textId="77777777" w:rsidR="007617DE" w:rsidRDefault="00AE300B" w:rsidP="007617DE">
            <w:pPr>
              <w:pStyle w:val="aff7"/>
              <w:widowControl w:val="0"/>
              <w:numPr>
                <w:ilvl w:val="0"/>
                <w:numId w:val="35"/>
              </w:numPr>
              <w:spacing w:beforeLines="50" w:before="120" w:afterLines="50" w:after="120"/>
              <w:jc w:val="both"/>
              <w:rPr>
                <w:ins w:id="3239" w:author="Xuning Wei12232" w:date="2026-10-20T15:00:00Z"/>
                <w:rFonts w:ascii="Times New Roman" w:eastAsia="仿宋_GB2312" w:hAnsi="Times New Roman" w:cs="Times New Roman"/>
                <w:sz w:val="18"/>
                <w:szCs w:val="18"/>
                <w:lang w:eastAsia="zh-CN"/>
              </w:rPr>
              <w:pPrChange w:id="3240" w:author="Xuning Wei12232" w:date="2026-10-20T14:59:00Z">
                <w:pPr>
                  <w:widowControl w:val="0"/>
                  <w:spacing w:beforeLines="50" w:before="120" w:afterLines="50" w:after="120"/>
                  <w:contextualSpacing/>
                </w:pPr>
              </w:pPrChange>
            </w:pPr>
            <w:del w:id="3241" w:author="Xuning Wei12232" w:date="2026-10-20T15:00: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242" w:author="Xuning Wei12232" w:date="2026-10-24T11:11:00Z">
                  <w:rPr/>
                </w:rPrChange>
              </w:rPr>
              <w:t>Add</w:t>
            </w:r>
            <w:r>
              <w:rPr>
                <w:rFonts w:ascii="Times New Roman" w:eastAsia="仿宋_GB2312" w:hAnsi="Times New Roman" w:cs="Times New Roman"/>
                <w:sz w:val="18"/>
                <w:szCs w:val="18"/>
                <w:lang w:eastAsia="zh-CN"/>
                <w:rPrChange w:id="3243" w:author="Xuning Wei12232" w:date="2026-10-24T11:11:00Z">
                  <w:rPr>
                    <w:lang w:eastAsia="zh-CN"/>
                  </w:rPr>
                </w:rPrChange>
              </w:rPr>
              <w:t xml:space="preserve"> </w:t>
            </w:r>
            <w:del w:id="3244" w:author="Xuning Wei12232" w:date="2026-10-20T08:04:00Z">
              <w:r>
                <w:rPr>
                  <w:rFonts w:ascii="Times New Roman" w:eastAsia="仿宋_GB2312" w:hAnsi="Times New Roman" w:cs="Times New Roman"/>
                  <w:bCs w:val="0"/>
                  <w:sz w:val="18"/>
                  <w:szCs w:val="18"/>
                  <w:lang w:eastAsia="zh-CN"/>
                  <w:rPrChange w:id="3245" w:author="Xuning Wei12232" w:date="2026-10-24T11:11:00Z">
                    <w:rPr>
                      <w:lang w:eastAsia="zh-CN"/>
                    </w:rPr>
                  </w:rPrChange>
                </w:rPr>
                <w:delText xml:space="preserve">8.0 V </w:delText>
              </w:r>
            </w:del>
            <w:r>
              <w:rPr>
                <w:rFonts w:ascii="Times New Roman" w:eastAsia="仿宋_GB2312" w:hAnsi="Times New Roman" w:cs="Times New Roman"/>
                <w:bCs w:val="0"/>
                <w:sz w:val="18"/>
                <w:szCs w:val="18"/>
                <w:lang w:eastAsia="zh-CN"/>
                <w:rPrChange w:id="3246"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3247"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3248" w:author="Xuning Wei12232" w:date="2026-10-24T11:11:00Z">
                  <w:rPr>
                    <w:lang w:eastAsia="zh-CN"/>
                  </w:rPr>
                </w:rPrChange>
              </w:rPr>
              <w:t xml:space="preserve"> in </w:t>
            </w:r>
            <w:ins w:id="3249" w:author="Xuning Wei12232" w:date="2026-10-20T20:00:00Z">
              <w:r>
                <w:rPr>
                  <w:rFonts w:ascii="Times New Roman" w:eastAsia="仿宋_GB2312" w:hAnsi="Times New Roman" w:cs="Times New Roman"/>
                  <w:bCs w:val="0"/>
                  <w:sz w:val="18"/>
                  <w:szCs w:val="18"/>
                  <w:lang w:eastAsia="zh-CN"/>
                  <w:rPrChange w:id="3250"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3251" w:author="Xuning Wei12232" w:date="2026-10-20T20:00:00Z">
              <w:r>
                <w:rPr>
                  <w:rFonts w:ascii="Times New Roman" w:eastAsia="仿宋_GB2312" w:hAnsi="Times New Roman" w:cs="Times New Roman"/>
                  <w:bCs w:val="0"/>
                  <w:sz w:val="18"/>
                  <w:szCs w:val="18"/>
                  <w:lang w:eastAsia="zh-CN"/>
                  <w:rPrChange w:id="3252" w:author="Xuning Wei12232" w:date="2026-10-24T11:11:00Z">
                    <w:rPr>
                      <w:lang w:eastAsia="zh-CN"/>
                    </w:rPr>
                  </w:rPrChange>
                </w:rPr>
                <w:delText>DMF (7.448 kg/kg)</w:delText>
              </w:r>
            </w:del>
            <w:r>
              <w:rPr>
                <w:rFonts w:ascii="Times New Roman" w:eastAsia="仿宋_GB2312" w:hAnsi="Times New Roman" w:cs="Times New Roman"/>
                <w:bCs w:val="0"/>
                <w:sz w:val="18"/>
                <w:szCs w:val="18"/>
                <w:lang w:eastAsia="zh-CN"/>
                <w:rPrChange w:id="3253" w:author="Xuning Wei12232" w:date="2026-10-24T11:11:00Z">
                  <w:rPr>
                    <w:lang w:eastAsia="zh-CN"/>
                  </w:rPr>
                </w:rPrChange>
              </w:rPr>
              <w:t xml:space="preserve"> </w:t>
            </w:r>
            <w:r>
              <w:rPr>
                <w:rFonts w:ascii="Times New Roman" w:eastAsia="仿宋_GB2312" w:hAnsi="Times New Roman" w:cs="Times New Roman"/>
                <w:sz w:val="18"/>
                <w:szCs w:val="18"/>
                <w:rPrChange w:id="3254" w:author="Xuning Wei12232" w:date="2026-10-24T11:11:00Z">
                  <w:rPr/>
                </w:rPrChange>
              </w:rPr>
              <w:t>into</w:t>
            </w:r>
            <w:r>
              <w:rPr>
                <w:rFonts w:ascii="Times New Roman" w:eastAsia="仿宋_GB2312" w:hAnsi="Times New Roman" w:cs="Times New Roman"/>
                <w:b/>
                <w:sz w:val="18"/>
                <w:szCs w:val="18"/>
                <w:rPrChange w:id="3255" w:author="Xuning Wei12232" w:date="2026-10-24T11:11:00Z">
                  <w:rPr>
                    <w:b/>
                  </w:rPr>
                </w:rPrChange>
              </w:rPr>
              <w:t xml:space="preserve"> </w:t>
            </w:r>
            <w:r>
              <w:rPr>
                <w:rFonts w:ascii="Times New Roman" w:eastAsia="仿宋_GB2312" w:hAnsi="Times New Roman" w:cs="Times New Roman"/>
                <w:sz w:val="18"/>
                <w:szCs w:val="18"/>
                <w:rPrChange w:id="3256" w:author="Xuning Wei12232" w:date="2026-10-24T11:11:00Z">
                  <w:rPr/>
                </w:rPrChange>
              </w:rPr>
              <w:t>TJ4S-1213-Sy15.</w:t>
            </w:r>
          </w:p>
          <w:p w14:paraId="3E1D0CAA" w14:textId="77777777" w:rsidR="007617DE" w:rsidRDefault="00AE300B" w:rsidP="007617DE">
            <w:pPr>
              <w:pStyle w:val="aff7"/>
              <w:widowControl w:val="0"/>
              <w:numPr>
                <w:ilvl w:val="0"/>
                <w:numId w:val="35"/>
              </w:numPr>
              <w:spacing w:beforeLines="50" w:before="120" w:afterLines="50" w:after="120"/>
              <w:jc w:val="both"/>
              <w:rPr>
                <w:ins w:id="3257" w:author="Xuning Wei12232" w:date="2026-10-20T15:00:00Z"/>
                <w:rFonts w:ascii="Times New Roman" w:eastAsia="仿宋_GB2312" w:hAnsi="Times New Roman" w:cs="Times New Roman"/>
                <w:sz w:val="18"/>
                <w:szCs w:val="18"/>
                <w:lang w:eastAsia="zh-CN"/>
              </w:rPr>
              <w:pPrChange w:id="3258" w:author="Xuning Wei12232" w:date="2026-10-20T15:00:00Z">
                <w:pPr>
                  <w:widowControl w:val="0"/>
                  <w:spacing w:beforeLines="50" w:before="120" w:afterLines="50" w:after="120"/>
                  <w:contextualSpacing/>
                </w:pPr>
              </w:pPrChange>
            </w:pPr>
            <w:del w:id="3259" w:author="Xuning Wei12232" w:date="2026-10-20T15:00:00Z">
              <w:r>
                <w:rPr>
                  <w:rFonts w:ascii="Times New Roman" w:eastAsia="仿宋_GB2312" w:hAnsi="Times New Roman" w:cs="Times New Roman"/>
                  <w:sz w:val="18"/>
                  <w:szCs w:val="18"/>
                  <w:rPrChange w:id="3260" w:author="Xuning Wei12232" w:date="2026-10-24T11:11:00Z">
                    <w:rPr/>
                  </w:rPrChange>
                </w:rPr>
                <w:delText xml:space="preserve"> </w:delText>
              </w:r>
              <w:r>
                <w:rPr>
                  <w:rFonts w:ascii="Times New Roman" w:eastAsia="仿宋_GB2312" w:hAnsi="Times New Roman" w:cs="Times New Roman"/>
                  <w:sz w:val="18"/>
                  <w:szCs w:val="18"/>
                  <w:rPrChange w:id="3261" w:author="Xuning Wei12232" w:date="2026-10-24T11:11:00Z">
                    <w:rPr/>
                  </w:rPrChange>
                </w:rPr>
                <w:br/>
                <w:delText xml:space="preserve">2. </w:delText>
              </w:r>
            </w:del>
            <w:r>
              <w:rPr>
                <w:rFonts w:ascii="Times New Roman" w:eastAsia="仿宋_GB2312" w:hAnsi="Times New Roman" w:cs="Times New Roman"/>
                <w:sz w:val="18"/>
                <w:szCs w:val="18"/>
                <w:rPrChange w:id="3262"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3263" w:author="Xuning Wei12232" w:date="2026-10-24T11:11:00Z">
                  <w:rPr>
                    <w:color w:val="0000FF"/>
                  </w:rPr>
                </w:rPrChange>
              </w:rPr>
              <w:t>agitator</w:t>
            </w:r>
            <w:r>
              <w:rPr>
                <w:rFonts w:ascii="Times New Roman" w:eastAsia="仿宋_GB2312" w:hAnsi="Times New Roman" w:cs="Times New Roman"/>
                <w:sz w:val="18"/>
                <w:szCs w:val="18"/>
                <w:rPrChange w:id="3264" w:author="Xuning Wei12232" w:date="2026-10-24T11:11:00Z">
                  <w:rPr/>
                </w:rPrChange>
              </w:rPr>
              <w:t>.</w:t>
            </w:r>
            <w:del w:id="3265" w:author="Xuning Wei12232" w:date="2026-10-20T15:00:00Z">
              <w:r>
                <w:rPr>
                  <w:rFonts w:ascii="Times New Roman" w:eastAsia="仿宋_GB2312" w:hAnsi="Times New Roman" w:cs="Times New Roman"/>
                  <w:sz w:val="18"/>
                  <w:szCs w:val="18"/>
                  <w:rPrChange w:id="3266" w:author="Xuning Wei12232" w:date="2026-10-24T11:11:00Z">
                    <w:rPr/>
                  </w:rPrChange>
                </w:rPr>
                <w:br/>
                <w:delText>3.</w:delText>
              </w:r>
            </w:del>
          </w:p>
          <w:p w14:paraId="7B7BB92F" w14:textId="77777777" w:rsidR="007617DE" w:rsidRDefault="00AE300B" w:rsidP="007617DE">
            <w:pPr>
              <w:pStyle w:val="aff7"/>
              <w:widowControl w:val="0"/>
              <w:numPr>
                <w:ilvl w:val="0"/>
                <w:numId w:val="35"/>
              </w:numPr>
              <w:spacing w:beforeLines="50" w:before="120" w:afterLines="50" w:after="120"/>
              <w:jc w:val="both"/>
              <w:rPr>
                <w:ins w:id="3267" w:author="Xuning Wei12232" w:date="2026-10-20T15:00:00Z"/>
                <w:rFonts w:ascii="Times New Roman" w:eastAsia="仿宋_GB2312" w:hAnsi="Times New Roman" w:cs="Times New Roman"/>
                <w:sz w:val="18"/>
                <w:szCs w:val="18"/>
                <w:lang w:eastAsia="zh-CN"/>
              </w:rPr>
              <w:pPrChange w:id="3268" w:author="Xuning Wei12232" w:date="2026-10-20T15:00:00Z">
                <w:pPr>
                  <w:widowControl w:val="0"/>
                  <w:spacing w:beforeLines="50" w:before="120" w:afterLines="50" w:after="120"/>
                  <w:contextualSpacing/>
                </w:pPr>
              </w:pPrChange>
            </w:pPr>
            <w:del w:id="3269" w:author="Xuning Wei12232" w:date="2026-10-20T15:00:00Z">
              <w:r>
                <w:rPr>
                  <w:rFonts w:ascii="Times New Roman" w:eastAsia="仿宋_GB2312" w:hAnsi="Times New Roman" w:cs="Times New Roman"/>
                  <w:sz w:val="18"/>
                  <w:szCs w:val="18"/>
                  <w:rPrChange w:id="3270" w:author="Xuning Wei12232" w:date="2026-10-24T11:11:00Z">
                    <w:rPr/>
                  </w:rPrChange>
                </w:rPr>
                <w:lastRenderedPageBreak/>
                <w:delText xml:space="preserve"> </w:delText>
              </w:r>
            </w:del>
            <w:r>
              <w:rPr>
                <w:rFonts w:ascii="Times New Roman" w:eastAsia="仿宋_GB2312" w:hAnsi="Times New Roman" w:cs="Times New Roman"/>
                <w:sz w:val="18"/>
                <w:szCs w:val="18"/>
                <w:lang w:eastAsia="zh-CN"/>
                <w:rPrChange w:id="3271" w:author="Xuning Wei12232" w:date="2026-10-24T11:11:00Z">
                  <w:rPr>
                    <w:lang w:eastAsia="zh-CN"/>
                  </w:rPr>
                </w:rPrChange>
              </w:rPr>
              <w:t>A</w:t>
            </w:r>
            <w:r>
              <w:rPr>
                <w:rFonts w:ascii="Times New Roman" w:eastAsia="仿宋_GB2312" w:hAnsi="Times New Roman" w:cs="Times New Roman"/>
                <w:sz w:val="18"/>
                <w:szCs w:val="18"/>
                <w:rPrChange w:id="3272" w:author="Xuning Wei12232" w:date="2026-10-24T11:11:00Z">
                  <w:rPr/>
                </w:rPrChange>
              </w:rPr>
              <w:t xml:space="preserve">djust to </w:t>
            </w:r>
            <w:ins w:id="3273" w:author="Xuning Wei12232" w:date="2026-10-20T20:02:00Z">
              <w:r>
                <w:rPr>
                  <w:rFonts w:ascii="Times New Roman" w:eastAsia="仿宋_GB2312" w:hAnsi="Times New Roman" w:cs="Times New Roman"/>
                  <w:color w:val="FF0000"/>
                  <w:sz w:val="18"/>
                  <w:szCs w:val="18"/>
                </w:rPr>
                <w:t xml:space="preserve">25.0 ± 5.0 °C (target: </w:t>
              </w:r>
            </w:ins>
            <w:ins w:id="3274" w:author="Xuning Wei12232" w:date="2026-10-20T21:36:00Z">
              <w:r>
                <w:rPr>
                  <w:rFonts w:ascii="Times New Roman" w:eastAsia="仿宋_GB2312" w:hAnsi="Times New Roman" w:cs="Times New Roman"/>
                  <w:color w:val="FF0000"/>
                  <w:sz w:val="18"/>
                  <w:szCs w:val="18"/>
                </w:rPr>
                <w:t>25.0 °C</w:t>
              </w:r>
            </w:ins>
            <w:ins w:id="3275" w:author="Xuning Wei12232" w:date="2026-10-20T20:02:00Z">
              <w:r>
                <w:rPr>
                  <w:rFonts w:ascii="Times New Roman" w:eastAsia="仿宋_GB2312" w:hAnsi="Times New Roman" w:cs="Times New Roman"/>
                  <w:color w:val="FF0000"/>
                  <w:sz w:val="18"/>
                  <w:szCs w:val="18"/>
                </w:rPr>
                <w:t>)</w:t>
              </w:r>
            </w:ins>
            <w:ins w:id="3276" w:author="Xuning Wei12232" w:date="2026-10-20T20:41:00Z">
              <w:r>
                <w:rPr>
                  <w:rFonts w:ascii="Times New Roman" w:eastAsia="仿宋_GB2312" w:hAnsi="Times New Roman" w:cs="Times New Roman"/>
                  <w:color w:val="FF0000"/>
                  <w:sz w:val="18"/>
                  <w:szCs w:val="18"/>
                </w:rPr>
                <w:t xml:space="preserve"> </w:t>
              </w:r>
            </w:ins>
            <w:del w:id="3277" w:author="Xuning Wei12232" w:date="2026-10-20T14:33:00Z">
              <w:r>
                <w:rPr>
                  <w:rFonts w:ascii="Times New Roman" w:eastAsia="仿宋_GB2312" w:hAnsi="Times New Roman" w:cs="Times New Roman"/>
                  <w:sz w:val="18"/>
                  <w:szCs w:val="18"/>
                  <w:rPrChange w:id="3278" w:author="Xuning Wei12232" w:date="2026-10-24T11:11:00Z">
                    <w:rPr/>
                  </w:rPrChange>
                </w:rPr>
                <w:delText>25 ± 5 °C</w:delText>
              </w:r>
            </w:del>
            <w:del w:id="3279" w:author="Xuning Wei12232" w:date="2026-10-20T20:02:00Z">
              <w:r>
                <w:rPr>
                  <w:rFonts w:ascii="Times New Roman" w:eastAsia="仿宋_GB2312" w:hAnsi="Times New Roman" w:cs="Times New Roman"/>
                  <w:sz w:val="18"/>
                  <w:szCs w:val="18"/>
                  <w:rPrChange w:id="3280" w:author="Xuning Wei12232" w:date="2026-10-24T11:11:00Z">
                    <w:rPr/>
                  </w:rPrChange>
                </w:rPr>
                <w:delText xml:space="preserve"> (target: 25 °C) </w:delText>
              </w:r>
            </w:del>
            <w:r>
              <w:rPr>
                <w:rFonts w:ascii="Times New Roman" w:eastAsia="仿宋_GB2312" w:hAnsi="Times New Roman" w:cs="Times New Roman"/>
                <w:sz w:val="18"/>
                <w:szCs w:val="18"/>
                <w:rPrChange w:id="3281" w:author="Xuning Wei12232" w:date="2026-10-24T11:11:00Z">
                  <w:rPr/>
                </w:rPrChange>
              </w:rPr>
              <w:t xml:space="preserve">and stir for </w:t>
            </w:r>
            <w:ins w:id="3282" w:author="Xuning Wei12232" w:date="2026-10-22T10:26:00Z">
              <w:r>
                <w:rPr>
                  <w:rFonts w:ascii="Times New Roman" w:eastAsia="仿宋_GB2312" w:hAnsi="Times New Roman" w:cs="Times New Roman"/>
                  <w:color w:val="000000" w:themeColor="text1"/>
                  <w:sz w:val="18"/>
                  <w:szCs w:val="18"/>
                  <w:rPrChange w:id="3283"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3284" w:author="Xuning Wei12232" w:date="2026-10-22T10:26:00Z">
              <w:r>
                <w:rPr>
                  <w:rFonts w:ascii="Times New Roman" w:eastAsia="仿宋_GB2312" w:hAnsi="Times New Roman" w:cs="Times New Roman"/>
                  <w:sz w:val="18"/>
                  <w:szCs w:val="18"/>
                  <w:rPrChange w:id="3285" w:author="Xuning Wei12232" w:date="2026-10-24T11:11:00Z">
                    <w:rPr/>
                  </w:rPrChange>
                </w:rPr>
                <w:delText>2 h ± 15 min</w:delText>
              </w:r>
            </w:del>
            <w:r>
              <w:rPr>
                <w:rFonts w:ascii="Times New Roman" w:eastAsia="仿宋_GB2312" w:hAnsi="Times New Roman" w:cs="Times New Roman"/>
                <w:sz w:val="18"/>
                <w:szCs w:val="18"/>
                <w:rPrChange w:id="3286" w:author="Xuning Wei12232" w:date="2026-10-24T11:11:00Z">
                  <w:rPr/>
                </w:rPrChange>
              </w:rPr>
              <w:t xml:space="preserve"> (target: 2 h) at </w:t>
            </w:r>
            <w:del w:id="3287" w:author="Xuning Wei12232" w:date="2026-10-20T14:33:00Z">
              <w:r>
                <w:rPr>
                  <w:rFonts w:ascii="Times New Roman" w:eastAsia="仿宋_GB2312" w:hAnsi="Times New Roman" w:cs="Times New Roman"/>
                  <w:sz w:val="18"/>
                  <w:szCs w:val="18"/>
                  <w:rPrChange w:id="3288" w:author="Xuning Wei12232" w:date="2026-10-24T11:11:00Z">
                    <w:rPr/>
                  </w:rPrChange>
                </w:rPr>
                <w:delText>25 ± 5 °C</w:delText>
              </w:r>
            </w:del>
            <w:ins w:id="3289" w:author="Xuning Wei12232" w:date="2026-10-20T14:33:00Z">
              <w:r>
                <w:rPr>
                  <w:rFonts w:ascii="Times New Roman" w:eastAsia="仿宋_GB2312" w:hAnsi="Times New Roman" w:cs="Times New Roman"/>
                  <w:sz w:val="18"/>
                  <w:szCs w:val="18"/>
                  <w:rPrChange w:id="3290" w:author="Xuning Wei12232" w:date="2026-10-24T11:11:00Z">
                    <w:rPr/>
                  </w:rPrChange>
                </w:rPr>
                <w:t>25.0 ± 5.0 °C</w:t>
              </w:r>
            </w:ins>
            <w:r>
              <w:rPr>
                <w:rFonts w:ascii="Times New Roman" w:eastAsia="仿宋_GB2312" w:hAnsi="Times New Roman" w:cs="Times New Roman"/>
                <w:sz w:val="18"/>
                <w:szCs w:val="18"/>
                <w:rPrChange w:id="3291" w:author="Xuning Wei12232" w:date="2026-10-24T11:11:00Z">
                  <w:rPr/>
                </w:rPrChange>
              </w:rPr>
              <w:t xml:space="preserve"> (target: </w:t>
            </w:r>
            <w:del w:id="3292" w:author="Xuning Wei12232" w:date="2026-10-20T21:36:00Z">
              <w:r>
                <w:rPr>
                  <w:rFonts w:ascii="Times New Roman" w:eastAsia="仿宋_GB2312" w:hAnsi="Times New Roman" w:cs="Times New Roman"/>
                  <w:sz w:val="18"/>
                  <w:szCs w:val="18"/>
                  <w:rPrChange w:id="3293" w:author="Xuning Wei12232" w:date="2026-10-24T11:11:00Z">
                    <w:rPr/>
                  </w:rPrChange>
                </w:rPr>
                <w:delText>25 °C</w:delText>
              </w:r>
            </w:del>
            <w:ins w:id="3294"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3295" w:author="Xuning Wei12232" w:date="2026-10-24T11:11:00Z">
                  <w:rPr/>
                </w:rPrChange>
              </w:rPr>
              <w:t>).</w:t>
            </w:r>
            <w:del w:id="3296" w:author="Xuning Wei12232" w:date="2026-10-20T15:00:00Z">
              <w:r>
                <w:rPr>
                  <w:rFonts w:ascii="Times New Roman" w:eastAsia="仿宋_GB2312" w:hAnsi="Times New Roman" w:cs="Times New Roman"/>
                  <w:sz w:val="18"/>
                  <w:szCs w:val="18"/>
                  <w:rPrChange w:id="3297" w:author="Xuning Wei12232" w:date="2026-10-24T11:11:00Z">
                    <w:rPr/>
                  </w:rPrChange>
                </w:rPr>
                <w:br/>
                <w:delText xml:space="preserve">4. </w:delText>
              </w:r>
            </w:del>
          </w:p>
          <w:p w14:paraId="547C41B3" w14:textId="77777777" w:rsidR="007617DE" w:rsidRPr="007617DE" w:rsidRDefault="00AE300B" w:rsidP="007617DE">
            <w:pPr>
              <w:pStyle w:val="aff7"/>
              <w:widowControl w:val="0"/>
              <w:numPr>
                <w:ilvl w:val="0"/>
                <w:numId w:val="35"/>
              </w:numPr>
              <w:spacing w:beforeLines="50" w:before="120" w:afterLines="50" w:after="120"/>
              <w:jc w:val="both"/>
              <w:rPr>
                <w:rFonts w:ascii="Times New Roman" w:eastAsia="仿宋_GB2312" w:hAnsi="Times New Roman" w:cs="Times New Roman"/>
                <w:sz w:val="18"/>
                <w:szCs w:val="18"/>
                <w:lang w:eastAsia="zh-CN"/>
                <w:rPrChange w:id="3298" w:author="Xuning Wei12232" w:date="2026-10-24T11:11:00Z">
                  <w:rPr>
                    <w:lang w:eastAsia="zh-CN"/>
                  </w:rPr>
                </w:rPrChange>
              </w:rPr>
              <w:pPrChange w:id="3299" w:author="Xuning Wei12232" w:date="2026-10-20T15:00:00Z">
                <w:pPr>
                  <w:widowControl w:val="0"/>
                  <w:spacing w:beforeLines="50" w:before="120" w:afterLines="50" w:after="120"/>
                  <w:contextualSpacing/>
                </w:pPr>
              </w:pPrChange>
            </w:pPr>
            <w:r>
              <w:rPr>
                <w:rFonts w:ascii="Times New Roman" w:eastAsia="仿宋_GB2312" w:hAnsi="Times New Roman" w:cs="Times New Roman"/>
                <w:sz w:val="18"/>
                <w:szCs w:val="18"/>
                <w:rPrChange w:id="3300" w:author="Xuning Wei12232" w:date="2026-10-24T11:11:00Z">
                  <w:rPr/>
                </w:rPrChange>
              </w:rPr>
              <w:t>Stop stirring, turn off the nitrogen. Drain until there is no obvious drip.</w:t>
            </w:r>
          </w:p>
        </w:tc>
      </w:tr>
      <w:tr w:rsidR="007617DE" w14:paraId="3554F27E" w14:textId="77777777">
        <w:trPr>
          <w:trHeight w:val="20"/>
        </w:trPr>
        <w:tc>
          <w:tcPr>
            <w:tcW w:w="310" w:type="pct"/>
            <w:tcMar>
              <w:top w:w="57" w:type="dxa"/>
              <w:left w:w="85" w:type="dxa"/>
              <w:bottom w:w="57" w:type="dxa"/>
              <w:right w:w="85" w:type="dxa"/>
            </w:tcMar>
            <w:vAlign w:val="center"/>
          </w:tcPr>
          <w:p w14:paraId="6E100B4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88DBC9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7089F627" w14:textId="77777777" w:rsidR="007617DE" w:rsidRDefault="00AE300B" w:rsidP="007617DE">
            <w:pPr>
              <w:pStyle w:val="aff7"/>
              <w:widowControl w:val="0"/>
              <w:numPr>
                <w:ilvl w:val="0"/>
                <w:numId w:val="36"/>
              </w:numPr>
              <w:spacing w:beforeLines="50" w:before="120" w:afterLines="50" w:after="120"/>
              <w:jc w:val="both"/>
              <w:rPr>
                <w:ins w:id="3301" w:author="Xuning Wei12232" w:date="2026-10-20T15:00:00Z"/>
                <w:rFonts w:ascii="Times New Roman" w:eastAsia="仿宋_GB2312" w:hAnsi="Times New Roman" w:cs="Times New Roman"/>
                <w:sz w:val="18"/>
                <w:szCs w:val="18"/>
              </w:rPr>
              <w:pPrChange w:id="3302" w:author="Xuning Wei12232" w:date="2026-10-20T15:00:00Z">
                <w:pPr>
                  <w:widowControl w:val="0"/>
                  <w:spacing w:beforeLines="50" w:before="120" w:afterLines="50" w:after="120"/>
                  <w:contextualSpacing/>
                </w:pPr>
              </w:pPrChange>
            </w:pPr>
            <w:del w:id="3303" w:author="Xuning Wei12232" w:date="2026-10-20T15:00: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3304" w:author="Xuning Wei12232" w:date="2026-10-24T11:11:00Z">
                    <w:rPr/>
                  </w:rPrChange>
                </w:rPr>
                <w:delText xml:space="preserve"> </w:delText>
              </w:r>
            </w:del>
            <w:r>
              <w:rPr>
                <w:rFonts w:ascii="Times New Roman" w:eastAsia="仿宋_GB2312" w:hAnsi="Times New Roman" w:cs="Times New Roman"/>
                <w:sz w:val="18"/>
                <w:szCs w:val="18"/>
                <w:rPrChange w:id="3305"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3306" w:author="Xuning Wei12232" w:date="2026-10-24T11:11:00Z">
                  <w:rPr>
                    <w:rFonts w:hint="eastAsia"/>
                  </w:rPr>
                </w:rPrChange>
              </w:rPr>
              <w:t>±</w:t>
            </w:r>
            <w:r>
              <w:rPr>
                <w:rFonts w:ascii="Times New Roman" w:eastAsia="仿宋_GB2312" w:hAnsi="Times New Roman" w:cs="Times New Roman"/>
                <w:sz w:val="18"/>
                <w:szCs w:val="18"/>
                <w:rPrChange w:id="3307" w:author="Xuning Wei12232" w:date="2026-10-24T11:11:00Z">
                  <w:rPr/>
                </w:rPrChange>
              </w:rPr>
              <w:t>5 °C (</w:t>
            </w:r>
            <w:del w:id="3308" w:author="Xuning Wei12232" w:date="2026-10-24T10:48:00Z">
              <w:r>
                <w:rPr>
                  <w:rFonts w:ascii="Times New Roman" w:eastAsia="仿宋_GB2312" w:hAnsi="Times New Roman" w:cs="Times New Roman"/>
                  <w:sz w:val="18"/>
                  <w:szCs w:val="18"/>
                  <w:rPrChange w:id="3309" w:author="Xuning Wei12232" w:date="2026-10-24T11:11:00Z">
                    <w:rPr/>
                  </w:rPrChange>
                </w:rPr>
                <w:delText>target: 20 °C</w:delText>
              </w:r>
            </w:del>
            <w:ins w:id="3310"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3311" w:author="Xuning Wei12232" w:date="2026-10-24T11:11:00Z">
                  <w:rPr/>
                </w:rPrChange>
              </w:rPr>
              <w:t>).</w:t>
            </w:r>
          </w:p>
          <w:p w14:paraId="77B520A3" w14:textId="77777777" w:rsidR="007617DE" w:rsidRDefault="00AE300B" w:rsidP="007617DE">
            <w:pPr>
              <w:pStyle w:val="aff7"/>
              <w:widowControl w:val="0"/>
              <w:numPr>
                <w:ilvl w:val="0"/>
                <w:numId w:val="36"/>
              </w:numPr>
              <w:spacing w:beforeLines="50" w:before="120" w:afterLines="50" w:after="120"/>
              <w:jc w:val="both"/>
              <w:rPr>
                <w:ins w:id="3312" w:author="Xuning Wei12232" w:date="2026-10-20T15:00:00Z"/>
                <w:rFonts w:ascii="Times New Roman" w:eastAsia="仿宋_GB2312" w:hAnsi="Times New Roman" w:cs="Times New Roman"/>
                <w:sz w:val="18"/>
                <w:szCs w:val="18"/>
              </w:rPr>
              <w:pPrChange w:id="3313" w:author="Xuning Wei12232" w:date="2026-10-20T15:00:00Z">
                <w:pPr>
                  <w:widowControl w:val="0"/>
                  <w:spacing w:beforeLines="50" w:before="120" w:afterLines="50" w:after="120"/>
                  <w:contextualSpacing/>
                </w:pPr>
              </w:pPrChange>
            </w:pPr>
            <w:ins w:id="3314" w:author="Xuning Wei12232" w:date="2026-10-23T19:43:00Z">
              <w:r>
                <w:rPr>
                  <w:rFonts w:ascii="Times New Roman" w:eastAsia="仿宋_GB2312" w:hAnsi="Times New Roman" w:cs="Times New Roman"/>
                  <w:color w:val="FF0000"/>
                  <w:sz w:val="18"/>
                  <w:szCs w:val="18"/>
                  <w:rPrChange w:id="3315"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3316"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3317" w:author="Xuning Wei12232" w:date="2026-10-24T11:11:00Z">
                    <w:rPr>
                      <w:rFonts w:ascii="Times New Roman" w:eastAsia="仿宋_GB2312" w:hAnsi="Times New Roman" w:cs="Times New Roman"/>
                      <w:color w:val="FF0000"/>
                      <w:sz w:val="18"/>
                      <w:szCs w:val="18"/>
                      <w:highlight w:val="yellow"/>
                    </w:rPr>
                  </w:rPrChange>
                </w:rPr>
                <w:t>into TJ4S-1213-Sy15</w:t>
              </w:r>
            </w:ins>
            <w:del w:id="3318" w:author="Xuning Wei12232" w:date="2026-10-20T15:00:00Z">
              <w:r>
                <w:rPr>
                  <w:rFonts w:ascii="Times New Roman" w:eastAsia="仿宋_GB2312" w:hAnsi="Times New Roman" w:cs="Times New Roman"/>
                  <w:sz w:val="18"/>
                  <w:szCs w:val="18"/>
                  <w:rPrChange w:id="3319" w:author="Xuning Wei12232" w:date="2026-10-24T11:11:00Z">
                    <w:rPr/>
                  </w:rPrChange>
                </w:rPr>
                <w:br/>
                <w:delText xml:space="preserve">2. </w:delText>
              </w:r>
            </w:del>
            <w:del w:id="3320" w:author="Xuning Wei12232" w:date="2026-10-23T19:43:00Z">
              <w:r>
                <w:rPr>
                  <w:rFonts w:ascii="Times New Roman" w:eastAsia="仿宋_GB2312" w:hAnsi="Times New Roman" w:cs="Times New Roman"/>
                  <w:sz w:val="18"/>
                  <w:szCs w:val="18"/>
                  <w:rPrChange w:id="3321" w:author="Xuning Wei12232" w:date="2026-10-24T11:11:00Z">
                    <w:rPr/>
                  </w:rPrChange>
                </w:rPr>
                <w:delText>Add</w:delText>
              </w:r>
              <w:r>
                <w:rPr>
                  <w:rFonts w:ascii="Times New Roman" w:eastAsia="仿宋_GB2312" w:hAnsi="Times New Roman" w:cs="Times New Roman"/>
                  <w:sz w:val="18"/>
                  <w:szCs w:val="18"/>
                  <w:lang w:eastAsia="zh-CN"/>
                  <w:rPrChange w:id="3322" w:author="Xuning Wei12232" w:date="2026-10-24T11:11:00Z">
                    <w:rPr>
                      <w:lang w:eastAsia="zh-CN"/>
                    </w:rPr>
                  </w:rPrChange>
                </w:rPr>
                <w:delText xml:space="preserve"> </w:delText>
              </w:r>
            </w:del>
            <w:del w:id="3323" w:author="Xuning Wei12232" w:date="2026-10-18T19:02:00Z">
              <w:r>
                <w:rPr>
                  <w:rFonts w:ascii="Times New Roman" w:eastAsia="仿宋_GB2312" w:hAnsi="Times New Roman" w:cs="Times New Roman"/>
                  <w:sz w:val="18"/>
                  <w:szCs w:val="18"/>
                  <w:lang w:eastAsia="zh-CN"/>
                  <w:rPrChange w:id="3324" w:author="Xuning Wei12232" w:date="2026-10-24T11:11:00Z">
                    <w:rPr>
                      <w:lang w:eastAsia="zh-CN"/>
                    </w:rPr>
                  </w:rPrChange>
                </w:rPr>
                <w:delText>10.0 V Isopropyl Acetate (8.730 kg/kg)</w:delText>
              </w:r>
            </w:del>
            <w:del w:id="3325" w:author="Xuning Wei12232" w:date="2026-10-18T22:27:00Z">
              <w:r>
                <w:rPr>
                  <w:rFonts w:ascii="Times New Roman" w:eastAsia="仿宋_GB2312" w:hAnsi="Times New Roman" w:cs="Times New Roman"/>
                  <w:sz w:val="18"/>
                  <w:szCs w:val="18"/>
                  <w:lang w:eastAsia="zh-CN"/>
                  <w:rPrChange w:id="3326" w:author="Xuning Wei12232" w:date="2026-10-24T11:11:00Z">
                    <w:rPr>
                      <w:lang w:eastAsia="zh-CN"/>
                    </w:rPr>
                  </w:rPrChange>
                </w:rPr>
                <w:delText xml:space="preserve"> </w:delText>
              </w:r>
            </w:del>
            <w:del w:id="3327" w:author="Xuning Wei12232" w:date="2026-10-23T19:43:00Z">
              <w:r>
                <w:rPr>
                  <w:rFonts w:ascii="Times New Roman" w:eastAsia="仿宋_GB2312" w:hAnsi="Times New Roman" w:cs="Times New Roman"/>
                  <w:sz w:val="18"/>
                  <w:szCs w:val="18"/>
                  <w:rPrChange w:id="3328" w:author="Xuning Wei12232" w:date="2026-10-24T11:11:00Z">
                    <w:rPr/>
                  </w:rPrChange>
                </w:rPr>
                <w:delText>into TJ4S-1213-Sy15</w:delText>
              </w:r>
            </w:del>
            <w:r>
              <w:rPr>
                <w:rFonts w:ascii="Times New Roman" w:eastAsia="仿宋_GB2312" w:hAnsi="Times New Roman" w:cs="Times New Roman"/>
                <w:sz w:val="18"/>
                <w:szCs w:val="18"/>
                <w:rPrChange w:id="3329" w:author="Xuning Wei12232" w:date="2026-10-24T11:11:00Z">
                  <w:rPr/>
                </w:rPrChange>
              </w:rPr>
              <w:t xml:space="preserve">. </w:t>
            </w:r>
          </w:p>
          <w:p w14:paraId="7AB211C2" w14:textId="77777777" w:rsidR="007617DE" w:rsidRPr="007617DE" w:rsidRDefault="00AE300B" w:rsidP="007617DE">
            <w:pPr>
              <w:pStyle w:val="aff7"/>
              <w:widowControl w:val="0"/>
              <w:numPr>
                <w:ilvl w:val="0"/>
                <w:numId w:val="36"/>
              </w:numPr>
              <w:spacing w:beforeLines="50" w:before="120" w:afterLines="50" w:after="120"/>
              <w:jc w:val="both"/>
              <w:rPr>
                <w:rFonts w:ascii="Times New Roman" w:eastAsia="仿宋_GB2312" w:hAnsi="Times New Roman" w:cs="Times New Roman"/>
                <w:sz w:val="18"/>
                <w:szCs w:val="18"/>
                <w:rPrChange w:id="3330" w:author="Xuning Wei12232" w:date="2026-10-24T11:11:00Z">
                  <w:rPr/>
                </w:rPrChange>
              </w:rPr>
              <w:pPrChange w:id="3331" w:author="Xuning Wei12232" w:date="2026-10-20T15:00:00Z">
                <w:pPr>
                  <w:widowControl w:val="0"/>
                  <w:spacing w:beforeLines="50" w:before="120" w:afterLines="50" w:after="120"/>
                  <w:contextualSpacing/>
                </w:pPr>
              </w:pPrChange>
            </w:pPr>
            <w:del w:id="3332" w:author="Xuning Wei12232" w:date="2026-10-20T15:00:00Z">
              <w:r>
                <w:rPr>
                  <w:rFonts w:ascii="Times New Roman" w:eastAsia="仿宋_GB2312" w:hAnsi="Times New Roman" w:cs="Times New Roman"/>
                  <w:sz w:val="18"/>
                  <w:szCs w:val="18"/>
                  <w:rPrChange w:id="3333" w:author="Xuning Wei12232" w:date="2026-10-24T11:11:00Z">
                    <w:rPr/>
                  </w:rPrChange>
                </w:rPr>
                <w:br/>
                <w:delText xml:space="preserve">3. </w:delText>
              </w:r>
            </w:del>
            <w:r>
              <w:rPr>
                <w:rFonts w:ascii="Times New Roman" w:eastAsia="仿宋_GB2312" w:hAnsi="Times New Roman" w:cs="Times New Roman"/>
                <w:sz w:val="18"/>
                <w:szCs w:val="18"/>
                <w:rPrChange w:id="3334" w:author="Xuning Wei12232" w:date="2026-10-24T11:11:00Z">
                  <w:rPr/>
                </w:rPrChange>
              </w:rPr>
              <w:t>Bubble with nitrogen, after s</w:t>
            </w:r>
            <w:r>
              <w:rPr>
                <w:rFonts w:ascii="Times New Roman" w:eastAsia="仿宋_GB2312" w:hAnsi="Times New Roman" w:cs="Times New Roman"/>
                <w:color w:val="0000FF"/>
                <w:sz w:val="18"/>
                <w:szCs w:val="18"/>
                <w:rPrChange w:id="3335" w:author="Xuning Wei12232" w:date="2026-10-24T11:11:00Z">
                  <w:rPr>
                    <w:color w:val="0000FF"/>
                  </w:rPr>
                </w:rPrChange>
              </w:rPr>
              <w:t>tirring, turn off the nitrogen</w:t>
            </w:r>
            <w:r>
              <w:rPr>
                <w:rFonts w:ascii="Times New Roman" w:eastAsia="仿宋_GB2312" w:hAnsi="Times New Roman" w:cs="Times New Roman"/>
                <w:sz w:val="18"/>
                <w:szCs w:val="18"/>
                <w:rPrChange w:id="3336" w:author="Xuning Wei12232" w:date="2026-10-24T11:11:00Z">
                  <w:rPr/>
                </w:rPrChange>
              </w:rPr>
              <w:t>. Drain until there is no obvious drip</w:t>
            </w:r>
          </w:p>
          <w:p w14:paraId="1C604C1F"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lang w:eastAsia="zh-CN"/>
              </w:rPr>
              <w:pPrChange w:id="333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3DBDD9F1" w14:textId="77777777">
        <w:trPr>
          <w:trHeight w:val="20"/>
        </w:trPr>
        <w:tc>
          <w:tcPr>
            <w:tcW w:w="310" w:type="pct"/>
            <w:tcBorders>
              <w:bottom w:val="single" w:sz="4" w:space="0" w:color="auto"/>
            </w:tcBorders>
            <w:tcMar>
              <w:top w:w="57" w:type="dxa"/>
              <w:left w:w="85" w:type="dxa"/>
              <w:bottom w:w="57" w:type="dxa"/>
              <w:right w:w="85" w:type="dxa"/>
            </w:tcMar>
            <w:vAlign w:val="center"/>
          </w:tcPr>
          <w:p w14:paraId="16E78C3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4BFAD58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Borders>
              <w:bottom w:val="single" w:sz="4" w:space="0" w:color="auto"/>
            </w:tcBorders>
            <w:tcMar>
              <w:top w:w="57" w:type="dxa"/>
              <w:left w:w="85" w:type="dxa"/>
              <w:bottom w:w="57" w:type="dxa"/>
              <w:right w:w="85" w:type="dxa"/>
            </w:tcMar>
            <w:vAlign w:val="center"/>
          </w:tcPr>
          <w:p w14:paraId="70DF4535" w14:textId="77777777" w:rsidR="007617DE" w:rsidRDefault="00AE300B" w:rsidP="007617DE">
            <w:pPr>
              <w:pStyle w:val="aff7"/>
              <w:widowControl w:val="0"/>
              <w:numPr>
                <w:ilvl w:val="0"/>
                <w:numId w:val="37"/>
              </w:numPr>
              <w:spacing w:beforeLines="50" w:before="120" w:afterLines="50" w:after="120"/>
              <w:jc w:val="both"/>
              <w:rPr>
                <w:ins w:id="3338" w:author="Xuning Wei12232" w:date="2026-10-20T15:01:00Z"/>
                <w:rFonts w:ascii="Times New Roman" w:eastAsia="仿宋_GB2312" w:hAnsi="Times New Roman" w:cs="Times New Roman"/>
                <w:sz w:val="18"/>
                <w:szCs w:val="18"/>
              </w:rPr>
              <w:pPrChange w:id="3339" w:author="Xuning Wei12232" w:date="2026-10-20T15:01:00Z">
                <w:pPr>
                  <w:widowControl w:val="0"/>
                  <w:spacing w:beforeLines="50" w:before="120" w:afterLines="50" w:after="120"/>
                  <w:contextualSpacing/>
                </w:pPr>
              </w:pPrChange>
            </w:pPr>
            <w:del w:id="3340" w:author="Xuning Wei12232" w:date="2026-10-20T15:00:00Z">
              <w:r>
                <w:rPr>
                  <w:rFonts w:ascii="Times New Roman" w:eastAsia="仿宋_GB2312" w:hAnsi="Times New Roman" w:cs="Times New Roman"/>
                  <w:sz w:val="18"/>
                  <w:szCs w:val="18"/>
                  <w:rPrChange w:id="3341" w:author="Xuning Wei12232" w:date="2026-10-24T11:11:00Z">
                    <w:rPr/>
                  </w:rPrChange>
                </w:rPr>
                <w:delText xml:space="preserve">1. </w:delText>
              </w:r>
            </w:del>
            <w:r>
              <w:rPr>
                <w:rFonts w:ascii="Times New Roman" w:eastAsia="仿宋_GB2312" w:hAnsi="Times New Roman" w:cs="Times New Roman"/>
                <w:sz w:val="18"/>
                <w:szCs w:val="18"/>
                <w:rPrChange w:id="3342" w:author="Xuning Wei12232" w:date="2026-10-24T11:11:00Z">
                  <w:rPr/>
                </w:rPrChange>
              </w:rPr>
              <w:t>Add</w:t>
            </w:r>
            <w:del w:id="3343" w:author="Xuning Wei12232" w:date="2026-10-20T20:12:00Z">
              <w:r>
                <w:rPr>
                  <w:rFonts w:ascii="Times New Roman" w:eastAsia="仿宋_GB2312" w:hAnsi="Times New Roman" w:cs="Times New Roman"/>
                  <w:sz w:val="18"/>
                  <w:szCs w:val="18"/>
                  <w:rPrChange w:id="3344" w:author="Xuning Wei12232" w:date="2026-10-24T11:11:00Z">
                    <w:rPr/>
                  </w:rPrChange>
                </w:rPr>
                <w:delText xml:space="preserve"> </w:delText>
              </w:r>
            </w:del>
            <w:ins w:id="3345" w:author="Xuning Wei12232" w:date="2026-10-20T20:12:00Z">
              <w:r>
                <w:rPr>
                  <w:rFonts w:ascii="Times New Roman" w:eastAsia="仿宋_GB2312" w:hAnsi="Times New Roman" w:cs="Times New Roman"/>
                  <w:sz w:val="18"/>
                  <w:szCs w:val="18"/>
                </w:rPr>
                <w:t xml:space="preserve"> </w:t>
              </w:r>
            </w:ins>
            <w:ins w:id="3346" w:author="Xuning Wei12232" w:date="2026-10-23T19:47:00Z">
              <w:r>
                <w:rPr>
                  <w:rFonts w:ascii="Times New Roman" w:eastAsia="仿宋_GB2312" w:hAnsi="Times New Roman" w:cs="Times New Roman"/>
                  <w:sz w:val="18"/>
                  <w:szCs w:val="18"/>
                </w:rPr>
                <w:t xml:space="preserve"> </w:t>
              </w:r>
              <w:r>
                <w:rPr>
                  <w:rFonts w:ascii="Times New Roman" w:eastAsia="仿宋_GB2312" w:hAnsi="Times New Roman" w:cs="Times New Roman"/>
                  <w:color w:val="000000" w:themeColor="text1"/>
                  <w:sz w:val="18"/>
                  <w:szCs w:val="18"/>
                  <w:rPrChange w:id="3347" w:author="Xuning Wei12232" w:date="2026-10-24T11:11:00Z">
                    <w:rPr>
                      <w:rFonts w:ascii="Times New Roman" w:eastAsia="仿宋_GB2312" w:hAnsi="Times New Roman" w:cs="Times New Roman"/>
                      <w:color w:val="000000" w:themeColor="text1"/>
                      <w:sz w:val="18"/>
                      <w:szCs w:val="18"/>
                      <w:highlight w:val="yellow"/>
                    </w:rPr>
                  </w:rPrChange>
                </w:rPr>
                <w:t>DMF (12 V, 11.38 kg/kg)</w:t>
              </w:r>
            </w:ins>
            <w:ins w:id="3348" w:author="Xuning Wei12232" w:date="2026-10-20T20:12:00Z">
              <w:r>
                <w:rPr>
                  <w:rFonts w:ascii="Times New Roman" w:eastAsia="仿宋_GB2312" w:hAnsi="Times New Roman" w:cs="Times New Roman"/>
                  <w:sz w:val="18"/>
                  <w:szCs w:val="18"/>
                </w:rPr>
                <w:t xml:space="preserve"> </w:t>
              </w:r>
            </w:ins>
            <w:del w:id="3349" w:author="Xuning Wei12232" w:date="2026-10-20T08:05:00Z">
              <w:r>
                <w:rPr>
                  <w:rFonts w:ascii="Times New Roman" w:eastAsia="仿宋_GB2312" w:hAnsi="Times New Roman" w:cs="Times New Roman"/>
                  <w:sz w:val="18"/>
                  <w:szCs w:val="18"/>
                  <w:rPrChange w:id="3350" w:author="Xuning Wei12232" w:date="2026-10-24T11:11:00Z">
                    <w:rPr/>
                  </w:rPrChange>
                </w:rPr>
                <w:delText xml:space="preserve">12.0 V </w:delText>
              </w:r>
            </w:del>
            <w:del w:id="3351" w:author="Xuning Wei12232" w:date="2026-10-20T20:12:00Z">
              <w:r>
                <w:rPr>
                  <w:rFonts w:ascii="Times New Roman" w:eastAsia="仿宋_GB2312" w:hAnsi="Times New Roman" w:cs="Times New Roman"/>
                  <w:sz w:val="18"/>
                  <w:szCs w:val="18"/>
                  <w:rPrChange w:id="3352" w:author="Xuning Wei12232" w:date="2026-10-24T11:11:00Z">
                    <w:rPr/>
                  </w:rPrChange>
                </w:rPr>
                <w:delText>DMF (11.376 kg/kg)</w:delText>
              </w:r>
            </w:del>
            <w:r>
              <w:rPr>
                <w:rFonts w:ascii="Times New Roman" w:eastAsia="仿宋_GB2312" w:hAnsi="Times New Roman" w:cs="Times New Roman"/>
                <w:sz w:val="18"/>
                <w:szCs w:val="18"/>
                <w:rPrChange w:id="3353" w:author="Xuning Wei12232" w:date="2026-10-24T11:11:00Z">
                  <w:rPr/>
                </w:rPrChange>
              </w:rPr>
              <w:t xml:space="preserve"> into TJ4S-1213-Sy15. </w:t>
            </w:r>
          </w:p>
          <w:p w14:paraId="406EEAEE" w14:textId="77777777" w:rsidR="007617DE" w:rsidRPr="007617DE" w:rsidRDefault="00AE300B" w:rsidP="007617DE">
            <w:pPr>
              <w:pStyle w:val="aff7"/>
              <w:widowControl w:val="0"/>
              <w:numPr>
                <w:ilvl w:val="0"/>
                <w:numId w:val="37"/>
              </w:numPr>
              <w:spacing w:beforeLines="50" w:before="120" w:afterLines="50" w:after="120"/>
              <w:jc w:val="both"/>
              <w:rPr>
                <w:rFonts w:ascii="Times New Roman" w:eastAsia="仿宋_GB2312" w:hAnsi="Times New Roman" w:cs="Times New Roman"/>
                <w:sz w:val="18"/>
                <w:szCs w:val="18"/>
                <w:rPrChange w:id="3354" w:author="Xuning Wei12232" w:date="2026-10-24T11:11:00Z">
                  <w:rPr/>
                </w:rPrChange>
              </w:rPr>
              <w:pPrChange w:id="3355" w:author="Xuning Wei12232" w:date="2026-10-20T15:01:00Z">
                <w:pPr>
                  <w:widowControl w:val="0"/>
                  <w:spacing w:beforeLines="50" w:before="120" w:afterLines="50" w:after="120"/>
                  <w:contextualSpacing/>
                </w:pPr>
              </w:pPrChange>
            </w:pPr>
            <w:del w:id="3356" w:author="Xuning Wei12232" w:date="2026-10-20T15:01:00Z">
              <w:r>
                <w:rPr>
                  <w:rFonts w:ascii="Times New Roman" w:eastAsia="仿宋_GB2312" w:hAnsi="Times New Roman" w:cs="Times New Roman"/>
                  <w:sz w:val="18"/>
                  <w:szCs w:val="18"/>
                  <w:rPrChange w:id="3357" w:author="Xuning Wei12232" w:date="2026-10-24T11:11:00Z">
                    <w:rPr/>
                  </w:rPrChange>
                </w:rPr>
                <w:br/>
                <w:delText xml:space="preserve">2. </w:delText>
              </w:r>
            </w:del>
            <w:r>
              <w:rPr>
                <w:rFonts w:ascii="Times New Roman" w:eastAsia="仿宋_GB2312" w:hAnsi="Times New Roman" w:cs="Times New Roman"/>
                <w:sz w:val="18"/>
                <w:szCs w:val="18"/>
                <w:rPrChange w:id="3358" w:author="Xuning Wei12232" w:date="2026-10-24T11:11:00Z">
                  <w:rPr/>
                </w:rPrChange>
              </w:rPr>
              <w:t>Bubble with nitrogen, after s</w:t>
            </w:r>
            <w:r>
              <w:rPr>
                <w:rFonts w:ascii="Times New Roman" w:eastAsia="仿宋_GB2312" w:hAnsi="Times New Roman" w:cs="Times New Roman"/>
                <w:color w:val="0000FF"/>
                <w:sz w:val="18"/>
                <w:szCs w:val="18"/>
                <w:rPrChange w:id="3359" w:author="Xuning Wei12232" w:date="2026-10-24T11:11:00Z">
                  <w:rPr>
                    <w:color w:val="0000FF"/>
                  </w:rPr>
                </w:rPrChange>
              </w:rPr>
              <w:t>tirring, turn off the nitrogen</w:t>
            </w:r>
            <w:r>
              <w:rPr>
                <w:rFonts w:ascii="Times New Roman" w:eastAsia="仿宋_GB2312" w:hAnsi="Times New Roman" w:cs="Times New Roman"/>
                <w:sz w:val="18"/>
                <w:szCs w:val="18"/>
                <w:rPrChange w:id="3360" w:author="Xuning Wei12232" w:date="2026-10-24T11:11:00Z">
                  <w:rPr/>
                </w:rPrChange>
              </w:rPr>
              <w:t>. Drain until there is no obvious drip</w:t>
            </w:r>
          </w:p>
          <w:p w14:paraId="7A377CDB"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lang w:eastAsia="zh-CN"/>
              </w:rPr>
              <w:pPrChange w:id="3361"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313174E0" w14:textId="77777777">
        <w:trPr>
          <w:trHeight w:val="20"/>
        </w:trPr>
        <w:tc>
          <w:tcPr>
            <w:tcW w:w="310" w:type="pct"/>
            <w:tcBorders>
              <w:bottom w:val="single" w:sz="4" w:space="0" w:color="auto"/>
            </w:tcBorders>
            <w:tcMar>
              <w:top w:w="57" w:type="dxa"/>
              <w:left w:w="85" w:type="dxa"/>
              <w:bottom w:w="57" w:type="dxa"/>
              <w:right w:w="85" w:type="dxa"/>
            </w:tcMar>
            <w:vAlign w:val="center"/>
          </w:tcPr>
          <w:p w14:paraId="375EBA1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4816898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Asn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Trt</w:t>
            </w:r>
            <w:proofErr w:type="spellEnd"/>
            <w:r>
              <w:rPr>
                <w:rFonts w:ascii="Times New Roman" w:eastAsia="仿宋_GB2312" w:hAnsi="Times New Roman" w:cs="Times New Roman"/>
                <w:sz w:val="18"/>
                <w:szCs w:val="18"/>
                <w:lang w:eastAsia="zh-CN"/>
              </w:rPr>
              <w:t>)-OH activation and transfer</w:t>
            </w:r>
          </w:p>
        </w:tc>
        <w:tc>
          <w:tcPr>
            <w:tcW w:w="3909" w:type="pct"/>
            <w:tcBorders>
              <w:bottom w:val="single" w:sz="4" w:space="0" w:color="auto"/>
            </w:tcBorders>
            <w:tcMar>
              <w:top w:w="57" w:type="dxa"/>
              <w:left w:w="85" w:type="dxa"/>
              <w:bottom w:w="57" w:type="dxa"/>
              <w:right w:w="85" w:type="dxa"/>
            </w:tcMar>
            <w:vAlign w:val="center"/>
          </w:tcPr>
          <w:p w14:paraId="23A7EE12" w14:textId="77777777" w:rsidR="007617DE" w:rsidRDefault="00AE300B" w:rsidP="007617DE">
            <w:pPr>
              <w:pStyle w:val="aff7"/>
              <w:widowControl w:val="0"/>
              <w:numPr>
                <w:ilvl w:val="0"/>
                <w:numId w:val="38"/>
              </w:numPr>
              <w:spacing w:beforeLines="50" w:before="120" w:afterLines="50" w:after="120"/>
              <w:jc w:val="both"/>
              <w:rPr>
                <w:ins w:id="3362" w:author="Xuning Wei12232" w:date="2026-10-20T15:01:00Z"/>
                <w:rFonts w:ascii="Times New Roman" w:eastAsia="等线" w:hAnsi="Times New Roman" w:cs="Times New Roman"/>
                <w:sz w:val="18"/>
                <w:szCs w:val="18"/>
                <w:lang w:eastAsia="zh-CN"/>
              </w:rPr>
              <w:pPrChange w:id="3363" w:author="Xuning Wei12232" w:date="2026-10-20T15:01:00Z">
                <w:pPr>
                  <w:widowControl w:val="0"/>
                  <w:spacing w:beforeLines="50" w:before="120" w:afterLines="50" w:after="120"/>
                  <w:contextualSpacing/>
                </w:pPr>
              </w:pPrChange>
            </w:pPr>
            <w:del w:id="3364" w:author="Xuning Wei12232" w:date="2026-10-20T15:01: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3365" w:author="Xuning Wei12232" w:date="2026-10-24T11:11:00Z">
                  <w:rPr/>
                </w:rPrChange>
              </w:rPr>
              <w:t xml:space="preserve">Add </w:t>
            </w:r>
            <w:del w:id="3366" w:author="Xuning Wei12232" w:date="2026-10-20T08:06:00Z">
              <w:r>
                <w:rPr>
                  <w:rFonts w:ascii="Times New Roman" w:eastAsia="等线" w:hAnsi="Times New Roman" w:cs="Times New Roman"/>
                  <w:sz w:val="18"/>
                  <w:szCs w:val="18"/>
                  <w:rPrChange w:id="3367" w:author="Xuning Wei12232" w:date="2026-10-24T11:11:00Z">
                    <w:rPr/>
                  </w:rPrChange>
                </w:rPr>
                <w:delText xml:space="preserve">4.0 V </w:delText>
              </w:r>
            </w:del>
            <w:r>
              <w:rPr>
                <w:rFonts w:ascii="Times New Roman" w:eastAsia="等线" w:hAnsi="Times New Roman" w:cs="Times New Roman"/>
                <w:sz w:val="18"/>
                <w:szCs w:val="18"/>
                <w:rPrChange w:id="3368" w:author="Xuning Wei12232" w:date="2026-10-24T11:11:00Z">
                  <w:rPr/>
                </w:rPrChange>
              </w:rPr>
              <w:t>DMF (</w:t>
            </w:r>
            <w:ins w:id="3369" w:author="Xuning Wei12232" w:date="2026-10-20T08:06:00Z">
              <w:r>
                <w:rPr>
                  <w:rFonts w:ascii="Times New Roman" w:eastAsia="等线" w:hAnsi="Times New Roman" w:cs="Times New Roman"/>
                  <w:sz w:val="18"/>
                  <w:szCs w:val="18"/>
                  <w:rPrChange w:id="3370" w:author="Xuning Wei12232" w:date="2026-10-24T11:11:00Z">
                    <w:rPr/>
                  </w:rPrChange>
                </w:rPr>
                <w:t xml:space="preserve">4.0 V, </w:t>
              </w:r>
            </w:ins>
            <w:r>
              <w:rPr>
                <w:rFonts w:ascii="Times New Roman" w:eastAsia="等线" w:hAnsi="Times New Roman" w:cs="Times New Roman"/>
                <w:sz w:val="18"/>
                <w:szCs w:val="18"/>
                <w:rPrChange w:id="3371" w:author="Xuning Wei12232" w:date="2026-10-24T11:11:00Z">
                  <w:rPr/>
                </w:rPrChange>
              </w:rPr>
              <w:t>3.79</w:t>
            </w:r>
            <w:del w:id="3372" w:author="Xuning Wei12232" w:date="2026-10-20T11:27:00Z">
              <w:r>
                <w:rPr>
                  <w:rFonts w:ascii="Times New Roman" w:eastAsia="等线" w:hAnsi="Times New Roman" w:cs="Times New Roman"/>
                  <w:sz w:val="18"/>
                  <w:szCs w:val="18"/>
                  <w:rPrChange w:id="3373" w:author="Xuning Wei12232" w:date="2026-10-24T11:11:00Z">
                    <w:rPr/>
                  </w:rPrChange>
                </w:rPr>
                <w:delText>2</w:delText>
              </w:r>
            </w:del>
            <w:r>
              <w:rPr>
                <w:rFonts w:ascii="Times New Roman" w:eastAsia="等线" w:hAnsi="Times New Roman" w:cs="Times New Roman"/>
                <w:sz w:val="18"/>
                <w:szCs w:val="18"/>
                <w:rPrChange w:id="3374" w:author="Xuning Wei12232" w:date="2026-10-24T11:11:00Z">
                  <w:rPr/>
                </w:rPrChange>
              </w:rPr>
              <w:t xml:space="preserve"> kg/kg)</w:t>
            </w:r>
            <w:r>
              <w:rPr>
                <w:rFonts w:ascii="Times New Roman" w:eastAsia="等线" w:hAnsi="Times New Roman" w:cs="Times New Roman"/>
                <w:b/>
                <w:bCs w:val="0"/>
                <w:sz w:val="18"/>
                <w:szCs w:val="18"/>
                <w:lang w:eastAsia="zh-CN"/>
                <w:rPrChange w:id="3375" w:author="Xuning Wei12232" w:date="2026-10-24T11:11:00Z">
                  <w:rPr>
                    <w:b/>
                    <w:lang w:eastAsia="zh-CN"/>
                  </w:rPr>
                </w:rPrChange>
              </w:rPr>
              <w:t xml:space="preserve"> </w:t>
            </w:r>
            <w:r>
              <w:rPr>
                <w:rFonts w:ascii="Times New Roman" w:eastAsia="等线" w:hAnsi="Times New Roman" w:cs="Times New Roman"/>
                <w:sz w:val="18"/>
                <w:szCs w:val="18"/>
                <w:rPrChange w:id="3376" w:author="Xuning Wei12232" w:date="2026-10-24T11:11:00Z">
                  <w:rPr/>
                </w:rPrChange>
              </w:rPr>
              <w:t xml:space="preserve">into </w:t>
            </w:r>
            <w:r>
              <w:rPr>
                <w:rFonts w:ascii="Times New Roman" w:eastAsia="仿宋_GB2312" w:hAnsi="Times New Roman" w:cs="Times New Roman"/>
                <w:sz w:val="18"/>
                <w:szCs w:val="18"/>
                <w:rPrChange w:id="3377"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378" w:author="Xuning Wei12232" w:date="2026-10-24T11:11:00Z">
                  <w:rPr>
                    <w:rFonts w:eastAsia="仿宋_GB2312"/>
                    <w:lang w:eastAsia="zh-CN"/>
                  </w:rPr>
                </w:rPrChange>
              </w:rPr>
              <w:t>-R01</w:t>
            </w:r>
            <w:r>
              <w:rPr>
                <w:rFonts w:ascii="Times New Roman" w:eastAsia="等线" w:hAnsi="Times New Roman" w:cs="Times New Roman"/>
                <w:sz w:val="18"/>
                <w:szCs w:val="18"/>
                <w:rPrChange w:id="3379" w:author="Xuning Wei12232" w:date="2026-10-24T11:11:00Z">
                  <w:rPr/>
                </w:rPrChange>
              </w:rPr>
              <w:t xml:space="preserve">. Start the </w:t>
            </w:r>
            <w:r>
              <w:rPr>
                <w:rFonts w:ascii="Times New Roman" w:eastAsia="等线" w:hAnsi="Times New Roman" w:cs="Times New Roman"/>
                <w:color w:val="0000FF"/>
                <w:sz w:val="18"/>
                <w:szCs w:val="18"/>
                <w:rPrChange w:id="3380" w:author="Xuning Wei12232" w:date="2026-10-24T11:11:00Z">
                  <w:rPr>
                    <w:color w:val="0000FF"/>
                  </w:rPr>
                </w:rPrChange>
              </w:rPr>
              <w:t>agitator</w:t>
            </w:r>
            <w:r>
              <w:rPr>
                <w:rFonts w:ascii="Times New Roman" w:eastAsia="等线" w:hAnsi="Times New Roman" w:cs="Times New Roman"/>
                <w:sz w:val="18"/>
                <w:szCs w:val="18"/>
                <w:rPrChange w:id="3381" w:author="Xuning Wei12232" w:date="2026-10-24T11:11:00Z">
                  <w:rPr/>
                </w:rPrChange>
              </w:rPr>
              <w:t xml:space="preserve">. </w:t>
            </w:r>
            <w:del w:id="3382" w:author="Xuning Wei12232" w:date="2026-10-20T15:01:00Z">
              <w:r>
                <w:rPr>
                  <w:rFonts w:ascii="Times New Roman" w:eastAsia="等线" w:hAnsi="Times New Roman" w:cs="Times New Roman"/>
                  <w:sz w:val="18"/>
                  <w:szCs w:val="18"/>
                  <w:rPrChange w:id="3383" w:author="Xuning Wei12232" w:date="2026-10-24T11:11:00Z">
                    <w:rPr/>
                  </w:rPrChange>
                </w:rPr>
                <w:br/>
              </w:r>
            </w:del>
            <w:del w:id="3384" w:author="Xuning Wei12232" w:date="2026-10-20T08:28:00Z">
              <w:r>
                <w:rPr>
                  <w:rFonts w:ascii="Times New Roman" w:eastAsia="等线" w:hAnsi="Times New Roman" w:cs="Times New Roman"/>
                  <w:sz w:val="18"/>
                  <w:szCs w:val="18"/>
                  <w:rPrChange w:id="3385" w:author="Xuning Wei12232" w:date="2026-10-24T11:11:00Z">
                    <w:rPr/>
                  </w:rPrChange>
                </w:rPr>
                <w:delText xml:space="preserve">2. Add 2.5 </w:delText>
              </w:r>
              <w:r>
                <w:rPr>
                  <w:rFonts w:ascii="Times New Roman" w:eastAsia="等线" w:hAnsi="Times New Roman" w:cs="Times New Roman"/>
                  <w:sz w:val="18"/>
                  <w:szCs w:val="18"/>
                  <w:lang w:eastAsia="zh-CN"/>
                  <w:rPrChange w:id="3386" w:author="Xuning Wei12232" w:date="2026-10-24T11:11:00Z">
                    <w:rPr>
                      <w:lang w:eastAsia="zh-CN"/>
                    </w:rPr>
                  </w:rPrChange>
                </w:rPr>
                <w:delText>eq</w:delText>
              </w:r>
              <w:r>
                <w:rPr>
                  <w:rFonts w:ascii="Times New Roman" w:eastAsia="等线" w:hAnsi="Times New Roman" w:cs="Times New Roman"/>
                  <w:sz w:val="18"/>
                  <w:szCs w:val="18"/>
                  <w:rPrChange w:id="3387" w:author="Xuning Wei12232" w:date="2026-10-24T11:11:00Z">
                    <w:rPr/>
                  </w:rPrChange>
                </w:rPr>
                <w:delText xml:space="preserve">. Fmoc-L-Asn(Trt)-OH. </w:delText>
              </w:r>
              <w:r>
                <w:rPr>
                  <w:rFonts w:ascii="Times New Roman" w:eastAsia="等线" w:hAnsi="Times New Roman" w:cs="Times New Roman"/>
                  <w:color w:val="0000FF"/>
                  <w:sz w:val="18"/>
                  <w:szCs w:val="18"/>
                  <w:rPrChange w:id="3388" w:author="Xuning Wei12232" w:date="2026-10-24T11:11:00Z">
                    <w:rPr>
                      <w:color w:val="0000FF"/>
                    </w:rPr>
                  </w:rPrChange>
                </w:rPr>
                <w:delText>Stir at least 15minutes</w:delText>
              </w:r>
            </w:del>
            <w:del w:id="3389" w:author="Xuning Wei12232" w:date="2026-10-18T22:30:00Z">
              <w:r>
                <w:rPr>
                  <w:rFonts w:ascii="Times New Roman" w:eastAsia="等线" w:hAnsi="Times New Roman" w:cs="Times New Roman"/>
                  <w:color w:val="0000FF"/>
                  <w:sz w:val="18"/>
                  <w:szCs w:val="18"/>
                  <w:rPrChange w:id="3390" w:author="Xuning Wei12232" w:date="2026-10-24T11:11:00Z">
                    <w:rPr>
                      <w:color w:val="0000FF"/>
                    </w:rPr>
                  </w:rPrChange>
                </w:rPr>
                <w:delText>.</w:delText>
              </w:r>
              <w:r>
                <w:rPr>
                  <w:rFonts w:ascii="Times New Roman" w:eastAsia="等线" w:hAnsi="Times New Roman" w:cs="Times New Roman"/>
                  <w:sz w:val="18"/>
                  <w:szCs w:val="18"/>
                  <w:lang w:eastAsia="zh-CN"/>
                  <w:rPrChange w:id="3391" w:author="Xuning Wei12232" w:date="2026-10-24T11:11:00Z">
                    <w:rPr>
                      <w:lang w:eastAsia="zh-CN"/>
                    </w:rPr>
                  </w:rPrChange>
                </w:rPr>
                <w:delText xml:space="preserve"> </w:delText>
              </w:r>
            </w:del>
            <w:del w:id="3392" w:author="Xuning Wei12232" w:date="2026-10-20T08:28:00Z">
              <w:r>
                <w:rPr>
                  <w:rFonts w:ascii="Times New Roman" w:eastAsia="等线" w:hAnsi="Times New Roman" w:cs="Times New Roman"/>
                  <w:sz w:val="18"/>
                  <w:szCs w:val="18"/>
                  <w:lang w:eastAsia="zh-CN"/>
                  <w:rPrChange w:id="3393" w:author="Xuning Wei12232" w:date="2026-10-24T11:11:00Z">
                    <w:rPr>
                      <w:lang w:eastAsia="zh-CN"/>
                    </w:rPr>
                  </w:rPrChange>
                </w:rPr>
                <w:br/>
                <w:delText>3</w:delText>
              </w:r>
            </w:del>
            <w:del w:id="3394" w:author="Xuning Wei12232" w:date="2026-10-20T15:01:00Z">
              <w:r>
                <w:rPr>
                  <w:rFonts w:ascii="Times New Roman" w:eastAsia="等线" w:hAnsi="Times New Roman" w:cs="Times New Roman"/>
                  <w:sz w:val="18"/>
                  <w:szCs w:val="18"/>
                  <w:lang w:eastAsia="zh-CN"/>
                  <w:rPrChange w:id="3395" w:author="Xuning Wei12232" w:date="2026-10-24T11:11:00Z">
                    <w:rPr>
                      <w:lang w:eastAsia="zh-CN"/>
                    </w:rPr>
                  </w:rPrChange>
                </w:rPr>
                <w:delText xml:space="preserve">. </w:delText>
              </w:r>
            </w:del>
          </w:p>
          <w:p w14:paraId="7C64E813" w14:textId="77777777" w:rsidR="007617DE" w:rsidRDefault="00AE300B" w:rsidP="007617DE">
            <w:pPr>
              <w:pStyle w:val="aff7"/>
              <w:widowControl w:val="0"/>
              <w:numPr>
                <w:ilvl w:val="0"/>
                <w:numId w:val="38"/>
              </w:numPr>
              <w:spacing w:beforeLines="50" w:before="120" w:afterLines="50" w:after="120"/>
              <w:jc w:val="both"/>
              <w:rPr>
                <w:ins w:id="3396" w:author="Xuning Wei12232" w:date="2026-10-20T15:01:00Z"/>
                <w:rFonts w:ascii="Times New Roman" w:eastAsia="等线" w:hAnsi="Times New Roman" w:cs="Times New Roman"/>
                <w:sz w:val="18"/>
                <w:szCs w:val="18"/>
              </w:rPr>
              <w:pPrChange w:id="3397" w:author="Xuning Wei12232" w:date="2026-10-20T15:01:00Z">
                <w:pPr>
                  <w:widowControl w:val="0"/>
                  <w:spacing w:beforeLines="50" w:before="120" w:afterLines="50" w:after="120"/>
                  <w:contextualSpacing/>
                </w:pPr>
              </w:pPrChange>
            </w:pPr>
            <w:r>
              <w:rPr>
                <w:rFonts w:ascii="Times New Roman" w:eastAsia="等线" w:hAnsi="Times New Roman" w:cs="Times New Roman"/>
                <w:sz w:val="18"/>
                <w:szCs w:val="18"/>
                <w:lang w:eastAsia="zh-CN"/>
                <w:rPrChange w:id="3398" w:author="Xuning Wei12232" w:date="2026-10-24T11:11:00Z">
                  <w:rPr>
                    <w:lang w:eastAsia="zh-CN"/>
                  </w:rPr>
                </w:rPrChange>
              </w:rPr>
              <w:t>Adjust</w:t>
            </w:r>
            <w:r>
              <w:rPr>
                <w:rFonts w:ascii="Times New Roman" w:eastAsia="等线" w:hAnsi="Times New Roman" w:cs="Times New Roman"/>
                <w:bCs w:val="0"/>
                <w:sz w:val="18"/>
                <w:szCs w:val="18"/>
                <w:rPrChange w:id="3399" w:author="Xuning Wei12232" w:date="2026-10-24T11:11:00Z">
                  <w:rPr/>
                </w:rPrChange>
              </w:rPr>
              <w:t xml:space="preserve"> the </w:t>
            </w:r>
            <w:ins w:id="3400" w:author="Xuning Wei12232" w:date="2026-10-24T11:08:00Z">
              <w:r>
                <w:rPr>
                  <w:rFonts w:ascii="Times New Roman" w:eastAsia="仿宋_GB2312" w:hAnsi="Times New Roman" w:cs="Times New Roman"/>
                  <w:color w:val="FF0000"/>
                  <w:sz w:val="18"/>
                  <w:szCs w:val="18"/>
                  <w:rPrChange w:id="3401" w:author="Xuning Wei12232" w:date="2026-10-24T11:11:00Z">
                    <w:rPr>
                      <w:rFonts w:ascii="Times New Roman" w:eastAsia="仿宋_GB2312" w:hAnsi="Times New Roman" w:cs="Times New Roman"/>
                      <w:color w:val="FF0000"/>
                      <w:sz w:val="18"/>
                      <w:szCs w:val="18"/>
                      <w:highlight w:val="green"/>
                    </w:rPr>
                  </w:rPrChange>
                </w:rPr>
                <w:t>jacket temperature</w:t>
              </w:r>
            </w:ins>
            <w:del w:id="3402" w:author="Xuning Wei12232" w:date="2026-10-24T11:08:00Z">
              <w:r>
                <w:rPr>
                  <w:rFonts w:ascii="Times New Roman" w:eastAsia="等线" w:hAnsi="Times New Roman" w:cs="Times New Roman"/>
                  <w:bCs w:val="0"/>
                  <w:sz w:val="18"/>
                  <w:szCs w:val="18"/>
                  <w:rPrChange w:id="3403" w:author="Xuning Wei12232" w:date="2026-10-24T11:11:00Z">
                    <w:rPr/>
                  </w:rPrChange>
                </w:rPr>
                <w:delText>mixture</w:delText>
              </w:r>
            </w:del>
            <w:r>
              <w:rPr>
                <w:rFonts w:ascii="Times New Roman" w:eastAsia="等线" w:hAnsi="Times New Roman" w:cs="Times New Roman"/>
                <w:bCs w:val="0"/>
                <w:sz w:val="18"/>
                <w:szCs w:val="18"/>
                <w:rPrChange w:id="3404" w:author="Xuning Wei12232" w:date="2026-10-24T11:11:00Z">
                  <w:rPr/>
                </w:rPrChange>
              </w:rPr>
              <w:t xml:space="preserve"> to </w:t>
            </w:r>
            <w:del w:id="3405" w:author="Xuning Wei12232" w:date="2026-10-20T14:33:00Z">
              <w:r>
                <w:rPr>
                  <w:rFonts w:ascii="Times New Roman" w:eastAsia="等线" w:hAnsi="Times New Roman" w:cs="Times New Roman"/>
                  <w:bCs w:val="0"/>
                  <w:sz w:val="18"/>
                  <w:szCs w:val="18"/>
                  <w:lang w:eastAsia="zh-CN"/>
                </w:rPr>
                <w:delText>20 ± 5 °C</w:delText>
              </w:r>
            </w:del>
            <w:ins w:id="3406" w:author="Xuning Wei12232" w:date="2026-10-20T14:33:00Z">
              <w:r>
                <w:rPr>
                  <w:rFonts w:ascii="Times New Roman" w:eastAsia="等线" w:hAnsi="Times New Roman" w:cs="Times New Roman"/>
                  <w:bCs w:val="0"/>
                  <w:color w:val="FF0000"/>
                  <w:sz w:val="18"/>
                  <w:szCs w:val="18"/>
                  <w:lang w:eastAsia="zh-CN"/>
                  <w:rPrChange w:id="3407" w:author="Xuning Wei12232" w:date="2026-10-24T11:11:00Z">
                    <w:rPr>
                      <w:color w:val="FF0000"/>
                      <w:lang w:eastAsia="zh-CN"/>
                    </w:rPr>
                  </w:rPrChange>
                </w:rPr>
                <w:t>20.0 ± 5.0 °C</w:t>
              </w:r>
            </w:ins>
            <w:r>
              <w:rPr>
                <w:rFonts w:ascii="Times New Roman" w:eastAsia="等线" w:hAnsi="Times New Roman" w:cs="Times New Roman"/>
                <w:bCs w:val="0"/>
                <w:sz w:val="18"/>
                <w:szCs w:val="18"/>
                <w:lang w:eastAsia="zh-CN"/>
              </w:rPr>
              <w:t xml:space="preserve"> (</w:t>
            </w:r>
            <w:del w:id="3408" w:author="Xuning Wei12232" w:date="2026-10-24T10:48:00Z">
              <w:r>
                <w:rPr>
                  <w:rFonts w:ascii="Times New Roman" w:eastAsia="等线" w:hAnsi="Times New Roman" w:cs="Times New Roman"/>
                  <w:bCs w:val="0"/>
                  <w:sz w:val="18"/>
                  <w:szCs w:val="18"/>
                  <w:lang w:eastAsia="zh-CN"/>
                </w:rPr>
                <w:delText>target: 20 °C</w:delText>
              </w:r>
            </w:del>
            <w:ins w:id="3409" w:author="Xuning Wei12232" w:date="2026-10-24T10:48:00Z">
              <w:r>
                <w:rPr>
                  <w:rFonts w:ascii="Times New Roman" w:eastAsia="等线" w:hAnsi="Times New Roman" w:cs="Times New Roman"/>
                  <w:bCs w:val="0"/>
                  <w:color w:val="FF0000"/>
                  <w:sz w:val="18"/>
                  <w:szCs w:val="18"/>
                  <w:lang w:eastAsia="zh-CN"/>
                </w:rPr>
                <w:t>target: 20.0 °C</w:t>
              </w:r>
            </w:ins>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Change w:id="3410" w:author="Xuning Wei12232" w:date="2026-10-24T11:11:00Z">
                  <w:rPr/>
                </w:rPrChange>
              </w:rPr>
              <w:t xml:space="preserve">. </w:t>
            </w:r>
            <w:del w:id="3411" w:author="Xuning Wei12232" w:date="2026-10-24T11:08:00Z">
              <w:r>
                <w:rPr>
                  <w:rFonts w:ascii="Times New Roman" w:eastAsia="等线" w:hAnsi="Times New Roman" w:cs="Times New Roman"/>
                  <w:sz w:val="18"/>
                  <w:szCs w:val="18"/>
                  <w:rPrChange w:id="3412" w:author="Xuning Wei12232" w:date="2026-10-24T11:11:00Z">
                    <w:rPr/>
                  </w:rPrChange>
                </w:rPr>
                <w:delText xml:space="preserve">Maintain </w:delText>
              </w:r>
            </w:del>
            <w:del w:id="3413" w:author="Xuning Wei12232" w:date="2026-10-20T20:46:00Z">
              <w:r>
                <w:rPr>
                  <w:rFonts w:ascii="Times New Roman" w:eastAsia="等线" w:hAnsi="Times New Roman" w:cs="Times New Roman"/>
                  <w:sz w:val="18"/>
                  <w:szCs w:val="18"/>
                  <w:rPrChange w:id="3414" w:author="Xuning Wei12232" w:date="2026-10-24T11:11:00Z">
                    <w:rPr/>
                  </w:rPrChange>
                </w:rPr>
                <w:delText xml:space="preserve">for next operation </w:delText>
              </w:r>
            </w:del>
            <w:del w:id="3415" w:author="Xuning Wei12232" w:date="2026-10-24T11:08:00Z">
              <w:r>
                <w:rPr>
                  <w:rFonts w:ascii="Times New Roman" w:eastAsia="等线" w:hAnsi="Times New Roman" w:cs="Times New Roman"/>
                  <w:sz w:val="18"/>
                  <w:szCs w:val="18"/>
                  <w:rPrChange w:id="3416" w:author="Xuning Wei12232" w:date="2026-10-24T11:11:00Z">
                    <w:rPr/>
                  </w:rPrChange>
                </w:rPr>
                <w:delText xml:space="preserve">at </w:delText>
              </w:r>
            </w:del>
            <w:del w:id="3417" w:author="Xuning Wei12232" w:date="2026-10-20T14:33:00Z">
              <w:r>
                <w:rPr>
                  <w:rFonts w:ascii="Times New Roman" w:eastAsia="等线" w:hAnsi="Times New Roman" w:cs="Times New Roman"/>
                  <w:sz w:val="18"/>
                  <w:szCs w:val="18"/>
                  <w:lang w:eastAsia="zh-CN"/>
                  <w:rPrChange w:id="3418" w:author="Xuning Wei12232" w:date="2026-10-24T11:11:00Z">
                    <w:rPr>
                      <w:lang w:eastAsia="zh-CN"/>
                    </w:rPr>
                  </w:rPrChange>
                </w:rPr>
                <w:delText>20 ± 5 °C</w:delText>
              </w:r>
            </w:del>
            <w:del w:id="3419" w:author="Xuning Wei12232" w:date="2026-10-24T11:08:00Z">
              <w:r>
                <w:rPr>
                  <w:rFonts w:ascii="Times New Roman" w:eastAsia="等线" w:hAnsi="Times New Roman" w:cs="Times New Roman"/>
                  <w:sz w:val="18"/>
                  <w:szCs w:val="18"/>
                  <w:lang w:eastAsia="zh-CN"/>
                  <w:rPrChange w:id="3420" w:author="Xuning Wei12232" w:date="2026-10-24T11:11:00Z">
                    <w:rPr>
                      <w:lang w:eastAsia="zh-CN"/>
                    </w:rPr>
                  </w:rPrChange>
                </w:rPr>
                <w:delText xml:space="preserve"> (</w:delText>
              </w:r>
            </w:del>
            <w:del w:id="3421" w:author="Xuning Wei12232" w:date="2026-10-24T10:48:00Z">
              <w:r>
                <w:rPr>
                  <w:rFonts w:ascii="Times New Roman" w:eastAsia="等线" w:hAnsi="Times New Roman" w:cs="Times New Roman"/>
                  <w:sz w:val="18"/>
                  <w:szCs w:val="18"/>
                  <w:lang w:eastAsia="zh-CN"/>
                  <w:rPrChange w:id="3422" w:author="Xuning Wei12232" w:date="2026-10-24T11:11:00Z">
                    <w:rPr>
                      <w:lang w:eastAsia="zh-CN"/>
                    </w:rPr>
                  </w:rPrChange>
                </w:rPr>
                <w:delText>target: 20 °C</w:delText>
              </w:r>
            </w:del>
            <w:del w:id="3423" w:author="Xuning Wei12232" w:date="2026-10-24T11:08:00Z">
              <w:r>
                <w:rPr>
                  <w:rFonts w:ascii="Times New Roman" w:eastAsia="等线" w:hAnsi="Times New Roman" w:cs="Times New Roman"/>
                  <w:sz w:val="18"/>
                  <w:szCs w:val="18"/>
                  <w:lang w:eastAsia="zh-CN"/>
                  <w:rPrChange w:id="3424" w:author="Xuning Wei12232" w:date="2026-10-24T11:11:00Z">
                    <w:rPr>
                      <w:lang w:eastAsia="zh-CN"/>
                    </w:rPr>
                  </w:rPrChange>
                </w:rPr>
                <w:delText>)</w:delText>
              </w:r>
              <w:r>
                <w:rPr>
                  <w:rFonts w:ascii="Times New Roman" w:eastAsia="等线" w:hAnsi="Times New Roman" w:cs="Times New Roman"/>
                  <w:sz w:val="18"/>
                  <w:szCs w:val="18"/>
                  <w:rPrChange w:id="3425" w:author="Xuning Wei12232" w:date="2026-10-24T11:11:00Z">
                    <w:rPr/>
                  </w:rPrChange>
                </w:rPr>
                <w:delText>.</w:delText>
              </w:r>
              <w:r>
                <w:rPr>
                  <w:rFonts w:ascii="Times New Roman" w:eastAsia="等线" w:hAnsi="Times New Roman" w:cs="Times New Roman"/>
                  <w:sz w:val="18"/>
                  <w:szCs w:val="18"/>
                  <w:lang w:eastAsia="zh-CN"/>
                  <w:rPrChange w:id="3426" w:author="Xuning Wei12232" w:date="2026-10-24T11:11:00Z">
                    <w:rPr>
                      <w:lang w:eastAsia="zh-CN"/>
                    </w:rPr>
                  </w:rPrChange>
                </w:rPr>
                <w:delText xml:space="preserve"> </w:delText>
              </w:r>
            </w:del>
          </w:p>
          <w:p w14:paraId="4628224E" w14:textId="77777777" w:rsidR="007617DE" w:rsidRDefault="00AE300B" w:rsidP="007617DE">
            <w:pPr>
              <w:pStyle w:val="aff7"/>
              <w:widowControl w:val="0"/>
              <w:numPr>
                <w:ilvl w:val="0"/>
                <w:numId w:val="38"/>
              </w:numPr>
              <w:spacing w:beforeLines="50" w:before="120" w:afterLines="50" w:after="120"/>
              <w:jc w:val="both"/>
              <w:rPr>
                <w:ins w:id="3427" w:author="Xuning Wei12232" w:date="2026-10-20T15:01:00Z"/>
                <w:rFonts w:ascii="Times New Roman" w:eastAsia="等线" w:hAnsi="Times New Roman" w:cs="Times New Roman"/>
                <w:sz w:val="18"/>
                <w:szCs w:val="18"/>
              </w:rPr>
              <w:pPrChange w:id="3428" w:author="Xuning Wei12232" w:date="2026-10-20T15:01:00Z">
                <w:pPr>
                  <w:widowControl w:val="0"/>
                  <w:spacing w:beforeLines="50" w:before="120" w:afterLines="50" w:after="120"/>
                  <w:contextualSpacing/>
                </w:pPr>
              </w:pPrChange>
            </w:pPr>
            <w:ins w:id="3429" w:author="Xuning Wei12232" w:date="2026-10-20T08:28:00Z">
              <w:r>
                <w:rPr>
                  <w:rFonts w:ascii="Times New Roman" w:eastAsia="等线" w:hAnsi="Times New Roman" w:cs="Times New Roman"/>
                  <w:sz w:val="18"/>
                  <w:szCs w:val="18"/>
                </w:rPr>
                <w:t xml:space="preserve">Add </w:t>
              </w:r>
              <w:proofErr w:type="spellStart"/>
              <w:r>
                <w:rPr>
                  <w:rFonts w:ascii="Times New Roman" w:eastAsia="等线" w:hAnsi="Times New Roman" w:cs="Times New Roman"/>
                  <w:sz w:val="18"/>
                  <w:szCs w:val="18"/>
                </w:rPr>
                <w:t>Fmoc</w:t>
              </w:r>
              <w:proofErr w:type="spellEnd"/>
              <w:r>
                <w:rPr>
                  <w:rFonts w:ascii="Times New Roman" w:eastAsia="等线" w:hAnsi="Times New Roman" w:cs="Times New Roman"/>
                  <w:sz w:val="18"/>
                  <w:szCs w:val="18"/>
                </w:rPr>
                <w:t>-L-</w:t>
              </w:r>
              <w:proofErr w:type="spellStart"/>
              <w:proofErr w:type="gramStart"/>
              <w:r>
                <w:rPr>
                  <w:rFonts w:ascii="Times New Roman" w:eastAsia="等线" w:hAnsi="Times New Roman" w:cs="Times New Roman"/>
                  <w:sz w:val="18"/>
                  <w:szCs w:val="18"/>
                </w:rPr>
                <w:t>Asn</w:t>
              </w:r>
              <w:proofErr w:type="spellEnd"/>
              <w:r>
                <w:rPr>
                  <w:rFonts w:ascii="Times New Roman" w:eastAsia="等线" w:hAnsi="Times New Roman" w:cs="Times New Roman"/>
                  <w:sz w:val="18"/>
                  <w:szCs w:val="18"/>
                </w:rPr>
                <w:t>(</w:t>
              </w:r>
              <w:proofErr w:type="spellStart"/>
              <w:proofErr w:type="gramEnd"/>
              <w:r>
                <w:rPr>
                  <w:rFonts w:ascii="Times New Roman" w:eastAsia="等线" w:hAnsi="Times New Roman" w:cs="Times New Roman"/>
                  <w:sz w:val="18"/>
                  <w:szCs w:val="18"/>
                </w:rPr>
                <w:t>Trt</w:t>
              </w:r>
              <w:proofErr w:type="spellEnd"/>
              <w:r>
                <w:rPr>
                  <w:rFonts w:ascii="Times New Roman" w:eastAsia="等线" w:hAnsi="Times New Roman" w:cs="Times New Roman"/>
                  <w:sz w:val="18"/>
                  <w:szCs w:val="18"/>
                </w:rPr>
                <w:t>)-OH</w:t>
              </w:r>
            </w:ins>
            <w:ins w:id="3430" w:author="Xuning Wei12232" w:date="2026-10-20T20:46:00Z">
              <w:r>
                <w:rPr>
                  <w:rFonts w:ascii="Times New Roman" w:eastAsia="等线" w:hAnsi="Times New Roman" w:cs="Times New Roman"/>
                  <w:sz w:val="18"/>
                  <w:szCs w:val="18"/>
                </w:rPr>
                <w:t xml:space="preserve"> (2.5</w:t>
              </w:r>
            </w:ins>
            <w:ins w:id="3431" w:author="Xuning Wei12232" w:date="2026-10-23T13:08:00Z">
              <w:r>
                <w:rPr>
                  <w:rFonts w:ascii="Times New Roman" w:eastAsia="等线" w:hAnsi="Times New Roman" w:cs="Times New Roman"/>
                  <w:color w:val="000000" w:themeColor="text1"/>
                  <w:sz w:val="18"/>
                  <w:szCs w:val="18"/>
                  <w:rPrChange w:id="3432" w:author="Xuning Wei12232" w:date="2026-10-24T11:11:00Z">
                    <w:rPr>
                      <w:rFonts w:ascii="Times New Roman" w:eastAsia="等线" w:hAnsi="Times New Roman" w:cs="Times New Roman"/>
                      <w:color w:val="000000" w:themeColor="text1"/>
                      <w:sz w:val="18"/>
                      <w:szCs w:val="18"/>
                      <w:highlight w:val="lightGray"/>
                    </w:rPr>
                  </w:rPrChange>
                </w:rPr>
                <w:t>0</w:t>
              </w:r>
            </w:ins>
            <w:ins w:id="3433" w:author="Xuning Wei12232" w:date="2026-10-20T20:46: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lang w:eastAsia="zh-CN"/>
                </w:rPr>
                <w:t>eq</w:t>
              </w:r>
              <w:proofErr w:type="spellEnd"/>
              <w:r>
                <w:rPr>
                  <w:rFonts w:ascii="Times New Roman" w:eastAsia="等线" w:hAnsi="Times New Roman" w:cs="Times New Roman"/>
                  <w:sz w:val="18"/>
                  <w:szCs w:val="18"/>
                </w:rPr>
                <w:t>)</w:t>
              </w:r>
            </w:ins>
            <w:ins w:id="3434" w:author="Xuning Wei12232" w:date="2026-10-20T08:28:00Z">
              <w:r>
                <w:rPr>
                  <w:rFonts w:ascii="Times New Roman" w:eastAsia="等线" w:hAnsi="Times New Roman" w:cs="Times New Roman"/>
                  <w:sz w:val="18"/>
                  <w:szCs w:val="18"/>
                </w:rPr>
                <w:t xml:space="preserve">. </w:t>
              </w:r>
            </w:ins>
            <w:ins w:id="3435" w:author="Xuning Wei12232" w:date="2026-10-20T22:21:00Z">
              <w:r>
                <w:rPr>
                  <w:rFonts w:ascii="Times New Roman" w:eastAsia="等线" w:hAnsi="Times New Roman" w:cs="Times New Roman"/>
                  <w:sz w:val="18"/>
                  <w:szCs w:val="18"/>
                </w:rPr>
                <w:t>Stir at least 15minutes at 20.0 ± 5.0 °C (</w:t>
              </w:r>
            </w:ins>
            <w:ins w:id="3436" w:author="Xuning Wei12232" w:date="2026-10-24T10:48:00Z">
              <w:r>
                <w:rPr>
                  <w:rFonts w:ascii="Times New Roman" w:eastAsia="等线" w:hAnsi="Times New Roman" w:cs="Times New Roman"/>
                  <w:sz w:val="18"/>
                  <w:szCs w:val="18"/>
                </w:rPr>
                <w:t>target: 20.0 °C</w:t>
              </w:r>
            </w:ins>
            <w:ins w:id="3437" w:author="Xuning Wei12232" w:date="2026-10-20T22:21:00Z">
              <w:r>
                <w:rPr>
                  <w:rFonts w:ascii="Times New Roman" w:eastAsia="等线" w:hAnsi="Times New Roman" w:cs="Times New Roman"/>
                  <w:sz w:val="18"/>
                  <w:szCs w:val="18"/>
                </w:rPr>
                <w:t>).</w:t>
              </w:r>
            </w:ins>
            <w:ins w:id="3438" w:author="Xuning Wei12232" w:date="2026-10-20T08:28:00Z">
              <w:r>
                <w:rPr>
                  <w:rFonts w:ascii="Times New Roman" w:eastAsia="等线" w:hAnsi="Times New Roman" w:cs="Times New Roman"/>
                  <w:color w:val="0000FF"/>
                  <w:sz w:val="18"/>
                  <w:szCs w:val="18"/>
                </w:rPr>
                <w:t>, Confirm no visible solids and later use</w:t>
              </w:r>
            </w:ins>
            <w:del w:id="3439" w:author="Xuning Wei12232" w:date="2026-10-20T15:01:00Z">
              <w:r>
                <w:rPr>
                  <w:rFonts w:ascii="Times New Roman" w:eastAsia="等线" w:hAnsi="Times New Roman" w:cs="Times New Roman"/>
                  <w:sz w:val="18"/>
                  <w:szCs w:val="18"/>
                  <w:lang w:eastAsia="zh-CN"/>
                </w:rPr>
                <w:br/>
                <w:delText xml:space="preserve">4. </w:delText>
              </w:r>
            </w:del>
          </w:p>
          <w:p w14:paraId="0CB8D87D" w14:textId="77777777" w:rsidR="007617DE" w:rsidRDefault="00AE300B" w:rsidP="007617DE">
            <w:pPr>
              <w:pStyle w:val="aff7"/>
              <w:widowControl w:val="0"/>
              <w:numPr>
                <w:ilvl w:val="0"/>
                <w:numId w:val="38"/>
              </w:numPr>
              <w:spacing w:beforeLines="50" w:before="120" w:afterLines="50" w:after="120"/>
              <w:jc w:val="both"/>
              <w:rPr>
                <w:ins w:id="3440" w:author="Xuning Wei12232" w:date="2026-10-20T15:01:00Z"/>
                <w:rFonts w:ascii="Times New Roman" w:eastAsia="等线" w:hAnsi="Times New Roman" w:cs="Times New Roman"/>
                <w:sz w:val="18"/>
                <w:szCs w:val="18"/>
              </w:rPr>
              <w:pPrChange w:id="3441" w:author="Xuning Wei12232" w:date="2026-10-20T15:01: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del w:id="3442" w:author="Xuning Wei12232" w:date="2026-10-20T08:06:00Z">
              <w:r>
                <w:rPr>
                  <w:rFonts w:ascii="Times New Roman" w:eastAsia="等线" w:hAnsi="Times New Roman" w:cs="Times New Roman"/>
                  <w:sz w:val="18"/>
                  <w:szCs w:val="18"/>
                </w:rPr>
                <w:delText xml:space="preserve">2.6 eq. </w:delText>
              </w:r>
            </w:del>
            <w:proofErr w:type="spellStart"/>
            <w:r>
              <w:rPr>
                <w:rFonts w:ascii="Times New Roman" w:eastAsia="等线" w:hAnsi="Times New Roman" w:cs="Times New Roman"/>
                <w:bCs w:val="0"/>
                <w:sz w:val="18"/>
                <w:szCs w:val="18"/>
              </w:rPr>
              <w:t>Oxyma</w:t>
            </w:r>
            <w:proofErr w:type="spellEnd"/>
            <w:r>
              <w:rPr>
                <w:rFonts w:ascii="Times New Roman" w:eastAsia="等线" w:hAnsi="Times New Roman" w:cs="Times New Roman"/>
                <w:bCs w:val="0"/>
                <w:sz w:val="18"/>
                <w:szCs w:val="18"/>
              </w:rPr>
              <w:t xml:space="preserve"> Pure</w:t>
            </w:r>
            <w:ins w:id="3443" w:author="Xuning Wei12232" w:date="2026-10-20T08:06:00Z">
              <w:r>
                <w:rPr>
                  <w:rFonts w:ascii="Times New Roman" w:eastAsia="等线" w:hAnsi="Times New Roman" w:cs="Times New Roman"/>
                  <w:bCs w:val="0"/>
                  <w:sz w:val="18"/>
                  <w:szCs w:val="18"/>
                </w:rPr>
                <w:t xml:space="preserve"> (</w:t>
              </w:r>
              <w:r>
                <w:rPr>
                  <w:rFonts w:ascii="Times New Roman" w:eastAsia="等线" w:hAnsi="Times New Roman" w:cs="Times New Roman"/>
                  <w:sz w:val="18"/>
                  <w:szCs w:val="18"/>
                </w:rPr>
                <w:t>2.6</w:t>
              </w:r>
            </w:ins>
            <w:ins w:id="3444" w:author="Xuning Wei12232" w:date="2026-10-20T20:48:00Z">
              <w:r>
                <w:rPr>
                  <w:rFonts w:ascii="Times New Roman" w:eastAsia="等线" w:hAnsi="Times New Roman" w:cs="Times New Roman"/>
                  <w:color w:val="FF0000"/>
                  <w:sz w:val="18"/>
                  <w:szCs w:val="18"/>
                </w:rPr>
                <w:t>0</w:t>
              </w:r>
            </w:ins>
            <w:ins w:id="3445" w:author="Xuning Wei12232" w:date="2026-10-20T08:06: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bCs w:val="0"/>
                  <w:sz w:val="18"/>
                  <w:szCs w:val="18"/>
                </w:rPr>
                <w:t>)</w:t>
              </w:r>
            </w:ins>
            <w:r>
              <w:rPr>
                <w:rFonts w:ascii="Times New Roman" w:eastAsia="等线" w:hAnsi="Times New Roman" w:cs="Times New Roman"/>
                <w:sz w:val="18"/>
                <w:szCs w:val="18"/>
              </w:rPr>
              <w:t xml:space="preserve"> 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at </w:t>
            </w:r>
            <w:del w:id="3446" w:author="Xuning Wei12232" w:date="2026-10-20T14:33:00Z">
              <w:r>
                <w:rPr>
                  <w:rFonts w:ascii="Times New Roman" w:eastAsia="等线" w:hAnsi="Times New Roman" w:cs="Times New Roman"/>
                  <w:sz w:val="18"/>
                  <w:szCs w:val="18"/>
                  <w:lang w:eastAsia="zh-CN"/>
                </w:rPr>
                <w:delText>20 ± 5 °C</w:delText>
              </w:r>
            </w:del>
            <w:ins w:id="3447" w:author="Xuning Wei12232" w:date="2026-10-20T14:33:00Z">
              <w:r>
                <w:rPr>
                  <w:rFonts w:ascii="Times New Roman" w:eastAsia="等线" w:hAnsi="Times New Roman" w:cs="Times New Roman"/>
                  <w:sz w:val="18"/>
                  <w:szCs w:val="18"/>
                  <w:lang w:eastAsia="zh-CN"/>
                </w:rPr>
                <w:t>20.0 ± 5.0 °C</w:t>
              </w:r>
            </w:ins>
            <w:r>
              <w:rPr>
                <w:rFonts w:ascii="Times New Roman" w:eastAsia="等线" w:hAnsi="Times New Roman" w:cs="Times New Roman"/>
                <w:sz w:val="18"/>
                <w:szCs w:val="18"/>
                <w:lang w:eastAsia="zh-CN"/>
              </w:rPr>
              <w:t xml:space="preserve"> (</w:t>
            </w:r>
            <w:del w:id="3448" w:author="Xuning Wei12232" w:date="2026-10-24T10:48:00Z">
              <w:r>
                <w:rPr>
                  <w:rFonts w:ascii="Times New Roman" w:eastAsia="等线" w:hAnsi="Times New Roman" w:cs="Times New Roman"/>
                  <w:sz w:val="18"/>
                  <w:szCs w:val="18"/>
                  <w:lang w:eastAsia="zh-CN"/>
                </w:rPr>
                <w:delText>target: 20 °C</w:delText>
              </w:r>
            </w:del>
            <w:ins w:id="3449" w:author="Xuning Wei12232" w:date="2026-10-24T10:48:00Z">
              <w:r>
                <w:rPr>
                  <w:rFonts w:ascii="Times New Roman" w:eastAsia="等线" w:hAnsi="Times New Roman" w:cs="Times New Roman"/>
                  <w:sz w:val="18"/>
                  <w:szCs w:val="18"/>
                  <w:lang w:eastAsia="zh-CN"/>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rinse the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with </w:t>
            </w:r>
            <w:del w:id="3450" w:author="Xuning Wei12232" w:date="2026-10-20T08:06:00Z">
              <w:r>
                <w:rPr>
                  <w:rFonts w:ascii="Times New Roman" w:eastAsia="等线" w:hAnsi="Times New Roman" w:cs="Times New Roman"/>
                  <w:sz w:val="18"/>
                  <w:szCs w:val="18"/>
                </w:rPr>
                <w:delText xml:space="preserve">2.0 V </w:delText>
              </w:r>
            </w:del>
            <w:r>
              <w:rPr>
                <w:rFonts w:ascii="Times New Roman" w:eastAsia="等线" w:hAnsi="Times New Roman" w:cs="Times New Roman"/>
                <w:sz w:val="18"/>
                <w:szCs w:val="18"/>
              </w:rPr>
              <w:t>DMF (</w:t>
            </w:r>
            <w:ins w:id="3451" w:author="Xuning Wei12232" w:date="2026-10-20T08:06:00Z">
              <w:r>
                <w:rPr>
                  <w:rFonts w:ascii="Times New Roman" w:eastAsia="等线" w:hAnsi="Times New Roman" w:cs="Times New Roman"/>
                  <w:sz w:val="18"/>
                  <w:szCs w:val="18"/>
                </w:rPr>
                <w:t xml:space="preserve">2.0 V, </w:t>
              </w:r>
            </w:ins>
            <w:r>
              <w:rPr>
                <w:rFonts w:ascii="Times New Roman" w:eastAsia="等线" w:hAnsi="Times New Roman" w:cs="Times New Roman"/>
                <w:sz w:val="18"/>
                <w:szCs w:val="18"/>
              </w:rPr>
              <w:t>1.</w:t>
            </w:r>
            <w:ins w:id="3452" w:author="Xuning Wei12232" w:date="2026-10-20T20:42:00Z">
              <w:r>
                <w:rPr>
                  <w:rFonts w:ascii="Times New Roman" w:eastAsia="等线" w:hAnsi="Times New Roman" w:cs="Times New Roman"/>
                  <w:color w:val="000000" w:themeColor="text1"/>
                  <w:sz w:val="18"/>
                  <w:szCs w:val="18"/>
                  <w:rPrChange w:id="3453" w:author="Xuning Wei12232" w:date="2026-10-24T11:11:00Z">
                    <w:rPr>
                      <w:rFonts w:ascii="Times New Roman" w:eastAsia="等线" w:hAnsi="Times New Roman" w:cs="Times New Roman"/>
                      <w:color w:val="000000" w:themeColor="text1"/>
                      <w:sz w:val="18"/>
                      <w:szCs w:val="18"/>
                      <w:highlight w:val="cyan"/>
                    </w:rPr>
                  </w:rPrChange>
                </w:rPr>
                <w:t>90</w:t>
              </w:r>
            </w:ins>
            <w:del w:id="3454" w:author="Xuning Wei12232" w:date="2026-10-20T20:42:00Z">
              <w:r>
                <w:rPr>
                  <w:rFonts w:ascii="Times New Roman" w:eastAsia="等线" w:hAnsi="Times New Roman" w:cs="Times New Roman"/>
                  <w:sz w:val="18"/>
                  <w:szCs w:val="18"/>
                </w:rPr>
                <w:delText>896</w:delText>
              </w:r>
            </w:del>
            <w:r>
              <w:rPr>
                <w:rFonts w:ascii="Times New Roman" w:eastAsia="等线" w:hAnsi="Times New Roman" w:cs="Times New Roman"/>
                <w:sz w:val="18"/>
                <w:szCs w:val="18"/>
              </w:rPr>
              <w:t xml:space="preserve"> kg/kg). </w:t>
            </w:r>
            <w:del w:id="3455" w:author="Xuning Wei12232" w:date="2026-10-20T15:01:00Z">
              <w:r>
                <w:rPr>
                  <w:rFonts w:ascii="Times New Roman" w:eastAsia="等线" w:hAnsi="Times New Roman" w:cs="Times New Roman"/>
                  <w:sz w:val="18"/>
                  <w:szCs w:val="18"/>
                </w:rPr>
                <w:br/>
                <w:delText xml:space="preserve">5. </w:delText>
              </w:r>
            </w:del>
          </w:p>
          <w:p w14:paraId="2A55F832" w14:textId="77777777" w:rsidR="007617DE" w:rsidRDefault="00AE300B" w:rsidP="007617DE">
            <w:pPr>
              <w:pStyle w:val="aff7"/>
              <w:widowControl w:val="0"/>
              <w:numPr>
                <w:ilvl w:val="0"/>
                <w:numId w:val="38"/>
              </w:numPr>
              <w:spacing w:beforeLines="50" w:before="120" w:afterLines="50" w:after="120"/>
              <w:jc w:val="both"/>
              <w:rPr>
                <w:ins w:id="3456" w:author="Xuning Wei12232" w:date="2026-10-20T15:01:00Z"/>
                <w:rFonts w:ascii="Times New Roman" w:eastAsia="等线" w:hAnsi="Times New Roman" w:cs="Times New Roman"/>
                <w:sz w:val="18"/>
                <w:szCs w:val="18"/>
              </w:rPr>
              <w:pPrChange w:id="3457" w:author="Xuning Wei12232" w:date="2026-10-20T15:01:00Z">
                <w:pPr>
                  <w:widowControl w:val="0"/>
                  <w:spacing w:beforeLines="50" w:before="120" w:afterLines="50" w:after="120"/>
                  <w:contextualSpacing/>
                </w:pPr>
              </w:pPrChange>
            </w:pPr>
            <w:r>
              <w:rPr>
                <w:rFonts w:ascii="Times New Roman" w:eastAsia="等线" w:hAnsi="Times New Roman" w:cs="Times New Roman"/>
                <w:sz w:val="18"/>
                <w:szCs w:val="18"/>
              </w:rPr>
              <w:t>Add</w:t>
            </w:r>
            <w:del w:id="3458" w:author="Xuning Wei12232" w:date="2026-10-20T08:06:00Z">
              <w:r>
                <w:rPr>
                  <w:rFonts w:ascii="Times New Roman" w:eastAsia="等线" w:hAnsi="Times New Roman" w:cs="Times New Roman"/>
                  <w:sz w:val="18"/>
                  <w:szCs w:val="18"/>
                </w:rPr>
                <w:delText xml:space="preserve"> 2.9 eq.</w:delText>
              </w:r>
            </w:del>
            <w:r>
              <w:rPr>
                <w:rFonts w:ascii="Times New Roman" w:eastAsia="等线" w:hAnsi="Times New Roman" w:cs="Times New Roman"/>
                <w:sz w:val="18"/>
                <w:szCs w:val="18"/>
              </w:rPr>
              <w:t xml:space="preserve"> DIC</w:t>
            </w:r>
            <w:ins w:id="3459" w:author="Xuning Wei12232" w:date="2026-10-20T08:06:00Z">
              <w:r>
                <w:rPr>
                  <w:rFonts w:ascii="Times New Roman" w:eastAsia="等线" w:hAnsi="Times New Roman" w:cs="Times New Roman"/>
                  <w:sz w:val="18"/>
                  <w:szCs w:val="18"/>
                </w:rPr>
                <w:t xml:space="preserve"> (2.9</w:t>
              </w:r>
            </w:ins>
            <w:ins w:id="3460" w:author="Xuning Wei12232" w:date="2026-10-20T20:48:00Z">
              <w:r>
                <w:rPr>
                  <w:rFonts w:ascii="Times New Roman" w:eastAsia="等线" w:hAnsi="Times New Roman" w:cs="Times New Roman"/>
                  <w:color w:val="000000" w:themeColor="text1"/>
                  <w:sz w:val="18"/>
                  <w:szCs w:val="18"/>
                  <w:rPrChange w:id="3461" w:author="Xuning Wei12232" w:date="2026-10-24T11:11:00Z">
                    <w:rPr>
                      <w:rFonts w:ascii="Times New Roman" w:eastAsia="等线" w:hAnsi="Times New Roman" w:cs="Times New Roman"/>
                      <w:color w:val="000000" w:themeColor="text1"/>
                      <w:sz w:val="18"/>
                      <w:szCs w:val="18"/>
                      <w:highlight w:val="lightGray"/>
                    </w:rPr>
                  </w:rPrChange>
                </w:rPr>
                <w:t>0</w:t>
              </w:r>
            </w:ins>
            <w:ins w:id="3462" w:author="Xuning Wei12232" w:date="2026-10-20T08:06: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rPr>
                <w:t>)</w:t>
              </w:r>
            </w:ins>
            <w:r>
              <w:rPr>
                <w:rFonts w:ascii="Times New Roman" w:eastAsia="等线" w:hAnsi="Times New Roman" w:cs="Times New Roman"/>
                <w:sz w:val="18"/>
                <w:szCs w:val="18"/>
              </w:rPr>
              <w:t xml:space="preserve"> at 20</w:t>
            </w:r>
            <w:r>
              <w:rPr>
                <w:rFonts w:ascii="Times New Roman" w:eastAsia="等线" w:hAnsi="Times New Roman" w:cs="Times New Roman" w:hint="eastAsia"/>
                <w:sz w:val="18"/>
                <w:szCs w:val="18"/>
              </w:rPr>
              <w:t>±</w:t>
            </w:r>
            <w:r>
              <w:rPr>
                <w:rFonts w:ascii="Times New Roman" w:eastAsia="等线" w:hAnsi="Times New Roman" w:cs="Times New Roman"/>
                <w:sz w:val="18"/>
                <w:szCs w:val="18"/>
              </w:rPr>
              <w:t>5 °C (</w:t>
            </w:r>
            <w:del w:id="3463" w:author="Xuning Wei12232" w:date="2026-10-24T10:48:00Z">
              <w:r>
                <w:rPr>
                  <w:rFonts w:ascii="Times New Roman" w:eastAsia="等线" w:hAnsi="Times New Roman" w:cs="Times New Roman"/>
                  <w:sz w:val="18"/>
                  <w:szCs w:val="18"/>
                </w:rPr>
                <w:delText>target: 20 °C</w:delText>
              </w:r>
            </w:del>
            <w:ins w:id="3464" w:author="Xuning Wei12232" w:date="2026-10-24T10:48:00Z">
              <w:r>
                <w:rPr>
                  <w:rFonts w:ascii="Times New Roman" w:eastAsia="等线" w:hAnsi="Times New Roman" w:cs="Times New Roman"/>
                  <w:sz w:val="18"/>
                  <w:szCs w:val="18"/>
                </w:rPr>
                <w:t>target: 20.0 °C</w:t>
              </w:r>
            </w:ins>
            <w:r>
              <w:rPr>
                <w:rFonts w:ascii="Times New Roman" w:eastAsia="等线" w:hAnsi="Times New Roman" w:cs="Times New Roman"/>
                <w:sz w:val="18"/>
                <w:szCs w:val="18"/>
              </w:rPr>
              <w:t>). The addition rate depends on temperature control. Stir for 20</w:t>
            </w:r>
            <w:r>
              <w:rPr>
                <w:rFonts w:ascii="Times New Roman" w:eastAsia="等线" w:hAnsi="Times New Roman" w:cs="Times New Roman" w:hint="eastAsia"/>
                <w:sz w:val="18"/>
                <w:szCs w:val="18"/>
              </w:rPr>
              <w:t>±</w:t>
            </w:r>
            <w:r>
              <w:rPr>
                <w:rFonts w:ascii="Times New Roman" w:eastAsia="等线" w:hAnsi="Times New Roman" w:cs="Times New Roman"/>
                <w:sz w:val="18"/>
                <w:szCs w:val="18"/>
              </w:rPr>
              <w:t>5 min (target: 20 min) after addition</w:t>
            </w:r>
            <w:ins w:id="3465" w:author="Xuning Wei12232" w:date="2026-10-20T08:28:00Z">
              <w:r>
                <w:rPr>
                  <w:rFonts w:ascii="Times New Roman" w:eastAsia="等线" w:hAnsi="Times New Roman" w:cs="Times New Roman"/>
                  <w:sz w:val="18"/>
                  <w:szCs w:val="18"/>
                </w:rPr>
                <w:t xml:space="preserve"> at 20</w:t>
              </w:r>
              <w:r>
                <w:rPr>
                  <w:rFonts w:ascii="Times New Roman" w:eastAsia="等线" w:hAnsi="Times New Roman" w:cs="Times New Roman" w:hint="eastAsia"/>
                  <w:sz w:val="18"/>
                  <w:szCs w:val="18"/>
                </w:rPr>
                <w:t>±</w:t>
              </w:r>
              <w:r>
                <w:rPr>
                  <w:rFonts w:ascii="Times New Roman" w:eastAsia="等线" w:hAnsi="Times New Roman" w:cs="Times New Roman"/>
                  <w:sz w:val="18"/>
                  <w:szCs w:val="18"/>
                </w:rPr>
                <w:t>5 °C (</w:t>
              </w:r>
            </w:ins>
            <w:ins w:id="3466" w:author="Xuning Wei12232" w:date="2026-10-24T10:48:00Z">
              <w:r>
                <w:rPr>
                  <w:rFonts w:ascii="Times New Roman" w:eastAsia="等线" w:hAnsi="Times New Roman" w:cs="Times New Roman"/>
                  <w:color w:val="FF0000"/>
                  <w:sz w:val="18"/>
                  <w:szCs w:val="18"/>
                </w:rPr>
                <w:t>target: 20.0 °C</w:t>
              </w:r>
            </w:ins>
            <w:ins w:id="3467" w:author="Xuning Wei12232" w:date="2026-10-20T08:28:00Z">
              <w:r>
                <w:rPr>
                  <w:rFonts w:ascii="Times New Roman" w:eastAsia="等线" w:hAnsi="Times New Roman" w:cs="Times New Roman"/>
                  <w:sz w:val="18"/>
                  <w:szCs w:val="18"/>
                </w:rPr>
                <w:t>).</w:t>
              </w:r>
            </w:ins>
            <w:del w:id="3468" w:author="Xuning Wei12232" w:date="2026-10-20T08:28:00Z">
              <w:r>
                <w:rPr>
                  <w:rFonts w:ascii="Times New Roman" w:eastAsia="等线" w:hAnsi="Times New Roman" w:cs="Times New Roman"/>
                  <w:sz w:val="18"/>
                  <w:szCs w:val="18"/>
                </w:rPr>
                <w:delText>.</w:delText>
              </w:r>
            </w:del>
            <w:del w:id="3469" w:author="Xuning Wei12232" w:date="2026-10-20T15:01:00Z">
              <w:r>
                <w:rPr>
                  <w:rFonts w:ascii="Times New Roman" w:eastAsia="等线" w:hAnsi="Times New Roman" w:cs="Times New Roman"/>
                  <w:sz w:val="18"/>
                  <w:szCs w:val="18"/>
                </w:rPr>
                <w:br/>
                <w:delText>6.</w:delText>
              </w:r>
            </w:del>
          </w:p>
          <w:p w14:paraId="3F1F6643" w14:textId="77777777" w:rsidR="007617DE" w:rsidRDefault="00AE300B" w:rsidP="007617DE">
            <w:pPr>
              <w:pStyle w:val="aff7"/>
              <w:widowControl w:val="0"/>
              <w:numPr>
                <w:ilvl w:val="0"/>
                <w:numId w:val="38"/>
              </w:numPr>
              <w:spacing w:beforeLines="50" w:before="120" w:afterLines="50" w:after="120"/>
              <w:jc w:val="both"/>
              <w:rPr>
                <w:ins w:id="3470" w:author="Xuning Wei12232" w:date="2026-10-20T15:01:00Z"/>
                <w:rFonts w:ascii="Times New Roman" w:eastAsia="等线" w:hAnsi="Times New Roman" w:cs="Times New Roman"/>
                <w:sz w:val="18"/>
                <w:szCs w:val="18"/>
              </w:rPr>
              <w:pPrChange w:id="3471" w:author="Xuning Wei12232" w:date="2026-10-20T15:01:00Z">
                <w:pPr>
                  <w:widowControl w:val="0"/>
                  <w:spacing w:beforeLines="50" w:before="120" w:afterLines="50" w:after="120"/>
                  <w:contextualSpacing/>
                </w:pPr>
              </w:pPrChange>
            </w:pPr>
            <w:r>
              <w:rPr>
                <w:rFonts w:ascii="Times New Roman" w:eastAsia="等线" w:hAnsi="Times New Roman" w:cs="Times New Roman"/>
                <w:sz w:val="18"/>
                <w:szCs w:val="18"/>
              </w:rPr>
              <w:t xml:space="preserve"> 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3472" w:author="Xuning Wei12232" w:date="2026-10-20T08:47:00Z">
              <w:r>
                <w:rPr>
                  <w:rFonts w:ascii="Times New Roman" w:eastAsia="等线" w:hAnsi="Times New Roman" w:cs="Times New Roman"/>
                  <w:b/>
                  <w:bCs w:val="0"/>
                  <w:color w:val="000000" w:themeColor="text1"/>
                  <w:sz w:val="18"/>
                  <w:szCs w:val="18"/>
                </w:rPr>
                <w:delText xml:space="preserve"> </w:delText>
              </w:r>
              <w:r>
                <w:rPr>
                  <w:rFonts w:ascii="Times New Roman" w:eastAsia="仿宋_GB2312" w:hAnsi="Times New Roman" w:cs="Times New Roman"/>
                  <w:sz w:val="18"/>
                  <w:szCs w:val="18"/>
                  <w:lang w:eastAsia="zh-CN"/>
                </w:rPr>
                <w:delText xml:space="preserve">1.0 V DMF (0.948 kg/kg) </w:delText>
              </w:r>
            </w:del>
            <w:ins w:id="3473" w:author="Xuning Wei12232" w:date="2026-10-20T08:47:00Z">
              <w:r>
                <w:rPr>
                  <w:rFonts w:ascii="Times New Roman" w:eastAsia="等线" w:hAnsi="Times New Roman" w:cs="Times New Roman"/>
                  <w:b/>
                  <w:bCs w:val="0"/>
                  <w:color w:val="000000" w:themeColor="text1"/>
                  <w:sz w:val="18"/>
                  <w:szCs w:val="18"/>
                </w:rPr>
                <w:t xml:space="preserve"> </w:t>
              </w:r>
              <w:r>
                <w:rPr>
                  <w:rFonts w:ascii="Times New Roman" w:eastAsia="等线" w:hAnsi="Times New Roman" w:cs="Times New Roman"/>
                  <w:bCs w:val="0"/>
                  <w:color w:val="FF0000"/>
                  <w:sz w:val="18"/>
                  <w:szCs w:val="18"/>
                  <w:rPrChange w:id="3474" w:author="Xuning Wei12232" w:date="2026-10-24T11:11:00Z">
                    <w:rPr>
                      <w:rFonts w:ascii="Times New Roman" w:eastAsia="等线" w:hAnsi="Times New Roman" w:cs="Times New Roman"/>
                      <w:bCs w:val="0"/>
                      <w:color w:val="FF0000"/>
                      <w:sz w:val="18"/>
                      <w:szCs w:val="18"/>
                      <w:highlight w:val="cyan"/>
                    </w:rPr>
                  </w:rPrChange>
                </w:rPr>
                <w:t>DMF (1.0 V, 0.9</w:t>
              </w:r>
            </w:ins>
            <w:ins w:id="3475" w:author="Xuning Wei12232" w:date="2026-10-20T20:48:00Z">
              <w:r>
                <w:rPr>
                  <w:rFonts w:ascii="Times New Roman" w:eastAsia="等线" w:hAnsi="Times New Roman" w:cs="Times New Roman"/>
                  <w:bCs w:val="0"/>
                  <w:color w:val="FF0000"/>
                  <w:sz w:val="18"/>
                  <w:szCs w:val="18"/>
                  <w:rPrChange w:id="3476" w:author="Xuning Wei12232" w:date="2026-10-24T11:11:00Z">
                    <w:rPr>
                      <w:rFonts w:ascii="Times New Roman" w:eastAsia="等线" w:hAnsi="Times New Roman" w:cs="Times New Roman"/>
                      <w:bCs w:val="0"/>
                      <w:color w:val="FF0000"/>
                      <w:sz w:val="18"/>
                      <w:szCs w:val="18"/>
                      <w:highlight w:val="cyan"/>
                    </w:rPr>
                  </w:rPrChange>
                </w:rPr>
                <w:t>5</w:t>
              </w:r>
            </w:ins>
            <w:ins w:id="3477" w:author="Xuning Wei12232" w:date="2026-10-20T08:47:00Z">
              <w:r>
                <w:rPr>
                  <w:rFonts w:ascii="Times New Roman" w:eastAsia="等线" w:hAnsi="Times New Roman" w:cs="Times New Roman"/>
                  <w:b/>
                  <w:bCs w:val="0"/>
                  <w:color w:val="000000" w:themeColor="text1"/>
                  <w:sz w:val="18"/>
                  <w:szCs w:val="18"/>
                </w:rPr>
                <w:t xml:space="preserve"> kg/kg)</w:t>
              </w:r>
              <w:r>
                <w:rPr>
                  <w:rFonts w:ascii="Times New Roman" w:eastAsia="等线" w:hAnsi="Times New Roman" w:cs="Times New Roman"/>
                  <w:b/>
                  <w:bCs w:val="0"/>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 </w:t>
            </w:r>
            <w:del w:id="3478" w:author="Xuning Wei12232" w:date="2026-10-20T15:01:00Z">
              <w:r>
                <w:rPr>
                  <w:rFonts w:ascii="Times New Roman" w:eastAsia="等线" w:hAnsi="Times New Roman" w:cs="Times New Roman"/>
                  <w:sz w:val="18"/>
                  <w:szCs w:val="18"/>
                </w:rPr>
                <w:br/>
              </w:r>
              <w:r>
                <w:rPr>
                  <w:rFonts w:ascii="Times New Roman" w:eastAsia="等线" w:hAnsi="Times New Roman" w:cs="Times New Roman"/>
                  <w:sz w:val="18"/>
                  <w:szCs w:val="18"/>
                  <w:lang w:eastAsia="zh-CN"/>
                </w:rPr>
                <w:delText xml:space="preserve">7. </w:delText>
              </w:r>
            </w:del>
          </w:p>
          <w:p w14:paraId="32A2F8D9" w14:textId="77777777" w:rsidR="007617DE" w:rsidRDefault="00AE300B" w:rsidP="007617DE">
            <w:pPr>
              <w:pStyle w:val="aff7"/>
              <w:widowControl w:val="0"/>
              <w:numPr>
                <w:ilvl w:val="0"/>
                <w:numId w:val="38"/>
              </w:numPr>
              <w:spacing w:beforeLines="50" w:before="120" w:afterLines="50" w:after="120"/>
              <w:jc w:val="both"/>
              <w:rPr>
                <w:rFonts w:ascii="Times New Roman" w:eastAsia="等线" w:hAnsi="Times New Roman" w:cs="Times New Roman"/>
                <w:sz w:val="18"/>
                <w:szCs w:val="18"/>
              </w:rPr>
              <w:pPrChange w:id="3479" w:author="Xuning Wei12232" w:date="2026-10-20T15:01: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00DD9394" w14:textId="77777777">
        <w:trPr>
          <w:trHeight w:val="20"/>
        </w:trPr>
        <w:tc>
          <w:tcPr>
            <w:tcW w:w="310" w:type="pct"/>
            <w:tcBorders>
              <w:bottom w:val="single" w:sz="4" w:space="0" w:color="auto"/>
            </w:tcBorders>
            <w:tcMar>
              <w:top w:w="57" w:type="dxa"/>
              <w:left w:w="85" w:type="dxa"/>
              <w:bottom w:w="57" w:type="dxa"/>
              <w:right w:w="85" w:type="dxa"/>
            </w:tcMar>
            <w:vAlign w:val="center"/>
          </w:tcPr>
          <w:p w14:paraId="515D7942"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0A01C88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rPr>
              <w:t>Fmoc</w:t>
            </w:r>
            <w:proofErr w:type="spellEnd"/>
            <w:r>
              <w:rPr>
                <w:rFonts w:ascii="Times New Roman" w:eastAsia="仿宋_GB2312" w:hAnsi="Times New Roman" w:cs="Times New Roman"/>
                <w:sz w:val="18"/>
                <w:szCs w:val="18"/>
              </w:rPr>
              <w:t>-L-</w:t>
            </w:r>
            <w:proofErr w:type="spellStart"/>
            <w:r>
              <w:rPr>
                <w:rFonts w:ascii="Times New Roman" w:eastAsia="仿宋_GB2312" w:hAnsi="Times New Roman" w:cs="Times New Roman"/>
                <w:sz w:val="18"/>
                <w:szCs w:val="18"/>
              </w:rPr>
              <w:t>Asn</w:t>
            </w:r>
            <w:proofErr w:type="spellEnd"/>
            <w:r>
              <w:rPr>
                <w:rFonts w:ascii="Times New Roman" w:eastAsia="仿宋_GB2312" w:hAnsi="Times New Roman" w:cs="Times New Roman"/>
                <w:sz w:val="18"/>
                <w:szCs w:val="18"/>
              </w:rPr>
              <w:t>(</w:t>
            </w:r>
            <w:proofErr w:type="spellStart"/>
            <w:r>
              <w:rPr>
                <w:rFonts w:ascii="Times New Roman" w:eastAsia="仿宋_GB2312" w:hAnsi="Times New Roman" w:cs="Times New Roman"/>
                <w:sz w:val="18"/>
                <w:szCs w:val="18"/>
              </w:rPr>
              <w:t>Trt</w:t>
            </w:r>
            <w:proofErr w:type="spellEnd"/>
            <w:r>
              <w:rPr>
                <w:rFonts w:ascii="Times New Roman" w:eastAsia="仿宋_GB2312" w:hAnsi="Times New Roman" w:cs="Times New Roman"/>
                <w:sz w:val="18"/>
                <w:szCs w:val="18"/>
              </w:rPr>
              <w:t>)-OH coupling</w:t>
            </w:r>
          </w:p>
        </w:tc>
        <w:tc>
          <w:tcPr>
            <w:tcW w:w="3909" w:type="pct"/>
            <w:tcBorders>
              <w:bottom w:val="single" w:sz="4" w:space="0" w:color="auto"/>
            </w:tcBorders>
            <w:tcMar>
              <w:top w:w="57" w:type="dxa"/>
              <w:left w:w="85" w:type="dxa"/>
              <w:bottom w:w="57" w:type="dxa"/>
              <w:right w:w="85" w:type="dxa"/>
            </w:tcMar>
            <w:vAlign w:val="center"/>
          </w:tcPr>
          <w:p w14:paraId="01776819" w14:textId="77777777" w:rsidR="007617DE" w:rsidRPr="007617DE" w:rsidRDefault="00AE300B" w:rsidP="007617DE">
            <w:pPr>
              <w:pStyle w:val="aff7"/>
              <w:widowControl w:val="0"/>
              <w:numPr>
                <w:ilvl w:val="0"/>
                <w:numId w:val="39"/>
              </w:numPr>
              <w:spacing w:beforeLines="50" w:before="120" w:afterLines="50" w:after="120"/>
              <w:jc w:val="both"/>
              <w:rPr>
                <w:ins w:id="3480" w:author="Xuning Wei12232" w:date="2026-10-20T15:01:00Z"/>
                <w:rFonts w:ascii="Times New Roman" w:eastAsia="仿宋_GB2312" w:hAnsi="Times New Roman" w:cs="Times New Roman"/>
                <w:color w:val="000000" w:themeColor="text1"/>
                <w:sz w:val="18"/>
                <w:szCs w:val="18"/>
                <w:rPrChange w:id="3481" w:author="Xuning Wei12232" w:date="2026-10-24T11:11:00Z">
                  <w:rPr>
                    <w:ins w:id="3482" w:author="Xuning Wei12232" w:date="2026-10-20T15:01:00Z"/>
                    <w:rFonts w:ascii="Times New Roman" w:hAnsi="Times New Roman" w:cs="Times New Roman"/>
                    <w:color w:val="000000" w:themeColor="text1"/>
                    <w:sz w:val="18"/>
                    <w:szCs w:val="18"/>
                  </w:rPr>
                </w:rPrChange>
              </w:rPr>
              <w:pPrChange w:id="3483" w:author="Xuning Wei12232" w:date="2026-10-20T15:01:00Z">
                <w:pPr>
                  <w:widowControl w:val="0"/>
                  <w:spacing w:beforeLines="50" w:before="120" w:afterLines="50" w:after="120"/>
                  <w:contextualSpacing/>
                </w:pPr>
              </w:pPrChange>
            </w:pPr>
            <w:del w:id="3484" w:author="Xuning Wei12232" w:date="2026-10-20T20:49: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485" w:author="Xuning Wei12232" w:date="2026-10-24T11:11:00Z">
                  <w:rPr/>
                </w:rPrChange>
              </w:rPr>
              <w:t>Heat the mixtu</w:t>
            </w:r>
            <w:r>
              <w:rPr>
                <w:rFonts w:ascii="Times New Roman" w:eastAsia="仿宋_GB2312" w:hAnsi="Times New Roman" w:cs="Times New Roman"/>
                <w:sz w:val="18"/>
                <w:szCs w:val="18"/>
              </w:rPr>
              <w:t>re to</w:t>
            </w:r>
            <w:ins w:id="3486" w:author="Xuning Wei12232" w:date="2026-10-20T11:30:00Z">
              <w:r>
                <w:rPr>
                  <w:rFonts w:ascii="Times New Roman" w:eastAsia="仿宋_GB2312" w:hAnsi="Times New Roman" w:cs="Times New Roman"/>
                  <w:color w:val="FF0000"/>
                  <w:sz w:val="18"/>
                  <w:szCs w:val="18"/>
                  <w:rPrChange w:id="3487" w:author="Xuning Wei12232" w:date="2026-10-24T11:11:00Z">
                    <w:rPr>
                      <w:color w:val="FF0000"/>
                      <w:highlight w:val="yellow"/>
                    </w:rPr>
                  </w:rPrChange>
                </w:rPr>
                <w:t xml:space="preserve"> 19</w:t>
              </w:r>
            </w:ins>
            <w:ins w:id="3488" w:author="Xuning Wei12232" w:date="2026-10-20T20:49:00Z">
              <w:r>
                <w:rPr>
                  <w:rFonts w:ascii="Times New Roman" w:eastAsia="仿宋_GB2312" w:hAnsi="Times New Roman" w:cs="Times New Roman"/>
                  <w:color w:val="FF0000"/>
                  <w:sz w:val="18"/>
                  <w:szCs w:val="18"/>
                  <w:rPrChange w:id="3489" w:author="Xuning Wei12232" w:date="2026-10-24T11:11:00Z">
                    <w:rPr>
                      <w:rFonts w:ascii="Times New Roman" w:eastAsia="仿宋_GB2312" w:hAnsi="Times New Roman" w:cs="Times New Roman"/>
                      <w:color w:val="FF0000"/>
                      <w:sz w:val="18"/>
                      <w:szCs w:val="18"/>
                      <w:highlight w:val="yellow"/>
                    </w:rPr>
                  </w:rPrChange>
                </w:rPr>
                <w:t>.0</w:t>
              </w:r>
            </w:ins>
            <w:ins w:id="3490" w:author="Xuning Wei12232" w:date="2026-10-20T11:30:00Z">
              <w:r>
                <w:rPr>
                  <w:rFonts w:ascii="Times New Roman" w:eastAsia="仿宋_GB2312" w:hAnsi="Times New Roman" w:cs="Times New Roman"/>
                  <w:color w:val="FF0000"/>
                  <w:sz w:val="18"/>
                  <w:szCs w:val="18"/>
                  <w:rPrChange w:id="3491" w:author="Xuning Wei12232" w:date="2026-10-24T11:11:00Z">
                    <w:rPr>
                      <w:color w:val="FF0000"/>
                      <w:highlight w:val="yellow"/>
                    </w:rPr>
                  </w:rPrChange>
                </w:rPr>
                <w:t xml:space="preserve"> ~ 28</w:t>
              </w:r>
            </w:ins>
            <w:ins w:id="3492" w:author="Xuning Wei12232" w:date="2026-10-20T20:49:00Z">
              <w:r>
                <w:rPr>
                  <w:rFonts w:ascii="Times New Roman" w:eastAsia="仿宋_GB2312" w:hAnsi="Times New Roman" w:cs="Times New Roman"/>
                  <w:color w:val="FF0000"/>
                  <w:sz w:val="18"/>
                  <w:szCs w:val="18"/>
                  <w:rPrChange w:id="3493" w:author="Xuning Wei12232" w:date="2026-10-24T11:11:00Z">
                    <w:rPr>
                      <w:rFonts w:ascii="Times New Roman" w:eastAsia="仿宋_GB2312" w:hAnsi="Times New Roman" w:cs="Times New Roman"/>
                      <w:color w:val="FF0000"/>
                      <w:sz w:val="18"/>
                      <w:szCs w:val="18"/>
                      <w:highlight w:val="yellow"/>
                    </w:rPr>
                  </w:rPrChange>
                </w:rPr>
                <w:t>.0</w:t>
              </w:r>
            </w:ins>
            <w:ins w:id="3494" w:author="Xuning Wei12232" w:date="2026-10-20T11:30:00Z">
              <w:r>
                <w:rPr>
                  <w:rFonts w:ascii="Times New Roman" w:eastAsia="仿宋_GB2312" w:hAnsi="Times New Roman" w:cs="Times New Roman"/>
                  <w:color w:val="FF0000"/>
                  <w:sz w:val="18"/>
                  <w:szCs w:val="18"/>
                  <w:rPrChange w:id="3495" w:author="Xuning Wei12232" w:date="2026-10-24T11:11:00Z">
                    <w:rPr>
                      <w:color w:val="FF0000"/>
                      <w:highlight w:val="yellow"/>
                    </w:rPr>
                  </w:rPrChange>
                </w:rPr>
                <w:t xml:space="preserve"> °C </w:t>
              </w:r>
              <w:r>
                <w:rPr>
                  <w:rFonts w:ascii="Times New Roman" w:eastAsia="仿宋_GB2312" w:hAnsi="Times New Roman" w:cs="Times New Roman"/>
                  <w:sz w:val="18"/>
                  <w:szCs w:val="18"/>
                  <w:rPrChange w:id="3496" w:author="Xuning Wei12232" w:date="2026-10-24T11:11:00Z">
                    <w:rPr>
                      <w:highlight w:val="yellow"/>
                    </w:rPr>
                  </w:rPrChange>
                </w:rPr>
                <w:t>(target: 25</w:t>
              </w:r>
            </w:ins>
            <w:ins w:id="3497" w:author="Xuning Wei12232" w:date="2026-10-20T20:50:00Z">
              <w:r>
                <w:rPr>
                  <w:rFonts w:ascii="Times New Roman" w:eastAsia="仿宋_GB2312" w:hAnsi="Times New Roman" w:cs="Times New Roman"/>
                  <w:color w:val="000000" w:themeColor="text1"/>
                  <w:sz w:val="18"/>
                  <w:szCs w:val="18"/>
                  <w:rPrChange w:id="3498" w:author="Xuning Wei12232" w:date="2026-10-24T11:11:00Z">
                    <w:rPr>
                      <w:rFonts w:ascii="Times New Roman" w:eastAsia="仿宋_GB2312" w:hAnsi="Times New Roman" w:cs="Times New Roman"/>
                      <w:color w:val="000000" w:themeColor="text1"/>
                      <w:sz w:val="18"/>
                      <w:szCs w:val="18"/>
                      <w:highlight w:val="yellow"/>
                    </w:rPr>
                  </w:rPrChange>
                </w:rPr>
                <w:t>.0</w:t>
              </w:r>
            </w:ins>
            <w:ins w:id="3499" w:author="Xuning Wei12232" w:date="2026-10-20T11:30:00Z">
              <w:r>
                <w:rPr>
                  <w:rFonts w:ascii="Times New Roman" w:eastAsia="仿宋_GB2312" w:hAnsi="Times New Roman" w:cs="Times New Roman"/>
                  <w:sz w:val="18"/>
                  <w:szCs w:val="18"/>
                  <w:rPrChange w:id="3500" w:author="Xuning Wei12232" w:date="2026-10-24T11:11:00Z">
                    <w:rPr>
                      <w:highlight w:val="yellow"/>
                    </w:rPr>
                  </w:rPrChange>
                </w:rPr>
                <w:t xml:space="preserve"> °C)</w:t>
              </w:r>
            </w:ins>
            <w:del w:id="3501" w:author="Xuning Wei12232" w:date="2026-10-20T11:30:00Z">
              <w:r>
                <w:rPr>
                  <w:rFonts w:ascii="Times New Roman" w:eastAsia="仿宋_GB2312" w:hAnsi="Times New Roman" w:cs="Times New Roman"/>
                  <w:sz w:val="18"/>
                  <w:szCs w:val="18"/>
                </w:rPr>
                <w:delText xml:space="preserve"> 25 ± </w:delText>
              </w:r>
            </w:del>
            <w:del w:id="3502" w:author="Xuning Wei12232" w:date="2026-10-20T08:34:00Z">
              <w:r>
                <w:rPr>
                  <w:rFonts w:ascii="Times New Roman" w:eastAsia="仿宋_GB2312" w:hAnsi="Times New Roman" w:cs="Times New Roman"/>
                  <w:sz w:val="18"/>
                  <w:szCs w:val="18"/>
                </w:rPr>
                <w:delText>5</w:delText>
              </w:r>
            </w:del>
            <w:del w:id="3503" w:author="Xuning Wei12232" w:date="2026-10-20T11:30:00Z">
              <w:r>
                <w:rPr>
                  <w:rFonts w:ascii="Times New Roman" w:eastAsia="仿宋_GB2312" w:hAnsi="Times New Roman" w:cs="Times New Roman"/>
                  <w:sz w:val="18"/>
                  <w:szCs w:val="18"/>
                </w:rPr>
                <w:delText xml:space="preserve"> °C.</w:delText>
              </w:r>
            </w:del>
            <w:r>
              <w:rPr>
                <w:rFonts w:ascii="Times New Roman" w:eastAsia="仿宋_GB2312" w:hAnsi="Times New Roman" w:cs="Times New Roman"/>
                <w:sz w:val="18"/>
                <w:szCs w:val="18"/>
              </w:rPr>
              <w:t xml:space="preserve"> The mixture is allowed to react at </w:t>
            </w:r>
            <w:ins w:id="3504" w:author="Xuning Wei12232" w:date="2026-10-20T20:50:00Z">
              <w:r>
                <w:rPr>
                  <w:rFonts w:ascii="Times New Roman" w:eastAsia="仿宋_GB2312" w:hAnsi="Times New Roman" w:cs="Times New Roman"/>
                  <w:color w:val="FF0000"/>
                  <w:sz w:val="18"/>
                  <w:szCs w:val="18"/>
                  <w:rPrChange w:id="3505" w:author="Xuning Wei12232" w:date="2026-10-24T11:11:00Z">
                    <w:rPr>
                      <w:rFonts w:ascii="Times New Roman" w:eastAsia="仿宋_GB2312" w:hAnsi="Times New Roman" w:cs="Times New Roman"/>
                      <w:color w:val="FF0000"/>
                      <w:sz w:val="18"/>
                      <w:szCs w:val="18"/>
                      <w:highlight w:val="yellow"/>
                    </w:rPr>
                  </w:rPrChange>
                </w:rPr>
                <w:t>19.0 ~ 28.0 °C (target: 25.0 °C)</w:t>
              </w:r>
            </w:ins>
            <w:del w:id="3506" w:author="Xuning Wei12232" w:date="2026-10-20T08:34:00Z">
              <w:r>
                <w:rPr>
                  <w:rFonts w:ascii="Times New Roman" w:eastAsia="仿宋_GB2312" w:hAnsi="Times New Roman" w:cs="Times New Roman"/>
                  <w:sz w:val="18"/>
                  <w:szCs w:val="18"/>
                </w:rPr>
                <w:delText>25 ± 5</w:delText>
              </w:r>
            </w:del>
            <w:del w:id="3507" w:author="Xuning Wei12232" w:date="2026-10-20T20:50:00Z">
              <w:r>
                <w:rPr>
                  <w:rFonts w:ascii="Times New Roman" w:eastAsia="仿宋_GB2312" w:hAnsi="Times New Roman" w:cs="Times New Roman"/>
                  <w:sz w:val="18"/>
                  <w:szCs w:val="18"/>
                </w:rPr>
                <w:delText xml:space="preserve"> °C (target: 25 °C)</w:delText>
              </w:r>
              <w:r>
                <w:rPr>
                  <w:rFonts w:ascii="Times New Roman" w:eastAsia="仿宋_GB2312" w:hAnsi="Times New Roman" w:cs="Times New Roman"/>
                  <w:sz w:val="18"/>
                  <w:szCs w:val="18"/>
                  <w:rPrChange w:id="3508" w:author="Xuning Wei12232" w:date="2026-10-24T11:11:00Z">
                    <w:rPr/>
                  </w:rPrChange>
                </w:rPr>
                <w:delText>.</w:delText>
              </w:r>
              <w:r>
                <w:rPr>
                  <w:rFonts w:ascii="Times New Roman" w:hAnsi="Times New Roman" w:cs="Times New Roman"/>
                  <w:sz w:val="18"/>
                  <w:szCs w:val="18"/>
                  <w:rPrChange w:id="3509" w:author="Xuning Wei12232" w:date="2026-10-24T11:11:00Z">
                    <w:rPr/>
                  </w:rPrChange>
                </w:rPr>
                <w:delText xml:space="preserve"> </w:delText>
              </w:r>
            </w:del>
            <w:del w:id="3510" w:author="Xuning Wei12232" w:date="2026-10-20T15:01:00Z">
              <w:r>
                <w:rPr>
                  <w:rFonts w:ascii="Times New Roman" w:hAnsi="Times New Roman" w:cs="Times New Roman"/>
                  <w:sz w:val="18"/>
                  <w:szCs w:val="18"/>
                  <w:rPrChange w:id="3511" w:author="Xuning Wei12232" w:date="2026-10-24T11:11:00Z">
                    <w:rPr/>
                  </w:rPrChange>
                </w:rPr>
                <w:br/>
                <w:delText xml:space="preserve">2. </w:delText>
              </w:r>
            </w:del>
          </w:p>
          <w:p w14:paraId="5CE13443" w14:textId="77777777" w:rsidR="007617DE" w:rsidRDefault="00AE300B" w:rsidP="007617DE">
            <w:pPr>
              <w:pStyle w:val="aff7"/>
              <w:widowControl w:val="0"/>
              <w:numPr>
                <w:ilvl w:val="0"/>
                <w:numId w:val="39"/>
              </w:numPr>
              <w:spacing w:beforeLines="50" w:before="120" w:afterLines="50" w:after="120"/>
              <w:jc w:val="both"/>
              <w:rPr>
                <w:ins w:id="3512" w:author="Xuning Wei12232" w:date="2026-10-20T15:01:00Z"/>
                <w:rFonts w:ascii="Times New Roman" w:eastAsia="仿宋_GB2312" w:hAnsi="Times New Roman" w:cs="Times New Roman"/>
                <w:sz w:val="18"/>
                <w:szCs w:val="18"/>
              </w:rPr>
              <w:pPrChange w:id="3513" w:author="Xuning Wei12232" w:date="2026-10-20T15:01:00Z">
                <w:pPr>
                  <w:widowControl w:val="0"/>
                  <w:spacing w:beforeLines="50" w:before="120" w:afterLines="50" w:after="120"/>
                  <w:contextualSpacing/>
                </w:pPr>
              </w:pPrChange>
            </w:pPr>
            <w:r>
              <w:rPr>
                <w:rFonts w:ascii="Times New Roman" w:hAnsi="Times New Roman" w:cs="Times New Roman"/>
                <w:sz w:val="18"/>
                <w:szCs w:val="18"/>
                <w:rPrChange w:id="3514" w:author="Xuning Wei12232" w:date="2026-10-24T11:11:00Z">
                  <w:rPr/>
                </w:rPrChange>
              </w:rPr>
              <w:t>O</w:t>
            </w:r>
            <w:r>
              <w:rPr>
                <w:rFonts w:ascii="Times New Roman" w:eastAsia="仿宋_GB2312" w:hAnsi="Times New Roman" w:cs="Times New Roman"/>
                <w:sz w:val="18"/>
                <w:szCs w:val="18"/>
                <w:rPrChange w:id="3515" w:author="Xuning Wei12232" w:date="2026-10-24T11:11:00Z">
                  <w:rPr/>
                </w:rPrChange>
              </w:rPr>
              <w:t xml:space="preserve">nce the total reaction time has reached 8 h ± 15 min, add additional </w:t>
            </w:r>
            <w:del w:id="3516" w:author="Xuning Wei12232" w:date="2026-10-20T08:06:00Z">
              <w:r>
                <w:rPr>
                  <w:rFonts w:ascii="Times New Roman" w:eastAsia="仿宋_GB2312" w:hAnsi="Times New Roman" w:cs="Times New Roman"/>
                  <w:sz w:val="18"/>
                  <w:szCs w:val="18"/>
                  <w:rPrChange w:id="3517" w:author="Xuning Wei12232" w:date="2026-10-24T11:11:00Z">
                    <w:rPr/>
                  </w:rPrChange>
                </w:rPr>
                <w:delText xml:space="preserve">1.0 eq. </w:delText>
              </w:r>
            </w:del>
            <w:proofErr w:type="spellStart"/>
            <w:r>
              <w:rPr>
                <w:rFonts w:ascii="Times New Roman" w:eastAsia="仿宋_GB2312" w:hAnsi="Times New Roman" w:cs="Times New Roman"/>
                <w:sz w:val="18"/>
                <w:szCs w:val="18"/>
                <w:rPrChange w:id="3518" w:author="Xuning Wei12232" w:date="2026-10-24T11:11:00Z">
                  <w:rPr/>
                </w:rPrChange>
              </w:rPr>
              <w:t>OxymaPure</w:t>
            </w:r>
            <w:proofErr w:type="spellEnd"/>
            <w:ins w:id="3519" w:author="Xuning Wei12232" w:date="2026-10-20T08:06:00Z">
              <w:r>
                <w:rPr>
                  <w:rFonts w:ascii="Times New Roman" w:eastAsia="仿宋_GB2312" w:hAnsi="Times New Roman" w:cs="Times New Roman"/>
                  <w:sz w:val="18"/>
                  <w:szCs w:val="18"/>
                  <w:rPrChange w:id="3520" w:author="Xuning Wei12232" w:date="2026-10-24T11:11:00Z">
                    <w:rPr/>
                  </w:rPrChange>
                </w:rPr>
                <w:t xml:space="preserve"> (1.0</w:t>
              </w:r>
            </w:ins>
            <w:ins w:id="3521" w:author="Xuning Wei12232" w:date="2026-10-22T13:15:00Z">
              <w:r>
                <w:rPr>
                  <w:rFonts w:ascii="Times New Roman" w:eastAsia="仿宋_GB2312" w:hAnsi="Times New Roman" w:cs="Times New Roman"/>
                  <w:color w:val="000000" w:themeColor="text1"/>
                  <w:sz w:val="18"/>
                  <w:szCs w:val="18"/>
                  <w:rPrChange w:id="3522" w:author="Xuning Wei12232" w:date="2026-10-24T11:11:00Z">
                    <w:rPr>
                      <w:rFonts w:ascii="Times New Roman" w:eastAsia="仿宋_GB2312" w:hAnsi="Times New Roman" w:cs="Times New Roman"/>
                      <w:color w:val="000000" w:themeColor="text1"/>
                      <w:sz w:val="18"/>
                      <w:szCs w:val="18"/>
                      <w:highlight w:val="lightGray"/>
                    </w:rPr>
                  </w:rPrChange>
                </w:rPr>
                <w:t>0</w:t>
              </w:r>
            </w:ins>
            <w:ins w:id="3523" w:author="Xuning Wei12232" w:date="2026-10-20T08:06:00Z">
              <w:r>
                <w:rPr>
                  <w:rFonts w:ascii="Times New Roman" w:eastAsia="仿宋_GB2312" w:hAnsi="Times New Roman" w:cs="Times New Roman"/>
                  <w:sz w:val="18"/>
                  <w:szCs w:val="18"/>
                  <w:rPrChange w:id="3524" w:author="Xuning Wei12232" w:date="2026-10-24T11:11:00Z">
                    <w:rPr/>
                  </w:rPrChange>
                </w:rPr>
                <w:t xml:space="preserve"> </w:t>
              </w:r>
              <w:proofErr w:type="spellStart"/>
              <w:r>
                <w:rPr>
                  <w:rFonts w:ascii="Times New Roman" w:eastAsia="仿宋_GB2312" w:hAnsi="Times New Roman" w:cs="Times New Roman"/>
                  <w:sz w:val="18"/>
                  <w:szCs w:val="18"/>
                  <w:rPrChange w:id="3525" w:author="Xuning Wei12232" w:date="2026-10-24T11:11:00Z">
                    <w:rPr/>
                  </w:rPrChange>
                </w:rPr>
                <w:t>eq</w:t>
              </w:r>
            </w:ins>
            <w:proofErr w:type="spellEnd"/>
            <w:ins w:id="3526" w:author="Xuning Wei12232" w:date="2026-10-20T08:07:00Z">
              <w:r>
                <w:rPr>
                  <w:rFonts w:ascii="Times New Roman" w:eastAsia="仿宋_GB2312" w:hAnsi="Times New Roman" w:cs="Times New Roman"/>
                  <w:sz w:val="18"/>
                  <w:szCs w:val="18"/>
                  <w:rPrChange w:id="3527" w:author="Xuning Wei12232" w:date="2026-10-24T11:11:00Z">
                    <w:rPr/>
                  </w:rPrChange>
                </w:rPr>
                <w:t>)</w:t>
              </w:r>
            </w:ins>
            <w:r>
              <w:rPr>
                <w:rFonts w:ascii="Times New Roman" w:eastAsia="仿宋_GB2312" w:hAnsi="Times New Roman" w:cs="Times New Roman"/>
                <w:sz w:val="18"/>
                <w:szCs w:val="18"/>
                <w:rPrChange w:id="3528" w:author="Xuning Wei12232" w:date="2026-10-24T11:11:00Z">
                  <w:rPr/>
                </w:rPrChange>
              </w:rPr>
              <w:t xml:space="preserve"> and</w:t>
            </w:r>
            <w:del w:id="3529" w:author="Xuning Wei12232" w:date="2026-10-20T08:07:00Z">
              <w:r>
                <w:rPr>
                  <w:rFonts w:ascii="Times New Roman" w:eastAsia="仿宋_GB2312" w:hAnsi="Times New Roman" w:cs="Times New Roman"/>
                  <w:sz w:val="18"/>
                  <w:szCs w:val="18"/>
                  <w:rPrChange w:id="3530" w:author="Xuning Wei12232" w:date="2026-10-24T11:11:00Z">
                    <w:rPr/>
                  </w:rPrChange>
                </w:rPr>
                <w:delText xml:space="preserve">  1.0 V </w:delText>
              </w:r>
            </w:del>
            <w:ins w:id="3531" w:author="Xuning Wei12232" w:date="2026-10-20T08:07:00Z">
              <w:r>
                <w:rPr>
                  <w:rFonts w:ascii="Times New Roman" w:eastAsia="仿宋_GB2312" w:hAnsi="Times New Roman" w:cs="Times New Roman"/>
                  <w:sz w:val="18"/>
                  <w:szCs w:val="18"/>
                  <w:rPrChange w:id="3532" w:author="Xuning Wei12232" w:date="2026-10-24T11:11:00Z">
                    <w:rPr/>
                  </w:rPrChange>
                </w:rPr>
                <w:t xml:space="preserve"> </w:t>
              </w:r>
            </w:ins>
            <w:r>
              <w:rPr>
                <w:rFonts w:ascii="Times New Roman" w:eastAsia="仿宋_GB2312" w:hAnsi="Times New Roman" w:cs="Times New Roman"/>
                <w:sz w:val="18"/>
                <w:szCs w:val="18"/>
                <w:rPrChange w:id="3533" w:author="Xuning Wei12232" w:date="2026-10-24T11:11:00Z">
                  <w:rPr/>
                </w:rPrChange>
              </w:rPr>
              <w:t>DMF (</w:t>
            </w:r>
            <w:ins w:id="3534" w:author="Xuning Wei12232" w:date="2026-10-20T08:07:00Z">
              <w:r>
                <w:rPr>
                  <w:rFonts w:ascii="Times New Roman" w:eastAsia="仿宋_GB2312" w:hAnsi="Times New Roman" w:cs="Times New Roman"/>
                  <w:sz w:val="18"/>
                  <w:szCs w:val="18"/>
                  <w:rPrChange w:id="3535" w:author="Xuning Wei12232" w:date="2026-10-24T11:11:00Z">
                    <w:rPr/>
                  </w:rPrChange>
                </w:rPr>
                <w:t xml:space="preserve">1.0 V, </w:t>
              </w:r>
            </w:ins>
            <w:r>
              <w:rPr>
                <w:rFonts w:ascii="Times New Roman" w:eastAsia="仿宋_GB2312" w:hAnsi="Times New Roman" w:cs="Times New Roman"/>
                <w:sz w:val="18"/>
                <w:szCs w:val="18"/>
                <w:rPrChange w:id="3536" w:author="Xuning Wei12232" w:date="2026-10-24T11:11:00Z">
                  <w:rPr/>
                </w:rPrChange>
              </w:rPr>
              <w:t>0.9</w:t>
            </w:r>
            <w:ins w:id="3537" w:author="Xuning Wei12232" w:date="2026-10-20T20:49:00Z">
              <w:r>
                <w:rPr>
                  <w:rFonts w:ascii="Times New Roman" w:eastAsia="仿宋_GB2312" w:hAnsi="Times New Roman" w:cs="Times New Roman"/>
                  <w:color w:val="FF0000"/>
                  <w:sz w:val="18"/>
                  <w:szCs w:val="18"/>
                  <w:rPrChange w:id="3538" w:author="Xuning Wei12232" w:date="2026-10-24T11:11:00Z">
                    <w:rPr>
                      <w:rFonts w:ascii="Times New Roman" w:eastAsia="仿宋_GB2312" w:hAnsi="Times New Roman" w:cs="Times New Roman"/>
                      <w:color w:val="FF0000"/>
                      <w:sz w:val="18"/>
                      <w:szCs w:val="18"/>
                      <w:highlight w:val="cyan"/>
                    </w:rPr>
                  </w:rPrChange>
                </w:rPr>
                <w:t>5</w:t>
              </w:r>
            </w:ins>
            <w:del w:id="3539" w:author="Xuning Wei12232" w:date="2026-10-20T20:49:00Z">
              <w:r>
                <w:rPr>
                  <w:rFonts w:ascii="Times New Roman" w:eastAsia="仿宋_GB2312" w:hAnsi="Times New Roman" w:cs="Times New Roman"/>
                  <w:sz w:val="18"/>
                  <w:szCs w:val="18"/>
                  <w:rPrChange w:id="3540" w:author="Xuning Wei12232" w:date="2026-10-24T11:11:00Z">
                    <w:rPr/>
                  </w:rPrChange>
                </w:rPr>
                <w:delText>48</w:delText>
              </w:r>
            </w:del>
            <w:r>
              <w:rPr>
                <w:rFonts w:ascii="Times New Roman" w:eastAsia="仿宋_GB2312" w:hAnsi="Times New Roman" w:cs="Times New Roman"/>
                <w:sz w:val="18"/>
                <w:szCs w:val="18"/>
                <w:rPrChange w:id="3541" w:author="Xuning Wei12232" w:date="2026-10-24T11:11:00Z">
                  <w:rPr/>
                </w:rPrChange>
              </w:rPr>
              <w:t xml:space="preserve"> kg/kg) solution (the mixture should be prepared in </w:t>
            </w:r>
            <w:r>
              <w:rPr>
                <w:rFonts w:ascii="Times New Roman" w:hAnsi="Times New Roman" w:cs="Times New Roman"/>
                <w:sz w:val="18"/>
                <w:szCs w:val="18"/>
                <w:shd w:val="clear" w:color="auto" w:fill="FFFFFF"/>
                <w:rPrChange w:id="3542" w:author="Xuning Wei12232" w:date="2026-10-24T11:11:00Z">
                  <w:rPr>
                    <w:shd w:val="clear" w:color="auto" w:fill="FFFFFF"/>
                  </w:rPr>
                </w:rPrChange>
              </w:rPr>
              <w:t>TJ4S-1200-</w:t>
            </w:r>
            <w:r>
              <w:rPr>
                <w:rFonts w:ascii="Times New Roman" w:hAnsi="Times New Roman" w:cs="Times New Roman"/>
                <w:sz w:val="18"/>
                <w:szCs w:val="18"/>
                <w:shd w:val="clear" w:color="auto" w:fill="FFFFFF"/>
                <w:lang w:eastAsia="zh-CN"/>
                <w:rPrChange w:id="3543" w:author="Xuning Wei12232" w:date="2026-10-24T11:11:00Z">
                  <w:rPr>
                    <w:shd w:val="clear" w:color="auto" w:fill="FFFFFF"/>
                    <w:lang w:eastAsia="zh-CN"/>
                  </w:rPr>
                </w:rPrChange>
              </w:rPr>
              <w:t>AT02</w:t>
            </w:r>
            <w:r>
              <w:rPr>
                <w:rFonts w:ascii="Times New Roman" w:eastAsia="仿宋_GB2312" w:hAnsi="Times New Roman" w:cs="Times New Roman"/>
                <w:sz w:val="18"/>
                <w:szCs w:val="18"/>
                <w:rPrChange w:id="3544" w:author="Xuning Wei12232" w:date="2026-10-24T11:11:00Z">
                  <w:rPr/>
                </w:rPrChange>
              </w:rPr>
              <w:t xml:space="preserve"> just before use)</w:t>
            </w:r>
            <w:ins w:id="3545" w:author="Xuning Wei12232" w:date="2026-10-18T22:36:00Z">
              <w:r>
                <w:rPr>
                  <w:rFonts w:ascii="Times New Roman" w:eastAsia="仿宋_GB2312" w:hAnsi="Times New Roman" w:cs="Times New Roman"/>
                  <w:sz w:val="18"/>
                  <w:szCs w:val="18"/>
                  <w:rPrChange w:id="3546" w:author="Xuning Wei12232" w:date="2026-10-24T11:11:00Z">
                    <w:rPr/>
                  </w:rPrChange>
                </w:rPr>
                <w:t xml:space="preserve"> </w:t>
              </w:r>
              <w:r>
                <w:rPr>
                  <w:rFonts w:ascii="Times New Roman" w:eastAsia="仿宋_GB2312" w:hAnsi="Times New Roman" w:cs="Times New Roman"/>
                  <w:sz w:val="18"/>
                  <w:szCs w:val="18"/>
                </w:rPr>
                <w:t>with dedicated process lines and diaphragm pump</w:t>
              </w:r>
            </w:ins>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rPrChange w:id="3547" w:author="Xuning Wei12232" w:date="2026-10-24T11:11:00Z">
                  <w:rPr/>
                </w:rPrChange>
              </w:rPr>
              <w:t>and</w:t>
            </w:r>
            <w:del w:id="3548" w:author="Xuning Wei12232" w:date="2026-10-20T08:07:00Z">
              <w:r>
                <w:rPr>
                  <w:rFonts w:ascii="Times New Roman" w:eastAsia="仿宋_GB2312" w:hAnsi="Times New Roman" w:cs="Times New Roman"/>
                  <w:sz w:val="18"/>
                  <w:szCs w:val="18"/>
                  <w:rPrChange w:id="3549" w:author="Xuning Wei12232" w:date="2026-10-24T11:11:00Z">
                    <w:rPr/>
                  </w:rPrChange>
                </w:rPr>
                <w:delText xml:space="preserve"> 1.1 eq.</w:delText>
              </w:r>
            </w:del>
            <w:r>
              <w:rPr>
                <w:rFonts w:ascii="Times New Roman" w:eastAsia="仿宋_GB2312" w:hAnsi="Times New Roman" w:cs="Times New Roman"/>
                <w:sz w:val="18"/>
                <w:szCs w:val="18"/>
                <w:rPrChange w:id="3550" w:author="Xuning Wei12232" w:date="2026-10-24T11:11:00Z">
                  <w:rPr/>
                </w:rPrChange>
              </w:rPr>
              <w:t xml:space="preserve"> DIC</w:t>
            </w:r>
            <w:ins w:id="3551" w:author="Xuning Wei12232" w:date="2026-10-20T08:07:00Z">
              <w:r>
                <w:rPr>
                  <w:rFonts w:ascii="Times New Roman" w:eastAsia="仿宋_GB2312" w:hAnsi="Times New Roman" w:cs="Times New Roman"/>
                  <w:sz w:val="18"/>
                  <w:szCs w:val="18"/>
                  <w:rPrChange w:id="3552" w:author="Xuning Wei12232" w:date="2026-10-24T11:11:00Z">
                    <w:rPr/>
                  </w:rPrChange>
                </w:rPr>
                <w:t xml:space="preserve"> (1.1</w:t>
              </w:r>
            </w:ins>
            <w:ins w:id="3553" w:author="Xuning Wei12232" w:date="2026-10-22T13:15:00Z">
              <w:r>
                <w:rPr>
                  <w:rFonts w:ascii="Times New Roman" w:eastAsia="仿宋_GB2312" w:hAnsi="Times New Roman" w:cs="Times New Roman"/>
                  <w:color w:val="000000" w:themeColor="text1"/>
                  <w:sz w:val="18"/>
                  <w:szCs w:val="18"/>
                  <w:rPrChange w:id="3554" w:author="Xuning Wei12232" w:date="2026-10-24T11:11:00Z">
                    <w:rPr>
                      <w:rFonts w:ascii="Times New Roman" w:eastAsia="仿宋_GB2312" w:hAnsi="Times New Roman" w:cs="Times New Roman"/>
                      <w:color w:val="000000" w:themeColor="text1"/>
                      <w:sz w:val="18"/>
                      <w:szCs w:val="18"/>
                      <w:highlight w:val="lightGray"/>
                    </w:rPr>
                  </w:rPrChange>
                </w:rPr>
                <w:t>0</w:t>
              </w:r>
            </w:ins>
            <w:ins w:id="3555" w:author="Xuning Wei12232" w:date="2026-10-20T08:07:00Z">
              <w:r>
                <w:rPr>
                  <w:rFonts w:ascii="Times New Roman" w:eastAsia="仿宋_GB2312" w:hAnsi="Times New Roman" w:cs="Times New Roman"/>
                  <w:sz w:val="18"/>
                  <w:szCs w:val="18"/>
                  <w:rPrChange w:id="3556" w:author="Xuning Wei12232" w:date="2026-10-24T11:11:00Z">
                    <w:rPr/>
                  </w:rPrChange>
                </w:rPr>
                <w:t xml:space="preserve"> </w:t>
              </w:r>
              <w:proofErr w:type="spellStart"/>
              <w:r>
                <w:rPr>
                  <w:rFonts w:ascii="Times New Roman" w:eastAsia="仿宋_GB2312" w:hAnsi="Times New Roman" w:cs="Times New Roman"/>
                  <w:sz w:val="18"/>
                  <w:szCs w:val="18"/>
                  <w:rPrChange w:id="3557" w:author="Xuning Wei12232" w:date="2026-10-24T11:11:00Z">
                    <w:rPr/>
                  </w:rPrChange>
                </w:rPr>
                <w:t>eq</w:t>
              </w:r>
              <w:proofErr w:type="spellEnd"/>
              <w:r>
                <w:rPr>
                  <w:rFonts w:ascii="Times New Roman" w:eastAsia="仿宋_GB2312" w:hAnsi="Times New Roman" w:cs="Times New Roman"/>
                  <w:sz w:val="18"/>
                  <w:szCs w:val="18"/>
                  <w:rPrChange w:id="3558" w:author="Xuning Wei12232" w:date="2026-10-24T11:11:00Z">
                    <w:rPr/>
                  </w:rPrChange>
                </w:rPr>
                <w:t>)</w:t>
              </w:r>
            </w:ins>
            <w:ins w:id="3559" w:author="Xuning Wei12232" w:date="2026-10-18T22:35:00Z">
              <w:r>
                <w:t xml:space="preserve"> </w:t>
              </w:r>
              <w:r>
                <w:rPr>
                  <w:rFonts w:ascii="Times New Roman" w:eastAsia="仿宋_GB2312" w:hAnsi="Times New Roman" w:cs="Times New Roman"/>
                  <w:sz w:val="18"/>
                  <w:szCs w:val="18"/>
                </w:rPr>
                <w:t>with PTFE and peristaltic pump</w:t>
              </w:r>
            </w:ins>
            <w:r>
              <w:rPr>
                <w:rFonts w:ascii="Times New Roman" w:eastAsia="仿宋_GB2312" w:hAnsi="Times New Roman" w:cs="Times New Roman"/>
                <w:sz w:val="18"/>
                <w:szCs w:val="18"/>
              </w:rPr>
              <w:t>.</w:t>
            </w:r>
            <w:r>
              <w:rPr>
                <w:rFonts w:ascii="Times New Roman" w:eastAsia="仿宋_GB2312" w:hAnsi="Times New Roman" w:cs="Times New Roman"/>
                <w:sz w:val="18"/>
                <w:szCs w:val="18"/>
                <w:rPrChange w:id="3560" w:author="Xuning Wei12232" w:date="2026-10-24T11:11:00Z">
                  <w:rPr/>
                </w:rPrChange>
              </w:rPr>
              <w:t xml:space="preserve"> After 5 h </w:t>
            </w:r>
            <w:r>
              <w:rPr>
                <w:rFonts w:ascii="Times New Roman" w:eastAsia="仿宋_GB2312" w:hAnsi="Times New Roman" w:cs="Times New Roman" w:hint="eastAsia"/>
                <w:sz w:val="18"/>
                <w:szCs w:val="18"/>
                <w:rPrChange w:id="3561" w:author="Xuning Wei12232" w:date="2026-10-24T11:11:00Z">
                  <w:rPr>
                    <w:rFonts w:hint="eastAsia"/>
                  </w:rPr>
                </w:rPrChange>
              </w:rPr>
              <w:t>±</w:t>
            </w:r>
            <w:r>
              <w:rPr>
                <w:rFonts w:ascii="Times New Roman" w:eastAsia="仿宋_GB2312" w:hAnsi="Times New Roman" w:cs="Times New Roman"/>
                <w:sz w:val="18"/>
                <w:szCs w:val="18"/>
                <w:lang w:eastAsia="zh-CN"/>
                <w:rPrChange w:id="3562" w:author="Xuning Wei12232" w:date="2026-10-24T11:11:00Z">
                  <w:rPr>
                    <w:lang w:eastAsia="zh-CN"/>
                  </w:rPr>
                </w:rPrChange>
              </w:rPr>
              <w:t xml:space="preserve"> </w:t>
            </w:r>
            <w:r>
              <w:rPr>
                <w:rFonts w:ascii="Times New Roman" w:eastAsia="仿宋_GB2312" w:hAnsi="Times New Roman" w:cs="Times New Roman"/>
                <w:sz w:val="18"/>
                <w:szCs w:val="18"/>
                <w:rPrChange w:id="3563" w:author="Xuning Wei12232" w:date="2026-10-24T11:11:00Z">
                  <w:rPr/>
                </w:rPrChange>
              </w:rPr>
              <w:t xml:space="preserve">15 min (target: 5 h), the mixture should be stirred for total time </w:t>
            </w:r>
            <w:r>
              <w:rPr>
                <w:rFonts w:ascii="Times New Roman" w:eastAsia="仿宋_GB2312" w:hAnsi="Times New Roman" w:cs="Times New Roman"/>
                <w:sz w:val="18"/>
                <w:szCs w:val="18"/>
              </w:rPr>
              <w:t>(13</w:t>
            </w:r>
            <w:ins w:id="3564" w:author="Xuning Wei12232" w:date="2026-10-20T11:31:00Z">
              <w:r>
                <w:rPr>
                  <w:rFonts w:ascii="Times New Roman" w:eastAsia="仿宋_GB2312" w:hAnsi="Times New Roman" w:cs="Times New Roman"/>
                  <w:sz w:val="18"/>
                  <w:szCs w:val="18"/>
                </w:rPr>
                <w:t>.5</w:t>
              </w:r>
            </w:ins>
            <w:r>
              <w:rPr>
                <w:rFonts w:ascii="Times New Roman" w:eastAsia="仿宋_GB2312" w:hAnsi="Times New Roman" w:cs="Times New Roman"/>
                <w:sz w:val="18"/>
                <w:szCs w:val="18"/>
              </w:rPr>
              <w:t xml:space="preserve"> h </w:t>
            </w:r>
            <w:ins w:id="3565" w:author="Xuning Wei12232" w:date="2026-10-22T08:06: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3566" w:author="Xuning Wei12232" w:date="2026-10-20T13:09:00Z">
              <w:r>
                <w:rPr>
                  <w:rFonts w:ascii="Times New Roman" w:eastAsia="仿宋_GB2312" w:hAnsi="Times New Roman" w:cs="Times New Roman" w:hint="eastAsia"/>
                  <w:sz w:val="18"/>
                  <w:szCs w:val="18"/>
                </w:rPr>
                <w:delText>≤</w:delText>
              </w:r>
              <w:r>
                <w:rPr>
                  <w:rFonts w:ascii="Times New Roman" w:eastAsia="仿宋_GB2312" w:hAnsi="Times New Roman" w:cs="Times New Roman"/>
                  <w:sz w:val="18"/>
                  <w:szCs w:val="18"/>
                  <w:lang w:eastAsia="zh-CN"/>
                </w:rPr>
                <w:delText xml:space="preserve"> </w:delText>
              </w:r>
            </w:del>
            <w:r>
              <w:rPr>
                <w:rFonts w:ascii="Times New Roman" w:eastAsia="仿宋_GB2312" w:hAnsi="Times New Roman" w:cs="Times New Roman"/>
                <w:sz w:val="18"/>
                <w:szCs w:val="18"/>
              </w:rPr>
              <w:t xml:space="preserve">total time </w:t>
            </w:r>
            <w:ins w:id="3567" w:author="Xuning Wei12232" w:date="2026-10-22T08:06:00Z">
              <w:r>
                <w:rPr>
                  <w:rFonts w:ascii="Times New Roman" w:eastAsia="仿宋_GB2312" w:hAnsi="Times New Roman" w:cs="Times New Roman" w:hint="eastAsia"/>
                  <w:sz w:val="18"/>
                  <w:szCs w:val="18"/>
                </w:rPr>
                <w:t>≤</w:t>
              </w:r>
            </w:ins>
            <w:del w:id="3568" w:author="Xuning Wei12232" w:date="2026-10-20T20:24:00Z">
              <w:r>
                <w:rPr>
                  <w:rFonts w:ascii="Times New Roman" w:eastAsia="仿宋_GB2312" w:hAnsi="Times New Roman" w:cs="Times New Roman" w:hint="eastAsia"/>
                  <w:sz w:val="18"/>
                  <w:szCs w:val="18"/>
                </w:rPr>
                <w:delText>≤</w:delText>
              </w:r>
            </w:del>
            <w:ins w:id="3569" w:author="Xuning Wei12232" w:date="2026-10-22T08:06:00Z">
              <w:r>
                <w:rPr>
                  <w:rFonts w:ascii="Times New Roman" w:eastAsia="仿宋_GB2312" w:hAnsi="Times New Roman" w:cs="Times New Roman"/>
                  <w:color w:val="000000" w:themeColor="text1"/>
                  <w:sz w:val="18"/>
                  <w:szCs w:val="18"/>
                  <w:lang w:eastAsia="zh-CN"/>
                  <w:rPrChange w:id="3570" w:author="Xuning Wei12232" w:date="2026-10-24T11:11:00Z">
                    <w:rPr>
                      <w:rFonts w:ascii="Times New Roman" w:eastAsia="仿宋_GB2312" w:hAnsi="Times New Roman" w:cs="Times New Roman"/>
                      <w:color w:val="000000" w:themeColor="text1"/>
                      <w:sz w:val="18"/>
                      <w:szCs w:val="18"/>
                      <w:highlight w:val="lightGray"/>
                      <w:lang w:eastAsia="zh-CN"/>
                    </w:rPr>
                  </w:rPrChange>
                </w:rPr>
                <w:t xml:space="preserve"> </w:t>
              </w:r>
            </w:ins>
            <w:r>
              <w:rPr>
                <w:rFonts w:ascii="Times New Roman" w:eastAsia="仿宋_GB2312" w:hAnsi="Times New Roman" w:cs="Times New Roman"/>
                <w:sz w:val="18"/>
                <w:szCs w:val="18"/>
              </w:rPr>
              <w:t>2</w:t>
            </w:r>
            <w:ins w:id="3571" w:author="Xuning Wei12232" w:date="2026-10-20T11:31:00Z">
              <w:r>
                <w:rPr>
                  <w:rFonts w:ascii="Times New Roman" w:eastAsia="仿宋_GB2312" w:hAnsi="Times New Roman" w:cs="Times New Roman"/>
                  <w:sz w:val="18"/>
                  <w:szCs w:val="18"/>
                </w:rPr>
                <w:t>7.5</w:t>
              </w:r>
            </w:ins>
            <w:del w:id="3572" w:author="Xuning Wei12232" w:date="2026-10-20T11:31:00Z">
              <w:r>
                <w:rPr>
                  <w:rFonts w:ascii="Times New Roman" w:eastAsia="仿宋_GB2312" w:hAnsi="Times New Roman" w:cs="Times New Roman"/>
                  <w:sz w:val="18"/>
                  <w:szCs w:val="18"/>
                </w:rPr>
                <w:delText>8</w:delText>
              </w:r>
            </w:del>
            <w:r>
              <w:rPr>
                <w:rFonts w:ascii="Times New Roman" w:eastAsia="仿宋_GB2312" w:hAnsi="Times New Roman" w:cs="Times New Roman"/>
                <w:sz w:val="18"/>
                <w:szCs w:val="18"/>
              </w:rPr>
              <w:t xml:space="preserve"> h).</w:t>
            </w:r>
            <w:r>
              <w:rPr>
                <w:rFonts w:ascii="Times New Roman" w:eastAsia="仿宋_GB2312" w:hAnsi="Times New Roman" w:cs="Times New Roman"/>
                <w:sz w:val="18"/>
                <w:szCs w:val="18"/>
                <w:rPrChange w:id="3573" w:author="Xuning Wei12232" w:date="2026-10-24T11:11:00Z">
                  <w:rPr/>
                </w:rPrChange>
              </w:rPr>
              <w:t xml:space="preserve"> </w:t>
            </w:r>
            <w:del w:id="3574" w:author="Xuning Wei12232" w:date="2026-10-20T15:01:00Z">
              <w:r>
                <w:rPr>
                  <w:rFonts w:ascii="Times New Roman" w:eastAsia="仿宋_GB2312" w:hAnsi="Times New Roman" w:cs="Times New Roman"/>
                  <w:sz w:val="18"/>
                  <w:szCs w:val="18"/>
                  <w:rPrChange w:id="3575" w:author="Xuning Wei12232" w:date="2026-10-24T11:11:00Z">
                    <w:rPr/>
                  </w:rPrChange>
                </w:rPr>
                <w:br/>
                <w:delText>3.</w:delText>
              </w:r>
            </w:del>
          </w:p>
          <w:p w14:paraId="469EDC7C" w14:textId="77777777" w:rsidR="007617DE" w:rsidRPr="007617DE" w:rsidRDefault="00AE300B" w:rsidP="007617DE">
            <w:pPr>
              <w:pStyle w:val="aff7"/>
              <w:widowControl w:val="0"/>
              <w:numPr>
                <w:ilvl w:val="0"/>
                <w:numId w:val="39"/>
              </w:numPr>
              <w:spacing w:beforeLines="50" w:before="120" w:afterLines="50" w:after="120"/>
              <w:jc w:val="both"/>
              <w:rPr>
                <w:rFonts w:ascii="Times New Roman" w:eastAsia="仿宋_GB2312" w:hAnsi="Times New Roman" w:cs="Times New Roman"/>
                <w:sz w:val="18"/>
                <w:szCs w:val="18"/>
                <w:rPrChange w:id="3576" w:author="Xuning Wei12232" w:date="2026-10-24T11:11:00Z">
                  <w:rPr/>
                </w:rPrChange>
              </w:rPr>
              <w:pPrChange w:id="3577" w:author="Xuning Wei12232" w:date="2026-10-20T15:01:00Z">
                <w:pPr>
                  <w:widowControl w:val="0"/>
                  <w:spacing w:beforeLines="50" w:before="120" w:afterLines="50" w:after="120"/>
                  <w:contextualSpacing/>
                </w:pPr>
              </w:pPrChange>
            </w:pPr>
            <w:r>
              <w:rPr>
                <w:rFonts w:ascii="Times New Roman" w:eastAsia="仿宋_GB2312" w:hAnsi="Times New Roman" w:cs="Times New Roman"/>
                <w:sz w:val="18"/>
                <w:szCs w:val="18"/>
                <w:rPrChange w:id="3578" w:author="Xuning Wei12232" w:date="2026-10-24T11:11:00Z">
                  <w:rPr/>
                </w:rPrChange>
              </w:rPr>
              <w:t xml:space="preserve"> Stop stirring, turn off the nitrogen. Drain until there is no reaction mixture drip.</w:t>
            </w:r>
          </w:p>
          <w:p w14:paraId="577D66CC"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3579"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664EE67F" w14:textId="77777777">
        <w:trPr>
          <w:trHeight w:val="20"/>
        </w:trPr>
        <w:tc>
          <w:tcPr>
            <w:tcW w:w="310" w:type="pct"/>
            <w:tcBorders>
              <w:bottom w:val="single" w:sz="4" w:space="0" w:color="auto"/>
            </w:tcBorders>
            <w:tcMar>
              <w:top w:w="57" w:type="dxa"/>
              <w:left w:w="85" w:type="dxa"/>
              <w:bottom w:w="57" w:type="dxa"/>
              <w:right w:w="85" w:type="dxa"/>
            </w:tcMar>
            <w:vAlign w:val="center"/>
          </w:tcPr>
          <w:p w14:paraId="4F7344B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14202A4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3102A628" w14:textId="77777777" w:rsidR="007617DE" w:rsidRDefault="00AE300B" w:rsidP="007617DE">
            <w:pPr>
              <w:pStyle w:val="aff7"/>
              <w:widowControl w:val="0"/>
              <w:numPr>
                <w:ilvl w:val="0"/>
                <w:numId w:val="40"/>
              </w:numPr>
              <w:spacing w:beforeLines="50" w:before="120" w:afterLines="50" w:after="120"/>
              <w:jc w:val="both"/>
              <w:rPr>
                <w:ins w:id="3580" w:author="Xuning Wei12232" w:date="2026-10-20T15:02:00Z"/>
                <w:rFonts w:ascii="Times New Roman" w:eastAsia="仿宋_GB2312" w:hAnsi="Times New Roman" w:cs="Times New Roman"/>
                <w:sz w:val="18"/>
                <w:szCs w:val="18"/>
              </w:rPr>
              <w:pPrChange w:id="3581" w:author="Xuning Wei12232" w:date="2026-10-20T15:02:00Z">
                <w:pPr>
                  <w:widowControl w:val="0"/>
                  <w:spacing w:beforeLines="50" w:before="120" w:afterLines="50" w:after="120"/>
                  <w:contextualSpacing/>
                </w:pPr>
              </w:pPrChange>
            </w:pPr>
            <w:del w:id="3582" w:author="Xuning Wei12232" w:date="2026-10-20T15:02: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583" w:author="Xuning Wei12232" w:date="2026-10-24T11:11:00Z">
                  <w:rPr/>
                </w:rPrChange>
              </w:rPr>
              <w:t>Add</w:t>
            </w:r>
            <w:r>
              <w:rPr>
                <w:rFonts w:ascii="Times New Roman" w:eastAsia="仿宋_GB2312" w:hAnsi="Times New Roman" w:cs="Times New Roman"/>
                <w:sz w:val="18"/>
                <w:szCs w:val="18"/>
                <w:lang w:eastAsia="zh-CN"/>
                <w:rPrChange w:id="3584" w:author="Xuning Wei12232" w:date="2026-10-24T11:11:00Z">
                  <w:rPr>
                    <w:lang w:eastAsia="zh-CN"/>
                  </w:rPr>
                </w:rPrChange>
              </w:rPr>
              <w:t xml:space="preserve"> </w:t>
            </w:r>
            <w:ins w:id="3585" w:author="Xuning Wei12232" w:date="2026-10-23T19:53:00Z">
              <w:r>
                <w:rPr>
                  <w:rFonts w:ascii="Times New Roman" w:eastAsia="仿宋_GB2312" w:hAnsi="Times New Roman" w:cs="Times New Roman"/>
                  <w:color w:val="000000" w:themeColor="text1"/>
                  <w:sz w:val="18"/>
                  <w:szCs w:val="18"/>
                  <w:rPrChange w:id="3586"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3587"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3588" w:author="Xuning Wei12232" w:date="2026-10-20T08:07:00Z">
              <w:r>
                <w:rPr>
                  <w:rFonts w:ascii="Times New Roman" w:eastAsia="仿宋_GB2312" w:hAnsi="Times New Roman" w:cs="Times New Roman"/>
                  <w:sz w:val="18"/>
                  <w:szCs w:val="18"/>
                  <w:lang w:eastAsia="zh-CN"/>
                  <w:rPrChange w:id="3589" w:author="Xuning Wei12232" w:date="2026-10-24T11:11:00Z">
                    <w:rPr>
                      <w:lang w:eastAsia="zh-CN"/>
                    </w:rPr>
                  </w:rPrChange>
                </w:rPr>
                <w:delText xml:space="preserve">8.0 V </w:delText>
              </w:r>
            </w:del>
            <w:del w:id="3590" w:author="Xuning Wei12232" w:date="2026-10-20T19:13:00Z">
              <w:r>
                <w:rPr>
                  <w:rFonts w:ascii="Times New Roman" w:eastAsia="仿宋_GB2312" w:hAnsi="Times New Roman" w:cs="Times New Roman"/>
                  <w:sz w:val="18"/>
                  <w:szCs w:val="18"/>
                  <w:lang w:eastAsia="zh-CN"/>
                  <w:rPrChange w:id="3591" w:author="Xuning Wei12232" w:date="2026-10-24T11:11:00Z">
                    <w:rPr>
                      <w:lang w:eastAsia="zh-CN"/>
                    </w:rPr>
                  </w:rPrChange>
                </w:rPr>
                <w:delText>DMF (7.584 kg/kg)</w:delText>
              </w:r>
            </w:del>
            <w:r>
              <w:rPr>
                <w:rFonts w:ascii="Times New Roman" w:eastAsia="仿宋_GB2312" w:hAnsi="Times New Roman" w:cs="Times New Roman"/>
                <w:sz w:val="18"/>
                <w:szCs w:val="18"/>
                <w:rPrChange w:id="3592"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3593" w:author="Xuning Wei12232" w:date="2026-10-24T11:11:00Z">
                  <w:rPr>
                    <w:lang w:eastAsia="zh-CN"/>
                  </w:rPr>
                </w:rPrChange>
              </w:rPr>
              <w:t>-R01)</w:t>
            </w:r>
            <w:r>
              <w:rPr>
                <w:rFonts w:ascii="Times New Roman" w:eastAsia="仿宋_GB2312" w:hAnsi="Times New Roman" w:cs="Times New Roman"/>
                <w:sz w:val="18"/>
                <w:szCs w:val="18"/>
                <w:rPrChange w:id="3594"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3595" w:author="Xuning Wei12232" w:date="2026-10-24T11:11:00Z">
                  <w:rPr>
                    <w:color w:val="0000FF"/>
                  </w:rPr>
                </w:rPrChange>
              </w:rPr>
              <w:t xml:space="preserve"> cleaning pipeline.</w:t>
            </w:r>
            <w:del w:id="3596" w:author="Xuning Wei12232" w:date="2026-10-20T15:02:00Z">
              <w:r>
                <w:rPr>
                  <w:rFonts w:ascii="Times New Roman" w:eastAsia="仿宋_GB2312" w:hAnsi="Times New Roman" w:cs="Times New Roman"/>
                  <w:sz w:val="18"/>
                  <w:szCs w:val="18"/>
                  <w:rPrChange w:id="3597" w:author="Xuning Wei12232" w:date="2026-10-24T11:11:00Z">
                    <w:rPr/>
                  </w:rPrChange>
                </w:rPr>
                <w:br/>
                <w:delText xml:space="preserve">2. </w:delText>
              </w:r>
            </w:del>
          </w:p>
          <w:p w14:paraId="4DAD277E" w14:textId="77777777" w:rsidR="007617DE" w:rsidRDefault="00AE300B" w:rsidP="007617DE">
            <w:pPr>
              <w:pStyle w:val="aff7"/>
              <w:widowControl w:val="0"/>
              <w:numPr>
                <w:ilvl w:val="0"/>
                <w:numId w:val="40"/>
              </w:numPr>
              <w:spacing w:beforeLines="50" w:before="120" w:afterLines="50" w:after="120"/>
              <w:jc w:val="both"/>
              <w:rPr>
                <w:ins w:id="3598" w:author="Xuning Wei12232" w:date="2026-10-20T15:02:00Z"/>
                <w:rFonts w:ascii="Times New Roman" w:eastAsia="仿宋_GB2312" w:hAnsi="Times New Roman" w:cs="Times New Roman"/>
                <w:sz w:val="18"/>
                <w:szCs w:val="18"/>
              </w:rPr>
              <w:pPrChange w:id="3599" w:author="Xuning Wei12232" w:date="2026-10-20T15:02:00Z">
                <w:pPr>
                  <w:widowControl w:val="0"/>
                  <w:spacing w:beforeLines="50" w:before="120" w:afterLines="50" w:after="120"/>
                  <w:contextualSpacing/>
                </w:pPr>
              </w:pPrChange>
            </w:pPr>
            <w:r>
              <w:rPr>
                <w:rFonts w:ascii="Times New Roman" w:eastAsia="仿宋_GB2312" w:hAnsi="Times New Roman" w:cs="Times New Roman"/>
                <w:sz w:val="18"/>
                <w:szCs w:val="18"/>
                <w:rPrChange w:id="3600" w:author="Xuning Wei12232" w:date="2026-10-24T11:11:00Z">
                  <w:rPr/>
                </w:rPrChange>
              </w:rPr>
              <w:t>After the liquid is filtered out of the synthesis reactor. Transfer the mixture in activation tank (TJ4S-1213-Sy15-R01) to synthesis reactor (TJ4S-1213-Sy15).</w:t>
            </w:r>
            <w:del w:id="3601" w:author="Xuning Wei12232" w:date="2026-10-20T15:02:00Z">
              <w:r>
                <w:rPr>
                  <w:rFonts w:ascii="Times New Roman" w:eastAsia="仿宋_GB2312" w:hAnsi="Times New Roman" w:cs="Times New Roman"/>
                  <w:sz w:val="18"/>
                  <w:szCs w:val="18"/>
                  <w:rPrChange w:id="3602" w:author="Xuning Wei12232" w:date="2026-10-24T11:11:00Z">
                    <w:rPr/>
                  </w:rPrChange>
                </w:rPr>
                <w:br/>
                <w:delText xml:space="preserve">3. </w:delText>
              </w:r>
            </w:del>
          </w:p>
          <w:p w14:paraId="06D0FA3F" w14:textId="77777777" w:rsidR="007617DE" w:rsidRPr="007617DE" w:rsidRDefault="00AE300B" w:rsidP="007617DE">
            <w:pPr>
              <w:pStyle w:val="aff7"/>
              <w:widowControl w:val="0"/>
              <w:numPr>
                <w:ilvl w:val="0"/>
                <w:numId w:val="40"/>
              </w:numPr>
              <w:spacing w:beforeLines="50" w:before="120" w:afterLines="50" w:after="120"/>
              <w:jc w:val="both"/>
              <w:rPr>
                <w:rFonts w:ascii="Times New Roman" w:eastAsia="仿宋_GB2312" w:hAnsi="Times New Roman" w:cs="Times New Roman"/>
                <w:sz w:val="18"/>
                <w:szCs w:val="18"/>
                <w:rPrChange w:id="3603" w:author="Xuning Wei12232" w:date="2026-10-24T11:11:00Z">
                  <w:rPr/>
                </w:rPrChange>
              </w:rPr>
              <w:pPrChange w:id="3604" w:author="Xuning Wei12232" w:date="2026-10-20T15:02:00Z">
                <w:pPr>
                  <w:widowControl w:val="0"/>
                  <w:spacing w:beforeLines="50" w:before="120" w:afterLines="50" w:after="120"/>
                  <w:contextualSpacing/>
                </w:pPr>
              </w:pPrChange>
            </w:pPr>
            <w:r>
              <w:rPr>
                <w:rFonts w:ascii="Times New Roman" w:eastAsia="仿宋_GB2312" w:hAnsi="Times New Roman" w:cs="Times New Roman"/>
                <w:sz w:val="18"/>
                <w:szCs w:val="18"/>
                <w:rPrChange w:id="3605" w:author="Xuning Wei12232" w:date="2026-10-24T11:11:00Z">
                  <w:rPr/>
                </w:rPrChange>
              </w:rPr>
              <w:t>Bubble with nitrogen, after s</w:t>
            </w:r>
            <w:r>
              <w:rPr>
                <w:rFonts w:ascii="Times New Roman" w:eastAsia="仿宋_GB2312" w:hAnsi="Times New Roman" w:cs="Times New Roman"/>
                <w:color w:val="0000FF"/>
                <w:sz w:val="18"/>
                <w:szCs w:val="18"/>
                <w:rPrChange w:id="3606" w:author="Xuning Wei12232" w:date="2026-10-24T11:11:00Z">
                  <w:rPr>
                    <w:color w:val="0000FF"/>
                  </w:rPr>
                </w:rPrChange>
              </w:rPr>
              <w:t>tirring, turn off the nitrogen</w:t>
            </w:r>
            <w:r>
              <w:rPr>
                <w:rFonts w:ascii="Times New Roman" w:eastAsia="仿宋_GB2312" w:hAnsi="Times New Roman" w:cs="Times New Roman"/>
                <w:sz w:val="18"/>
                <w:szCs w:val="18"/>
                <w:rPrChange w:id="3607" w:author="Xuning Wei12232" w:date="2026-10-24T11:11:00Z">
                  <w:rPr/>
                </w:rPrChange>
              </w:rPr>
              <w:t>. Drain until there is no obvious drip</w:t>
            </w:r>
          </w:p>
          <w:p w14:paraId="1A1D04D4"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3608"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70AAACA2" w14:textId="77777777">
        <w:trPr>
          <w:trHeight w:val="20"/>
        </w:trPr>
        <w:tc>
          <w:tcPr>
            <w:tcW w:w="310" w:type="pct"/>
            <w:tcBorders>
              <w:bottom w:val="single" w:sz="4" w:space="0" w:color="auto"/>
            </w:tcBorders>
            <w:tcMar>
              <w:top w:w="57" w:type="dxa"/>
              <w:left w:w="85" w:type="dxa"/>
              <w:bottom w:w="57" w:type="dxa"/>
              <w:right w:w="85" w:type="dxa"/>
            </w:tcMar>
            <w:vAlign w:val="center"/>
          </w:tcPr>
          <w:p w14:paraId="7BED79CA"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60662A8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Prepare capping solution</w:t>
            </w:r>
          </w:p>
        </w:tc>
        <w:tc>
          <w:tcPr>
            <w:tcW w:w="3909" w:type="pct"/>
            <w:tcBorders>
              <w:bottom w:val="single" w:sz="4" w:space="0" w:color="auto"/>
            </w:tcBorders>
            <w:tcMar>
              <w:top w:w="57" w:type="dxa"/>
              <w:left w:w="85" w:type="dxa"/>
              <w:bottom w:w="57" w:type="dxa"/>
              <w:right w:w="85" w:type="dxa"/>
            </w:tcMar>
            <w:vAlign w:val="center"/>
          </w:tcPr>
          <w:p w14:paraId="4A7B39EA" w14:textId="77777777" w:rsidR="007617DE" w:rsidRDefault="00AE300B" w:rsidP="007617DE">
            <w:pPr>
              <w:pStyle w:val="aff7"/>
              <w:widowControl w:val="0"/>
              <w:numPr>
                <w:ilvl w:val="0"/>
                <w:numId w:val="41"/>
              </w:numPr>
              <w:spacing w:beforeLines="50" w:before="120" w:afterLines="50" w:after="120"/>
              <w:jc w:val="both"/>
              <w:rPr>
                <w:ins w:id="3609" w:author="Xuning Wei12232" w:date="2026-10-20T15:02:00Z"/>
                <w:rFonts w:ascii="Times New Roman" w:eastAsia="仿宋_GB2312" w:hAnsi="Times New Roman" w:cs="Times New Roman"/>
                <w:color w:val="000000" w:themeColor="text1"/>
                <w:sz w:val="18"/>
                <w:szCs w:val="18"/>
              </w:rPr>
              <w:pPrChange w:id="3610" w:author="Xuning Wei12232" w:date="2026-10-20T15:02:00Z">
                <w:pPr>
                  <w:widowControl w:val="0"/>
                  <w:spacing w:beforeLines="50" w:before="120" w:afterLines="50" w:after="120"/>
                  <w:contextualSpacing/>
                </w:pPr>
              </w:pPrChange>
            </w:pPr>
            <w:del w:id="3611" w:author="Xuning Wei12232" w:date="2026-10-20T15:02: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612" w:author="Xuning Wei12232" w:date="2026-10-24T11:11:00Z">
                  <w:rPr/>
                </w:rPrChange>
              </w:rPr>
              <w:t xml:space="preserve">Add </w:t>
            </w:r>
            <w:del w:id="3613" w:author="Xuning Wei12232" w:date="2026-10-20T08:07:00Z">
              <w:r>
                <w:rPr>
                  <w:rFonts w:ascii="Times New Roman" w:eastAsia="仿宋_GB2312" w:hAnsi="Times New Roman" w:cs="Times New Roman"/>
                  <w:sz w:val="18"/>
                  <w:szCs w:val="18"/>
                  <w:rPrChange w:id="3614" w:author="Xuning Wei12232" w:date="2026-10-24T11:11:00Z">
                    <w:rPr/>
                  </w:rPrChange>
                </w:rPr>
                <w:delText xml:space="preserve">6.0 V </w:delText>
              </w:r>
            </w:del>
            <w:r>
              <w:rPr>
                <w:rFonts w:ascii="Times New Roman" w:eastAsia="仿宋_GB2312" w:hAnsi="Times New Roman" w:cs="Times New Roman"/>
                <w:sz w:val="18"/>
                <w:szCs w:val="18"/>
                <w:rPrChange w:id="3615" w:author="Xuning Wei12232" w:date="2026-10-24T11:11:00Z">
                  <w:rPr/>
                </w:rPrChange>
              </w:rPr>
              <w:t>DMF (</w:t>
            </w:r>
            <w:ins w:id="3616" w:author="Xuning Wei12232" w:date="2026-10-20T08:07:00Z">
              <w:r>
                <w:rPr>
                  <w:rFonts w:ascii="Times New Roman" w:eastAsia="仿宋_GB2312" w:hAnsi="Times New Roman" w:cs="Times New Roman"/>
                  <w:sz w:val="18"/>
                  <w:szCs w:val="18"/>
                  <w:rPrChange w:id="3617" w:author="Xuning Wei12232" w:date="2026-10-24T11:11:00Z">
                    <w:rPr/>
                  </w:rPrChange>
                </w:rPr>
                <w:t xml:space="preserve">6.0 V, </w:t>
              </w:r>
            </w:ins>
            <w:r>
              <w:rPr>
                <w:rFonts w:ascii="Times New Roman" w:eastAsia="仿宋_GB2312" w:hAnsi="Times New Roman" w:cs="Times New Roman"/>
                <w:sz w:val="18"/>
                <w:szCs w:val="18"/>
                <w:rPrChange w:id="3618" w:author="Xuning Wei12232" w:date="2026-10-24T11:11:00Z">
                  <w:rPr/>
                </w:rPrChange>
              </w:rPr>
              <w:t>5.6</w:t>
            </w:r>
            <w:ins w:id="3619" w:author="Xuning Wei12232" w:date="2026-10-20T20:54:00Z">
              <w:r>
                <w:rPr>
                  <w:rFonts w:ascii="Times New Roman" w:eastAsia="仿宋_GB2312" w:hAnsi="Times New Roman" w:cs="Times New Roman"/>
                  <w:sz w:val="18"/>
                  <w:szCs w:val="18"/>
                </w:rPr>
                <w:t>9</w:t>
              </w:r>
            </w:ins>
            <w:del w:id="3620" w:author="Xuning Wei12232" w:date="2026-10-20T20:54:00Z">
              <w:r>
                <w:rPr>
                  <w:rFonts w:ascii="Times New Roman" w:eastAsia="仿宋_GB2312" w:hAnsi="Times New Roman" w:cs="Times New Roman"/>
                  <w:sz w:val="18"/>
                  <w:szCs w:val="18"/>
                  <w:rPrChange w:id="3621" w:author="Xuning Wei12232" w:date="2026-10-24T11:11:00Z">
                    <w:rPr/>
                  </w:rPrChange>
                </w:rPr>
                <w:delText>88</w:delText>
              </w:r>
            </w:del>
            <w:r>
              <w:rPr>
                <w:rFonts w:ascii="Times New Roman" w:eastAsia="仿宋_GB2312" w:hAnsi="Times New Roman" w:cs="Times New Roman"/>
                <w:sz w:val="18"/>
                <w:szCs w:val="18"/>
                <w:rPrChange w:id="3622" w:author="Xuning Wei12232" w:date="2026-10-24T11:11:00Z">
                  <w:rPr/>
                </w:rPrChange>
              </w:rPr>
              <w:t xml:space="preserve"> kg/kg)</w:t>
            </w:r>
            <w:r>
              <w:rPr>
                <w:rFonts w:ascii="Times New Roman" w:eastAsia="仿宋_GB2312" w:hAnsi="Times New Roman" w:cs="Times New Roman"/>
                <w:sz w:val="18"/>
                <w:szCs w:val="18"/>
                <w:lang w:eastAsia="zh-CN"/>
                <w:rPrChange w:id="3623" w:author="Xuning Wei12232" w:date="2026-10-24T11:11:00Z">
                  <w:rPr>
                    <w:lang w:eastAsia="zh-CN"/>
                  </w:rPr>
                </w:rPrChange>
              </w:rPr>
              <w:t xml:space="preserve"> </w:t>
            </w:r>
            <w:r>
              <w:rPr>
                <w:rFonts w:ascii="Times New Roman" w:eastAsia="仿宋_GB2312" w:hAnsi="Times New Roman" w:cs="Times New Roman"/>
                <w:sz w:val="18"/>
                <w:szCs w:val="18"/>
                <w:rPrChange w:id="3624" w:author="Xuning Wei12232" w:date="2026-10-24T11:11:00Z">
                  <w:rPr/>
                </w:rPrChange>
              </w:rPr>
              <w:t>into</w:t>
            </w:r>
            <w:r>
              <w:rPr>
                <w:rFonts w:ascii="Times New Roman" w:eastAsia="仿宋_GB2312" w:hAnsi="Times New Roman" w:cs="Times New Roman"/>
                <w:b/>
                <w:sz w:val="18"/>
                <w:szCs w:val="18"/>
                <w:rPrChange w:id="3625" w:author="Xuning Wei12232" w:date="2026-10-24T11:11:00Z">
                  <w:rPr>
                    <w:b/>
                  </w:rPr>
                </w:rPrChange>
              </w:rPr>
              <w:t xml:space="preserve"> </w:t>
            </w:r>
            <w:r>
              <w:rPr>
                <w:rFonts w:ascii="Times New Roman" w:eastAsia="仿宋_GB2312" w:hAnsi="Times New Roman" w:cs="Times New Roman"/>
                <w:sz w:val="18"/>
                <w:szCs w:val="18"/>
                <w:rPrChange w:id="3626" w:author="Xuning Wei12232" w:date="2026-10-24T11:11:00Z">
                  <w:rPr/>
                </w:rPrChange>
              </w:rPr>
              <w:t xml:space="preserve">TJ4S-1213- </w:t>
            </w:r>
            <w:r>
              <w:rPr>
                <w:rFonts w:ascii="Times New Roman" w:eastAsia="仿宋_GB2312" w:hAnsi="Times New Roman" w:cs="Times New Roman"/>
                <w:sz w:val="18"/>
                <w:szCs w:val="18"/>
                <w:lang w:eastAsia="zh-CN"/>
                <w:rPrChange w:id="3627" w:author="Xuning Wei12232" w:date="2026-10-24T11:11:00Z">
                  <w:rPr>
                    <w:lang w:eastAsia="zh-CN"/>
                  </w:rPr>
                </w:rPrChange>
              </w:rPr>
              <w:t>R22</w:t>
            </w:r>
            <w:r>
              <w:rPr>
                <w:rFonts w:ascii="Times New Roman" w:eastAsia="仿宋_GB2312" w:hAnsi="Times New Roman" w:cs="Times New Roman"/>
                <w:sz w:val="18"/>
                <w:szCs w:val="18"/>
                <w:rPrChange w:id="3628" w:author="Xuning Wei12232" w:date="2026-10-24T11:11:00Z">
                  <w:rPr/>
                </w:rPrChange>
              </w:rPr>
              <w:t xml:space="preserve">. Start the </w:t>
            </w:r>
            <w:r>
              <w:rPr>
                <w:rFonts w:ascii="Times New Roman" w:eastAsia="仿宋_GB2312" w:hAnsi="Times New Roman" w:cs="Times New Roman"/>
                <w:color w:val="0000FF"/>
                <w:sz w:val="18"/>
                <w:szCs w:val="18"/>
                <w:rPrChange w:id="3629" w:author="Xuning Wei12232" w:date="2026-10-24T11:11:00Z">
                  <w:rPr>
                    <w:color w:val="0000FF"/>
                  </w:rPr>
                </w:rPrChange>
              </w:rPr>
              <w:t>agitator</w:t>
            </w:r>
            <w:r>
              <w:rPr>
                <w:rFonts w:ascii="Times New Roman" w:eastAsia="仿宋_GB2312" w:hAnsi="Times New Roman" w:cs="Times New Roman"/>
                <w:sz w:val="18"/>
                <w:szCs w:val="18"/>
                <w:rPrChange w:id="3630" w:author="Xuning Wei12232" w:date="2026-10-24T11:11:00Z">
                  <w:rPr/>
                </w:rPrChange>
              </w:rPr>
              <w:t>.</w:t>
            </w:r>
            <w:del w:id="3631" w:author="Xuning Wei12232" w:date="2026-10-20T15:02:00Z">
              <w:r>
                <w:rPr>
                  <w:rFonts w:ascii="Times New Roman" w:eastAsia="仿宋_GB2312" w:hAnsi="Times New Roman" w:cs="Times New Roman"/>
                  <w:sz w:val="18"/>
                  <w:szCs w:val="18"/>
                  <w:rPrChange w:id="3632" w:author="Xuning Wei12232" w:date="2026-10-24T11:11:00Z">
                    <w:rPr/>
                  </w:rPrChange>
                </w:rPr>
                <w:br/>
                <w:delText xml:space="preserve">2. </w:delText>
              </w:r>
            </w:del>
          </w:p>
          <w:p w14:paraId="7469A5EA" w14:textId="77777777" w:rsidR="007617DE" w:rsidRDefault="00AE300B" w:rsidP="007617DE">
            <w:pPr>
              <w:pStyle w:val="aff7"/>
              <w:widowControl w:val="0"/>
              <w:numPr>
                <w:ilvl w:val="0"/>
                <w:numId w:val="41"/>
              </w:numPr>
              <w:spacing w:beforeLines="50" w:before="120" w:afterLines="50" w:after="120"/>
              <w:jc w:val="both"/>
              <w:rPr>
                <w:ins w:id="3633" w:author="Xuning Wei12232" w:date="2026-10-20T15:02:00Z"/>
                <w:rFonts w:ascii="Times New Roman" w:eastAsia="仿宋_GB2312" w:hAnsi="Times New Roman" w:cs="Times New Roman"/>
                <w:color w:val="000000" w:themeColor="text1"/>
                <w:sz w:val="18"/>
                <w:szCs w:val="18"/>
              </w:rPr>
              <w:pPrChange w:id="3634" w:author="Xuning Wei12232" w:date="2026-10-20T15:02:00Z">
                <w:pPr>
                  <w:widowControl w:val="0"/>
                  <w:spacing w:beforeLines="50" w:before="120" w:afterLines="50" w:after="120"/>
                  <w:contextualSpacing/>
                </w:pPr>
              </w:pPrChange>
            </w:pPr>
            <w:r>
              <w:rPr>
                <w:rFonts w:ascii="Times New Roman" w:eastAsia="仿宋_GB2312" w:hAnsi="Times New Roman" w:cs="Times New Roman"/>
                <w:sz w:val="18"/>
                <w:szCs w:val="18"/>
                <w:rPrChange w:id="3635" w:author="Xuning Wei12232" w:date="2026-10-24T11:11:00Z">
                  <w:rPr/>
                </w:rPrChange>
              </w:rPr>
              <w:t>Add</w:t>
            </w:r>
            <w:del w:id="3636" w:author="Xuning Wei12232" w:date="2026-10-20T20:55:00Z">
              <w:r>
                <w:rPr>
                  <w:rFonts w:ascii="Times New Roman" w:eastAsia="仿宋_GB2312" w:hAnsi="Times New Roman" w:cs="Times New Roman"/>
                  <w:sz w:val="18"/>
                  <w:szCs w:val="18"/>
                  <w:rPrChange w:id="3637" w:author="Xuning Wei12232" w:date="2026-10-24T11:11:00Z">
                    <w:rPr/>
                  </w:rPrChange>
                </w:rPr>
                <w:delText xml:space="preserve"> 1.50 eq. </w:delText>
              </w:r>
            </w:del>
            <w:ins w:id="3638" w:author="Xuning Wei12232" w:date="2026-10-20T20:55:00Z">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3639" w:author="Xuning Wei12232" w:date="2026-10-24T11:11:00Z">
                  <w:rPr/>
                </w:rPrChange>
              </w:rPr>
              <w:t>Pyridine</w:t>
            </w:r>
            <w:ins w:id="3640" w:author="Xuning Wei12232" w:date="2026-10-20T20:55:00Z">
              <w:r>
                <w:rPr>
                  <w:rFonts w:ascii="Times New Roman" w:eastAsia="仿宋_GB2312" w:hAnsi="Times New Roman" w:cs="Times New Roman"/>
                  <w:sz w:val="18"/>
                  <w:szCs w:val="18"/>
                </w:rPr>
                <w:t xml:space="preserve"> (1.50 </w:t>
              </w:r>
              <w:proofErr w:type="spellStart"/>
              <w:r>
                <w:rPr>
                  <w:rFonts w:ascii="Times New Roman" w:eastAsia="仿宋_GB2312" w:hAnsi="Times New Roman" w:cs="Times New Roman"/>
                  <w:sz w:val="18"/>
                  <w:szCs w:val="18"/>
                </w:rPr>
                <w:t>eq</w:t>
              </w:r>
              <w:proofErr w:type="spellEnd"/>
              <w:r>
                <w:rPr>
                  <w:rFonts w:ascii="Times New Roman" w:eastAsia="仿宋_GB2312" w:hAnsi="Times New Roman" w:cs="Times New Roman"/>
                  <w:sz w:val="18"/>
                  <w:szCs w:val="18"/>
                </w:rPr>
                <w:t>)</w:t>
              </w:r>
            </w:ins>
            <w:ins w:id="3641" w:author="Xuning Wei12232" w:date="2026-10-18T22:40:00Z">
              <w:r>
                <w:rPr>
                  <w:rFonts w:ascii="Times New Roman" w:eastAsia="仿宋_GB2312" w:hAnsi="Times New Roman" w:cs="Times New Roman"/>
                  <w:sz w:val="18"/>
                  <w:szCs w:val="18"/>
                  <w:rPrChange w:id="3642" w:author="Xuning Wei12232" w:date="2026-10-24T11:11:00Z">
                    <w:rPr/>
                  </w:rPrChange>
                </w:rPr>
                <w:t xml:space="preserve"> </w:t>
              </w:r>
              <w:r>
                <w:rPr>
                  <w:rFonts w:ascii="Times New Roman" w:eastAsia="仿宋_GB2312" w:hAnsi="Times New Roman" w:cs="Times New Roman"/>
                  <w:sz w:val="18"/>
                  <w:szCs w:val="18"/>
                </w:rPr>
                <w:t>with PTFE and peristaltic pump</w:t>
              </w:r>
            </w:ins>
            <w:r>
              <w:rPr>
                <w:rFonts w:ascii="Times New Roman" w:eastAsia="仿宋_GB2312" w:hAnsi="Times New Roman" w:cs="Times New Roman"/>
                <w:sz w:val="18"/>
                <w:szCs w:val="18"/>
                <w:rPrChange w:id="3643" w:author="Xuning Wei12232" w:date="2026-10-24T11:11:00Z">
                  <w:rPr/>
                </w:rPrChange>
              </w:rPr>
              <w:t xml:space="preserve"> and</w:t>
            </w:r>
            <w:del w:id="3644" w:author="Xuning Wei12232" w:date="2026-10-20T20:55:00Z">
              <w:r>
                <w:rPr>
                  <w:rFonts w:ascii="Times New Roman" w:eastAsia="仿宋_GB2312" w:hAnsi="Times New Roman" w:cs="Times New Roman"/>
                  <w:sz w:val="18"/>
                  <w:szCs w:val="18"/>
                  <w:rPrChange w:id="3645" w:author="Xuning Wei12232" w:date="2026-10-24T11:11:00Z">
                    <w:rPr/>
                  </w:rPrChange>
                </w:rPr>
                <w:delText xml:space="preserve"> 1.25 eq.</w:delText>
              </w:r>
            </w:del>
            <w:r>
              <w:rPr>
                <w:rFonts w:ascii="Times New Roman" w:eastAsia="仿宋_GB2312" w:hAnsi="Times New Roman" w:cs="Times New Roman"/>
                <w:sz w:val="18"/>
                <w:szCs w:val="18"/>
                <w:rPrChange w:id="3646" w:author="Xuning Wei12232" w:date="2026-10-24T11:11:00Z">
                  <w:rPr/>
                </w:rPrChange>
              </w:rPr>
              <w:t xml:space="preserve"> Acetic Anhydride</w:t>
            </w:r>
            <w:ins w:id="3647" w:author="Xuning Wei12232" w:date="2026-10-20T20:55:00Z">
              <w:r>
                <w:rPr>
                  <w:rFonts w:ascii="Times New Roman" w:eastAsia="仿宋_GB2312" w:hAnsi="Times New Roman" w:cs="Times New Roman"/>
                  <w:sz w:val="18"/>
                  <w:szCs w:val="18"/>
                </w:rPr>
                <w:t xml:space="preserve"> (1.25 </w:t>
              </w:r>
              <w:proofErr w:type="spellStart"/>
              <w:r>
                <w:rPr>
                  <w:rFonts w:ascii="Times New Roman" w:eastAsia="仿宋_GB2312" w:hAnsi="Times New Roman" w:cs="Times New Roman"/>
                  <w:sz w:val="18"/>
                  <w:szCs w:val="18"/>
                </w:rPr>
                <w:t>eq</w:t>
              </w:r>
              <w:proofErr w:type="spellEnd"/>
              <w:r>
                <w:rPr>
                  <w:rFonts w:ascii="Times New Roman" w:eastAsia="仿宋_GB2312" w:hAnsi="Times New Roman" w:cs="Times New Roman"/>
                  <w:sz w:val="18"/>
                  <w:szCs w:val="18"/>
                </w:rPr>
                <w:t>)</w:t>
              </w:r>
            </w:ins>
            <w:r>
              <w:rPr>
                <w:rFonts w:ascii="Times New Roman" w:eastAsia="仿宋_GB2312" w:hAnsi="Times New Roman" w:cs="Times New Roman"/>
                <w:sz w:val="18"/>
                <w:szCs w:val="18"/>
                <w:rPrChange w:id="3648" w:author="Xuning Wei12232" w:date="2026-10-24T11:11:00Z">
                  <w:rPr/>
                </w:rPrChange>
              </w:rPr>
              <w:t xml:space="preserve"> with </w:t>
            </w:r>
            <w:del w:id="3649" w:author="Xuning Wei12232" w:date="2026-10-18T22:41:00Z">
              <w:r>
                <w:rPr>
                  <w:rFonts w:ascii="Times New Roman" w:eastAsia="仿宋_GB2312" w:hAnsi="Times New Roman" w:cs="Times New Roman"/>
                  <w:sz w:val="18"/>
                  <w:szCs w:val="18"/>
                </w:rPr>
                <w:delText xml:space="preserve">Teflon material pipeline </w:delText>
              </w:r>
            </w:del>
            <w:ins w:id="3650" w:author="Xuning Wei12232" w:date="2026-10-18T22:41:00Z">
              <w:r>
                <w:rPr>
                  <w:rFonts w:ascii="Times New Roman" w:eastAsia="仿宋_GB2312" w:hAnsi="Times New Roman" w:cs="Times New Roman"/>
                  <w:sz w:val="18"/>
                  <w:szCs w:val="18"/>
                </w:rPr>
                <w:t xml:space="preserve">PTFE </w:t>
              </w:r>
            </w:ins>
            <w:r>
              <w:rPr>
                <w:rFonts w:ascii="Times New Roman" w:eastAsia="仿宋_GB2312" w:hAnsi="Times New Roman" w:cs="Times New Roman"/>
                <w:sz w:val="18"/>
                <w:szCs w:val="18"/>
                <w:rPrChange w:id="3651" w:author="Xuning Wei12232" w:date="2026-10-24T11:11:00Z">
                  <w:rPr/>
                </w:rPrChange>
              </w:rPr>
              <w:t xml:space="preserve">and peristaltic pump. </w:t>
            </w:r>
            <w:del w:id="3652" w:author="Xuning Wei12232" w:date="2026-10-20T15:02:00Z">
              <w:r>
                <w:rPr>
                  <w:rFonts w:ascii="Times New Roman" w:eastAsia="仿宋_GB2312" w:hAnsi="Times New Roman" w:cs="Times New Roman"/>
                  <w:sz w:val="18"/>
                  <w:szCs w:val="18"/>
                  <w:rPrChange w:id="3653" w:author="Xuning Wei12232" w:date="2026-10-24T11:11:00Z">
                    <w:rPr/>
                  </w:rPrChange>
                </w:rPr>
                <w:br/>
                <w:delText xml:space="preserve">3. </w:delText>
              </w:r>
            </w:del>
          </w:p>
          <w:p w14:paraId="140EEF08" w14:textId="77777777" w:rsidR="007617DE" w:rsidRDefault="00AE300B" w:rsidP="007617DE">
            <w:pPr>
              <w:pStyle w:val="aff7"/>
              <w:widowControl w:val="0"/>
              <w:numPr>
                <w:ilvl w:val="0"/>
                <w:numId w:val="41"/>
              </w:numPr>
              <w:spacing w:beforeLines="50" w:before="120" w:afterLines="50" w:after="120"/>
              <w:jc w:val="both"/>
              <w:rPr>
                <w:ins w:id="3654" w:author="Xuning Wei12232" w:date="2026-10-20T15:02:00Z"/>
                <w:rFonts w:ascii="Times New Roman" w:hAnsi="Times New Roman" w:cs="Times New Roman"/>
                <w:sz w:val="18"/>
                <w:szCs w:val="18"/>
              </w:rPr>
              <w:pPrChange w:id="3655" w:author="Xuning Wei12232" w:date="2026-10-20T15:02:00Z">
                <w:pPr>
                  <w:widowControl w:val="0"/>
                  <w:spacing w:beforeLines="50" w:before="120" w:afterLines="50" w:after="120"/>
                  <w:contextualSpacing/>
                </w:pPr>
              </w:pPrChange>
            </w:pPr>
            <w:r>
              <w:rPr>
                <w:rFonts w:ascii="Times New Roman" w:eastAsia="仿宋_GB2312" w:hAnsi="Times New Roman" w:cs="Times New Roman"/>
                <w:sz w:val="18"/>
                <w:szCs w:val="18"/>
                <w:rPrChange w:id="3656" w:author="Xuning Wei12232" w:date="2026-10-24T11:11:00Z">
                  <w:rPr/>
                </w:rPrChange>
              </w:rPr>
              <w:t xml:space="preserve">Adjust the mixture to </w:t>
            </w:r>
            <w:del w:id="3657" w:author="Xuning Wei12232" w:date="2026-10-20T14:33:00Z">
              <w:r>
                <w:rPr>
                  <w:rFonts w:ascii="Times New Roman" w:eastAsia="仿宋_GB2312" w:hAnsi="Times New Roman" w:cs="Times New Roman"/>
                  <w:sz w:val="18"/>
                  <w:szCs w:val="18"/>
                  <w:rPrChange w:id="3658" w:author="Xuning Wei12232" w:date="2026-10-24T11:11:00Z">
                    <w:rPr/>
                  </w:rPrChange>
                </w:rPr>
                <w:delText>25 ± 5 °C</w:delText>
              </w:r>
            </w:del>
            <w:ins w:id="3659" w:author="Xuning Wei12232" w:date="2026-10-20T14:33:00Z">
              <w:r>
                <w:rPr>
                  <w:rFonts w:ascii="Times New Roman" w:eastAsia="仿宋_GB2312" w:hAnsi="Times New Roman" w:cs="Times New Roman"/>
                  <w:sz w:val="18"/>
                  <w:szCs w:val="18"/>
                  <w:rPrChange w:id="3660" w:author="Xuning Wei12232" w:date="2026-10-24T11:11:00Z">
                    <w:rPr/>
                  </w:rPrChange>
                </w:rPr>
                <w:t>25.0 ± 5.0 °C</w:t>
              </w:r>
            </w:ins>
            <w:r>
              <w:rPr>
                <w:rFonts w:ascii="Times New Roman" w:eastAsia="仿宋_GB2312" w:hAnsi="Times New Roman" w:cs="Times New Roman"/>
                <w:sz w:val="18"/>
                <w:szCs w:val="18"/>
                <w:rPrChange w:id="3661" w:author="Xuning Wei12232" w:date="2026-10-24T11:11:00Z">
                  <w:rPr/>
                </w:rPrChange>
              </w:rPr>
              <w:t xml:space="preserve"> (target: </w:t>
            </w:r>
            <w:del w:id="3662" w:author="Xuning Wei12232" w:date="2026-10-20T21:36:00Z">
              <w:r>
                <w:rPr>
                  <w:rFonts w:ascii="Times New Roman" w:eastAsia="仿宋_GB2312" w:hAnsi="Times New Roman" w:cs="Times New Roman"/>
                  <w:sz w:val="18"/>
                  <w:szCs w:val="18"/>
                  <w:rPrChange w:id="3663" w:author="Xuning Wei12232" w:date="2026-10-24T11:11:00Z">
                    <w:rPr/>
                  </w:rPrChange>
                </w:rPr>
                <w:delText>25 °C</w:delText>
              </w:r>
            </w:del>
            <w:ins w:id="3664"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3665" w:author="Xuning Wei12232" w:date="2026-10-24T11:11:00Z">
                  <w:rPr/>
                </w:rPrChange>
              </w:rPr>
              <w:t xml:space="preserve">). Maintain for next operation at 25±5 °C (target: </w:t>
            </w:r>
            <w:del w:id="3666" w:author="Xuning Wei12232" w:date="2026-10-20T21:36:00Z">
              <w:r>
                <w:rPr>
                  <w:rFonts w:ascii="Times New Roman" w:eastAsia="仿宋_GB2312" w:hAnsi="Times New Roman" w:cs="Times New Roman"/>
                  <w:sz w:val="18"/>
                  <w:szCs w:val="18"/>
                  <w:rPrChange w:id="3667" w:author="Xuning Wei12232" w:date="2026-10-24T11:11:00Z">
                    <w:rPr/>
                  </w:rPrChange>
                </w:rPr>
                <w:delText>25 °C</w:delText>
              </w:r>
            </w:del>
            <w:ins w:id="3668"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3669" w:author="Xuning Wei12232" w:date="2026-10-24T11:11:00Z">
                  <w:rPr/>
                </w:rPrChange>
              </w:rPr>
              <w:t xml:space="preserve">). Stir for </w:t>
            </w:r>
            <w:r>
              <w:rPr>
                <w:rFonts w:ascii="Times New Roman" w:eastAsia="仿宋_GB2312" w:hAnsi="Times New Roman" w:cs="Times New Roman"/>
                <w:color w:val="0000FF"/>
                <w:sz w:val="18"/>
                <w:szCs w:val="18"/>
                <w:rPrChange w:id="3670" w:author="Xuning Wei12232" w:date="2026-10-24T11:11:00Z">
                  <w:rPr>
                    <w:color w:val="0000FF"/>
                  </w:rPr>
                </w:rPrChange>
              </w:rPr>
              <w:t>at least 5</w:t>
            </w:r>
            <w:r>
              <w:rPr>
                <w:rFonts w:ascii="Times New Roman" w:eastAsia="仿宋_GB2312" w:hAnsi="Times New Roman" w:cs="Times New Roman"/>
                <w:color w:val="0000FF"/>
                <w:sz w:val="18"/>
                <w:szCs w:val="18"/>
                <w:lang w:eastAsia="zh-CN"/>
                <w:rPrChange w:id="3671" w:author="Xuning Wei12232" w:date="2026-10-24T11:11:00Z">
                  <w:rPr>
                    <w:color w:val="0000FF"/>
                    <w:lang w:eastAsia="zh-CN"/>
                  </w:rPr>
                </w:rPrChange>
              </w:rPr>
              <w:t xml:space="preserve"> </w:t>
            </w:r>
            <w:r>
              <w:rPr>
                <w:rFonts w:ascii="Times New Roman" w:eastAsia="仿宋_GB2312" w:hAnsi="Times New Roman" w:cs="Times New Roman"/>
                <w:color w:val="0000FF"/>
                <w:sz w:val="18"/>
                <w:szCs w:val="18"/>
                <w:rPrChange w:id="3672" w:author="Xuning Wei12232" w:date="2026-10-24T11:11:00Z">
                  <w:rPr>
                    <w:color w:val="0000FF"/>
                  </w:rPr>
                </w:rPrChange>
              </w:rPr>
              <w:t>minutes</w:t>
            </w:r>
            <w:r>
              <w:rPr>
                <w:rFonts w:ascii="Times New Roman" w:eastAsia="仿宋_GB2312" w:hAnsi="Times New Roman" w:cs="Times New Roman"/>
                <w:sz w:val="18"/>
                <w:szCs w:val="18"/>
                <w:rPrChange w:id="3673" w:author="Xuning Wei12232" w:date="2026-10-24T11:11:00Z">
                  <w:rPr/>
                </w:rPrChange>
              </w:rPr>
              <w:t xml:space="preserve"> after addition,</w:t>
            </w:r>
            <w:r>
              <w:rPr>
                <w:rFonts w:ascii="Times New Roman" w:hAnsi="Times New Roman" w:cs="Times New Roman"/>
                <w:sz w:val="18"/>
                <w:szCs w:val="18"/>
                <w:rPrChange w:id="3674" w:author="Xuning Wei12232" w:date="2026-10-24T11:11:00Z">
                  <w:rPr/>
                </w:rPrChange>
              </w:rPr>
              <w:t xml:space="preserve"> </w:t>
            </w:r>
            <w:del w:id="3675" w:author="Xuning Wei12232" w:date="2026-10-20T15:02:00Z">
              <w:r>
                <w:rPr>
                  <w:rFonts w:ascii="Times New Roman" w:hAnsi="Times New Roman" w:cs="Times New Roman"/>
                  <w:sz w:val="18"/>
                  <w:szCs w:val="18"/>
                  <w:rPrChange w:id="3676" w:author="Xuning Wei12232" w:date="2026-10-24T11:11:00Z">
                    <w:rPr/>
                  </w:rPrChange>
                </w:rPr>
                <w:br/>
                <w:delText xml:space="preserve">4. </w:delText>
              </w:r>
            </w:del>
          </w:p>
          <w:p w14:paraId="1BF4C479" w14:textId="77777777" w:rsidR="007617DE" w:rsidRDefault="00AE300B" w:rsidP="007617DE">
            <w:pPr>
              <w:pStyle w:val="aff7"/>
              <w:widowControl w:val="0"/>
              <w:numPr>
                <w:ilvl w:val="0"/>
                <w:numId w:val="41"/>
              </w:numPr>
              <w:spacing w:beforeLines="50" w:before="120" w:afterLines="50" w:after="120"/>
              <w:jc w:val="both"/>
              <w:rPr>
                <w:ins w:id="3677" w:author="Xuning Wei12232" w:date="2026-10-20T15:02:00Z"/>
                <w:rFonts w:ascii="Times New Roman" w:eastAsia="仿宋_GB2312" w:hAnsi="Times New Roman" w:cs="Times New Roman"/>
                <w:color w:val="000000" w:themeColor="text1"/>
                <w:sz w:val="18"/>
                <w:szCs w:val="18"/>
              </w:rPr>
              <w:pPrChange w:id="3678" w:author="Xuning Wei12232" w:date="2026-10-20T15:02:00Z">
                <w:pPr>
                  <w:widowControl w:val="0"/>
                  <w:spacing w:beforeLines="50" w:before="120" w:afterLines="50" w:after="120"/>
                  <w:contextualSpacing/>
                </w:pPr>
              </w:pPrChange>
            </w:pPr>
            <w:r>
              <w:rPr>
                <w:rFonts w:ascii="Times New Roman" w:eastAsia="仿宋_GB2312" w:hAnsi="Times New Roman" w:cs="Times New Roman"/>
                <w:sz w:val="18"/>
                <w:szCs w:val="18"/>
                <w:rPrChange w:id="3679" w:author="Xuning Wei12232" w:date="2026-10-24T11:11:00Z">
                  <w:rPr/>
                </w:rPrChange>
              </w:rPr>
              <w:t>Transfer the mixture in</w:t>
            </w:r>
            <w:r>
              <w:rPr>
                <w:rFonts w:ascii="Times New Roman" w:eastAsia="仿宋_GB2312" w:hAnsi="Times New Roman" w:cs="Times New Roman"/>
                <w:b/>
                <w:sz w:val="18"/>
                <w:szCs w:val="18"/>
                <w:rPrChange w:id="3680" w:author="Xuning Wei12232" w:date="2026-10-24T11:11:00Z">
                  <w:rPr>
                    <w:b/>
                  </w:rPr>
                </w:rPrChange>
              </w:rPr>
              <w:t xml:space="preserve"> </w:t>
            </w:r>
            <w:r>
              <w:rPr>
                <w:rFonts w:ascii="Times New Roman" w:eastAsia="仿宋_GB2312" w:hAnsi="Times New Roman" w:cs="Times New Roman"/>
                <w:sz w:val="18"/>
                <w:szCs w:val="18"/>
                <w:rPrChange w:id="3681" w:author="Xuning Wei12232" w:date="2026-10-24T11:11:00Z">
                  <w:rPr/>
                </w:rPrChange>
              </w:rPr>
              <w:t xml:space="preserve">TJ4S-1213- </w:t>
            </w:r>
            <w:r>
              <w:rPr>
                <w:rFonts w:ascii="Times New Roman" w:eastAsia="仿宋_GB2312" w:hAnsi="Times New Roman" w:cs="Times New Roman"/>
                <w:sz w:val="18"/>
                <w:szCs w:val="18"/>
                <w:lang w:eastAsia="zh-CN"/>
                <w:rPrChange w:id="3682" w:author="Xuning Wei12232" w:date="2026-10-24T11:11:00Z">
                  <w:rPr>
                    <w:lang w:eastAsia="zh-CN"/>
                  </w:rPr>
                </w:rPrChange>
              </w:rPr>
              <w:t>R22</w:t>
            </w:r>
            <w:r>
              <w:rPr>
                <w:rFonts w:ascii="Times New Roman" w:eastAsia="仿宋_GB2312" w:hAnsi="Times New Roman" w:cs="Times New Roman"/>
                <w:sz w:val="18"/>
                <w:szCs w:val="18"/>
                <w:rPrChange w:id="3683" w:author="Xuning Wei12232" w:date="2026-10-24T11:11:00Z">
                  <w:rPr/>
                </w:rPrChange>
              </w:rPr>
              <w:t xml:space="preserve"> into</w:t>
            </w:r>
            <w:r>
              <w:rPr>
                <w:rFonts w:ascii="Times New Roman" w:eastAsia="仿宋_GB2312" w:hAnsi="Times New Roman" w:cs="Times New Roman"/>
                <w:b/>
                <w:sz w:val="18"/>
                <w:szCs w:val="18"/>
                <w:rPrChange w:id="3684" w:author="Xuning Wei12232" w:date="2026-10-24T11:11:00Z">
                  <w:rPr>
                    <w:b/>
                  </w:rPr>
                </w:rPrChange>
              </w:rPr>
              <w:t xml:space="preserve"> </w:t>
            </w:r>
            <w:r>
              <w:rPr>
                <w:rFonts w:ascii="Times New Roman" w:eastAsia="仿宋_GB2312" w:hAnsi="Times New Roman" w:cs="Times New Roman"/>
                <w:sz w:val="18"/>
                <w:szCs w:val="18"/>
                <w:rPrChange w:id="3685" w:author="Xuning Wei12232" w:date="2026-10-24T11:11:00Z">
                  <w:rPr/>
                </w:rPrChange>
              </w:rPr>
              <w:t>TJ4S-1213-Sy15.</w:t>
            </w:r>
            <w:r>
              <w:rPr>
                <w:rFonts w:ascii="Times New Roman" w:eastAsia="仿宋_GB2312" w:hAnsi="Times New Roman" w:cs="Times New Roman"/>
                <w:b/>
                <w:sz w:val="18"/>
                <w:szCs w:val="18"/>
                <w:rPrChange w:id="3686" w:author="Xuning Wei12232" w:date="2026-10-24T11:11:00Z">
                  <w:rPr>
                    <w:b/>
                  </w:rPr>
                </w:rPrChange>
              </w:rPr>
              <w:t xml:space="preserve"> </w:t>
            </w:r>
            <w:r>
              <w:rPr>
                <w:rFonts w:ascii="Times New Roman" w:eastAsia="仿宋_GB2312" w:hAnsi="Times New Roman" w:cs="Times New Roman"/>
                <w:sz w:val="18"/>
                <w:szCs w:val="18"/>
                <w:rPrChange w:id="3687" w:author="Xuning Wei12232" w:date="2026-10-24T11:11:00Z">
                  <w:rPr/>
                </w:rPrChange>
              </w:rPr>
              <w:t>Add</w:t>
            </w:r>
            <w:r>
              <w:rPr>
                <w:rFonts w:ascii="Times New Roman" w:eastAsia="等线" w:hAnsi="Times New Roman" w:cs="Times New Roman"/>
                <w:b/>
                <w:sz w:val="18"/>
                <w:szCs w:val="18"/>
                <w:rPrChange w:id="3688" w:author="Xuning Wei12232" w:date="2026-10-24T11:11:00Z">
                  <w:rPr>
                    <w:rFonts w:eastAsia="等线"/>
                    <w:b/>
                  </w:rPr>
                </w:rPrChange>
              </w:rPr>
              <w:t xml:space="preserve"> </w:t>
            </w:r>
            <w:del w:id="3689" w:author="Xuning Wei12232" w:date="2026-10-20T08:07:00Z">
              <w:r>
                <w:rPr>
                  <w:rFonts w:ascii="Times New Roman" w:eastAsia="仿宋_GB2312" w:hAnsi="Times New Roman" w:cs="Times New Roman"/>
                  <w:sz w:val="18"/>
                  <w:szCs w:val="18"/>
                  <w:lang w:eastAsia="zh-CN"/>
                  <w:rPrChange w:id="3690" w:author="Xuning Wei12232" w:date="2026-10-24T11:11:00Z">
                    <w:rPr>
                      <w:lang w:eastAsia="zh-CN"/>
                    </w:rPr>
                  </w:rPrChange>
                </w:rPr>
                <w:delText xml:space="preserve">1.0 V </w:delText>
              </w:r>
            </w:del>
            <w:r>
              <w:rPr>
                <w:rFonts w:ascii="Times New Roman" w:eastAsia="仿宋_GB2312" w:hAnsi="Times New Roman" w:cs="Times New Roman"/>
                <w:sz w:val="18"/>
                <w:szCs w:val="18"/>
                <w:lang w:eastAsia="zh-CN"/>
                <w:rPrChange w:id="3691" w:author="Xuning Wei12232" w:date="2026-10-24T11:11:00Z">
                  <w:rPr>
                    <w:lang w:eastAsia="zh-CN"/>
                  </w:rPr>
                </w:rPrChange>
              </w:rPr>
              <w:t>DMF (</w:t>
            </w:r>
            <w:ins w:id="3692" w:author="Xuning Wei12232" w:date="2026-10-20T08:07:00Z">
              <w:r>
                <w:rPr>
                  <w:rFonts w:ascii="Times New Roman" w:eastAsia="仿宋_GB2312" w:hAnsi="Times New Roman" w:cs="Times New Roman"/>
                  <w:sz w:val="18"/>
                  <w:szCs w:val="18"/>
                  <w:lang w:eastAsia="zh-CN"/>
                  <w:rPrChange w:id="3693" w:author="Xuning Wei12232" w:date="2026-10-24T11:11:00Z">
                    <w:rPr>
                      <w:lang w:eastAsia="zh-CN"/>
                    </w:rPr>
                  </w:rPrChange>
                </w:rPr>
                <w:t xml:space="preserve">1.0 V, </w:t>
              </w:r>
            </w:ins>
            <w:r>
              <w:rPr>
                <w:rFonts w:ascii="Times New Roman" w:eastAsia="仿宋_GB2312" w:hAnsi="Times New Roman" w:cs="Times New Roman"/>
                <w:sz w:val="18"/>
                <w:szCs w:val="18"/>
                <w:lang w:eastAsia="zh-CN"/>
                <w:rPrChange w:id="3694" w:author="Xuning Wei12232" w:date="2026-10-24T11:11:00Z">
                  <w:rPr>
                    <w:lang w:eastAsia="zh-CN"/>
                  </w:rPr>
                </w:rPrChange>
              </w:rPr>
              <w:t>0.9</w:t>
            </w:r>
            <w:del w:id="3695" w:author="Xuning Wei12232" w:date="2026-10-20T20:56:00Z">
              <w:r>
                <w:rPr>
                  <w:rFonts w:ascii="Times New Roman" w:eastAsia="仿宋_GB2312" w:hAnsi="Times New Roman" w:cs="Times New Roman"/>
                  <w:sz w:val="18"/>
                  <w:szCs w:val="18"/>
                  <w:lang w:eastAsia="zh-CN"/>
                  <w:rPrChange w:id="3696" w:author="Xuning Wei12232" w:date="2026-10-24T11:11:00Z">
                    <w:rPr>
                      <w:lang w:eastAsia="zh-CN"/>
                    </w:rPr>
                  </w:rPrChange>
                </w:rPr>
                <w:delText>48</w:delText>
              </w:r>
            </w:del>
            <w:ins w:id="3697" w:author="Xuning Wei12232" w:date="2026-10-20T20:56:00Z">
              <w:r>
                <w:rPr>
                  <w:rFonts w:ascii="Times New Roman" w:eastAsia="仿宋_GB2312" w:hAnsi="Times New Roman" w:cs="Times New Roman"/>
                  <w:color w:val="000000" w:themeColor="text1"/>
                  <w:sz w:val="18"/>
                  <w:szCs w:val="18"/>
                  <w:highlight w:val="lightGray"/>
                  <w:lang w:eastAsia="zh-CN"/>
                </w:rPr>
                <w:t>5</w:t>
              </w:r>
            </w:ins>
            <w:r>
              <w:rPr>
                <w:rFonts w:ascii="Times New Roman" w:eastAsia="仿宋_GB2312" w:hAnsi="Times New Roman" w:cs="Times New Roman"/>
                <w:sz w:val="18"/>
                <w:szCs w:val="18"/>
                <w:lang w:eastAsia="zh-CN"/>
                <w:rPrChange w:id="3698" w:author="Xuning Wei12232" w:date="2026-10-24T11:11:00Z">
                  <w:rPr>
                    <w:lang w:eastAsia="zh-CN"/>
                  </w:rPr>
                </w:rPrChange>
              </w:rPr>
              <w:t xml:space="preserve"> kg/kg) </w:t>
            </w:r>
            <w:r>
              <w:rPr>
                <w:rFonts w:ascii="Times New Roman" w:eastAsia="仿宋_GB2312" w:hAnsi="Times New Roman" w:cs="Times New Roman"/>
                <w:sz w:val="18"/>
                <w:szCs w:val="18"/>
                <w:rPrChange w:id="3699" w:author="Xuning Wei12232" w:date="2026-10-24T11:11:00Z">
                  <w:rPr/>
                </w:rPrChange>
              </w:rPr>
              <w:t>into</w:t>
            </w:r>
            <w:r>
              <w:rPr>
                <w:rFonts w:ascii="Times New Roman" w:eastAsia="仿宋_GB2312" w:hAnsi="Times New Roman" w:cs="Times New Roman"/>
                <w:b/>
                <w:sz w:val="18"/>
                <w:szCs w:val="18"/>
                <w:lang w:eastAsia="zh-CN"/>
                <w:rPrChange w:id="3700" w:author="Xuning Wei12232" w:date="2026-10-24T11:11:00Z">
                  <w:rPr>
                    <w:b/>
                    <w:lang w:eastAsia="zh-CN"/>
                  </w:rPr>
                </w:rPrChange>
              </w:rPr>
              <w:t xml:space="preserve"> </w:t>
            </w:r>
            <w:r>
              <w:rPr>
                <w:rFonts w:ascii="Times New Roman" w:eastAsia="仿宋_GB2312" w:hAnsi="Times New Roman" w:cs="Times New Roman"/>
                <w:sz w:val="18"/>
                <w:szCs w:val="18"/>
                <w:rPrChange w:id="3701" w:author="Xuning Wei12232" w:date="2026-10-24T11:11:00Z">
                  <w:rPr/>
                </w:rPrChange>
              </w:rPr>
              <w:t xml:space="preserve">TJ4S-1213- </w:t>
            </w:r>
            <w:r>
              <w:rPr>
                <w:rFonts w:ascii="Times New Roman" w:eastAsia="仿宋_GB2312" w:hAnsi="Times New Roman" w:cs="Times New Roman"/>
                <w:sz w:val="18"/>
                <w:szCs w:val="18"/>
                <w:lang w:eastAsia="zh-CN"/>
                <w:rPrChange w:id="3702" w:author="Xuning Wei12232" w:date="2026-10-24T11:11:00Z">
                  <w:rPr>
                    <w:lang w:eastAsia="zh-CN"/>
                  </w:rPr>
                </w:rPrChange>
              </w:rPr>
              <w:t>R22</w:t>
            </w:r>
            <w:r>
              <w:rPr>
                <w:rFonts w:ascii="Times New Roman" w:eastAsia="仿宋_GB2312" w:hAnsi="Times New Roman" w:cs="Times New Roman"/>
                <w:b/>
                <w:sz w:val="18"/>
                <w:szCs w:val="18"/>
                <w:lang w:eastAsia="zh-CN"/>
                <w:rPrChange w:id="3703" w:author="Xuning Wei12232" w:date="2026-10-24T11:11:00Z">
                  <w:rPr>
                    <w:b/>
                    <w:lang w:eastAsia="zh-CN"/>
                  </w:rPr>
                </w:rPrChange>
              </w:rPr>
              <w:t xml:space="preserve"> </w:t>
            </w:r>
            <w:r>
              <w:rPr>
                <w:rFonts w:ascii="Times New Roman" w:eastAsia="仿宋_GB2312" w:hAnsi="Times New Roman" w:cs="Times New Roman"/>
                <w:sz w:val="18"/>
                <w:szCs w:val="18"/>
                <w:rPrChange w:id="3704" w:author="Xuning Wei12232" w:date="2026-10-24T11:11:00Z">
                  <w:rPr/>
                </w:rPrChange>
              </w:rPr>
              <w:t xml:space="preserve">to rinse the wall. </w:t>
            </w:r>
            <w:del w:id="3705" w:author="Xuning Wei12232" w:date="2026-10-20T15:02:00Z">
              <w:r>
                <w:rPr>
                  <w:rFonts w:ascii="Times New Roman" w:eastAsia="仿宋_GB2312" w:hAnsi="Times New Roman" w:cs="Times New Roman"/>
                  <w:sz w:val="18"/>
                  <w:szCs w:val="18"/>
                  <w:rPrChange w:id="3706" w:author="Xuning Wei12232" w:date="2026-10-24T11:11:00Z">
                    <w:rPr/>
                  </w:rPrChange>
                </w:rPr>
                <w:br/>
                <w:delText xml:space="preserve">5. </w:delText>
              </w:r>
            </w:del>
          </w:p>
          <w:p w14:paraId="18222323" w14:textId="77777777" w:rsidR="007617DE" w:rsidRPr="007617DE" w:rsidRDefault="00AE300B" w:rsidP="007617DE">
            <w:pPr>
              <w:pStyle w:val="aff7"/>
              <w:widowControl w:val="0"/>
              <w:numPr>
                <w:ilvl w:val="0"/>
                <w:numId w:val="41"/>
              </w:numPr>
              <w:spacing w:beforeLines="50" w:before="120" w:afterLines="50" w:after="120"/>
              <w:jc w:val="both"/>
              <w:rPr>
                <w:rFonts w:ascii="Times New Roman" w:hAnsi="Times New Roman" w:cs="Times New Roman"/>
                <w:sz w:val="18"/>
                <w:szCs w:val="18"/>
                <w:rPrChange w:id="3707" w:author="Xuning Wei12232" w:date="2026-10-24T11:11:00Z">
                  <w:rPr/>
                </w:rPrChange>
              </w:rPr>
              <w:pPrChange w:id="3708" w:author="Xuning Wei12232" w:date="2026-10-20T15:02:00Z">
                <w:pPr>
                  <w:widowControl w:val="0"/>
                  <w:spacing w:beforeLines="50" w:before="120" w:afterLines="50" w:after="120"/>
                  <w:contextualSpacing/>
                </w:pPr>
              </w:pPrChange>
            </w:pPr>
            <w:r>
              <w:rPr>
                <w:rFonts w:ascii="Times New Roman" w:eastAsia="等线" w:hAnsi="Times New Roman" w:cs="Times New Roman"/>
                <w:sz w:val="18"/>
                <w:szCs w:val="18"/>
                <w:rPrChange w:id="3709" w:author="Xuning Wei12232" w:date="2026-10-24T11:11:00Z">
                  <w:rPr>
                    <w:rFonts w:eastAsia="等线"/>
                  </w:rPr>
                </w:rPrChange>
              </w:rPr>
              <w:t xml:space="preserve">Bubble with nitrogen to the synthesis reactor (TJ4S-1213-Sy15) for 5 ± 2 min (target: 5 </w:t>
            </w:r>
            <w:r>
              <w:rPr>
                <w:rFonts w:ascii="Times New Roman" w:eastAsia="等线" w:hAnsi="Times New Roman" w:cs="Times New Roman"/>
                <w:sz w:val="18"/>
                <w:szCs w:val="18"/>
                <w:rPrChange w:id="3710" w:author="Xuning Wei12232" w:date="2026-10-24T11:11:00Z">
                  <w:rPr>
                    <w:rFonts w:eastAsia="等线"/>
                  </w:rPr>
                </w:rPrChange>
              </w:rPr>
              <w:lastRenderedPageBreak/>
              <w:t xml:space="preserve">min), then start the agitator. Transfer the mixture in activation tank </w:t>
            </w:r>
            <w:r>
              <w:rPr>
                <w:rFonts w:ascii="Times New Roman" w:eastAsia="仿宋_GB2312" w:hAnsi="Times New Roman" w:cs="Times New Roman"/>
                <w:sz w:val="18"/>
                <w:szCs w:val="18"/>
                <w:rPrChange w:id="3711" w:author="Xuning Wei12232" w:date="2026-10-24T11:11:00Z">
                  <w:rPr/>
                </w:rPrChange>
              </w:rPr>
              <w:t xml:space="preserve">TJ4S-1213- </w:t>
            </w:r>
            <w:r>
              <w:rPr>
                <w:rFonts w:ascii="Times New Roman" w:eastAsia="仿宋_GB2312" w:hAnsi="Times New Roman" w:cs="Times New Roman"/>
                <w:sz w:val="18"/>
                <w:szCs w:val="18"/>
                <w:lang w:eastAsia="zh-CN"/>
                <w:rPrChange w:id="3712" w:author="Xuning Wei12232" w:date="2026-10-24T11:11:00Z">
                  <w:rPr>
                    <w:lang w:eastAsia="zh-CN"/>
                  </w:rPr>
                </w:rPrChange>
              </w:rPr>
              <w:t>R22</w:t>
            </w:r>
            <w:r>
              <w:rPr>
                <w:rFonts w:ascii="Times New Roman" w:eastAsia="等线" w:hAnsi="Times New Roman" w:cs="Times New Roman"/>
                <w:sz w:val="18"/>
                <w:szCs w:val="18"/>
                <w:rPrChange w:id="3713" w:author="Xuning Wei12232" w:date="2026-10-24T11:11:00Z">
                  <w:rPr>
                    <w:rFonts w:eastAsia="等线"/>
                  </w:rPr>
                </w:rPrChange>
              </w:rPr>
              <w:t xml:space="preserve"> into synthesis reactor (TJ4S-1213-Sy15)</w:t>
            </w:r>
          </w:p>
        </w:tc>
      </w:tr>
      <w:tr w:rsidR="007617DE" w14:paraId="6624E522" w14:textId="77777777">
        <w:trPr>
          <w:trHeight w:val="20"/>
        </w:trPr>
        <w:tc>
          <w:tcPr>
            <w:tcW w:w="310" w:type="pct"/>
            <w:tcBorders>
              <w:bottom w:val="single" w:sz="4" w:space="0" w:color="auto"/>
            </w:tcBorders>
            <w:tcMar>
              <w:top w:w="57" w:type="dxa"/>
              <w:left w:w="85" w:type="dxa"/>
              <w:bottom w:w="57" w:type="dxa"/>
              <w:right w:w="85" w:type="dxa"/>
            </w:tcMar>
            <w:vAlign w:val="center"/>
          </w:tcPr>
          <w:p w14:paraId="5EADC88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4BF2985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Capping </w:t>
            </w:r>
          </w:p>
        </w:tc>
        <w:tc>
          <w:tcPr>
            <w:tcW w:w="3909" w:type="pct"/>
            <w:tcBorders>
              <w:bottom w:val="single" w:sz="4" w:space="0" w:color="auto"/>
            </w:tcBorders>
            <w:tcMar>
              <w:top w:w="57" w:type="dxa"/>
              <w:left w:w="85" w:type="dxa"/>
              <w:bottom w:w="57" w:type="dxa"/>
              <w:right w:w="85" w:type="dxa"/>
            </w:tcMar>
            <w:vAlign w:val="center"/>
          </w:tcPr>
          <w:p w14:paraId="34CA3AE3" w14:textId="77777777" w:rsidR="007617DE" w:rsidRPr="007617DE" w:rsidRDefault="00AE300B" w:rsidP="007617DE">
            <w:pPr>
              <w:pStyle w:val="aff7"/>
              <w:widowControl w:val="0"/>
              <w:numPr>
                <w:ilvl w:val="0"/>
                <w:numId w:val="42"/>
              </w:numPr>
              <w:spacing w:beforeLines="50" w:before="120" w:afterLines="50" w:after="120"/>
              <w:jc w:val="both"/>
              <w:rPr>
                <w:ins w:id="3714" w:author="Xuning Wei12232" w:date="2026-10-20T15:02:00Z"/>
                <w:rFonts w:ascii="Times New Roman" w:eastAsia="仿宋_GB2312" w:hAnsi="Times New Roman" w:cs="Times New Roman"/>
                <w:color w:val="000000" w:themeColor="text1"/>
                <w:sz w:val="18"/>
                <w:szCs w:val="18"/>
                <w:rPrChange w:id="3715" w:author="Xuning Wei12232" w:date="2026-10-24T11:11:00Z">
                  <w:rPr>
                    <w:ins w:id="3716" w:author="Xuning Wei12232" w:date="2026-10-20T15:02:00Z"/>
                    <w:rFonts w:ascii="Times New Roman" w:eastAsia="等线" w:hAnsi="Times New Roman" w:cs="Times New Roman"/>
                    <w:color w:val="000000" w:themeColor="text1"/>
                    <w:sz w:val="18"/>
                    <w:szCs w:val="18"/>
                  </w:rPr>
                </w:rPrChange>
              </w:rPr>
              <w:pPrChange w:id="3717" w:author="Xuning Wei12232" w:date="2026-10-20T15:02:00Z">
                <w:pPr>
                  <w:widowControl w:val="0"/>
                  <w:spacing w:beforeLines="50" w:before="120" w:afterLines="50" w:after="120"/>
                  <w:contextualSpacing/>
                </w:pPr>
              </w:pPrChange>
            </w:pPr>
            <w:del w:id="3718" w:author="Xuning Wei12232" w:date="2026-10-20T15:02:00Z">
              <w:r>
                <w:rPr>
                  <w:rFonts w:ascii="Times New Roman" w:eastAsia="等线" w:hAnsi="Times New Roman" w:cs="Times New Roman"/>
                  <w:sz w:val="18"/>
                  <w:szCs w:val="18"/>
                  <w:rPrChange w:id="3719" w:author="Xuning Wei12232" w:date="2026-10-24T11:11:00Z">
                    <w:rPr/>
                  </w:rPrChange>
                </w:rPr>
                <w:delText xml:space="preserve">1. </w:delText>
              </w:r>
            </w:del>
            <w:del w:id="3720" w:author="Xuning Wei12232" w:date="2026-10-20T22:15:00Z">
              <w:r>
                <w:rPr>
                  <w:rFonts w:ascii="Times New Roman" w:eastAsia="等线" w:hAnsi="Times New Roman" w:cs="Times New Roman"/>
                  <w:sz w:val="18"/>
                  <w:szCs w:val="18"/>
                  <w:rPrChange w:id="3721" w:author="Xuning Wei12232" w:date="2026-10-24T11:11:00Z">
                    <w:rPr/>
                  </w:rPrChange>
                </w:rPr>
                <w:delText>Heat</w:delText>
              </w:r>
            </w:del>
            <w:ins w:id="3722" w:author="Xuning Wei12232" w:date="2026-10-20T22:15:00Z">
              <w:r>
                <w:rPr>
                  <w:rFonts w:ascii="Times New Roman" w:eastAsia="等线" w:hAnsi="Times New Roman" w:cs="Times New Roman"/>
                  <w:sz w:val="18"/>
                  <w:szCs w:val="18"/>
                </w:rPr>
                <w:t>Adjust</w:t>
              </w:r>
            </w:ins>
            <w:r>
              <w:rPr>
                <w:rFonts w:ascii="Times New Roman" w:eastAsia="等线" w:hAnsi="Times New Roman" w:cs="Times New Roman"/>
                <w:sz w:val="18"/>
                <w:szCs w:val="18"/>
                <w:rPrChange w:id="3723" w:author="Xuning Wei12232" w:date="2026-10-24T11:11:00Z">
                  <w:rPr/>
                </w:rPrChange>
              </w:rPr>
              <w:t xml:space="preserve"> the mixture in synthesis reactor (TJ4S-1213-Sy15) to </w:t>
            </w:r>
            <w:del w:id="3724" w:author="Xuning Wei12232" w:date="2026-10-20T14:33:00Z">
              <w:r>
                <w:rPr>
                  <w:rFonts w:ascii="Times New Roman" w:eastAsia="等线" w:hAnsi="Times New Roman" w:cs="Times New Roman"/>
                  <w:bCs w:val="0"/>
                  <w:sz w:val="18"/>
                  <w:szCs w:val="18"/>
                  <w:rPrChange w:id="3725" w:author="Xuning Wei12232" w:date="2026-10-24T11:11:00Z">
                    <w:rPr/>
                  </w:rPrChange>
                </w:rPr>
                <w:delText>25 ± 5 °C</w:delText>
              </w:r>
            </w:del>
            <w:ins w:id="3726" w:author="Xuning Wei12232" w:date="2026-10-20T14:33:00Z">
              <w:r>
                <w:rPr>
                  <w:rFonts w:ascii="Times New Roman" w:eastAsia="等线" w:hAnsi="Times New Roman" w:cs="Times New Roman"/>
                  <w:bCs w:val="0"/>
                  <w:sz w:val="18"/>
                  <w:szCs w:val="18"/>
                  <w:rPrChange w:id="3727" w:author="Xuning Wei12232" w:date="2026-10-24T11:11:00Z">
                    <w:rPr/>
                  </w:rPrChange>
                </w:rPr>
                <w:t>25.0 ± 5.0 °C</w:t>
              </w:r>
            </w:ins>
            <w:r>
              <w:rPr>
                <w:rFonts w:ascii="Times New Roman" w:eastAsia="等线" w:hAnsi="Times New Roman" w:cs="Times New Roman"/>
                <w:bCs w:val="0"/>
                <w:sz w:val="18"/>
                <w:szCs w:val="18"/>
                <w:rPrChange w:id="3728" w:author="Xuning Wei12232" w:date="2026-10-24T11:11:00Z">
                  <w:rPr/>
                </w:rPrChange>
              </w:rPr>
              <w:t xml:space="preserve"> (target: </w:t>
            </w:r>
            <w:del w:id="3729" w:author="Xuning Wei12232" w:date="2026-10-20T21:36:00Z">
              <w:r>
                <w:rPr>
                  <w:rFonts w:ascii="Times New Roman" w:eastAsia="等线" w:hAnsi="Times New Roman" w:cs="Times New Roman"/>
                  <w:bCs w:val="0"/>
                  <w:sz w:val="18"/>
                  <w:szCs w:val="18"/>
                  <w:rPrChange w:id="3730" w:author="Xuning Wei12232" w:date="2026-10-24T11:11:00Z">
                    <w:rPr/>
                  </w:rPrChange>
                </w:rPr>
                <w:delText>25 °C</w:delText>
              </w:r>
            </w:del>
            <w:ins w:id="3731" w:author="Xuning Wei12232" w:date="2026-10-20T21:36:00Z">
              <w:r>
                <w:rPr>
                  <w:rFonts w:ascii="Times New Roman" w:eastAsia="等线" w:hAnsi="Times New Roman" w:cs="Times New Roman"/>
                  <w:bCs w:val="0"/>
                  <w:color w:val="000000" w:themeColor="text1"/>
                  <w:sz w:val="18"/>
                  <w:szCs w:val="18"/>
                  <w:rPrChange w:id="3732" w:author="Xuning Wei12232" w:date="2026-10-24T11:11:00Z">
                    <w:rPr>
                      <w:rFonts w:ascii="Times New Roman" w:eastAsia="等线" w:hAnsi="Times New Roman" w:cs="Times New Roman"/>
                      <w:bCs w:val="0"/>
                      <w:color w:val="000000" w:themeColor="text1"/>
                      <w:sz w:val="18"/>
                      <w:szCs w:val="18"/>
                      <w:highlight w:val="lightGray"/>
                    </w:rPr>
                  </w:rPrChange>
                </w:rPr>
                <w:t>25.0 °C</w:t>
              </w:r>
            </w:ins>
            <w:r>
              <w:rPr>
                <w:rFonts w:ascii="Times New Roman" w:eastAsia="等线" w:hAnsi="Times New Roman" w:cs="Times New Roman"/>
                <w:bCs w:val="0"/>
                <w:sz w:val="18"/>
                <w:szCs w:val="18"/>
                <w:rPrChange w:id="3733" w:author="Xuning Wei12232" w:date="2026-10-24T11:11:00Z">
                  <w:rPr/>
                </w:rPrChange>
              </w:rPr>
              <w:t>)</w:t>
            </w:r>
            <w:r>
              <w:rPr>
                <w:rFonts w:ascii="Times New Roman" w:eastAsia="等线" w:hAnsi="Times New Roman" w:cs="Times New Roman"/>
                <w:sz w:val="18"/>
                <w:szCs w:val="18"/>
                <w:rPrChange w:id="3734" w:author="Xuning Wei12232" w:date="2026-10-24T11:11:00Z">
                  <w:rPr/>
                </w:rPrChange>
              </w:rPr>
              <w:t xml:space="preserve">. </w:t>
            </w:r>
            <w:del w:id="3735" w:author="Xuning Wei12232" w:date="2026-10-20T15:02:00Z">
              <w:r>
                <w:rPr>
                  <w:rFonts w:ascii="Times New Roman" w:eastAsia="等线" w:hAnsi="Times New Roman" w:cs="Times New Roman"/>
                  <w:sz w:val="18"/>
                  <w:szCs w:val="18"/>
                  <w:rPrChange w:id="3736" w:author="Xuning Wei12232" w:date="2026-10-24T11:11:00Z">
                    <w:rPr/>
                  </w:rPrChange>
                </w:rPr>
                <w:br/>
                <w:delText>2.</w:delText>
              </w:r>
            </w:del>
          </w:p>
          <w:p w14:paraId="4D41D9AD" w14:textId="77777777" w:rsidR="007617DE" w:rsidRPr="007617DE" w:rsidRDefault="00AE300B" w:rsidP="007617DE">
            <w:pPr>
              <w:pStyle w:val="aff7"/>
              <w:widowControl w:val="0"/>
              <w:numPr>
                <w:ilvl w:val="0"/>
                <w:numId w:val="42"/>
              </w:numPr>
              <w:spacing w:beforeLines="50" w:before="120" w:afterLines="50" w:after="120"/>
              <w:jc w:val="both"/>
              <w:rPr>
                <w:ins w:id="3737" w:author="Xuning Wei12232" w:date="2026-10-20T15:03:00Z"/>
                <w:rFonts w:ascii="Times New Roman" w:eastAsia="仿宋_GB2312" w:hAnsi="Times New Roman" w:cs="Times New Roman"/>
                <w:color w:val="000000" w:themeColor="text1"/>
                <w:sz w:val="18"/>
                <w:szCs w:val="18"/>
                <w:rPrChange w:id="3738" w:author="Xuning Wei12232" w:date="2026-10-24T11:11:00Z">
                  <w:rPr>
                    <w:ins w:id="3739" w:author="Xuning Wei12232" w:date="2026-10-20T15:03:00Z"/>
                    <w:rFonts w:ascii="Times New Roman" w:eastAsia="等线" w:hAnsi="Times New Roman" w:cs="Times New Roman"/>
                    <w:color w:val="000000" w:themeColor="text1"/>
                    <w:sz w:val="18"/>
                    <w:szCs w:val="18"/>
                  </w:rPr>
                </w:rPrChange>
              </w:rPr>
              <w:pPrChange w:id="3740" w:author="Xuning Wei12232" w:date="2026-10-20T15:03:00Z">
                <w:pPr>
                  <w:widowControl w:val="0"/>
                  <w:spacing w:beforeLines="50" w:before="120" w:afterLines="50" w:after="120"/>
                  <w:contextualSpacing/>
                </w:pPr>
              </w:pPrChange>
            </w:pPr>
            <w:del w:id="3741" w:author="Xuning Wei12232" w:date="2026-10-20T15:03:00Z">
              <w:r>
                <w:rPr>
                  <w:rFonts w:ascii="Times New Roman" w:eastAsia="等线" w:hAnsi="Times New Roman" w:cs="Times New Roman"/>
                  <w:sz w:val="18"/>
                  <w:szCs w:val="18"/>
                  <w:rPrChange w:id="3742" w:author="Xuning Wei12232" w:date="2026-10-24T11:11:00Z">
                    <w:rPr/>
                  </w:rPrChange>
                </w:rPr>
                <w:delText xml:space="preserve"> </w:delText>
              </w:r>
            </w:del>
            <w:r>
              <w:rPr>
                <w:rFonts w:ascii="Times New Roman" w:eastAsia="等线" w:hAnsi="Times New Roman" w:cs="Times New Roman"/>
                <w:sz w:val="18"/>
                <w:szCs w:val="18"/>
                <w:rPrChange w:id="3743" w:author="Xuning Wei12232" w:date="2026-10-24T11:11:00Z">
                  <w:rPr/>
                </w:rPrChange>
              </w:rPr>
              <w:t xml:space="preserve">The mixture is allowed to react at </w:t>
            </w:r>
            <w:del w:id="3744" w:author="Xuning Wei12232" w:date="2026-10-20T14:33:00Z">
              <w:r>
                <w:rPr>
                  <w:rFonts w:ascii="Times New Roman" w:eastAsia="等线" w:hAnsi="Times New Roman" w:cs="Times New Roman"/>
                  <w:sz w:val="18"/>
                  <w:szCs w:val="18"/>
                  <w:rPrChange w:id="3745" w:author="Xuning Wei12232" w:date="2026-10-24T11:11:00Z">
                    <w:rPr/>
                  </w:rPrChange>
                </w:rPr>
                <w:delText>25 ± 5 °C</w:delText>
              </w:r>
            </w:del>
            <w:ins w:id="3746" w:author="Xuning Wei12232" w:date="2026-10-20T14:33:00Z">
              <w:r>
                <w:rPr>
                  <w:rFonts w:ascii="Times New Roman" w:eastAsia="等线" w:hAnsi="Times New Roman" w:cs="Times New Roman"/>
                  <w:sz w:val="18"/>
                  <w:szCs w:val="18"/>
                </w:rPr>
                <w:t>25.0 ±5.0</w:t>
              </w:r>
              <w:r>
                <w:rPr>
                  <w:rFonts w:ascii="Times New Roman" w:eastAsia="等线" w:hAnsi="Times New Roman" w:cs="Times New Roman"/>
                  <w:sz w:val="18"/>
                  <w:szCs w:val="18"/>
                  <w:rPrChange w:id="3747" w:author="Xuning Wei12232" w:date="2026-10-24T11:11:00Z">
                    <w:rPr/>
                  </w:rPrChange>
                </w:rPr>
                <w:t>°C</w:t>
              </w:r>
            </w:ins>
            <w:r>
              <w:rPr>
                <w:rFonts w:ascii="Times New Roman" w:eastAsia="等线" w:hAnsi="Times New Roman" w:cs="Times New Roman"/>
                <w:sz w:val="18"/>
                <w:szCs w:val="18"/>
                <w:rPrChange w:id="3748" w:author="Xuning Wei12232" w:date="2026-10-24T11:11:00Z">
                  <w:rPr/>
                </w:rPrChange>
              </w:rPr>
              <w:t xml:space="preserve"> (target: 25</w:t>
            </w:r>
            <w:del w:id="3749" w:author="Xuning Wei12232" w:date="2026-10-20T15:03:00Z">
              <w:r>
                <w:rPr>
                  <w:rFonts w:ascii="Times New Roman" w:eastAsia="等线" w:hAnsi="Times New Roman" w:cs="Times New Roman"/>
                  <w:sz w:val="18"/>
                  <w:szCs w:val="18"/>
                  <w:rPrChange w:id="3750" w:author="Xuning Wei12232" w:date="2026-10-24T11:11:00Z">
                    <w:rPr/>
                  </w:rPrChange>
                </w:rPr>
                <w:delText xml:space="preserve"> </w:delText>
              </w:r>
            </w:del>
            <w:r>
              <w:rPr>
                <w:rFonts w:ascii="Times New Roman" w:eastAsia="等线" w:hAnsi="Times New Roman" w:cs="Times New Roman"/>
                <w:sz w:val="18"/>
                <w:szCs w:val="18"/>
                <w:rPrChange w:id="3751" w:author="Xuning Wei12232" w:date="2026-10-24T11:11:00Z">
                  <w:rPr/>
                </w:rPrChange>
              </w:rPr>
              <w:t>°C) for 1 h ± 15 min (target</w:t>
            </w:r>
            <w:r>
              <w:rPr>
                <w:rFonts w:ascii="Times New Roman" w:eastAsia="等线" w:hAnsi="Times New Roman" w:cs="Times New Roman"/>
                <w:sz w:val="18"/>
                <w:szCs w:val="18"/>
                <w:lang w:eastAsia="zh-CN"/>
                <w:rPrChange w:id="3752" w:author="Xuning Wei12232" w:date="2026-10-24T11:11:00Z">
                  <w:rPr>
                    <w:lang w:eastAsia="zh-CN"/>
                  </w:rPr>
                </w:rPrChange>
              </w:rPr>
              <w:t xml:space="preserve">: </w:t>
            </w:r>
            <w:r>
              <w:rPr>
                <w:rFonts w:ascii="Times New Roman" w:eastAsia="等线" w:hAnsi="Times New Roman" w:cs="Times New Roman"/>
                <w:sz w:val="18"/>
                <w:szCs w:val="18"/>
                <w:rPrChange w:id="3753" w:author="Xuning Wei12232" w:date="2026-10-24T11:11:00Z">
                  <w:rPr/>
                </w:rPrChange>
              </w:rPr>
              <w:t xml:space="preserve">1 h). </w:t>
            </w:r>
            <w:del w:id="3754" w:author="Xuning Wei12232" w:date="2026-10-20T15:03:00Z">
              <w:r>
                <w:rPr>
                  <w:rFonts w:ascii="Times New Roman" w:eastAsia="等线" w:hAnsi="Times New Roman" w:cs="Times New Roman"/>
                  <w:sz w:val="18"/>
                  <w:szCs w:val="18"/>
                  <w:rPrChange w:id="3755" w:author="Xuning Wei12232" w:date="2026-10-24T11:11:00Z">
                    <w:rPr/>
                  </w:rPrChange>
                </w:rPr>
                <w:br/>
                <w:delText xml:space="preserve">3. </w:delText>
              </w:r>
            </w:del>
          </w:p>
          <w:p w14:paraId="72489910" w14:textId="77777777" w:rsidR="007617DE" w:rsidRPr="007617DE" w:rsidRDefault="00AE300B" w:rsidP="007617DE">
            <w:pPr>
              <w:pStyle w:val="aff7"/>
              <w:widowControl w:val="0"/>
              <w:numPr>
                <w:ilvl w:val="0"/>
                <w:numId w:val="42"/>
              </w:numPr>
              <w:spacing w:beforeLines="50" w:before="120" w:afterLines="50" w:after="120"/>
              <w:jc w:val="both"/>
              <w:rPr>
                <w:rFonts w:ascii="Times New Roman" w:eastAsia="仿宋_GB2312" w:hAnsi="Times New Roman" w:cs="Times New Roman"/>
                <w:sz w:val="18"/>
                <w:szCs w:val="18"/>
                <w:rPrChange w:id="3756" w:author="Xuning Wei12232" w:date="2026-10-24T11:11:00Z">
                  <w:rPr>
                    <w:rFonts w:eastAsia="仿宋_GB2312"/>
                  </w:rPr>
                </w:rPrChange>
              </w:rPr>
              <w:pPrChange w:id="3757" w:author="Xuning Wei12232" w:date="2026-10-20T15:03:00Z">
                <w:pPr>
                  <w:widowControl w:val="0"/>
                  <w:spacing w:beforeLines="50" w:before="120" w:afterLines="50" w:after="120"/>
                  <w:contextualSpacing/>
                </w:pPr>
              </w:pPrChange>
            </w:pPr>
            <w:r>
              <w:rPr>
                <w:rFonts w:ascii="Times New Roman" w:eastAsia="等线" w:hAnsi="Times New Roman" w:cs="Times New Roman"/>
                <w:sz w:val="18"/>
                <w:szCs w:val="18"/>
                <w:rPrChange w:id="3758" w:author="Xuning Wei12232" w:date="2026-10-24T11:11:00Z">
                  <w:rPr/>
                </w:rPrChange>
              </w:rPr>
              <w:t xml:space="preserve">Stop stirring and turn off the nitrogen. Drain until there is no reaction mixture drip. </w:t>
            </w:r>
          </w:p>
        </w:tc>
      </w:tr>
      <w:tr w:rsidR="007617DE" w14:paraId="2F31E171" w14:textId="77777777">
        <w:trPr>
          <w:trHeight w:val="20"/>
        </w:trPr>
        <w:tc>
          <w:tcPr>
            <w:tcW w:w="310" w:type="pct"/>
            <w:tcBorders>
              <w:bottom w:val="single" w:sz="4" w:space="0" w:color="auto"/>
            </w:tcBorders>
            <w:tcMar>
              <w:top w:w="57" w:type="dxa"/>
              <w:left w:w="85" w:type="dxa"/>
              <w:bottom w:w="57" w:type="dxa"/>
              <w:right w:w="85" w:type="dxa"/>
            </w:tcMar>
            <w:vAlign w:val="center"/>
          </w:tcPr>
          <w:p w14:paraId="30773FF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69DDAECF" w14:textId="77777777" w:rsidR="007617DE" w:rsidRPr="007E65A7" w:rsidRDefault="00AE300B">
            <w:pPr>
              <w:spacing w:beforeLines="50" w:before="120" w:afterLines="50" w:after="120"/>
              <w:contextualSpacing/>
              <w:jc w:val="center"/>
              <w:rPr>
                <w:rFonts w:ascii="Times New Roman" w:eastAsia="仿宋_GB2312" w:hAnsi="Times New Roman" w:cs="Times New Roman"/>
                <w:sz w:val="18"/>
                <w:szCs w:val="18"/>
                <w:highlight w:val="red"/>
                <w:lang w:eastAsia="zh-CN"/>
              </w:rPr>
            </w:pPr>
            <w:r w:rsidRPr="007E65A7">
              <w:rPr>
                <w:rFonts w:ascii="Times New Roman" w:eastAsia="仿宋_GB2312" w:hAnsi="Times New Roman" w:cs="Times New Roman"/>
                <w:sz w:val="18"/>
                <w:szCs w:val="18"/>
                <w:highlight w:val="red"/>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7888315C" w14:textId="77777777" w:rsidR="007617DE" w:rsidRPr="007E65A7" w:rsidRDefault="00AE300B" w:rsidP="007617DE">
            <w:pPr>
              <w:pStyle w:val="aff7"/>
              <w:widowControl w:val="0"/>
              <w:numPr>
                <w:ilvl w:val="0"/>
                <w:numId w:val="43"/>
              </w:numPr>
              <w:spacing w:beforeLines="50" w:before="120" w:afterLines="50" w:after="120"/>
              <w:jc w:val="both"/>
              <w:rPr>
                <w:ins w:id="3759" w:author="Xuning Wei12232" w:date="2026-10-20T15:03:00Z"/>
                <w:rFonts w:ascii="Times New Roman" w:eastAsia="仿宋_GB2312" w:hAnsi="Times New Roman" w:cs="Times New Roman"/>
                <w:sz w:val="18"/>
                <w:szCs w:val="18"/>
              </w:rPr>
              <w:pPrChange w:id="3760" w:author="Xuning Wei12232" w:date="2026-10-20T15:03:00Z">
                <w:pPr>
                  <w:widowControl w:val="0"/>
                  <w:spacing w:beforeLines="50" w:before="120" w:afterLines="50" w:after="120"/>
                  <w:contextualSpacing/>
                </w:pPr>
              </w:pPrChange>
            </w:pPr>
            <w:del w:id="3761" w:author="Xuning Wei12232" w:date="2026-10-20T15:03:00Z">
              <w:r w:rsidRPr="007E65A7">
                <w:rPr>
                  <w:rFonts w:ascii="Times New Roman" w:eastAsia="仿宋_GB2312" w:hAnsi="Times New Roman" w:cs="Times New Roman"/>
                  <w:sz w:val="18"/>
                  <w:szCs w:val="18"/>
                </w:rPr>
                <w:delText xml:space="preserve">1. </w:delText>
              </w:r>
            </w:del>
            <w:r w:rsidRPr="007E65A7">
              <w:rPr>
                <w:rFonts w:ascii="Times New Roman" w:eastAsia="仿宋_GB2312" w:hAnsi="Times New Roman" w:cs="Times New Roman"/>
                <w:sz w:val="18"/>
                <w:szCs w:val="18"/>
                <w:rPrChange w:id="3762" w:author="Xuning Wei12232" w:date="2026-10-24T11:11:00Z">
                  <w:rPr/>
                </w:rPrChange>
              </w:rPr>
              <w:t>After the liquid is filtered out of the synthesis reactor. Add</w:t>
            </w:r>
            <w:r w:rsidRPr="007E65A7">
              <w:rPr>
                <w:rFonts w:ascii="Times New Roman" w:eastAsia="仿宋_GB2312" w:hAnsi="Times New Roman" w:cs="Times New Roman"/>
                <w:sz w:val="18"/>
                <w:szCs w:val="18"/>
                <w:lang w:eastAsia="zh-CN"/>
                <w:rPrChange w:id="3763" w:author="Xuning Wei12232" w:date="2026-10-24T11:11:00Z">
                  <w:rPr>
                    <w:lang w:eastAsia="zh-CN"/>
                  </w:rPr>
                </w:rPrChange>
              </w:rPr>
              <w:t xml:space="preserve"> </w:t>
            </w:r>
            <w:ins w:id="3764" w:author="Xuning Wei12232" w:date="2026-10-20T19:19:00Z">
              <w:r w:rsidRPr="007E65A7">
                <w:rPr>
                  <w:rFonts w:ascii="Times New Roman" w:eastAsia="仿宋_GB2312" w:hAnsi="Times New Roman" w:cs="Times New Roman"/>
                  <w:color w:val="000000" w:themeColor="text1"/>
                  <w:sz w:val="18"/>
                  <w:szCs w:val="18"/>
                  <w:rPrChange w:id="3765" w:author="Xuning Wei12232" w:date="2026-10-24T11:11:00Z">
                    <w:rPr>
                      <w:rFonts w:ascii="Times New Roman" w:eastAsia="仿宋_GB2312" w:hAnsi="Times New Roman" w:cs="Times New Roman"/>
                      <w:color w:val="000000" w:themeColor="text1"/>
                      <w:sz w:val="18"/>
                      <w:szCs w:val="18"/>
                      <w:highlight w:val="lightGray"/>
                    </w:rPr>
                  </w:rPrChange>
                </w:rPr>
                <w:t>DMF (9.0 V, 8.53 kg/kg)</w:t>
              </w:r>
              <w:r w:rsidRPr="007E65A7">
                <w:rPr>
                  <w:rFonts w:ascii="Times New Roman" w:eastAsia="仿宋_GB2312" w:hAnsi="Times New Roman" w:cs="Times New Roman"/>
                  <w:sz w:val="18"/>
                  <w:szCs w:val="18"/>
                </w:rPr>
                <w:t xml:space="preserve"> </w:t>
              </w:r>
            </w:ins>
            <w:del w:id="3766" w:author="Xuning Wei12232" w:date="2026-10-20T08:14:00Z">
              <w:r w:rsidRPr="007E65A7">
                <w:rPr>
                  <w:rFonts w:ascii="Times New Roman" w:eastAsia="仿宋_GB2312" w:hAnsi="Times New Roman" w:cs="Times New Roman"/>
                  <w:sz w:val="18"/>
                  <w:szCs w:val="18"/>
                  <w:lang w:eastAsia="zh-CN"/>
                </w:rPr>
                <w:delText>8.0 V DMF (7.584 kg/kg)</w:delText>
              </w:r>
            </w:del>
            <w:r w:rsidRPr="007E65A7">
              <w:rPr>
                <w:rFonts w:ascii="Times New Roman" w:eastAsia="仿宋_GB2312" w:hAnsi="Times New Roman" w:cs="Times New Roman"/>
                <w:sz w:val="18"/>
                <w:szCs w:val="18"/>
                <w:rPrChange w:id="3767" w:author="Xuning Wei12232" w:date="2026-10-24T11:11:00Z">
                  <w:rPr/>
                </w:rPrChange>
              </w:rPr>
              <w:t xml:space="preserve"> into the synthesis reactor (TJ4S-1213-Sy15).</w:t>
            </w:r>
            <w:del w:id="3768" w:author="Xuning Wei12232" w:date="2026-10-20T15:03:00Z">
              <w:r w:rsidRPr="007E65A7">
                <w:rPr>
                  <w:rFonts w:ascii="Times New Roman" w:eastAsia="仿宋_GB2312" w:hAnsi="Times New Roman" w:cs="Times New Roman"/>
                  <w:sz w:val="18"/>
                  <w:szCs w:val="18"/>
                  <w:rPrChange w:id="3769" w:author="Xuning Wei12232" w:date="2026-10-24T11:11:00Z">
                    <w:rPr/>
                  </w:rPrChange>
                </w:rPr>
                <w:br/>
                <w:delText xml:space="preserve">2. </w:delText>
              </w:r>
            </w:del>
          </w:p>
          <w:p w14:paraId="1BDA816C" w14:textId="77777777" w:rsidR="007617DE" w:rsidRPr="007E65A7" w:rsidRDefault="00AE300B" w:rsidP="007617DE">
            <w:pPr>
              <w:pStyle w:val="aff7"/>
              <w:widowControl w:val="0"/>
              <w:numPr>
                <w:ilvl w:val="0"/>
                <w:numId w:val="43"/>
              </w:numPr>
              <w:spacing w:beforeLines="50" w:before="120" w:afterLines="50" w:after="120"/>
              <w:jc w:val="both"/>
              <w:rPr>
                <w:rFonts w:ascii="Times New Roman" w:eastAsia="仿宋_GB2312" w:hAnsi="Times New Roman" w:cs="Times New Roman"/>
                <w:sz w:val="18"/>
                <w:szCs w:val="18"/>
                <w:rPrChange w:id="3770" w:author="Xuning Wei12232" w:date="2026-10-24T11:11:00Z">
                  <w:rPr/>
                </w:rPrChange>
              </w:rPr>
              <w:pPrChange w:id="3771" w:author="Xuning Wei12232" w:date="2026-10-20T15:03:00Z">
                <w:pPr>
                  <w:widowControl w:val="0"/>
                  <w:spacing w:beforeLines="50" w:before="120" w:afterLines="50" w:after="120"/>
                  <w:contextualSpacing/>
                </w:pPr>
              </w:pPrChange>
            </w:pPr>
            <w:r w:rsidRPr="007E65A7">
              <w:rPr>
                <w:rFonts w:ascii="Times New Roman" w:eastAsia="仿宋_GB2312" w:hAnsi="Times New Roman" w:cs="Times New Roman"/>
                <w:sz w:val="18"/>
                <w:szCs w:val="18"/>
                <w:rPrChange w:id="3772" w:author="Xuning Wei12232" w:date="2026-10-24T11:11:00Z">
                  <w:rPr/>
                </w:rPrChange>
              </w:rPr>
              <w:t>Bubble with nitrogen, after s</w:t>
            </w:r>
            <w:r w:rsidRPr="007E65A7">
              <w:rPr>
                <w:rFonts w:ascii="Times New Roman" w:eastAsia="仿宋_GB2312" w:hAnsi="Times New Roman" w:cs="Times New Roman"/>
                <w:color w:val="0000FF"/>
                <w:sz w:val="18"/>
                <w:szCs w:val="18"/>
                <w:rPrChange w:id="3773" w:author="Xuning Wei12232" w:date="2026-10-24T11:11:00Z">
                  <w:rPr>
                    <w:color w:val="0000FF"/>
                  </w:rPr>
                </w:rPrChange>
              </w:rPr>
              <w:t>tirring, turn off the nitrogen</w:t>
            </w:r>
            <w:r w:rsidRPr="007E65A7">
              <w:rPr>
                <w:rFonts w:ascii="Times New Roman" w:eastAsia="仿宋_GB2312" w:hAnsi="Times New Roman" w:cs="Times New Roman"/>
                <w:sz w:val="18"/>
                <w:szCs w:val="18"/>
                <w:rPrChange w:id="3774" w:author="Xuning Wei12232" w:date="2026-10-24T11:11:00Z">
                  <w:rPr/>
                </w:rPrChange>
              </w:rPr>
              <w:t>. Drain until there is no obvious drip</w:t>
            </w:r>
          </w:p>
          <w:p w14:paraId="28A3CE66" w14:textId="77777777" w:rsidR="007617DE" w:rsidRPr="007E65A7"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3775" w:author="Xuning Wei12232" w:date="2026-10-20T13:13:00Z">
                <w:pPr>
                  <w:widowControl w:val="0"/>
                  <w:spacing w:beforeLines="50" w:before="120" w:afterLines="50" w:after="120"/>
                  <w:contextualSpacing/>
                </w:pPr>
              </w:pPrChange>
            </w:pPr>
            <w:r w:rsidRPr="007E65A7">
              <w:rPr>
                <w:rFonts w:ascii="Times New Roman" w:eastAsia="仿宋_GB2312" w:hAnsi="Times New Roman" w:cs="Times New Roman"/>
                <w:sz w:val="18"/>
                <w:szCs w:val="18"/>
              </w:rPr>
              <w:t>Note: Perform this operation 3 times.</w:t>
            </w:r>
          </w:p>
        </w:tc>
      </w:tr>
      <w:tr w:rsidR="007617DE" w14:paraId="6826D3D6" w14:textId="77777777">
        <w:trPr>
          <w:trHeight w:val="20"/>
        </w:trPr>
        <w:tc>
          <w:tcPr>
            <w:tcW w:w="310" w:type="pct"/>
            <w:tcBorders>
              <w:bottom w:val="single" w:sz="4" w:space="0" w:color="auto"/>
            </w:tcBorders>
            <w:tcMar>
              <w:top w:w="57" w:type="dxa"/>
              <w:left w:w="85" w:type="dxa"/>
              <w:bottom w:w="57" w:type="dxa"/>
              <w:right w:w="85" w:type="dxa"/>
            </w:tcMar>
            <w:vAlign w:val="center"/>
          </w:tcPr>
          <w:p w14:paraId="27A2835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209591E6" w14:textId="77777777" w:rsidR="007617DE" w:rsidRPr="007E65A7" w:rsidRDefault="00AE300B">
            <w:pPr>
              <w:spacing w:beforeLines="50" w:before="120" w:afterLines="50" w:after="120"/>
              <w:contextualSpacing/>
              <w:jc w:val="center"/>
              <w:rPr>
                <w:rFonts w:ascii="Times New Roman" w:eastAsia="仿宋_GB2312" w:hAnsi="Times New Roman" w:cs="Times New Roman"/>
                <w:sz w:val="18"/>
                <w:szCs w:val="18"/>
                <w:highlight w:val="red"/>
                <w:lang w:eastAsia="zh-CN"/>
              </w:rPr>
            </w:pPr>
            <w:r w:rsidRPr="007E65A7">
              <w:rPr>
                <w:rFonts w:ascii="Times New Roman" w:eastAsia="仿宋_GB2312" w:hAnsi="Times New Roman" w:cs="Times New Roman"/>
                <w:sz w:val="18"/>
                <w:szCs w:val="18"/>
                <w:highlight w:val="red"/>
                <w:lang w:eastAsia="zh-CN"/>
              </w:rPr>
              <w:t>De-</w:t>
            </w:r>
            <w:proofErr w:type="spellStart"/>
            <w:r w:rsidRPr="007E65A7">
              <w:rPr>
                <w:rFonts w:ascii="Times New Roman" w:eastAsia="仿宋_GB2312" w:hAnsi="Times New Roman" w:cs="Times New Roman"/>
                <w:sz w:val="18"/>
                <w:szCs w:val="18"/>
                <w:highlight w:val="red"/>
                <w:lang w:eastAsia="zh-CN"/>
              </w:rPr>
              <w:t>Fmoc</w:t>
            </w:r>
            <w:proofErr w:type="spellEnd"/>
          </w:p>
        </w:tc>
        <w:tc>
          <w:tcPr>
            <w:tcW w:w="3909" w:type="pct"/>
            <w:tcBorders>
              <w:bottom w:val="single" w:sz="4" w:space="0" w:color="auto"/>
            </w:tcBorders>
            <w:tcMar>
              <w:top w:w="57" w:type="dxa"/>
              <w:left w:w="85" w:type="dxa"/>
              <w:bottom w:w="57" w:type="dxa"/>
              <w:right w:w="85" w:type="dxa"/>
            </w:tcMar>
            <w:vAlign w:val="center"/>
          </w:tcPr>
          <w:p w14:paraId="250AF09C" w14:textId="77777777" w:rsidR="007617DE" w:rsidRPr="007E65A7" w:rsidRDefault="00AE300B" w:rsidP="007617DE">
            <w:pPr>
              <w:pStyle w:val="aff7"/>
              <w:widowControl w:val="0"/>
              <w:numPr>
                <w:ilvl w:val="0"/>
                <w:numId w:val="44"/>
              </w:numPr>
              <w:spacing w:beforeLines="50" w:before="120" w:afterLines="50" w:after="120"/>
              <w:jc w:val="both"/>
              <w:rPr>
                <w:ins w:id="3776" w:author="Xuning Wei12232" w:date="2026-10-20T15:03:00Z"/>
                <w:rFonts w:ascii="Times New Roman" w:eastAsia="仿宋_GB2312" w:hAnsi="Times New Roman" w:cs="Times New Roman"/>
                <w:sz w:val="18"/>
                <w:szCs w:val="18"/>
              </w:rPr>
              <w:pPrChange w:id="3777" w:author="Xuning Wei12232" w:date="2026-10-20T15:03:00Z">
                <w:pPr>
                  <w:widowControl w:val="0"/>
                  <w:spacing w:beforeLines="50" w:before="120" w:afterLines="50" w:after="120"/>
                  <w:contextualSpacing/>
                </w:pPr>
              </w:pPrChange>
            </w:pPr>
            <w:del w:id="3778" w:author="Xuning Wei12232" w:date="2026-10-20T15:03:00Z">
              <w:r w:rsidRPr="007E65A7">
                <w:rPr>
                  <w:rFonts w:ascii="Times New Roman" w:eastAsia="仿宋_GB2312" w:hAnsi="Times New Roman" w:cs="Times New Roman"/>
                  <w:sz w:val="18"/>
                  <w:szCs w:val="18"/>
                </w:rPr>
                <w:delText xml:space="preserve">1. </w:delText>
              </w:r>
            </w:del>
            <w:r w:rsidRPr="007E65A7">
              <w:rPr>
                <w:rFonts w:ascii="Times New Roman" w:eastAsia="仿宋_GB2312" w:hAnsi="Times New Roman" w:cs="Times New Roman"/>
                <w:sz w:val="18"/>
                <w:szCs w:val="18"/>
                <w:rPrChange w:id="3779" w:author="Xuning Wei12232" w:date="2026-10-24T11:11:00Z">
                  <w:rPr/>
                </w:rPrChange>
              </w:rPr>
              <w:t xml:space="preserve">Add </w:t>
            </w:r>
            <w:del w:id="3780" w:author="Xuning Wei12232" w:date="2026-10-20T08:08:00Z">
              <w:r w:rsidRPr="007E65A7">
                <w:rPr>
                  <w:rFonts w:ascii="Times New Roman" w:eastAsia="仿宋_GB2312" w:hAnsi="Times New Roman" w:cs="Times New Roman"/>
                  <w:sz w:val="18"/>
                  <w:szCs w:val="18"/>
                  <w:rPrChange w:id="3781" w:author="Xuning Wei12232" w:date="2026-10-24T11:11:00Z">
                    <w:rPr/>
                  </w:rPrChange>
                </w:rPr>
                <w:delText xml:space="preserve">8.0 V </w:delText>
              </w:r>
            </w:del>
            <w:r w:rsidRPr="007E65A7">
              <w:rPr>
                <w:rFonts w:ascii="Times New Roman" w:eastAsia="仿宋_GB2312" w:hAnsi="Times New Roman" w:cs="Times New Roman"/>
                <w:sz w:val="18"/>
                <w:szCs w:val="18"/>
                <w:rPrChange w:id="3782" w:author="Xuning Wei12232" w:date="2026-10-24T11:11:00Z">
                  <w:rPr/>
                </w:rPrChange>
              </w:rPr>
              <w:t xml:space="preserve">20% </w:t>
            </w:r>
            <w:proofErr w:type="spellStart"/>
            <w:r w:rsidRPr="007E65A7">
              <w:rPr>
                <w:rFonts w:ascii="Times New Roman" w:eastAsia="仿宋_GB2312" w:hAnsi="Times New Roman" w:cs="Times New Roman"/>
                <w:sz w:val="18"/>
                <w:szCs w:val="18"/>
                <w:rPrChange w:id="3783" w:author="Xuning Wei12232" w:date="2026-10-24T11:11:00Z">
                  <w:rPr/>
                </w:rPrChange>
              </w:rPr>
              <w:t>piperidine</w:t>
            </w:r>
            <w:proofErr w:type="spellEnd"/>
            <w:r w:rsidRPr="007E65A7">
              <w:rPr>
                <w:rFonts w:ascii="Times New Roman" w:eastAsia="仿宋_GB2312" w:hAnsi="Times New Roman" w:cs="Times New Roman"/>
                <w:sz w:val="18"/>
                <w:szCs w:val="18"/>
                <w:rPrChange w:id="3784" w:author="Xuning Wei12232" w:date="2026-10-24T11:11:00Z">
                  <w:rPr/>
                </w:rPrChange>
              </w:rPr>
              <w:t xml:space="preserve"> in DMF (</w:t>
            </w:r>
            <w:ins w:id="3785" w:author="Xuning Wei12232" w:date="2026-10-20T08:08:00Z">
              <w:r w:rsidRPr="007E65A7">
                <w:rPr>
                  <w:rFonts w:ascii="Times New Roman" w:eastAsia="仿宋_GB2312" w:hAnsi="Times New Roman" w:cs="Times New Roman"/>
                  <w:sz w:val="18"/>
                  <w:szCs w:val="18"/>
                  <w:rPrChange w:id="3786" w:author="Xuning Wei12232" w:date="2026-10-24T11:11:00Z">
                    <w:rPr/>
                  </w:rPrChange>
                </w:rPr>
                <w:t xml:space="preserve">8.0 V, </w:t>
              </w:r>
            </w:ins>
            <w:r w:rsidRPr="007E65A7">
              <w:rPr>
                <w:rFonts w:ascii="Times New Roman" w:eastAsia="仿宋_GB2312" w:hAnsi="Times New Roman" w:cs="Times New Roman"/>
                <w:sz w:val="18"/>
                <w:szCs w:val="18"/>
                <w:rPrChange w:id="3787" w:author="Xuning Wei12232" w:date="2026-10-24T11:11:00Z">
                  <w:rPr/>
                </w:rPrChange>
              </w:rPr>
              <w:t>7.</w:t>
            </w:r>
            <w:del w:id="3788" w:author="Xuning Wei12232" w:date="2026-10-20T20:58:00Z">
              <w:r w:rsidRPr="007E65A7">
                <w:rPr>
                  <w:rFonts w:ascii="Times New Roman" w:eastAsia="仿宋_GB2312" w:hAnsi="Times New Roman" w:cs="Times New Roman"/>
                  <w:sz w:val="18"/>
                  <w:szCs w:val="18"/>
                  <w:rPrChange w:id="3789" w:author="Xuning Wei12232" w:date="2026-10-24T11:11:00Z">
                    <w:rPr/>
                  </w:rPrChange>
                </w:rPr>
                <w:delText xml:space="preserve">448 </w:delText>
              </w:r>
            </w:del>
            <w:ins w:id="3790" w:author="Xuning Wei12232" w:date="2026-10-20T20:58:00Z">
              <w:r w:rsidRPr="007E65A7">
                <w:rPr>
                  <w:rFonts w:ascii="Times New Roman" w:eastAsia="仿宋_GB2312" w:hAnsi="Times New Roman" w:cs="Times New Roman"/>
                  <w:sz w:val="18"/>
                  <w:szCs w:val="18"/>
                  <w:rPrChange w:id="3791" w:author="Xuning Wei12232" w:date="2026-10-24T11:11:00Z">
                    <w:rPr/>
                  </w:rPrChange>
                </w:rPr>
                <w:t>4</w:t>
              </w:r>
              <w:r w:rsidRPr="007E65A7">
                <w:rPr>
                  <w:rFonts w:ascii="Times New Roman" w:eastAsia="仿宋_GB2312" w:hAnsi="Times New Roman" w:cs="Times New Roman"/>
                  <w:sz w:val="18"/>
                  <w:szCs w:val="18"/>
                </w:rPr>
                <w:t>5</w:t>
              </w:r>
              <w:r w:rsidRPr="007E65A7">
                <w:rPr>
                  <w:rFonts w:ascii="Times New Roman" w:eastAsia="仿宋_GB2312" w:hAnsi="Times New Roman" w:cs="Times New Roman"/>
                  <w:sz w:val="18"/>
                  <w:szCs w:val="18"/>
                  <w:rPrChange w:id="3792" w:author="Xuning Wei12232" w:date="2026-10-24T11:11:00Z">
                    <w:rPr/>
                  </w:rPrChange>
                </w:rPr>
                <w:t xml:space="preserve"> </w:t>
              </w:r>
            </w:ins>
            <w:r w:rsidRPr="007E65A7">
              <w:rPr>
                <w:rFonts w:ascii="Times New Roman" w:eastAsia="仿宋_GB2312" w:hAnsi="Times New Roman" w:cs="Times New Roman"/>
                <w:sz w:val="18"/>
                <w:szCs w:val="18"/>
                <w:rPrChange w:id="3793" w:author="Xuning Wei12232" w:date="2026-10-24T11:11:00Z">
                  <w:rPr/>
                </w:rPrChange>
              </w:rPr>
              <w:t xml:space="preserve">kg/kg) into the TJ4S-1213-Sy15. </w:t>
            </w:r>
            <w:del w:id="3794" w:author="Xuning Wei12232" w:date="2026-10-20T15:03:00Z">
              <w:r w:rsidRPr="007E65A7">
                <w:rPr>
                  <w:rFonts w:ascii="Times New Roman" w:eastAsia="仿宋_GB2312" w:hAnsi="Times New Roman" w:cs="Times New Roman"/>
                  <w:sz w:val="18"/>
                  <w:szCs w:val="18"/>
                  <w:rPrChange w:id="3795" w:author="Xuning Wei12232" w:date="2026-10-24T11:11:00Z">
                    <w:rPr/>
                  </w:rPrChange>
                </w:rPr>
                <w:br/>
                <w:delText xml:space="preserve">2. </w:delText>
              </w:r>
            </w:del>
          </w:p>
          <w:p w14:paraId="2FBD5229" w14:textId="77777777" w:rsidR="007617DE" w:rsidRPr="007E65A7" w:rsidRDefault="00AE300B" w:rsidP="007617DE">
            <w:pPr>
              <w:pStyle w:val="aff7"/>
              <w:widowControl w:val="0"/>
              <w:numPr>
                <w:ilvl w:val="0"/>
                <w:numId w:val="44"/>
              </w:numPr>
              <w:spacing w:beforeLines="50" w:before="120" w:afterLines="50" w:after="120"/>
              <w:jc w:val="both"/>
              <w:rPr>
                <w:ins w:id="3796" w:author="Xuning Wei12232" w:date="2026-10-20T15:03:00Z"/>
                <w:rFonts w:ascii="Times New Roman" w:eastAsia="仿宋_GB2312" w:hAnsi="Times New Roman" w:cs="Times New Roman"/>
                <w:sz w:val="18"/>
                <w:szCs w:val="18"/>
              </w:rPr>
              <w:pPrChange w:id="3797" w:author="Xuning Wei12232" w:date="2026-10-20T15:03:00Z">
                <w:pPr>
                  <w:widowControl w:val="0"/>
                  <w:spacing w:beforeLines="50" w:before="120" w:afterLines="50" w:after="120"/>
                  <w:contextualSpacing/>
                </w:pPr>
              </w:pPrChange>
            </w:pPr>
            <w:r w:rsidRPr="007E65A7">
              <w:rPr>
                <w:rFonts w:ascii="Times New Roman" w:eastAsia="仿宋_GB2312" w:hAnsi="Times New Roman" w:cs="Times New Roman"/>
                <w:sz w:val="18"/>
                <w:szCs w:val="18"/>
                <w:rPrChange w:id="3798" w:author="Xuning Wei12232" w:date="2026-10-24T11:11:00Z">
                  <w:rPr/>
                </w:rPrChange>
              </w:rPr>
              <w:t xml:space="preserve">Bubble with nitrogen for 3 ± 2 min (target: 3 min), then start the </w:t>
            </w:r>
            <w:r w:rsidRPr="007E65A7">
              <w:rPr>
                <w:rFonts w:ascii="Times New Roman" w:eastAsia="仿宋_GB2312" w:hAnsi="Times New Roman" w:cs="Times New Roman"/>
                <w:color w:val="0000FF"/>
                <w:sz w:val="18"/>
                <w:szCs w:val="18"/>
                <w:rPrChange w:id="3799" w:author="Xuning Wei12232" w:date="2026-10-24T11:11:00Z">
                  <w:rPr>
                    <w:color w:val="0000FF"/>
                  </w:rPr>
                </w:rPrChange>
              </w:rPr>
              <w:t>agitator</w:t>
            </w:r>
            <w:r w:rsidRPr="007E65A7">
              <w:rPr>
                <w:rFonts w:ascii="Times New Roman" w:eastAsia="仿宋_GB2312" w:hAnsi="Times New Roman" w:cs="Times New Roman"/>
                <w:sz w:val="18"/>
                <w:szCs w:val="18"/>
                <w:rPrChange w:id="3800" w:author="Xuning Wei12232" w:date="2026-10-24T11:11:00Z">
                  <w:rPr/>
                </w:rPrChange>
              </w:rPr>
              <w:t xml:space="preserve">. Adjust to </w:t>
            </w:r>
            <w:del w:id="3801" w:author="Xuning Wei12232" w:date="2026-10-20T14:33:00Z">
              <w:r w:rsidRPr="007E65A7">
                <w:rPr>
                  <w:rFonts w:ascii="Times New Roman" w:eastAsia="仿宋_GB2312" w:hAnsi="Times New Roman" w:cs="Times New Roman"/>
                  <w:sz w:val="18"/>
                  <w:szCs w:val="18"/>
                  <w:rPrChange w:id="3802" w:author="Xuning Wei12232" w:date="2026-10-24T11:11:00Z">
                    <w:rPr/>
                  </w:rPrChange>
                </w:rPr>
                <w:delText>25 ± 5 °C</w:delText>
              </w:r>
            </w:del>
            <w:ins w:id="3803" w:author="Xuning Wei12232" w:date="2026-10-20T14:33:00Z">
              <w:r w:rsidRPr="007E65A7">
                <w:rPr>
                  <w:rFonts w:ascii="Times New Roman" w:eastAsia="仿宋_GB2312" w:hAnsi="Times New Roman" w:cs="Times New Roman"/>
                  <w:sz w:val="18"/>
                  <w:szCs w:val="18"/>
                  <w:rPrChange w:id="3804" w:author="Xuning Wei12232" w:date="2026-10-24T11:11:00Z">
                    <w:rPr/>
                  </w:rPrChange>
                </w:rPr>
                <w:t>25.0 ± 5.0 °C</w:t>
              </w:r>
            </w:ins>
            <w:r w:rsidRPr="007E65A7">
              <w:rPr>
                <w:rFonts w:ascii="Times New Roman" w:eastAsia="仿宋_GB2312" w:hAnsi="Times New Roman" w:cs="Times New Roman"/>
                <w:sz w:val="18"/>
                <w:szCs w:val="18"/>
                <w:rPrChange w:id="3805" w:author="Xuning Wei12232" w:date="2026-10-24T11:11:00Z">
                  <w:rPr/>
                </w:rPrChange>
              </w:rPr>
              <w:t xml:space="preserve"> (target: </w:t>
            </w:r>
            <w:del w:id="3806" w:author="Xuning Wei12232" w:date="2026-10-20T21:36:00Z">
              <w:r w:rsidRPr="007E65A7">
                <w:rPr>
                  <w:rFonts w:ascii="Times New Roman" w:eastAsia="仿宋_GB2312" w:hAnsi="Times New Roman" w:cs="Times New Roman"/>
                  <w:sz w:val="18"/>
                  <w:szCs w:val="18"/>
                  <w:rPrChange w:id="3807" w:author="Xuning Wei12232" w:date="2026-10-24T11:11:00Z">
                    <w:rPr/>
                  </w:rPrChange>
                </w:rPr>
                <w:delText>25 °C</w:delText>
              </w:r>
            </w:del>
            <w:ins w:id="3808" w:author="Xuning Wei12232" w:date="2026-10-20T21:36:00Z">
              <w:r w:rsidRPr="007E65A7">
                <w:rPr>
                  <w:rFonts w:ascii="Times New Roman" w:eastAsia="仿宋_GB2312" w:hAnsi="Times New Roman" w:cs="Times New Roman"/>
                  <w:sz w:val="18"/>
                  <w:szCs w:val="18"/>
                </w:rPr>
                <w:t>25.0 °C</w:t>
              </w:r>
            </w:ins>
            <w:r w:rsidRPr="007E65A7">
              <w:rPr>
                <w:rFonts w:ascii="Times New Roman" w:eastAsia="仿宋_GB2312" w:hAnsi="Times New Roman" w:cs="Times New Roman"/>
                <w:sz w:val="18"/>
                <w:szCs w:val="18"/>
                <w:rPrChange w:id="3809" w:author="Xuning Wei12232" w:date="2026-10-24T11:11:00Z">
                  <w:rPr/>
                </w:rPrChange>
              </w:rPr>
              <w:t xml:space="preserve">). After stirring for </w:t>
            </w:r>
            <w:r w:rsidRPr="007E65A7">
              <w:rPr>
                <w:rFonts w:ascii="Times New Roman" w:eastAsia="仿宋_GB2312" w:hAnsi="Times New Roman" w:cs="Times New Roman"/>
                <w:sz w:val="18"/>
                <w:szCs w:val="18"/>
              </w:rPr>
              <w:t>1</w:t>
            </w:r>
            <w:del w:id="3810" w:author="Xuning Wei12232" w:date="2026-10-20T08:53:00Z">
              <w:r w:rsidRPr="007E65A7">
                <w:rPr>
                  <w:rFonts w:ascii="Times New Roman" w:eastAsia="仿宋_GB2312" w:hAnsi="Times New Roman" w:cs="Times New Roman"/>
                  <w:sz w:val="18"/>
                  <w:szCs w:val="18"/>
                </w:rPr>
                <w:delText>5 ± 2</w:delText>
              </w:r>
            </w:del>
            <w:ins w:id="3811" w:author="Xuning Wei12232" w:date="2026-10-22T13:50:00Z">
              <w:r w:rsidRPr="007E65A7">
                <w:rPr>
                  <w:rFonts w:ascii="Times New Roman" w:eastAsia="仿宋_GB2312" w:hAnsi="Times New Roman" w:cs="Times New Roman"/>
                  <w:color w:val="FF0000"/>
                  <w:sz w:val="18"/>
                  <w:szCs w:val="18"/>
                </w:rPr>
                <w:t>1</w:t>
              </w:r>
            </w:ins>
            <w:ins w:id="3812" w:author="Xuning Wei12232" w:date="2026-10-20T08:53:00Z">
              <w:r w:rsidRPr="007E65A7">
                <w:rPr>
                  <w:rFonts w:ascii="Times New Roman" w:eastAsia="仿宋_GB2312" w:hAnsi="Times New Roman" w:cs="Times New Roman"/>
                  <w:sz w:val="18"/>
                  <w:szCs w:val="18"/>
                </w:rPr>
                <w:t xml:space="preserve"> - </w:t>
              </w:r>
            </w:ins>
            <w:ins w:id="3813" w:author="Xuning Wei12232" w:date="2026-10-22T10:02:00Z">
              <w:r w:rsidRPr="007E65A7">
                <w:rPr>
                  <w:rFonts w:ascii="Times New Roman" w:eastAsia="仿宋_GB2312" w:hAnsi="Times New Roman" w:cs="Times New Roman"/>
                  <w:color w:val="FF0000"/>
                  <w:sz w:val="18"/>
                  <w:szCs w:val="18"/>
                </w:rPr>
                <w:t>3</w:t>
              </w:r>
            </w:ins>
            <w:ins w:id="3814" w:author="Xuning Wei12232" w:date="2026-10-22T10:15:00Z">
              <w:r w:rsidRPr="007E65A7">
                <w:rPr>
                  <w:rFonts w:ascii="Times New Roman" w:eastAsia="仿宋_GB2312" w:hAnsi="Times New Roman" w:cs="Times New Roman"/>
                  <w:color w:val="FF0000"/>
                  <w:sz w:val="18"/>
                  <w:szCs w:val="18"/>
                </w:rPr>
                <w:t>6</w:t>
              </w:r>
            </w:ins>
            <w:bookmarkStart w:id="3815" w:name="_GoBack"/>
            <w:bookmarkEnd w:id="3815"/>
            <w:r w:rsidRPr="007E65A7">
              <w:rPr>
                <w:rFonts w:ascii="Times New Roman" w:eastAsia="仿宋_GB2312" w:hAnsi="Times New Roman" w:cs="Times New Roman"/>
                <w:sz w:val="18"/>
                <w:szCs w:val="18"/>
              </w:rPr>
              <w:t xml:space="preserve"> min (target: 15 min) </w:t>
            </w:r>
            <w:r w:rsidRPr="007E65A7">
              <w:rPr>
                <w:rFonts w:ascii="Times New Roman" w:eastAsia="仿宋_GB2312" w:hAnsi="Times New Roman" w:cs="Times New Roman"/>
                <w:sz w:val="18"/>
                <w:szCs w:val="18"/>
                <w:rPrChange w:id="3816" w:author="Xuning Wei12232" w:date="2026-10-24T11:11:00Z">
                  <w:rPr/>
                </w:rPrChange>
              </w:rPr>
              <w:t xml:space="preserve">at </w:t>
            </w:r>
            <w:del w:id="3817" w:author="Xuning Wei12232" w:date="2026-10-20T14:33:00Z">
              <w:r w:rsidRPr="007E65A7">
                <w:rPr>
                  <w:rFonts w:ascii="Times New Roman" w:eastAsia="仿宋_GB2312" w:hAnsi="Times New Roman" w:cs="Times New Roman"/>
                  <w:sz w:val="18"/>
                  <w:szCs w:val="18"/>
                  <w:rPrChange w:id="3818" w:author="Xuning Wei12232" w:date="2026-10-24T11:11:00Z">
                    <w:rPr/>
                  </w:rPrChange>
                </w:rPr>
                <w:delText>25 ± 5 °C</w:delText>
              </w:r>
            </w:del>
            <w:ins w:id="3819" w:author="Xuning Wei12232" w:date="2026-10-20T14:33:00Z">
              <w:r w:rsidRPr="007E65A7">
                <w:rPr>
                  <w:rFonts w:ascii="Times New Roman" w:eastAsia="仿宋_GB2312" w:hAnsi="Times New Roman" w:cs="Times New Roman"/>
                  <w:sz w:val="18"/>
                  <w:szCs w:val="18"/>
                  <w:rPrChange w:id="3820" w:author="Xuning Wei12232" w:date="2026-10-24T11:11:00Z">
                    <w:rPr/>
                  </w:rPrChange>
                </w:rPr>
                <w:t>25.0 ± 5.0 °C</w:t>
              </w:r>
            </w:ins>
            <w:r w:rsidRPr="007E65A7">
              <w:rPr>
                <w:rFonts w:ascii="Times New Roman" w:eastAsia="仿宋_GB2312" w:hAnsi="Times New Roman" w:cs="Times New Roman"/>
                <w:sz w:val="18"/>
                <w:szCs w:val="18"/>
                <w:rPrChange w:id="3821" w:author="Xuning Wei12232" w:date="2026-10-24T11:11:00Z">
                  <w:rPr/>
                </w:rPrChange>
              </w:rPr>
              <w:t xml:space="preserve"> (target: </w:t>
            </w:r>
            <w:del w:id="3822" w:author="Xuning Wei12232" w:date="2026-10-20T21:36:00Z">
              <w:r w:rsidRPr="007E65A7">
                <w:rPr>
                  <w:rFonts w:ascii="Times New Roman" w:eastAsia="仿宋_GB2312" w:hAnsi="Times New Roman" w:cs="Times New Roman"/>
                  <w:sz w:val="18"/>
                  <w:szCs w:val="18"/>
                  <w:rPrChange w:id="3823" w:author="Xuning Wei12232" w:date="2026-10-24T11:11:00Z">
                    <w:rPr/>
                  </w:rPrChange>
                </w:rPr>
                <w:delText>25 °C</w:delText>
              </w:r>
            </w:del>
            <w:ins w:id="3824" w:author="Xuning Wei12232" w:date="2026-10-20T21:36:00Z">
              <w:r w:rsidRPr="007E65A7">
                <w:rPr>
                  <w:rFonts w:ascii="Times New Roman" w:eastAsia="仿宋_GB2312" w:hAnsi="Times New Roman" w:cs="Times New Roman"/>
                  <w:color w:val="FF0000"/>
                  <w:sz w:val="18"/>
                  <w:szCs w:val="18"/>
                </w:rPr>
                <w:t>25.0 °C</w:t>
              </w:r>
            </w:ins>
            <w:r w:rsidRPr="007E65A7">
              <w:rPr>
                <w:rFonts w:ascii="Times New Roman" w:eastAsia="仿宋_GB2312" w:hAnsi="Times New Roman" w:cs="Times New Roman"/>
                <w:sz w:val="18"/>
                <w:szCs w:val="18"/>
                <w:rPrChange w:id="3825" w:author="Xuning Wei12232" w:date="2026-10-24T11:11:00Z">
                  <w:rPr/>
                </w:rPrChange>
              </w:rPr>
              <w:t>).</w:t>
            </w:r>
            <w:del w:id="3826" w:author="Xuning Wei12232" w:date="2026-10-20T15:03:00Z">
              <w:r w:rsidRPr="007E65A7">
                <w:rPr>
                  <w:rFonts w:ascii="Times New Roman" w:eastAsia="仿宋_GB2312" w:hAnsi="Times New Roman" w:cs="Times New Roman"/>
                  <w:sz w:val="18"/>
                  <w:szCs w:val="18"/>
                  <w:rPrChange w:id="3827" w:author="Xuning Wei12232" w:date="2026-10-24T11:11:00Z">
                    <w:rPr/>
                  </w:rPrChange>
                </w:rPr>
                <w:br/>
                <w:delText xml:space="preserve">3. </w:delText>
              </w:r>
            </w:del>
          </w:p>
          <w:p w14:paraId="0D05BF4C" w14:textId="77777777" w:rsidR="007617DE" w:rsidRPr="007E65A7" w:rsidRDefault="00AE300B" w:rsidP="007617DE">
            <w:pPr>
              <w:pStyle w:val="aff7"/>
              <w:widowControl w:val="0"/>
              <w:numPr>
                <w:ilvl w:val="0"/>
                <w:numId w:val="44"/>
              </w:numPr>
              <w:spacing w:beforeLines="50" w:before="120" w:afterLines="50" w:after="120"/>
              <w:jc w:val="both"/>
              <w:rPr>
                <w:ins w:id="3828" w:author="Xuning Wei12232" w:date="2026-10-20T15:03:00Z"/>
                <w:rFonts w:ascii="Times New Roman" w:eastAsia="仿宋_GB2312" w:hAnsi="Times New Roman" w:cs="Times New Roman"/>
                <w:color w:val="000000" w:themeColor="text1"/>
                <w:sz w:val="18"/>
                <w:szCs w:val="18"/>
                <w:rPrChange w:id="3829" w:author="Xuning Wei12232" w:date="2026-10-24T11:11:00Z">
                  <w:rPr>
                    <w:ins w:id="3830" w:author="Xuning Wei12232" w:date="2026-10-20T15:03:00Z"/>
                    <w:rFonts w:ascii="Times New Roman" w:hAnsi="Times New Roman" w:cs="Times New Roman"/>
                    <w:color w:val="000000" w:themeColor="text1"/>
                    <w:sz w:val="18"/>
                    <w:szCs w:val="18"/>
                  </w:rPr>
                </w:rPrChange>
              </w:rPr>
              <w:pPrChange w:id="3831" w:author="Xuning Wei12232" w:date="2026-10-20T15:03:00Z">
                <w:pPr>
                  <w:widowControl w:val="0"/>
                  <w:spacing w:beforeLines="50" w:before="120" w:afterLines="50" w:after="120"/>
                  <w:contextualSpacing/>
                </w:pPr>
              </w:pPrChange>
            </w:pPr>
            <w:r w:rsidRPr="007E65A7">
              <w:rPr>
                <w:rFonts w:ascii="Times New Roman" w:eastAsia="仿宋_GB2312" w:hAnsi="Times New Roman" w:cs="Times New Roman"/>
                <w:sz w:val="18"/>
                <w:szCs w:val="18"/>
                <w:rPrChange w:id="3832" w:author="Xuning Wei12232" w:date="2026-10-24T11:11:00Z">
                  <w:rPr/>
                </w:rPrChange>
              </w:rPr>
              <w:t>Stop stirring, turn off the nitrogen. Drain until there is no obvious drip.</w:t>
            </w:r>
            <w:del w:id="3833" w:author="Xuning Wei12232" w:date="2026-10-20T15:03:00Z">
              <w:r w:rsidRPr="007E65A7">
                <w:rPr>
                  <w:rFonts w:ascii="Times New Roman" w:eastAsia="仿宋_GB2312" w:hAnsi="Times New Roman" w:cs="Times New Roman"/>
                  <w:sz w:val="18"/>
                  <w:szCs w:val="18"/>
                  <w:rPrChange w:id="3834" w:author="Xuning Wei12232" w:date="2026-10-24T11:11:00Z">
                    <w:rPr/>
                  </w:rPrChange>
                </w:rPr>
                <w:br/>
              </w:r>
              <w:r w:rsidRPr="007E65A7">
                <w:rPr>
                  <w:rFonts w:ascii="Times New Roman" w:hAnsi="Times New Roman" w:cs="Times New Roman"/>
                  <w:sz w:val="18"/>
                  <w:szCs w:val="18"/>
                  <w:rPrChange w:id="3835" w:author="Xuning Wei12232" w:date="2026-10-24T11:11:00Z">
                    <w:rPr/>
                  </w:rPrChange>
                </w:rPr>
                <w:delText xml:space="preserve">4. </w:delText>
              </w:r>
            </w:del>
          </w:p>
          <w:p w14:paraId="30887644" w14:textId="77777777" w:rsidR="007617DE" w:rsidRPr="007E65A7" w:rsidRDefault="00AE300B" w:rsidP="007617DE">
            <w:pPr>
              <w:pStyle w:val="aff7"/>
              <w:widowControl w:val="0"/>
              <w:numPr>
                <w:ilvl w:val="0"/>
                <w:numId w:val="44"/>
              </w:numPr>
              <w:spacing w:beforeLines="50" w:before="120" w:afterLines="50" w:after="120"/>
              <w:jc w:val="both"/>
              <w:rPr>
                <w:ins w:id="3836" w:author="Xuning Wei12232" w:date="2026-10-20T15:04:00Z"/>
                <w:rFonts w:ascii="Times New Roman" w:eastAsia="仿宋_GB2312" w:hAnsi="Times New Roman" w:cs="Times New Roman"/>
                <w:sz w:val="18"/>
                <w:szCs w:val="18"/>
              </w:rPr>
              <w:pPrChange w:id="3837" w:author="Xuning Wei12232" w:date="2026-10-20T15:04:00Z">
                <w:pPr>
                  <w:widowControl w:val="0"/>
                  <w:spacing w:beforeLines="50" w:before="120" w:afterLines="50" w:after="120"/>
                  <w:contextualSpacing/>
                </w:pPr>
              </w:pPrChange>
            </w:pPr>
            <w:r w:rsidRPr="007E65A7">
              <w:rPr>
                <w:rFonts w:ascii="Times New Roman" w:eastAsia="仿宋_GB2312" w:hAnsi="Times New Roman" w:cs="Times New Roman"/>
                <w:sz w:val="18"/>
                <w:szCs w:val="18"/>
              </w:rPr>
              <w:t xml:space="preserve">Add </w:t>
            </w:r>
            <w:del w:id="3838" w:author="Xuning Wei12232" w:date="2026-10-18T22:49:00Z">
              <w:r w:rsidRPr="007E65A7">
                <w:rPr>
                  <w:rFonts w:ascii="Times New Roman" w:eastAsia="仿宋_GB2312" w:hAnsi="Times New Roman" w:cs="Times New Roman"/>
                  <w:sz w:val="18"/>
                  <w:szCs w:val="18"/>
                </w:rPr>
                <w:delText>8.0</w:delText>
              </w:r>
            </w:del>
            <w:del w:id="3839" w:author="Xuning Wei12232" w:date="2026-10-20T08:09:00Z">
              <w:r w:rsidRPr="007E65A7">
                <w:rPr>
                  <w:rFonts w:ascii="Times New Roman" w:eastAsia="仿宋_GB2312" w:hAnsi="Times New Roman" w:cs="Times New Roman"/>
                  <w:sz w:val="18"/>
                  <w:szCs w:val="18"/>
                </w:rPr>
                <w:delText xml:space="preserve"> V </w:delText>
              </w:r>
            </w:del>
            <w:r w:rsidRPr="007E65A7">
              <w:rPr>
                <w:rFonts w:ascii="Times New Roman" w:eastAsia="仿宋_GB2312" w:hAnsi="Times New Roman" w:cs="Times New Roman"/>
                <w:sz w:val="18"/>
                <w:szCs w:val="18"/>
              </w:rPr>
              <w:t xml:space="preserve">20% </w:t>
            </w:r>
            <w:proofErr w:type="spellStart"/>
            <w:r w:rsidRPr="007E65A7">
              <w:rPr>
                <w:rFonts w:ascii="Times New Roman" w:eastAsia="仿宋_GB2312" w:hAnsi="Times New Roman" w:cs="Times New Roman"/>
                <w:sz w:val="18"/>
                <w:szCs w:val="18"/>
              </w:rPr>
              <w:t>piperidine</w:t>
            </w:r>
            <w:proofErr w:type="spellEnd"/>
            <w:r w:rsidRPr="007E65A7">
              <w:rPr>
                <w:rFonts w:ascii="Times New Roman" w:eastAsia="仿宋_GB2312" w:hAnsi="Times New Roman" w:cs="Times New Roman"/>
                <w:sz w:val="18"/>
                <w:szCs w:val="18"/>
              </w:rPr>
              <w:t xml:space="preserve"> in DMF (</w:t>
            </w:r>
            <w:ins w:id="3840" w:author="Xuning Wei12232" w:date="2026-10-22T07:53:00Z">
              <w:r w:rsidRPr="007E65A7">
                <w:rPr>
                  <w:rFonts w:ascii="Times New Roman" w:eastAsia="仿宋_GB2312" w:hAnsi="Times New Roman" w:cs="Times New Roman"/>
                  <w:color w:val="000000" w:themeColor="text1"/>
                  <w:sz w:val="18"/>
                  <w:szCs w:val="18"/>
                  <w:rPrChange w:id="3841" w:author="Xuning Wei12232" w:date="2026-10-24T11:11:00Z">
                    <w:rPr>
                      <w:rFonts w:ascii="Times New Roman" w:eastAsia="仿宋_GB2312" w:hAnsi="Times New Roman" w:cs="Times New Roman"/>
                      <w:color w:val="000000" w:themeColor="text1"/>
                      <w:sz w:val="18"/>
                      <w:szCs w:val="18"/>
                      <w:highlight w:val="lightGray"/>
                    </w:rPr>
                  </w:rPrChange>
                </w:rPr>
                <w:t>10</w:t>
              </w:r>
            </w:ins>
            <w:ins w:id="3842" w:author="Xuning Wei12232" w:date="2026-10-22T07:07:00Z">
              <w:r w:rsidRPr="007E65A7">
                <w:rPr>
                  <w:rFonts w:ascii="Times New Roman" w:eastAsia="仿宋_GB2312" w:hAnsi="Times New Roman" w:cs="Times New Roman"/>
                  <w:color w:val="000000" w:themeColor="text1"/>
                  <w:sz w:val="18"/>
                  <w:szCs w:val="18"/>
                  <w:rPrChange w:id="3843" w:author="Xuning Wei12232" w:date="2026-10-24T11:11:00Z">
                    <w:rPr>
                      <w:rFonts w:ascii="Times New Roman" w:eastAsia="仿宋_GB2312" w:hAnsi="Times New Roman" w:cs="Times New Roman"/>
                      <w:color w:val="000000" w:themeColor="text1"/>
                      <w:sz w:val="18"/>
                      <w:szCs w:val="18"/>
                      <w:highlight w:val="lightGray"/>
                    </w:rPr>
                  </w:rPrChange>
                </w:rPr>
                <w:t>.</w:t>
              </w:r>
            </w:ins>
            <w:ins w:id="3844" w:author="Xuning Wei12232" w:date="2026-10-22T07:53:00Z">
              <w:r w:rsidRPr="007E65A7">
                <w:rPr>
                  <w:rFonts w:ascii="Times New Roman" w:eastAsia="仿宋_GB2312" w:hAnsi="Times New Roman" w:cs="Times New Roman"/>
                  <w:color w:val="000000" w:themeColor="text1"/>
                  <w:sz w:val="18"/>
                  <w:szCs w:val="18"/>
                  <w:rPrChange w:id="3845" w:author="Xuning Wei12232" w:date="2026-10-24T11:11:00Z">
                    <w:rPr>
                      <w:rFonts w:ascii="Times New Roman" w:eastAsia="仿宋_GB2312" w:hAnsi="Times New Roman" w:cs="Times New Roman"/>
                      <w:color w:val="000000" w:themeColor="text1"/>
                      <w:sz w:val="18"/>
                      <w:szCs w:val="18"/>
                      <w:highlight w:val="lightGray"/>
                    </w:rPr>
                  </w:rPrChange>
                </w:rPr>
                <w:t>39</w:t>
              </w:r>
            </w:ins>
            <w:ins w:id="3846" w:author="Xuning Wei12232" w:date="2026-10-20T08:09:00Z">
              <w:r w:rsidRPr="007E65A7">
                <w:rPr>
                  <w:rFonts w:ascii="Times New Roman" w:eastAsia="仿宋_GB2312" w:hAnsi="Times New Roman" w:cs="Times New Roman"/>
                  <w:color w:val="FF0000"/>
                  <w:sz w:val="18"/>
                  <w:szCs w:val="18"/>
                </w:rPr>
                <w:t xml:space="preserve"> V,</w:t>
              </w:r>
            </w:ins>
            <w:ins w:id="3847" w:author="Xuning Wei12232" w:date="2026-10-22T07:07:00Z">
              <w:r w:rsidRPr="007E65A7">
                <w:rPr>
                  <w:rFonts w:ascii="Times New Roman" w:eastAsia="仿宋_GB2312" w:hAnsi="Times New Roman" w:cs="Times New Roman"/>
                  <w:color w:val="000000" w:themeColor="text1"/>
                  <w:sz w:val="18"/>
                  <w:szCs w:val="18"/>
                  <w:rPrChange w:id="3848"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3849" w:author="Xuning Wei12232" w:date="2026-10-22T07:53:00Z">
              <w:r w:rsidRPr="007E65A7">
                <w:rPr>
                  <w:rFonts w:ascii="Times New Roman" w:eastAsia="仿宋_GB2312" w:hAnsi="Times New Roman" w:cs="Times New Roman"/>
                  <w:color w:val="000000" w:themeColor="text1"/>
                  <w:sz w:val="18"/>
                  <w:szCs w:val="18"/>
                  <w:rPrChange w:id="3850" w:author="Xuning Wei12232" w:date="2026-10-24T11:11:00Z">
                    <w:rPr>
                      <w:rFonts w:ascii="Times New Roman" w:eastAsia="仿宋_GB2312" w:hAnsi="Times New Roman" w:cs="Times New Roman"/>
                      <w:color w:val="000000" w:themeColor="text1"/>
                      <w:sz w:val="18"/>
                      <w:szCs w:val="18"/>
                      <w:highlight w:val="lightGray"/>
                    </w:rPr>
                  </w:rPrChange>
                </w:rPr>
                <w:t>9.68</w:t>
              </w:r>
            </w:ins>
            <w:ins w:id="3851" w:author="Xuning Wei12232" w:date="2026-10-21T15:17:00Z">
              <w:r w:rsidRPr="007E65A7">
                <w:rPr>
                  <w:rFonts w:ascii="Times New Roman" w:eastAsia="仿宋_GB2312" w:hAnsi="Times New Roman" w:cs="Times New Roman"/>
                  <w:color w:val="FF0000"/>
                  <w:sz w:val="18"/>
                  <w:szCs w:val="18"/>
                  <w:rPrChange w:id="3852" w:author="Xuning Wei12232" w:date="2026-10-24T11:11:00Z">
                    <w:rPr>
                      <w:rFonts w:ascii="Times New Roman" w:eastAsia="仿宋_GB2312" w:hAnsi="Times New Roman" w:cs="Times New Roman"/>
                      <w:color w:val="FF0000"/>
                      <w:sz w:val="18"/>
                      <w:szCs w:val="18"/>
                      <w:highlight w:val="yellow"/>
                    </w:rPr>
                  </w:rPrChange>
                </w:rPr>
                <w:t xml:space="preserve"> </w:t>
              </w:r>
            </w:ins>
            <w:del w:id="3853" w:author="Xuning Wei12232" w:date="2026-10-18T22:48:00Z">
              <w:r w:rsidRPr="007E65A7">
                <w:rPr>
                  <w:rFonts w:ascii="Times New Roman" w:eastAsia="仿宋_GB2312" w:hAnsi="Times New Roman" w:cs="Times New Roman"/>
                  <w:color w:val="000000" w:themeColor="text1"/>
                  <w:sz w:val="18"/>
                  <w:szCs w:val="18"/>
                  <w:lang w:eastAsia="zh-CN"/>
                  <w:rPrChange w:id="3854" w:author="Xuning Wei12232" w:date="2026-10-24T11:11:00Z">
                    <w:rPr>
                      <w:rFonts w:ascii="Times New Roman" w:eastAsia="仿宋_GB2312" w:hAnsi="Times New Roman" w:cs="Times New Roman"/>
                      <w:color w:val="000000" w:themeColor="text1"/>
                      <w:sz w:val="18"/>
                      <w:szCs w:val="18"/>
                    </w:rPr>
                  </w:rPrChange>
                </w:rPr>
                <w:delText>7.448</w:delText>
              </w:r>
            </w:del>
            <w:del w:id="3855" w:author="Xuning Wei12232" w:date="2026-10-21T14:47:00Z">
              <w:r w:rsidRPr="007E65A7">
                <w:rPr>
                  <w:rFonts w:ascii="Times New Roman" w:eastAsia="仿宋_GB2312" w:hAnsi="Times New Roman" w:cs="Times New Roman"/>
                  <w:color w:val="000000" w:themeColor="text1"/>
                  <w:sz w:val="18"/>
                  <w:szCs w:val="18"/>
                  <w:lang w:eastAsia="zh-CN"/>
                  <w:rPrChange w:id="3856" w:author="Xuning Wei12232" w:date="2026-10-24T11:11:00Z">
                    <w:rPr>
                      <w:rFonts w:ascii="Times New Roman" w:eastAsia="仿宋_GB2312" w:hAnsi="Times New Roman" w:cs="Times New Roman"/>
                      <w:color w:val="000000" w:themeColor="text1"/>
                      <w:sz w:val="18"/>
                      <w:szCs w:val="18"/>
                    </w:rPr>
                  </w:rPrChange>
                </w:rPr>
                <w:delText xml:space="preserve"> kg/k</w:delText>
              </w:r>
            </w:del>
            <w:ins w:id="3857" w:author="Xuning Wei12232" w:date="2026-10-21T15:17:00Z">
              <w:r w:rsidRPr="007E65A7">
                <w:rPr>
                  <w:rFonts w:ascii="Times New Roman" w:eastAsia="仿宋_GB2312" w:hAnsi="Times New Roman" w:cs="Times New Roman"/>
                  <w:color w:val="FF0000"/>
                  <w:sz w:val="18"/>
                  <w:szCs w:val="18"/>
                  <w:lang w:eastAsia="zh-CN"/>
                  <w:rPrChange w:id="3858" w:author="Xuning Wei12232" w:date="2026-10-24T11:11:00Z">
                    <w:rPr>
                      <w:rFonts w:ascii="Times New Roman" w:eastAsia="仿宋_GB2312" w:hAnsi="Times New Roman" w:cs="Times New Roman"/>
                      <w:color w:val="FF0000"/>
                      <w:sz w:val="18"/>
                      <w:szCs w:val="18"/>
                      <w:highlight w:val="yellow"/>
                      <w:lang w:eastAsia="zh-CN"/>
                    </w:rPr>
                  </w:rPrChange>
                </w:rPr>
                <w:t>k</w:t>
              </w:r>
            </w:ins>
            <w:r w:rsidRPr="007E65A7">
              <w:rPr>
                <w:rFonts w:ascii="Times New Roman" w:eastAsia="仿宋_GB2312" w:hAnsi="Times New Roman" w:cs="Times New Roman"/>
                <w:sz w:val="18"/>
                <w:szCs w:val="18"/>
              </w:rPr>
              <w:t xml:space="preserve">g) </w:t>
            </w:r>
            <w:r w:rsidRPr="007E65A7">
              <w:rPr>
                <w:rFonts w:ascii="Times New Roman" w:eastAsia="仿宋_GB2312" w:hAnsi="Times New Roman" w:cs="Times New Roman"/>
                <w:sz w:val="18"/>
                <w:szCs w:val="18"/>
                <w:rPrChange w:id="3859" w:author="Xuning Wei12232" w:date="2026-10-24T11:11:00Z">
                  <w:rPr/>
                </w:rPrChange>
              </w:rPr>
              <w:t>into TJ4S-1213-Sy15.</w:t>
            </w:r>
            <w:del w:id="3860" w:author="Xuning Wei12232" w:date="2026-10-20T15:03:00Z">
              <w:r w:rsidRPr="007E65A7">
                <w:rPr>
                  <w:rFonts w:ascii="Times New Roman" w:eastAsia="仿宋_GB2312" w:hAnsi="Times New Roman" w:cs="Times New Roman"/>
                  <w:sz w:val="18"/>
                  <w:szCs w:val="18"/>
                  <w:rPrChange w:id="3861" w:author="Xuning Wei12232" w:date="2026-10-24T11:11:00Z">
                    <w:rPr/>
                  </w:rPrChange>
                </w:rPr>
                <w:delText xml:space="preserve"> </w:delText>
              </w:r>
              <w:r w:rsidRPr="007E65A7">
                <w:rPr>
                  <w:rFonts w:ascii="Times New Roman" w:eastAsia="仿宋_GB2312" w:hAnsi="Times New Roman" w:cs="Times New Roman"/>
                  <w:sz w:val="18"/>
                  <w:szCs w:val="18"/>
                  <w:rPrChange w:id="3862" w:author="Xuning Wei12232" w:date="2026-10-24T11:11:00Z">
                    <w:rPr/>
                  </w:rPrChange>
                </w:rPr>
                <w:br/>
                <w:delText>5</w:delText>
              </w:r>
            </w:del>
            <w:del w:id="3863" w:author="Xuning Wei12232" w:date="2026-10-20T15:04:00Z">
              <w:r w:rsidRPr="007E65A7">
                <w:rPr>
                  <w:rFonts w:ascii="Times New Roman" w:eastAsia="仿宋_GB2312" w:hAnsi="Times New Roman" w:cs="Times New Roman"/>
                  <w:sz w:val="18"/>
                  <w:szCs w:val="18"/>
                  <w:rPrChange w:id="3864" w:author="Xuning Wei12232" w:date="2026-10-24T11:11:00Z">
                    <w:rPr/>
                  </w:rPrChange>
                </w:rPr>
                <w:delText xml:space="preserve">. </w:delText>
              </w:r>
            </w:del>
          </w:p>
          <w:p w14:paraId="7E2DD642" w14:textId="77777777" w:rsidR="007617DE" w:rsidRPr="007E65A7" w:rsidRDefault="00AE300B" w:rsidP="007617DE">
            <w:pPr>
              <w:pStyle w:val="aff7"/>
              <w:widowControl w:val="0"/>
              <w:numPr>
                <w:ilvl w:val="0"/>
                <w:numId w:val="44"/>
              </w:numPr>
              <w:spacing w:beforeLines="50" w:before="120" w:afterLines="50" w:after="120"/>
              <w:jc w:val="both"/>
              <w:rPr>
                <w:ins w:id="3865" w:author="Xuning Wei12232" w:date="2026-10-20T15:04:00Z"/>
                <w:rFonts w:ascii="Times New Roman" w:eastAsia="仿宋_GB2312" w:hAnsi="Times New Roman" w:cs="Times New Roman"/>
                <w:sz w:val="18"/>
                <w:szCs w:val="18"/>
              </w:rPr>
              <w:pPrChange w:id="3866" w:author="Xuning Wei12232" w:date="2026-10-20T15:04:00Z">
                <w:pPr>
                  <w:widowControl w:val="0"/>
                  <w:spacing w:beforeLines="50" w:before="120" w:afterLines="50" w:after="120"/>
                  <w:contextualSpacing/>
                </w:pPr>
              </w:pPrChange>
            </w:pPr>
            <w:r w:rsidRPr="007E65A7">
              <w:rPr>
                <w:rFonts w:ascii="Times New Roman" w:eastAsia="仿宋_GB2312" w:hAnsi="Times New Roman" w:cs="Times New Roman"/>
                <w:sz w:val="18"/>
                <w:szCs w:val="18"/>
                <w:rPrChange w:id="3867" w:author="Xuning Wei12232" w:date="2026-10-24T11:11:00Z">
                  <w:rPr/>
                </w:rPrChange>
              </w:rPr>
              <w:t xml:space="preserve">Bubble with nitrogen for 3 ± 2 min (target: 3 min), then start the </w:t>
            </w:r>
            <w:r w:rsidRPr="007E65A7">
              <w:rPr>
                <w:rFonts w:ascii="Times New Roman" w:eastAsia="仿宋_GB2312" w:hAnsi="Times New Roman" w:cs="Times New Roman"/>
                <w:color w:val="0000FF"/>
                <w:sz w:val="18"/>
                <w:szCs w:val="18"/>
                <w:rPrChange w:id="3868" w:author="Xuning Wei12232" w:date="2026-10-24T11:11:00Z">
                  <w:rPr>
                    <w:color w:val="0000FF"/>
                  </w:rPr>
                </w:rPrChange>
              </w:rPr>
              <w:t>agitator</w:t>
            </w:r>
            <w:r w:rsidRPr="007E65A7">
              <w:rPr>
                <w:rFonts w:ascii="Times New Roman" w:eastAsia="仿宋_GB2312" w:hAnsi="Times New Roman" w:cs="Times New Roman"/>
                <w:sz w:val="18"/>
                <w:szCs w:val="18"/>
                <w:rPrChange w:id="3869" w:author="Xuning Wei12232" w:date="2026-10-24T11:11:00Z">
                  <w:rPr/>
                </w:rPrChange>
              </w:rPr>
              <w:t xml:space="preserve">. After </w:t>
            </w:r>
            <w:r w:rsidRPr="007E65A7">
              <w:rPr>
                <w:rFonts w:ascii="Times New Roman" w:eastAsia="仿宋_GB2312" w:hAnsi="Times New Roman" w:cs="Times New Roman"/>
                <w:sz w:val="18"/>
                <w:szCs w:val="18"/>
              </w:rPr>
              <w:t xml:space="preserve">stirring for </w:t>
            </w:r>
            <w:del w:id="3870" w:author="Xuning Wei12232" w:date="2026-10-20T08:53:00Z">
              <w:r w:rsidRPr="007E65A7">
                <w:rPr>
                  <w:rFonts w:ascii="Times New Roman" w:eastAsia="仿宋_GB2312" w:hAnsi="Times New Roman" w:cs="Times New Roman"/>
                  <w:sz w:val="18"/>
                  <w:szCs w:val="18"/>
                </w:rPr>
                <w:delText>30 ± 2</w:delText>
              </w:r>
            </w:del>
            <w:ins w:id="3871" w:author="Xuning Wei12232" w:date="2026-10-22T13:51:00Z">
              <w:r w:rsidRPr="007E65A7">
                <w:rPr>
                  <w:rFonts w:ascii="Times New Roman" w:eastAsia="仿宋_GB2312" w:hAnsi="Times New Roman" w:cs="Times New Roman"/>
                  <w:color w:val="FF0000"/>
                  <w:sz w:val="18"/>
                  <w:szCs w:val="18"/>
                </w:rPr>
                <w:t>20</w:t>
              </w:r>
            </w:ins>
            <w:ins w:id="3872" w:author="Xuning Wei12232" w:date="2026-10-20T08:53:00Z">
              <w:r w:rsidRPr="007E65A7">
                <w:rPr>
                  <w:rFonts w:ascii="Times New Roman" w:eastAsia="仿宋_GB2312" w:hAnsi="Times New Roman" w:cs="Times New Roman"/>
                  <w:sz w:val="18"/>
                  <w:szCs w:val="18"/>
                </w:rPr>
                <w:t xml:space="preserve"> -</w:t>
              </w:r>
            </w:ins>
            <w:ins w:id="3873" w:author="Xuning Wei12232" w:date="2026-10-22T10:03:00Z">
              <w:r w:rsidRPr="007E65A7">
                <w:rPr>
                  <w:rFonts w:ascii="Times New Roman" w:eastAsia="仿宋_GB2312" w:hAnsi="Times New Roman" w:cs="Times New Roman"/>
                  <w:color w:val="FF0000"/>
                  <w:sz w:val="18"/>
                  <w:szCs w:val="18"/>
                </w:rPr>
                <w:t xml:space="preserve"> </w:t>
              </w:r>
            </w:ins>
            <w:ins w:id="3874" w:author="Xuning Wei12232" w:date="2026-10-22T10:15:00Z">
              <w:r w:rsidRPr="007E65A7">
                <w:rPr>
                  <w:rFonts w:ascii="Times New Roman" w:eastAsia="仿宋_GB2312" w:hAnsi="Times New Roman" w:cs="Times New Roman"/>
                  <w:color w:val="FF0000"/>
                  <w:sz w:val="18"/>
                  <w:szCs w:val="18"/>
                </w:rPr>
                <w:t>51</w:t>
              </w:r>
            </w:ins>
            <w:r w:rsidRPr="007E65A7">
              <w:rPr>
                <w:rFonts w:ascii="Times New Roman" w:eastAsia="仿宋_GB2312" w:hAnsi="Times New Roman" w:cs="Times New Roman"/>
                <w:sz w:val="18"/>
                <w:szCs w:val="18"/>
              </w:rPr>
              <w:t xml:space="preserve"> min (target: 30 min)</w:t>
            </w:r>
            <w:r w:rsidRPr="007E65A7">
              <w:rPr>
                <w:rFonts w:ascii="Times New Roman" w:eastAsia="仿宋_GB2312" w:hAnsi="Times New Roman" w:cs="Times New Roman"/>
                <w:sz w:val="18"/>
                <w:szCs w:val="18"/>
                <w:rPrChange w:id="3875" w:author="Xuning Wei12232" w:date="2026-10-24T11:11:00Z">
                  <w:rPr/>
                </w:rPrChange>
              </w:rPr>
              <w:t xml:space="preserve"> at </w:t>
            </w:r>
            <w:del w:id="3876" w:author="Xuning Wei12232" w:date="2026-10-20T14:33:00Z">
              <w:r w:rsidRPr="007E65A7">
                <w:rPr>
                  <w:rFonts w:ascii="Times New Roman" w:eastAsia="仿宋_GB2312" w:hAnsi="Times New Roman" w:cs="Times New Roman"/>
                  <w:sz w:val="18"/>
                  <w:szCs w:val="18"/>
                  <w:rPrChange w:id="3877" w:author="Xuning Wei12232" w:date="2026-10-24T11:11:00Z">
                    <w:rPr/>
                  </w:rPrChange>
                </w:rPr>
                <w:delText>25 ± 5 °C</w:delText>
              </w:r>
            </w:del>
            <w:ins w:id="3878" w:author="Xuning Wei12232" w:date="2026-10-20T14:33:00Z">
              <w:r w:rsidRPr="007E65A7">
                <w:rPr>
                  <w:rFonts w:ascii="Times New Roman" w:eastAsia="仿宋_GB2312" w:hAnsi="Times New Roman" w:cs="Times New Roman"/>
                  <w:sz w:val="18"/>
                  <w:szCs w:val="18"/>
                  <w:rPrChange w:id="3879" w:author="Xuning Wei12232" w:date="2026-10-24T11:11:00Z">
                    <w:rPr/>
                  </w:rPrChange>
                </w:rPr>
                <w:t>25.0 ± 5.0 °C</w:t>
              </w:r>
            </w:ins>
            <w:r w:rsidRPr="007E65A7">
              <w:rPr>
                <w:rFonts w:ascii="Times New Roman" w:eastAsia="仿宋_GB2312" w:hAnsi="Times New Roman" w:cs="Times New Roman"/>
                <w:sz w:val="18"/>
                <w:szCs w:val="18"/>
                <w:rPrChange w:id="3880" w:author="Xuning Wei12232" w:date="2026-10-24T11:11:00Z">
                  <w:rPr/>
                </w:rPrChange>
              </w:rPr>
              <w:t xml:space="preserve"> (target: </w:t>
            </w:r>
            <w:del w:id="3881" w:author="Xuning Wei12232" w:date="2026-10-20T21:36:00Z">
              <w:r w:rsidRPr="007E65A7">
                <w:rPr>
                  <w:rFonts w:ascii="Times New Roman" w:eastAsia="仿宋_GB2312" w:hAnsi="Times New Roman" w:cs="Times New Roman"/>
                  <w:sz w:val="18"/>
                  <w:szCs w:val="18"/>
                  <w:rPrChange w:id="3882" w:author="Xuning Wei12232" w:date="2026-10-24T11:11:00Z">
                    <w:rPr/>
                  </w:rPrChange>
                </w:rPr>
                <w:delText>25 °C</w:delText>
              </w:r>
            </w:del>
            <w:ins w:id="3883" w:author="Xuning Wei12232" w:date="2026-10-20T21:36:00Z">
              <w:r w:rsidRPr="007E65A7">
                <w:rPr>
                  <w:rFonts w:ascii="Times New Roman" w:eastAsia="仿宋_GB2312" w:hAnsi="Times New Roman" w:cs="Times New Roman"/>
                  <w:color w:val="FF0000"/>
                  <w:sz w:val="18"/>
                  <w:szCs w:val="18"/>
                </w:rPr>
                <w:t>25.0 °C</w:t>
              </w:r>
            </w:ins>
            <w:r w:rsidRPr="007E65A7">
              <w:rPr>
                <w:rFonts w:ascii="Times New Roman" w:eastAsia="仿宋_GB2312" w:hAnsi="Times New Roman" w:cs="Times New Roman"/>
                <w:sz w:val="18"/>
                <w:szCs w:val="18"/>
                <w:rPrChange w:id="3884" w:author="Xuning Wei12232" w:date="2026-10-24T11:11:00Z">
                  <w:rPr/>
                </w:rPrChange>
              </w:rPr>
              <w:t>).</w:t>
            </w:r>
            <w:del w:id="3885" w:author="Xuning Wei12232" w:date="2026-10-20T15:04:00Z">
              <w:r w:rsidRPr="007E65A7">
                <w:rPr>
                  <w:rFonts w:ascii="Times New Roman" w:eastAsia="仿宋_GB2312" w:hAnsi="Times New Roman" w:cs="Times New Roman"/>
                  <w:sz w:val="18"/>
                  <w:szCs w:val="18"/>
                  <w:rPrChange w:id="3886" w:author="Xuning Wei12232" w:date="2026-10-24T11:11:00Z">
                    <w:rPr/>
                  </w:rPrChange>
                </w:rPr>
                <w:br/>
                <w:delText xml:space="preserve">6. </w:delText>
              </w:r>
            </w:del>
          </w:p>
          <w:p w14:paraId="3F818DB9" w14:textId="77777777" w:rsidR="007617DE" w:rsidRPr="007E65A7" w:rsidRDefault="00AE300B" w:rsidP="007617DE">
            <w:pPr>
              <w:pStyle w:val="aff7"/>
              <w:widowControl w:val="0"/>
              <w:numPr>
                <w:ilvl w:val="0"/>
                <w:numId w:val="44"/>
              </w:numPr>
              <w:spacing w:beforeLines="50" w:before="120" w:afterLines="50" w:after="120"/>
              <w:jc w:val="both"/>
              <w:rPr>
                <w:rFonts w:ascii="Times New Roman" w:eastAsia="仿宋_GB2312" w:hAnsi="Times New Roman" w:cs="Times New Roman"/>
                <w:sz w:val="18"/>
                <w:szCs w:val="18"/>
                <w:rPrChange w:id="3887" w:author="Xuning Wei12232" w:date="2026-10-24T11:11:00Z">
                  <w:rPr/>
                </w:rPrChange>
              </w:rPr>
              <w:pPrChange w:id="3888" w:author="Xuning Wei12232" w:date="2026-10-20T15:04:00Z">
                <w:pPr>
                  <w:widowControl w:val="0"/>
                  <w:spacing w:beforeLines="50" w:before="120" w:afterLines="50" w:after="120"/>
                  <w:contextualSpacing/>
                </w:pPr>
              </w:pPrChange>
            </w:pPr>
            <w:r w:rsidRPr="007E65A7">
              <w:rPr>
                <w:rFonts w:ascii="Times New Roman" w:eastAsia="仿宋_GB2312" w:hAnsi="Times New Roman" w:cs="Times New Roman"/>
                <w:sz w:val="18"/>
                <w:szCs w:val="18"/>
                <w:rPrChange w:id="3889" w:author="Xuning Wei12232" w:date="2026-10-24T11:11:00Z">
                  <w:rPr/>
                </w:rPrChange>
              </w:rPr>
              <w:t>Stop stirring, turn off the nitrogen. Drain until there is no obvious drip.</w:t>
            </w:r>
          </w:p>
        </w:tc>
      </w:tr>
      <w:tr w:rsidR="007617DE" w14:paraId="4E74DE78" w14:textId="77777777">
        <w:trPr>
          <w:trHeight w:val="20"/>
        </w:trPr>
        <w:tc>
          <w:tcPr>
            <w:tcW w:w="310" w:type="pct"/>
            <w:tcBorders>
              <w:bottom w:val="single" w:sz="4" w:space="0" w:color="auto"/>
            </w:tcBorders>
            <w:tcMar>
              <w:top w:w="57" w:type="dxa"/>
              <w:left w:w="85" w:type="dxa"/>
              <w:bottom w:w="57" w:type="dxa"/>
              <w:right w:w="85" w:type="dxa"/>
            </w:tcMar>
            <w:vAlign w:val="center"/>
          </w:tcPr>
          <w:p w14:paraId="3499AC9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Borders>
              <w:bottom w:val="single" w:sz="4" w:space="0" w:color="auto"/>
            </w:tcBorders>
            <w:tcMar>
              <w:top w:w="57" w:type="dxa"/>
              <w:left w:w="85" w:type="dxa"/>
              <w:bottom w:w="57" w:type="dxa"/>
              <w:right w:w="85" w:type="dxa"/>
            </w:tcMar>
            <w:vAlign w:val="center"/>
          </w:tcPr>
          <w:p w14:paraId="067EA2E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Borders>
              <w:bottom w:val="single" w:sz="4" w:space="0" w:color="auto"/>
            </w:tcBorders>
            <w:tcMar>
              <w:top w:w="57" w:type="dxa"/>
              <w:left w:w="85" w:type="dxa"/>
              <w:bottom w:w="57" w:type="dxa"/>
              <w:right w:w="85" w:type="dxa"/>
            </w:tcMar>
            <w:vAlign w:val="center"/>
          </w:tcPr>
          <w:p w14:paraId="433D2CEC" w14:textId="77777777" w:rsidR="007617DE" w:rsidRDefault="00AE300B" w:rsidP="007617DE">
            <w:pPr>
              <w:pStyle w:val="aff7"/>
              <w:widowControl w:val="0"/>
              <w:numPr>
                <w:ilvl w:val="0"/>
                <w:numId w:val="45"/>
              </w:numPr>
              <w:spacing w:beforeLines="50" w:before="120" w:afterLines="50" w:after="120"/>
              <w:jc w:val="both"/>
              <w:rPr>
                <w:ins w:id="3890" w:author="Xuning Wei12232" w:date="2026-10-20T15:04:00Z"/>
                <w:rFonts w:ascii="Times New Roman" w:eastAsia="仿宋_GB2312" w:hAnsi="Times New Roman" w:cs="Times New Roman"/>
                <w:sz w:val="18"/>
                <w:szCs w:val="18"/>
              </w:rPr>
              <w:pPrChange w:id="3891" w:author="Xuning Wei12232" w:date="2026-10-20T15:04:00Z">
                <w:pPr>
                  <w:widowControl w:val="0"/>
                  <w:spacing w:beforeLines="50" w:before="120" w:afterLines="50" w:after="120"/>
                  <w:contextualSpacing/>
                </w:pPr>
              </w:pPrChange>
            </w:pPr>
            <w:del w:id="3892" w:author="Xuning Wei12232" w:date="2026-10-20T15:04: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893"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3894" w:author="Xuning Wei12232" w:date="2026-10-24T11:11:00Z">
                  <w:rPr>
                    <w:rFonts w:hint="eastAsia"/>
                  </w:rPr>
                </w:rPrChange>
              </w:rPr>
              <w:t>±</w:t>
            </w:r>
            <w:r>
              <w:rPr>
                <w:rFonts w:ascii="Times New Roman" w:eastAsia="仿宋_GB2312" w:hAnsi="Times New Roman" w:cs="Times New Roman"/>
                <w:sz w:val="18"/>
                <w:szCs w:val="18"/>
                <w:rPrChange w:id="3895" w:author="Xuning Wei12232" w:date="2026-10-24T11:11:00Z">
                  <w:rPr/>
                </w:rPrChange>
              </w:rPr>
              <w:t>5 °C (</w:t>
            </w:r>
            <w:del w:id="3896" w:author="Xuning Wei12232" w:date="2026-10-24T10:48:00Z">
              <w:r>
                <w:rPr>
                  <w:rFonts w:ascii="Times New Roman" w:eastAsia="仿宋_GB2312" w:hAnsi="Times New Roman" w:cs="Times New Roman"/>
                  <w:sz w:val="18"/>
                  <w:szCs w:val="18"/>
                  <w:rPrChange w:id="3897" w:author="Xuning Wei12232" w:date="2026-10-24T11:11:00Z">
                    <w:rPr/>
                  </w:rPrChange>
                </w:rPr>
                <w:delText>target: 20 °C</w:delText>
              </w:r>
            </w:del>
            <w:ins w:id="3898"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3899" w:author="Xuning Wei12232" w:date="2026-10-24T11:11:00Z">
                  <w:rPr/>
                </w:rPrChange>
              </w:rPr>
              <w:t>).</w:t>
            </w:r>
            <w:del w:id="3900" w:author="Xuning Wei12232" w:date="2026-10-20T15:04:00Z">
              <w:r>
                <w:rPr>
                  <w:rFonts w:ascii="Times New Roman" w:eastAsia="仿宋_GB2312" w:hAnsi="Times New Roman" w:cs="Times New Roman"/>
                  <w:sz w:val="18"/>
                  <w:szCs w:val="18"/>
                  <w:rPrChange w:id="3901" w:author="Xuning Wei12232" w:date="2026-10-24T11:11:00Z">
                    <w:rPr/>
                  </w:rPrChange>
                </w:rPr>
                <w:br/>
                <w:delText xml:space="preserve">2. </w:delText>
              </w:r>
            </w:del>
          </w:p>
          <w:p w14:paraId="1CF136DF" w14:textId="77777777" w:rsidR="007617DE" w:rsidRDefault="00AE300B" w:rsidP="007617DE">
            <w:pPr>
              <w:pStyle w:val="aff7"/>
              <w:widowControl w:val="0"/>
              <w:numPr>
                <w:ilvl w:val="0"/>
                <w:numId w:val="45"/>
              </w:numPr>
              <w:spacing w:beforeLines="50" w:before="120" w:afterLines="50" w:after="120"/>
              <w:jc w:val="both"/>
              <w:rPr>
                <w:ins w:id="3902" w:author="Xuning Wei12232" w:date="2026-10-20T15:04:00Z"/>
                <w:rFonts w:ascii="Times New Roman" w:eastAsia="仿宋_GB2312" w:hAnsi="Times New Roman" w:cs="Times New Roman"/>
                <w:sz w:val="18"/>
                <w:szCs w:val="18"/>
              </w:rPr>
              <w:pPrChange w:id="3903" w:author="Xuning Wei12232" w:date="2026-10-20T15:04:00Z">
                <w:pPr>
                  <w:widowControl w:val="0"/>
                  <w:spacing w:beforeLines="50" w:before="120" w:afterLines="50" w:after="120"/>
                  <w:contextualSpacing/>
                </w:pPr>
              </w:pPrChange>
            </w:pPr>
            <w:ins w:id="3904" w:author="Xuning Wei12232" w:date="2026-10-23T19:43:00Z">
              <w:r>
                <w:rPr>
                  <w:rFonts w:ascii="Times New Roman" w:eastAsia="仿宋_GB2312" w:hAnsi="Times New Roman" w:cs="Times New Roman"/>
                  <w:color w:val="FF0000"/>
                  <w:sz w:val="18"/>
                  <w:szCs w:val="18"/>
                  <w:rPrChange w:id="3905"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3906"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3907" w:author="Xuning Wei12232" w:date="2026-10-24T11:11:00Z">
                    <w:rPr>
                      <w:rFonts w:ascii="Times New Roman" w:eastAsia="仿宋_GB2312" w:hAnsi="Times New Roman" w:cs="Times New Roman"/>
                      <w:color w:val="FF0000"/>
                      <w:sz w:val="18"/>
                      <w:szCs w:val="18"/>
                      <w:highlight w:val="yellow"/>
                    </w:rPr>
                  </w:rPrChange>
                </w:rPr>
                <w:t>into TJ4S-1213-Sy15</w:t>
              </w:r>
            </w:ins>
            <w:del w:id="3908" w:author="Xuning Wei12232" w:date="2026-10-23T19:43:00Z">
              <w:r>
                <w:rPr>
                  <w:rFonts w:ascii="Times New Roman" w:eastAsia="仿宋_GB2312" w:hAnsi="Times New Roman" w:cs="Times New Roman"/>
                  <w:sz w:val="18"/>
                  <w:szCs w:val="18"/>
                  <w:rPrChange w:id="3909" w:author="Xuning Wei12232" w:date="2026-10-24T11:11:00Z">
                    <w:rPr/>
                  </w:rPrChange>
                </w:rPr>
                <w:delText>Add</w:delText>
              </w:r>
              <w:r>
                <w:rPr>
                  <w:rFonts w:ascii="Times New Roman" w:eastAsia="仿宋_GB2312" w:hAnsi="Times New Roman" w:cs="Times New Roman"/>
                  <w:sz w:val="18"/>
                  <w:szCs w:val="18"/>
                  <w:lang w:eastAsia="zh-CN"/>
                  <w:rPrChange w:id="3910" w:author="Xuning Wei12232" w:date="2026-10-24T11:11:00Z">
                    <w:rPr>
                      <w:lang w:eastAsia="zh-CN"/>
                    </w:rPr>
                  </w:rPrChange>
                </w:rPr>
                <w:delText xml:space="preserve"> </w:delText>
              </w:r>
            </w:del>
            <w:del w:id="3911" w:author="Xuning Wei12232" w:date="2026-10-18T19:02:00Z">
              <w:r>
                <w:rPr>
                  <w:rFonts w:ascii="Times New Roman" w:eastAsia="仿宋_GB2312" w:hAnsi="Times New Roman" w:cs="Times New Roman"/>
                  <w:sz w:val="18"/>
                  <w:szCs w:val="18"/>
                  <w:lang w:eastAsia="zh-CN"/>
                  <w:rPrChange w:id="3912" w:author="Xuning Wei12232" w:date="2026-10-24T11:11:00Z">
                    <w:rPr>
                      <w:lang w:eastAsia="zh-CN"/>
                    </w:rPr>
                  </w:rPrChange>
                </w:rPr>
                <w:delText>10.0 V Isopropyl Acetate (8.730 kg/kg)</w:delText>
              </w:r>
            </w:del>
            <w:del w:id="3913" w:author="Xuning Wei12232" w:date="2026-10-18T22:30:00Z">
              <w:r>
                <w:rPr>
                  <w:rFonts w:ascii="Times New Roman" w:eastAsia="仿宋_GB2312" w:hAnsi="Times New Roman" w:cs="Times New Roman"/>
                  <w:sz w:val="18"/>
                  <w:szCs w:val="18"/>
                  <w:lang w:eastAsia="zh-CN"/>
                  <w:rPrChange w:id="3914" w:author="Xuning Wei12232" w:date="2026-10-24T11:11:00Z">
                    <w:rPr>
                      <w:lang w:eastAsia="zh-CN"/>
                    </w:rPr>
                  </w:rPrChange>
                </w:rPr>
                <w:delText xml:space="preserve"> </w:delText>
              </w:r>
            </w:del>
            <w:del w:id="3915" w:author="Xuning Wei12232" w:date="2026-10-23T19:43:00Z">
              <w:r>
                <w:rPr>
                  <w:rFonts w:ascii="Times New Roman" w:eastAsia="仿宋_GB2312" w:hAnsi="Times New Roman" w:cs="Times New Roman"/>
                  <w:sz w:val="18"/>
                  <w:szCs w:val="18"/>
                  <w:rPrChange w:id="3916" w:author="Xuning Wei12232" w:date="2026-10-24T11:11:00Z">
                    <w:rPr/>
                  </w:rPrChange>
                </w:rPr>
                <w:delText>into TJ4S-1213-Sy15</w:delText>
              </w:r>
            </w:del>
            <w:r>
              <w:rPr>
                <w:rFonts w:ascii="Times New Roman" w:eastAsia="仿宋_GB2312" w:hAnsi="Times New Roman" w:cs="Times New Roman"/>
                <w:sz w:val="18"/>
                <w:szCs w:val="18"/>
                <w:rPrChange w:id="3917" w:author="Xuning Wei12232" w:date="2026-10-24T11:11:00Z">
                  <w:rPr/>
                </w:rPrChange>
              </w:rPr>
              <w:t xml:space="preserve">. </w:t>
            </w:r>
            <w:del w:id="3918" w:author="Xuning Wei12232" w:date="2026-10-20T15:04:00Z">
              <w:r>
                <w:rPr>
                  <w:rFonts w:ascii="Times New Roman" w:eastAsia="仿宋_GB2312" w:hAnsi="Times New Roman" w:cs="Times New Roman"/>
                  <w:sz w:val="18"/>
                  <w:szCs w:val="18"/>
                  <w:rPrChange w:id="3919" w:author="Xuning Wei12232" w:date="2026-10-24T11:11:00Z">
                    <w:rPr/>
                  </w:rPrChange>
                </w:rPr>
                <w:br/>
                <w:delText xml:space="preserve">3. </w:delText>
              </w:r>
            </w:del>
          </w:p>
          <w:p w14:paraId="6CD2DA62" w14:textId="77777777" w:rsidR="007617DE" w:rsidRPr="007617DE" w:rsidRDefault="00AE300B" w:rsidP="007617DE">
            <w:pPr>
              <w:pStyle w:val="aff7"/>
              <w:widowControl w:val="0"/>
              <w:numPr>
                <w:ilvl w:val="0"/>
                <w:numId w:val="45"/>
              </w:numPr>
              <w:spacing w:beforeLines="50" w:before="120" w:afterLines="50" w:after="120"/>
              <w:jc w:val="both"/>
              <w:rPr>
                <w:rFonts w:ascii="Times New Roman" w:eastAsia="仿宋_GB2312" w:hAnsi="Times New Roman" w:cs="Times New Roman"/>
                <w:sz w:val="18"/>
                <w:szCs w:val="18"/>
                <w:rPrChange w:id="3920" w:author="Xuning Wei12232" w:date="2026-10-24T11:11:00Z">
                  <w:rPr/>
                </w:rPrChange>
              </w:rPr>
              <w:pPrChange w:id="3921" w:author="Xuning Wei12232" w:date="2026-10-20T15:04:00Z">
                <w:pPr>
                  <w:widowControl w:val="0"/>
                  <w:spacing w:beforeLines="50" w:before="120" w:afterLines="50" w:after="120"/>
                  <w:contextualSpacing/>
                </w:pPr>
              </w:pPrChange>
            </w:pPr>
            <w:r>
              <w:rPr>
                <w:rFonts w:ascii="Times New Roman" w:eastAsia="仿宋_GB2312" w:hAnsi="Times New Roman" w:cs="Times New Roman"/>
                <w:sz w:val="18"/>
                <w:szCs w:val="18"/>
                <w:rPrChange w:id="3922" w:author="Xuning Wei12232" w:date="2026-10-24T11:11:00Z">
                  <w:rPr/>
                </w:rPrChange>
              </w:rPr>
              <w:t>Bubble with nitrogen, after s</w:t>
            </w:r>
            <w:r>
              <w:rPr>
                <w:rFonts w:ascii="Times New Roman" w:eastAsia="仿宋_GB2312" w:hAnsi="Times New Roman" w:cs="Times New Roman"/>
                <w:color w:val="0000FF"/>
                <w:sz w:val="18"/>
                <w:szCs w:val="18"/>
                <w:rPrChange w:id="3923" w:author="Xuning Wei12232" w:date="2026-10-24T11:11:00Z">
                  <w:rPr>
                    <w:color w:val="0000FF"/>
                  </w:rPr>
                </w:rPrChange>
              </w:rPr>
              <w:t>tirring, turn off the nitrogen</w:t>
            </w:r>
            <w:r>
              <w:rPr>
                <w:rFonts w:ascii="Times New Roman" w:eastAsia="仿宋_GB2312" w:hAnsi="Times New Roman" w:cs="Times New Roman"/>
                <w:sz w:val="18"/>
                <w:szCs w:val="18"/>
                <w:rPrChange w:id="3924" w:author="Xuning Wei12232" w:date="2026-10-24T11:11:00Z">
                  <w:rPr/>
                </w:rPrChange>
              </w:rPr>
              <w:t>. Drain until there is no obvious drip</w:t>
            </w:r>
          </w:p>
          <w:p w14:paraId="7010C57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lang w:eastAsia="zh-CN"/>
              </w:rPr>
              <w:pPrChange w:id="3925"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14570A70" w14:textId="77777777">
        <w:trPr>
          <w:trHeight w:val="20"/>
        </w:trPr>
        <w:tc>
          <w:tcPr>
            <w:tcW w:w="310" w:type="pct"/>
            <w:tcMar>
              <w:top w:w="57" w:type="dxa"/>
              <w:left w:w="85" w:type="dxa"/>
              <w:bottom w:w="57" w:type="dxa"/>
              <w:right w:w="85" w:type="dxa"/>
            </w:tcMar>
            <w:vAlign w:val="center"/>
          </w:tcPr>
          <w:p w14:paraId="748772E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B4F71B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01CB427F" w14:textId="77777777" w:rsidR="007617DE" w:rsidRDefault="00AE300B" w:rsidP="007617DE">
            <w:pPr>
              <w:pStyle w:val="aff7"/>
              <w:widowControl w:val="0"/>
              <w:numPr>
                <w:ilvl w:val="0"/>
                <w:numId w:val="46"/>
              </w:numPr>
              <w:spacing w:beforeLines="50" w:before="120" w:afterLines="50" w:after="120"/>
              <w:jc w:val="both"/>
              <w:rPr>
                <w:ins w:id="3926" w:author="Xuning Wei12232" w:date="2026-10-20T15:04:00Z"/>
                <w:rFonts w:ascii="Times New Roman" w:eastAsia="仿宋_GB2312" w:hAnsi="Times New Roman" w:cs="Times New Roman"/>
                <w:sz w:val="18"/>
                <w:szCs w:val="18"/>
              </w:rPr>
              <w:pPrChange w:id="3927" w:author="Xuning Wei12232" w:date="2026-10-20T15:04:00Z">
                <w:pPr>
                  <w:widowControl w:val="0"/>
                  <w:spacing w:beforeLines="50" w:before="120" w:afterLines="50" w:after="120"/>
                  <w:contextualSpacing/>
                </w:pPr>
              </w:pPrChange>
            </w:pPr>
            <w:del w:id="3928" w:author="Xuning Wei12232" w:date="2026-10-20T15:04: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3929" w:author="Xuning Wei12232" w:date="2026-10-24T11:11:00Z">
                  <w:rPr/>
                </w:rPrChange>
              </w:rPr>
              <w:t>Add</w:t>
            </w:r>
            <w:del w:id="3930" w:author="Xuning Wei12232" w:date="2026-10-20T08:10:00Z">
              <w:r>
                <w:rPr>
                  <w:rFonts w:ascii="Times New Roman" w:eastAsia="仿宋_GB2312" w:hAnsi="Times New Roman" w:cs="Times New Roman"/>
                  <w:sz w:val="18"/>
                  <w:szCs w:val="18"/>
                  <w:rPrChange w:id="3931" w:author="Xuning Wei12232" w:date="2026-10-24T11:11:00Z">
                    <w:rPr/>
                  </w:rPrChange>
                </w:rPr>
                <w:delText xml:space="preserve"> 12.0 V</w:delText>
              </w:r>
            </w:del>
            <w:del w:id="3932" w:author="Xuning Wei12232" w:date="2026-10-20T21:04:00Z">
              <w:r>
                <w:rPr>
                  <w:rFonts w:ascii="Times New Roman" w:eastAsia="仿宋_GB2312" w:hAnsi="Times New Roman" w:cs="Times New Roman"/>
                  <w:sz w:val="18"/>
                  <w:szCs w:val="18"/>
                  <w:rPrChange w:id="3933" w:author="Xuning Wei12232" w:date="2026-10-24T11:11:00Z">
                    <w:rPr/>
                  </w:rPrChange>
                </w:rPr>
                <w:delText xml:space="preserve"> </w:delText>
              </w:r>
            </w:del>
            <w:ins w:id="3934" w:author="Xuning Wei12232" w:date="2026-10-20T20:12:00Z">
              <w:r>
                <w:rPr>
                  <w:rFonts w:ascii="Times New Roman" w:eastAsia="仿宋_GB2312" w:hAnsi="Times New Roman" w:cs="Times New Roman"/>
                  <w:sz w:val="18"/>
                  <w:szCs w:val="18"/>
                </w:rPr>
                <w:t xml:space="preserve"> </w:t>
              </w:r>
              <w:r>
                <w:rPr>
                  <w:rFonts w:ascii="Times New Roman" w:eastAsia="仿宋_GB2312" w:hAnsi="Times New Roman" w:cs="Times New Roman"/>
                  <w:color w:val="000000" w:themeColor="text1"/>
                  <w:sz w:val="18"/>
                  <w:szCs w:val="18"/>
                  <w:rPrChange w:id="3935" w:author="Xuning Wei12232" w:date="2026-10-24T11:11:00Z">
                    <w:rPr>
                      <w:rFonts w:ascii="Times New Roman" w:eastAsia="仿宋_GB2312" w:hAnsi="Times New Roman" w:cs="Times New Roman"/>
                      <w:color w:val="000000" w:themeColor="text1"/>
                      <w:sz w:val="18"/>
                      <w:szCs w:val="18"/>
                      <w:highlight w:val="lightGray"/>
                    </w:rPr>
                  </w:rPrChange>
                </w:rPr>
                <w:t>DMF (</w:t>
              </w:r>
            </w:ins>
            <w:ins w:id="3936" w:author="Xuning Wei12232" w:date="2026-10-23T14:04:00Z">
              <w:r>
                <w:rPr>
                  <w:rFonts w:ascii="Times New Roman" w:eastAsia="仿宋_GB2312" w:hAnsi="Times New Roman" w:cs="Times New Roman"/>
                  <w:color w:val="000000" w:themeColor="text1"/>
                  <w:sz w:val="18"/>
                  <w:szCs w:val="18"/>
                  <w:rPrChange w:id="3937" w:author="Xuning Wei12232" w:date="2026-10-24T11:11:00Z">
                    <w:rPr>
                      <w:rFonts w:ascii="Times New Roman" w:eastAsia="仿宋_GB2312" w:hAnsi="Times New Roman" w:cs="Times New Roman"/>
                      <w:color w:val="000000" w:themeColor="text1"/>
                      <w:sz w:val="18"/>
                      <w:szCs w:val="18"/>
                      <w:highlight w:val="lightGray"/>
                    </w:rPr>
                  </w:rPrChange>
                </w:rPr>
                <w:t>1</w:t>
              </w:r>
            </w:ins>
            <w:ins w:id="3938" w:author="Xuning Wei12232" w:date="2026-10-23T19:48:00Z">
              <w:r>
                <w:rPr>
                  <w:rFonts w:ascii="Times New Roman" w:eastAsia="仿宋_GB2312" w:hAnsi="Times New Roman" w:cs="Times New Roman"/>
                  <w:color w:val="000000" w:themeColor="text1"/>
                  <w:sz w:val="18"/>
                  <w:szCs w:val="18"/>
                  <w:rPrChange w:id="3939" w:author="Xuning Wei12232" w:date="2026-10-24T11:11:00Z">
                    <w:rPr>
                      <w:rFonts w:ascii="Times New Roman" w:eastAsia="仿宋_GB2312" w:hAnsi="Times New Roman" w:cs="Times New Roman"/>
                      <w:color w:val="000000" w:themeColor="text1"/>
                      <w:sz w:val="18"/>
                      <w:szCs w:val="18"/>
                      <w:highlight w:val="lightGray"/>
                    </w:rPr>
                  </w:rPrChange>
                </w:rPr>
                <w:t>3</w:t>
              </w:r>
            </w:ins>
            <w:ins w:id="3940" w:author="Xuning Wei12232" w:date="2026-10-23T14:04:00Z">
              <w:r>
                <w:rPr>
                  <w:rFonts w:ascii="Times New Roman" w:eastAsia="仿宋_GB2312" w:hAnsi="Times New Roman" w:cs="Times New Roman"/>
                  <w:color w:val="000000" w:themeColor="text1"/>
                  <w:sz w:val="18"/>
                  <w:szCs w:val="18"/>
                  <w:rPrChange w:id="3941" w:author="Xuning Wei12232" w:date="2026-10-24T11:11:00Z">
                    <w:rPr>
                      <w:rFonts w:ascii="Times New Roman" w:eastAsia="仿宋_GB2312" w:hAnsi="Times New Roman" w:cs="Times New Roman"/>
                      <w:color w:val="000000" w:themeColor="text1"/>
                      <w:sz w:val="18"/>
                      <w:szCs w:val="18"/>
                      <w:highlight w:val="lightGray"/>
                    </w:rPr>
                  </w:rPrChange>
                </w:rPr>
                <w:t xml:space="preserve">.0 </w:t>
              </w:r>
            </w:ins>
            <w:ins w:id="3942" w:author="Xuning Wei12232" w:date="2026-10-20T20:12:00Z">
              <w:r>
                <w:rPr>
                  <w:rFonts w:ascii="Times New Roman" w:eastAsia="仿宋_GB2312" w:hAnsi="Times New Roman" w:cs="Times New Roman"/>
                  <w:color w:val="000000" w:themeColor="text1"/>
                  <w:sz w:val="18"/>
                  <w:szCs w:val="18"/>
                  <w:rPrChange w:id="3943" w:author="Xuning Wei12232" w:date="2026-10-24T11:11:00Z">
                    <w:rPr>
                      <w:rFonts w:ascii="Times New Roman" w:eastAsia="仿宋_GB2312" w:hAnsi="Times New Roman" w:cs="Times New Roman"/>
                      <w:color w:val="000000" w:themeColor="text1"/>
                      <w:sz w:val="18"/>
                      <w:szCs w:val="18"/>
                      <w:highlight w:val="lightGray"/>
                    </w:rPr>
                  </w:rPrChange>
                </w:rPr>
                <w:t>V, 1</w:t>
              </w:r>
            </w:ins>
            <w:ins w:id="3944" w:author="Xuning Wei12232" w:date="2026-10-23T19:47:00Z">
              <w:r>
                <w:rPr>
                  <w:rFonts w:ascii="Times New Roman" w:eastAsia="仿宋_GB2312" w:hAnsi="Times New Roman" w:cs="Times New Roman"/>
                  <w:color w:val="000000" w:themeColor="text1"/>
                  <w:sz w:val="18"/>
                  <w:szCs w:val="18"/>
                  <w:rPrChange w:id="3945" w:author="Xuning Wei12232" w:date="2026-10-24T11:11:00Z">
                    <w:rPr>
                      <w:rFonts w:ascii="Times New Roman" w:eastAsia="仿宋_GB2312" w:hAnsi="Times New Roman" w:cs="Times New Roman"/>
                      <w:color w:val="000000" w:themeColor="text1"/>
                      <w:sz w:val="18"/>
                      <w:szCs w:val="18"/>
                      <w:highlight w:val="lightGray"/>
                    </w:rPr>
                  </w:rPrChange>
                </w:rPr>
                <w:t>2.32</w:t>
              </w:r>
            </w:ins>
            <w:ins w:id="3946" w:author="Xuning Wei12232" w:date="2026-10-20T20:12:00Z">
              <w:r>
                <w:rPr>
                  <w:rFonts w:ascii="Times New Roman" w:eastAsia="仿宋_GB2312" w:hAnsi="Times New Roman" w:cs="Times New Roman"/>
                  <w:color w:val="000000" w:themeColor="text1"/>
                  <w:sz w:val="18"/>
                  <w:szCs w:val="18"/>
                  <w:rPrChange w:id="3947" w:author="Xuning Wei12232" w:date="2026-10-24T11:11:00Z">
                    <w:rPr>
                      <w:rFonts w:ascii="Times New Roman" w:eastAsia="仿宋_GB2312" w:hAnsi="Times New Roman" w:cs="Times New Roman"/>
                      <w:color w:val="000000" w:themeColor="text1"/>
                      <w:sz w:val="18"/>
                      <w:szCs w:val="18"/>
                      <w:highlight w:val="lightGray"/>
                    </w:rPr>
                  </w:rPrChange>
                </w:rPr>
                <w:t xml:space="preserve"> kg/kg)</w:t>
              </w:r>
              <w:r>
                <w:rPr>
                  <w:rFonts w:ascii="Times New Roman" w:eastAsia="仿宋_GB2312" w:hAnsi="Times New Roman" w:cs="Times New Roman"/>
                  <w:sz w:val="18"/>
                  <w:szCs w:val="18"/>
                </w:rPr>
                <w:t xml:space="preserve"> </w:t>
              </w:r>
            </w:ins>
            <w:del w:id="3948" w:author="Xuning Wei12232" w:date="2026-10-20T20:12:00Z">
              <w:r>
                <w:rPr>
                  <w:rFonts w:ascii="Times New Roman" w:eastAsia="仿宋_GB2312" w:hAnsi="Times New Roman" w:cs="Times New Roman"/>
                  <w:sz w:val="18"/>
                  <w:szCs w:val="18"/>
                </w:rPr>
                <w:delText xml:space="preserve">DMF (11.376 kg/kg) </w:delText>
              </w:r>
            </w:del>
            <w:r>
              <w:rPr>
                <w:rFonts w:ascii="Times New Roman" w:eastAsia="仿宋_GB2312" w:hAnsi="Times New Roman" w:cs="Times New Roman"/>
                <w:sz w:val="18"/>
                <w:szCs w:val="18"/>
                <w:rPrChange w:id="3949" w:author="Xuning Wei12232" w:date="2026-10-24T11:11:00Z">
                  <w:rPr/>
                </w:rPrChange>
              </w:rPr>
              <w:t xml:space="preserve">into TJ4S-1213-Sy15. </w:t>
            </w:r>
            <w:del w:id="3950" w:author="Xuning Wei12232" w:date="2026-10-20T15:04:00Z">
              <w:r>
                <w:rPr>
                  <w:rFonts w:ascii="Times New Roman" w:eastAsia="仿宋_GB2312" w:hAnsi="Times New Roman" w:cs="Times New Roman"/>
                  <w:sz w:val="18"/>
                  <w:szCs w:val="18"/>
                  <w:rPrChange w:id="3951" w:author="Xuning Wei12232" w:date="2026-10-24T11:11:00Z">
                    <w:rPr/>
                  </w:rPrChange>
                </w:rPr>
                <w:br/>
                <w:delText xml:space="preserve">2. </w:delText>
              </w:r>
            </w:del>
          </w:p>
          <w:p w14:paraId="6DC2A5A6" w14:textId="77777777" w:rsidR="007617DE" w:rsidRPr="007617DE" w:rsidRDefault="00AE300B" w:rsidP="007617DE">
            <w:pPr>
              <w:pStyle w:val="aff7"/>
              <w:widowControl w:val="0"/>
              <w:numPr>
                <w:ilvl w:val="0"/>
                <w:numId w:val="46"/>
              </w:numPr>
              <w:spacing w:beforeLines="50" w:before="120" w:afterLines="50" w:after="120"/>
              <w:jc w:val="both"/>
              <w:rPr>
                <w:rFonts w:ascii="Times New Roman" w:eastAsia="仿宋_GB2312" w:hAnsi="Times New Roman" w:cs="Times New Roman"/>
                <w:sz w:val="18"/>
                <w:szCs w:val="18"/>
                <w:rPrChange w:id="3952" w:author="Xuning Wei12232" w:date="2026-10-24T11:11:00Z">
                  <w:rPr/>
                </w:rPrChange>
              </w:rPr>
              <w:pPrChange w:id="3953" w:author="Xuning Wei12232" w:date="2026-10-20T15:04:00Z">
                <w:pPr>
                  <w:widowControl w:val="0"/>
                  <w:spacing w:beforeLines="50" w:before="120" w:afterLines="50" w:after="120"/>
                  <w:contextualSpacing/>
                </w:pPr>
              </w:pPrChange>
            </w:pPr>
            <w:r>
              <w:rPr>
                <w:rFonts w:ascii="Times New Roman" w:eastAsia="仿宋_GB2312" w:hAnsi="Times New Roman" w:cs="Times New Roman"/>
                <w:sz w:val="18"/>
                <w:szCs w:val="18"/>
                <w:rPrChange w:id="3954" w:author="Xuning Wei12232" w:date="2026-10-24T11:11:00Z">
                  <w:rPr/>
                </w:rPrChange>
              </w:rPr>
              <w:t>Bubble with nitrogen, after s</w:t>
            </w:r>
            <w:r>
              <w:rPr>
                <w:rFonts w:ascii="Times New Roman" w:eastAsia="仿宋_GB2312" w:hAnsi="Times New Roman" w:cs="Times New Roman"/>
                <w:color w:val="0000FF"/>
                <w:sz w:val="18"/>
                <w:szCs w:val="18"/>
                <w:rPrChange w:id="3955" w:author="Xuning Wei12232" w:date="2026-10-24T11:11:00Z">
                  <w:rPr>
                    <w:color w:val="0000FF"/>
                  </w:rPr>
                </w:rPrChange>
              </w:rPr>
              <w:t>tirring, turn off the nitrogen</w:t>
            </w:r>
            <w:r>
              <w:rPr>
                <w:rFonts w:ascii="Times New Roman" w:eastAsia="仿宋_GB2312" w:hAnsi="Times New Roman" w:cs="Times New Roman"/>
                <w:sz w:val="18"/>
                <w:szCs w:val="18"/>
                <w:rPrChange w:id="3956" w:author="Xuning Wei12232" w:date="2026-10-24T11:11:00Z">
                  <w:rPr/>
                </w:rPrChange>
              </w:rPr>
              <w:t xml:space="preserve">. Drain until there is no obvious drip </w:t>
            </w:r>
          </w:p>
          <w:p w14:paraId="5F59D541"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lang w:eastAsia="zh-CN"/>
              </w:rPr>
              <w:pPrChange w:id="395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3B8F02CC" w14:textId="77777777">
        <w:trPr>
          <w:trHeight w:val="20"/>
        </w:trPr>
        <w:tc>
          <w:tcPr>
            <w:tcW w:w="310" w:type="pct"/>
            <w:tcMar>
              <w:top w:w="57" w:type="dxa"/>
              <w:left w:w="85" w:type="dxa"/>
              <w:bottom w:w="57" w:type="dxa"/>
              <w:right w:w="85" w:type="dxa"/>
            </w:tcMar>
            <w:vAlign w:val="center"/>
          </w:tcPr>
          <w:p w14:paraId="6A382CC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81A89B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Ser</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tBu</w:t>
            </w:r>
            <w:proofErr w:type="spellEnd"/>
            <w:r>
              <w:rPr>
                <w:rFonts w:ascii="Times New Roman" w:eastAsia="仿宋_GB2312" w:hAnsi="Times New Roman" w:cs="Times New Roman"/>
                <w:sz w:val="18"/>
                <w:szCs w:val="18"/>
                <w:lang w:eastAsia="zh-CN"/>
              </w:rPr>
              <w:t>)-OH activation and transfer</w:t>
            </w:r>
          </w:p>
        </w:tc>
        <w:tc>
          <w:tcPr>
            <w:tcW w:w="3909" w:type="pct"/>
            <w:tcMar>
              <w:top w:w="57" w:type="dxa"/>
              <w:left w:w="85" w:type="dxa"/>
              <w:bottom w:w="57" w:type="dxa"/>
              <w:right w:w="85" w:type="dxa"/>
            </w:tcMar>
            <w:vAlign w:val="center"/>
          </w:tcPr>
          <w:p w14:paraId="7D21E687" w14:textId="77777777" w:rsidR="007617DE" w:rsidRDefault="00AE300B" w:rsidP="007617DE">
            <w:pPr>
              <w:pStyle w:val="aff7"/>
              <w:widowControl w:val="0"/>
              <w:numPr>
                <w:ilvl w:val="0"/>
                <w:numId w:val="47"/>
              </w:numPr>
              <w:spacing w:beforeLines="50" w:before="120" w:afterLines="50" w:after="120"/>
              <w:jc w:val="both"/>
              <w:rPr>
                <w:ins w:id="3958" w:author="Xuning Wei12232" w:date="2026-10-20T15:04:00Z"/>
                <w:rFonts w:ascii="Times New Roman" w:eastAsia="等线" w:hAnsi="Times New Roman" w:cs="Times New Roman"/>
                <w:sz w:val="18"/>
                <w:szCs w:val="18"/>
                <w:lang w:eastAsia="zh-CN"/>
              </w:rPr>
              <w:pPrChange w:id="3959" w:author="Xuning Wei12232" w:date="2026-10-20T15:04:00Z">
                <w:pPr>
                  <w:widowControl w:val="0"/>
                  <w:spacing w:beforeLines="50" w:before="120" w:afterLines="50" w:after="120"/>
                  <w:contextualSpacing/>
                </w:pPr>
              </w:pPrChange>
            </w:pPr>
            <w:del w:id="3960" w:author="Xuning Wei12232" w:date="2026-10-20T15:04:00Z">
              <w:r>
                <w:rPr>
                  <w:rFonts w:ascii="Times New Roman" w:eastAsia="等线" w:hAnsi="Times New Roman" w:cs="Times New Roman"/>
                  <w:sz w:val="18"/>
                  <w:szCs w:val="18"/>
                  <w:rPrChange w:id="3961" w:author="Xuning Wei12232" w:date="2026-10-24T11:11:00Z">
                    <w:rPr/>
                  </w:rPrChange>
                </w:rPr>
                <w:delText xml:space="preserve">1. </w:delText>
              </w:r>
            </w:del>
            <w:r>
              <w:rPr>
                <w:rFonts w:ascii="Times New Roman" w:eastAsia="等线" w:hAnsi="Times New Roman" w:cs="Times New Roman"/>
                <w:sz w:val="18"/>
                <w:szCs w:val="18"/>
                <w:rPrChange w:id="3962" w:author="Xuning Wei12232" w:date="2026-10-24T11:11:00Z">
                  <w:rPr/>
                </w:rPrChange>
              </w:rPr>
              <w:t xml:space="preserve">Add </w:t>
            </w:r>
            <w:del w:id="3963" w:author="Xuning Wei12232" w:date="2026-10-20T08:10:00Z">
              <w:r>
                <w:rPr>
                  <w:rFonts w:ascii="Times New Roman" w:eastAsia="等线" w:hAnsi="Times New Roman" w:cs="Times New Roman"/>
                  <w:sz w:val="18"/>
                  <w:szCs w:val="18"/>
                  <w:lang w:eastAsia="zh-CN"/>
                  <w:rPrChange w:id="3964" w:author="Xuning Wei12232" w:date="2026-10-24T11:11:00Z">
                    <w:rPr>
                      <w:lang w:eastAsia="zh-CN"/>
                    </w:rPr>
                  </w:rPrChange>
                </w:rPr>
                <w:delText xml:space="preserve">5.0 V </w:delText>
              </w:r>
            </w:del>
            <w:r>
              <w:rPr>
                <w:rFonts w:ascii="Times New Roman" w:eastAsia="等线" w:hAnsi="Times New Roman" w:cs="Times New Roman"/>
                <w:sz w:val="18"/>
                <w:szCs w:val="18"/>
                <w:lang w:eastAsia="zh-CN"/>
                <w:rPrChange w:id="3965" w:author="Xuning Wei12232" w:date="2026-10-24T11:11:00Z">
                  <w:rPr>
                    <w:lang w:eastAsia="zh-CN"/>
                  </w:rPr>
                </w:rPrChange>
              </w:rPr>
              <w:t>DMF (</w:t>
            </w:r>
            <w:ins w:id="3966" w:author="Xuning Wei12232" w:date="2026-10-20T08:10:00Z">
              <w:r>
                <w:rPr>
                  <w:rFonts w:ascii="Times New Roman" w:eastAsia="等线" w:hAnsi="Times New Roman" w:cs="Times New Roman"/>
                  <w:sz w:val="18"/>
                  <w:szCs w:val="18"/>
                  <w:lang w:eastAsia="zh-CN"/>
                  <w:rPrChange w:id="3967" w:author="Xuning Wei12232" w:date="2026-10-24T11:11:00Z">
                    <w:rPr>
                      <w:lang w:eastAsia="zh-CN"/>
                    </w:rPr>
                  </w:rPrChange>
                </w:rPr>
                <w:t xml:space="preserve">5.0 V, </w:t>
              </w:r>
            </w:ins>
            <w:r>
              <w:rPr>
                <w:rFonts w:ascii="Times New Roman" w:eastAsia="等线" w:hAnsi="Times New Roman" w:cs="Times New Roman"/>
                <w:sz w:val="18"/>
                <w:szCs w:val="18"/>
                <w:lang w:eastAsia="zh-CN"/>
                <w:rPrChange w:id="3968" w:author="Xuning Wei12232" w:date="2026-10-24T11:11:00Z">
                  <w:rPr>
                    <w:lang w:eastAsia="zh-CN"/>
                  </w:rPr>
                </w:rPrChange>
              </w:rPr>
              <w:t>4.74</w:t>
            </w:r>
            <w:del w:id="3969" w:author="Xuning Wei12232" w:date="2026-10-20T21:04:00Z">
              <w:r>
                <w:rPr>
                  <w:rFonts w:ascii="Times New Roman" w:eastAsia="等线" w:hAnsi="Times New Roman" w:cs="Times New Roman"/>
                  <w:sz w:val="18"/>
                  <w:szCs w:val="18"/>
                  <w:lang w:eastAsia="zh-CN"/>
                  <w:rPrChange w:id="3970" w:author="Xuning Wei12232" w:date="2026-10-24T11:11:00Z">
                    <w:rPr>
                      <w:lang w:eastAsia="zh-CN"/>
                    </w:rPr>
                  </w:rPrChange>
                </w:rPr>
                <w:delText>0</w:delText>
              </w:r>
            </w:del>
            <w:r>
              <w:rPr>
                <w:rFonts w:ascii="Times New Roman" w:eastAsia="等线" w:hAnsi="Times New Roman" w:cs="Times New Roman"/>
                <w:sz w:val="18"/>
                <w:szCs w:val="18"/>
                <w:lang w:eastAsia="zh-CN"/>
                <w:rPrChange w:id="3971" w:author="Xuning Wei12232" w:date="2026-10-24T11:11:00Z">
                  <w:rPr>
                    <w:lang w:eastAsia="zh-CN"/>
                  </w:rPr>
                </w:rPrChange>
              </w:rPr>
              <w:t xml:space="preserve"> kg/kg)</w:t>
            </w:r>
            <w:r>
              <w:rPr>
                <w:rFonts w:ascii="Times New Roman" w:eastAsia="等线" w:hAnsi="Times New Roman" w:cs="Times New Roman"/>
                <w:sz w:val="18"/>
                <w:szCs w:val="18"/>
                <w:rPrChange w:id="3972" w:author="Xuning Wei12232" w:date="2026-10-24T11:11:00Z">
                  <w:rPr/>
                </w:rPrChange>
              </w:rPr>
              <w:t xml:space="preserve"> into </w:t>
            </w:r>
            <w:r>
              <w:rPr>
                <w:rFonts w:ascii="Times New Roman" w:eastAsia="仿宋_GB2312" w:hAnsi="Times New Roman" w:cs="Times New Roman"/>
                <w:sz w:val="18"/>
                <w:szCs w:val="18"/>
                <w:rPrChange w:id="3973"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3974" w:author="Xuning Wei12232" w:date="2026-10-24T11:11:00Z">
                  <w:rPr>
                    <w:rFonts w:eastAsia="仿宋_GB2312"/>
                    <w:lang w:eastAsia="zh-CN"/>
                  </w:rPr>
                </w:rPrChange>
              </w:rPr>
              <w:t>-R01</w:t>
            </w:r>
            <w:r>
              <w:rPr>
                <w:rFonts w:ascii="Times New Roman" w:eastAsia="等线" w:hAnsi="Times New Roman" w:cs="Times New Roman"/>
                <w:sz w:val="18"/>
                <w:szCs w:val="18"/>
                <w:rPrChange w:id="3975" w:author="Xuning Wei12232" w:date="2026-10-24T11:11:00Z">
                  <w:rPr/>
                </w:rPrChange>
              </w:rPr>
              <w:t xml:space="preserve">. Start the </w:t>
            </w:r>
            <w:r>
              <w:rPr>
                <w:rFonts w:ascii="Times New Roman" w:eastAsia="等线" w:hAnsi="Times New Roman" w:cs="Times New Roman"/>
                <w:color w:val="0000FF"/>
                <w:sz w:val="18"/>
                <w:szCs w:val="18"/>
                <w:rPrChange w:id="3976" w:author="Xuning Wei12232" w:date="2026-10-24T11:11:00Z">
                  <w:rPr>
                    <w:color w:val="0000FF"/>
                  </w:rPr>
                </w:rPrChange>
              </w:rPr>
              <w:t>agitator</w:t>
            </w:r>
            <w:r>
              <w:rPr>
                <w:rFonts w:ascii="Times New Roman" w:eastAsia="等线" w:hAnsi="Times New Roman" w:cs="Times New Roman"/>
                <w:sz w:val="18"/>
                <w:szCs w:val="18"/>
                <w:rPrChange w:id="3977" w:author="Xuning Wei12232" w:date="2026-10-24T11:11:00Z">
                  <w:rPr/>
                </w:rPrChange>
              </w:rPr>
              <w:t xml:space="preserve">. </w:t>
            </w:r>
            <w:del w:id="3978" w:author="Xuning Wei12232" w:date="2026-10-20T15:04:00Z">
              <w:r>
                <w:rPr>
                  <w:rFonts w:ascii="Times New Roman" w:eastAsia="等线" w:hAnsi="Times New Roman" w:cs="Times New Roman"/>
                  <w:sz w:val="18"/>
                  <w:szCs w:val="18"/>
                  <w:rPrChange w:id="3979" w:author="Xuning Wei12232" w:date="2026-10-24T11:11:00Z">
                    <w:rPr/>
                  </w:rPrChange>
                </w:rPr>
                <w:br/>
              </w:r>
            </w:del>
            <w:del w:id="3980" w:author="Xuning Wei12232" w:date="2026-10-20T08:35:00Z">
              <w:r>
                <w:rPr>
                  <w:rFonts w:ascii="Times New Roman" w:eastAsia="等线" w:hAnsi="Times New Roman" w:cs="Times New Roman"/>
                  <w:sz w:val="18"/>
                  <w:szCs w:val="18"/>
                  <w:rPrChange w:id="3981" w:author="Xuning Wei12232" w:date="2026-10-24T11:11:00Z">
                    <w:rPr/>
                  </w:rPrChange>
                </w:rPr>
                <w:delText xml:space="preserve">2. Add </w:delText>
              </w:r>
            </w:del>
            <w:del w:id="3982" w:author="Xuning Wei12232" w:date="2026-10-20T08:10:00Z">
              <w:r>
                <w:rPr>
                  <w:rFonts w:ascii="Times New Roman" w:eastAsia="等线" w:hAnsi="Times New Roman" w:cs="Times New Roman"/>
                  <w:sz w:val="18"/>
                  <w:szCs w:val="18"/>
                  <w:rPrChange w:id="3983" w:author="Xuning Wei12232" w:date="2026-10-24T11:11:00Z">
                    <w:rPr/>
                  </w:rPrChange>
                </w:rPr>
                <w:delText>2.0 eq.</w:delText>
              </w:r>
            </w:del>
            <w:del w:id="3984" w:author="Xuning Wei12232" w:date="2026-10-20T08:35:00Z">
              <w:r>
                <w:rPr>
                  <w:rFonts w:ascii="Times New Roman" w:eastAsia="等线" w:hAnsi="Times New Roman" w:cs="Times New Roman"/>
                  <w:sz w:val="18"/>
                  <w:szCs w:val="18"/>
                  <w:lang w:eastAsia="zh-CN"/>
                  <w:rPrChange w:id="3985" w:author="Xuning Wei12232" w:date="2026-10-24T11:11:00Z">
                    <w:rPr>
                      <w:lang w:eastAsia="zh-CN"/>
                    </w:rPr>
                  </w:rPrChange>
                </w:rPr>
                <w:delText xml:space="preserve"> Fmoc-L-Ser(tBu)-OH.</w:delText>
              </w:r>
              <w:r>
                <w:rPr>
                  <w:rFonts w:ascii="Times New Roman" w:eastAsia="等线" w:hAnsi="Times New Roman" w:cs="Times New Roman"/>
                  <w:sz w:val="18"/>
                  <w:szCs w:val="18"/>
                  <w:rPrChange w:id="3986" w:author="Xuning Wei12232" w:date="2026-10-24T11:11:00Z">
                    <w:rPr/>
                  </w:rPrChange>
                </w:rPr>
                <w:delText xml:space="preserve"> </w:delText>
              </w:r>
            </w:del>
            <w:del w:id="3987" w:author="Xuning Wei12232" w:date="2026-10-18T22:31:00Z">
              <w:r>
                <w:rPr>
                  <w:rFonts w:ascii="Times New Roman" w:eastAsia="等线" w:hAnsi="Times New Roman" w:cs="Times New Roman"/>
                  <w:color w:val="0000FF"/>
                  <w:sz w:val="18"/>
                  <w:szCs w:val="18"/>
                  <w:rPrChange w:id="3988" w:author="Xuning Wei12232" w:date="2026-10-24T11:11:00Z">
                    <w:rPr>
                      <w:color w:val="0000FF"/>
                    </w:rPr>
                  </w:rPrChange>
                </w:rPr>
                <w:delText>Stir at least 15minutes.</w:delText>
              </w:r>
            </w:del>
            <w:del w:id="3989" w:author="Xuning Wei12232" w:date="2026-10-20T08:35:00Z">
              <w:r>
                <w:rPr>
                  <w:rFonts w:ascii="Times New Roman" w:eastAsia="等线" w:hAnsi="Times New Roman" w:cs="Times New Roman"/>
                  <w:sz w:val="18"/>
                  <w:szCs w:val="18"/>
                  <w:rPrChange w:id="3990" w:author="Xuning Wei12232" w:date="2026-10-24T11:11:00Z">
                    <w:rPr/>
                  </w:rPrChange>
                </w:rPr>
                <w:br/>
              </w:r>
              <w:r>
                <w:rPr>
                  <w:rFonts w:ascii="Times New Roman" w:eastAsia="等线" w:hAnsi="Times New Roman" w:cs="Times New Roman"/>
                  <w:sz w:val="18"/>
                  <w:szCs w:val="18"/>
                  <w:lang w:eastAsia="zh-CN"/>
                  <w:rPrChange w:id="3991" w:author="Xuning Wei12232" w:date="2026-10-24T11:11:00Z">
                    <w:rPr>
                      <w:lang w:eastAsia="zh-CN"/>
                    </w:rPr>
                  </w:rPrChange>
                </w:rPr>
                <w:delText>3</w:delText>
              </w:r>
            </w:del>
            <w:del w:id="3992" w:author="Xuning Wei12232" w:date="2026-10-20T15:04:00Z">
              <w:r>
                <w:rPr>
                  <w:rFonts w:ascii="Times New Roman" w:eastAsia="等线" w:hAnsi="Times New Roman" w:cs="Times New Roman"/>
                  <w:sz w:val="18"/>
                  <w:szCs w:val="18"/>
                  <w:lang w:eastAsia="zh-CN"/>
                  <w:rPrChange w:id="3993" w:author="Xuning Wei12232" w:date="2026-10-24T11:11:00Z">
                    <w:rPr>
                      <w:lang w:eastAsia="zh-CN"/>
                    </w:rPr>
                  </w:rPrChange>
                </w:rPr>
                <w:delText xml:space="preserve">. </w:delText>
              </w:r>
            </w:del>
          </w:p>
          <w:p w14:paraId="1895B9F6" w14:textId="77777777" w:rsidR="007617DE" w:rsidRPr="007617DE" w:rsidRDefault="00AE300B" w:rsidP="007617DE">
            <w:pPr>
              <w:pStyle w:val="aff7"/>
              <w:widowControl w:val="0"/>
              <w:numPr>
                <w:ilvl w:val="0"/>
                <w:numId w:val="47"/>
              </w:numPr>
              <w:spacing w:beforeLines="50" w:before="120" w:afterLines="50" w:after="120"/>
              <w:jc w:val="both"/>
              <w:rPr>
                <w:ins w:id="3994" w:author="Xuning Wei12232" w:date="2026-10-20T15:04:00Z"/>
                <w:rFonts w:ascii="Times New Roman" w:eastAsia="仿宋_GB2312" w:hAnsi="Times New Roman" w:cs="Times New Roman"/>
                <w:color w:val="FF0000"/>
                <w:sz w:val="18"/>
                <w:szCs w:val="18"/>
                <w:lang w:eastAsia="zh-CN"/>
                <w:rPrChange w:id="3995" w:author="Xuning Wei12232" w:date="2026-10-24T11:11:00Z">
                  <w:rPr>
                    <w:ins w:id="3996" w:author="Xuning Wei12232" w:date="2026-10-20T15:04:00Z"/>
                    <w:rFonts w:ascii="Times New Roman" w:eastAsia="等线" w:hAnsi="Times New Roman" w:cs="Times New Roman"/>
                    <w:color w:val="FF0000"/>
                    <w:sz w:val="18"/>
                    <w:szCs w:val="18"/>
                    <w:lang w:eastAsia="zh-CN"/>
                  </w:rPr>
                </w:rPrChange>
              </w:rPr>
              <w:pPrChange w:id="3997" w:author="Xuning Wei12232" w:date="2026-10-20T15:04:00Z">
                <w:pPr>
                  <w:widowControl w:val="0"/>
                  <w:spacing w:beforeLines="50" w:before="120" w:afterLines="50" w:after="120"/>
                  <w:contextualSpacing/>
                </w:pPr>
              </w:pPrChange>
            </w:pPr>
            <w:r>
              <w:rPr>
                <w:rFonts w:ascii="Times New Roman" w:eastAsia="等线" w:hAnsi="Times New Roman" w:cs="Times New Roman"/>
                <w:sz w:val="18"/>
                <w:szCs w:val="18"/>
                <w:lang w:eastAsia="zh-CN"/>
                <w:rPrChange w:id="3998" w:author="Xuning Wei12232" w:date="2026-10-24T11:11:00Z">
                  <w:rPr>
                    <w:lang w:eastAsia="zh-CN"/>
                  </w:rPr>
                </w:rPrChange>
              </w:rPr>
              <w:t>Adjust</w:t>
            </w:r>
            <w:r>
              <w:rPr>
                <w:rFonts w:ascii="Times New Roman" w:eastAsia="等线" w:hAnsi="Times New Roman" w:cs="Times New Roman"/>
                <w:bCs w:val="0"/>
                <w:sz w:val="18"/>
                <w:szCs w:val="18"/>
                <w:rPrChange w:id="3999" w:author="Xuning Wei12232" w:date="2026-10-24T11:11:00Z">
                  <w:rPr/>
                </w:rPrChange>
              </w:rPr>
              <w:t xml:space="preserve"> the</w:t>
            </w:r>
            <w:ins w:id="4000" w:author="Xuning Wei12232" w:date="2026-10-24T11:08:00Z">
              <w:r>
                <w:rPr>
                  <w:rFonts w:ascii="Times New Roman" w:eastAsia="仿宋_GB2312" w:hAnsi="Times New Roman" w:cs="Times New Roman"/>
                  <w:color w:val="FF0000"/>
                  <w:sz w:val="18"/>
                  <w:szCs w:val="18"/>
                  <w:rPrChange w:id="4001" w:author="Xuning Wei12232" w:date="2026-10-24T11:11:00Z">
                    <w:rPr>
                      <w:rFonts w:ascii="Times New Roman" w:eastAsia="仿宋_GB2312" w:hAnsi="Times New Roman" w:cs="Times New Roman"/>
                      <w:color w:val="FF0000"/>
                      <w:sz w:val="18"/>
                      <w:szCs w:val="18"/>
                      <w:highlight w:val="green"/>
                    </w:rPr>
                  </w:rPrChange>
                </w:rPr>
                <w:t xml:space="preserve"> jacket temperature</w:t>
              </w:r>
            </w:ins>
            <w:del w:id="4002" w:author="Xuning Wei12232" w:date="2026-10-24T11:08:00Z">
              <w:r>
                <w:rPr>
                  <w:rFonts w:ascii="Times New Roman" w:eastAsia="等线" w:hAnsi="Times New Roman" w:cs="Times New Roman"/>
                  <w:bCs w:val="0"/>
                  <w:sz w:val="18"/>
                  <w:szCs w:val="18"/>
                  <w:rPrChange w:id="4003" w:author="Xuning Wei12232" w:date="2026-10-24T11:11:00Z">
                    <w:rPr/>
                  </w:rPrChange>
                </w:rPr>
                <w:delText xml:space="preserve"> m</w:delText>
              </w:r>
              <w:r>
                <w:rPr>
                  <w:rFonts w:ascii="Times New Roman" w:eastAsia="等线" w:hAnsi="Times New Roman" w:cs="Times New Roman"/>
                  <w:bCs w:val="0"/>
                  <w:sz w:val="18"/>
                  <w:szCs w:val="18"/>
                </w:rPr>
                <w:delText>ixture</w:delText>
              </w:r>
            </w:del>
            <w:r>
              <w:rPr>
                <w:rFonts w:ascii="Times New Roman" w:eastAsia="等线" w:hAnsi="Times New Roman" w:cs="Times New Roman"/>
                <w:bCs w:val="0"/>
                <w:sz w:val="18"/>
                <w:szCs w:val="18"/>
              </w:rPr>
              <w:t xml:space="preserve"> to </w:t>
            </w:r>
            <w:del w:id="4004" w:author="Xuning Wei12232" w:date="2026-10-20T14:33:00Z">
              <w:r>
                <w:rPr>
                  <w:rFonts w:ascii="Times New Roman" w:eastAsia="等线" w:hAnsi="Times New Roman" w:cs="Times New Roman"/>
                  <w:bCs w:val="0"/>
                  <w:sz w:val="18"/>
                  <w:szCs w:val="18"/>
                  <w:lang w:eastAsia="zh-CN"/>
                </w:rPr>
                <w:delText>20 ± 5 °C</w:delText>
              </w:r>
            </w:del>
            <w:ins w:id="4005" w:author="Xuning Wei12232" w:date="2026-10-20T14:33:00Z">
              <w:r>
                <w:rPr>
                  <w:rFonts w:ascii="Times New Roman" w:eastAsia="等线" w:hAnsi="Times New Roman" w:cs="Times New Roman"/>
                  <w:bCs w:val="0"/>
                  <w:color w:val="FF0000"/>
                  <w:sz w:val="18"/>
                  <w:szCs w:val="18"/>
                  <w:lang w:eastAsia="zh-CN"/>
                  <w:rPrChange w:id="4006" w:author="Xuning Wei12232" w:date="2026-10-24T11:11:00Z">
                    <w:rPr>
                      <w:color w:val="FF0000"/>
                      <w:lang w:eastAsia="zh-CN"/>
                    </w:rPr>
                  </w:rPrChange>
                </w:rPr>
                <w:t>20.0 ± 5.0 °C</w:t>
              </w:r>
            </w:ins>
            <w:r>
              <w:rPr>
                <w:rFonts w:ascii="Times New Roman" w:eastAsia="等线" w:hAnsi="Times New Roman" w:cs="Times New Roman"/>
                <w:bCs w:val="0"/>
                <w:sz w:val="18"/>
                <w:szCs w:val="18"/>
                <w:lang w:eastAsia="zh-CN"/>
              </w:rPr>
              <w:t xml:space="preserve"> (</w:t>
            </w:r>
            <w:del w:id="4007" w:author="Xuning Wei12232" w:date="2026-10-24T10:48:00Z">
              <w:r>
                <w:rPr>
                  <w:rFonts w:ascii="Times New Roman" w:eastAsia="等线" w:hAnsi="Times New Roman" w:cs="Times New Roman"/>
                  <w:bCs w:val="0"/>
                  <w:sz w:val="18"/>
                  <w:szCs w:val="18"/>
                  <w:lang w:eastAsia="zh-CN"/>
                </w:rPr>
                <w:delText>target: 20 °C</w:delText>
              </w:r>
            </w:del>
            <w:ins w:id="4008" w:author="Xuning Wei12232" w:date="2026-10-24T10:48:00Z">
              <w:r>
                <w:rPr>
                  <w:rFonts w:ascii="Times New Roman" w:eastAsia="等线" w:hAnsi="Times New Roman" w:cs="Times New Roman"/>
                  <w:bCs w:val="0"/>
                  <w:sz w:val="18"/>
                  <w:szCs w:val="18"/>
                  <w:lang w:eastAsia="zh-CN"/>
                </w:rPr>
                <w:t>target: 20.0 °C</w:t>
              </w:r>
            </w:ins>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 xml:space="preserve">. </w:t>
            </w:r>
            <w:del w:id="4009" w:author="Xuning Wei12232" w:date="2026-10-24T11:08:00Z">
              <w:r>
                <w:rPr>
                  <w:rFonts w:ascii="Times New Roman" w:eastAsia="等线" w:hAnsi="Times New Roman" w:cs="Times New Roman"/>
                  <w:sz w:val="18"/>
                  <w:szCs w:val="18"/>
                </w:rPr>
                <w:delText xml:space="preserve">Maintain for next operation at </w:delText>
              </w:r>
            </w:del>
            <w:del w:id="4010" w:author="Xuning Wei12232" w:date="2026-10-20T14:33:00Z">
              <w:r>
                <w:rPr>
                  <w:rFonts w:ascii="Times New Roman" w:eastAsia="等线" w:hAnsi="Times New Roman" w:cs="Times New Roman"/>
                  <w:sz w:val="18"/>
                  <w:szCs w:val="18"/>
                  <w:lang w:eastAsia="zh-CN"/>
                </w:rPr>
                <w:delText>20 ± 5 °C</w:delText>
              </w:r>
            </w:del>
            <w:del w:id="4011" w:author="Xuning Wei12232" w:date="2026-10-24T11:08:00Z">
              <w:r>
                <w:rPr>
                  <w:rFonts w:ascii="Times New Roman" w:eastAsia="等线" w:hAnsi="Times New Roman" w:cs="Times New Roman"/>
                  <w:sz w:val="18"/>
                  <w:szCs w:val="18"/>
                  <w:lang w:eastAsia="zh-CN"/>
                </w:rPr>
                <w:delText xml:space="preserve"> (</w:delText>
              </w:r>
            </w:del>
            <w:del w:id="4012" w:author="Xuning Wei12232" w:date="2026-10-24T10:48:00Z">
              <w:r>
                <w:rPr>
                  <w:rFonts w:ascii="Times New Roman" w:eastAsia="等线" w:hAnsi="Times New Roman" w:cs="Times New Roman"/>
                  <w:sz w:val="18"/>
                  <w:szCs w:val="18"/>
                  <w:lang w:eastAsia="zh-CN"/>
                </w:rPr>
                <w:delText xml:space="preserve">target: </w:delText>
              </w:r>
              <w:r>
                <w:rPr>
                  <w:rFonts w:ascii="Times New Roman" w:eastAsia="等线" w:hAnsi="Times New Roman" w:cs="Times New Roman"/>
                  <w:bCs w:val="0"/>
                  <w:sz w:val="18"/>
                  <w:szCs w:val="18"/>
                  <w:lang w:eastAsia="zh-CN"/>
                </w:rPr>
                <w:delText>20 °C</w:delText>
              </w:r>
            </w:del>
            <w:del w:id="4013" w:author="Xuning Wei12232" w:date="2026-10-24T11:08:00Z">
              <w:r>
                <w:rPr>
                  <w:rFonts w:ascii="Times New Roman" w:eastAsia="等线" w:hAnsi="Times New Roman" w:cs="Times New Roman"/>
                  <w:sz w:val="18"/>
                  <w:szCs w:val="18"/>
                  <w:lang w:eastAsia="zh-CN"/>
                </w:rPr>
                <w:delText>)</w:delText>
              </w:r>
            </w:del>
          </w:p>
          <w:p w14:paraId="430BE204" w14:textId="77777777" w:rsidR="007617DE" w:rsidRPr="007617DE" w:rsidRDefault="00AE300B" w:rsidP="007617DE">
            <w:pPr>
              <w:pStyle w:val="aff7"/>
              <w:widowControl w:val="0"/>
              <w:numPr>
                <w:ilvl w:val="0"/>
                <w:numId w:val="47"/>
              </w:numPr>
              <w:spacing w:beforeLines="50" w:before="120" w:afterLines="50" w:after="120"/>
              <w:jc w:val="both"/>
              <w:rPr>
                <w:ins w:id="4014" w:author="Xuning Wei12232" w:date="2026-10-20T15:04:00Z"/>
                <w:rFonts w:ascii="Times New Roman" w:eastAsia="仿宋_GB2312" w:hAnsi="Times New Roman" w:cs="Times New Roman"/>
                <w:color w:val="000000" w:themeColor="text1"/>
                <w:sz w:val="18"/>
                <w:szCs w:val="18"/>
                <w:lang w:eastAsia="zh-CN"/>
                <w:rPrChange w:id="4015" w:author="Xuning Wei12232" w:date="2026-10-24T11:11:00Z">
                  <w:rPr>
                    <w:ins w:id="4016" w:author="Xuning Wei12232" w:date="2026-10-20T15:04:00Z"/>
                    <w:rFonts w:ascii="Times New Roman" w:eastAsia="等线" w:hAnsi="Times New Roman" w:cs="Times New Roman"/>
                    <w:color w:val="000000" w:themeColor="text1"/>
                    <w:sz w:val="18"/>
                    <w:szCs w:val="18"/>
                    <w:lang w:eastAsia="zh-CN"/>
                  </w:rPr>
                </w:rPrChange>
              </w:rPr>
              <w:pPrChange w:id="4017" w:author="Xuning Wei12232" w:date="2026-10-20T15:04:00Z">
                <w:pPr>
                  <w:widowControl w:val="0"/>
                  <w:spacing w:beforeLines="50" w:before="120" w:afterLines="50" w:after="120"/>
                  <w:contextualSpacing/>
                </w:pPr>
              </w:pPrChange>
            </w:pPr>
            <w:ins w:id="4018" w:author="Xuning Wei12232" w:date="2026-10-20T08:35:00Z">
              <w:r>
                <w:rPr>
                  <w:rFonts w:ascii="Times New Roman" w:eastAsia="等线" w:hAnsi="Times New Roman" w:cs="Times New Roman"/>
                  <w:sz w:val="18"/>
                  <w:szCs w:val="18"/>
                </w:rPr>
                <w:t>Add</w:t>
              </w:r>
              <w:r>
                <w:rPr>
                  <w:rFonts w:ascii="Times New Roman" w:eastAsia="等线" w:hAnsi="Times New Roman" w:cs="Times New Roman"/>
                  <w:sz w:val="18"/>
                  <w:szCs w:val="18"/>
                  <w:lang w:eastAsia="zh-CN"/>
                </w:rPr>
                <w:t xml:space="preserve"> </w:t>
              </w:r>
              <w:proofErr w:type="spellStart"/>
              <w:r>
                <w:rPr>
                  <w:rFonts w:ascii="Times New Roman" w:eastAsia="等线" w:hAnsi="Times New Roman" w:cs="Times New Roman"/>
                  <w:sz w:val="18"/>
                  <w:szCs w:val="18"/>
                  <w:lang w:eastAsia="zh-CN"/>
                </w:rPr>
                <w:t>Fmoc</w:t>
              </w:r>
              <w:proofErr w:type="spellEnd"/>
              <w:r>
                <w:rPr>
                  <w:rFonts w:ascii="Times New Roman" w:eastAsia="等线" w:hAnsi="Times New Roman" w:cs="Times New Roman"/>
                  <w:sz w:val="18"/>
                  <w:szCs w:val="18"/>
                  <w:lang w:eastAsia="zh-CN"/>
                </w:rPr>
                <w:t>-L-</w:t>
              </w:r>
              <w:proofErr w:type="spellStart"/>
              <w:proofErr w:type="gramStart"/>
              <w:r>
                <w:rPr>
                  <w:rFonts w:ascii="Times New Roman" w:eastAsia="等线" w:hAnsi="Times New Roman" w:cs="Times New Roman"/>
                  <w:sz w:val="18"/>
                  <w:szCs w:val="18"/>
                  <w:lang w:eastAsia="zh-CN"/>
                </w:rPr>
                <w:t>Ser</w:t>
              </w:r>
              <w:proofErr w:type="spellEnd"/>
              <w:r>
                <w:rPr>
                  <w:rFonts w:ascii="Times New Roman" w:eastAsia="等线" w:hAnsi="Times New Roman" w:cs="Times New Roman"/>
                  <w:sz w:val="18"/>
                  <w:szCs w:val="18"/>
                  <w:lang w:eastAsia="zh-CN"/>
                </w:rPr>
                <w:t>(</w:t>
              </w:r>
              <w:proofErr w:type="spellStart"/>
              <w:proofErr w:type="gramEnd"/>
              <w:r>
                <w:rPr>
                  <w:rFonts w:ascii="Times New Roman" w:eastAsia="等线" w:hAnsi="Times New Roman" w:cs="Times New Roman"/>
                  <w:sz w:val="18"/>
                  <w:szCs w:val="18"/>
                  <w:lang w:eastAsia="zh-CN"/>
                </w:rPr>
                <w:t>tBu</w:t>
              </w:r>
              <w:proofErr w:type="spellEnd"/>
              <w:r>
                <w:rPr>
                  <w:rFonts w:ascii="Times New Roman" w:eastAsia="等线" w:hAnsi="Times New Roman" w:cs="Times New Roman"/>
                  <w:sz w:val="18"/>
                  <w:szCs w:val="18"/>
                  <w:lang w:eastAsia="zh-CN"/>
                </w:rPr>
                <w:t>)-OH (</w:t>
              </w:r>
              <w:r>
                <w:rPr>
                  <w:rFonts w:ascii="Times New Roman" w:eastAsia="等线" w:hAnsi="Times New Roman" w:cs="Times New Roman"/>
                  <w:sz w:val="18"/>
                  <w:szCs w:val="18"/>
                </w:rPr>
                <w:t>2.0</w:t>
              </w:r>
            </w:ins>
            <w:ins w:id="4019" w:author="Xuning Wei12232" w:date="2026-10-22T13:16:00Z">
              <w:r>
                <w:rPr>
                  <w:rFonts w:ascii="Times New Roman" w:eastAsia="等线" w:hAnsi="Times New Roman" w:cs="Times New Roman"/>
                  <w:color w:val="000000" w:themeColor="text1"/>
                  <w:sz w:val="18"/>
                  <w:szCs w:val="18"/>
                  <w:rPrChange w:id="4020" w:author="Xuning Wei12232" w:date="2026-10-24T11:11:00Z">
                    <w:rPr>
                      <w:rFonts w:ascii="Times New Roman" w:eastAsia="等线" w:hAnsi="Times New Roman" w:cs="Times New Roman"/>
                      <w:color w:val="000000" w:themeColor="text1"/>
                      <w:sz w:val="18"/>
                      <w:szCs w:val="18"/>
                      <w:highlight w:val="lightGray"/>
                    </w:rPr>
                  </w:rPrChange>
                </w:rPr>
                <w:t>0</w:t>
              </w:r>
            </w:ins>
            <w:ins w:id="4021" w:author="Xuning Wei12232" w:date="2026-10-20T08:35:00Z">
              <w:r>
                <w:rPr>
                  <w:rFonts w:ascii="Times New Roman" w:eastAsia="等线" w:hAnsi="Times New Roman" w:cs="Times New Roman"/>
                  <w:sz w:val="18"/>
                  <w:szCs w:val="18"/>
                </w:rPr>
                <w:t xml:space="preserve"> eq.</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ins>
            <w:ins w:id="4022" w:author="Xuning Wei12232" w:date="2026-10-20T22:22:00Z">
              <w:r>
                <w:rPr>
                  <w:rFonts w:ascii="Times New Roman" w:eastAsia="等线" w:hAnsi="Times New Roman" w:cs="Times New Roman"/>
                  <w:color w:val="FF0000"/>
                  <w:sz w:val="18"/>
                  <w:szCs w:val="18"/>
                </w:rPr>
                <w:t>Stir at least 15minutes at 20.0 ± 5.0 °C (</w:t>
              </w:r>
            </w:ins>
            <w:ins w:id="4023" w:author="Xuning Wei12232" w:date="2026-10-24T10:48:00Z">
              <w:r>
                <w:rPr>
                  <w:rFonts w:ascii="Times New Roman" w:eastAsia="等线" w:hAnsi="Times New Roman" w:cs="Times New Roman"/>
                  <w:color w:val="FF0000"/>
                  <w:sz w:val="18"/>
                  <w:szCs w:val="18"/>
                </w:rPr>
                <w:t>target: 20.0 °C</w:t>
              </w:r>
            </w:ins>
            <w:ins w:id="4024" w:author="Xuning Wei12232" w:date="2026-10-20T22:22:00Z">
              <w:r>
                <w:rPr>
                  <w:rFonts w:ascii="Times New Roman" w:eastAsia="等线" w:hAnsi="Times New Roman" w:cs="Times New Roman"/>
                  <w:color w:val="FF0000"/>
                  <w:sz w:val="18"/>
                  <w:szCs w:val="18"/>
                </w:rPr>
                <w:t>).</w:t>
              </w:r>
            </w:ins>
            <w:ins w:id="4025" w:author="Xuning Wei12232" w:date="2026-10-20T08:35:00Z">
              <w:r>
                <w:rPr>
                  <w:rFonts w:ascii="Times New Roman" w:eastAsia="等线" w:hAnsi="Times New Roman" w:cs="Times New Roman"/>
                  <w:color w:val="FF0000"/>
                  <w:sz w:val="18"/>
                  <w:szCs w:val="18"/>
                </w:rPr>
                <w:t xml:space="preserve"> Confirm no visible solids and later use.</w:t>
              </w:r>
            </w:ins>
            <w:del w:id="4026" w:author="Xuning Wei12232" w:date="2026-10-20T15:04:00Z">
              <w:r>
                <w:rPr>
                  <w:rFonts w:ascii="Times New Roman" w:eastAsia="等线" w:hAnsi="Times New Roman" w:cs="Times New Roman"/>
                  <w:sz w:val="18"/>
                  <w:szCs w:val="18"/>
                  <w:lang w:eastAsia="zh-CN"/>
                </w:rPr>
                <w:br/>
                <w:delText xml:space="preserve">4. </w:delText>
              </w:r>
            </w:del>
          </w:p>
          <w:p w14:paraId="39EA9084" w14:textId="77777777" w:rsidR="007617DE" w:rsidRPr="007617DE" w:rsidRDefault="00AE300B" w:rsidP="007617DE">
            <w:pPr>
              <w:pStyle w:val="aff7"/>
              <w:widowControl w:val="0"/>
              <w:numPr>
                <w:ilvl w:val="0"/>
                <w:numId w:val="47"/>
              </w:numPr>
              <w:spacing w:beforeLines="50" w:before="120" w:afterLines="50" w:after="120"/>
              <w:jc w:val="both"/>
              <w:rPr>
                <w:ins w:id="4027" w:author="Xuning Wei12232" w:date="2026-10-20T15:05:00Z"/>
                <w:rFonts w:ascii="Times New Roman" w:eastAsia="仿宋_GB2312" w:hAnsi="Times New Roman" w:cs="Times New Roman"/>
                <w:color w:val="000000" w:themeColor="text1"/>
                <w:sz w:val="18"/>
                <w:szCs w:val="18"/>
                <w:rPrChange w:id="4028" w:author="Xuning Wei12232" w:date="2026-10-24T11:11:00Z">
                  <w:rPr>
                    <w:ins w:id="4029" w:author="Xuning Wei12232" w:date="2026-10-20T15:05:00Z"/>
                    <w:rFonts w:ascii="Times New Roman" w:eastAsia="等线" w:hAnsi="Times New Roman" w:cs="Times New Roman"/>
                    <w:color w:val="000000" w:themeColor="text1"/>
                    <w:sz w:val="18"/>
                    <w:szCs w:val="18"/>
                  </w:rPr>
                </w:rPrChange>
              </w:rPr>
              <w:pPrChange w:id="4030" w:author="Xuning Wei12232" w:date="2026-10-20T15:05:00Z">
                <w:pPr>
                  <w:widowControl w:val="0"/>
                  <w:spacing w:beforeLines="50" w:before="120" w:afterLines="50" w:after="120"/>
                  <w:contextualSpacing/>
                </w:pPr>
              </w:pPrChange>
            </w:pPr>
            <w:r>
              <w:rPr>
                <w:rFonts w:ascii="Times New Roman" w:eastAsia="等线" w:hAnsi="Times New Roman" w:cs="Times New Roman"/>
                <w:sz w:val="18"/>
                <w:szCs w:val="18"/>
              </w:rPr>
              <w:t>Add</w:t>
            </w:r>
            <w:del w:id="4031" w:author="Xuning Wei12232" w:date="2026-10-20T08:11:00Z">
              <w:r>
                <w:rPr>
                  <w:rFonts w:ascii="Times New Roman" w:eastAsia="等线" w:hAnsi="Times New Roman" w:cs="Times New Roman"/>
                  <w:sz w:val="18"/>
                  <w:szCs w:val="18"/>
                </w:rPr>
                <w:delText xml:space="preserve"> 2.0 eq.</w:delText>
              </w:r>
            </w:del>
            <w:r>
              <w:rPr>
                <w:rFonts w:ascii="Times New Roman" w:eastAsia="等线" w:hAnsi="Times New Roman" w:cs="Times New Roman"/>
                <w:sz w:val="18"/>
                <w:szCs w:val="18"/>
              </w:rPr>
              <w:t xml:space="preserve"> </w:t>
            </w:r>
            <w:proofErr w:type="spellStart"/>
            <w:r>
              <w:rPr>
                <w:rFonts w:ascii="Times New Roman" w:eastAsia="等线" w:hAnsi="Times New Roman" w:cs="Times New Roman"/>
                <w:bCs w:val="0"/>
                <w:sz w:val="18"/>
                <w:szCs w:val="18"/>
              </w:rPr>
              <w:t>OxymaPure</w:t>
            </w:r>
            <w:proofErr w:type="spellEnd"/>
            <w:ins w:id="4032" w:author="Xuning Wei12232" w:date="2026-10-20T08:11:00Z">
              <w:r>
                <w:rPr>
                  <w:rFonts w:ascii="Times New Roman" w:eastAsia="等线" w:hAnsi="Times New Roman" w:cs="Times New Roman"/>
                  <w:bCs w:val="0"/>
                  <w:sz w:val="18"/>
                  <w:szCs w:val="18"/>
                </w:rPr>
                <w:t xml:space="preserve"> (</w:t>
              </w:r>
              <w:r>
                <w:rPr>
                  <w:rFonts w:ascii="Times New Roman" w:eastAsia="等线" w:hAnsi="Times New Roman" w:cs="Times New Roman"/>
                  <w:sz w:val="18"/>
                  <w:szCs w:val="18"/>
                </w:rPr>
                <w:t>2.0</w:t>
              </w:r>
            </w:ins>
            <w:ins w:id="4033" w:author="Xuning Wei12232" w:date="2026-10-22T10:28:00Z">
              <w:r>
                <w:rPr>
                  <w:rFonts w:ascii="Times New Roman" w:eastAsia="等线" w:hAnsi="Times New Roman" w:cs="Times New Roman"/>
                  <w:color w:val="FF0000"/>
                  <w:sz w:val="18"/>
                  <w:szCs w:val="18"/>
                </w:rPr>
                <w:t>0</w:t>
              </w:r>
            </w:ins>
            <w:ins w:id="4034" w:author="Xuning Wei12232" w:date="2026-10-20T08:11:00Z">
              <w:r>
                <w:rPr>
                  <w:rFonts w:ascii="Times New Roman" w:eastAsia="等线" w:hAnsi="Times New Roman" w:cs="Times New Roman"/>
                  <w:sz w:val="18"/>
                  <w:szCs w:val="18"/>
                </w:rPr>
                <w:t xml:space="preserve"> eq.</w:t>
              </w:r>
              <w:r>
                <w:rPr>
                  <w:rFonts w:ascii="Times New Roman" w:eastAsia="等线" w:hAnsi="Times New Roman" w:cs="Times New Roman"/>
                  <w:bCs w:val="0"/>
                  <w:sz w:val="18"/>
                  <w:szCs w:val="18"/>
                </w:rPr>
                <w:t>)</w:t>
              </w:r>
            </w:ins>
            <w:r>
              <w:rPr>
                <w:rFonts w:ascii="Times New Roman" w:eastAsia="等线" w:hAnsi="Times New Roman" w:cs="Times New Roman"/>
                <w:sz w:val="18"/>
                <w:szCs w:val="18"/>
              </w:rPr>
              <w:t xml:space="preserve"> 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del w:id="4035" w:author="Xuning Wei12232" w:date="2026-10-20T21:06:00Z">
              <w:r>
                <w:rPr>
                  <w:rFonts w:ascii="Times New Roman" w:eastAsia="等线" w:hAnsi="Times New Roman" w:cs="Times New Roman"/>
                  <w:sz w:val="18"/>
                  <w:szCs w:val="18"/>
                </w:rPr>
                <w:delText xml:space="preserve"> at </w:delText>
              </w:r>
            </w:del>
            <w:del w:id="4036" w:author="Xuning Wei12232" w:date="2026-10-20T14:33:00Z">
              <w:r>
                <w:rPr>
                  <w:rFonts w:ascii="Times New Roman" w:eastAsia="等线" w:hAnsi="Times New Roman" w:cs="Times New Roman"/>
                  <w:sz w:val="18"/>
                  <w:szCs w:val="18"/>
                  <w:lang w:eastAsia="zh-CN"/>
                </w:rPr>
                <w:delText>20 ± 5 °C</w:delText>
              </w:r>
            </w:del>
            <w:del w:id="4037" w:author="Xuning Wei12232" w:date="2026-10-20T21:06: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del w:id="4038" w:author="Xuning Wei12232" w:date="2026-10-20T08:11:00Z">
              <w:r>
                <w:rPr>
                  <w:rFonts w:ascii="Times New Roman" w:eastAsia="等线" w:hAnsi="Times New Roman" w:cs="Times New Roman"/>
                  <w:sz w:val="18"/>
                  <w:szCs w:val="18"/>
                </w:rPr>
                <w:delText xml:space="preserve">2.0 V </w:delText>
              </w:r>
            </w:del>
            <w:r>
              <w:rPr>
                <w:rFonts w:ascii="Times New Roman" w:eastAsia="等线" w:hAnsi="Times New Roman" w:cs="Times New Roman"/>
                <w:sz w:val="18"/>
                <w:szCs w:val="18"/>
              </w:rPr>
              <w:t>DMF (</w:t>
            </w:r>
            <w:ins w:id="4039" w:author="Xuning Wei12232" w:date="2026-10-20T08:11:00Z">
              <w:r>
                <w:rPr>
                  <w:rFonts w:ascii="Times New Roman" w:eastAsia="等线" w:hAnsi="Times New Roman" w:cs="Times New Roman"/>
                  <w:sz w:val="18"/>
                  <w:szCs w:val="18"/>
                </w:rPr>
                <w:t xml:space="preserve">2.0 V, </w:t>
              </w:r>
            </w:ins>
            <w:r>
              <w:rPr>
                <w:rFonts w:ascii="Times New Roman" w:eastAsia="等线" w:hAnsi="Times New Roman" w:cs="Times New Roman"/>
                <w:sz w:val="18"/>
                <w:szCs w:val="18"/>
              </w:rPr>
              <w:t>1.</w:t>
            </w:r>
            <w:del w:id="4040" w:author="Xuning Wei12232" w:date="2026-10-20T21:06:00Z">
              <w:r>
                <w:rPr>
                  <w:rFonts w:ascii="Times New Roman" w:eastAsia="等线" w:hAnsi="Times New Roman" w:cs="Times New Roman"/>
                  <w:sz w:val="18"/>
                  <w:szCs w:val="18"/>
                </w:rPr>
                <w:delText xml:space="preserve">896 </w:delText>
              </w:r>
            </w:del>
            <w:ins w:id="4041" w:author="Xuning Wei12232" w:date="2026-10-20T21:10:00Z">
              <w:r>
                <w:rPr>
                  <w:rFonts w:ascii="Times New Roman" w:eastAsia="等线" w:hAnsi="Times New Roman" w:cs="Times New Roman"/>
                  <w:color w:val="000000" w:themeColor="text1"/>
                  <w:sz w:val="18"/>
                  <w:szCs w:val="18"/>
                  <w:rPrChange w:id="4042" w:author="Xuning Wei12232" w:date="2026-10-24T11:11:00Z">
                    <w:rPr>
                      <w:rFonts w:ascii="Times New Roman" w:eastAsia="等线" w:hAnsi="Times New Roman" w:cs="Times New Roman"/>
                      <w:color w:val="000000" w:themeColor="text1"/>
                      <w:sz w:val="18"/>
                      <w:szCs w:val="18"/>
                      <w:highlight w:val="cyan"/>
                    </w:rPr>
                  </w:rPrChange>
                </w:rPr>
                <w:t>9</w:t>
              </w:r>
            </w:ins>
            <w:ins w:id="4043" w:author="Xuning Wei12232" w:date="2026-10-23T16:06:00Z">
              <w:r>
                <w:rPr>
                  <w:rFonts w:ascii="Times New Roman" w:eastAsia="等线" w:hAnsi="Times New Roman" w:cs="Times New Roman"/>
                  <w:color w:val="000000" w:themeColor="text1"/>
                  <w:sz w:val="18"/>
                  <w:szCs w:val="18"/>
                  <w:rPrChange w:id="4044" w:author="Xuning Wei12232" w:date="2026-10-24T11:11:00Z">
                    <w:rPr>
                      <w:rFonts w:ascii="Times New Roman" w:eastAsia="等线" w:hAnsi="Times New Roman" w:cs="Times New Roman"/>
                      <w:color w:val="000000" w:themeColor="text1"/>
                      <w:sz w:val="18"/>
                      <w:szCs w:val="18"/>
                      <w:highlight w:val="cyan"/>
                    </w:rPr>
                  </w:rPrChange>
                </w:rPr>
                <w:t>0</w:t>
              </w:r>
            </w:ins>
            <w:ins w:id="4045" w:author="Xuning Wei12232" w:date="2026-10-20T21:06: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kg/kg).</w:t>
            </w:r>
            <w:del w:id="4046" w:author="Xuning Wei12232" w:date="2026-10-20T21:25:00Z">
              <w:r>
                <w:rPr>
                  <w:rFonts w:ascii="Times New Roman" w:eastAsia="等线" w:hAnsi="Times New Roman" w:cs="Times New Roman"/>
                  <w:sz w:val="18"/>
                  <w:szCs w:val="18"/>
                </w:rPr>
                <w:delText xml:space="preserve">  </w:delText>
              </w:r>
            </w:del>
            <w:del w:id="4047" w:author="Xuning Wei12232" w:date="2026-10-20T15:05:00Z">
              <w:r>
                <w:rPr>
                  <w:rFonts w:ascii="Times New Roman" w:eastAsia="等线" w:hAnsi="Times New Roman" w:cs="Times New Roman"/>
                  <w:sz w:val="18"/>
                  <w:szCs w:val="18"/>
                </w:rPr>
                <w:br/>
                <w:delText xml:space="preserve">5. </w:delText>
              </w:r>
            </w:del>
          </w:p>
          <w:p w14:paraId="76B6E25B" w14:textId="77777777" w:rsidR="007617DE" w:rsidRPr="007617DE" w:rsidRDefault="00AE300B" w:rsidP="007617DE">
            <w:pPr>
              <w:pStyle w:val="aff7"/>
              <w:widowControl w:val="0"/>
              <w:numPr>
                <w:ilvl w:val="0"/>
                <w:numId w:val="47"/>
              </w:numPr>
              <w:spacing w:beforeLines="50" w:before="120" w:afterLines="50" w:after="120"/>
              <w:jc w:val="both"/>
              <w:rPr>
                <w:ins w:id="4048" w:author="Xuning Wei12232" w:date="2026-10-20T15:05:00Z"/>
                <w:rFonts w:ascii="Times New Roman" w:eastAsia="仿宋_GB2312" w:hAnsi="Times New Roman" w:cs="Times New Roman"/>
                <w:color w:val="000000" w:themeColor="text1"/>
                <w:sz w:val="18"/>
                <w:szCs w:val="18"/>
                <w:rPrChange w:id="4049" w:author="Xuning Wei12232" w:date="2026-10-24T11:11:00Z">
                  <w:rPr>
                    <w:ins w:id="4050" w:author="Xuning Wei12232" w:date="2026-10-20T15:05:00Z"/>
                    <w:rFonts w:ascii="Times New Roman" w:eastAsia="等线" w:hAnsi="Times New Roman" w:cs="Times New Roman"/>
                    <w:color w:val="000000" w:themeColor="text1"/>
                    <w:sz w:val="18"/>
                    <w:szCs w:val="18"/>
                  </w:rPr>
                </w:rPrChange>
              </w:rPr>
              <w:pPrChange w:id="4051" w:author="Xuning Wei12232" w:date="2026-10-20T15:05:00Z">
                <w:pPr>
                  <w:widowControl w:val="0"/>
                  <w:spacing w:beforeLines="50" w:before="120" w:afterLines="50" w:after="120"/>
                  <w:contextualSpacing/>
                </w:pPr>
              </w:pPrChange>
            </w:pPr>
            <w:r>
              <w:rPr>
                <w:rFonts w:ascii="Times New Roman" w:eastAsia="等线" w:hAnsi="Times New Roman" w:cs="Times New Roman"/>
                <w:sz w:val="18"/>
                <w:szCs w:val="18"/>
              </w:rPr>
              <w:t>Add</w:t>
            </w:r>
            <w:del w:id="4052" w:author="Xuning Wei12232" w:date="2026-10-20T08:11:00Z">
              <w:r>
                <w:rPr>
                  <w:rFonts w:ascii="Times New Roman" w:eastAsia="等线" w:hAnsi="Times New Roman" w:cs="Times New Roman"/>
                  <w:sz w:val="18"/>
                  <w:szCs w:val="18"/>
                </w:rPr>
                <w:delText xml:space="preserve"> 2.2 eq.</w:delText>
              </w:r>
            </w:del>
            <w:r>
              <w:rPr>
                <w:rFonts w:ascii="Times New Roman" w:eastAsia="等线" w:hAnsi="Times New Roman" w:cs="Times New Roman"/>
                <w:sz w:val="18"/>
                <w:szCs w:val="18"/>
              </w:rPr>
              <w:t xml:space="preserve"> DIC</w:t>
            </w:r>
            <w:ins w:id="4053" w:author="Xuning Wei12232" w:date="2026-10-20T08:11:00Z">
              <w:r>
                <w:rPr>
                  <w:rFonts w:ascii="Times New Roman" w:eastAsia="等线" w:hAnsi="Times New Roman" w:cs="Times New Roman"/>
                  <w:sz w:val="18"/>
                  <w:szCs w:val="18"/>
                </w:rPr>
                <w:t xml:space="preserve"> (2.2</w:t>
              </w:r>
            </w:ins>
            <w:ins w:id="4054" w:author="Xuning Wei12232" w:date="2026-10-22T10:28:00Z">
              <w:r>
                <w:rPr>
                  <w:rFonts w:ascii="Times New Roman" w:eastAsia="等线" w:hAnsi="Times New Roman" w:cs="Times New Roman"/>
                  <w:color w:val="FF0000"/>
                  <w:sz w:val="18"/>
                  <w:szCs w:val="18"/>
                  <w:rPrChange w:id="4055" w:author="Xuning Wei12232" w:date="2026-10-24T11:11:00Z">
                    <w:rPr>
                      <w:rFonts w:ascii="Times New Roman" w:eastAsia="等线" w:hAnsi="Times New Roman" w:cs="Times New Roman"/>
                      <w:color w:val="FF0000"/>
                      <w:sz w:val="18"/>
                      <w:szCs w:val="18"/>
                      <w:highlight w:val="lightGray"/>
                    </w:rPr>
                  </w:rPrChange>
                </w:rPr>
                <w:t>0</w:t>
              </w:r>
            </w:ins>
            <w:ins w:id="4056" w:author="Xuning Wei12232" w:date="2026-10-20T08:11:00Z">
              <w:r>
                <w:rPr>
                  <w:rFonts w:ascii="Times New Roman" w:eastAsia="等线" w:hAnsi="Times New Roman" w:cs="Times New Roman"/>
                  <w:sz w:val="18"/>
                  <w:szCs w:val="18"/>
                </w:rPr>
                <w:t xml:space="preserve"> eq.)</w:t>
              </w:r>
            </w:ins>
            <w:r>
              <w:rPr>
                <w:rFonts w:ascii="Times New Roman" w:eastAsia="等线" w:hAnsi="Times New Roman" w:cs="Times New Roman"/>
                <w:sz w:val="18"/>
                <w:szCs w:val="18"/>
              </w:rPr>
              <w:t xml:space="preserve"> into TJ4S-1213-Sy15-R01</w:t>
            </w:r>
            <w:ins w:id="4057" w:author="Xuning Wei12232" w:date="2026-10-20T21:06:00Z">
              <w:r>
                <w:rPr>
                  <w:rFonts w:ascii="Times New Roman" w:eastAsia="等线" w:hAnsi="Times New Roman" w:cs="Times New Roman"/>
                  <w:sz w:val="18"/>
                  <w:szCs w:val="18"/>
                </w:rPr>
                <w:t xml:space="preserve"> at </w:t>
              </w:r>
              <w:r>
                <w:rPr>
                  <w:rFonts w:ascii="Times New Roman" w:eastAsia="等线" w:hAnsi="Times New Roman" w:cs="Times New Roman"/>
                  <w:sz w:val="18"/>
                  <w:szCs w:val="18"/>
                  <w:lang w:eastAsia="zh-CN"/>
                </w:rPr>
                <w:t>20.0 ± 5.0 °C (</w:t>
              </w:r>
            </w:ins>
            <w:ins w:id="4058" w:author="Xuning Wei12232" w:date="2026-10-24T10:48:00Z">
              <w:r>
                <w:rPr>
                  <w:rFonts w:ascii="Times New Roman" w:eastAsia="等线" w:hAnsi="Times New Roman" w:cs="Times New Roman"/>
                  <w:sz w:val="18"/>
                  <w:szCs w:val="18"/>
                  <w:lang w:eastAsia="zh-CN"/>
                </w:rPr>
                <w:t>target: 20.0 °C</w:t>
              </w:r>
            </w:ins>
            <w:r>
              <w:rPr>
                <w:rFonts w:ascii="Times New Roman" w:eastAsia="等线" w:hAnsi="Times New Roman" w:cs="Times New Roman"/>
                <w:sz w:val="18"/>
                <w:szCs w:val="18"/>
              </w:rPr>
              <w:t xml:space="preserve">, activate for 20±5 min (target: 20 min) at </w:t>
            </w:r>
            <w:del w:id="4059" w:author="Xuning Wei12232" w:date="2026-10-20T14:33:00Z">
              <w:r>
                <w:rPr>
                  <w:rFonts w:ascii="Times New Roman" w:eastAsia="等线" w:hAnsi="Times New Roman" w:cs="Times New Roman"/>
                  <w:sz w:val="18"/>
                  <w:szCs w:val="18"/>
                  <w:lang w:eastAsia="zh-CN"/>
                </w:rPr>
                <w:delText>20 ± 5 °C</w:delText>
              </w:r>
            </w:del>
            <w:ins w:id="4060" w:author="Xuning Wei12232" w:date="2026-10-20T14:33:00Z">
              <w:r>
                <w:rPr>
                  <w:rFonts w:ascii="Times New Roman" w:eastAsia="等线" w:hAnsi="Times New Roman" w:cs="Times New Roman"/>
                  <w:color w:val="FF0000"/>
                  <w:sz w:val="18"/>
                  <w:szCs w:val="18"/>
                  <w:lang w:eastAsia="zh-CN"/>
                </w:rPr>
                <w:t>20.0 ± 5.0 °C</w:t>
              </w:r>
            </w:ins>
            <w:r>
              <w:rPr>
                <w:rFonts w:ascii="Times New Roman" w:eastAsia="等线" w:hAnsi="Times New Roman" w:cs="Times New Roman"/>
                <w:sz w:val="18"/>
                <w:szCs w:val="18"/>
                <w:lang w:eastAsia="zh-CN"/>
              </w:rPr>
              <w:t xml:space="preserve"> (</w:t>
            </w:r>
            <w:del w:id="4061" w:author="Xuning Wei12232" w:date="2026-10-24T10:48:00Z">
              <w:r>
                <w:rPr>
                  <w:rFonts w:ascii="Times New Roman" w:eastAsia="等线" w:hAnsi="Times New Roman" w:cs="Times New Roman"/>
                  <w:sz w:val="18"/>
                  <w:szCs w:val="18"/>
                  <w:lang w:eastAsia="zh-CN"/>
                </w:rPr>
                <w:delText>target: 20 °C</w:delText>
              </w:r>
            </w:del>
            <w:ins w:id="4062" w:author="Xuning Wei12232" w:date="2026-10-24T10:48:00Z">
              <w:r>
                <w:rPr>
                  <w:rFonts w:ascii="Times New Roman" w:eastAsia="等线" w:hAnsi="Times New Roman" w:cs="Times New Roman"/>
                  <w:color w:val="FF0000"/>
                  <w:sz w:val="18"/>
                  <w:szCs w:val="18"/>
                  <w:lang w:eastAsia="zh-CN"/>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4063" w:author="Xuning Wei12232" w:date="2026-10-20T15:05:00Z">
              <w:r>
                <w:rPr>
                  <w:rFonts w:ascii="Times New Roman" w:eastAsia="等线" w:hAnsi="Times New Roman" w:cs="Times New Roman"/>
                  <w:sz w:val="18"/>
                  <w:szCs w:val="18"/>
                </w:rPr>
                <w:br/>
                <w:delText xml:space="preserve">6. </w:delText>
              </w:r>
            </w:del>
          </w:p>
          <w:p w14:paraId="6116A50F" w14:textId="77777777" w:rsidR="007617DE" w:rsidRPr="007617DE" w:rsidRDefault="00AE300B" w:rsidP="007617DE">
            <w:pPr>
              <w:pStyle w:val="aff7"/>
              <w:widowControl w:val="0"/>
              <w:numPr>
                <w:ilvl w:val="0"/>
                <w:numId w:val="47"/>
              </w:numPr>
              <w:spacing w:beforeLines="50" w:before="120" w:afterLines="50" w:after="120"/>
              <w:jc w:val="both"/>
              <w:rPr>
                <w:ins w:id="4064" w:author="Xuning Wei12232" w:date="2026-10-20T15:05:00Z"/>
                <w:rFonts w:ascii="Times New Roman" w:eastAsia="仿宋_GB2312" w:hAnsi="Times New Roman" w:cs="Times New Roman"/>
                <w:color w:val="000000" w:themeColor="text1"/>
                <w:sz w:val="18"/>
                <w:szCs w:val="18"/>
                <w:rPrChange w:id="4065" w:author="Xuning Wei12232" w:date="2026-10-24T11:11:00Z">
                  <w:rPr>
                    <w:ins w:id="4066" w:author="Xuning Wei12232" w:date="2026-10-20T15:05:00Z"/>
                    <w:rFonts w:ascii="Times New Roman" w:eastAsia="等线" w:hAnsi="Times New Roman" w:cs="Times New Roman"/>
                    <w:color w:val="000000" w:themeColor="text1"/>
                    <w:sz w:val="18"/>
                    <w:szCs w:val="18"/>
                  </w:rPr>
                </w:rPrChange>
              </w:rPr>
              <w:pPrChange w:id="4067" w:author="Xuning Wei12232" w:date="2026-10-20T15:05: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ins w:id="4068" w:author="Xuning Wei12232" w:date="2026-10-20T21:09:00Z">
              <w:r>
                <w:rPr>
                  <w:rFonts w:ascii="Times New Roman" w:eastAsia="等线" w:hAnsi="Times New Roman" w:cs="Times New Roman"/>
                  <w:sz w:val="18"/>
                  <w:szCs w:val="18"/>
                </w:rPr>
                <w:t xml:space="preserve"> </w:t>
              </w:r>
            </w:ins>
            <w:del w:id="4069" w:author="Xuning Wei12232" w:date="2026-10-20T21:09: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4070" w:author="Xuning Wei12232" w:date="2026-10-20T21:09:00Z">
              <w:r>
                <w:rPr>
                  <w:rFonts w:ascii="Times New Roman" w:eastAsia="等线" w:hAnsi="Times New Roman" w:cs="Times New Roman"/>
                  <w:sz w:val="18"/>
                  <w:szCs w:val="18"/>
                </w:rPr>
                <w:t>DMF (1.0 V</w:t>
              </w:r>
              <w:r>
                <w:rPr>
                  <w:rFonts w:ascii="Times New Roman" w:eastAsia="等线" w:hAnsi="Times New Roman" w:cs="Times New Roman" w:hint="eastAsia"/>
                  <w:sz w:val="18"/>
                  <w:szCs w:val="18"/>
                </w:rPr>
                <w:t>，</w:t>
              </w:r>
              <w:r>
                <w:rPr>
                  <w:rFonts w:ascii="Times New Roman" w:eastAsia="等线" w:hAnsi="Times New Roman" w:cs="Times New Roman"/>
                  <w:sz w:val="18"/>
                  <w:szCs w:val="18"/>
                </w:rPr>
                <w:t xml:space="preserve">0.95 kg/kg)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4071" w:author="Xuning Wei12232" w:date="2026-10-20T15:05:00Z">
              <w:r>
                <w:rPr>
                  <w:rFonts w:ascii="Times New Roman" w:eastAsia="等线" w:hAnsi="Times New Roman" w:cs="Times New Roman"/>
                  <w:sz w:val="18"/>
                  <w:szCs w:val="18"/>
                </w:rPr>
                <w:br/>
                <w:delText xml:space="preserve">7. </w:delText>
              </w:r>
            </w:del>
          </w:p>
          <w:p w14:paraId="3CC70EC9" w14:textId="77777777" w:rsidR="007617DE" w:rsidRDefault="00AE300B" w:rsidP="007617DE">
            <w:pPr>
              <w:pStyle w:val="aff7"/>
              <w:widowControl w:val="0"/>
              <w:numPr>
                <w:ilvl w:val="0"/>
                <w:numId w:val="47"/>
              </w:numPr>
              <w:spacing w:beforeLines="50" w:before="120" w:afterLines="50" w:after="120"/>
              <w:jc w:val="both"/>
              <w:rPr>
                <w:rFonts w:ascii="Times New Roman" w:eastAsia="仿宋_GB2312" w:hAnsi="Times New Roman" w:cs="Times New Roman"/>
                <w:sz w:val="18"/>
                <w:szCs w:val="18"/>
              </w:rPr>
              <w:pPrChange w:id="4072" w:author="Xuning Wei12232" w:date="2026-10-20T15:05: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591D62DC" w14:textId="77777777">
        <w:trPr>
          <w:trHeight w:val="20"/>
        </w:trPr>
        <w:tc>
          <w:tcPr>
            <w:tcW w:w="310" w:type="pct"/>
            <w:tcMar>
              <w:top w:w="57" w:type="dxa"/>
              <w:left w:w="85" w:type="dxa"/>
              <w:bottom w:w="57" w:type="dxa"/>
              <w:right w:w="85" w:type="dxa"/>
            </w:tcMar>
            <w:vAlign w:val="center"/>
          </w:tcPr>
          <w:p w14:paraId="786B1469"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EFB0B3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Ser</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tBu</w:t>
            </w:r>
            <w:proofErr w:type="spellEnd"/>
            <w:r>
              <w:rPr>
                <w:rFonts w:ascii="Times New Roman" w:eastAsia="仿宋_GB2312" w:hAnsi="Times New Roman" w:cs="Times New Roman"/>
                <w:sz w:val="18"/>
                <w:szCs w:val="18"/>
                <w:lang w:eastAsia="zh-CN"/>
              </w:rPr>
              <w:t>)-OH 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3FE9F540" w14:textId="77777777" w:rsidR="007617DE" w:rsidRPr="007617DE" w:rsidRDefault="00AE300B" w:rsidP="007617DE">
            <w:pPr>
              <w:pStyle w:val="aff7"/>
              <w:widowControl w:val="0"/>
              <w:numPr>
                <w:ilvl w:val="0"/>
                <w:numId w:val="48"/>
              </w:numPr>
              <w:spacing w:beforeLines="50" w:before="120" w:afterLines="50" w:after="120"/>
              <w:jc w:val="both"/>
              <w:rPr>
                <w:ins w:id="4073" w:author="Xuning Wei12232" w:date="2026-10-20T21:34:00Z"/>
                <w:rFonts w:ascii="Times New Roman" w:eastAsia="仿宋_GB2312" w:hAnsi="Times New Roman" w:cs="Times New Roman"/>
                <w:bCs w:val="0"/>
                <w:color w:val="FF0000"/>
                <w:sz w:val="18"/>
                <w:szCs w:val="18"/>
                <w:rPrChange w:id="4074" w:author="Xuning Wei12232" w:date="2026-10-24T11:11:00Z">
                  <w:rPr>
                    <w:ins w:id="4075" w:author="Xuning Wei12232" w:date="2026-10-20T21:34:00Z"/>
                    <w:rFonts w:ascii="Times New Roman" w:eastAsia="等线" w:hAnsi="Times New Roman" w:cs="Times New Roman"/>
                    <w:bCs w:val="0"/>
                    <w:color w:val="FF0000"/>
                    <w:sz w:val="18"/>
                    <w:szCs w:val="18"/>
                  </w:rPr>
                </w:rPrChange>
              </w:rPr>
              <w:pPrChange w:id="4076" w:author="Xuning Wei12232" w:date="2026-10-20T15:06:00Z">
                <w:pPr>
                  <w:widowControl w:val="0"/>
                  <w:spacing w:beforeLines="50" w:before="120" w:afterLines="50" w:after="120"/>
                  <w:contextualSpacing/>
                </w:pPr>
              </w:pPrChange>
            </w:pPr>
            <w:ins w:id="4077" w:author="Xuning Wei12232" w:date="2026-10-20T21:34: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4078" w:author="Xuning Wei12232" w:date="2026-10-20T21:36:00Z">
              <w:r>
                <w:rPr>
                  <w:rFonts w:ascii="Times New Roman" w:eastAsia="等线" w:hAnsi="Times New Roman" w:cs="Times New Roman"/>
                  <w:bCs w:val="0"/>
                  <w:color w:val="FF0000"/>
                  <w:sz w:val="18"/>
                  <w:szCs w:val="18"/>
                </w:rPr>
                <w:t>25.0 °C</w:t>
              </w:r>
            </w:ins>
            <w:ins w:id="4079" w:author="Xuning Wei12232" w:date="2026-10-20T21:34: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4080" w:author="Xuning Wei12232" w:date="2026-10-20T21:36:00Z">
              <w:r>
                <w:rPr>
                  <w:rFonts w:ascii="Times New Roman" w:eastAsia="等线" w:hAnsi="Times New Roman" w:cs="Times New Roman"/>
                  <w:bCs w:val="0"/>
                  <w:color w:val="FF0000"/>
                  <w:sz w:val="18"/>
                  <w:szCs w:val="18"/>
                </w:rPr>
                <w:t>25.0 °C</w:t>
              </w:r>
            </w:ins>
            <w:ins w:id="4081" w:author="Xuning Wei12232" w:date="2026-10-20T21:34:00Z">
              <w:r>
                <w:rPr>
                  <w:rFonts w:ascii="Times New Roman" w:eastAsia="等线" w:hAnsi="Times New Roman" w:cs="Times New Roman"/>
                  <w:bCs w:val="0"/>
                  <w:color w:val="FF0000"/>
                  <w:sz w:val="18"/>
                  <w:szCs w:val="18"/>
                </w:rPr>
                <w:t>).</w:t>
              </w:r>
            </w:ins>
          </w:p>
          <w:p w14:paraId="0D7281E7" w14:textId="77777777" w:rsidR="007617DE" w:rsidRPr="007617DE" w:rsidRDefault="00AE300B" w:rsidP="007617DE">
            <w:pPr>
              <w:pStyle w:val="aff7"/>
              <w:widowControl w:val="0"/>
              <w:numPr>
                <w:ilvl w:val="0"/>
                <w:numId w:val="48"/>
              </w:numPr>
              <w:spacing w:beforeLines="50" w:before="120" w:afterLines="50" w:after="120"/>
              <w:jc w:val="both"/>
              <w:rPr>
                <w:ins w:id="4082" w:author="Xuning Wei12232" w:date="2026-10-20T15:06:00Z"/>
                <w:rFonts w:ascii="Times New Roman" w:eastAsia="仿宋_GB2312" w:hAnsi="Times New Roman" w:cs="Times New Roman"/>
                <w:color w:val="000000" w:themeColor="text1"/>
                <w:sz w:val="18"/>
                <w:szCs w:val="18"/>
                <w:rPrChange w:id="4083" w:author="Xuning Wei12232" w:date="2026-10-24T11:11:00Z">
                  <w:rPr>
                    <w:ins w:id="4084" w:author="Xuning Wei12232" w:date="2026-10-20T15:06:00Z"/>
                    <w:rFonts w:ascii="Times New Roman" w:eastAsia="等线" w:hAnsi="Times New Roman" w:cs="Times New Roman"/>
                    <w:color w:val="000000" w:themeColor="text1"/>
                    <w:sz w:val="18"/>
                    <w:szCs w:val="18"/>
                  </w:rPr>
                </w:rPrChange>
              </w:rPr>
              <w:pPrChange w:id="4085" w:author="Xuning Wei12232" w:date="2026-10-20T15:06:00Z">
                <w:pPr>
                  <w:widowControl w:val="0"/>
                  <w:spacing w:beforeLines="50" w:before="120" w:afterLines="50" w:after="120"/>
                  <w:contextualSpacing/>
                </w:pPr>
              </w:pPrChange>
            </w:pPr>
            <w:del w:id="4086" w:author="Xuning Wei12232" w:date="2026-10-20T15:06:00Z">
              <w:r>
                <w:rPr>
                  <w:rFonts w:ascii="Times New Roman" w:eastAsia="等线" w:hAnsi="Times New Roman" w:cs="Times New Roman"/>
                  <w:sz w:val="18"/>
                  <w:szCs w:val="18"/>
                  <w:rPrChange w:id="4087" w:author="Xuning Wei12232" w:date="2026-10-24T11:11:00Z">
                    <w:rPr/>
                  </w:rPrChange>
                </w:rPr>
                <w:delText xml:space="preserve">1. </w:delText>
              </w:r>
            </w:del>
            <w:del w:id="4088" w:author="Xuning Wei12232" w:date="2026-10-20T08:41:00Z">
              <w:r>
                <w:rPr>
                  <w:rFonts w:ascii="Times New Roman" w:eastAsia="等线" w:hAnsi="Times New Roman" w:cs="Times New Roman"/>
                  <w:sz w:val="18"/>
                  <w:szCs w:val="18"/>
                  <w:rPrChange w:id="4089"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4090" w:author="Xuning Wei12232" w:date="2026-10-24T11:11:00Z">
                    <w:rPr/>
                  </w:rPrChange>
                </w:rPr>
                <w:delText>reac</w:delText>
              </w:r>
              <w:r>
                <w:rPr>
                  <w:rFonts w:ascii="Times New Roman" w:eastAsia="等线" w:hAnsi="Times New Roman" w:cs="Times New Roman"/>
                  <w:bCs w:val="0"/>
                  <w:sz w:val="18"/>
                  <w:szCs w:val="18"/>
                </w:rPr>
                <w:delText>t at 25±5 °C (target: 25 °C)</w:delText>
              </w:r>
              <w:r>
                <w:rPr>
                  <w:rFonts w:ascii="Times New Roman" w:eastAsia="等线" w:hAnsi="Times New Roman" w:cs="Times New Roman"/>
                  <w:sz w:val="18"/>
                  <w:szCs w:val="18"/>
                </w:rPr>
                <w:delText>.</w:delText>
              </w:r>
              <w:r>
                <w:rPr>
                  <w:rFonts w:ascii="Times New Roman" w:eastAsia="等线" w:hAnsi="Times New Roman" w:cs="Times New Roman"/>
                  <w:sz w:val="18"/>
                  <w:szCs w:val="18"/>
                  <w:rPrChange w:id="4091" w:author="Xuning Wei12232" w:date="2026-10-24T11:11:00Z">
                    <w:rPr/>
                  </w:rPrChange>
                </w:rPr>
                <w:delText xml:space="preserve"> </w:delText>
              </w:r>
            </w:del>
            <w:del w:id="4092" w:author="Xuning Wei12232" w:date="2026-10-20T15:06:00Z">
              <w:r>
                <w:rPr>
                  <w:rFonts w:ascii="Times New Roman" w:eastAsia="等线" w:hAnsi="Times New Roman" w:cs="Times New Roman"/>
                  <w:sz w:val="18"/>
                  <w:szCs w:val="18"/>
                  <w:rPrChange w:id="4093" w:author="Xuning Wei12232" w:date="2026-10-24T11:11:00Z">
                    <w:rPr/>
                  </w:rPrChange>
                </w:rPr>
                <w:br/>
                <w:delText xml:space="preserve">2. </w:delText>
              </w:r>
            </w:del>
            <w:r>
              <w:rPr>
                <w:rFonts w:ascii="Times New Roman" w:eastAsia="等线" w:hAnsi="Times New Roman" w:cs="Times New Roman"/>
                <w:sz w:val="18"/>
                <w:szCs w:val="18"/>
                <w:rPrChange w:id="4094" w:author="Xuning Wei12232" w:date="2026-10-24T11:11:00Z">
                  <w:rPr/>
                </w:rPrChange>
              </w:rPr>
              <w:t>After 3 h±15 min (target</w:t>
            </w:r>
            <w:r>
              <w:rPr>
                <w:rFonts w:ascii="Times New Roman" w:eastAsia="等线" w:hAnsi="Times New Roman" w:cs="Times New Roman"/>
                <w:sz w:val="18"/>
                <w:szCs w:val="18"/>
                <w:lang w:eastAsia="zh-CN"/>
                <w:rPrChange w:id="4095" w:author="Xuning Wei12232" w:date="2026-10-24T11:11:00Z">
                  <w:rPr>
                    <w:lang w:eastAsia="zh-CN"/>
                  </w:rPr>
                </w:rPrChange>
              </w:rPr>
              <w:t xml:space="preserve">: 3 </w:t>
            </w:r>
            <w:r>
              <w:rPr>
                <w:rFonts w:ascii="Times New Roman" w:eastAsia="等线" w:hAnsi="Times New Roman" w:cs="Times New Roman"/>
                <w:sz w:val="18"/>
                <w:szCs w:val="18"/>
                <w:rPrChange w:id="4096" w:author="Xuning Wei12232" w:date="2026-10-24T11:11:00Z">
                  <w:rPr/>
                </w:rPrChange>
              </w:rPr>
              <w:t xml:space="preserve">h), sample the mixture every 0.5~1 h for </w:t>
            </w:r>
            <w:proofErr w:type="spellStart"/>
            <w:r>
              <w:rPr>
                <w:rFonts w:ascii="Times New Roman" w:eastAsia="等线" w:hAnsi="Times New Roman" w:cs="Times New Roman"/>
                <w:sz w:val="18"/>
                <w:szCs w:val="18"/>
                <w:rPrChange w:id="4097" w:author="Xuning Wei12232" w:date="2026-10-24T11:11:00Z">
                  <w:rPr/>
                </w:rPrChange>
              </w:rPr>
              <w:t>ninhydrin</w:t>
            </w:r>
            <w:proofErr w:type="spellEnd"/>
            <w:r>
              <w:rPr>
                <w:rFonts w:ascii="Times New Roman" w:eastAsia="等线" w:hAnsi="Times New Roman" w:cs="Times New Roman"/>
                <w:sz w:val="18"/>
                <w:szCs w:val="18"/>
                <w:rPrChange w:id="4098" w:author="Xuning Wei12232" w:date="2026-10-24T11:11:00Z">
                  <w:rPr/>
                </w:rPrChange>
              </w:rPr>
              <w:t xml:space="preserve"> test analysis until two consecutive samples test as negative (colorless, react completely). And the mixture should be stirred for coupling time</w:t>
            </w:r>
            <w:ins w:id="4099" w:author="Xuning Wei12232" w:date="2026-10-20T21:31:00Z">
              <w:r>
                <w:rPr>
                  <w:rFonts w:ascii="Times New Roman" w:eastAsia="等线" w:hAnsi="Times New Roman" w:cs="Times New Roman"/>
                  <w:sz w:val="18"/>
                  <w:szCs w:val="18"/>
                </w:rPr>
                <w:t xml:space="preserve"> </w:t>
              </w:r>
              <w:r>
                <w:rPr>
                  <w:rFonts w:ascii="Times New Roman" w:eastAsia="等线" w:hAnsi="Times New Roman" w:cs="Times New Roman"/>
                  <w:color w:val="000000" w:themeColor="text1"/>
                  <w:sz w:val="18"/>
                  <w:szCs w:val="18"/>
                  <w:rPrChange w:id="4100" w:author="Xuning Wei12232" w:date="2026-10-24T11:11:00Z">
                    <w:rPr>
                      <w:rFonts w:ascii="Times New Roman" w:eastAsia="等线" w:hAnsi="Times New Roman" w:cs="Times New Roman"/>
                      <w:color w:val="000000" w:themeColor="text1"/>
                      <w:sz w:val="18"/>
                      <w:szCs w:val="18"/>
                      <w:highlight w:val="lightGray"/>
                    </w:rPr>
                  </w:rPrChange>
                </w:rPr>
                <w:t xml:space="preserve">(4.5 h </w:t>
              </w:r>
            </w:ins>
            <w:ins w:id="4101" w:author="Xuning Wei12232" w:date="2026-10-21T09:19:00Z">
              <w:r>
                <w:rPr>
                  <w:rFonts w:ascii="Times New Roman" w:eastAsia="仿宋_GB2312" w:hAnsi="Times New Roman" w:cs="Times New Roman"/>
                  <w:sz w:val="18"/>
                  <w:szCs w:val="18"/>
                </w:rPr>
                <w:t>≤</w:t>
              </w:r>
            </w:ins>
            <w:ins w:id="4102" w:author="Xuning Wei12232" w:date="2026-10-20T21:31:00Z">
              <w:r>
                <w:rPr>
                  <w:rFonts w:ascii="Times New Roman" w:eastAsia="仿宋_GB2312" w:hAnsi="Times New Roman" w:cs="Times New Roman"/>
                  <w:color w:val="000000" w:themeColor="text1"/>
                  <w:sz w:val="18"/>
                  <w:szCs w:val="18"/>
                  <w:rPrChange w:id="4103"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4104"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4105" w:author="Xuning Wei12232" w:date="2026-10-21T09:19:00Z">
              <w:r>
                <w:rPr>
                  <w:rFonts w:ascii="Times New Roman" w:eastAsia="仿宋_GB2312" w:hAnsi="Times New Roman" w:cs="Times New Roman"/>
                  <w:sz w:val="18"/>
                  <w:szCs w:val="18"/>
                </w:rPr>
                <w:t>≤</w:t>
              </w:r>
            </w:ins>
            <w:ins w:id="4106" w:author="Xuning Wei12232" w:date="2026-10-20T21:31:00Z">
              <w:r>
                <w:rPr>
                  <w:rFonts w:ascii="Times New Roman" w:eastAsia="仿宋_GB2312" w:hAnsi="Times New Roman" w:cs="Times New Roman"/>
                  <w:color w:val="000000" w:themeColor="text1"/>
                  <w:sz w:val="18"/>
                  <w:szCs w:val="18"/>
                  <w:rPrChange w:id="4107"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4108" w:author="Xuning Wei12232" w:date="2026-10-24T11:11:00Z">
                    <w:rPr>
                      <w:rFonts w:ascii="Times New Roman" w:eastAsia="等线" w:hAnsi="Times New Roman" w:cs="Times New Roman"/>
                      <w:color w:val="000000" w:themeColor="text1"/>
                      <w:sz w:val="18"/>
                      <w:szCs w:val="18"/>
                      <w:highlight w:val="lightGray"/>
                    </w:rPr>
                  </w:rPrChange>
                </w:rPr>
                <w:t>9.5 h)</w:t>
              </w:r>
            </w:ins>
            <w:del w:id="4109" w:author="Xuning Wei12232" w:date="2026-10-20T21:31:00Z">
              <w:r>
                <w:rPr>
                  <w:rFonts w:ascii="Times New Roman" w:eastAsia="等线" w:hAnsi="Times New Roman" w:cs="Times New Roman"/>
                  <w:sz w:val="18"/>
                  <w:szCs w:val="18"/>
                  <w:rPrChange w:id="4110" w:author="Xuning Wei12232" w:date="2026-10-24T11:11:00Z">
                    <w:rPr/>
                  </w:rPrChange>
                </w:rPr>
                <w:delText xml:space="preserve"> (4 h </w:delText>
              </w:r>
            </w:del>
            <w:del w:id="4111" w:author="Xuning Wei12232" w:date="2026-10-20T13:09:00Z">
              <w:r>
                <w:rPr>
                  <w:rFonts w:ascii="Times New Roman" w:eastAsia="等线" w:hAnsi="Times New Roman" w:cs="Times New Roman" w:hint="eastAsia"/>
                  <w:sz w:val="18"/>
                  <w:szCs w:val="18"/>
                  <w:rPrChange w:id="4112" w:author="Xuning Wei12232" w:date="2026-10-24T11:11:00Z">
                    <w:rPr>
                      <w:rFonts w:hint="eastAsia"/>
                    </w:rPr>
                  </w:rPrChange>
                </w:rPr>
                <w:delText>≤</w:delText>
              </w:r>
              <w:r>
                <w:rPr>
                  <w:rFonts w:ascii="Times New Roman" w:eastAsia="等线" w:hAnsi="Times New Roman" w:cs="Times New Roman"/>
                  <w:sz w:val="18"/>
                  <w:szCs w:val="18"/>
                  <w:rPrChange w:id="4113" w:author="Xuning Wei12232" w:date="2026-10-24T11:11:00Z">
                    <w:rPr/>
                  </w:rPrChange>
                </w:rPr>
                <w:delText xml:space="preserve"> </w:delText>
              </w:r>
            </w:del>
            <w:del w:id="4114" w:author="Xuning Wei12232" w:date="2026-10-20T21:31:00Z">
              <w:r>
                <w:rPr>
                  <w:rFonts w:ascii="Times New Roman" w:eastAsia="等线" w:hAnsi="Times New Roman" w:cs="Times New Roman"/>
                  <w:sz w:val="18"/>
                  <w:szCs w:val="18"/>
                  <w:rPrChange w:id="4115" w:author="Xuning Wei12232" w:date="2026-10-24T11:11:00Z">
                    <w:rPr/>
                  </w:rPrChange>
                </w:rPr>
                <w:delText xml:space="preserve">Coupling time </w:delText>
              </w:r>
            </w:del>
            <w:del w:id="4116" w:author="Xuning Wei12232" w:date="2026-10-20T13:10:00Z">
              <w:r>
                <w:rPr>
                  <w:rFonts w:ascii="Times New Roman" w:eastAsia="等线" w:hAnsi="Times New Roman" w:cs="Times New Roman" w:hint="eastAsia"/>
                  <w:sz w:val="18"/>
                  <w:szCs w:val="18"/>
                  <w:rPrChange w:id="4117" w:author="Xuning Wei12232" w:date="2026-10-24T11:11:00Z">
                    <w:rPr>
                      <w:rFonts w:hint="eastAsia"/>
                    </w:rPr>
                  </w:rPrChange>
                </w:rPr>
                <w:delText>≤</w:delText>
              </w:r>
              <w:r>
                <w:rPr>
                  <w:rFonts w:ascii="Times New Roman" w:eastAsia="等线" w:hAnsi="Times New Roman" w:cs="Times New Roman"/>
                  <w:sz w:val="18"/>
                  <w:szCs w:val="18"/>
                  <w:rPrChange w:id="4118" w:author="Xuning Wei12232" w:date="2026-10-24T11:11:00Z">
                    <w:rPr/>
                  </w:rPrChange>
                </w:rPr>
                <w:delText xml:space="preserve"> </w:delText>
              </w:r>
            </w:del>
            <w:del w:id="4119" w:author="Xuning Wei12232" w:date="2026-10-20T21:31:00Z">
              <w:r>
                <w:rPr>
                  <w:rFonts w:ascii="Times New Roman" w:eastAsia="等线" w:hAnsi="Times New Roman" w:cs="Times New Roman"/>
                  <w:sz w:val="18"/>
                  <w:szCs w:val="18"/>
                  <w:rPrChange w:id="4120" w:author="Xuning Wei12232" w:date="2026-10-24T11:11:00Z">
                    <w:rPr/>
                  </w:rPrChange>
                </w:rPr>
                <w:delText>10 h)</w:delText>
              </w:r>
            </w:del>
            <w:r>
              <w:rPr>
                <w:rFonts w:ascii="Times New Roman" w:eastAsia="等线" w:hAnsi="Times New Roman" w:cs="Times New Roman"/>
                <w:sz w:val="18"/>
                <w:szCs w:val="18"/>
                <w:rPrChange w:id="4121" w:author="Xuning Wei12232" w:date="2026-10-24T11:11:00Z">
                  <w:rPr/>
                </w:rPrChange>
              </w:rPr>
              <w:t xml:space="preserve">. </w:t>
            </w:r>
            <w:del w:id="4122" w:author="Xuning Wei12232" w:date="2026-10-20T15:06:00Z">
              <w:r>
                <w:rPr>
                  <w:rFonts w:ascii="Times New Roman" w:eastAsia="等线" w:hAnsi="Times New Roman" w:cs="Times New Roman"/>
                  <w:sz w:val="18"/>
                  <w:szCs w:val="18"/>
                  <w:rPrChange w:id="4123" w:author="Xuning Wei12232" w:date="2026-10-24T11:11:00Z">
                    <w:rPr/>
                  </w:rPrChange>
                </w:rPr>
                <w:br/>
                <w:delText xml:space="preserve">3. </w:delText>
              </w:r>
            </w:del>
          </w:p>
          <w:p w14:paraId="7CEE32BC" w14:textId="77777777" w:rsidR="007617DE" w:rsidRPr="007617DE" w:rsidRDefault="00AE300B" w:rsidP="007617DE">
            <w:pPr>
              <w:pStyle w:val="aff7"/>
              <w:widowControl w:val="0"/>
              <w:numPr>
                <w:ilvl w:val="0"/>
                <w:numId w:val="48"/>
              </w:numPr>
              <w:spacing w:beforeLines="50" w:before="120" w:afterLines="50" w:after="120"/>
              <w:jc w:val="both"/>
              <w:rPr>
                <w:rFonts w:ascii="Times New Roman" w:eastAsia="仿宋_GB2312" w:hAnsi="Times New Roman" w:cs="Times New Roman"/>
                <w:sz w:val="18"/>
                <w:szCs w:val="18"/>
                <w:rPrChange w:id="4124" w:author="Xuning Wei12232" w:date="2026-10-24T11:11:00Z">
                  <w:rPr>
                    <w:rFonts w:eastAsia="仿宋_GB2312"/>
                  </w:rPr>
                </w:rPrChange>
              </w:rPr>
              <w:pPrChange w:id="4125" w:author="Xuning Wei12232" w:date="2026-10-20T15:06:00Z">
                <w:pPr>
                  <w:widowControl w:val="0"/>
                  <w:spacing w:beforeLines="50" w:before="120" w:afterLines="50" w:after="120"/>
                  <w:contextualSpacing/>
                </w:pPr>
              </w:pPrChange>
            </w:pPr>
            <w:r>
              <w:rPr>
                <w:rFonts w:ascii="Times New Roman" w:eastAsia="等线" w:hAnsi="Times New Roman" w:cs="Times New Roman"/>
                <w:sz w:val="18"/>
                <w:szCs w:val="18"/>
                <w:rPrChange w:id="4126" w:author="Xuning Wei12232" w:date="2026-10-24T11:11:00Z">
                  <w:rPr/>
                </w:rPrChange>
              </w:rPr>
              <w:t xml:space="preserve">Stop stirring and turn off the nitrogen. Drain until there is no reaction mixture drip. </w:t>
            </w:r>
          </w:p>
        </w:tc>
      </w:tr>
      <w:tr w:rsidR="007617DE" w14:paraId="58243A37" w14:textId="77777777">
        <w:trPr>
          <w:trHeight w:val="20"/>
        </w:trPr>
        <w:tc>
          <w:tcPr>
            <w:tcW w:w="310" w:type="pct"/>
            <w:tcMar>
              <w:top w:w="57" w:type="dxa"/>
              <w:left w:w="85" w:type="dxa"/>
              <w:bottom w:w="57" w:type="dxa"/>
              <w:right w:w="85" w:type="dxa"/>
            </w:tcMar>
            <w:vAlign w:val="center"/>
          </w:tcPr>
          <w:p w14:paraId="576688D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39C375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6B039D8E" w14:textId="77777777" w:rsidR="007617DE" w:rsidRDefault="00AE300B" w:rsidP="007617DE">
            <w:pPr>
              <w:pStyle w:val="aff7"/>
              <w:widowControl w:val="0"/>
              <w:numPr>
                <w:ilvl w:val="0"/>
                <w:numId w:val="49"/>
              </w:numPr>
              <w:spacing w:beforeLines="50" w:before="120" w:afterLines="50" w:after="120"/>
              <w:jc w:val="both"/>
              <w:rPr>
                <w:ins w:id="4127" w:author="Xuning Wei12232" w:date="2026-10-20T15:07:00Z"/>
                <w:rFonts w:ascii="Times New Roman" w:eastAsia="仿宋_GB2312" w:hAnsi="Times New Roman" w:cs="Times New Roman"/>
                <w:sz w:val="18"/>
                <w:szCs w:val="18"/>
              </w:rPr>
              <w:pPrChange w:id="4128" w:author="Xuning Wei12232" w:date="2026-10-20T15:07:00Z">
                <w:pPr>
                  <w:widowControl w:val="0"/>
                  <w:spacing w:beforeLines="50" w:before="120" w:afterLines="50" w:after="120"/>
                  <w:contextualSpacing/>
                </w:pPr>
              </w:pPrChange>
            </w:pPr>
            <w:del w:id="4129" w:author="Xuning Wei12232" w:date="2026-10-20T15:07: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4130" w:author="Xuning Wei12232" w:date="2026-10-24T11:11:00Z">
                    <w:rPr/>
                  </w:rPrChange>
                </w:rPr>
                <w:delText xml:space="preserve"> </w:delText>
              </w:r>
            </w:del>
            <w:r>
              <w:rPr>
                <w:rFonts w:ascii="Times New Roman" w:eastAsia="仿宋_GB2312" w:hAnsi="Times New Roman" w:cs="Times New Roman"/>
                <w:sz w:val="18"/>
                <w:szCs w:val="18"/>
                <w:rPrChange w:id="4131" w:author="Xuning Wei12232" w:date="2026-10-24T11:11:00Z">
                  <w:rPr/>
                </w:rPrChange>
              </w:rPr>
              <w:t>Add</w:t>
            </w:r>
            <w:r>
              <w:rPr>
                <w:rFonts w:ascii="Times New Roman" w:eastAsia="仿宋_GB2312" w:hAnsi="Times New Roman" w:cs="Times New Roman"/>
                <w:sz w:val="18"/>
                <w:szCs w:val="18"/>
                <w:lang w:eastAsia="zh-CN"/>
                <w:rPrChange w:id="4132" w:author="Xuning Wei12232" w:date="2026-10-24T11:11:00Z">
                  <w:rPr>
                    <w:lang w:eastAsia="zh-CN"/>
                  </w:rPr>
                </w:rPrChange>
              </w:rPr>
              <w:t xml:space="preserve"> </w:t>
            </w:r>
            <w:ins w:id="4133" w:author="Xuning Wei12232" w:date="2026-10-23T19:53:00Z">
              <w:r>
                <w:rPr>
                  <w:rFonts w:ascii="Times New Roman" w:eastAsia="仿宋_GB2312" w:hAnsi="Times New Roman" w:cs="Times New Roman"/>
                  <w:color w:val="000000" w:themeColor="text1"/>
                  <w:sz w:val="18"/>
                  <w:szCs w:val="18"/>
                  <w:rPrChange w:id="4134"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4135"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4136" w:author="Xuning Wei12232" w:date="2026-10-20T08:12:00Z">
              <w:r>
                <w:rPr>
                  <w:rFonts w:ascii="Times New Roman" w:eastAsia="仿宋_GB2312" w:hAnsi="Times New Roman" w:cs="Times New Roman"/>
                  <w:sz w:val="18"/>
                  <w:szCs w:val="18"/>
                  <w:lang w:eastAsia="zh-CN"/>
                  <w:rPrChange w:id="4137" w:author="Xuning Wei12232" w:date="2026-10-24T11:11:00Z">
                    <w:rPr>
                      <w:lang w:eastAsia="zh-CN"/>
                    </w:rPr>
                  </w:rPrChange>
                </w:rPr>
                <w:delText xml:space="preserve">8.0 V </w:delText>
              </w:r>
            </w:del>
            <w:del w:id="4138" w:author="Xuning Wei12232" w:date="2026-10-20T19:19:00Z">
              <w:r>
                <w:rPr>
                  <w:rFonts w:ascii="Times New Roman" w:eastAsia="仿宋_GB2312" w:hAnsi="Times New Roman" w:cs="Times New Roman"/>
                  <w:sz w:val="18"/>
                  <w:szCs w:val="18"/>
                  <w:lang w:eastAsia="zh-CN"/>
                  <w:rPrChange w:id="4139" w:author="Xuning Wei12232" w:date="2026-10-24T11:11:00Z">
                    <w:rPr>
                      <w:lang w:eastAsia="zh-CN"/>
                    </w:rPr>
                  </w:rPrChange>
                </w:rPr>
                <w:delText>DMF (7.584 kg/kg)</w:delText>
              </w:r>
            </w:del>
            <w:r>
              <w:rPr>
                <w:rFonts w:ascii="Times New Roman" w:eastAsia="仿宋_GB2312" w:hAnsi="Times New Roman" w:cs="Times New Roman"/>
                <w:sz w:val="18"/>
                <w:szCs w:val="18"/>
                <w:rPrChange w:id="4140"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4141" w:author="Xuning Wei12232" w:date="2026-10-24T11:11:00Z">
                  <w:rPr>
                    <w:lang w:eastAsia="zh-CN"/>
                  </w:rPr>
                </w:rPrChange>
              </w:rPr>
              <w:t>-R01)</w:t>
            </w:r>
            <w:r>
              <w:rPr>
                <w:rFonts w:ascii="Times New Roman" w:eastAsia="仿宋_GB2312" w:hAnsi="Times New Roman" w:cs="Times New Roman"/>
                <w:sz w:val="18"/>
                <w:szCs w:val="18"/>
                <w:rPrChange w:id="4142"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4143" w:author="Xuning Wei12232" w:date="2026-10-24T11:11:00Z">
                  <w:rPr>
                    <w:color w:val="0000FF"/>
                  </w:rPr>
                </w:rPrChange>
              </w:rPr>
              <w:t xml:space="preserve"> cleaning pipeline.</w:t>
            </w:r>
          </w:p>
          <w:p w14:paraId="04C03D16" w14:textId="77777777" w:rsidR="007617DE" w:rsidRDefault="00AE300B" w:rsidP="007617DE">
            <w:pPr>
              <w:pStyle w:val="aff7"/>
              <w:widowControl w:val="0"/>
              <w:numPr>
                <w:ilvl w:val="0"/>
                <w:numId w:val="49"/>
              </w:numPr>
              <w:spacing w:beforeLines="50" w:before="120" w:afterLines="50" w:after="120"/>
              <w:jc w:val="both"/>
              <w:rPr>
                <w:ins w:id="4144" w:author="Xuning Wei12232" w:date="2026-10-20T15:08:00Z"/>
                <w:rFonts w:ascii="Times New Roman" w:eastAsia="仿宋_GB2312" w:hAnsi="Times New Roman" w:cs="Times New Roman"/>
                <w:sz w:val="18"/>
                <w:szCs w:val="18"/>
              </w:rPr>
              <w:pPrChange w:id="4145" w:author="Xuning Wei12232" w:date="2026-10-20T15:07:00Z">
                <w:pPr>
                  <w:widowControl w:val="0"/>
                  <w:spacing w:beforeLines="50" w:before="120" w:afterLines="50" w:after="120"/>
                  <w:contextualSpacing/>
                </w:pPr>
              </w:pPrChange>
            </w:pPr>
            <w:del w:id="4146" w:author="Xuning Wei12232" w:date="2026-10-20T15:07:00Z">
              <w:r>
                <w:rPr>
                  <w:rFonts w:ascii="Times New Roman" w:eastAsia="仿宋_GB2312" w:hAnsi="Times New Roman" w:cs="Times New Roman"/>
                  <w:sz w:val="18"/>
                  <w:szCs w:val="18"/>
                  <w:rPrChange w:id="4147" w:author="Xuning Wei12232" w:date="2026-10-24T11:11:00Z">
                    <w:rPr/>
                  </w:rPrChange>
                </w:rPr>
                <w:delText xml:space="preserve">. </w:delText>
              </w:r>
              <w:r>
                <w:rPr>
                  <w:rFonts w:ascii="Times New Roman" w:eastAsia="仿宋_GB2312" w:hAnsi="Times New Roman" w:cs="Times New Roman"/>
                  <w:sz w:val="18"/>
                  <w:szCs w:val="18"/>
                  <w:rPrChange w:id="4148" w:author="Xuning Wei12232" w:date="2026-10-24T11:11:00Z">
                    <w:rPr/>
                  </w:rPrChange>
                </w:rPr>
                <w:br/>
                <w:delText xml:space="preserve">2. </w:delText>
              </w:r>
            </w:del>
            <w:r>
              <w:rPr>
                <w:rFonts w:ascii="Times New Roman" w:eastAsia="仿宋_GB2312" w:hAnsi="Times New Roman" w:cs="Times New Roman"/>
                <w:sz w:val="18"/>
                <w:szCs w:val="18"/>
                <w:rPrChange w:id="4149" w:author="Xuning Wei12232" w:date="2026-10-24T11:11:00Z">
                  <w:rPr/>
                </w:rPrChange>
              </w:rPr>
              <w:t>After the liquid is filtered out of the synthesis reactor. Transfer the mixture in activation tank (TJ4S-1213-Sy15-R01) to synthesis reactor (TJ4S-1213-Sy15).</w:t>
            </w:r>
          </w:p>
          <w:p w14:paraId="5DF42911" w14:textId="77777777" w:rsidR="007617DE" w:rsidRPr="007617DE" w:rsidRDefault="00AE300B" w:rsidP="007617DE">
            <w:pPr>
              <w:pStyle w:val="aff7"/>
              <w:widowControl w:val="0"/>
              <w:numPr>
                <w:ilvl w:val="0"/>
                <w:numId w:val="49"/>
              </w:numPr>
              <w:spacing w:beforeLines="50" w:before="120" w:afterLines="50" w:after="120"/>
              <w:jc w:val="both"/>
              <w:rPr>
                <w:rFonts w:ascii="Times New Roman" w:eastAsia="仿宋_GB2312" w:hAnsi="Times New Roman" w:cs="Times New Roman"/>
                <w:sz w:val="18"/>
                <w:szCs w:val="18"/>
                <w:rPrChange w:id="4150" w:author="Xuning Wei12232" w:date="2026-10-24T11:11:00Z">
                  <w:rPr/>
                </w:rPrChange>
              </w:rPr>
              <w:pPrChange w:id="4151" w:author="Xuning Wei12232" w:date="2026-10-20T15:07:00Z">
                <w:pPr>
                  <w:widowControl w:val="0"/>
                  <w:spacing w:beforeLines="50" w:before="120" w:afterLines="50" w:after="120"/>
                  <w:contextualSpacing/>
                </w:pPr>
              </w:pPrChange>
            </w:pPr>
            <w:del w:id="4152" w:author="Xuning Wei12232" w:date="2026-10-20T15:08:00Z">
              <w:r>
                <w:rPr>
                  <w:rFonts w:ascii="Times New Roman" w:eastAsia="仿宋_GB2312" w:hAnsi="Times New Roman" w:cs="Times New Roman"/>
                  <w:sz w:val="18"/>
                  <w:szCs w:val="18"/>
                  <w:rPrChange w:id="4153" w:author="Xuning Wei12232" w:date="2026-10-24T11:11:00Z">
                    <w:rPr/>
                  </w:rPrChange>
                </w:rPr>
                <w:br/>
                <w:delText xml:space="preserve">3. </w:delText>
              </w:r>
            </w:del>
            <w:r>
              <w:rPr>
                <w:rFonts w:ascii="Times New Roman" w:eastAsia="仿宋_GB2312" w:hAnsi="Times New Roman" w:cs="Times New Roman"/>
                <w:sz w:val="18"/>
                <w:szCs w:val="18"/>
                <w:rPrChange w:id="4154" w:author="Xuning Wei12232" w:date="2026-10-24T11:11:00Z">
                  <w:rPr/>
                </w:rPrChange>
              </w:rPr>
              <w:t>Bubble with nitrogen, after s</w:t>
            </w:r>
            <w:r>
              <w:rPr>
                <w:rFonts w:ascii="Times New Roman" w:eastAsia="仿宋_GB2312" w:hAnsi="Times New Roman" w:cs="Times New Roman"/>
                <w:color w:val="0000FF"/>
                <w:sz w:val="18"/>
                <w:szCs w:val="18"/>
                <w:rPrChange w:id="4155" w:author="Xuning Wei12232" w:date="2026-10-24T11:11:00Z">
                  <w:rPr>
                    <w:color w:val="0000FF"/>
                  </w:rPr>
                </w:rPrChange>
              </w:rPr>
              <w:t>tirring, turn off the nitrogen</w:t>
            </w:r>
            <w:r>
              <w:rPr>
                <w:rFonts w:ascii="Times New Roman" w:eastAsia="仿宋_GB2312" w:hAnsi="Times New Roman" w:cs="Times New Roman"/>
                <w:sz w:val="18"/>
                <w:szCs w:val="18"/>
                <w:rPrChange w:id="4156" w:author="Xuning Wei12232" w:date="2026-10-24T11:11:00Z">
                  <w:rPr/>
                </w:rPrChange>
              </w:rPr>
              <w:t>. Drain until there is no obvious drip</w:t>
            </w:r>
          </w:p>
          <w:p w14:paraId="7AD8543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15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68146A40" w14:textId="77777777">
        <w:trPr>
          <w:trHeight w:val="20"/>
        </w:trPr>
        <w:tc>
          <w:tcPr>
            <w:tcW w:w="310" w:type="pct"/>
            <w:tcMar>
              <w:top w:w="57" w:type="dxa"/>
              <w:left w:w="85" w:type="dxa"/>
              <w:bottom w:w="57" w:type="dxa"/>
              <w:right w:w="85" w:type="dxa"/>
            </w:tcMar>
            <w:vAlign w:val="center"/>
          </w:tcPr>
          <w:p w14:paraId="00DA47A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0FB3B7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51260D3E" w14:textId="77777777" w:rsidR="007617DE" w:rsidRDefault="00AE300B" w:rsidP="007617DE">
            <w:pPr>
              <w:pStyle w:val="aff7"/>
              <w:widowControl w:val="0"/>
              <w:numPr>
                <w:ilvl w:val="0"/>
                <w:numId w:val="50"/>
              </w:numPr>
              <w:spacing w:beforeLines="50" w:before="120" w:afterLines="50" w:after="120"/>
              <w:jc w:val="both"/>
              <w:rPr>
                <w:ins w:id="4158" w:author="Xuning Wei12232" w:date="2026-10-20T15:08:00Z"/>
                <w:rFonts w:ascii="Times New Roman" w:eastAsia="仿宋_GB2312" w:hAnsi="Times New Roman" w:cs="Times New Roman"/>
                <w:sz w:val="18"/>
                <w:szCs w:val="18"/>
              </w:rPr>
              <w:pPrChange w:id="4159" w:author="Xuning Wei12232" w:date="2026-10-20T15:08:00Z">
                <w:pPr>
                  <w:widowControl w:val="0"/>
                  <w:spacing w:beforeLines="50" w:before="120" w:afterLines="50" w:after="120"/>
                  <w:contextualSpacing/>
                </w:pPr>
              </w:pPrChange>
            </w:pPr>
            <w:del w:id="4160" w:author="Xuning Wei12232" w:date="2026-10-20T15:08: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161" w:author="Xuning Wei12232" w:date="2026-10-24T11:11:00Z">
                  <w:rPr/>
                </w:rPrChange>
              </w:rPr>
              <w:t>Add</w:t>
            </w:r>
            <w:r>
              <w:rPr>
                <w:rFonts w:ascii="Times New Roman" w:eastAsia="仿宋_GB2312" w:hAnsi="Times New Roman" w:cs="Times New Roman"/>
                <w:sz w:val="18"/>
                <w:szCs w:val="18"/>
                <w:lang w:eastAsia="zh-CN"/>
                <w:rPrChange w:id="4162" w:author="Xuning Wei12232" w:date="2026-10-24T11:11:00Z">
                  <w:rPr>
                    <w:lang w:eastAsia="zh-CN"/>
                  </w:rPr>
                </w:rPrChange>
              </w:rPr>
              <w:t xml:space="preserve"> </w:t>
            </w:r>
            <w:del w:id="4163" w:author="Xuning Wei12232" w:date="2026-10-20T08:12:00Z">
              <w:r>
                <w:rPr>
                  <w:rFonts w:ascii="Times New Roman" w:eastAsia="仿宋_GB2312" w:hAnsi="Times New Roman" w:cs="Times New Roman"/>
                  <w:bCs w:val="0"/>
                  <w:sz w:val="18"/>
                  <w:szCs w:val="18"/>
                  <w:lang w:eastAsia="zh-CN"/>
                  <w:rPrChange w:id="4164" w:author="Xuning Wei12232" w:date="2026-10-24T11:11:00Z">
                    <w:rPr>
                      <w:lang w:eastAsia="zh-CN"/>
                    </w:rPr>
                  </w:rPrChange>
                </w:rPr>
                <w:delText xml:space="preserve">8.0 V </w:delText>
              </w:r>
            </w:del>
            <w:r>
              <w:rPr>
                <w:rFonts w:ascii="Times New Roman" w:eastAsia="仿宋_GB2312" w:hAnsi="Times New Roman" w:cs="Times New Roman"/>
                <w:bCs w:val="0"/>
                <w:sz w:val="18"/>
                <w:szCs w:val="18"/>
                <w:lang w:eastAsia="zh-CN"/>
                <w:rPrChange w:id="4165"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4166"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4167" w:author="Xuning Wei12232" w:date="2026-10-24T11:11:00Z">
                  <w:rPr>
                    <w:lang w:eastAsia="zh-CN"/>
                  </w:rPr>
                </w:rPrChange>
              </w:rPr>
              <w:t xml:space="preserve"> in </w:t>
            </w:r>
            <w:ins w:id="4168" w:author="Xuning Wei12232" w:date="2026-10-20T20:00:00Z">
              <w:r>
                <w:rPr>
                  <w:rFonts w:ascii="Times New Roman" w:eastAsia="仿宋_GB2312" w:hAnsi="Times New Roman" w:cs="Times New Roman"/>
                  <w:bCs w:val="0"/>
                  <w:sz w:val="18"/>
                  <w:szCs w:val="18"/>
                  <w:lang w:eastAsia="zh-CN"/>
                  <w:rPrChange w:id="4169" w:author="Xuning Wei12232" w:date="2026-10-24T11:11:00Z">
                    <w:rPr>
                      <w:rFonts w:ascii="Times New Roman" w:eastAsia="仿宋_GB2312" w:hAnsi="Times New Roman" w:cs="Times New Roman"/>
                      <w:bCs w:val="0"/>
                      <w:sz w:val="18"/>
                      <w:szCs w:val="18"/>
                      <w:highlight w:val="lightGray"/>
                      <w:lang w:eastAsia="zh-CN"/>
                    </w:rPr>
                  </w:rPrChange>
                </w:rPr>
                <w:t>DMF (8.0 V, 7.45 kg/kg)</w:t>
              </w:r>
            </w:ins>
            <w:del w:id="4170" w:author="Xuning Wei12232" w:date="2026-10-20T20:00:00Z">
              <w:r>
                <w:rPr>
                  <w:rFonts w:ascii="Times New Roman" w:eastAsia="仿宋_GB2312" w:hAnsi="Times New Roman" w:cs="Times New Roman"/>
                  <w:bCs w:val="0"/>
                  <w:sz w:val="18"/>
                  <w:szCs w:val="18"/>
                  <w:lang w:eastAsia="zh-CN"/>
                  <w:rPrChange w:id="4171" w:author="Xuning Wei12232" w:date="2026-10-24T11:11:00Z">
                    <w:rPr>
                      <w:lang w:eastAsia="zh-CN"/>
                    </w:rPr>
                  </w:rPrChange>
                </w:rPr>
                <w:delText>DMF (7.448 kg/kg)</w:delText>
              </w:r>
            </w:del>
            <w:r>
              <w:rPr>
                <w:rFonts w:ascii="Times New Roman" w:eastAsia="仿宋_GB2312" w:hAnsi="Times New Roman" w:cs="Times New Roman"/>
                <w:bCs w:val="0"/>
                <w:sz w:val="18"/>
                <w:szCs w:val="18"/>
                <w:lang w:eastAsia="zh-CN"/>
                <w:rPrChange w:id="4172" w:author="Xuning Wei12232" w:date="2026-10-24T11:11:00Z">
                  <w:rPr>
                    <w:lang w:eastAsia="zh-CN"/>
                  </w:rPr>
                </w:rPrChange>
              </w:rPr>
              <w:t xml:space="preserve"> </w:t>
            </w:r>
            <w:r>
              <w:rPr>
                <w:rFonts w:ascii="Times New Roman" w:eastAsia="仿宋_GB2312" w:hAnsi="Times New Roman" w:cs="Times New Roman"/>
                <w:sz w:val="18"/>
                <w:szCs w:val="18"/>
                <w:rPrChange w:id="4173" w:author="Xuning Wei12232" w:date="2026-10-24T11:11:00Z">
                  <w:rPr/>
                </w:rPrChange>
              </w:rPr>
              <w:t xml:space="preserve">into TJ4S-1213-Sy15. </w:t>
            </w:r>
          </w:p>
          <w:p w14:paraId="3BD6D8DE" w14:textId="77777777" w:rsidR="007617DE" w:rsidRDefault="00AE300B" w:rsidP="007617DE">
            <w:pPr>
              <w:pStyle w:val="aff7"/>
              <w:widowControl w:val="0"/>
              <w:numPr>
                <w:ilvl w:val="0"/>
                <w:numId w:val="50"/>
              </w:numPr>
              <w:spacing w:beforeLines="50" w:before="120" w:afterLines="50" w:after="120"/>
              <w:jc w:val="both"/>
              <w:rPr>
                <w:ins w:id="4174" w:author="Xuning Wei12232" w:date="2026-10-20T15:08:00Z"/>
                <w:rFonts w:ascii="Times New Roman" w:eastAsia="仿宋_GB2312" w:hAnsi="Times New Roman" w:cs="Times New Roman"/>
                <w:sz w:val="18"/>
                <w:szCs w:val="18"/>
              </w:rPr>
              <w:pPrChange w:id="4175" w:author="Xuning Wei12232" w:date="2026-10-20T15:08:00Z">
                <w:pPr>
                  <w:widowControl w:val="0"/>
                  <w:spacing w:beforeLines="50" w:before="120" w:afterLines="50" w:after="120"/>
                  <w:contextualSpacing/>
                </w:pPr>
              </w:pPrChange>
            </w:pPr>
            <w:del w:id="4176" w:author="Xuning Wei12232" w:date="2026-10-20T15:08:00Z">
              <w:r>
                <w:rPr>
                  <w:rFonts w:ascii="Times New Roman" w:eastAsia="仿宋_GB2312" w:hAnsi="Times New Roman" w:cs="Times New Roman"/>
                  <w:sz w:val="18"/>
                  <w:szCs w:val="18"/>
                  <w:rPrChange w:id="4177" w:author="Xuning Wei12232" w:date="2026-10-24T11:11:00Z">
                    <w:rPr/>
                  </w:rPrChange>
                </w:rPr>
                <w:br/>
                <w:delText xml:space="preserve">2. </w:delText>
              </w:r>
            </w:del>
            <w:r>
              <w:rPr>
                <w:rFonts w:ascii="Times New Roman" w:eastAsia="仿宋_GB2312" w:hAnsi="Times New Roman" w:cs="Times New Roman"/>
                <w:sz w:val="18"/>
                <w:szCs w:val="18"/>
                <w:rPrChange w:id="4178"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4179" w:author="Xuning Wei12232" w:date="2026-10-24T11:11:00Z">
                  <w:rPr>
                    <w:color w:val="0000FF"/>
                  </w:rPr>
                </w:rPrChange>
              </w:rPr>
              <w:t>agitator</w:t>
            </w:r>
            <w:r>
              <w:rPr>
                <w:rFonts w:ascii="Times New Roman" w:eastAsia="仿宋_GB2312" w:hAnsi="Times New Roman" w:cs="Times New Roman"/>
                <w:sz w:val="18"/>
                <w:szCs w:val="18"/>
                <w:rPrChange w:id="4180" w:author="Xuning Wei12232" w:date="2026-10-24T11:11:00Z">
                  <w:rPr/>
                </w:rPrChange>
              </w:rPr>
              <w:t>.</w:t>
            </w:r>
          </w:p>
          <w:p w14:paraId="3C4A9238" w14:textId="77777777" w:rsidR="007617DE" w:rsidRDefault="00AE300B" w:rsidP="007617DE">
            <w:pPr>
              <w:pStyle w:val="aff7"/>
              <w:widowControl w:val="0"/>
              <w:numPr>
                <w:ilvl w:val="0"/>
                <w:numId w:val="50"/>
              </w:numPr>
              <w:spacing w:beforeLines="50" w:before="120" w:afterLines="50" w:after="120"/>
              <w:jc w:val="both"/>
              <w:rPr>
                <w:ins w:id="4181" w:author="Xuning Wei12232" w:date="2026-10-20T15:08:00Z"/>
                <w:rFonts w:ascii="Times New Roman" w:eastAsia="仿宋_GB2312" w:hAnsi="Times New Roman" w:cs="Times New Roman"/>
                <w:sz w:val="18"/>
                <w:szCs w:val="18"/>
              </w:rPr>
              <w:pPrChange w:id="4182" w:author="Xuning Wei12232" w:date="2026-10-20T15:08:00Z">
                <w:pPr>
                  <w:widowControl w:val="0"/>
                  <w:spacing w:beforeLines="50" w:before="120" w:afterLines="50" w:after="120"/>
                  <w:contextualSpacing/>
                </w:pPr>
              </w:pPrChange>
            </w:pPr>
            <w:del w:id="4183" w:author="Xuning Wei12232" w:date="2026-10-20T15:08:00Z">
              <w:r>
                <w:rPr>
                  <w:rFonts w:ascii="Times New Roman" w:eastAsia="仿宋_GB2312" w:hAnsi="Times New Roman" w:cs="Times New Roman"/>
                  <w:sz w:val="18"/>
                  <w:szCs w:val="18"/>
                  <w:rPrChange w:id="4184" w:author="Xuning Wei12232" w:date="2026-10-24T11:11:00Z">
                    <w:rPr/>
                  </w:rPrChange>
                </w:rPr>
                <w:br/>
                <w:delText xml:space="preserve">3. </w:delText>
              </w:r>
            </w:del>
            <w:r>
              <w:rPr>
                <w:rFonts w:ascii="Times New Roman" w:eastAsia="仿宋_GB2312" w:hAnsi="Times New Roman" w:cs="Times New Roman"/>
                <w:sz w:val="18"/>
                <w:szCs w:val="18"/>
                <w:lang w:eastAsia="zh-CN"/>
                <w:rPrChange w:id="4185" w:author="Xuning Wei12232" w:date="2026-10-24T11:11:00Z">
                  <w:rPr>
                    <w:lang w:eastAsia="zh-CN"/>
                  </w:rPr>
                </w:rPrChange>
              </w:rPr>
              <w:t>A</w:t>
            </w:r>
            <w:r>
              <w:rPr>
                <w:rFonts w:ascii="Times New Roman" w:eastAsia="仿宋_GB2312" w:hAnsi="Times New Roman" w:cs="Times New Roman"/>
                <w:sz w:val="18"/>
                <w:szCs w:val="18"/>
                <w:rPrChange w:id="4186" w:author="Xuning Wei12232" w:date="2026-10-24T11:11:00Z">
                  <w:rPr/>
                </w:rPrChange>
              </w:rPr>
              <w:t xml:space="preserve">djust to </w:t>
            </w:r>
            <w:del w:id="4187" w:author="Xuning Wei12232" w:date="2026-10-20T14:33:00Z">
              <w:r>
                <w:rPr>
                  <w:rFonts w:ascii="Times New Roman" w:eastAsia="仿宋_GB2312" w:hAnsi="Times New Roman" w:cs="Times New Roman"/>
                  <w:sz w:val="18"/>
                  <w:szCs w:val="18"/>
                  <w:rPrChange w:id="4188" w:author="Xuning Wei12232" w:date="2026-10-24T11:11:00Z">
                    <w:rPr/>
                  </w:rPrChange>
                </w:rPr>
                <w:delText>25 ± 5 °C</w:delText>
              </w:r>
            </w:del>
            <w:ins w:id="4189" w:author="Xuning Wei12232" w:date="2026-10-20T14:33:00Z">
              <w:r>
                <w:rPr>
                  <w:rFonts w:ascii="Times New Roman" w:eastAsia="仿宋_GB2312" w:hAnsi="Times New Roman" w:cs="Times New Roman"/>
                  <w:sz w:val="18"/>
                  <w:szCs w:val="18"/>
                  <w:rPrChange w:id="4190" w:author="Xuning Wei12232" w:date="2026-10-24T11:11:00Z">
                    <w:rPr/>
                  </w:rPrChange>
                </w:rPr>
                <w:t>25.0 ± 5.0 °C</w:t>
              </w:r>
            </w:ins>
            <w:r>
              <w:rPr>
                <w:rFonts w:ascii="Times New Roman" w:eastAsia="仿宋_GB2312" w:hAnsi="Times New Roman" w:cs="Times New Roman"/>
                <w:sz w:val="18"/>
                <w:szCs w:val="18"/>
                <w:rPrChange w:id="4191" w:author="Xuning Wei12232" w:date="2026-10-24T11:11:00Z">
                  <w:rPr/>
                </w:rPrChange>
              </w:rPr>
              <w:t xml:space="preserve"> (target: </w:t>
            </w:r>
            <w:del w:id="4192" w:author="Xuning Wei12232" w:date="2026-10-20T21:36:00Z">
              <w:r>
                <w:rPr>
                  <w:rFonts w:ascii="Times New Roman" w:eastAsia="仿宋_GB2312" w:hAnsi="Times New Roman" w:cs="Times New Roman"/>
                  <w:sz w:val="18"/>
                  <w:szCs w:val="18"/>
                  <w:rPrChange w:id="4193" w:author="Xuning Wei12232" w:date="2026-10-24T11:11:00Z">
                    <w:rPr/>
                  </w:rPrChange>
                </w:rPr>
                <w:delText>25 °C</w:delText>
              </w:r>
            </w:del>
            <w:ins w:id="4194" w:author="Xuning Wei12232" w:date="2026-10-20T21:36:00Z">
              <w:r>
                <w:rPr>
                  <w:rFonts w:ascii="Times New Roman" w:eastAsia="仿宋_GB2312" w:hAnsi="Times New Roman" w:cs="Times New Roman"/>
                  <w:color w:val="FF0000"/>
                  <w:sz w:val="18"/>
                  <w:szCs w:val="18"/>
                </w:rPr>
                <w:t>25.0 °C</w:t>
              </w:r>
            </w:ins>
            <w:r>
              <w:rPr>
                <w:rFonts w:ascii="Times New Roman" w:eastAsia="仿宋_GB2312" w:hAnsi="Times New Roman" w:cs="Times New Roman"/>
                <w:sz w:val="18"/>
                <w:szCs w:val="18"/>
                <w:rPrChange w:id="4195" w:author="Xuning Wei12232" w:date="2026-10-24T11:11:00Z">
                  <w:rPr/>
                </w:rPrChange>
              </w:rPr>
              <w:t xml:space="preserve">) and stir for </w:t>
            </w:r>
            <w:ins w:id="4196" w:author="Xuning Wei12232" w:date="2026-10-22T10:26:00Z">
              <w:r>
                <w:rPr>
                  <w:rFonts w:ascii="Times New Roman" w:eastAsia="仿宋_GB2312" w:hAnsi="Times New Roman" w:cs="Times New Roman"/>
                  <w:color w:val="000000" w:themeColor="text1"/>
                  <w:sz w:val="18"/>
                  <w:szCs w:val="18"/>
                  <w:rPrChange w:id="4197"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4198" w:author="Xuning Wei12232" w:date="2026-10-22T10:26:00Z">
              <w:r>
                <w:rPr>
                  <w:rFonts w:ascii="Times New Roman" w:eastAsia="仿宋_GB2312" w:hAnsi="Times New Roman" w:cs="Times New Roman"/>
                  <w:sz w:val="18"/>
                  <w:szCs w:val="18"/>
                  <w:rPrChange w:id="4199" w:author="Xuning Wei12232" w:date="2026-10-24T11:11:00Z">
                    <w:rPr/>
                  </w:rPrChange>
                </w:rPr>
                <w:delText>2 h ± 15 min</w:delText>
              </w:r>
            </w:del>
            <w:r>
              <w:rPr>
                <w:rFonts w:ascii="Times New Roman" w:eastAsia="仿宋_GB2312" w:hAnsi="Times New Roman" w:cs="Times New Roman"/>
                <w:sz w:val="18"/>
                <w:szCs w:val="18"/>
                <w:rPrChange w:id="4200" w:author="Xuning Wei12232" w:date="2026-10-24T11:11:00Z">
                  <w:rPr/>
                </w:rPrChange>
              </w:rPr>
              <w:t xml:space="preserve"> (target: 2 h) at </w:t>
            </w:r>
            <w:del w:id="4201" w:author="Xuning Wei12232" w:date="2026-10-20T14:33:00Z">
              <w:r>
                <w:rPr>
                  <w:rFonts w:ascii="Times New Roman" w:eastAsia="仿宋_GB2312" w:hAnsi="Times New Roman" w:cs="Times New Roman"/>
                  <w:sz w:val="18"/>
                  <w:szCs w:val="18"/>
                  <w:rPrChange w:id="4202" w:author="Xuning Wei12232" w:date="2026-10-24T11:11:00Z">
                    <w:rPr/>
                  </w:rPrChange>
                </w:rPr>
                <w:delText>25 ± 5 °C</w:delText>
              </w:r>
            </w:del>
            <w:ins w:id="4203" w:author="Xuning Wei12232" w:date="2026-10-20T14:33:00Z">
              <w:r>
                <w:rPr>
                  <w:rFonts w:ascii="Times New Roman" w:eastAsia="仿宋_GB2312" w:hAnsi="Times New Roman" w:cs="Times New Roman"/>
                  <w:sz w:val="18"/>
                  <w:szCs w:val="18"/>
                  <w:rPrChange w:id="4204" w:author="Xuning Wei12232" w:date="2026-10-24T11:11:00Z">
                    <w:rPr/>
                  </w:rPrChange>
                </w:rPr>
                <w:t>25.0 ± 5.0 °C</w:t>
              </w:r>
            </w:ins>
            <w:r>
              <w:rPr>
                <w:rFonts w:ascii="Times New Roman" w:eastAsia="仿宋_GB2312" w:hAnsi="Times New Roman" w:cs="Times New Roman"/>
                <w:sz w:val="18"/>
                <w:szCs w:val="18"/>
                <w:rPrChange w:id="4205" w:author="Xuning Wei12232" w:date="2026-10-24T11:11:00Z">
                  <w:rPr/>
                </w:rPrChange>
              </w:rPr>
              <w:t xml:space="preserve"> (target: </w:t>
            </w:r>
            <w:del w:id="4206" w:author="Xuning Wei12232" w:date="2026-10-20T21:36:00Z">
              <w:r>
                <w:rPr>
                  <w:rFonts w:ascii="Times New Roman" w:eastAsia="仿宋_GB2312" w:hAnsi="Times New Roman" w:cs="Times New Roman"/>
                  <w:sz w:val="18"/>
                  <w:szCs w:val="18"/>
                  <w:rPrChange w:id="4207" w:author="Xuning Wei12232" w:date="2026-10-24T11:11:00Z">
                    <w:rPr/>
                  </w:rPrChange>
                </w:rPr>
                <w:delText>25 °C</w:delText>
              </w:r>
            </w:del>
            <w:ins w:id="4208" w:author="Xuning Wei12232" w:date="2026-10-20T21:36:00Z">
              <w:r>
                <w:rPr>
                  <w:rFonts w:ascii="Times New Roman" w:eastAsia="仿宋_GB2312" w:hAnsi="Times New Roman" w:cs="Times New Roman"/>
                  <w:color w:val="FF0000"/>
                  <w:sz w:val="18"/>
                  <w:szCs w:val="18"/>
                </w:rPr>
                <w:t>25.0 °C</w:t>
              </w:r>
            </w:ins>
            <w:r>
              <w:rPr>
                <w:rFonts w:ascii="Times New Roman" w:eastAsia="仿宋_GB2312" w:hAnsi="Times New Roman" w:cs="Times New Roman"/>
                <w:sz w:val="18"/>
                <w:szCs w:val="18"/>
                <w:rPrChange w:id="4209" w:author="Xuning Wei12232" w:date="2026-10-24T11:11:00Z">
                  <w:rPr/>
                </w:rPrChange>
              </w:rPr>
              <w:t>).</w:t>
            </w:r>
          </w:p>
          <w:p w14:paraId="13D83275" w14:textId="77777777" w:rsidR="007617DE" w:rsidRPr="007617DE" w:rsidRDefault="00AE300B" w:rsidP="007617DE">
            <w:pPr>
              <w:pStyle w:val="aff7"/>
              <w:widowControl w:val="0"/>
              <w:numPr>
                <w:ilvl w:val="0"/>
                <w:numId w:val="50"/>
              </w:numPr>
              <w:spacing w:beforeLines="50" w:before="120" w:afterLines="50" w:after="120"/>
              <w:jc w:val="both"/>
              <w:rPr>
                <w:rFonts w:ascii="Times New Roman" w:eastAsia="仿宋_GB2312" w:hAnsi="Times New Roman" w:cs="Times New Roman"/>
                <w:sz w:val="18"/>
                <w:szCs w:val="18"/>
                <w:rPrChange w:id="4210" w:author="Xuning Wei12232" w:date="2026-10-24T11:11:00Z">
                  <w:rPr/>
                </w:rPrChange>
              </w:rPr>
              <w:pPrChange w:id="4211" w:author="Xuning Wei12232" w:date="2026-10-20T15:08:00Z">
                <w:pPr>
                  <w:widowControl w:val="0"/>
                  <w:spacing w:beforeLines="50" w:before="120" w:afterLines="50" w:after="120"/>
                  <w:contextualSpacing/>
                </w:pPr>
              </w:pPrChange>
            </w:pPr>
            <w:del w:id="4212" w:author="Xuning Wei12232" w:date="2026-10-20T15:08:00Z">
              <w:r>
                <w:rPr>
                  <w:rFonts w:ascii="Times New Roman" w:eastAsia="仿宋_GB2312" w:hAnsi="Times New Roman" w:cs="Times New Roman"/>
                  <w:sz w:val="18"/>
                  <w:szCs w:val="18"/>
                  <w:rPrChange w:id="4213" w:author="Xuning Wei12232" w:date="2026-10-24T11:11:00Z">
                    <w:rPr/>
                  </w:rPrChange>
                </w:rPr>
                <w:br/>
                <w:delText xml:space="preserve">4. </w:delText>
              </w:r>
            </w:del>
            <w:r>
              <w:rPr>
                <w:rFonts w:ascii="Times New Roman" w:eastAsia="仿宋_GB2312" w:hAnsi="Times New Roman" w:cs="Times New Roman"/>
                <w:sz w:val="18"/>
                <w:szCs w:val="18"/>
                <w:rPrChange w:id="4214" w:author="Xuning Wei12232" w:date="2026-10-24T11:11:00Z">
                  <w:rPr/>
                </w:rPrChange>
              </w:rPr>
              <w:t>Stop stirring, turn off the nitrogen. Drain until there is no obvious drip.</w:t>
            </w:r>
          </w:p>
        </w:tc>
      </w:tr>
      <w:tr w:rsidR="007617DE" w14:paraId="23542F5A" w14:textId="77777777">
        <w:trPr>
          <w:trHeight w:val="20"/>
        </w:trPr>
        <w:tc>
          <w:tcPr>
            <w:tcW w:w="310" w:type="pct"/>
            <w:tcMar>
              <w:top w:w="57" w:type="dxa"/>
              <w:left w:w="85" w:type="dxa"/>
              <w:bottom w:w="57" w:type="dxa"/>
              <w:right w:w="85" w:type="dxa"/>
            </w:tcMar>
            <w:vAlign w:val="center"/>
          </w:tcPr>
          <w:p w14:paraId="723CF87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281581B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sidRPr="00C62B45">
              <w:rPr>
                <w:rFonts w:ascii="Times New Roman" w:eastAsia="仿宋_GB2312" w:hAnsi="Times New Roman" w:cs="Times New Roman"/>
                <w:sz w:val="18"/>
                <w:szCs w:val="18"/>
                <w:highlight w:val="red"/>
                <w:lang w:eastAsia="zh-CN"/>
              </w:rPr>
              <w:t>Wash resin</w:t>
            </w:r>
          </w:p>
        </w:tc>
        <w:tc>
          <w:tcPr>
            <w:tcW w:w="3909" w:type="pct"/>
            <w:tcMar>
              <w:top w:w="57" w:type="dxa"/>
              <w:left w:w="85" w:type="dxa"/>
              <w:bottom w:w="57" w:type="dxa"/>
              <w:right w:w="85" w:type="dxa"/>
            </w:tcMar>
            <w:vAlign w:val="center"/>
          </w:tcPr>
          <w:p w14:paraId="5C1E2D35" w14:textId="77777777" w:rsidR="007617DE" w:rsidRDefault="00AE300B" w:rsidP="007617DE">
            <w:pPr>
              <w:pStyle w:val="aff7"/>
              <w:widowControl w:val="0"/>
              <w:numPr>
                <w:ilvl w:val="0"/>
                <w:numId w:val="51"/>
              </w:numPr>
              <w:spacing w:beforeLines="50" w:before="120" w:afterLines="50" w:after="120"/>
              <w:jc w:val="both"/>
              <w:rPr>
                <w:ins w:id="4215" w:author="Xuning Wei12232" w:date="2026-10-20T15:08:00Z"/>
                <w:rFonts w:ascii="Times New Roman" w:eastAsia="仿宋_GB2312" w:hAnsi="Times New Roman" w:cs="Times New Roman"/>
                <w:sz w:val="18"/>
                <w:szCs w:val="18"/>
              </w:rPr>
              <w:pPrChange w:id="4216" w:author="Xuning Wei12232" w:date="2026-10-20T15:08:00Z">
                <w:pPr>
                  <w:widowControl w:val="0"/>
                  <w:spacing w:beforeLines="50" w:before="120" w:afterLines="50" w:after="120"/>
                  <w:contextualSpacing/>
                </w:pPr>
              </w:pPrChange>
            </w:pPr>
            <w:del w:id="4217" w:author="Xuning Wei12232" w:date="2026-10-20T15:08: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4218" w:author="Xuning Wei12232" w:date="2026-10-24T11:11:00Z">
                    <w:rPr/>
                  </w:rPrChange>
                </w:rPr>
                <w:delText xml:space="preserve"> </w:delText>
              </w:r>
            </w:del>
            <w:r>
              <w:rPr>
                <w:rFonts w:ascii="Times New Roman" w:eastAsia="仿宋_GB2312" w:hAnsi="Times New Roman" w:cs="Times New Roman"/>
                <w:sz w:val="18"/>
                <w:szCs w:val="18"/>
                <w:rPrChange w:id="4219"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4220" w:author="Xuning Wei12232" w:date="2026-10-24T11:11:00Z">
                  <w:rPr>
                    <w:rFonts w:hint="eastAsia"/>
                  </w:rPr>
                </w:rPrChange>
              </w:rPr>
              <w:t>±</w:t>
            </w:r>
            <w:r>
              <w:rPr>
                <w:rFonts w:ascii="Times New Roman" w:eastAsia="仿宋_GB2312" w:hAnsi="Times New Roman" w:cs="Times New Roman"/>
                <w:sz w:val="18"/>
                <w:szCs w:val="18"/>
                <w:rPrChange w:id="4221" w:author="Xuning Wei12232" w:date="2026-10-24T11:11:00Z">
                  <w:rPr/>
                </w:rPrChange>
              </w:rPr>
              <w:t>5 °C (</w:t>
            </w:r>
            <w:del w:id="4222" w:author="Xuning Wei12232" w:date="2026-10-24T10:48:00Z">
              <w:r>
                <w:rPr>
                  <w:rFonts w:ascii="Times New Roman" w:eastAsia="仿宋_GB2312" w:hAnsi="Times New Roman" w:cs="Times New Roman"/>
                  <w:sz w:val="18"/>
                  <w:szCs w:val="18"/>
                  <w:rPrChange w:id="4223" w:author="Xuning Wei12232" w:date="2026-10-24T11:11:00Z">
                    <w:rPr/>
                  </w:rPrChange>
                </w:rPr>
                <w:delText>target: 20 °C</w:delText>
              </w:r>
            </w:del>
            <w:ins w:id="4224"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4225" w:author="Xuning Wei12232" w:date="2026-10-24T11:11:00Z">
                  <w:rPr/>
                </w:rPrChange>
              </w:rPr>
              <w:t>).</w:t>
            </w:r>
          </w:p>
          <w:p w14:paraId="0CB94165" w14:textId="77777777" w:rsidR="007617DE" w:rsidRDefault="00AE300B" w:rsidP="007617DE">
            <w:pPr>
              <w:pStyle w:val="aff7"/>
              <w:widowControl w:val="0"/>
              <w:numPr>
                <w:ilvl w:val="0"/>
                <w:numId w:val="51"/>
              </w:numPr>
              <w:spacing w:beforeLines="50" w:before="120" w:afterLines="50" w:after="120"/>
              <w:jc w:val="both"/>
              <w:rPr>
                <w:ins w:id="4226" w:author="Xuning Wei12232" w:date="2026-10-20T15:08:00Z"/>
                <w:rFonts w:ascii="Times New Roman" w:eastAsia="仿宋_GB2312" w:hAnsi="Times New Roman" w:cs="Times New Roman"/>
                <w:sz w:val="18"/>
                <w:szCs w:val="18"/>
              </w:rPr>
              <w:pPrChange w:id="4227" w:author="Xuning Wei12232" w:date="2026-10-20T15:08:00Z">
                <w:pPr>
                  <w:widowControl w:val="0"/>
                  <w:spacing w:beforeLines="50" w:before="120" w:afterLines="50" w:after="120"/>
                  <w:contextualSpacing/>
                </w:pPr>
              </w:pPrChange>
            </w:pPr>
            <w:del w:id="4228" w:author="Xuning Wei12232" w:date="2026-10-20T15:08:00Z">
              <w:r>
                <w:rPr>
                  <w:rFonts w:ascii="Times New Roman" w:eastAsia="仿宋_GB2312" w:hAnsi="Times New Roman" w:cs="Times New Roman"/>
                  <w:sz w:val="18"/>
                  <w:szCs w:val="18"/>
                  <w:rPrChange w:id="4229" w:author="Xuning Wei12232" w:date="2026-10-24T11:11:00Z">
                    <w:rPr/>
                  </w:rPrChange>
                </w:rPr>
                <w:br/>
                <w:delText xml:space="preserve">2. </w:delText>
              </w:r>
            </w:del>
            <w:r>
              <w:rPr>
                <w:rFonts w:ascii="Times New Roman" w:eastAsia="仿宋_GB2312" w:hAnsi="Times New Roman" w:cs="Times New Roman"/>
                <w:sz w:val="18"/>
                <w:szCs w:val="18"/>
                <w:rPrChange w:id="4230" w:author="Xuning Wei12232" w:date="2026-10-24T11:11:00Z">
                  <w:rPr/>
                </w:rPrChange>
              </w:rPr>
              <w:t>Add</w:t>
            </w:r>
            <w:r>
              <w:rPr>
                <w:rFonts w:ascii="Times New Roman" w:eastAsia="仿宋_GB2312" w:hAnsi="Times New Roman" w:cs="Times New Roman"/>
                <w:sz w:val="18"/>
                <w:szCs w:val="18"/>
                <w:lang w:eastAsia="zh-CN"/>
                <w:rPrChange w:id="4231" w:author="Xuning Wei12232" w:date="2026-10-24T11:11:00Z">
                  <w:rPr>
                    <w:lang w:eastAsia="zh-CN"/>
                  </w:rPr>
                </w:rPrChange>
              </w:rPr>
              <w:t xml:space="preserve"> </w:t>
            </w:r>
            <w:del w:id="4232" w:author="Xuning Wei12232" w:date="2026-10-18T19:02:00Z">
              <w:r>
                <w:rPr>
                  <w:rFonts w:ascii="Times New Roman" w:eastAsia="仿宋_GB2312" w:hAnsi="Times New Roman" w:cs="Times New Roman"/>
                  <w:sz w:val="18"/>
                  <w:szCs w:val="18"/>
                  <w:lang w:eastAsia="zh-CN"/>
                  <w:rPrChange w:id="4233" w:author="Xuning Wei12232" w:date="2026-10-24T11:11:00Z">
                    <w:rPr>
                      <w:lang w:eastAsia="zh-CN"/>
                    </w:rPr>
                  </w:rPrChange>
                </w:rPr>
                <w:delText>10.0 V Isopropyl Acetate (8.730 kg/kg)</w:delText>
              </w:r>
            </w:del>
            <w:ins w:id="4234" w:author="Xuning Wei12232" w:date="2026-10-20T20:07:00Z">
              <w:r>
                <w:rPr>
                  <w:rFonts w:ascii="Times New Roman" w:eastAsia="仿宋_GB2312" w:hAnsi="Times New Roman" w:cs="Times New Roman"/>
                  <w:color w:val="FF0000"/>
                  <w:sz w:val="18"/>
                  <w:szCs w:val="18"/>
                  <w:lang w:eastAsia="zh-CN"/>
                </w:rPr>
                <w:t>Isopropyl Acetate (11.0V, 9.60 kg/kg)</w:t>
              </w:r>
            </w:ins>
            <w:ins w:id="4235" w:author="Xuning Wei12232" w:date="2026-10-20T08:10:00Z">
              <w:r>
                <w:rPr>
                  <w:rFonts w:ascii="Times New Roman" w:eastAsia="仿宋_GB2312" w:hAnsi="Times New Roman" w:cs="Times New Roman"/>
                  <w:color w:val="FF0000"/>
                  <w:sz w:val="18"/>
                  <w:szCs w:val="18"/>
                  <w:lang w:eastAsia="zh-CN"/>
                  <w:rPrChange w:id="4236" w:author="Xuning Wei12232" w:date="2026-10-24T11:11:00Z">
                    <w:rPr>
                      <w:color w:val="FF0000"/>
                      <w:lang w:eastAsia="zh-CN"/>
                    </w:rPr>
                  </w:rPrChange>
                </w:rPr>
                <w:t xml:space="preserve">) </w:t>
              </w:r>
            </w:ins>
            <w:del w:id="4237" w:author="Xuning Wei12232" w:date="2026-10-18T23:00:00Z">
              <w:r>
                <w:rPr>
                  <w:rFonts w:ascii="Times New Roman" w:eastAsia="仿宋_GB2312" w:hAnsi="Times New Roman" w:cs="Times New Roman"/>
                  <w:sz w:val="18"/>
                  <w:szCs w:val="18"/>
                  <w:lang w:eastAsia="zh-CN"/>
                  <w:rPrChange w:id="4238" w:author="Xuning Wei12232" w:date="2026-10-24T11:11:00Z">
                    <w:rPr>
                      <w:lang w:eastAsia="zh-CN"/>
                    </w:rPr>
                  </w:rPrChange>
                </w:rPr>
                <w:delText xml:space="preserve"> </w:delText>
              </w:r>
            </w:del>
            <w:r>
              <w:rPr>
                <w:rFonts w:ascii="Times New Roman" w:eastAsia="仿宋_GB2312" w:hAnsi="Times New Roman" w:cs="Times New Roman"/>
                <w:sz w:val="18"/>
                <w:szCs w:val="18"/>
                <w:rPrChange w:id="4239" w:author="Xuning Wei12232" w:date="2026-10-24T11:11:00Z">
                  <w:rPr/>
                </w:rPrChange>
              </w:rPr>
              <w:t xml:space="preserve">into TJ4S-1213-Sy15. </w:t>
            </w:r>
            <w:del w:id="4240" w:author="Xuning Wei12232" w:date="2026-10-20T15:08:00Z">
              <w:r>
                <w:rPr>
                  <w:rFonts w:ascii="Times New Roman" w:eastAsia="仿宋_GB2312" w:hAnsi="Times New Roman" w:cs="Times New Roman"/>
                  <w:sz w:val="18"/>
                  <w:szCs w:val="18"/>
                  <w:rPrChange w:id="4241" w:author="Xuning Wei12232" w:date="2026-10-24T11:11:00Z">
                    <w:rPr/>
                  </w:rPrChange>
                </w:rPr>
                <w:br/>
                <w:delText xml:space="preserve">3. </w:delText>
              </w:r>
            </w:del>
          </w:p>
          <w:p w14:paraId="3A0E6BD3" w14:textId="77777777" w:rsidR="007617DE" w:rsidRPr="007617DE" w:rsidRDefault="00AE300B" w:rsidP="007617DE">
            <w:pPr>
              <w:pStyle w:val="aff7"/>
              <w:widowControl w:val="0"/>
              <w:numPr>
                <w:ilvl w:val="0"/>
                <w:numId w:val="51"/>
              </w:numPr>
              <w:spacing w:beforeLines="50" w:before="120" w:afterLines="50" w:after="120"/>
              <w:jc w:val="both"/>
              <w:rPr>
                <w:rFonts w:ascii="Times New Roman" w:eastAsia="仿宋_GB2312" w:hAnsi="Times New Roman" w:cs="Times New Roman"/>
                <w:sz w:val="18"/>
                <w:szCs w:val="18"/>
                <w:rPrChange w:id="4242" w:author="Xuning Wei12232" w:date="2026-10-24T11:11:00Z">
                  <w:rPr/>
                </w:rPrChange>
              </w:rPr>
              <w:pPrChange w:id="4243" w:author="Xuning Wei12232" w:date="2026-10-20T15:08:00Z">
                <w:pPr>
                  <w:widowControl w:val="0"/>
                  <w:spacing w:beforeLines="50" w:before="120" w:afterLines="50" w:after="120"/>
                  <w:contextualSpacing/>
                </w:pPr>
              </w:pPrChange>
            </w:pPr>
            <w:r>
              <w:rPr>
                <w:rFonts w:ascii="Times New Roman" w:eastAsia="仿宋_GB2312" w:hAnsi="Times New Roman" w:cs="Times New Roman"/>
                <w:sz w:val="18"/>
                <w:szCs w:val="18"/>
                <w:rPrChange w:id="4244" w:author="Xuning Wei12232" w:date="2026-10-24T11:11:00Z">
                  <w:rPr/>
                </w:rPrChange>
              </w:rPr>
              <w:t>Bubble with nitrogen, after s</w:t>
            </w:r>
            <w:r>
              <w:rPr>
                <w:rFonts w:ascii="Times New Roman" w:eastAsia="仿宋_GB2312" w:hAnsi="Times New Roman" w:cs="Times New Roman"/>
                <w:color w:val="0000FF"/>
                <w:sz w:val="18"/>
                <w:szCs w:val="18"/>
                <w:rPrChange w:id="4245" w:author="Xuning Wei12232" w:date="2026-10-24T11:11:00Z">
                  <w:rPr>
                    <w:color w:val="0000FF"/>
                  </w:rPr>
                </w:rPrChange>
              </w:rPr>
              <w:t>tirring, turn off the nitrogen</w:t>
            </w:r>
            <w:r>
              <w:rPr>
                <w:rFonts w:ascii="Times New Roman" w:eastAsia="仿宋_GB2312" w:hAnsi="Times New Roman" w:cs="Times New Roman"/>
                <w:sz w:val="18"/>
                <w:szCs w:val="18"/>
                <w:rPrChange w:id="4246" w:author="Xuning Wei12232" w:date="2026-10-24T11:11:00Z">
                  <w:rPr/>
                </w:rPrChange>
              </w:rPr>
              <w:t>. Drain until there is no obvious drip</w:t>
            </w:r>
          </w:p>
          <w:p w14:paraId="564B56F7"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24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10FCD27C" w14:textId="77777777">
        <w:trPr>
          <w:trHeight w:val="20"/>
        </w:trPr>
        <w:tc>
          <w:tcPr>
            <w:tcW w:w="310" w:type="pct"/>
            <w:tcMar>
              <w:top w:w="57" w:type="dxa"/>
              <w:left w:w="85" w:type="dxa"/>
              <w:bottom w:w="57" w:type="dxa"/>
              <w:right w:w="85" w:type="dxa"/>
            </w:tcMar>
            <w:vAlign w:val="center"/>
          </w:tcPr>
          <w:p w14:paraId="6FA95F9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FC42FA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34648B0F" w14:textId="77777777" w:rsidR="007617DE" w:rsidRDefault="00AE300B" w:rsidP="007617DE">
            <w:pPr>
              <w:pStyle w:val="aff7"/>
              <w:widowControl w:val="0"/>
              <w:numPr>
                <w:ilvl w:val="0"/>
                <w:numId w:val="52"/>
              </w:numPr>
              <w:spacing w:beforeLines="50" w:before="120" w:afterLines="50" w:after="120"/>
              <w:jc w:val="both"/>
              <w:rPr>
                <w:ins w:id="4248" w:author="Xuning Wei12232" w:date="2026-10-20T15:09:00Z"/>
                <w:rFonts w:ascii="Times New Roman" w:eastAsia="仿宋_GB2312" w:hAnsi="Times New Roman" w:cs="Times New Roman"/>
                <w:sz w:val="18"/>
                <w:szCs w:val="18"/>
              </w:rPr>
              <w:pPrChange w:id="4249" w:author="Xuning Wei12232" w:date="2026-10-20T15:09:00Z">
                <w:pPr>
                  <w:widowControl w:val="0"/>
                  <w:spacing w:beforeLines="50" w:before="120" w:afterLines="50" w:after="120"/>
                  <w:contextualSpacing/>
                </w:pPr>
              </w:pPrChange>
            </w:pPr>
            <w:del w:id="4250" w:author="Xuning Wei12232" w:date="2026-10-20T15:09:00Z">
              <w:r>
                <w:rPr>
                  <w:rFonts w:ascii="Times New Roman" w:eastAsia="仿宋_GB2312" w:hAnsi="Times New Roman" w:cs="Times New Roman"/>
                  <w:sz w:val="18"/>
                  <w:szCs w:val="18"/>
                  <w:rPrChange w:id="4251" w:author="Xuning Wei12232" w:date="2026-10-24T11:11:00Z">
                    <w:rPr/>
                  </w:rPrChange>
                </w:rPr>
                <w:delText>1</w:delText>
              </w:r>
            </w:del>
            <w:del w:id="4252" w:author="Xuning Wei12232" w:date="2026-10-20T15:08:00Z">
              <w:r>
                <w:rPr>
                  <w:rFonts w:ascii="Times New Roman" w:eastAsia="仿宋_GB2312" w:hAnsi="Times New Roman" w:cs="Times New Roman"/>
                  <w:sz w:val="18"/>
                  <w:szCs w:val="18"/>
                  <w:rPrChange w:id="4253" w:author="Xuning Wei12232" w:date="2026-10-24T11:11:00Z">
                    <w:rPr/>
                  </w:rPrChange>
                </w:rPr>
                <w:delText>.</w:delText>
              </w:r>
            </w:del>
            <w:del w:id="4254" w:author="Xuning Wei12232" w:date="2026-10-20T15:09:00Z">
              <w:r>
                <w:rPr>
                  <w:rFonts w:ascii="Times New Roman" w:eastAsia="仿宋_GB2312" w:hAnsi="Times New Roman" w:cs="Times New Roman"/>
                  <w:sz w:val="18"/>
                  <w:szCs w:val="18"/>
                  <w:rPrChange w:id="4255" w:author="Xuning Wei12232" w:date="2026-10-24T11:11:00Z">
                    <w:rPr/>
                  </w:rPrChange>
                </w:rPr>
                <w:delText xml:space="preserve"> </w:delText>
              </w:r>
            </w:del>
            <w:r>
              <w:rPr>
                <w:rFonts w:ascii="Times New Roman" w:eastAsia="仿宋_GB2312" w:hAnsi="Times New Roman" w:cs="Times New Roman"/>
                <w:sz w:val="18"/>
                <w:szCs w:val="18"/>
                <w:rPrChange w:id="4256" w:author="Xuning Wei12232" w:date="2026-10-24T11:11:00Z">
                  <w:rPr/>
                </w:rPrChange>
              </w:rPr>
              <w:t>Add</w:t>
            </w:r>
            <w:ins w:id="4257" w:author="Xuning Wei12232" w:date="2026-10-20T20:12:00Z">
              <w:r>
                <w:rPr>
                  <w:rFonts w:ascii="Times New Roman" w:eastAsia="仿宋_GB2312" w:hAnsi="Times New Roman" w:cs="Times New Roman"/>
                  <w:sz w:val="18"/>
                  <w:szCs w:val="18"/>
                </w:rPr>
                <w:t xml:space="preserve"> </w:t>
              </w:r>
            </w:ins>
            <w:ins w:id="4258" w:author="Xuning Wei12232" w:date="2026-10-23T19:49:00Z">
              <w:r>
                <w:rPr>
                  <w:rFonts w:ascii="Times New Roman" w:eastAsia="仿宋_GB2312" w:hAnsi="Times New Roman" w:cs="Times New Roman"/>
                  <w:color w:val="000000" w:themeColor="text1"/>
                  <w:sz w:val="18"/>
                  <w:szCs w:val="18"/>
                  <w:rPrChange w:id="4259"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4260" w:author="Xuning Wei12232" w:date="2026-10-20T20:12:00Z">
              <w:r>
                <w:rPr>
                  <w:rFonts w:ascii="Times New Roman" w:eastAsia="仿宋_GB2312" w:hAnsi="Times New Roman" w:cs="Times New Roman"/>
                  <w:sz w:val="18"/>
                  <w:szCs w:val="18"/>
                  <w:rPrChange w:id="4261" w:author="Xuning Wei12232" w:date="2026-10-24T11:11:00Z">
                    <w:rPr/>
                  </w:rPrChange>
                </w:rPr>
                <w:delText xml:space="preserve"> </w:delText>
              </w:r>
            </w:del>
            <w:del w:id="4262" w:author="Xuning Wei12232" w:date="2026-10-20T08:12:00Z">
              <w:r>
                <w:rPr>
                  <w:rFonts w:ascii="Times New Roman" w:eastAsia="仿宋_GB2312" w:hAnsi="Times New Roman" w:cs="Times New Roman"/>
                  <w:sz w:val="18"/>
                  <w:szCs w:val="18"/>
                  <w:rPrChange w:id="4263" w:author="Xuning Wei12232" w:date="2026-10-24T11:11:00Z">
                    <w:rPr/>
                  </w:rPrChange>
                </w:rPr>
                <w:delText>12.0 V DMF (11.376 kg/kg)</w:delText>
              </w:r>
            </w:del>
            <w:del w:id="4264" w:author="Xuning Wei12232" w:date="2026-10-23T19:49:00Z">
              <w:r>
                <w:rPr>
                  <w:rFonts w:ascii="Times New Roman" w:eastAsia="仿宋_GB2312" w:hAnsi="Times New Roman" w:cs="Times New Roman"/>
                  <w:sz w:val="18"/>
                  <w:szCs w:val="18"/>
                  <w:rPrChange w:id="4265" w:author="Xuning Wei12232" w:date="2026-10-24T11:11:00Z">
                    <w:rPr/>
                  </w:rPrChange>
                </w:rPr>
                <w:delText xml:space="preserve"> </w:delText>
              </w:r>
            </w:del>
            <w:r>
              <w:rPr>
                <w:rFonts w:ascii="Times New Roman" w:eastAsia="仿宋_GB2312" w:hAnsi="Times New Roman" w:cs="Times New Roman"/>
                <w:sz w:val="18"/>
                <w:szCs w:val="18"/>
                <w:rPrChange w:id="4266" w:author="Xuning Wei12232" w:date="2026-10-24T11:11:00Z">
                  <w:rPr/>
                </w:rPrChange>
              </w:rPr>
              <w:t xml:space="preserve">into TJ4S-1213-Sy15. </w:t>
            </w:r>
            <w:del w:id="4267" w:author="Xuning Wei12232" w:date="2026-10-20T15:09:00Z">
              <w:r>
                <w:rPr>
                  <w:rFonts w:ascii="Times New Roman" w:eastAsia="仿宋_GB2312" w:hAnsi="Times New Roman" w:cs="Times New Roman"/>
                  <w:sz w:val="18"/>
                  <w:szCs w:val="18"/>
                  <w:rPrChange w:id="4268" w:author="Xuning Wei12232" w:date="2026-10-24T11:11:00Z">
                    <w:rPr/>
                  </w:rPrChange>
                </w:rPr>
                <w:br/>
                <w:delText xml:space="preserve">2. </w:delText>
              </w:r>
            </w:del>
          </w:p>
          <w:p w14:paraId="1037882F" w14:textId="77777777" w:rsidR="007617DE" w:rsidRPr="007617DE" w:rsidRDefault="00AE300B" w:rsidP="007617DE">
            <w:pPr>
              <w:pStyle w:val="aff7"/>
              <w:widowControl w:val="0"/>
              <w:numPr>
                <w:ilvl w:val="0"/>
                <w:numId w:val="52"/>
              </w:numPr>
              <w:spacing w:beforeLines="50" w:before="120" w:afterLines="50" w:after="120"/>
              <w:jc w:val="both"/>
              <w:rPr>
                <w:rFonts w:ascii="Times New Roman" w:eastAsia="仿宋_GB2312" w:hAnsi="Times New Roman" w:cs="Times New Roman"/>
                <w:sz w:val="18"/>
                <w:szCs w:val="18"/>
                <w:rPrChange w:id="4269" w:author="Xuning Wei12232" w:date="2026-10-24T11:11:00Z">
                  <w:rPr/>
                </w:rPrChange>
              </w:rPr>
              <w:pPrChange w:id="4270" w:author="Xuning Wei12232" w:date="2026-10-20T15:09:00Z">
                <w:pPr>
                  <w:widowControl w:val="0"/>
                  <w:spacing w:beforeLines="50" w:before="120" w:afterLines="50" w:after="120"/>
                  <w:contextualSpacing/>
                </w:pPr>
              </w:pPrChange>
            </w:pPr>
            <w:r>
              <w:rPr>
                <w:rFonts w:ascii="Times New Roman" w:eastAsia="仿宋_GB2312" w:hAnsi="Times New Roman" w:cs="Times New Roman"/>
                <w:sz w:val="18"/>
                <w:szCs w:val="18"/>
                <w:rPrChange w:id="4271" w:author="Xuning Wei12232" w:date="2026-10-24T11:11:00Z">
                  <w:rPr/>
                </w:rPrChange>
              </w:rPr>
              <w:t>Bubble with nitrogen, after s</w:t>
            </w:r>
            <w:r>
              <w:rPr>
                <w:rFonts w:ascii="Times New Roman" w:eastAsia="仿宋_GB2312" w:hAnsi="Times New Roman" w:cs="Times New Roman"/>
                <w:color w:val="0000FF"/>
                <w:sz w:val="18"/>
                <w:szCs w:val="18"/>
                <w:rPrChange w:id="4272" w:author="Xuning Wei12232" w:date="2026-10-24T11:11:00Z">
                  <w:rPr>
                    <w:color w:val="0000FF"/>
                  </w:rPr>
                </w:rPrChange>
              </w:rPr>
              <w:t>tirring, turn off the nitrogen</w:t>
            </w:r>
            <w:r>
              <w:rPr>
                <w:rFonts w:ascii="Times New Roman" w:eastAsia="仿宋_GB2312" w:hAnsi="Times New Roman" w:cs="Times New Roman"/>
                <w:sz w:val="18"/>
                <w:szCs w:val="18"/>
                <w:rPrChange w:id="4273" w:author="Xuning Wei12232" w:date="2026-10-24T11:11:00Z">
                  <w:rPr/>
                </w:rPrChange>
              </w:rPr>
              <w:t>. Drain until there is no obvious drip</w:t>
            </w:r>
          </w:p>
          <w:p w14:paraId="3D701C5C"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274"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45BF4379" w14:textId="77777777">
        <w:trPr>
          <w:trHeight w:val="20"/>
        </w:trPr>
        <w:tc>
          <w:tcPr>
            <w:tcW w:w="310" w:type="pct"/>
            <w:tcMar>
              <w:top w:w="57" w:type="dxa"/>
              <w:left w:w="85" w:type="dxa"/>
              <w:bottom w:w="57" w:type="dxa"/>
              <w:right w:w="85" w:type="dxa"/>
            </w:tcMar>
            <w:vAlign w:val="center"/>
          </w:tcPr>
          <w:p w14:paraId="4E23A97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92888C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Ser</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tBu</w:t>
            </w:r>
            <w:proofErr w:type="spellEnd"/>
            <w:r>
              <w:rPr>
                <w:rFonts w:ascii="Times New Roman" w:eastAsia="仿宋_GB2312" w:hAnsi="Times New Roman" w:cs="Times New Roman"/>
                <w:sz w:val="18"/>
                <w:szCs w:val="18"/>
                <w:lang w:eastAsia="zh-CN"/>
              </w:rPr>
              <w:t>)-OH activation and transfer</w:t>
            </w:r>
          </w:p>
        </w:tc>
        <w:tc>
          <w:tcPr>
            <w:tcW w:w="3909" w:type="pct"/>
            <w:tcMar>
              <w:top w:w="57" w:type="dxa"/>
              <w:left w:w="85" w:type="dxa"/>
              <w:bottom w:w="57" w:type="dxa"/>
              <w:right w:w="85" w:type="dxa"/>
            </w:tcMar>
            <w:vAlign w:val="center"/>
          </w:tcPr>
          <w:p w14:paraId="331418A1" w14:textId="77777777" w:rsidR="007617DE" w:rsidRPr="007617DE" w:rsidRDefault="00AE300B" w:rsidP="007617DE">
            <w:pPr>
              <w:pStyle w:val="aff7"/>
              <w:widowControl w:val="0"/>
              <w:numPr>
                <w:ilvl w:val="0"/>
                <w:numId w:val="53"/>
              </w:numPr>
              <w:spacing w:beforeLines="50" w:before="120" w:afterLines="50" w:after="120"/>
              <w:jc w:val="both"/>
              <w:rPr>
                <w:ins w:id="4275" w:author="Xuning Wei12232" w:date="2026-10-20T21:11:00Z"/>
                <w:rFonts w:ascii="Times New Roman" w:eastAsia="等线" w:hAnsi="Times New Roman" w:cs="Times New Roman"/>
                <w:sz w:val="18"/>
                <w:szCs w:val="18"/>
                <w:lang w:eastAsia="zh-CN"/>
                <w:rPrChange w:id="4276" w:author="Xuning Wei12232" w:date="2026-10-24T11:11:00Z">
                  <w:rPr>
                    <w:ins w:id="4277" w:author="Xuning Wei12232" w:date="2026-10-20T21:11:00Z"/>
                    <w:rFonts w:ascii="Times New Roman" w:eastAsia="等线" w:hAnsi="Times New Roman" w:cs="Times New Roman"/>
                    <w:color w:val="FF0000"/>
                    <w:sz w:val="18"/>
                    <w:szCs w:val="18"/>
                    <w:lang w:eastAsia="zh-CN"/>
                  </w:rPr>
                </w:rPrChange>
              </w:rPr>
              <w:pPrChange w:id="4278" w:author="Xuning Wei12232" w:date="2026-10-24T11:30:00Z">
                <w:pPr>
                  <w:pStyle w:val="aff7"/>
                  <w:widowControl w:val="0"/>
                  <w:numPr>
                    <w:numId w:val="47"/>
                  </w:numPr>
                  <w:spacing w:beforeLines="50" w:before="120" w:afterLines="50" w:after="120"/>
                  <w:ind w:left="420" w:hanging="420"/>
                  <w:jc w:val="both"/>
                </w:pPr>
              </w:pPrChange>
            </w:pPr>
            <w:ins w:id="4279" w:author="Xuning Wei12232" w:date="2026-10-20T21:11:00Z">
              <w:r>
                <w:rPr>
                  <w:rFonts w:ascii="Times New Roman" w:eastAsia="等线" w:hAnsi="Times New Roman" w:cs="Times New Roman"/>
                  <w:sz w:val="18"/>
                  <w:szCs w:val="18"/>
                </w:rPr>
                <w:t xml:space="preserve">Add </w:t>
              </w:r>
              <w:r>
                <w:rPr>
                  <w:rFonts w:ascii="Times New Roman" w:eastAsia="等线" w:hAnsi="Times New Roman" w:cs="Times New Roman"/>
                  <w:sz w:val="18"/>
                  <w:szCs w:val="18"/>
                  <w:lang w:eastAsia="zh-CN"/>
                  <w:rPrChange w:id="4280"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r>
                <w:rPr>
                  <w:rFonts w:ascii="Times New Roman" w:eastAsia="等线" w:hAnsi="Times New Roman" w:cs="Times New Roman"/>
                  <w:sz w:val="18"/>
                  <w:szCs w:val="18"/>
                </w:rPr>
                <w:t xml:space="preserve"> 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Start the </w:t>
              </w:r>
              <w:r>
                <w:rPr>
                  <w:rFonts w:ascii="Times New Roman" w:eastAsia="等线" w:hAnsi="Times New Roman" w:cs="Times New Roman"/>
                  <w:sz w:val="18"/>
                  <w:szCs w:val="18"/>
                  <w:rPrChange w:id="4281" w:author="Xuning Wei12232" w:date="2026-10-24T11:11:00Z">
                    <w:rPr>
                      <w:rFonts w:ascii="Times New Roman" w:eastAsia="等线" w:hAnsi="Times New Roman" w:cs="Times New Roman"/>
                      <w:color w:val="0000FF"/>
                      <w:sz w:val="18"/>
                      <w:szCs w:val="18"/>
                    </w:rPr>
                  </w:rPrChange>
                </w:rPr>
                <w:t>agitator</w:t>
              </w:r>
              <w:r>
                <w:rPr>
                  <w:rFonts w:ascii="Times New Roman" w:eastAsia="等线" w:hAnsi="Times New Roman" w:cs="Times New Roman"/>
                  <w:sz w:val="18"/>
                  <w:szCs w:val="18"/>
                </w:rPr>
                <w:t xml:space="preserve">. </w:t>
              </w:r>
            </w:ins>
          </w:p>
          <w:p w14:paraId="2501A644" w14:textId="77777777" w:rsidR="007617DE" w:rsidRPr="007617DE" w:rsidRDefault="00AE300B" w:rsidP="007617DE">
            <w:pPr>
              <w:pStyle w:val="aff7"/>
              <w:widowControl w:val="0"/>
              <w:numPr>
                <w:ilvl w:val="0"/>
                <w:numId w:val="53"/>
              </w:numPr>
              <w:spacing w:beforeLines="50" w:before="120" w:afterLines="50" w:after="120"/>
              <w:jc w:val="both"/>
              <w:rPr>
                <w:ins w:id="4282" w:author="Xuning Wei12232" w:date="2026-10-20T21:11:00Z"/>
                <w:rFonts w:ascii="Times New Roman" w:eastAsia="仿宋_GB2312" w:hAnsi="Times New Roman" w:cs="Times New Roman"/>
                <w:sz w:val="18"/>
                <w:szCs w:val="18"/>
                <w:rPrChange w:id="4283" w:author="Xuning Wei12232" w:date="2026-10-24T11:11:00Z">
                  <w:rPr>
                    <w:ins w:id="4284" w:author="Xuning Wei12232" w:date="2026-10-20T21:11:00Z"/>
                    <w:rFonts w:ascii="Times New Roman" w:eastAsia="仿宋_GB2312" w:hAnsi="Times New Roman" w:cs="Times New Roman"/>
                    <w:color w:val="FF0000"/>
                    <w:sz w:val="18"/>
                    <w:szCs w:val="18"/>
                  </w:rPr>
                </w:rPrChange>
              </w:rPr>
              <w:pPrChange w:id="4285" w:author="Xuning Wei12232" w:date="2026-10-24T11:30:00Z">
                <w:pPr>
                  <w:pStyle w:val="aff7"/>
                  <w:widowControl w:val="0"/>
                  <w:numPr>
                    <w:numId w:val="47"/>
                  </w:numPr>
                  <w:spacing w:beforeLines="50" w:before="120" w:afterLines="50" w:after="120"/>
                  <w:ind w:left="420" w:hanging="420"/>
                  <w:jc w:val="both"/>
                </w:pPr>
              </w:pPrChange>
            </w:pPr>
            <w:ins w:id="4286" w:author="Xuning Wei12232" w:date="2026-10-20T21:11:00Z">
              <w:r>
                <w:rPr>
                  <w:rFonts w:ascii="Times New Roman" w:eastAsia="等线" w:hAnsi="Times New Roman" w:cs="Times New Roman"/>
                  <w:sz w:val="18"/>
                  <w:szCs w:val="18"/>
                  <w:lang w:eastAsia="zh-CN"/>
                </w:rPr>
                <w:t>Adjust</w:t>
              </w:r>
              <w:r>
                <w:rPr>
                  <w:rFonts w:ascii="Times New Roman" w:eastAsia="等线" w:hAnsi="Times New Roman" w:cs="Times New Roman"/>
                  <w:bCs w:val="0"/>
                  <w:sz w:val="18"/>
                  <w:szCs w:val="18"/>
                </w:rPr>
                <w:t xml:space="preserve"> the</w:t>
              </w:r>
            </w:ins>
            <w:ins w:id="4287" w:author="Xuning Wei12232" w:date="2026-10-24T11:08:00Z">
              <w:r>
                <w:rPr>
                  <w:rFonts w:ascii="Times New Roman" w:eastAsia="仿宋_GB2312" w:hAnsi="Times New Roman" w:cs="Times New Roman"/>
                  <w:sz w:val="18"/>
                  <w:szCs w:val="18"/>
                  <w:rPrChange w:id="4288"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4289" w:author="Xuning Wei12232" w:date="2026-10-20T21:11:00Z">
              <w:r>
                <w:rPr>
                  <w:rFonts w:ascii="Times New Roman" w:eastAsia="等线" w:hAnsi="Times New Roman" w:cs="Times New Roman"/>
                  <w:bCs w:val="0"/>
                  <w:sz w:val="18"/>
                  <w:szCs w:val="18"/>
                </w:rPr>
                <w:t xml:space="preserve"> to </w:t>
              </w:r>
              <w:r>
                <w:rPr>
                  <w:rFonts w:ascii="Times New Roman" w:eastAsia="等线" w:hAnsi="Times New Roman" w:cs="Times New Roman"/>
                  <w:bCs w:val="0"/>
                  <w:sz w:val="18"/>
                  <w:szCs w:val="18"/>
                  <w:lang w:eastAsia="zh-CN"/>
                  <w:rPrChange w:id="4290"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4291" w:author="Xuning Wei12232" w:date="2026-10-24T10:48:00Z">
              <w:r>
                <w:rPr>
                  <w:rFonts w:ascii="Times New Roman" w:eastAsia="等线" w:hAnsi="Times New Roman" w:cs="Times New Roman"/>
                  <w:bCs w:val="0"/>
                  <w:sz w:val="18"/>
                  <w:szCs w:val="18"/>
                  <w:lang w:eastAsia="zh-CN"/>
                </w:rPr>
                <w:t>target: 20.0 °C</w:t>
              </w:r>
            </w:ins>
            <w:ins w:id="4292" w:author="Xuning Wei12232" w:date="2026-10-20T21:11: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sz w:val="18"/>
                  <w:szCs w:val="18"/>
                  <w:rPrChange w:id="4293" w:author="Xuning Wei12232" w:date="2026-10-24T11:11:00Z">
                    <w:rPr>
                      <w:rFonts w:ascii="Times New Roman" w:eastAsia="等线" w:hAnsi="Times New Roman" w:cs="Times New Roman"/>
                      <w:color w:val="FF0000"/>
                      <w:sz w:val="18"/>
                      <w:szCs w:val="18"/>
                    </w:rPr>
                  </w:rPrChange>
                </w:rPr>
                <w:t xml:space="preserve"> </w:t>
              </w:r>
            </w:ins>
          </w:p>
          <w:p w14:paraId="4B544702" w14:textId="77777777" w:rsidR="007617DE" w:rsidRDefault="00AE300B" w:rsidP="007617DE">
            <w:pPr>
              <w:pStyle w:val="aff7"/>
              <w:widowControl w:val="0"/>
              <w:numPr>
                <w:ilvl w:val="0"/>
                <w:numId w:val="53"/>
              </w:numPr>
              <w:spacing w:beforeLines="50" w:before="120" w:afterLines="50" w:after="120"/>
              <w:jc w:val="both"/>
              <w:rPr>
                <w:ins w:id="4294" w:author="Xuning Wei12232" w:date="2026-10-20T21:11:00Z"/>
                <w:rFonts w:ascii="Times New Roman" w:eastAsia="仿宋_GB2312" w:hAnsi="Times New Roman" w:cs="Times New Roman"/>
                <w:sz w:val="18"/>
                <w:szCs w:val="18"/>
              </w:rPr>
              <w:pPrChange w:id="4295" w:author="Xuning Wei12232" w:date="2026-10-24T11:30:00Z">
                <w:pPr>
                  <w:pStyle w:val="aff7"/>
                  <w:widowControl w:val="0"/>
                  <w:numPr>
                    <w:numId w:val="47"/>
                  </w:numPr>
                  <w:spacing w:beforeLines="50" w:before="120" w:afterLines="50" w:after="120"/>
                  <w:ind w:left="420" w:hanging="420"/>
                  <w:jc w:val="both"/>
                </w:pPr>
              </w:pPrChange>
            </w:pPr>
            <w:ins w:id="4296" w:author="Xuning Wei12232" w:date="2026-10-20T21:11:00Z">
              <w:r>
                <w:rPr>
                  <w:rFonts w:ascii="Times New Roman" w:eastAsia="等线" w:hAnsi="Times New Roman" w:cs="Times New Roman"/>
                  <w:sz w:val="18"/>
                  <w:szCs w:val="18"/>
                </w:rPr>
                <w:t>Add</w:t>
              </w:r>
              <w:r>
                <w:rPr>
                  <w:rFonts w:ascii="Times New Roman" w:eastAsia="等线" w:hAnsi="Times New Roman" w:cs="Times New Roman"/>
                  <w:sz w:val="18"/>
                  <w:szCs w:val="18"/>
                  <w:lang w:eastAsia="zh-CN"/>
                </w:rPr>
                <w:t xml:space="preserve"> </w:t>
              </w:r>
              <w:proofErr w:type="spellStart"/>
              <w:r>
                <w:rPr>
                  <w:rFonts w:ascii="Times New Roman" w:eastAsia="等线" w:hAnsi="Times New Roman" w:cs="Times New Roman"/>
                  <w:sz w:val="18"/>
                  <w:szCs w:val="18"/>
                  <w:lang w:eastAsia="zh-CN"/>
                  <w:rPrChange w:id="4297" w:author="Xuning Wei12232" w:date="2026-10-24T11:11:00Z">
                    <w:rPr>
                      <w:rFonts w:ascii="Times New Roman" w:eastAsia="等线" w:hAnsi="Times New Roman" w:cs="Times New Roman"/>
                      <w:color w:val="000000" w:themeColor="text1"/>
                      <w:sz w:val="18"/>
                      <w:szCs w:val="18"/>
                      <w:highlight w:val="lightGray"/>
                      <w:lang w:eastAsia="zh-CN"/>
                    </w:rPr>
                  </w:rPrChange>
                </w:rPr>
                <w:t>Fmoc</w:t>
              </w:r>
              <w:proofErr w:type="spellEnd"/>
              <w:r>
                <w:rPr>
                  <w:rFonts w:ascii="Times New Roman" w:eastAsia="等线" w:hAnsi="Times New Roman" w:cs="Times New Roman"/>
                  <w:sz w:val="18"/>
                  <w:szCs w:val="18"/>
                  <w:lang w:eastAsia="zh-CN"/>
                  <w:rPrChange w:id="4298" w:author="Xuning Wei12232" w:date="2026-10-24T11:11:00Z">
                    <w:rPr>
                      <w:rFonts w:ascii="Times New Roman" w:eastAsia="等线" w:hAnsi="Times New Roman" w:cs="Times New Roman"/>
                      <w:color w:val="000000" w:themeColor="text1"/>
                      <w:sz w:val="18"/>
                      <w:szCs w:val="18"/>
                      <w:highlight w:val="lightGray"/>
                      <w:lang w:eastAsia="zh-CN"/>
                    </w:rPr>
                  </w:rPrChange>
                </w:rPr>
                <w:t>-L-</w:t>
              </w:r>
              <w:proofErr w:type="spellStart"/>
              <w:proofErr w:type="gramStart"/>
              <w:r>
                <w:rPr>
                  <w:rFonts w:ascii="Times New Roman" w:eastAsia="等线" w:hAnsi="Times New Roman" w:cs="Times New Roman"/>
                  <w:sz w:val="18"/>
                  <w:szCs w:val="18"/>
                  <w:lang w:eastAsia="zh-CN"/>
                  <w:rPrChange w:id="4299" w:author="Xuning Wei12232" w:date="2026-10-24T11:11:00Z">
                    <w:rPr>
                      <w:rFonts w:ascii="Times New Roman" w:eastAsia="等线" w:hAnsi="Times New Roman" w:cs="Times New Roman"/>
                      <w:color w:val="000000" w:themeColor="text1"/>
                      <w:sz w:val="18"/>
                      <w:szCs w:val="18"/>
                      <w:highlight w:val="lightGray"/>
                      <w:lang w:eastAsia="zh-CN"/>
                    </w:rPr>
                  </w:rPrChange>
                </w:rPr>
                <w:t>Ser</w:t>
              </w:r>
              <w:proofErr w:type="spellEnd"/>
              <w:r>
                <w:rPr>
                  <w:rFonts w:ascii="Times New Roman" w:eastAsia="等线" w:hAnsi="Times New Roman" w:cs="Times New Roman"/>
                  <w:sz w:val="18"/>
                  <w:szCs w:val="18"/>
                  <w:lang w:eastAsia="zh-CN"/>
                  <w:rPrChange w:id="4300" w:author="Xuning Wei12232" w:date="2026-10-24T11:11:00Z">
                    <w:rPr>
                      <w:rFonts w:ascii="Times New Roman" w:eastAsia="等线" w:hAnsi="Times New Roman" w:cs="Times New Roman"/>
                      <w:color w:val="000000" w:themeColor="text1"/>
                      <w:sz w:val="18"/>
                      <w:szCs w:val="18"/>
                      <w:highlight w:val="lightGray"/>
                      <w:lang w:eastAsia="zh-CN"/>
                    </w:rPr>
                  </w:rPrChange>
                </w:rPr>
                <w:t>(</w:t>
              </w:r>
              <w:proofErr w:type="spellStart"/>
              <w:proofErr w:type="gramEnd"/>
              <w:r>
                <w:rPr>
                  <w:rFonts w:ascii="Times New Roman" w:eastAsia="等线" w:hAnsi="Times New Roman" w:cs="Times New Roman"/>
                  <w:sz w:val="18"/>
                  <w:szCs w:val="18"/>
                  <w:lang w:eastAsia="zh-CN"/>
                  <w:rPrChange w:id="4301" w:author="Xuning Wei12232" w:date="2026-10-24T11:11:00Z">
                    <w:rPr>
                      <w:rFonts w:ascii="Times New Roman" w:eastAsia="等线" w:hAnsi="Times New Roman" w:cs="Times New Roman"/>
                      <w:color w:val="000000" w:themeColor="text1"/>
                      <w:sz w:val="18"/>
                      <w:szCs w:val="18"/>
                      <w:highlight w:val="lightGray"/>
                      <w:lang w:eastAsia="zh-CN"/>
                    </w:rPr>
                  </w:rPrChange>
                </w:rPr>
                <w:t>tBu</w:t>
              </w:r>
              <w:proofErr w:type="spellEnd"/>
              <w:r>
                <w:rPr>
                  <w:rFonts w:ascii="Times New Roman" w:eastAsia="等线" w:hAnsi="Times New Roman" w:cs="Times New Roman"/>
                  <w:sz w:val="18"/>
                  <w:szCs w:val="18"/>
                  <w:lang w:eastAsia="zh-CN"/>
                  <w:rPrChange w:id="4302" w:author="Xuning Wei12232" w:date="2026-10-24T11:11:00Z">
                    <w:rPr>
                      <w:rFonts w:ascii="Times New Roman" w:eastAsia="等线" w:hAnsi="Times New Roman" w:cs="Times New Roman"/>
                      <w:color w:val="000000" w:themeColor="text1"/>
                      <w:sz w:val="18"/>
                      <w:szCs w:val="18"/>
                      <w:highlight w:val="lightGray"/>
                      <w:lang w:eastAsia="zh-CN"/>
                    </w:rPr>
                  </w:rPrChange>
                </w:rPr>
                <w:t>)-OH (</w:t>
              </w:r>
              <w:r>
                <w:rPr>
                  <w:rFonts w:ascii="Times New Roman" w:eastAsia="等线" w:hAnsi="Times New Roman" w:cs="Times New Roman"/>
                  <w:sz w:val="18"/>
                  <w:szCs w:val="18"/>
                  <w:rPrChange w:id="4303" w:author="Xuning Wei12232" w:date="2026-10-24T11:11:00Z">
                    <w:rPr>
                      <w:rFonts w:ascii="Times New Roman" w:eastAsia="等线" w:hAnsi="Times New Roman" w:cs="Times New Roman"/>
                      <w:color w:val="000000" w:themeColor="text1"/>
                      <w:sz w:val="18"/>
                      <w:szCs w:val="18"/>
                      <w:highlight w:val="lightGray"/>
                    </w:rPr>
                  </w:rPrChange>
                </w:rPr>
                <w:t>2.0</w:t>
              </w:r>
            </w:ins>
            <w:ins w:id="4304" w:author="Xuning Wei12232" w:date="2026-10-22T13:16:00Z">
              <w:r>
                <w:rPr>
                  <w:rFonts w:ascii="Times New Roman" w:eastAsia="等线" w:hAnsi="Times New Roman" w:cs="Times New Roman"/>
                  <w:sz w:val="18"/>
                  <w:szCs w:val="18"/>
                  <w:rPrChange w:id="4305" w:author="Xuning Wei12232" w:date="2026-10-24T11:11:00Z">
                    <w:rPr>
                      <w:rFonts w:ascii="Times New Roman" w:eastAsia="等线" w:hAnsi="Times New Roman" w:cs="Times New Roman"/>
                      <w:color w:val="000000" w:themeColor="text1"/>
                      <w:sz w:val="18"/>
                      <w:szCs w:val="18"/>
                      <w:highlight w:val="lightGray"/>
                    </w:rPr>
                  </w:rPrChange>
                </w:rPr>
                <w:t>0</w:t>
              </w:r>
            </w:ins>
            <w:ins w:id="4306" w:author="Xuning Wei12232" w:date="2026-10-20T21:11:00Z">
              <w:r>
                <w:rPr>
                  <w:rFonts w:ascii="Times New Roman" w:eastAsia="等线" w:hAnsi="Times New Roman" w:cs="Times New Roman"/>
                  <w:sz w:val="18"/>
                  <w:szCs w:val="18"/>
                  <w:rPrChange w:id="4307" w:author="Xuning Wei12232" w:date="2026-10-24T11:11:00Z">
                    <w:rPr>
                      <w:rFonts w:ascii="Times New Roman" w:eastAsia="等线" w:hAnsi="Times New Roman" w:cs="Times New Roman"/>
                      <w:color w:val="000000" w:themeColor="text1"/>
                      <w:sz w:val="18"/>
                      <w:szCs w:val="18"/>
                      <w:highlight w:val="lightGray"/>
                    </w:rPr>
                  </w:rPrChange>
                </w:rPr>
                <w:t xml:space="preserve"> eq.</w:t>
              </w:r>
              <w:r>
                <w:rPr>
                  <w:rFonts w:ascii="Times New Roman" w:eastAsia="等线" w:hAnsi="Times New Roman" w:cs="Times New Roman"/>
                  <w:sz w:val="18"/>
                  <w:szCs w:val="18"/>
                  <w:lang w:eastAsia="zh-CN"/>
                  <w:rPrChange w:id="4308" w:author="Xuning Wei12232" w:date="2026-10-24T11:11:00Z">
                    <w:rPr>
                      <w:rFonts w:ascii="Times New Roman" w:eastAsia="等线" w:hAnsi="Times New Roman" w:cs="Times New Roman"/>
                      <w:color w:val="000000" w:themeColor="text1"/>
                      <w:sz w:val="18"/>
                      <w:szCs w:val="18"/>
                      <w:highlight w:val="lightGray"/>
                      <w:lang w:eastAsia="zh-CN"/>
                    </w:rPr>
                  </w:rPrChange>
                </w:rPr>
                <w:t>).</w:t>
              </w:r>
              <w:r>
                <w:rPr>
                  <w:rFonts w:ascii="Times New Roman" w:eastAsia="等线" w:hAnsi="Times New Roman" w:cs="Times New Roman"/>
                  <w:sz w:val="18"/>
                  <w:szCs w:val="18"/>
                </w:rPr>
                <w:t xml:space="preserve"> </w:t>
              </w:r>
            </w:ins>
            <w:ins w:id="4309" w:author="Xuning Wei12232" w:date="2026-10-20T22:21:00Z">
              <w:r>
                <w:rPr>
                  <w:rFonts w:ascii="Times New Roman" w:eastAsia="等线" w:hAnsi="Times New Roman" w:cs="Times New Roman"/>
                  <w:sz w:val="18"/>
                  <w:szCs w:val="18"/>
                </w:rPr>
                <w:t>Stir at least 15minutes at 20.0 ± 5.0 °C (</w:t>
              </w:r>
            </w:ins>
            <w:ins w:id="4310" w:author="Xuning Wei12232" w:date="2026-10-24T10:48:00Z">
              <w:r>
                <w:rPr>
                  <w:rFonts w:ascii="Times New Roman" w:eastAsia="等线" w:hAnsi="Times New Roman" w:cs="Times New Roman"/>
                  <w:sz w:val="18"/>
                  <w:szCs w:val="18"/>
                </w:rPr>
                <w:t>target: 20.0 °C</w:t>
              </w:r>
            </w:ins>
            <w:ins w:id="4311" w:author="Xuning Wei12232" w:date="2026-10-20T22:21:00Z">
              <w:r>
                <w:rPr>
                  <w:rFonts w:ascii="Times New Roman" w:eastAsia="等线" w:hAnsi="Times New Roman" w:cs="Times New Roman"/>
                  <w:sz w:val="18"/>
                  <w:szCs w:val="18"/>
                </w:rPr>
                <w:t>)</w:t>
              </w:r>
            </w:ins>
            <w:ins w:id="4312" w:author="Xuning Wei12232" w:date="2026-10-20T21:11:00Z">
              <w:r>
                <w:rPr>
                  <w:rFonts w:ascii="Times New Roman" w:eastAsia="等线" w:hAnsi="Times New Roman" w:cs="Times New Roman"/>
                  <w:sz w:val="18"/>
                  <w:szCs w:val="18"/>
                </w:rPr>
                <w:t>, Confirm no visible solids and later use.</w:t>
              </w:r>
            </w:ins>
          </w:p>
          <w:p w14:paraId="7B34FC6D" w14:textId="77777777" w:rsidR="007617DE" w:rsidRDefault="00AE300B" w:rsidP="007617DE">
            <w:pPr>
              <w:pStyle w:val="aff7"/>
              <w:widowControl w:val="0"/>
              <w:numPr>
                <w:ilvl w:val="0"/>
                <w:numId w:val="53"/>
              </w:numPr>
              <w:spacing w:beforeLines="50" w:before="120" w:afterLines="50" w:after="120"/>
              <w:jc w:val="both"/>
              <w:rPr>
                <w:ins w:id="4313" w:author="Xuning Wei12232" w:date="2026-10-20T21:11:00Z"/>
                <w:rFonts w:ascii="Times New Roman" w:eastAsia="仿宋_GB2312" w:hAnsi="Times New Roman" w:cs="Times New Roman"/>
                <w:sz w:val="18"/>
                <w:szCs w:val="18"/>
              </w:rPr>
              <w:pPrChange w:id="4314" w:author="Xuning Wei12232" w:date="2026-10-24T11:30:00Z">
                <w:pPr>
                  <w:pStyle w:val="aff7"/>
                  <w:widowControl w:val="0"/>
                  <w:numPr>
                    <w:numId w:val="47"/>
                  </w:numPr>
                  <w:spacing w:beforeLines="50" w:before="120" w:afterLines="50" w:after="120"/>
                  <w:ind w:left="420" w:hanging="420"/>
                  <w:jc w:val="both"/>
                </w:pPr>
              </w:pPrChange>
            </w:pPr>
            <w:ins w:id="4315" w:author="Xuning Wei12232" w:date="2026-10-20T21:11:00Z">
              <w:r>
                <w:rPr>
                  <w:rFonts w:ascii="Times New Roman" w:eastAsia="等线" w:hAnsi="Times New Roman" w:cs="Times New Roman"/>
                  <w:sz w:val="18"/>
                  <w:szCs w:val="18"/>
                </w:rPr>
                <w:t xml:space="preserve">Add </w:t>
              </w:r>
              <w:proofErr w:type="spellStart"/>
              <w:r>
                <w:rPr>
                  <w:rFonts w:ascii="Times New Roman" w:eastAsia="等线" w:hAnsi="Times New Roman" w:cs="Times New Roman"/>
                  <w:bCs w:val="0"/>
                  <w:sz w:val="18"/>
                  <w:szCs w:val="18"/>
                  <w:rPrChange w:id="4316" w:author="Xuning Wei12232" w:date="2026-10-24T11:11:00Z">
                    <w:rPr>
                      <w:rFonts w:ascii="Times New Roman" w:eastAsia="等线" w:hAnsi="Times New Roman" w:cs="Times New Roman"/>
                      <w:bCs w:val="0"/>
                      <w:color w:val="FF0000"/>
                      <w:sz w:val="18"/>
                      <w:szCs w:val="18"/>
                    </w:rPr>
                  </w:rPrChange>
                </w:rPr>
                <w:t>OxymaPure</w:t>
              </w:r>
              <w:proofErr w:type="spellEnd"/>
              <w:r>
                <w:rPr>
                  <w:rFonts w:ascii="Times New Roman" w:eastAsia="等线" w:hAnsi="Times New Roman" w:cs="Times New Roman"/>
                  <w:bCs w:val="0"/>
                  <w:sz w:val="18"/>
                  <w:szCs w:val="18"/>
                  <w:rPrChange w:id="4317" w:author="Xuning Wei12232" w:date="2026-10-24T11:11:00Z">
                    <w:rPr>
                      <w:rFonts w:ascii="Times New Roman" w:eastAsia="等线" w:hAnsi="Times New Roman" w:cs="Times New Roman"/>
                      <w:bCs w:val="0"/>
                      <w:color w:val="FF0000"/>
                      <w:sz w:val="18"/>
                      <w:szCs w:val="18"/>
                    </w:rPr>
                  </w:rPrChange>
                </w:rPr>
                <w:t xml:space="preserve"> (</w:t>
              </w:r>
              <w:r>
                <w:rPr>
                  <w:rFonts w:ascii="Times New Roman" w:eastAsia="等线" w:hAnsi="Times New Roman" w:cs="Times New Roman"/>
                  <w:sz w:val="18"/>
                  <w:szCs w:val="18"/>
                  <w:rPrChange w:id="4318" w:author="Xuning Wei12232" w:date="2026-10-24T11:11:00Z">
                    <w:rPr>
                      <w:rFonts w:ascii="Times New Roman" w:eastAsia="等线" w:hAnsi="Times New Roman" w:cs="Times New Roman"/>
                      <w:color w:val="FF0000"/>
                      <w:sz w:val="18"/>
                      <w:szCs w:val="18"/>
                    </w:rPr>
                  </w:rPrChange>
                </w:rPr>
                <w:t>2.0</w:t>
              </w:r>
            </w:ins>
            <w:ins w:id="4319" w:author="Xuning Wei12232" w:date="2026-10-22T10:28:00Z">
              <w:r>
                <w:rPr>
                  <w:rFonts w:ascii="Times New Roman" w:eastAsia="等线" w:hAnsi="Times New Roman" w:cs="Times New Roman"/>
                  <w:sz w:val="18"/>
                  <w:szCs w:val="18"/>
                  <w:rPrChange w:id="4320" w:author="Xuning Wei12232" w:date="2026-10-24T11:11:00Z">
                    <w:rPr>
                      <w:rFonts w:ascii="Times New Roman" w:eastAsia="等线" w:hAnsi="Times New Roman" w:cs="Times New Roman"/>
                      <w:color w:val="FF0000"/>
                      <w:sz w:val="18"/>
                      <w:szCs w:val="18"/>
                    </w:rPr>
                  </w:rPrChange>
                </w:rPr>
                <w:t>0</w:t>
              </w:r>
            </w:ins>
            <w:ins w:id="4321" w:author="Xuning Wei12232" w:date="2026-10-20T21:11:00Z">
              <w:r>
                <w:rPr>
                  <w:rFonts w:ascii="Times New Roman" w:eastAsia="等线" w:hAnsi="Times New Roman" w:cs="Times New Roman"/>
                  <w:sz w:val="18"/>
                  <w:szCs w:val="18"/>
                  <w:rPrChange w:id="4322" w:author="Xuning Wei12232" w:date="2026-10-24T11:11:00Z">
                    <w:rPr>
                      <w:rFonts w:ascii="Times New Roman" w:eastAsia="等线" w:hAnsi="Times New Roman" w:cs="Times New Roman"/>
                      <w:color w:val="FF0000"/>
                      <w:sz w:val="18"/>
                      <w:szCs w:val="18"/>
                    </w:rPr>
                  </w:rPrChange>
                </w:rPr>
                <w:t xml:space="preserve"> eq.</w:t>
              </w:r>
              <w:r>
                <w:rPr>
                  <w:rFonts w:ascii="Times New Roman" w:eastAsia="等线" w:hAnsi="Times New Roman" w:cs="Times New Roman"/>
                  <w:bCs w:val="0"/>
                  <w:sz w:val="18"/>
                  <w:szCs w:val="18"/>
                  <w:rPrChange w:id="4323" w:author="Xuning Wei12232" w:date="2026-10-24T11:11:00Z">
                    <w:rPr>
                      <w:rFonts w:ascii="Times New Roman" w:eastAsia="等线" w:hAnsi="Times New Roman" w:cs="Times New Roman"/>
                      <w:bCs w:val="0"/>
                      <w:color w:val="FF0000"/>
                      <w:sz w:val="18"/>
                      <w:szCs w:val="18"/>
                    </w:rPr>
                  </w:rPrChange>
                </w:rPr>
                <w:t>)</w:t>
              </w:r>
              <w:r>
                <w:rPr>
                  <w:rFonts w:ascii="Times New Roman" w:eastAsia="等线" w:hAnsi="Times New Roman" w:cs="Times New Roman"/>
                  <w:sz w:val="18"/>
                  <w:szCs w:val="18"/>
                  <w:rPrChange w:id="4324" w:author="Xuning Wei12232" w:date="2026-10-24T11:11:00Z">
                    <w:rPr>
                      <w:rFonts w:ascii="Times New Roman" w:eastAsia="等线" w:hAnsi="Times New Roman" w:cs="Times New Roman"/>
                      <w:color w:val="FF0000"/>
                      <w:sz w:val="18"/>
                      <w:szCs w:val="18"/>
                    </w:rPr>
                  </w:rPrChange>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sz w:val="18"/>
                  <w:szCs w:val="18"/>
                  <w:rPrChange w:id="4325" w:author="Xuning Wei12232" w:date="2026-10-24T11:11:00Z">
                    <w:rPr>
                      <w:rFonts w:ascii="Times New Roman" w:eastAsia="等线" w:hAnsi="Times New Roman" w:cs="Times New Roman"/>
                      <w:color w:val="000000" w:themeColor="text1"/>
                      <w:sz w:val="18"/>
                      <w:szCs w:val="18"/>
                      <w:highlight w:val="cyan"/>
                    </w:rPr>
                  </w:rPrChange>
                </w:rPr>
                <w:t>DMF (2.0 V, 1.9</w:t>
              </w:r>
            </w:ins>
            <w:ins w:id="4326" w:author="Xuning Wei12232" w:date="2026-10-23T16:07:00Z">
              <w:r>
                <w:rPr>
                  <w:rFonts w:ascii="Times New Roman" w:eastAsia="等线" w:hAnsi="Times New Roman" w:cs="Times New Roman"/>
                  <w:sz w:val="18"/>
                  <w:szCs w:val="18"/>
                  <w:rPrChange w:id="4327" w:author="Xuning Wei12232" w:date="2026-10-24T11:11:00Z">
                    <w:rPr>
                      <w:rFonts w:ascii="Times New Roman" w:eastAsia="等线" w:hAnsi="Times New Roman" w:cs="Times New Roman"/>
                      <w:color w:val="000000" w:themeColor="text1"/>
                      <w:sz w:val="18"/>
                      <w:szCs w:val="18"/>
                      <w:highlight w:val="cyan"/>
                    </w:rPr>
                  </w:rPrChange>
                </w:rPr>
                <w:t>0</w:t>
              </w:r>
            </w:ins>
            <w:ins w:id="4328" w:author="Xuning Wei12232" w:date="2026-10-20T21:11:00Z">
              <w:r>
                <w:rPr>
                  <w:rFonts w:ascii="Times New Roman" w:eastAsia="等线" w:hAnsi="Times New Roman" w:cs="Times New Roman"/>
                  <w:sz w:val="18"/>
                  <w:szCs w:val="18"/>
                  <w:rPrChange w:id="4329"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 xml:space="preserve">.  </w:t>
              </w:r>
            </w:ins>
          </w:p>
          <w:p w14:paraId="3AC4E699" w14:textId="77777777" w:rsidR="007617DE" w:rsidRDefault="00AE300B" w:rsidP="007617DE">
            <w:pPr>
              <w:pStyle w:val="aff7"/>
              <w:widowControl w:val="0"/>
              <w:numPr>
                <w:ilvl w:val="0"/>
                <w:numId w:val="53"/>
              </w:numPr>
              <w:spacing w:beforeLines="50" w:before="120" w:afterLines="50" w:after="120"/>
              <w:jc w:val="both"/>
              <w:rPr>
                <w:ins w:id="4330" w:author="Xuning Wei12232" w:date="2026-10-20T21:11:00Z"/>
                <w:rFonts w:ascii="Times New Roman" w:eastAsia="仿宋_GB2312" w:hAnsi="Times New Roman" w:cs="Times New Roman"/>
                <w:sz w:val="18"/>
                <w:szCs w:val="18"/>
              </w:rPr>
              <w:pPrChange w:id="4331" w:author="Xuning Wei12232" w:date="2026-10-24T11:30:00Z">
                <w:pPr>
                  <w:pStyle w:val="aff7"/>
                  <w:widowControl w:val="0"/>
                  <w:numPr>
                    <w:numId w:val="47"/>
                  </w:numPr>
                  <w:spacing w:beforeLines="50" w:before="120" w:afterLines="50" w:after="120"/>
                  <w:ind w:left="420" w:hanging="420"/>
                  <w:jc w:val="both"/>
                </w:pPr>
              </w:pPrChange>
            </w:pPr>
            <w:ins w:id="4332" w:author="Xuning Wei12232" w:date="2026-10-20T21:11:00Z">
              <w:r>
                <w:rPr>
                  <w:rFonts w:ascii="Times New Roman" w:eastAsia="等线" w:hAnsi="Times New Roman" w:cs="Times New Roman"/>
                  <w:sz w:val="18"/>
                  <w:szCs w:val="18"/>
                </w:rPr>
                <w:t>Add</w:t>
              </w:r>
              <w:r>
                <w:rPr>
                  <w:rFonts w:ascii="Times New Roman" w:eastAsia="等线" w:hAnsi="Times New Roman" w:cs="Times New Roman"/>
                  <w:sz w:val="18"/>
                  <w:szCs w:val="18"/>
                  <w:rPrChange w:id="4333" w:author="Xuning Wei12232" w:date="2026-10-24T11:11:00Z">
                    <w:rPr>
                      <w:rFonts w:ascii="Times New Roman" w:eastAsia="等线" w:hAnsi="Times New Roman" w:cs="Times New Roman"/>
                      <w:color w:val="000000" w:themeColor="text1"/>
                      <w:sz w:val="18"/>
                      <w:szCs w:val="18"/>
                      <w:highlight w:val="lightGray"/>
                    </w:rPr>
                  </w:rPrChange>
                </w:rPr>
                <w:t xml:space="preserve"> </w:t>
              </w:r>
              <w:r>
                <w:rPr>
                  <w:rFonts w:ascii="Times New Roman" w:eastAsia="等线" w:hAnsi="Times New Roman" w:cs="Times New Roman"/>
                  <w:sz w:val="18"/>
                  <w:szCs w:val="18"/>
                  <w:rPrChange w:id="4334" w:author="Xuning Wei12232" w:date="2026-10-24T11:11:00Z">
                    <w:rPr>
                      <w:rFonts w:ascii="Times New Roman" w:eastAsia="等线" w:hAnsi="Times New Roman" w:cs="Times New Roman"/>
                      <w:color w:val="FF0000"/>
                      <w:sz w:val="18"/>
                      <w:szCs w:val="18"/>
                      <w:highlight w:val="lightGray"/>
                    </w:rPr>
                  </w:rPrChange>
                </w:rPr>
                <w:t>DIC (2.2</w:t>
              </w:r>
            </w:ins>
            <w:ins w:id="4335" w:author="Xuning Wei12232" w:date="2026-10-22T10:28:00Z">
              <w:r>
                <w:rPr>
                  <w:rFonts w:ascii="Times New Roman" w:eastAsia="等线" w:hAnsi="Times New Roman" w:cs="Times New Roman"/>
                  <w:sz w:val="18"/>
                  <w:szCs w:val="18"/>
                  <w:rPrChange w:id="4336" w:author="Xuning Wei12232" w:date="2026-10-24T11:11:00Z">
                    <w:rPr>
                      <w:rFonts w:ascii="Times New Roman" w:eastAsia="等线" w:hAnsi="Times New Roman" w:cs="Times New Roman"/>
                      <w:color w:val="FF0000"/>
                      <w:sz w:val="18"/>
                      <w:szCs w:val="18"/>
                      <w:highlight w:val="lightGray"/>
                    </w:rPr>
                  </w:rPrChange>
                </w:rPr>
                <w:t>0</w:t>
              </w:r>
            </w:ins>
            <w:ins w:id="4337" w:author="Xuning Wei12232" w:date="2026-10-20T21:11:00Z">
              <w:r>
                <w:rPr>
                  <w:rFonts w:ascii="Times New Roman" w:eastAsia="等线" w:hAnsi="Times New Roman" w:cs="Times New Roman"/>
                  <w:sz w:val="18"/>
                  <w:szCs w:val="18"/>
                  <w:rPrChange w:id="4338"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sz w:val="18"/>
                  <w:szCs w:val="18"/>
                  <w:rPrChange w:id="4339" w:author="Xuning Wei12232" w:date="2026-10-24T11:11:00Z">
                    <w:rPr>
                      <w:rFonts w:ascii="Times New Roman" w:eastAsia="等线" w:hAnsi="Times New Roman" w:cs="Times New Roman"/>
                      <w:color w:val="FF0000"/>
                      <w:sz w:val="18"/>
                      <w:szCs w:val="18"/>
                    </w:rPr>
                  </w:rPrChange>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4340" w:author="Xuning Wei12232" w:date="2026-10-24T10:48:00Z">
              <w:r>
                <w:rPr>
                  <w:rFonts w:ascii="Times New Roman" w:eastAsia="等线" w:hAnsi="Times New Roman" w:cs="Times New Roman"/>
                  <w:sz w:val="18"/>
                  <w:szCs w:val="18"/>
                  <w:lang w:eastAsia="zh-CN"/>
                </w:rPr>
                <w:t>target: 20.0 °C</w:t>
              </w:r>
            </w:ins>
            <w:ins w:id="4341" w:author="Xuning Wei12232" w:date="2026-10-20T21:11:00Z">
              <w:r>
                <w:rPr>
                  <w:rFonts w:ascii="Times New Roman" w:eastAsia="等线" w:hAnsi="Times New Roman" w:cs="Times New Roman"/>
                  <w:sz w:val="18"/>
                  <w:szCs w:val="18"/>
                </w:rPr>
                <w:t xml:space="preserve">, activate for </w:t>
              </w:r>
              <w:r>
                <w:rPr>
                  <w:rFonts w:ascii="Times New Roman" w:eastAsia="等线" w:hAnsi="Times New Roman" w:cs="Times New Roman"/>
                  <w:sz w:val="18"/>
                  <w:szCs w:val="18"/>
                  <w:rPrChange w:id="4342"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sz w:val="18"/>
                  <w:szCs w:val="18"/>
                  <w:rPrChange w:id="4343" w:author="Xuning Wei12232" w:date="2026-10-24T11:11:00Z">
                    <w:rPr>
                      <w:rFonts w:ascii="Times New Roman" w:eastAsia="等线" w:hAnsi="Times New Roman" w:cs="Times New Roman"/>
                      <w:color w:val="FF0000"/>
                      <w:sz w:val="18"/>
                      <w:szCs w:val="18"/>
                    </w:rPr>
                  </w:rPrChange>
                </w:rPr>
                <w:t xml:space="preserve"> </w:t>
              </w:r>
              <w:r>
                <w:rPr>
                  <w:rFonts w:ascii="Times New Roman" w:eastAsia="等线" w:hAnsi="Times New Roman" w:cs="Times New Roman"/>
                  <w:sz w:val="18"/>
                  <w:szCs w:val="18"/>
                  <w:lang w:eastAsia="zh-CN"/>
                  <w:rPrChange w:id="4344" w:author="Xuning Wei12232" w:date="2026-10-24T11:11:00Z">
                    <w:rPr>
                      <w:rFonts w:ascii="Times New Roman" w:eastAsia="等线" w:hAnsi="Times New Roman" w:cs="Times New Roman"/>
                      <w:color w:val="FF0000"/>
                      <w:sz w:val="18"/>
                      <w:szCs w:val="18"/>
                      <w:lang w:eastAsia="zh-CN"/>
                    </w:rPr>
                  </w:rPrChange>
                </w:rPr>
                <w:t>20.0 ± 5.0 °C (</w:t>
              </w:r>
            </w:ins>
            <w:ins w:id="4345" w:author="Xuning Wei12232" w:date="2026-10-24T10:48:00Z">
              <w:r>
                <w:rPr>
                  <w:rFonts w:ascii="Times New Roman" w:eastAsia="等线" w:hAnsi="Times New Roman" w:cs="Times New Roman"/>
                  <w:sz w:val="18"/>
                  <w:szCs w:val="18"/>
                  <w:lang w:eastAsia="zh-CN"/>
                  <w:rPrChange w:id="4346" w:author="Xuning Wei12232" w:date="2026-10-24T11:11:00Z">
                    <w:rPr>
                      <w:rFonts w:ascii="Times New Roman" w:eastAsia="等线" w:hAnsi="Times New Roman" w:cs="Times New Roman"/>
                      <w:color w:val="FF0000"/>
                      <w:sz w:val="18"/>
                      <w:szCs w:val="18"/>
                      <w:lang w:eastAsia="zh-CN"/>
                    </w:rPr>
                  </w:rPrChange>
                </w:rPr>
                <w:t>target: 20.0 °C</w:t>
              </w:r>
            </w:ins>
            <w:ins w:id="4347" w:author="Xuning Wei12232" w:date="2026-10-20T21:11:00Z">
              <w:r>
                <w:rPr>
                  <w:rFonts w:ascii="Times New Roman" w:eastAsia="等线" w:hAnsi="Times New Roman" w:cs="Times New Roman"/>
                  <w:sz w:val="18"/>
                  <w:szCs w:val="18"/>
                  <w:lang w:eastAsia="zh-CN"/>
                  <w:rPrChange w:id="4348" w:author="Xuning Wei12232" w:date="2026-10-24T11:11:00Z">
                    <w:rPr>
                      <w:rFonts w:ascii="Times New Roman" w:eastAsia="等线" w:hAnsi="Times New Roman" w:cs="Times New Roman"/>
                      <w:color w:val="FF0000"/>
                      <w:sz w:val="18"/>
                      <w:szCs w:val="18"/>
                      <w:lang w:eastAsia="zh-CN"/>
                    </w:rPr>
                  </w:rPrChange>
                </w:rPr>
                <w:t>).</w:t>
              </w:r>
              <w:r>
                <w:rPr>
                  <w:rFonts w:ascii="Times New Roman" w:eastAsia="等线" w:hAnsi="Times New Roman" w:cs="Times New Roman"/>
                  <w:sz w:val="18"/>
                  <w:szCs w:val="18"/>
                </w:rPr>
                <w:t xml:space="preserve"> </w:t>
              </w:r>
              <w:r>
                <w:rPr>
                  <w:rFonts w:ascii="Times New Roman" w:eastAsia="等线" w:hAnsi="Times New Roman" w:cs="Times New Roman"/>
                  <w:sz w:val="18"/>
                  <w:szCs w:val="18"/>
                  <w:rPrChange w:id="4349" w:author="Xuning Wei12232" w:date="2026-10-24T11:11:00Z">
                    <w:rPr>
                      <w:rFonts w:ascii="Times New Roman" w:eastAsia="等线" w:hAnsi="Times New Roman" w:cs="Times New Roman"/>
                      <w:color w:val="FF0000"/>
                      <w:sz w:val="18"/>
                      <w:szCs w:val="18"/>
                    </w:rPr>
                  </w:rPrChange>
                </w:rPr>
                <w:t xml:space="preserve"> </w:t>
              </w:r>
            </w:ins>
          </w:p>
          <w:p w14:paraId="2ECF3EF2" w14:textId="77777777" w:rsidR="007617DE" w:rsidRPr="007617DE" w:rsidRDefault="00AE300B" w:rsidP="007617DE">
            <w:pPr>
              <w:pStyle w:val="aff7"/>
              <w:widowControl w:val="0"/>
              <w:numPr>
                <w:ilvl w:val="0"/>
                <w:numId w:val="53"/>
              </w:numPr>
              <w:spacing w:beforeLines="50" w:before="120" w:afterLines="50" w:after="120"/>
              <w:jc w:val="both"/>
              <w:rPr>
                <w:ins w:id="4350" w:author="Xuning Wei12232" w:date="2026-10-24T11:30:00Z"/>
                <w:rFonts w:ascii="Times New Roman" w:eastAsia="仿宋_GB2312" w:hAnsi="Times New Roman" w:cs="Times New Roman"/>
                <w:color w:val="000000" w:themeColor="text1"/>
                <w:sz w:val="18"/>
                <w:szCs w:val="18"/>
                <w:rPrChange w:id="4351" w:author="Xuning Wei12232" w:date="2026-10-24T11:30:00Z">
                  <w:rPr>
                    <w:ins w:id="4352" w:author="Xuning Wei12232" w:date="2026-10-24T11:30:00Z"/>
                    <w:rFonts w:ascii="Times New Roman" w:eastAsia="等线" w:hAnsi="Times New Roman" w:cs="Times New Roman"/>
                    <w:color w:val="000000" w:themeColor="text1"/>
                    <w:sz w:val="18"/>
                    <w:szCs w:val="18"/>
                  </w:rPr>
                </w:rPrChange>
              </w:rPr>
              <w:pPrChange w:id="4353" w:author="Xuning Wei12232" w:date="2026-10-24T11:30:00Z">
                <w:pPr>
                  <w:widowControl w:val="0"/>
                  <w:spacing w:beforeLines="50" w:before="120" w:afterLines="50" w:after="120"/>
                  <w:contextualSpacing/>
                </w:pPr>
              </w:pPrChange>
            </w:pPr>
            <w:ins w:id="4354" w:author="Xuning Wei12232" w:date="2026-10-20T21:11:00Z">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xml:space="preserve">. Add </w:t>
              </w:r>
              <w:r>
                <w:rPr>
                  <w:rFonts w:ascii="Times New Roman" w:eastAsia="等线" w:hAnsi="Times New Roman" w:cs="Times New Roman"/>
                  <w:color w:val="FF0000"/>
                  <w:sz w:val="18"/>
                  <w:szCs w:val="18"/>
                  <w:rPrChange w:id="4355"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4356"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4357" w:author="Xuning Wei12232" w:date="2026-10-24T11:11:00Z">
                    <w:rPr>
                      <w:rFonts w:ascii="Times New Roman" w:eastAsia="等线" w:hAnsi="Times New Roman" w:cs="Times New Roman"/>
                      <w:color w:val="FF0000"/>
                      <w:sz w:val="18"/>
                      <w:szCs w:val="18"/>
                      <w:highlight w:val="cyan"/>
                    </w:rPr>
                  </w:rPrChange>
                </w:rPr>
                <w:t>0.95 kg/kg)</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ins>
          </w:p>
          <w:p w14:paraId="5FAE88B4" w14:textId="77777777" w:rsidR="007617DE" w:rsidRPr="007617DE" w:rsidRDefault="00AE300B" w:rsidP="007617DE">
            <w:pPr>
              <w:pStyle w:val="aff7"/>
              <w:widowControl w:val="0"/>
              <w:numPr>
                <w:ilvl w:val="0"/>
                <w:numId w:val="53"/>
              </w:numPr>
              <w:spacing w:beforeLines="50" w:before="120" w:afterLines="50" w:after="120"/>
              <w:jc w:val="both"/>
              <w:rPr>
                <w:rFonts w:ascii="Times New Roman" w:eastAsia="仿宋_GB2312" w:hAnsi="Times New Roman" w:cs="Times New Roman"/>
                <w:sz w:val="18"/>
                <w:szCs w:val="18"/>
                <w:rPrChange w:id="4358" w:author="Xuning Wei12232" w:date="2026-10-24T11:30:00Z">
                  <w:rPr>
                    <w:rFonts w:eastAsia="仿宋_GB2312"/>
                  </w:rPr>
                </w:rPrChange>
              </w:rPr>
              <w:pPrChange w:id="4359" w:author="Xuning Wei12232" w:date="2026-10-24T11:30:00Z">
                <w:pPr>
                  <w:widowControl w:val="0"/>
                  <w:spacing w:beforeLines="50" w:before="120" w:afterLines="50" w:after="120"/>
                  <w:contextualSpacing/>
                </w:pPr>
              </w:pPrChange>
            </w:pPr>
            <w:ins w:id="4360" w:author="Xuning Wei12232" w:date="2026-10-20T21:11:00Z">
              <w:r>
                <w:rPr>
                  <w:rFonts w:ascii="Times New Roman" w:eastAsia="等线" w:hAnsi="Times New Roman" w:cs="Times New Roman"/>
                  <w:sz w:val="18"/>
                  <w:szCs w:val="18"/>
                  <w:rPrChange w:id="4361" w:author="Xuning Wei12232" w:date="2026-10-24T11:30:00Z">
                    <w:rPr/>
                  </w:rPrChange>
                </w:rPr>
                <w:t>Bubble with nitrogen to the synthesis reactor (TJ4S-1213-Sy15) for 5 ± 2 min (target: 5 min), then start the agitator. Transfer the mixture in activation tank (TJ4S-1213-Sy15-R01) into synthesis reactor (TJ4S-1213-Sy15)</w:t>
              </w:r>
            </w:ins>
            <w:del w:id="4362" w:author="Xuning Wei12232" w:date="2026-10-20T15:09:00Z">
              <w:r>
                <w:rPr>
                  <w:rFonts w:ascii="Times New Roman" w:eastAsia="等线" w:hAnsi="Times New Roman" w:cs="Times New Roman"/>
                  <w:sz w:val="18"/>
                  <w:szCs w:val="18"/>
                  <w:rPrChange w:id="4363" w:author="Xuning Wei12232" w:date="2026-10-24T11:30:00Z">
                    <w:rPr/>
                  </w:rPrChange>
                </w:rPr>
                <w:delText xml:space="preserve">1. </w:delText>
              </w:r>
            </w:del>
            <w:del w:id="4364" w:author="Xuning Wei12232" w:date="2026-10-20T21:11:00Z">
              <w:r>
                <w:rPr>
                  <w:rFonts w:ascii="Times New Roman" w:eastAsia="等线" w:hAnsi="Times New Roman" w:cs="Times New Roman"/>
                  <w:color w:val="000000" w:themeColor="text1"/>
                  <w:sz w:val="18"/>
                  <w:szCs w:val="18"/>
                  <w:rPrChange w:id="4365" w:author="Xuning Wei12232" w:date="2026-10-24T11:30:00Z">
                    <w:rPr>
                      <w:color w:val="000000" w:themeColor="text1"/>
                    </w:rPr>
                  </w:rPrChange>
                </w:rPr>
                <w:delText xml:space="preserve">Add </w:delText>
              </w:r>
            </w:del>
            <w:del w:id="4366" w:author="Xuning Wei12232" w:date="2026-10-20T08:15:00Z">
              <w:r>
                <w:rPr>
                  <w:rFonts w:ascii="Times New Roman" w:eastAsia="等线" w:hAnsi="Times New Roman" w:cs="Times New Roman"/>
                  <w:color w:val="000000" w:themeColor="text1"/>
                  <w:sz w:val="18"/>
                  <w:szCs w:val="18"/>
                  <w:lang w:eastAsia="zh-CN"/>
                  <w:rPrChange w:id="4367" w:author="Xuning Wei12232" w:date="2026-10-24T11:30:00Z">
                    <w:rPr>
                      <w:color w:val="000000" w:themeColor="text1"/>
                      <w:lang w:eastAsia="zh-CN"/>
                    </w:rPr>
                  </w:rPrChange>
                </w:rPr>
                <w:delText>5.0 V DMF (4.740 kg/kg)</w:delText>
              </w:r>
              <w:r>
                <w:rPr>
                  <w:rFonts w:ascii="Times New Roman" w:eastAsia="等线" w:hAnsi="Times New Roman" w:cs="Times New Roman"/>
                  <w:color w:val="000000" w:themeColor="text1"/>
                  <w:sz w:val="18"/>
                  <w:szCs w:val="18"/>
                  <w:rPrChange w:id="4368" w:author="Xuning Wei12232" w:date="2026-10-24T11:30:00Z">
                    <w:rPr>
                      <w:color w:val="000000" w:themeColor="text1"/>
                    </w:rPr>
                  </w:rPrChange>
                </w:rPr>
                <w:delText xml:space="preserve"> </w:delText>
              </w:r>
            </w:del>
            <w:del w:id="4369" w:author="Xuning Wei12232" w:date="2026-10-20T21:11:00Z">
              <w:r>
                <w:rPr>
                  <w:rFonts w:ascii="Times New Roman" w:eastAsia="等线" w:hAnsi="Times New Roman" w:cs="Times New Roman"/>
                  <w:color w:val="000000" w:themeColor="text1"/>
                  <w:sz w:val="18"/>
                  <w:szCs w:val="18"/>
                  <w:rPrChange w:id="4370" w:author="Xuning Wei12232" w:date="2026-10-24T11:30:00Z">
                    <w:rPr>
                      <w:color w:val="000000" w:themeColor="text1"/>
                    </w:rPr>
                  </w:rPrChange>
                </w:rPr>
                <w:delText xml:space="preserve">into </w:delText>
              </w:r>
              <w:r>
                <w:rPr>
                  <w:rFonts w:ascii="Times New Roman" w:eastAsia="仿宋_GB2312" w:hAnsi="Times New Roman" w:cs="Times New Roman"/>
                  <w:color w:val="000000" w:themeColor="text1"/>
                  <w:sz w:val="18"/>
                  <w:szCs w:val="18"/>
                  <w:rPrChange w:id="4371" w:author="Xuning Wei12232" w:date="2026-10-24T11:30:00Z">
                    <w:rPr>
                      <w:rFonts w:eastAsia="仿宋_GB2312"/>
                      <w:color w:val="000000" w:themeColor="text1"/>
                    </w:rPr>
                  </w:rPrChange>
                </w:rPr>
                <w:delText>TJ4S-1213-Sy15</w:delText>
              </w:r>
              <w:r>
                <w:rPr>
                  <w:rFonts w:ascii="Times New Roman" w:eastAsia="仿宋_GB2312" w:hAnsi="Times New Roman" w:cs="Times New Roman"/>
                  <w:color w:val="000000" w:themeColor="text1"/>
                  <w:sz w:val="18"/>
                  <w:szCs w:val="18"/>
                  <w:lang w:eastAsia="zh-CN"/>
                  <w:rPrChange w:id="4372" w:author="Xuning Wei12232" w:date="2026-10-24T11:30:00Z">
                    <w:rPr>
                      <w:rFonts w:eastAsia="仿宋_GB2312"/>
                      <w:color w:val="000000" w:themeColor="text1"/>
                      <w:lang w:eastAsia="zh-CN"/>
                    </w:rPr>
                  </w:rPrChange>
                </w:rPr>
                <w:delText>-R01</w:delText>
              </w:r>
              <w:r>
                <w:rPr>
                  <w:rFonts w:ascii="Times New Roman" w:eastAsia="等线" w:hAnsi="Times New Roman" w:cs="Times New Roman"/>
                  <w:color w:val="000000" w:themeColor="text1"/>
                  <w:sz w:val="18"/>
                  <w:szCs w:val="18"/>
                  <w:rPrChange w:id="4373" w:author="Xuning Wei12232" w:date="2026-10-24T11:30:00Z">
                    <w:rPr>
                      <w:color w:val="000000" w:themeColor="text1"/>
                    </w:rPr>
                  </w:rPrChange>
                </w:rPr>
                <w:delText xml:space="preserve">. Start the </w:delText>
              </w:r>
              <w:r>
                <w:rPr>
                  <w:rFonts w:ascii="Times New Roman" w:eastAsia="等线" w:hAnsi="Times New Roman" w:cs="Times New Roman"/>
                  <w:color w:val="0000FF"/>
                  <w:sz w:val="18"/>
                  <w:szCs w:val="18"/>
                  <w:rPrChange w:id="4374" w:author="Xuning Wei12232" w:date="2026-10-24T11:30:00Z">
                    <w:rPr>
                      <w:color w:val="0000FF"/>
                    </w:rPr>
                  </w:rPrChange>
                </w:rPr>
                <w:delText>agitator</w:delText>
              </w:r>
              <w:r>
                <w:rPr>
                  <w:rFonts w:ascii="Times New Roman" w:eastAsia="等线" w:hAnsi="Times New Roman" w:cs="Times New Roman"/>
                  <w:color w:val="000000" w:themeColor="text1"/>
                  <w:sz w:val="18"/>
                  <w:szCs w:val="18"/>
                  <w:rPrChange w:id="4375" w:author="Xuning Wei12232" w:date="2026-10-24T11:30:00Z">
                    <w:rPr>
                      <w:color w:val="000000" w:themeColor="text1"/>
                    </w:rPr>
                  </w:rPrChange>
                </w:rPr>
                <w:delText xml:space="preserve">. </w:delText>
              </w:r>
            </w:del>
            <w:del w:id="4376" w:author="Xuning Wei12232" w:date="2026-10-20T15:09:00Z">
              <w:r>
                <w:rPr>
                  <w:rFonts w:ascii="Times New Roman" w:eastAsia="等线" w:hAnsi="Times New Roman" w:cs="Times New Roman"/>
                  <w:color w:val="000000" w:themeColor="text1"/>
                  <w:sz w:val="18"/>
                  <w:szCs w:val="18"/>
                  <w:rPrChange w:id="4377" w:author="Xuning Wei12232" w:date="2026-10-24T11:30:00Z">
                    <w:rPr>
                      <w:color w:val="000000" w:themeColor="text1"/>
                    </w:rPr>
                  </w:rPrChange>
                </w:rPr>
                <w:br/>
                <w:delText xml:space="preserve">2. </w:delText>
              </w:r>
            </w:del>
            <w:del w:id="4378" w:author="Xuning Wei12232" w:date="2026-10-20T21:11:00Z">
              <w:r>
                <w:rPr>
                  <w:rFonts w:ascii="Times New Roman" w:eastAsia="等线" w:hAnsi="Times New Roman" w:cs="Times New Roman"/>
                  <w:sz w:val="18"/>
                  <w:szCs w:val="18"/>
                  <w:rPrChange w:id="4379" w:author="Xuning Wei12232" w:date="2026-10-24T11:30:00Z">
                    <w:rPr/>
                  </w:rPrChange>
                </w:rPr>
                <w:delText xml:space="preserve">Add </w:delText>
              </w:r>
            </w:del>
            <w:del w:id="4380" w:author="Xuning Wei12232" w:date="2026-10-20T08:43:00Z">
              <w:r>
                <w:rPr>
                  <w:rFonts w:ascii="Times New Roman" w:eastAsia="等线" w:hAnsi="Times New Roman" w:cs="Times New Roman"/>
                  <w:sz w:val="18"/>
                  <w:szCs w:val="18"/>
                  <w:rPrChange w:id="4381" w:author="Xuning Wei12232" w:date="2026-10-24T11:30:00Z">
                    <w:rPr/>
                  </w:rPrChange>
                </w:rPr>
                <w:delText>2.0 eq.</w:delText>
              </w:r>
              <w:r>
                <w:rPr>
                  <w:rFonts w:ascii="Times New Roman" w:eastAsia="等线" w:hAnsi="Times New Roman" w:cs="Times New Roman"/>
                  <w:sz w:val="18"/>
                  <w:szCs w:val="18"/>
                  <w:lang w:eastAsia="zh-CN"/>
                  <w:rPrChange w:id="4382" w:author="Xuning Wei12232" w:date="2026-10-24T11:30:00Z">
                    <w:rPr>
                      <w:lang w:eastAsia="zh-CN"/>
                    </w:rPr>
                  </w:rPrChange>
                </w:rPr>
                <w:delText xml:space="preserve"> </w:delText>
              </w:r>
            </w:del>
            <w:del w:id="4383" w:author="Xuning Wei12232" w:date="2026-10-20T21:11:00Z">
              <w:r>
                <w:rPr>
                  <w:rFonts w:ascii="Times New Roman" w:eastAsia="等线" w:hAnsi="Times New Roman" w:cs="Times New Roman"/>
                  <w:sz w:val="18"/>
                  <w:szCs w:val="18"/>
                  <w:lang w:eastAsia="zh-CN"/>
                  <w:rPrChange w:id="4384" w:author="Xuning Wei12232" w:date="2026-10-24T11:30:00Z">
                    <w:rPr>
                      <w:lang w:eastAsia="zh-CN"/>
                    </w:rPr>
                  </w:rPrChange>
                </w:rPr>
                <w:delText>Fmoc-L-Ser(tBu)-OH.</w:delText>
              </w:r>
              <w:r>
                <w:rPr>
                  <w:rFonts w:ascii="Times New Roman" w:eastAsia="等线" w:hAnsi="Times New Roman" w:cs="Times New Roman"/>
                  <w:sz w:val="18"/>
                  <w:szCs w:val="18"/>
                  <w:rPrChange w:id="4385" w:author="Xuning Wei12232" w:date="2026-10-24T11:30:00Z">
                    <w:rPr/>
                  </w:rPrChange>
                </w:rPr>
                <w:delText xml:space="preserve"> </w:delText>
              </w:r>
            </w:del>
            <w:del w:id="4386" w:author="Xuning Wei12232" w:date="2026-10-18T22:31:00Z">
              <w:r>
                <w:rPr>
                  <w:rFonts w:ascii="Times New Roman" w:eastAsia="等线" w:hAnsi="Times New Roman" w:cs="Times New Roman"/>
                  <w:color w:val="0000FF"/>
                  <w:sz w:val="18"/>
                  <w:szCs w:val="18"/>
                </w:rPr>
                <w:delText>Stir at least 15minutes.</w:delText>
              </w:r>
            </w:del>
            <w:del w:id="4387" w:author="Xuning Wei12232" w:date="2026-10-20T08:51:00Z">
              <w:r>
                <w:rPr>
                  <w:rFonts w:ascii="Times New Roman" w:eastAsia="等线" w:hAnsi="Times New Roman" w:cs="Times New Roman"/>
                  <w:sz w:val="18"/>
                  <w:szCs w:val="18"/>
                  <w:rPrChange w:id="4388" w:author="Xuning Wei12232" w:date="2026-10-24T11:30:00Z">
                    <w:rPr/>
                  </w:rPrChange>
                </w:rPr>
                <w:br/>
              </w:r>
              <w:r>
                <w:rPr>
                  <w:rFonts w:ascii="Times New Roman" w:eastAsia="等线" w:hAnsi="Times New Roman" w:cs="Times New Roman"/>
                  <w:sz w:val="18"/>
                  <w:szCs w:val="18"/>
                  <w:lang w:eastAsia="zh-CN"/>
                  <w:rPrChange w:id="4389" w:author="Xuning Wei12232" w:date="2026-10-24T11:30:00Z">
                    <w:rPr>
                      <w:lang w:eastAsia="zh-CN"/>
                    </w:rPr>
                  </w:rPrChange>
                </w:rPr>
                <w:delText>3. Adjust</w:delText>
              </w:r>
              <w:r>
                <w:rPr>
                  <w:rFonts w:ascii="Times New Roman" w:eastAsia="等线" w:hAnsi="Times New Roman" w:cs="Times New Roman"/>
                  <w:bCs w:val="0"/>
                  <w:sz w:val="18"/>
                  <w:szCs w:val="18"/>
                  <w:rPrChange w:id="4390" w:author="Xuning Wei12232" w:date="2026-10-24T11:30:00Z">
                    <w:rPr/>
                  </w:rPrChange>
                </w:rPr>
                <w:delText xml:space="preserve"> the mixture to </w:delText>
              </w:r>
              <w:r>
                <w:rPr>
                  <w:rFonts w:ascii="Times New Roman" w:eastAsia="等线" w:hAnsi="Times New Roman" w:cs="Times New Roman"/>
                  <w:bCs w:val="0"/>
                  <w:sz w:val="18"/>
                  <w:szCs w:val="18"/>
                  <w:lang w:eastAsia="zh-CN"/>
                  <w:rPrChange w:id="4391" w:author="Xuning Wei12232" w:date="2026-10-24T11:30:00Z">
                    <w:rPr>
                      <w:lang w:eastAsia="zh-CN"/>
                    </w:rPr>
                  </w:rPrChange>
                </w:rPr>
                <w:delText>20 ± 5 °C (target: 20 °C)</w:delText>
              </w:r>
              <w:r>
                <w:rPr>
                  <w:rFonts w:ascii="Times New Roman" w:eastAsia="等线" w:hAnsi="Times New Roman" w:cs="Times New Roman"/>
                  <w:sz w:val="18"/>
                  <w:szCs w:val="18"/>
                  <w:rPrChange w:id="4392" w:author="Xuning Wei12232" w:date="2026-10-24T11:30:00Z">
                    <w:rPr/>
                  </w:rPrChange>
                </w:rPr>
                <w:delText xml:space="preserve">. Maintain for next operation at </w:delText>
              </w:r>
              <w:r>
                <w:rPr>
                  <w:rFonts w:ascii="Times New Roman" w:eastAsia="等线" w:hAnsi="Times New Roman" w:cs="Times New Roman"/>
                  <w:sz w:val="18"/>
                  <w:szCs w:val="18"/>
                  <w:lang w:eastAsia="zh-CN"/>
                  <w:rPrChange w:id="4393" w:author="Xuning Wei12232" w:date="2026-10-24T11:30:00Z">
                    <w:rPr>
                      <w:lang w:eastAsia="zh-CN"/>
                    </w:rPr>
                  </w:rPrChange>
                </w:rPr>
                <w:delText xml:space="preserve">20 ± 5 °C (target: </w:delText>
              </w:r>
              <w:r>
                <w:rPr>
                  <w:rFonts w:ascii="Times New Roman" w:eastAsia="等线" w:hAnsi="Times New Roman" w:cs="Times New Roman"/>
                  <w:bCs w:val="0"/>
                  <w:sz w:val="18"/>
                  <w:szCs w:val="18"/>
                  <w:lang w:eastAsia="zh-CN"/>
                  <w:rPrChange w:id="4394" w:author="Xuning Wei12232" w:date="2026-10-24T11:30:00Z">
                    <w:rPr>
                      <w:lang w:eastAsia="zh-CN"/>
                    </w:rPr>
                  </w:rPrChange>
                </w:rPr>
                <w:delText>20 °C</w:delText>
              </w:r>
              <w:r>
                <w:rPr>
                  <w:rFonts w:ascii="Times New Roman" w:eastAsia="等线" w:hAnsi="Times New Roman" w:cs="Times New Roman"/>
                  <w:sz w:val="18"/>
                  <w:szCs w:val="18"/>
                  <w:lang w:eastAsia="zh-CN"/>
                  <w:rPrChange w:id="4395" w:author="Xuning Wei12232" w:date="2026-10-24T11:30:00Z">
                    <w:rPr>
                      <w:lang w:eastAsia="zh-CN"/>
                    </w:rPr>
                  </w:rPrChange>
                </w:rPr>
                <w:delText>)</w:delText>
              </w:r>
            </w:del>
            <w:del w:id="4396" w:author="Xuning Wei12232" w:date="2026-10-20T15:09:00Z">
              <w:r>
                <w:rPr>
                  <w:rFonts w:ascii="Times New Roman" w:eastAsia="等线" w:hAnsi="Times New Roman" w:cs="Times New Roman"/>
                  <w:sz w:val="18"/>
                  <w:szCs w:val="18"/>
                  <w:lang w:eastAsia="zh-CN"/>
                  <w:rPrChange w:id="4397" w:author="Xuning Wei12232" w:date="2026-10-24T11:30:00Z">
                    <w:rPr>
                      <w:lang w:eastAsia="zh-CN"/>
                    </w:rPr>
                  </w:rPrChange>
                </w:rPr>
                <w:br/>
                <w:delText xml:space="preserve">4. </w:delText>
              </w:r>
            </w:del>
            <w:del w:id="4398" w:author="Xuning Wei12232" w:date="2026-10-20T21:11:00Z">
              <w:r>
                <w:rPr>
                  <w:rFonts w:ascii="Times New Roman" w:eastAsia="等线" w:hAnsi="Times New Roman" w:cs="Times New Roman"/>
                  <w:sz w:val="18"/>
                  <w:szCs w:val="18"/>
                  <w:rPrChange w:id="4399" w:author="Xuning Wei12232" w:date="2026-10-24T11:30:00Z">
                    <w:rPr/>
                  </w:rPrChange>
                </w:rPr>
                <w:delText xml:space="preserve">Add </w:delText>
              </w:r>
            </w:del>
            <w:del w:id="4400" w:author="Xuning Wei12232" w:date="2026-10-20T08:13:00Z">
              <w:r>
                <w:rPr>
                  <w:rFonts w:ascii="Times New Roman" w:eastAsia="等线" w:hAnsi="Times New Roman" w:cs="Times New Roman"/>
                  <w:sz w:val="18"/>
                  <w:szCs w:val="18"/>
                  <w:rPrChange w:id="4401" w:author="Xuning Wei12232" w:date="2026-10-24T11:30:00Z">
                    <w:rPr/>
                  </w:rPrChange>
                </w:rPr>
                <w:delText xml:space="preserve">2.0 eq. </w:delText>
              </w:r>
              <w:r>
                <w:rPr>
                  <w:rFonts w:ascii="Times New Roman" w:eastAsia="等线" w:hAnsi="Times New Roman" w:cs="Times New Roman"/>
                  <w:bCs w:val="0"/>
                  <w:sz w:val="18"/>
                  <w:szCs w:val="18"/>
                  <w:rPrChange w:id="4402" w:author="Xuning Wei12232" w:date="2026-10-24T11:30:00Z">
                    <w:rPr/>
                  </w:rPrChange>
                </w:rPr>
                <w:delText>OxymaPure</w:delText>
              </w:r>
            </w:del>
            <w:del w:id="4403" w:author="Xuning Wei12232" w:date="2026-10-20T21:11:00Z">
              <w:r>
                <w:rPr>
                  <w:rFonts w:ascii="Times New Roman" w:eastAsia="等线" w:hAnsi="Times New Roman" w:cs="Times New Roman"/>
                  <w:sz w:val="18"/>
                  <w:szCs w:val="18"/>
                  <w:rPrChange w:id="4404" w:author="Xuning Wei12232" w:date="2026-10-24T11:30:00Z">
                    <w:rPr/>
                  </w:rPrChange>
                </w:rPr>
                <w:delText xml:space="preserve"> into </w:delText>
              </w:r>
              <w:r>
                <w:rPr>
                  <w:rFonts w:ascii="Times New Roman" w:eastAsia="仿宋_GB2312" w:hAnsi="Times New Roman" w:cs="Times New Roman"/>
                  <w:sz w:val="18"/>
                  <w:szCs w:val="18"/>
                  <w:rPrChange w:id="4405" w:author="Xuning Wei12232" w:date="2026-10-24T11:30:00Z">
                    <w:rPr>
                      <w:rFonts w:eastAsia="仿宋_GB2312"/>
                    </w:rPr>
                  </w:rPrChange>
                </w:rPr>
                <w:delText>TJ4S-1213-Sy15</w:delText>
              </w:r>
              <w:r>
                <w:rPr>
                  <w:rFonts w:ascii="Times New Roman" w:eastAsia="仿宋_GB2312" w:hAnsi="Times New Roman" w:cs="Times New Roman"/>
                  <w:sz w:val="18"/>
                  <w:szCs w:val="18"/>
                  <w:lang w:eastAsia="zh-CN"/>
                  <w:rPrChange w:id="4406" w:author="Xuning Wei12232" w:date="2026-10-24T11:30:00Z">
                    <w:rPr>
                      <w:rFonts w:eastAsia="仿宋_GB2312"/>
                      <w:lang w:eastAsia="zh-CN"/>
                    </w:rPr>
                  </w:rPrChange>
                </w:rPr>
                <w:delText>-R01</w:delText>
              </w:r>
              <w:r>
                <w:rPr>
                  <w:rFonts w:ascii="Times New Roman" w:eastAsia="等线" w:hAnsi="Times New Roman" w:cs="Times New Roman"/>
                  <w:sz w:val="18"/>
                  <w:szCs w:val="18"/>
                  <w:rPrChange w:id="4407" w:author="Xuning Wei12232" w:date="2026-10-24T11:30:00Z">
                    <w:rPr/>
                  </w:rPrChange>
                </w:rPr>
                <w:delText xml:space="preserve"> at </w:delText>
              </w:r>
            </w:del>
            <w:del w:id="4408" w:author="Xuning Wei12232" w:date="2026-10-20T14:33:00Z">
              <w:r>
                <w:rPr>
                  <w:rFonts w:ascii="Times New Roman" w:eastAsia="等线" w:hAnsi="Times New Roman" w:cs="Times New Roman"/>
                  <w:sz w:val="18"/>
                  <w:szCs w:val="18"/>
                  <w:lang w:eastAsia="zh-CN"/>
                  <w:rPrChange w:id="4409" w:author="Xuning Wei12232" w:date="2026-10-24T11:30:00Z">
                    <w:rPr>
                      <w:lang w:eastAsia="zh-CN"/>
                    </w:rPr>
                  </w:rPrChange>
                </w:rPr>
                <w:delText>20 ± 5 °C</w:delText>
              </w:r>
            </w:del>
            <w:del w:id="4410" w:author="Xuning Wei12232" w:date="2026-10-20T21:11:00Z">
              <w:r>
                <w:rPr>
                  <w:rFonts w:ascii="Times New Roman" w:eastAsia="等线" w:hAnsi="Times New Roman" w:cs="Times New Roman"/>
                  <w:sz w:val="18"/>
                  <w:szCs w:val="18"/>
                  <w:lang w:eastAsia="zh-CN"/>
                  <w:rPrChange w:id="4411" w:author="Xuning Wei12232" w:date="2026-10-24T11:30:00Z">
                    <w:rPr>
                      <w:lang w:eastAsia="zh-CN"/>
                    </w:rPr>
                  </w:rPrChange>
                </w:rPr>
                <w:delText xml:space="preserve"> (target: 20 °C)</w:delText>
              </w:r>
              <w:r>
                <w:rPr>
                  <w:rFonts w:ascii="Times New Roman" w:eastAsia="等线" w:hAnsi="Times New Roman" w:cs="Times New Roman"/>
                  <w:sz w:val="18"/>
                  <w:szCs w:val="18"/>
                  <w:rPrChange w:id="4412" w:author="Xuning Wei12232" w:date="2026-10-24T11:30:00Z">
                    <w:rPr/>
                  </w:rPrChange>
                </w:rPr>
                <w:delText>, rinse the</w:delText>
              </w:r>
              <w:r>
                <w:rPr>
                  <w:rFonts w:ascii="Times New Roman" w:eastAsia="等线" w:hAnsi="Times New Roman" w:cs="Times New Roman"/>
                  <w:b/>
                  <w:sz w:val="18"/>
                  <w:szCs w:val="18"/>
                  <w:rPrChange w:id="4413" w:author="Xuning Wei12232" w:date="2026-10-24T11:30:00Z">
                    <w:rPr>
                      <w:b/>
                    </w:rPr>
                  </w:rPrChange>
                </w:rPr>
                <w:delText xml:space="preserve"> </w:delText>
              </w:r>
              <w:r>
                <w:rPr>
                  <w:rFonts w:ascii="Times New Roman" w:eastAsia="等线" w:hAnsi="Times New Roman" w:cs="Times New Roman"/>
                  <w:sz w:val="18"/>
                  <w:szCs w:val="18"/>
                  <w:rPrChange w:id="4414" w:author="Xuning Wei12232" w:date="2026-10-24T11:30:00Z">
                    <w:rPr/>
                  </w:rPrChange>
                </w:rPr>
                <w:delText xml:space="preserve">TJ4S-1213-Sy15-R01 with </w:delText>
              </w:r>
            </w:del>
            <w:del w:id="4415" w:author="Xuning Wei12232" w:date="2026-10-20T08:13:00Z">
              <w:r>
                <w:rPr>
                  <w:rFonts w:ascii="Times New Roman" w:eastAsia="等线" w:hAnsi="Times New Roman" w:cs="Times New Roman"/>
                  <w:sz w:val="18"/>
                  <w:szCs w:val="18"/>
                  <w:rPrChange w:id="4416" w:author="Xuning Wei12232" w:date="2026-10-24T11:30:00Z">
                    <w:rPr/>
                  </w:rPrChange>
                </w:rPr>
                <w:delText>2.0 V DMF (1.896 kg/kg)</w:delText>
              </w:r>
            </w:del>
            <w:del w:id="4417" w:author="Xuning Wei12232" w:date="2026-10-20T21:11:00Z">
              <w:r>
                <w:rPr>
                  <w:rFonts w:ascii="Times New Roman" w:eastAsia="等线" w:hAnsi="Times New Roman" w:cs="Times New Roman"/>
                  <w:sz w:val="18"/>
                  <w:szCs w:val="18"/>
                  <w:rPrChange w:id="4418" w:author="Xuning Wei12232" w:date="2026-10-24T11:30:00Z">
                    <w:rPr/>
                  </w:rPrChange>
                </w:rPr>
                <w:delText xml:space="preserve">. </w:delText>
              </w:r>
            </w:del>
            <w:del w:id="4419" w:author="Xuning Wei12232" w:date="2026-10-20T15:09:00Z">
              <w:r>
                <w:rPr>
                  <w:rFonts w:ascii="Times New Roman" w:eastAsia="等线" w:hAnsi="Times New Roman" w:cs="Times New Roman"/>
                  <w:sz w:val="18"/>
                  <w:szCs w:val="18"/>
                  <w:rPrChange w:id="4420" w:author="Xuning Wei12232" w:date="2026-10-24T11:30:00Z">
                    <w:rPr/>
                  </w:rPrChange>
                </w:rPr>
                <w:delText xml:space="preserve"> </w:delText>
              </w:r>
              <w:r>
                <w:rPr>
                  <w:rFonts w:ascii="Times New Roman" w:eastAsia="等线" w:hAnsi="Times New Roman" w:cs="Times New Roman"/>
                  <w:sz w:val="18"/>
                  <w:szCs w:val="18"/>
                  <w:rPrChange w:id="4421" w:author="Xuning Wei12232" w:date="2026-10-24T11:30:00Z">
                    <w:rPr/>
                  </w:rPrChange>
                </w:rPr>
                <w:br/>
                <w:delText xml:space="preserve">5. </w:delText>
              </w:r>
            </w:del>
            <w:del w:id="4422" w:author="Xuning Wei12232" w:date="2026-10-20T21:11:00Z">
              <w:r>
                <w:rPr>
                  <w:rFonts w:ascii="Times New Roman" w:eastAsia="等线" w:hAnsi="Times New Roman" w:cs="Times New Roman"/>
                  <w:sz w:val="18"/>
                  <w:szCs w:val="18"/>
                  <w:rPrChange w:id="4423" w:author="Xuning Wei12232" w:date="2026-10-24T11:30:00Z">
                    <w:rPr/>
                  </w:rPrChange>
                </w:rPr>
                <w:delText xml:space="preserve">Add </w:delText>
              </w:r>
            </w:del>
            <w:del w:id="4424" w:author="Xuning Wei12232" w:date="2026-10-20T08:14:00Z">
              <w:r>
                <w:rPr>
                  <w:rFonts w:ascii="Times New Roman" w:eastAsia="等线" w:hAnsi="Times New Roman" w:cs="Times New Roman"/>
                  <w:sz w:val="18"/>
                  <w:szCs w:val="18"/>
                  <w:rPrChange w:id="4425" w:author="Xuning Wei12232" w:date="2026-10-24T11:30:00Z">
                    <w:rPr/>
                  </w:rPrChange>
                </w:rPr>
                <w:delText>2.2 eq. DIC</w:delText>
              </w:r>
            </w:del>
            <w:del w:id="4426" w:author="Xuning Wei12232" w:date="2026-10-20T21:11:00Z">
              <w:r>
                <w:rPr>
                  <w:rFonts w:ascii="Times New Roman" w:eastAsia="等线" w:hAnsi="Times New Roman" w:cs="Times New Roman"/>
                  <w:sz w:val="18"/>
                  <w:szCs w:val="18"/>
                  <w:rPrChange w:id="4427" w:author="Xuning Wei12232" w:date="2026-10-24T11:30:00Z">
                    <w:rPr/>
                  </w:rPrChange>
                </w:rPr>
                <w:delText xml:space="preserve"> into TJ4S-1213-Sy15-R01. Activate for 20±5 min (target: 20 min) at </w:delText>
              </w:r>
            </w:del>
            <w:del w:id="4428" w:author="Xuning Wei12232" w:date="2026-10-20T14:33:00Z">
              <w:r>
                <w:rPr>
                  <w:rFonts w:ascii="Times New Roman" w:eastAsia="等线" w:hAnsi="Times New Roman" w:cs="Times New Roman"/>
                  <w:sz w:val="18"/>
                  <w:szCs w:val="18"/>
                  <w:lang w:eastAsia="zh-CN"/>
                  <w:rPrChange w:id="4429" w:author="Xuning Wei12232" w:date="2026-10-24T11:30:00Z">
                    <w:rPr>
                      <w:lang w:eastAsia="zh-CN"/>
                    </w:rPr>
                  </w:rPrChange>
                </w:rPr>
                <w:delText>20 ± 5 °C</w:delText>
              </w:r>
            </w:del>
            <w:del w:id="4430" w:author="Xuning Wei12232" w:date="2026-10-20T21:11:00Z">
              <w:r>
                <w:rPr>
                  <w:rFonts w:ascii="Times New Roman" w:eastAsia="等线" w:hAnsi="Times New Roman" w:cs="Times New Roman"/>
                  <w:sz w:val="18"/>
                  <w:szCs w:val="18"/>
                  <w:lang w:eastAsia="zh-CN"/>
                  <w:rPrChange w:id="4431" w:author="Xuning Wei12232" w:date="2026-10-24T11:30:00Z">
                    <w:rPr>
                      <w:lang w:eastAsia="zh-CN"/>
                    </w:rPr>
                  </w:rPrChange>
                </w:rPr>
                <w:delText xml:space="preserve"> (target: 20 °C).</w:delText>
              </w:r>
              <w:r>
                <w:rPr>
                  <w:rFonts w:ascii="Times New Roman" w:eastAsia="等线" w:hAnsi="Times New Roman" w:cs="Times New Roman"/>
                  <w:sz w:val="18"/>
                  <w:szCs w:val="18"/>
                  <w:rPrChange w:id="4432" w:author="Xuning Wei12232" w:date="2026-10-24T11:30:00Z">
                    <w:rPr/>
                  </w:rPrChange>
                </w:rPr>
                <w:delText xml:space="preserve"> </w:delText>
              </w:r>
            </w:del>
            <w:del w:id="4433" w:author="Xuning Wei12232" w:date="2026-10-20T15:09:00Z">
              <w:r>
                <w:rPr>
                  <w:rFonts w:ascii="Times New Roman" w:eastAsia="等线" w:hAnsi="Times New Roman" w:cs="Times New Roman"/>
                  <w:sz w:val="18"/>
                  <w:szCs w:val="18"/>
                  <w:rPrChange w:id="4434" w:author="Xuning Wei12232" w:date="2026-10-24T11:30:00Z">
                    <w:rPr/>
                  </w:rPrChange>
                </w:rPr>
                <w:delText xml:space="preserve"> </w:delText>
              </w:r>
              <w:r>
                <w:rPr>
                  <w:rFonts w:ascii="Times New Roman" w:eastAsia="等线" w:hAnsi="Times New Roman" w:cs="Times New Roman"/>
                  <w:sz w:val="18"/>
                  <w:szCs w:val="18"/>
                  <w:rPrChange w:id="4435" w:author="Xuning Wei12232" w:date="2026-10-24T11:30:00Z">
                    <w:rPr/>
                  </w:rPrChange>
                </w:rPr>
                <w:br/>
                <w:delText xml:space="preserve">6. </w:delText>
              </w:r>
            </w:del>
            <w:del w:id="4436" w:author="Xuning Wei12232" w:date="2026-10-20T21:11:00Z">
              <w:r>
                <w:rPr>
                  <w:rFonts w:ascii="Times New Roman" w:eastAsia="等线" w:hAnsi="Times New Roman" w:cs="Times New Roman"/>
                  <w:sz w:val="18"/>
                  <w:szCs w:val="18"/>
                  <w:rPrChange w:id="4437" w:author="Xuning Wei12232" w:date="2026-10-24T11:30:00Z">
                    <w:rPr/>
                  </w:rPrChange>
                </w:rPr>
                <w:delText xml:space="preserve">Transfer the mixture in </w:delText>
              </w:r>
              <w:r>
                <w:rPr>
                  <w:rFonts w:ascii="Times New Roman" w:eastAsia="仿宋_GB2312" w:hAnsi="Times New Roman" w:cs="Times New Roman"/>
                  <w:sz w:val="18"/>
                  <w:szCs w:val="18"/>
                  <w:rPrChange w:id="4438" w:author="Xuning Wei12232" w:date="2026-10-24T11:30:00Z">
                    <w:rPr>
                      <w:rFonts w:eastAsia="仿宋_GB2312"/>
                    </w:rPr>
                  </w:rPrChange>
                </w:rPr>
                <w:delText>TJ4S-1213-Sy15</w:delText>
              </w:r>
              <w:r>
                <w:rPr>
                  <w:rFonts w:ascii="Times New Roman" w:eastAsia="仿宋_GB2312" w:hAnsi="Times New Roman" w:cs="Times New Roman"/>
                  <w:sz w:val="18"/>
                  <w:szCs w:val="18"/>
                  <w:lang w:eastAsia="zh-CN"/>
                  <w:rPrChange w:id="4439" w:author="Xuning Wei12232" w:date="2026-10-24T11:30:00Z">
                    <w:rPr>
                      <w:rFonts w:eastAsia="仿宋_GB2312"/>
                      <w:lang w:eastAsia="zh-CN"/>
                    </w:rPr>
                  </w:rPrChange>
                </w:rPr>
                <w:delText>-R01</w:delText>
              </w:r>
              <w:r>
                <w:rPr>
                  <w:rFonts w:ascii="Times New Roman" w:eastAsia="仿宋_GB2312" w:hAnsi="Times New Roman" w:cs="Times New Roman"/>
                  <w:b/>
                  <w:sz w:val="18"/>
                  <w:szCs w:val="18"/>
                  <w:lang w:eastAsia="zh-CN"/>
                  <w:rPrChange w:id="4440" w:author="Xuning Wei12232" w:date="2026-10-24T11:30:00Z">
                    <w:rPr>
                      <w:rFonts w:eastAsia="仿宋_GB2312"/>
                      <w:b/>
                      <w:lang w:eastAsia="zh-CN"/>
                    </w:rPr>
                  </w:rPrChange>
                </w:rPr>
                <w:delText xml:space="preserve"> </w:delText>
              </w:r>
              <w:r>
                <w:rPr>
                  <w:rFonts w:ascii="Times New Roman" w:eastAsia="等线" w:hAnsi="Times New Roman" w:cs="Times New Roman"/>
                  <w:sz w:val="18"/>
                  <w:szCs w:val="18"/>
                  <w:rPrChange w:id="4441" w:author="Xuning Wei12232" w:date="2026-10-24T11:30:00Z">
                    <w:rPr/>
                  </w:rPrChange>
                </w:rPr>
                <w:delText xml:space="preserve">into </w:delText>
              </w:r>
              <w:r>
                <w:rPr>
                  <w:rFonts w:ascii="Times New Roman" w:eastAsia="仿宋_GB2312" w:hAnsi="Times New Roman" w:cs="Times New Roman"/>
                  <w:sz w:val="18"/>
                  <w:szCs w:val="18"/>
                  <w:rPrChange w:id="4442" w:author="Xuning Wei12232" w:date="2026-10-24T11:30:00Z">
                    <w:rPr>
                      <w:rFonts w:eastAsia="仿宋_GB2312"/>
                    </w:rPr>
                  </w:rPrChange>
                </w:rPr>
                <w:delText>TJ4S-1213-Sy1</w:delText>
              </w:r>
              <w:r>
                <w:rPr>
                  <w:rFonts w:ascii="Times New Roman" w:eastAsia="仿宋_GB2312" w:hAnsi="Times New Roman" w:cs="Times New Roman"/>
                  <w:sz w:val="18"/>
                  <w:szCs w:val="18"/>
                  <w:lang w:eastAsia="zh-CN"/>
                  <w:rPrChange w:id="4443" w:author="Xuning Wei12232" w:date="2026-10-24T11:30:00Z">
                    <w:rPr>
                      <w:rFonts w:eastAsia="仿宋_GB2312"/>
                      <w:lang w:eastAsia="zh-CN"/>
                    </w:rPr>
                  </w:rPrChange>
                </w:rPr>
                <w:delText>5</w:delText>
              </w:r>
              <w:r>
                <w:rPr>
                  <w:rFonts w:ascii="Times New Roman" w:eastAsia="等线" w:hAnsi="Times New Roman" w:cs="Times New Roman"/>
                  <w:sz w:val="18"/>
                  <w:szCs w:val="18"/>
                  <w:rPrChange w:id="4444" w:author="Xuning Wei12232" w:date="2026-10-24T11:30:00Z">
                    <w:rPr/>
                  </w:rPrChange>
                </w:rPr>
                <w:delText>. Add</w:delText>
              </w:r>
            </w:del>
            <w:del w:id="4445" w:author="Xuning Wei12232" w:date="2026-10-20T08:47:00Z">
              <w:r>
                <w:rPr>
                  <w:rFonts w:ascii="Times New Roman" w:eastAsia="等线" w:hAnsi="Times New Roman" w:cs="Times New Roman"/>
                  <w:sz w:val="18"/>
                  <w:szCs w:val="18"/>
                  <w:rPrChange w:id="4446" w:author="Xuning Wei12232" w:date="2026-10-24T11:30:00Z">
                    <w:rPr/>
                  </w:rPrChange>
                </w:rPr>
                <w:delText xml:space="preserve"> </w:delText>
              </w:r>
              <w:r>
                <w:rPr>
                  <w:rFonts w:ascii="Times New Roman" w:eastAsia="仿宋_GB2312" w:hAnsi="Times New Roman" w:cs="Times New Roman"/>
                  <w:sz w:val="18"/>
                  <w:szCs w:val="18"/>
                  <w:lang w:eastAsia="zh-CN"/>
                  <w:rPrChange w:id="4447" w:author="Xuning Wei12232" w:date="2026-10-24T11:30:00Z">
                    <w:rPr>
                      <w:rFonts w:eastAsia="仿宋_GB2312"/>
                      <w:lang w:eastAsia="zh-CN"/>
                    </w:rPr>
                  </w:rPrChange>
                </w:rPr>
                <w:delText>1.0 V DMF (0.948 kg/kg)</w:delText>
              </w:r>
              <w:r>
                <w:rPr>
                  <w:rFonts w:ascii="Times New Roman" w:eastAsia="等线" w:hAnsi="Times New Roman" w:cs="Times New Roman"/>
                  <w:sz w:val="18"/>
                  <w:szCs w:val="18"/>
                  <w:rPrChange w:id="4448" w:author="Xuning Wei12232" w:date="2026-10-24T11:30:00Z">
                    <w:rPr/>
                  </w:rPrChange>
                </w:rPr>
                <w:delText xml:space="preserve"> </w:delText>
              </w:r>
            </w:del>
            <w:del w:id="4449" w:author="Xuning Wei12232" w:date="2026-10-20T21:11:00Z">
              <w:r>
                <w:rPr>
                  <w:rFonts w:ascii="Times New Roman" w:eastAsia="等线" w:hAnsi="Times New Roman" w:cs="Times New Roman"/>
                  <w:sz w:val="18"/>
                  <w:szCs w:val="18"/>
                  <w:rPrChange w:id="4450" w:author="Xuning Wei12232" w:date="2026-10-24T11:30:00Z">
                    <w:rPr/>
                  </w:rPrChange>
                </w:rPr>
                <w:delText xml:space="preserve">into </w:delText>
              </w:r>
              <w:r>
                <w:rPr>
                  <w:rFonts w:ascii="Times New Roman" w:eastAsia="仿宋_GB2312" w:hAnsi="Times New Roman" w:cs="Times New Roman"/>
                  <w:sz w:val="18"/>
                  <w:szCs w:val="18"/>
                  <w:rPrChange w:id="4451" w:author="Xuning Wei12232" w:date="2026-10-24T11:30:00Z">
                    <w:rPr>
                      <w:rFonts w:eastAsia="仿宋_GB2312"/>
                    </w:rPr>
                  </w:rPrChange>
                </w:rPr>
                <w:delText>TJ4S-1213-Sy15</w:delText>
              </w:r>
              <w:r>
                <w:rPr>
                  <w:rFonts w:ascii="Times New Roman" w:eastAsia="仿宋_GB2312" w:hAnsi="Times New Roman" w:cs="Times New Roman"/>
                  <w:sz w:val="18"/>
                  <w:szCs w:val="18"/>
                  <w:lang w:eastAsia="zh-CN"/>
                  <w:rPrChange w:id="4452" w:author="Xuning Wei12232" w:date="2026-10-24T11:30:00Z">
                    <w:rPr>
                      <w:rFonts w:eastAsia="仿宋_GB2312"/>
                      <w:lang w:eastAsia="zh-CN"/>
                    </w:rPr>
                  </w:rPrChange>
                </w:rPr>
                <w:delText>-R01</w:delText>
              </w:r>
              <w:r>
                <w:rPr>
                  <w:rFonts w:ascii="Times New Roman" w:eastAsia="等线" w:hAnsi="Times New Roman" w:cs="Times New Roman"/>
                  <w:sz w:val="18"/>
                  <w:szCs w:val="18"/>
                  <w:rPrChange w:id="4453" w:author="Xuning Wei12232" w:date="2026-10-24T11:30:00Z">
                    <w:rPr/>
                  </w:rPrChange>
                </w:rPr>
                <w:delText xml:space="preserve"> to rinse the wall.</w:delText>
              </w:r>
            </w:del>
            <w:del w:id="4454" w:author="Xuning Wei12232" w:date="2026-10-20T15:09:00Z">
              <w:r>
                <w:rPr>
                  <w:rFonts w:ascii="Times New Roman" w:eastAsia="等线" w:hAnsi="Times New Roman" w:cs="Times New Roman"/>
                  <w:sz w:val="18"/>
                  <w:szCs w:val="18"/>
                  <w:rPrChange w:id="4455" w:author="Xuning Wei12232" w:date="2026-10-24T11:30:00Z">
                    <w:rPr/>
                  </w:rPrChange>
                </w:rPr>
                <w:br/>
                <w:delText xml:space="preserve">7. </w:delText>
              </w:r>
            </w:del>
            <w:del w:id="4456" w:author="Xuning Wei12232" w:date="2026-10-20T21:11:00Z">
              <w:r>
                <w:rPr>
                  <w:rFonts w:ascii="Times New Roman" w:eastAsia="等线" w:hAnsi="Times New Roman" w:cs="Times New Roman"/>
                  <w:sz w:val="18"/>
                  <w:szCs w:val="18"/>
                  <w:rPrChange w:id="4457" w:author="Xuning Wei12232" w:date="2026-10-24T11:30:00Z">
                    <w:rPr/>
                  </w:rPrChange>
                </w:rPr>
                <w:delText>Bubble with nitrogen to the synthesis reactor (TJ4S-1213-Sy15) for 5 ± 2 min (target: 5 min), then start the agitator. Transfer the mixture in activation tank (TJ4S-1213-Sy15-R01) into synthesis reactor (TJ4S-1213-Sy15)</w:delText>
              </w:r>
            </w:del>
          </w:p>
        </w:tc>
      </w:tr>
      <w:tr w:rsidR="007617DE" w14:paraId="25948839" w14:textId="77777777">
        <w:trPr>
          <w:trHeight w:val="20"/>
        </w:trPr>
        <w:tc>
          <w:tcPr>
            <w:tcW w:w="310" w:type="pct"/>
            <w:tcMar>
              <w:top w:w="57" w:type="dxa"/>
              <w:left w:w="85" w:type="dxa"/>
              <w:bottom w:w="57" w:type="dxa"/>
              <w:right w:w="85" w:type="dxa"/>
            </w:tcMar>
            <w:vAlign w:val="center"/>
          </w:tcPr>
          <w:p w14:paraId="558C49E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1FB1D2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Ser</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tBu</w:t>
            </w:r>
            <w:proofErr w:type="spellEnd"/>
            <w:r>
              <w:rPr>
                <w:rFonts w:ascii="Times New Roman" w:eastAsia="仿宋_GB2312" w:hAnsi="Times New Roman" w:cs="Times New Roman"/>
                <w:sz w:val="18"/>
                <w:szCs w:val="18"/>
                <w:lang w:eastAsia="zh-CN"/>
              </w:rPr>
              <w:t>)-OH 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199AF20F" w14:textId="77777777" w:rsidR="007617DE" w:rsidRDefault="00AE300B" w:rsidP="007617DE">
            <w:pPr>
              <w:pStyle w:val="aff7"/>
              <w:widowControl w:val="0"/>
              <w:numPr>
                <w:ilvl w:val="0"/>
                <w:numId w:val="54"/>
              </w:numPr>
              <w:spacing w:beforeLines="50" w:before="120" w:afterLines="50" w:after="120"/>
              <w:jc w:val="both"/>
              <w:rPr>
                <w:ins w:id="4458" w:author="Xuning Wei12232" w:date="2026-10-20T15:09:00Z"/>
                <w:rFonts w:ascii="Times New Roman" w:eastAsia="等线" w:hAnsi="Times New Roman" w:cs="Times New Roman"/>
                <w:sz w:val="18"/>
                <w:szCs w:val="18"/>
              </w:rPr>
              <w:pPrChange w:id="4459" w:author="Xuning Wei12232" w:date="2026-10-20T15:09:00Z">
                <w:pPr>
                  <w:widowControl w:val="0"/>
                  <w:spacing w:beforeLines="50" w:before="120" w:afterLines="50" w:after="120"/>
                  <w:contextualSpacing/>
                </w:pPr>
              </w:pPrChange>
            </w:pPr>
            <w:ins w:id="4460" w:author="Xuning Wei12232" w:date="2026-10-20T21:34: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4461" w:author="Xuning Wei12232" w:date="2026-10-20T21:36:00Z">
              <w:r>
                <w:rPr>
                  <w:rFonts w:ascii="Times New Roman" w:eastAsia="等线" w:hAnsi="Times New Roman" w:cs="Times New Roman"/>
                  <w:bCs w:val="0"/>
                  <w:color w:val="FF0000"/>
                  <w:sz w:val="18"/>
                  <w:szCs w:val="18"/>
                </w:rPr>
                <w:t>25.0 °C</w:t>
              </w:r>
            </w:ins>
            <w:ins w:id="4462" w:author="Xuning Wei12232" w:date="2026-10-20T21:34: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4463" w:author="Xuning Wei12232" w:date="2026-10-20T21:36:00Z">
              <w:r>
                <w:rPr>
                  <w:rFonts w:ascii="Times New Roman" w:eastAsia="等线" w:hAnsi="Times New Roman" w:cs="Times New Roman"/>
                  <w:bCs w:val="0"/>
                  <w:color w:val="FF0000"/>
                  <w:sz w:val="18"/>
                  <w:szCs w:val="18"/>
                </w:rPr>
                <w:t>25.0 °C</w:t>
              </w:r>
            </w:ins>
            <w:ins w:id="4464" w:author="Xuning Wei12232" w:date="2026-10-20T21:34:00Z">
              <w:r>
                <w:rPr>
                  <w:rFonts w:ascii="Times New Roman" w:eastAsia="等线" w:hAnsi="Times New Roman" w:cs="Times New Roman"/>
                  <w:bCs w:val="0"/>
                  <w:color w:val="FF0000"/>
                  <w:sz w:val="18"/>
                  <w:szCs w:val="18"/>
                </w:rPr>
                <w:t>)</w:t>
              </w:r>
            </w:ins>
            <w:del w:id="4465" w:author="Xuning Wei12232" w:date="2026-10-20T15:09:00Z">
              <w:r>
                <w:rPr>
                  <w:rFonts w:ascii="Times New Roman" w:eastAsia="等线" w:hAnsi="Times New Roman" w:cs="Times New Roman"/>
                  <w:sz w:val="18"/>
                  <w:szCs w:val="18"/>
                </w:rPr>
                <w:delText xml:space="preserve">1. </w:delText>
              </w:r>
            </w:del>
            <w:del w:id="4466" w:author="Xuning Wei12232" w:date="2026-10-20T21:34:00Z">
              <w:r>
                <w:rPr>
                  <w:rFonts w:ascii="Times New Roman" w:eastAsia="等线" w:hAnsi="Times New Roman" w:cs="Times New Roman"/>
                  <w:sz w:val="18"/>
                  <w:szCs w:val="18"/>
                </w:rPr>
                <w:delText>Heat the mixture to 25±</w:delText>
              </w:r>
            </w:del>
            <w:del w:id="4467" w:author="Xuning Wei12232" w:date="2026-10-20T08:40:00Z">
              <w:r>
                <w:rPr>
                  <w:rFonts w:ascii="Times New Roman" w:eastAsia="等线" w:hAnsi="Times New Roman" w:cs="Times New Roman"/>
                  <w:sz w:val="18"/>
                  <w:szCs w:val="18"/>
                </w:rPr>
                <w:delText>5</w:delText>
              </w:r>
            </w:del>
            <w:del w:id="4468" w:author="Xuning Wei12232" w:date="2026-10-20T21:34:00Z">
              <w:r>
                <w:rPr>
                  <w:rFonts w:ascii="Times New Roman" w:eastAsia="等线" w:hAnsi="Times New Roman" w:cs="Times New Roman"/>
                  <w:sz w:val="18"/>
                  <w:szCs w:val="18"/>
                </w:rPr>
                <w:delText xml:space="preserve"> °C. The mixture is allowed to </w:delText>
              </w:r>
              <w:r>
                <w:rPr>
                  <w:rFonts w:ascii="Times New Roman" w:eastAsia="等线" w:hAnsi="Times New Roman" w:cs="Times New Roman"/>
                  <w:bCs w:val="0"/>
                  <w:sz w:val="18"/>
                  <w:szCs w:val="18"/>
                </w:rPr>
                <w:delText>react at 2</w:delText>
              </w:r>
            </w:del>
            <w:del w:id="4469" w:author="Xuning Wei12232" w:date="2026-10-20T08:40:00Z">
              <w:r>
                <w:rPr>
                  <w:rFonts w:ascii="Times New Roman" w:eastAsia="等线" w:hAnsi="Times New Roman" w:cs="Times New Roman"/>
                  <w:bCs w:val="0"/>
                  <w:sz w:val="18"/>
                  <w:szCs w:val="18"/>
                </w:rPr>
                <w:delText>5±5</w:delText>
              </w:r>
            </w:del>
            <w:del w:id="4470" w:author="Xuning Wei12232" w:date="2026-10-20T21:34:00Z">
              <w:r>
                <w:rPr>
                  <w:rFonts w:ascii="Times New Roman" w:eastAsia="等线" w:hAnsi="Times New Roman" w:cs="Times New Roman"/>
                  <w:bCs w:val="0"/>
                  <w:sz w:val="18"/>
                  <w:szCs w:val="18"/>
                </w:rPr>
                <w:delText xml:space="preserve"> °C (target: 25 °C)</w:delText>
              </w:r>
            </w:del>
            <w:r>
              <w:rPr>
                <w:rFonts w:ascii="Times New Roman" w:eastAsia="等线" w:hAnsi="Times New Roman" w:cs="Times New Roman"/>
                <w:sz w:val="18"/>
                <w:szCs w:val="18"/>
              </w:rPr>
              <w:t xml:space="preserve">. </w:t>
            </w:r>
            <w:del w:id="4471" w:author="Xuning Wei12232" w:date="2026-10-20T15:09:00Z">
              <w:r>
                <w:rPr>
                  <w:rFonts w:ascii="Times New Roman" w:eastAsia="等线" w:hAnsi="Times New Roman" w:cs="Times New Roman"/>
                  <w:sz w:val="18"/>
                  <w:szCs w:val="18"/>
                  <w:rPrChange w:id="4472" w:author="Xuning Wei12232" w:date="2026-10-24T11:11:00Z">
                    <w:rPr/>
                  </w:rPrChange>
                </w:rPr>
                <w:br/>
                <w:delText xml:space="preserve">2. </w:delText>
              </w:r>
            </w:del>
          </w:p>
          <w:p w14:paraId="6844F175" w14:textId="77777777" w:rsidR="007617DE" w:rsidRDefault="00AE300B" w:rsidP="007617DE">
            <w:pPr>
              <w:pStyle w:val="aff7"/>
              <w:widowControl w:val="0"/>
              <w:numPr>
                <w:ilvl w:val="0"/>
                <w:numId w:val="54"/>
              </w:numPr>
              <w:spacing w:beforeLines="50" w:before="120" w:afterLines="50" w:after="120"/>
              <w:jc w:val="both"/>
              <w:rPr>
                <w:ins w:id="4473" w:author="Xuning Wei12232" w:date="2026-10-20T15:10:00Z"/>
                <w:rFonts w:ascii="Times New Roman" w:eastAsia="等线" w:hAnsi="Times New Roman" w:cs="Times New Roman"/>
                <w:sz w:val="18"/>
                <w:szCs w:val="18"/>
              </w:rPr>
              <w:pPrChange w:id="4474" w:author="Xuning Wei12232" w:date="2026-10-20T15:09:00Z">
                <w:pPr>
                  <w:widowControl w:val="0"/>
                  <w:spacing w:beforeLines="50" w:before="120" w:afterLines="50" w:after="120"/>
                  <w:contextualSpacing/>
                </w:pPr>
              </w:pPrChange>
            </w:pPr>
            <w:r>
              <w:rPr>
                <w:rFonts w:ascii="Times New Roman" w:eastAsia="等线" w:hAnsi="Times New Roman" w:cs="Times New Roman"/>
                <w:sz w:val="18"/>
                <w:szCs w:val="18"/>
                <w:rPrChange w:id="4475" w:author="Xuning Wei12232" w:date="2026-10-24T11:11:00Z">
                  <w:rPr/>
                </w:rPrChange>
              </w:rPr>
              <w:t>After 3 h±15 min (target</w:t>
            </w:r>
            <w:r>
              <w:rPr>
                <w:rFonts w:ascii="Times New Roman" w:eastAsia="等线" w:hAnsi="Times New Roman" w:cs="Times New Roman"/>
                <w:sz w:val="18"/>
                <w:szCs w:val="18"/>
                <w:lang w:eastAsia="zh-CN"/>
                <w:rPrChange w:id="4476" w:author="Xuning Wei12232" w:date="2026-10-24T11:11:00Z">
                  <w:rPr>
                    <w:lang w:eastAsia="zh-CN"/>
                  </w:rPr>
                </w:rPrChange>
              </w:rPr>
              <w:t xml:space="preserve">: 3 </w:t>
            </w:r>
            <w:r>
              <w:rPr>
                <w:rFonts w:ascii="Times New Roman" w:eastAsia="等线" w:hAnsi="Times New Roman" w:cs="Times New Roman"/>
                <w:sz w:val="18"/>
                <w:szCs w:val="18"/>
                <w:rPrChange w:id="4477" w:author="Xuning Wei12232" w:date="2026-10-24T11:11:00Z">
                  <w:rPr/>
                </w:rPrChange>
              </w:rPr>
              <w:t xml:space="preserve">h), sample the mixture every 0.5~1 h for </w:t>
            </w:r>
            <w:proofErr w:type="spellStart"/>
            <w:r>
              <w:rPr>
                <w:rFonts w:ascii="Times New Roman" w:eastAsia="等线" w:hAnsi="Times New Roman" w:cs="Times New Roman"/>
                <w:sz w:val="18"/>
                <w:szCs w:val="18"/>
                <w:rPrChange w:id="4478" w:author="Xuning Wei12232" w:date="2026-10-24T11:11:00Z">
                  <w:rPr/>
                </w:rPrChange>
              </w:rPr>
              <w:t>ninhydrin</w:t>
            </w:r>
            <w:proofErr w:type="spellEnd"/>
            <w:r>
              <w:rPr>
                <w:rFonts w:ascii="Times New Roman" w:eastAsia="等线" w:hAnsi="Times New Roman" w:cs="Times New Roman"/>
                <w:sz w:val="18"/>
                <w:szCs w:val="18"/>
                <w:rPrChange w:id="4479"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4480" w:author="Xuning Wei12232" w:date="2026-10-20T21:31:00Z">
              <w:r>
                <w:rPr>
                  <w:rFonts w:ascii="Times New Roman" w:eastAsia="等线" w:hAnsi="Times New Roman" w:cs="Times New Roman"/>
                  <w:color w:val="000000" w:themeColor="text1"/>
                  <w:sz w:val="18"/>
                  <w:szCs w:val="18"/>
                  <w:rPrChange w:id="4481" w:author="Xuning Wei12232" w:date="2026-10-24T11:11:00Z">
                    <w:rPr>
                      <w:rFonts w:ascii="Times New Roman" w:eastAsia="等线" w:hAnsi="Times New Roman" w:cs="Times New Roman"/>
                      <w:color w:val="000000" w:themeColor="text1"/>
                      <w:sz w:val="18"/>
                      <w:szCs w:val="18"/>
                      <w:highlight w:val="lightGray"/>
                    </w:rPr>
                  </w:rPrChange>
                </w:rPr>
                <w:t xml:space="preserve">(4.5 h </w:t>
              </w:r>
            </w:ins>
            <w:ins w:id="4482" w:author="Xuning Wei12232" w:date="2026-10-21T09:19:00Z">
              <w:r>
                <w:rPr>
                  <w:rFonts w:ascii="Times New Roman" w:eastAsia="仿宋_GB2312" w:hAnsi="Times New Roman" w:cs="Times New Roman"/>
                  <w:sz w:val="18"/>
                  <w:szCs w:val="18"/>
                </w:rPr>
                <w:t>≤</w:t>
              </w:r>
            </w:ins>
            <w:ins w:id="4483" w:author="Xuning Wei12232" w:date="2026-10-20T21:31:00Z">
              <w:r>
                <w:rPr>
                  <w:rFonts w:ascii="Times New Roman" w:eastAsia="仿宋_GB2312" w:hAnsi="Times New Roman" w:cs="Times New Roman"/>
                  <w:color w:val="000000" w:themeColor="text1"/>
                  <w:sz w:val="18"/>
                  <w:szCs w:val="18"/>
                  <w:rPrChange w:id="4484"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4485"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4486" w:author="Xuning Wei12232" w:date="2026-10-21T09:19:00Z">
              <w:r>
                <w:rPr>
                  <w:rFonts w:ascii="Times New Roman" w:eastAsia="仿宋_GB2312" w:hAnsi="Times New Roman" w:cs="Times New Roman"/>
                  <w:sz w:val="18"/>
                  <w:szCs w:val="18"/>
                </w:rPr>
                <w:t>≤</w:t>
              </w:r>
            </w:ins>
            <w:ins w:id="4487" w:author="Xuning Wei12232" w:date="2026-10-20T21:31:00Z">
              <w:r>
                <w:rPr>
                  <w:rFonts w:ascii="Times New Roman" w:eastAsia="仿宋_GB2312" w:hAnsi="Times New Roman" w:cs="Times New Roman"/>
                  <w:color w:val="000000" w:themeColor="text1"/>
                  <w:sz w:val="18"/>
                  <w:szCs w:val="18"/>
                  <w:rPrChange w:id="4488"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4489" w:author="Xuning Wei12232" w:date="2026-10-24T11:11:00Z">
                    <w:rPr>
                      <w:rFonts w:ascii="Times New Roman" w:eastAsia="等线" w:hAnsi="Times New Roman" w:cs="Times New Roman"/>
                      <w:color w:val="000000" w:themeColor="text1"/>
                      <w:sz w:val="18"/>
                      <w:szCs w:val="18"/>
                      <w:highlight w:val="lightGray"/>
                    </w:rPr>
                  </w:rPrChange>
                </w:rPr>
                <w:t>9.5 h)</w:t>
              </w:r>
            </w:ins>
            <w:del w:id="4490" w:author="Xuning Wei12232" w:date="2026-10-20T21:31:00Z">
              <w:r>
                <w:rPr>
                  <w:rFonts w:ascii="Times New Roman" w:eastAsia="等线" w:hAnsi="Times New Roman" w:cs="Times New Roman"/>
                  <w:sz w:val="18"/>
                  <w:szCs w:val="18"/>
                  <w:rPrChange w:id="4491" w:author="Xuning Wei12232" w:date="2026-10-24T11:11:00Z">
                    <w:rPr/>
                  </w:rPrChange>
                </w:rPr>
                <w:delText xml:space="preserve">(4 h </w:delText>
              </w:r>
            </w:del>
            <w:del w:id="4492" w:author="Xuning Wei12232" w:date="2026-10-20T13:10:00Z">
              <w:r>
                <w:rPr>
                  <w:rFonts w:ascii="Times New Roman" w:eastAsia="等线" w:hAnsi="Times New Roman" w:cs="Times New Roman" w:hint="eastAsia"/>
                  <w:sz w:val="18"/>
                  <w:szCs w:val="18"/>
                  <w:rPrChange w:id="4493" w:author="Xuning Wei12232" w:date="2026-10-24T11:11:00Z">
                    <w:rPr>
                      <w:rFonts w:hint="eastAsia"/>
                    </w:rPr>
                  </w:rPrChange>
                </w:rPr>
                <w:delText>≤</w:delText>
              </w:r>
              <w:r>
                <w:rPr>
                  <w:rFonts w:ascii="Times New Roman" w:eastAsia="等线" w:hAnsi="Times New Roman" w:cs="Times New Roman"/>
                  <w:sz w:val="18"/>
                  <w:szCs w:val="18"/>
                  <w:rPrChange w:id="4494" w:author="Xuning Wei12232" w:date="2026-10-24T11:11:00Z">
                    <w:rPr/>
                  </w:rPrChange>
                </w:rPr>
                <w:delText xml:space="preserve"> </w:delText>
              </w:r>
            </w:del>
            <w:del w:id="4495" w:author="Xuning Wei12232" w:date="2026-10-20T21:31:00Z">
              <w:r>
                <w:rPr>
                  <w:rFonts w:ascii="Times New Roman" w:eastAsia="等线" w:hAnsi="Times New Roman" w:cs="Times New Roman"/>
                  <w:sz w:val="18"/>
                  <w:szCs w:val="18"/>
                  <w:rPrChange w:id="4496" w:author="Xuning Wei12232" w:date="2026-10-24T11:11:00Z">
                    <w:rPr/>
                  </w:rPrChange>
                </w:rPr>
                <w:delText xml:space="preserve">Coupling time </w:delText>
              </w:r>
            </w:del>
            <w:del w:id="4497" w:author="Xuning Wei12232" w:date="2026-10-20T13:10:00Z">
              <w:r>
                <w:rPr>
                  <w:rFonts w:ascii="Times New Roman" w:eastAsia="等线" w:hAnsi="Times New Roman" w:cs="Times New Roman" w:hint="eastAsia"/>
                  <w:sz w:val="18"/>
                  <w:szCs w:val="18"/>
                  <w:rPrChange w:id="4498" w:author="Xuning Wei12232" w:date="2026-10-24T11:11:00Z">
                    <w:rPr>
                      <w:rFonts w:hint="eastAsia"/>
                    </w:rPr>
                  </w:rPrChange>
                </w:rPr>
                <w:delText>≤</w:delText>
              </w:r>
              <w:r>
                <w:rPr>
                  <w:rFonts w:ascii="Times New Roman" w:eastAsia="等线" w:hAnsi="Times New Roman" w:cs="Times New Roman"/>
                  <w:sz w:val="18"/>
                  <w:szCs w:val="18"/>
                  <w:rPrChange w:id="4499" w:author="Xuning Wei12232" w:date="2026-10-24T11:11:00Z">
                    <w:rPr/>
                  </w:rPrChange>
                </w:rPr>
                <w:delText xml:space="preserve"> </w:delText>
              </w:r>
            </w:del>
            <w:del w:id="4500" w:author="Xuning Wei12232" w:date="2026-10-20T21:31:00Z">
              <w:r>
                <w:rPr>
                  <w:rFonts w:ascii="Times New Roman" w:eastAsia="等线" w:hAnsi="Times New Roman" w:cs="Times New Roman"/>
                  <w:sz w:val="18"/>
                  <w:szCs w:val="18"/>
                  <w:rPrChange w:id="4501" w:author="Xuning Wei12232" w:date="2026-10-24T11:11:00Z">
                    <w:rPr/>
                  </w:rPrChange>
                </w:rPr>
                <w:delText>10 h)</w:delText>
              </w:r>
            </w:del>
            <w:r>
              <w:rPr>
                <w:rFonts w:ascii="Times New Roman" w:eastAsia="等线" w:hAnsi="Times New Roman" w:cs="Times New Roman"/>
                <w:sz w:val="18"/>
                <w:szCs w:val="18"/>
                <w:rPrChange w:id="4502" w:author="Xuning Wei12232" w:date="2026-10-24T11:11:00Z">
                  <w:rPr/>
                </w:rPrChange>
              </w:rPr>
              <w:t xml:space="preserve">. </w:t>
            </w:r>
          </w:p>
          <w:p w14:paraId="37EFF557" w14:textId="77777777" w:rsidR="007617DE" w:rsidRPr="007617DE" w:rsidRDefault="00AE300B" w:rsidP="007617DE">
            <w:pPr>
              <w:pStyle w:val="aff7"/>
              <w:widowControl w:val="0"/>
              <w:numPr>
                <w:ilvl w:val="0"/>
                <w:numId w:val="54"/>
              </w:numPr>
              <w:spacing w:beforeLines="50" w:before="120" w:afterLines="50" w:after="120"/>
              <w:jc w:val="both"/>
              <w:rPr>
                <w:rFonts w:ascii="Times New Roman" w:eastAsia="等线" w:hAnsi="Times New Roman" w:cs="Times New Roman"/>
                <w:sz w:val="18"/>
                <w:szCs w:val="18"/>
                <w:rPrChange w:id="4503" w:author="Xuning Wei12232" w:date="2026-10-24T11:11:00Z">
                  <w:rPr/>
                </w:rPrChange>
              </w:rPr>
              <w:pPrChange w:id="4504" w:author="Xuning Wei12232" w:date="2026-10-20T15:09:00Z">
                <w:pPr>
                  <w:widowControl w:val="0"/>
                  <w:spacing w:beforeLines="50" w:before="120" w:afterLines="50" w:after="120"/>
                  <w:contextualSpacing/>
                </w:pPr>
              </w:pPrChange>
            </w:pPr>
            <w:del w:id="4505" w:author="Xuning Wei12232" w:date="2026-10-20T15:09:00Z">
              <w:r>
                <w:rPr>
                  <w:rFonts w:ascii="Times New Roman" w:eastAsia="等线" w:hAnsi="Times New Roman" w:cs="Times New Roman"/>
                  <w:sz w:val="18"/>
                  <w:szCs w:val="18"/>
                  <w:rPrChange w:id="4506" w:author="Xuning Wei12232" w:date="2026-10-24T11:11:00Z">
                    <w:rPr/>
                  </w:rPrChange>
                </w:rPr>
                <w:br/>
                <w:delText xml:space="preserve">3. </w:delText>
              </w:r>
            </w:del>
            <w:r>
              <w:rPr>
                <w:rFonts w:ascii="Times New Roman" w:eastAsia="等线" w:hAnsi="Times New Roman" w:cs="Times New Roman"/>
                <w:sz w:val="18"/>
                <w:szCs w:val="18"/>
                <w:rPrChange w:id="4507" w:author="Xuning Wei12232" w:date="2026-10-24T11:11:00Z">
                  <w:rPr/>
                </w:rPrChange>
              </w:rPr>
              <w:t xml:space="preserve">Stop stirring and turn off the nitrogen. Drain until there is no reaction mixture drip. </w:t>
            </w:r>
          </w:p>
          <w:p w14:paraId="0BA3CA4C"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lang w:eastAsia="zh-CN"/>
              </w:rPr>
              <w:pPrChange w:id="4508"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0DE63918" w14:textId="77777777">
        <w:trPr>
          <w:trHeight w:val="20"/>
        </w:trPr>
        <w:tc>
          <w:tcPr>
            <w:tcW w:w="310" w:type="pct"/>
            <w:tcMar>
              <w:top w:w="57" w:type="dxa"/>
              <w:left w:w="85" w:type="dxa"/>
              <w:bottom w:w="57" w:type="dxa"/>
              <w:right w:w="85" w:type="dxa"/>
            </w:tcMar>
            <w:vAlign w:val="center"/>
          </w:tcPr>
          <w:p w14:paraId="4E3AB88A"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DC66B1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000611FE" w14:textId="77777777" w:rsidR="007617DE" w:rsidRDefault="00AE300B" w:rsidP="007617DE">
            <w:pPr>
              <w:pStyle w:val="aff7"/>
              <w:widowControl w:val="0"/>
              <w:numPr>
                <w:ilvl w:val="0"/>
                <w:numId w:val="55"/>
              </w:numPr>
              <w:spacing w:beforeLines="50" w:before="120" w:afterLines="50" w:after="120"/>
              <w:jc w:val="both"/>
              <w:rPr>
                <w:ins w:id="4509" w:author="Xuning Wei12232" w:date="2026-10-20T15:10:00Z"/>
                <w:rFonts w:ascii="Times New Roman" w:eastAsia="仿宋_GB2312" w:hAnsi="Times New Roman" w:cs="Times New Roman"/>
                <w:sz w:val="18"/>
                <w:szCs w:val="18"/>
              </w:rPr>
              <w:pPrChange w:id="4510" w:author="Xuning Wei12232" w:date="2026-10-20T15:10:00Z">
                <w:pPr>
                  <w:widowControl w:val="0"/>
                  <w:spacing w:beforeLines="50" w:before="120" w:afterLines="50" w:after="120"/>
                  <w:contextualSpacing/>
                </w:pPr>
              </w:pPrChange>
            </w:pPr>
            <w:del w:id="4511" w:author="Xuning Wei12232" w:date="2026-10-20T15:10: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4512" w:author="Xuning Wei12232" w:date="2026-10-24T11:11:00Z">
                    <w:rPr/>
                  </w:rPrChange>
                </w:rPr>
                <w:delText xml:space="preserve"> </w:delText>
              </w:r>
            </w:del>
            <w:r>
              <w:rPr>
                <w:rFonts w:ascii="Times New Roman" w:eastAsia="仿宋_GB2312" w:hAnsi="Times New Roman" w:cs="Times New Roman"/>
                <w:sz w:val="18"/>
                <w:szCs w:val="18"/>
                <w:rPrChange w:id="4513" w:author="Xuning Wei12232" w:date="2026-10-24T11:11:00Z">
                  <w:rPr/>
                </w:rPrChange>
              </w:rPr>
              <w:t>Add</w:t>
            </w:r>
            <w:ins w:id="4514" w:author="Xuning Wei12232" w:date="2026-10-20T19:20:00Z">
              <w:r>
                <w:rPr>
                  <w:rFonts w:ascii="Times New Roman" w:eastAsia="仿宋_GB2312" w:hAnsi="Times New Roman" w:cs="Times New Roman"/>
                  <w:color w:val="000000" w:themeColor="text1"/>
                  <w:sz w:val="18"/>
                  <w:szCs w:val="18"/>
                  <w:lang w:eastAsia="zh-CN"/>
                  <w:rPrChange w:id="4515" w:author="Xuning Wei12232" w:date="2026-10-24T11:11:00Z">
                    <w:rPr>
                      <w:rFonts w:ascii="Times New Roman" w:eastAsia="仿宋_GB2312" w:hAnsi="Times New Roman" w:cs="Times New Roman"/>
                      <w:color w:val="000000" w:themeColor="text1"/>
                      <w:sz w:val="18"/>
                      <w:szCs w:val="18"/>
                      <w:highlight w:val="lightGray"/>
                      <w:lang w:eastAsia="zh-CN"/>
                    </w:rPr>
                  </w:rPrChange>
                </w:rPr>
                <w:t xml:space="preserve"> </w:t>
              </w:r>
            </w:ins>
            <w:ins w:id="4516" w:author="Xuning Wei12232" w:date="2026-10-23T19:53:00Z">
              <w:r>
                <w:rPr>
                  <w:rFonts w:ascii="Times New Roman" w:eastAsia="仿宋_GB2312" w:hAnsi="Times New Roman" w:cs="Times New Roman"/>
                  <w:color w:val="000000" w:themeColor="text1"/>
                  <w:sz w:val="18"/>
                  <w:szCs w:val="18"/>
                  <w:rPrChange w:id="4517"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4518"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4519" w:author="Xuning Wei12232" w:date="2026-10-20T19:20:00Z">
              <w:r>
                <w:rPr>
                  <w:rFonts w:ascii="Times New Roman" w:eastAsia="仿宋_GB2312" w:hAnsi="Times New Roman" w:cs="Times New Roman"/>
                  <w:sz w:val="18"/>
                  <w:szCs w:val="18"/>
                </w:rPr>
                <w:t xml:space="preserve"> </w:t>
              </w:r>
            </w:ins>
            <w:del w:id="4520" w:author="Xuning Wei12232" w:date="2026-10-20T19:20:00Z">
              <w:r>
                <w:rPr>
                  <w:rFonts w:ascii="Times New Roman" w:eastAsia="仿宋_GB2312" w:hAnsi="Times New Roman" w:cs="Times New Roman"/>
                  <w:sz w:val="18"/>
                  <w:szCs w:val="18"/>
                  <w:lang w:eastAsia="zh-CN"/>
                  <w:rPrChange w:id="4521" w:author="Xuning Wei12232" w:date="2026-10-24T11:11:00Z">
                    <w:rPr>
                      <w:lang w:eastAsia="zh-CN"/>
                    </w:rPr>
                  </w:rPrChange>
                </w:rPr>
                <w:delText xml:space="preserve"> </w:delText>
              </w:r>
            </w:del>
            <w:del w:id="4522" w:author="Xuning Wei12232" w:date="2026-10-20T08:14:00Z">
              <w:r>
                <w:rPr>
                  <w:rFonts w:ascii="Times New Roman" w:eastAsia="仿宋_GB2312" w:hAnsi="Times New Roman" w:cs="Times New Roman"/>
                  <w:sz w:val="18"/>
                  <w:szCs w:val="18"/>
                  <w:lang w:eastAsia="zh-CN"/>
                  <w:rPrChange w:id="4523" w:author="Xuning Wei12232" w:date="2026-10-24T11:11:00Z">
                    <w:rPr>
                      <w:lang w:eastAsia="zh-CN"/>
                    </w:rPr>
                  </w:rPrChange>
                </w:rPr>
                <w:delText>8.0 V DMF (7.584 kg/kg)</w:delText>
              </w:r>
            </w:del>
            <w:del w:id="4524" w:author="Xuning Wei12232" w:date="2026-10-20T19:20:00Z">
              <w:r>
                <w:rPr>
                  <w:rFonts w:ascii="Times New Roman" w:eastAsia="仿宋_GB2312" w:hAnsi="Times New Roman" w:cs="Times New Roman"/>
                  <w:sz w:val="18"/>
                  <w:szCs w:val="18"/>
                  <w:rPrChange w:id="4525" w:author="Xuning Wei12232" w:date="2026-10-24T11:11:00Z">
                    <w:rPr/>
                  </w:rPrChange>
                </w:rPr>
                <w:delText xml:space="preserve"> </w:delText>
              </w:r>
            </w:del>
            <w:r>
              <w:rPr>
                <w:rFonts w:ascii="Times New Roman" w:eastAsia="仿宋_GB2312" w:hAnsi="Times New Roman" w:cs="Times New Roman"/>
                <w:sz w:val="18"/>
                <w:szCs w:val="18"/>
                <w:rPrChange w:id="4526" w:author="Xuning Wei12232" w:date="2026-10-24T11:11:00Z">
                  <w:rPr/>
                </w:rPrChange>
              </w:rPr>
              <w:t>into the activation tank (TJ4S-1213-Sy15</w:t>
            </w:r>
            <w:r>
              <w:rPr>
                <w:rFonts w:ascii="Times New Roman" w:eastAsia="仿宋_GB2312" w:hAnsi="Times New Roman" w:cs="Times New Roman"/>
                <w:sz w:val="18"/>
                <w:szCs w:val="18"/>
                <w:lang w:eastAsia="zh-CN"/>
                <w:rPrChange w:id="4527" w:author="Xuning Wei12232" w:date="2026-10-24T11:11:00Z">
                  <w:rPr>
                    <w:lang w:eastAsia="zh-CN"/>
                  </w:rPr>
                </w:rPrChange>
              </w:rPr>
              <w:t>-R01)</w:t>
            </w:r>
            <w:r>
              <w:rPr>
                <w:rFonts w:ascii="Times New Roman" w:eastAsia="仿宋_GB2312" w:hAnsi="Times New Roman" w:cs="Times New Roman"/>
                <w:sz w:val="18"/>
                <w:szCs w:val="18"/>
                <w:rPrChange w:id="4528"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4529" w:author="Xuning Wei12232" w:date="2026-10-24T11:11:00Z">
                  <w:rPr>
                    <w:color w:val="0000FF"/>
                  </w:rPr>
                </w:rPrChange>
              </w:rPr>
              <w:t xml:space="preserve"> cleaning pipeline.</w:t>
            </w:r>
            <w:del w:id="4530" w:author="Xuning Wei12232" w:date="2026-10-20T15:10:00Z">
              <w:r>
                <w:rPr>
                  <w:rFonts w:ascii="Times New Roman" w:eastAsia="仿宋_GB2312" w:hAnsi="Times New Roman" w:cs="Times New Roman"/>
                  <w:sz w:val="18"/>
                  <w:szCs w:val="18"/>
                  <w:rPrChange w:id="4531" w:author="Xuning Wei12232" w:date="2026-10-24T11:11:00Z">
                    <w:rPr/>
                  </w:rPrChange>
                </w:rPr>
                <w:delText xml:space="preserve">. </w:delText>
              </w:r>
              <w:r>
                <w:rPr>
                  <w:rFonts w:ascii="Times New Roman" w:eastAsia="仿宋_GB2312" w:hAnsi="Times New Roman" w:cs="Times New Roman"/>
                  <w:sz w:val="18"/>
                  <w:szCs w:val="18"/>
                  <w:rPrChange w:id="4532" w:author="Xuning Wei12232" w:date="2026-10-24T11:11:00Z">
                    <w:rPr/>
                  </w:rPrChange>
                </w:rPr>
                <w:br/>
                <w:delText xml:space="preserve">2. </w:delText>
              </w:r>
            </w:del>
          </w:p>
          <w:p w14:paraId="03ECF433" w14:textId="77777777" w:rsidR="007617DE" w:rsidRDefault="00AE300B" w:rsidP="007617DE">
            <w:pPr>
              <w:pStyle w:val="aff7"/>
              <w:widowControl w:val="0"/>
              <w:numPr>
                <w:ilvl w:val="0"/>
                <w:numId w:val="55"/>
              </w:numPr>
              <w:spacing w:beforeLines="50" w:before="120" w:afterLines="50" w:after="120"/>
              <w:jc w:val="both"/>
              <w:rPr>
                <w:ins w:id="4533" w:author="Xuning Wei12232" w:date="2026-10-20T15:10:00Z"/>
                <w:rFonts w:ascii="Times New Roman" w:eastAsia="仿宋_GB2312" w:hAnsi="Times New Roman" w:cs="Times New Roman"/>
                <w:sz w:val="18"/>
                <w:szCs w:val="18"/>
              </w:rPr>
              <w:pPrChange w:id="4534" w:author="Xuning Wei12232" w:date="2026-10-20T15:10:00Z">
                <w:pPr>
                  <w:widowControl w:val="0"/>
                  <w:spacing w:beforeLines="50" w:before="120" w:afterLines="50" w:after="120"/>
                  <w:contextualSpacing/>
                </w:pPr>
              </w:pPrChange>
            </w:pPr>
            <w:r>
              <w:rPr>
                <w:rFonts w:ascii="Times New Roman" w:eastAsia="仿宋_GB2312" w:hAnsi="Times New Roman" w:cs="Times New Roman"/>
                <w:sz w:val="18"/>
                <w:szCs w:val="18"/>
                <w:rPrChange w:id="4535" w:author="Xuning Wei12232" w:date="2026-10-24T11:11:00Z">
                  <w:rPr/>
                </w:rPrChange>
              </w:rPr>
              <w:t>After the liquid is filtered out of the synthesis reactor. Transfer the mixture in activation tank (TJ4S-1213-Sy15-R01) to synthesis reactor (TJ4S-1213-Sy15).</w:t>
            </w:r>
            <w:del w:id="4536" w:author="Xuning Wei12232" w:date="2026-10-20T15:10:00Z">
              <w:r>
                <w:rPr>
                  <w:rFonts w:ascii="Times New Roman" w:eastAsia="仿宋_GB2312" w:hAnsi="Times New Roman" w:cs="Times New Roman"/>
                  <w:sz w:val="18"/>
                  <w:szCs w:val="18"/>
                  <w:rPrChange w:id="4537" w:author="Xuning Wei12232" w:date="2026-10-24T11:11:00Z">
                    <w:rPr/>
                  </w:rPrChange>
                </w:rPr>
                <w:br/>
                <w:delText xml:space="preserve">3. </w:delText>
              </w:r>
            </w:del>
          </w:p>
          <w:p w14:paraId="3461017A" w14:textId="77777777" w:rsidR="007617DE" w:rsidRPr="007617DE" w:rsidRDefault="00AE300B" w:rsidP="007617DE">
            <w:pPr>
              <w:pStyle w:val="aff7"/>
              <w:widowControl w:val="0"/>
              <w:numPr>
                <w:ilvl w:val="0"/>
                <w:numId w:val="55"/>
              </w:numPr>
              <w:spacing w:beforeLines="50" w:before="120" w:afterLines="50" w:after="120"/>
              <w:jc w:val="both"/>
              <w:rPr>
                <w:rFonts w:ascii="Times New Roman" w:eastAsia="仿宋_GB2312" w:hAnsi="Times New Roman" w:cs="Times New Roman"/>
                <w:sz w:val="18"/>
                <w:szCs w:val="18"/>
                <w:rPrChange w:id="4538" w:author="Xuning Wei12232" w:date="2026-10-24T11:11:00Z">
                  <w:rPr/>
                </w:rPrChange>
              </w:rPr>
              <w:pPrChange w:id="4539" w:author="Xuning Wei12232" w:date="2026-10-20T15:10:00Z">
                <w:pPr>
                  <w:widowControl w:val="0"/>
                  <w:spacing w:beforeLines="50" w:before="120" w:afterLines="50" w:after="120"/>
                  <w:contextualSpacing/>
                </w:pPr>
              </w:pPrChange>
            </w:pPr>
            <w:r>
              <w:rPr>
                <w:rFonts w:ascii="Times New Roman" w:eastAsia="仿宋_GB2312" w:hAnsi="Times New Roman" w:cs="Times New Roman"/>
                <w:sz w:val="18"/>
                <w:szCs w:val="18"/>
                <w:rPrChange w:id="4540" w:author="Xuning Wei12232" w:date="2026-10-24T11:11:00Z">
                  <w:rPr/>
                </w:rPrChange>
              </w:rPr>
              <w:t xml:space="preserve">Bubble with nitrogen, after stirring, turn off the nitrogen. Drain until there is no obvious </w:t>
            </w:r>
            <w:r>
              <w:rPr>
                <w:rFonts w:ascii="Times New Roman" w:eastAsia="仿宋_GB2312" w:hAnsi="Times New Roman" w:cs="Times New Roman"/>
                <w:sz w:val="18"/>
                <w:szCs w:val="18"/>
                <w:rPrChange w:id="4541" w:author="Xuning Wei12232" w:date="2026-10-24T11:11:00Z">
                  <w:rPr/>
                </w:rPrChange>
              </w:rPr>
              <w:lastRenderedPageBreak/>
              <w:t>drip</w:t>
            </w:r>
          </w:p>
          <w:p w14:paraId="08826841"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54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12A44BA5" w14:textId="77777777">
        <w:trPr>
          <w:trHeight w:val="20"/>
        </w:trPr>
        <w:tc>
          <w:tcPr>
            <w:tcW w:w="310" w:type="pct"/>
            <w:tcMar>
              <w:top w:w="57" w:type="dxa"/>
              <w:left w:w="85" w:type="dxa"/>
              <w:bottom w:w="57" w:type="dxa"/>
              <w:right w:w="85" w:type="dxa"/>
            </w:tcMar>
            <w:vAlign w:val="center"/>
          </w:tcPr>
          <w:p w14:paraId="5428F90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2E65AE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1A3B510D" w14:textId="77777777" w:rsidR="007617DE" w:rsidRDefault="00AE300B" w:rsidP="007617DE">
            <w:pPr>
              <w:pStyle w:val="aff7"/>
              <w:widowControl w:val="0"/>
              <w:numPr>
                <w:ilvl w:val="0"/>
                <w:numId w:val="56"/>
              </w:numPr>
              <w:spacing w:beforeLines="50" w:before="120" w:afterLines="50" w:after="120"/>
              <w:jc w:val="both"/>
              <w:rPr>
                <w:ins w:id="4543" w:author="Xuning Wei12232" w:date="2026-10-20T15:10:00Z"/>
                <w:rFonts w:ascii="Times New Roman" w:eastAsia="仿宋_GB2312" w:hAnsi="Times New Roman" w:cs="Times New Roman"/>
                <w:sz w:val="18"/>
                <w:szCs w:val="18"/>
              </w:rPr>
              <w:pPrChange w:id="4544" w:author="Xuning Wei12232" w:date="2026-10-20T15:10:00Z">
                <w:pPr>
                  <w:widowControl w:val="0"/>
                  <w:spacing w:beforeLines="50" w:before="120" w:afterLines="50" w:after="120"/>
                  <w:contextualSpacing/>
                </w:pPr>
              </w:pPrChange>
            </w:pPr>
            <w:del w:id="4545" w:author="Xuning Wei12232" w:date="2026-10-20T15:10: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546" w:author="Xuning Wei12232" w:date="2026-10-24T11:11:00Z">
                  <w:rPr/>
                </w:rPrChange>
              </w:rPr>
              <w:t>Add</w:t>
            </w:r>
            <w:r>
              <w:rPr>
                <w:rFonts w:ascii="Times New Roman" w:eastAsia="仿宋_GB2312" w:hAnsi="Times New Roman" w:cs="Times New Roman"/>
                <w:sz w:val="18"/>
                <w:szCs w:val="18"/>
                <w:lang w:eastAsia="zh-CN"/>
                <w:rPrChange w:id="4547" w:author="Xuning Wei12232" w:date="2026-10-24T11:11:00Z">
                  <w:rPr>
                    <w:lang w:eastAsia="zh-CN"/>
                  </w:rPr>
                </w:rPrChange>
              </w:rPr>
              <w:t xml:space="preserve"> </w:t>
            </w:r>
            <w:del w:id="4548" w:author="Xuning Wei12232" w:date="2026-10-20T08:14:00Z">
              <w:r>
                <w:rPr>
                  <w:rFonts w:ascii="Times New Roman" w:eastAsia="仿宋_GB2312" w:hAnsi="Times New Roman" w:cs="Times New Roman"/>
                  <w:bCs w:val="0"/>
                  <w:sz w:val="18"/>
                  <w:szCs w:val="18"/>
                  <w:lang w:eastAsia="zh-CN"/>
                  <w:rPrChange w:id="4549" w:author="Xuning Wei12232" w:date="2026-10-24T11:11:00Z">
                    <w:rPr>
                      <w:lang w:eastAsia="zh-CN"/>
                    </w:rPr>
                  </w:rPrChange>
                </w:rPr>
                <w:delText>8.0 V 20 % piperidine in DMF (7.448 kg/kg)</w:delText>
              </w:r>
            </w:del>
            <w:ins w:id="4550" w:author="Xuning Wei12232" w:date="2026-10-20T08:14:00Z">
              <w:r>
                <w:rPr>
                  <w:rFonts w:ascii="Times New Roman" w:eastAsia="仿宋_GB2312" w:hAnsi="Times New Roman" w:cs="Times New Roman"/>
                  <w:bCs w:val="0"/>
                  <w:sz w:val="18"/>
                  <w:szCs w:val="18"/>
                  <w:lang w:eastAsia="zh-CN"/>
                  <w:rPrChange w:id="4551"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4552"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4553" w:author="Xuning Wei12232" w:date="2026-10-24T11:11:00Z">
                    <w:rPr>
                      <w:lang w:eastAsia="zh-CN"/>
                    </w:rPr>
                  </w:rPrChange>
                </w:rPr>
                <w:t xml:space="preserve"> in</w:t>
              </w:r>
            </w:ins>
            <w:ins w:id="4554" w:author="Xuning Wei12232" w:date="2026-10-20T20:00:00Z">
              <w:r>
                <w:rPr>
                  <w:rFonts w:ascii="Times New Roman" w:eastAsia="仿宋_GB2312" w:hAnsi="Times New Roman" w:cs="Times New Roman"/>
                  <w:bCs w:val="0"/>
                  <w:sz w:val="18"/>
                  <w:szCs w:val="18"/>
                  <w:lang w:eastAsia="zh-CN"/>
                  <w:rPrChange w:id="4555"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Pr>
                <w:rFonts w:ascii="Times New Roman" w:eastAsia="仿宋_GB2312" w:hAnsi="Times New Roman" w:cs="Times New Roman"/>
                <w:bCs w:val="0"/>
                <w:sz w:val="18"/>
                <w:szCs w:val="18"/>
                <w:lang w:eastAsia="zh-CN"/>
                <w:rPrChange w:id="4556" w:author="Xuning Wei12232" w:date="2026-10-24T11:11:00Z">
                  <w:rPr>
                    <w:lang w:eastAsia="zh-CN"/>
                  </w:rPr>
                </w:rPrChange>
              </w:rPr>
              <w:t xml:space="preserve"> </w:t>
            </w:r>
            <w:r>
              <w:rPr>
                <w:rFonts w:ascii="Times New Roman" w:eastAsia="仿宋_GB2312" w:hAnsi="Times New Roman" w:cs="Times New Roman"/>
                <w:sz w:val="18"/>
                <w:szCs w:val="18"/>
                <w:rPrChange w:id="4557" w:author="Xuning Wei12232" w:date="2026-10-24T11:11:00Z">
                  <w:rPr/>
                </w:rPrChange>
              </w:rPr>
              <w:t xml:space="preserve">into TJ4S-1213-Sy15. </w:t>
            </w:r>
            <w:del w:id="4558" w:author="Xuning Wei12232" w:date="2026-10-20T15:10:00Z">
              <w:r>
                <w:rPr>
                  <w:rFonts w:ascii="Times New Roman" w:eastAsia="仿宋_GB2312" w:hAnsi="Times New Roman" w:cs="Times New Roman"/>
                  <w:sz w:val="18"/>
                  <w:szCs w:val="18"/>
                  <w:rPrChange w:id="4559" w:author="Xuning Wei12232" w:date="2026-10-24T11:11:00Z">
                    <w:rPr/>
                  </w:rPrChange>
                </w:rPr>
                <w:br/>
                <w:delText xml:space="preserve">2. </w:delText>
              </w:r>
            </w:del>
          </w:p>
          <w:p w14:paraId="70A12B79" w14:textId="77777777" w:rsidR="007617DE" w:rsidRDefault="00AE300B" w:rsidP="007617DE">
            <w:pPr>
              <w:pStyle w:val="aff7"/>
              <w:widowControl w:val="0"/>
              <w:numPr>
                <w:ilvl w:val="0"/>
                <w:numId w:val="56"/>
              </w:numPr>
              <w:spacing w:beforeLines="50" w:before="120" w:afterLines="50" w:after="120"/>
              <w:jc w:val="both"/>
              <w:rPr>
                <w:ins w:id="4560" w:author="Xuning Wei12232" w:date="2026-10-20T15:10:00Z"/>
                <w:rFonts w:ascii="Times New Roman" w:eastAsia="仿宋_GB2312" w:hAnsi="Times New Roman" w:cs="Times New Roman"/>
                <w:sz w:val="18"/>
                <w:szCs w:val="18"/>
              </w:rPr>
              <w:pPrChange w:id="4561" w:author="Xuning Wei12232" w:date="2026-10-20T15:10:00Z">
                <w:pPr>
                  <w:widowControl w:val="0"/>
                  <w:spacing w:beforeLines="50" w:before="120" w:afterLines="50" w:after="120"/>
                  <w:contextualSpacing/>
                </w:pPr>
              </w:pPrChange>
            </w:pPr>
            <w:r>
              <w:rPr>
                <w:rFonts w:ascii="Times New Roman" w:eastAsia="仿宋_GB2312" w:hAnsi="Times New Roman" w:cs="Times New Roman"/>
                <w:sz w:val="18"/>
                <w:szCs w:val="18"/>
                <w:rPrChange w:id="4562"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4563" w:author="Xuning Wei12232" w:date="2026-10-24T11:11:00Z">
                  <w:rPr>
                    <w:color w:val="0000FF"/>
                  </w:rPr>
                </w:rPrChange>
              </w:rPr>
              <w:t>agitator</w:t>
            </w:r>
            <w:r>
              <w:rPr>
                <w:rFonts w:ascii="Times New Roman" w:eastAsia="仿宋_GB2312" w:hAnsi="Times New Roman" w:cs="Times New Roman"/>
                <w:sz w:val="18"/>
                <w:szCs w:val="18"/>
                <w:rPrChange w:id="4564" w:author="Xuning Wei12232" w:date="2026-10-24T11:11:00Z">
                  <w:rPr/>
                </w:rPrChange>
              </w:rPr>
              <w:t>.</w:t>
            </w:r>
            <w:del w:id="4565" w:author="Xuning Wei12232" w:date="2026-10-20T15:10:00Z">
              <w:r>
                <w:rPr>
                  <w:rFonts w:ascii="Times New Roman" w:eastAsia="仿宋_GB2312" w:hAnsi="Times New Roman" w:cs="Times New Roman"/>
                  <w:sz w:val="18"/>
                  <w:szCs w:val="18"/>
                  <w:rPrChange w:id="4566" w:author="Xuning Wei12232" w:date="2026-10-24T11:11:00Z">
                    <w:rPr/>
                  </w:rPrChange>
                </w:rPr>
                <w:br/>
                <w:delText>3.</w:delText>
              </w:r>
            </w:del>
            <w:r>
              <w:rPr>
                <w:rFonts w:ascii="Times New Roman" w:eastAsia="仿宋_GB2312" w:hAnsi="Times New Roman" w:cs="Times New Roman"/>
                <w:sz w:val="18"/>
                <w:szCs w:val="18"/>
                <w:rPrChange w:id="4567" w:author="Xuning Wei12232" w:date="2026-10-24T11:11:00Z">
                  <w:rPr/>
                </w:rPrChange>
              </w:rPr>
              <w:t xml:space="preserve"> </w:t>
            </w:r>
          </w:p>
          <w:p w14:paraId="720DB34B" w14:textId="77777777" w:rsidR="007617DE" w:rsidRPr="007617DE" w:rsidRDefault="00AE300B" w:rsidP="007617DE">
            <w:pPr>
              <w:pStyle w:val="aff7"/>
              <w:widowControl w:val="0"/>
              <w:numPr>
                <w:ilvl w:val="0"/>
                <w:numId w:val="56"/>
              </w:numPr>
              <w:spacing w:beforeLines="50" w:before="120" w:afterLines="50" w:after="120"/>
              <w:jc w:val="both"/>
              <w:rPr>
                <w:rFonts w:ascii="Times New Roman" w:eastAsia="仿宋_GB2312" w:hAnsi="Times New Roman" w:cs="Times New Roman"/>
                <w:sz w:val="18"/>
                <w:szCs w:val="18"/>
                <w:rPrChange w:id="4568" w:author="Xuning Wei12232" w:date="2026-10-24T11:11:00Z">
                  <w:rPr/>
                </w:rPrChange>
              </w:rPr>
              <w:pPrChange w:id="4569" w:author="Xuning Wei12232" w:date="2026-10-20T15:10: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4570" w:author="Xuning Wei12232" w:date="2026-10-24T11:11:00Z">
                  <w:rPr>
                    <w:lang w:eastAsia="zh-CN"/>
                  </w:rPr>
                </w:rPrChange>
              </w:rPr>
              <w:t>A</w:t>
            </w:r>
            <w:r>
              <w:rPr>
                <w:rFonts w:ascii="Times New Roman" w:eastAsia="仿宋_GB2312" w:hAnsi="Times New Roman" w:cs="Times New Roman"/>
                <w:sz w:val="18"/>
                <w:szCs w:val="18"/>
                <w:rPrChange w:id="4571" w:author="Xuning Wei12232" w:date="2026-10-24T11:11:00Z">
                  <w:rPr/>
                </w:rPrChange>
              </w:rPr>
              <w:t xml:space="preserve">djust to </w:t>
            </w:r>
            <w:ins w:id="4572" w:author="Xuning Wei12232" w:date="2026-10-20T20:03:00Z">
              <w:r>
                <w:rPr>
                  <w:rFonts w:ascii="Times New Roman" w:eastAsia="仿宋_GB2312" w:hAnsi="Times New Roman" w:cs="Times New Roman"/>
                  <w:color w:val="FF0000"/>
                  <w:sz w:val="18"/>
                  <w:szCs w:val="18"/>
                </w:rPr>
                <w:t xml:space="preserve">25.0 ± 5.0 °C (target: </w:t>
              </w:r>
            </w:ins>
            <w:ins w:id="4573" w:author="Xuning Wei12232" w:date="2026-10-20T21:36:00Z">
              <w:r>
                <w:rPr>
                  <w:rFonts w:ascii="Times New Roman" w:eastAsia="仿宋_GB2312" w:hAnsi="Times New Roman" w:cs="Times New Roman"/>
                  <w:color w:val="FF0000"/>
                  <w:sz w:val="18"/>
                  <w:szCs w:val="18"/>
                </w:rPr>
                <w:t>25.0 °C</w:t>
              </w:r>
            </w:ins>
            <w:ins w:id="4574" w:author="Xuning Wei12232" w:date="2026-10-20T20:03:00Z">
              <w:r>
                <w:rPr>
                  <w:rFonts w:ascii="Times New Roman" w:eastAsia="仿宋_GB2312" w:hAnsi="Times New Roman" w:cs="Times New Roman"/>
                  <w:color w:val="FF0000"/>
                  <w:sz w:val="18"/>
                  <w:szCs w:val="18"/>
                </w:rPr>
                <w:t>).</w:t>
              </w:r>
            </w:ins>
            <w:del w:id="4575" w:author="Xuning Wei12232" w:date="2026-10-20T14:33:00Z">
              <w:r>
                <w:rPr>
                  <w:rFonts w:ascii="Times New Roman" w:eastAsia="仿宋_GB2312" w:hAnsi="Times New Roman" w:cs="Times New Roman"/>
                  <w:sz w:val="18"/>
                  <w:szCs w:val="18"/>
                  <w:rPrChange w:id="4576" w:author="Xuning Wei12232" w:date="2026-10-24T11:11:00Z">
                    <w:rPr/>
                  </w:rPrChange>
                </w:rPr>
                <w:delText>25 ± 5 °C</w:delText>
              </w:r>
            </w:del>
            <w:del w:id="4577" w:author="Xuning Wei12232" w:date="2026-10-20T20:03:00Z">
              <w:r>
                <w:rPr>
                  <w:rFonts w:ascii="Times New Roman" w:eastAsia="仿宋_GB2312" w:hAnsi="Times New Roman" w:cs="Times New Roman"/>
                  <w:sz w:val="18"/>
                  <w:szCs w:val="18"/>
                  <w:rPrChange w:id="4578" w:author="Xuning Wei12232" w:date="2026-10-24T11:11:00Z">
                    <w:rPr/>
                  </w:rPrChange>
                </w:rPr>
                <w:delText xml:space="preserve"> (target: 25 °C)</w:delText>
              </w:r>
            </w:del>
            <w:r>
              <w:rPr>
                <w:rFonts w:ascii="Times New Roman" w:eastAsia="仿宋_GB2312" w:hAnsi="Times New Roman" w:cs="Times New Roman"/>
                <w:sz w:val="18"/>
                <w:szCs w:val="18"/>
                <w:rPrChange w:id="4579" w:author="Xuning Wei12232" w:date="2026-10-24T11:11:00Z">
                  <w:rPr/>
                </w:rPrChange>
              </w:rPr>
              <w:t xml:space="preserve"> </w:t>
            </w:r>
            <w:proofErr w:type="gramStart"/>
            <w:ins w:id="4580" w:author="Xuning Wei12232" w:date="2026-10-20T21:31:00Z">
              <w:r>
                <w:rPr>
                  <w:rFonts w:ascii="Times New Roman" w:eastAsia="仿宋_GB2312" w:hAnsi="Times New Roman" w:cs="Times New Roman"/>
                  <w:sz w:val="18"/>
                  <w:szCs w:val="18"/>
                </w:rPr>
                <w:t>A</w:t>
              </w:r>
            </w:ins>
            <w:proofErr w:type="gramEnd"/>
            <w:del w:id="4581" w:author="Xuning Wei12232" w:date="2026-10-20T21:31:00Z">
              <w:r>
                <w:rPr>
                  <w:rFonts w:ascii="Times New Roman" w:eastAsia="仿宋_GB2312" w:hAnsi="Times New Roman" w:cs="Times New Roman"/>
                  <w:sz w:val="18"/>
                  <w:szCs w:val="18"/>
                  <w:rPrChange w:id="4582" w:author="Xuning Wei12232" w:date="2026-10-24T11:11:00Z">
                    <w:rPr/>
                  </w:rPrChange>
                </w:rPr>
                <w:delText>a</w:delText>
              </w:r>
            </w:del>
            <w:r>
              <w:rPr>
                <w:rFonts w:ascii="Times New Roman" w:eastAsia="仿宋_GB2312" w:hAnsi="Times New Roman" w:cs="Times New Roman"/>
                <w:sz w:val="18"/>
                <w:szCs w:val="18"/>
                <w:rPrChange w:id="4583" w:author="Xuning Wei12232" w:date="2026-10-24T11:11:00Z">
                  <w:rPr/>
                </w:rPrChange>
              </w:rPr>
              <w:t xml:space="preserve">nd stir for </w:t>
            </w:r>
            <w:ins w:id="4584" w:author="Xuning Wei12232" w:date="2026-10-22T10:26:00Z">
              <w:r>
                <w:rPr>
                  <w:rFonts w:ascii="Times New Roman" w:eastAsia="仿宋_GB2312" w:hAnsi="Times New Roman" w:cs="Times New Roman"/>
                  <w:color w:val="000000" w:themeColor="text1"/>
                  <w:sz w:val="18"/>
                  <w:szCs w:val="18"/>
                  <w:rPrChange w:id="4585"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4586" w:author="Xuning Wei12232" w:date="2026-10-22T10:26:00Z">
              <w:r>
                <w:rPr>
                  <w:rFonts w:ascii="Times New Roman" w:eastAsia="仿宋_GB2312" w:hAnsi="Times New Roman" w:cs="Times New Roman"/>
                  <w:sz w:val="18"/>
                  <w:szCs w:val="18"/>
                  <w:rPrChange w:id="4587" w:author="Xuning Wei12232" w:date="2026-10-24T11:11:00Z">
                    <w:rPr/>
                  </w:rPrChange>
                </w:rPr>
                <w:delText>2 h ± 15 min</w:delText>
              </w:r>
            </w:del>
            <w:r>
              <w:rPr>
                <w:rFonts w:ascii="Times New Roman" w:eastAsia="仿宋_GB2312" w:hAnsi="Times New Roman" w:cs="Times New Roman"/>
                <w:sz w:val="18"/>
                <w:szCs w:val="18"/>
                <w:rPrChange w:id="4588" w:author="Xuning Wei12232" w:date="2026-10-24T11:11:00Z">
                  <w:rPr/>
                </w:rPrChange>
              </w:rPr>
              <w:t xml:space="preserve"> (target: 2 h) at </w:t>
            </w:r>
            <w:ins w:id="4589" w:author="Xuning Wei12232" w:date="2026-10-20T20:03:00Z">
              <w:r>
                <w:rPr>
                  <w:rFonts w:ascii="Times New Roman" w:eastAsia="仿宋_GB2312" w:hAnsi="Times New Roman" w:cs="Times New Roman"/>
                  <w:color w:val="FF0000"/>
                  <w:sz w:val="18"/>
                  <w:szCs w:val="18"/>
                </w:rPr>
                <w:t xml:space="preserve">25.0 ± 5.0 °C (target: </w:t>
              </w:r>
            </w:ins>
            <w:ins w:id="4590" w:author="Xuning Wei12232" w:date="2026-10-20T21:36:00Z">
              <w:r>
                <w:rPr>
                  <w:rFonts w:ascii="Times New Roman" w:eastAsia="仿宋_GB2312" w:hAnsi="Times New Roman" w:cs="Times New Roman"/>
                  <w:color w:val="FF0000"/>
                  <w:sz w:val="18"/>
                  <w:szCs w:val="18"/>
                </w:rPr>
                <w:t>25.0 °C</w:t>
              </w:r>
            </w:ins>
            <w:ins w:id="4591" w:author="Xuning Wei12232" w:date="2026-10-20T20:03:00Z">
              <w:r>
                <w:rPr>
                  <w:rFonts w:ascii="Times New Roman" w:eastAsia="仿宋_GB2312" w:hAnsi="Times New Roman" w:cs="Times New Roman"/>
                  <w:color w:val="FF0000"/>
                  <w:sz w:val="18"/>
                  <w:szCs w:val="18"/>
                </w:rPr>
                <w:t>).</w:t>
              </w:r>
            </w:ins>
            <w:del w:id="4592" w:author="Xuning Wei12232" w:date="2026-10-20T14:33:00Z">
              <w:r>
                <w:rPr>
                  <w:rFonts w:ascii="Times New Roman" w:eastAsia="仿宋_GB2312" w:hAnsi="Times New Roman" w:cs="Times New Roman"/>
                  <w:sz w:val="18"/>
                  <w:szCs w:val="18"/>
                  <w:rPrChange w:id="4593" w:author="Xuning Wei12232" w:date="2026-10-24T11:11:00Z">
                    <w:rPr/>
                  </w:rPrChange>
                </w:rPr>
                <w:delText>25 ± 5 °C</w:delText>
              </w:r>
            </w:del>
            <w:del w:id="4594" w:author="Xuning Wei12232" w:date="2026-10-20T20:03:00Z">
              <w:r>
                <w:rPr>
                  <w:rFonts w:ascii="Times New Roman" w:eastAsia="仿宋_GB2312" w:hAnsi="Times New Roman" w:cs="Times New Roman"/>
                  <w:sz w:val="18"/>
                  <w:szCs w:val="18"/>
                  <w:rPrChange w:id="4595" w:author="Xuning Wei12232" w:date="2026-10-24T11:11:00Z">
                    <w:rPr/>
                  </w:rPrChange>
                </w:rPr>
                <w:delText xml:space="preserve"> (target: 25 °C).</w:delText>
              </w:r>
            </w:del>
            <w:del w:id="4596" w:author="Xuning Wei12232" w:date="2026-10-20T15:10:00Z">
              <w:r>
                <w:rPr>
                  <w:rFonts w:ascii="Times New Roman" w:eastAsia="仿宋_GB2312" w:hAnsi="Times New Roman" w:cs="Times New Roman"/>
                  <w:sz w:val="18"/>
                  <w:szCs w:val="18"/>
                  <w:rPrChange w:id="4597" w:author="Xuning Wei12232" w:date="2026-10-24T11:11:00Z">
                    <w:rPr/>
                  </w:rPrChange>
                </w:rPr>
                <w:br/>
                <w:delText xml:space="preserve">4. </w:delText>
              </w:r>
            </w:del>
            <w:ins w:id="4598" w:author="Xuning Wei12232" w:date="2026-10-20T20:03:00Z">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rPrChange w:id="4599" w:author="Xuning Wei12232" w:date="2026-10-24T11:11:00Z">
                  <w:rPr/>
                </w:rPrChange>
              </w:rPr>
              <w:t xml:space="preserve">Stop stirring, turn off the nitrogen. Drain until there is no obvious drip. </w:t>
            </w:r>
          </w:p>
        </w:tc>
      </w:tr>
      <w:tr w:rsidR="007617DE" w14:paraId="5B7158E8" w14:textId="77777777">
        <w:trPr>
          <w:trHeight w:val="20"/>
        </w:trPr>
        <w:tc>
          <w:tcPr>
            <w:tcW w:w="310" w:type="pct"/>
            <w:tcMar>
              <w:top w:w="57" w:type="dxa"/>
              <w:left w:w="85" w:type="dxa"/>
              <w:bottom w:w="57" w:type="dxa"/>
              <w:right w:w="85" w:type="dxa"/>
            </w:tcMar>
            <w:vAlign w:val="center"/>
          </w:tcPr>
          <w:p w14:paraId="43F6B51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A8EC78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0289E735" w14:textId="77777777" w:rsidR="007617DE" w:rsidRDefault="00AE300B" w:rsidP="007617DE">
            <w:pPr>
              <w:pStyle w:val="aff7"/>
              <w:widowControl w:val="0"/>
              <w:numPr>
                <w:ilvl w:val="0"/>
                <w:numId w:val="57"/>
              </w:numPr>
              <w:spacing w:beforeLines="50" w:before="120" w:afterLines="50" w:after="120"/>
              <w:jc w:val="both"/>
              <w:rPr>
                <w:ins w:id="4600" w:author="Xuning Wei12232" w:date="2026-10-20T15:11:00Z"/>
                <w:rFonts w:ascii="Times New Roman" w:eastAsia="仿宋_GB2312" w:hAnsi="Times New Roman" w:cs="Times New Roman"/>
                <w:sz w:val="18"/>
                <w:szCs w:val="18"/>
              </w:rPr>
              <w:pPrChange w:id="4601" w:author="Xuning Wei12232" w:date="2026-10-20T15:10:00Z">
                <w:pPr>
                  <w:widowControl w:val="0"/>
                  <w:spacing w:beforeLines="50" w:before="120" w:afterLines="50" w:after="120"/>
                  <w:contextualSpacing/>
                </w:pPr>
              </w:pPrChange>
            </w:pPr>
            <w:del w:id="4602" w:author="Xuning Wei12232" w:date="2026-10-20T15:10: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603"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4604" w:author="Xuning Wei12232" w:date="2026-10-24T11:11:00Z">
                  <w:rPr>
                    <w:rFonts w:hint="eastAsia"/>
                  </w:rPr>
                </w:rPrChange>
              </w:rPr>
              <w:t>±</w:t>
            </w:r>
            <w:r>
              <w:rPr>
                <w:rFonts w:ascii="Times New Roman" w:eastAsia="仿宋_GB2312" w:hAnsi="Times New Roman" w:cs="Times New Roman"/>
                <w:sz w:val="18"/>
                <w:szCs w:val="18"/>
                <w:rPrChange w:id="4605" w:author="Xuning Wei12232" w:date="2026-10-24T11:11:00Z">
                  <w:rPr/>
                </w:rPrChange>
              </w:rPr>
              <w:t>5 °C (</w:t>
            </w:r>
            <w:del w:id="4606" w:author="Xuning Wei12232" w:date="2026-10-24T10:48:00Z">
              <w:r>
                <w:rPr>
                  <w:rFonts w:ascii="Times New Roman" w:eastAsia="仿宋_GB2312" w:hAnsi="Times New Roman" w:cs="Times New Roman"/>
                  <w:sz w:val="18"/>
                  <w:szCs w:val="18"/>
                  <w:rPrChange w:id="4607" w:author="Xuning Wei12232" w:date="2026-10-24T11:11:00Z">
                    <w:rPr/>
                  </w:rPrChange>
                </w:rPr>
                <w:delText>target: 20 °C</w:delText>
              </w:r>
            </w:del>
            <w:ins w:id="4608"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4609" w:author="Xuning Wei12232" w:date="2026-10-24T11:11:00Z">
                  <w:rPr/>
                </w:rPrChange>
              </w:rPr>
              <w:t>).</w:t>
            </w:r>
          </w:p>
          <w:p w14:paraId="7F778935" w14:textId="77777777" w:rsidR="007617DE" w:rsidRDefault="00AE300B" w:rsidP="007617DE">
            <w:pPr>
              <w:pStyle w:val="aff7"/>
              <w:widowControl w:val="0"/>
              <w:numPr>
                <w:ilvl w:val="0"/>
                <w:numId w:val="57"/>
              </w:numPr>
              <w:spacing w:beforeLines="50" w:before="120" w:afterLines="50" w:after="120"/>
              <w:jc w:val="both"/>
              <w:rPr>
                <w:ins w:id="4610" w:author="Xuning Wei12232" w:date="2026-10-20T15:11:00Z"/>
                <w:rFonts w:ascii="Times New Roman" w:eastAsia="仿宋_GB2312" w:hAnsi="Times New Roman" w:cs="Times New Roman"/>
                <w:sz w:val="18"/>
                <w:szCs w:val="18"/>
              </w:rPr>
              <w:pPrChange w:id="4611" w:author="Xuning Wei12232" w:date="2026-10-20T15:10:00Z">
                <w:pPr>
                  <w:widowControl w:val="0"/>
                  <w:spacing w:beforeLines="50" w:before="120" w:afterLines="50" w:after="120"/>
                  <w:contextualSpacing/>
                </w:pPr>
              </w:pPrChange>
            </w:pPr>
            <w:ins w:id="4612" w:author="Xuning Wei12232" w:date="2026-10-23T19:43:00Z">
              <w:r>
                <w:rPr>
                  <w:rFonts w:ascii="Times New Roman" w:eastAsia="仿宋_GB2312" w:hAnsi="Times New Roman" w:cs="Times New Roman"/>
                  <w:color w:val="FF0000"/>
                  <w:sz w:val="18"/>
                  <w:szCs w:val="18"/>
                  <w:rPrChange w:id="4613"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4614"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4615" w:author="Xuning Wei12232" w:date="2026-10-24T11:11:00Z">
                    <w:rPr>
                      <w:rFonts w:ascii="Times New Roman" w:eastAsia="仿宋_GB2312" w:hAnsi="Times New Roman" w:cs="Times New Roman"/>
                      <w:color w:val="FF0000"/>
                      <w:sz w:val="18"/>
                      <w:szCs w:val="18"/>
                      <w:highlight w:val="yellow"/>
                    </w:rPr>
                  </w:rPrChange>
                </w:rPr>
                <w:t>into TJ4S-1213-Sy15</w:t>
              </w:r>
            </w:ins>
            <w:del w:id="4616" w:author="Xuning Wei12232" w:date="2026-10-20T15:11:00Z">
              <w:r>
                <w:rPr>
                  <w:rFonts w:ascii="Times New Roman" w:eastAsia="仿宋_GB2312" w:hAnsi="Times New Roman" w:cs="Times New Roman"/>
                  <w:sz w:val="18"/>
                  <w:szCs w:val="18"/>
                  <w:rPrChange w:id="4617" w:author="Xuning Wei12232" w:date="2026-10-24T11:11:00Z">
                    <w:rPr/>
                  </w:rPrChange>
                </w:rPr>
                <w:br/>
              </w:r>
            </w:del>
            <w:del w:id="4618" w:author="Xuning Wei12232" w:date="2026-10-20T15:10:00Z">
              <w:r>
                <w:rPr>
                  <w:rFonts w:ascii="Times New Roman" w:eastAsia="仿宋_GB2312" w:hAnsi="Times New Roman" w:cs="Times New Roman"/>
                  <w:sz w:val="18"/>
                  <w:szCs w:val="18"/>
                  <w:rPrChange w:id="4619" w:author="Xuning Wei12232" w:date="2026-10-24T11:11:00Z">
                    <w:rPr/>
                  </w:rPrChange>
                </w:rPr>
                <w:delText xml:space="preserve">2. </w:delText>
              </w:r>
            </w:del>
            <w:del w:id="4620" w:author="Xuning Wei12232" w:date="2026-10-23T19:43:00Z">
              <w:r>
                <w:rPr>
                  <w:rFonts w:ascii="Times New Roman" w:eastAsia="仿宋_GB2312" w:hAnsi="Times New Roman" w:cs="Times New Roman"/>
                  <w:sz w:val="18"/>
                  <w:szCs w:val="18"/>
                  <w:rPrChange w:id="4621" w:author="Xuning Wei12232" w:date="2026-10-24T11:11:00Z">
                    <w:rPr/>
                  </w:rPrChange>
                </w:rPr>
                <w:delText>Add</w:delText>
              </w:r>
              <w:r>
                <w:rPr>
                  <w:rFonts w:ascii="Times New Roman" w:eastAsia="仿宋_GB2312" w:hAnsi="Times New Roman" w:cs="Times New Roman"/>
                  <w:sz w:val="18"/>
                  <w:szCs w:val="18"/>
                  <w:lang w:eastAsia="zh-CN"/>
                  <w:rPrChange w:id="4622" w:author="Xuning Wei12232" w:date="2026-10-24T11:11:00Z">
                    <w:rPr>
                      <w:lang w:eastAsia="zh-CN"/>
                    </w:rPr>
                  </w:rPrChange>
                </w:rPr>
                <w:delText xml:space="preserve"> </w:delText>
              </w:r>
            </w:del>
            <w:del w:id="4623" w:author="Xuning Wei12232" w:date="2026-10-18T19:02:00Z">
              <w:r>
                <w:rPr>
                  <w:rFonts w:ascii="Times New Roman" w:eastAsia="仿宋_GB2312" w:hAnsi="Times New Roman" w:cs="Times New Roman"/>
                  <w:sz w:val="18"/>
                  <w:szCs w:val="18"/>
                  <w:lang w:eastAsia="zh-CN"/>
                  <w:rPrChange w:id="4624" w:author="Xuning Wei12232" w:date="2026-10-24T11:11:00Z">
                    <w:rPr>
                      <w:lang w:eastAsia="zh-CN"/>
                    </w:rPr>
                  </w:rPrChange>
                </w:rPr>
                <w:delText>10.0 V Isopropyl Acetate (8.730 kg/kg)</w:delText>
              </w:r>
            </w:del>
            <w:del w:id="4625" w:author="Xuning Wei12232" w:date="2026-10-20T20:08:00Z">
              <w:r>
                <w:rPr>
                  <w:rFonts w:ascii="Times New Roman" w:eastAsia="仿宋_GB2312" w:hAnsi="Times New Roman" w:cs="Times New Roman"/>
                  <w:sz w:val="18"/>
                  <w:szCs w:val="18"/>
                  <w:lang w:eastAsia="zh-CN"/>
                  <w:rPrChange w:id="4626" w:author="Xuning Wei12232" w:date="2026-10-24T11:11:00Z">
                    <w:rPr>
                      <w:lang w:eastAsia="zh-CN"/>
                    </w:rPr>
                  </w:rPrChange>
                </w:rPr>
                <w:delText xml:space="preserve"> </w:delText>
              </w:r>
            </w:del>
            <w:del w:id="4627" w:author="Xuning Wei12232" w:date="2026-10-23T19:43:00Z">
              <w:r>
                <w:rPr>
                  <w:rFonts w:ascii="Times New Roman" w:eastAsia="仿宋_GB2312" w:hAnsi="Times New Roman" w:cs="Times New Roman"/>
                  <w:sz w:val="18"/>
                  <w:szCs w:val="18"/>
                  <w:rPrChange w:id="4628" w:author="Xuning Wei12232" w:date="2026-10-24T11:11:00Z">
                    <w:rPr/>
                  </w:rPrChange>
                </w:rPr>
                <w:delText>into TJ4S-1213-Sy15</w:delText>
              </w:r>
            </w:del>
            <w:r>
              <w:rPr>
                <w:rFonts w:ascii="Times New Roman" w:eastAsia="仿宋_GB2312" w:hAnsi="Times New Roman" w:cs="Times New Roman"/>
                <w:sz w:val="18"/>
                <w:szCs w:val="18"/>
                <w:rPrChange w:id="4629" w:author="Xuning Wei12232" w:date="2026-10-24T11:11:00Z">
                  <w:rPr/>
                </w:rPrChange>
              </w:rPr>
              <w:t xml:space="preserve">. </w:t>
            </w:r>
            <w:del w:id="4630" w:author="Xuning Wei12232" w:date="2026-10-20T15:11:00Z">
              <w:r>
                <w:rPr>
                  <w:rFonts w:ascii="Times New Roman" w:eastAsia="仿宋_GB2312" w:hAnsi="Times New Roman" w:cs="Times New Roman"/>
                  <w:sz w:val="18"/>
                  <w:szCs w:val="18"/>
                  <w:rPrChange w:id="4631" w:author="Xuning Wei12232" w:date="2026-10-24T11:11:00Z">
                    <w:rPr/>
                  </w:rPrChange>
                </w:rPr>
                <w:br/>
                <w:delText xml:space="preserve">3. </w:delText>
              </w:r>
            </w:del>
          </w:p>
          <w:p w14:paraId="27D7B5DC" w14:textId="77777777" w:rsidR="007617DE" w:rsidRPr="007617DE" w:rsidRDefault="00AE300B" w:rsidP="007617DE">
            <w:pPr>
              <w:pStyle w:val="aff7"/>
              <w:widowControl w:val="0"/>
              <w:numPr>
                <w:ilvl w:val="0"/>
                <w:numId w:val="57"/>
              </w:numPr>
              <w:spacing w:beforeLines="50" w:before="120" w:afterLines="50" w:after="120"/>
              <w:jc w:val="both"/>
              <w:rPr>
                <w:rFonts w:ascii="Times New Roman" w:eastAsia="仿宋_GB2312" w:hAnsi="Times New Roman" w:cs="Times New Roman"/>
                <w:sz w:val="18"/>
                <w:szCs w:val="18"/>
                <w:rPrChange w:id="4632" w:author="Xuning Wei12232" w:date="2026-10-24T11:11:00Z">
                  <w:rPr/>
                </w:rPrChange>
              </w:rPr>
              <w:pPrChange w:id="4633" w:author="Xuning Wei12232" w:date="2026-10-20T15:10:00Z">
                <w:pPr>
                  <w:widowControl w:val="0"/>
                  <w:spacing w:beforeLines="50" w:before="120" w:afterLines="50" w:after="120"/>
                  <w:contextualSpacing/>
                </w:pPr>
              </w:pPrChange>
            </w:pPr>
            <w:r>
              <w:rPr>
                <w:rFonts w:ascii="Times New Roman" w:eastAsia="仿宋_GB2312" w:hAnsi="Times New Roman" w:cs="Times New Roman"/>
                <w:sz w:val="18"/>
                <w:szCs w:val="18"/>
                <w:rPrChange w:id="4634" w:author="Xuning Wei12232" w:date="2026-10-24T11:11:00Z">
                  <w:rPr/>
                </w:rPrChange>
              </w:rPr>
              <w:t>Bubble with nitrogen, after s</w:t>
            </w:r>
            <w:r>
              <w:rPr>
                <w:rFonts w:ascii="Times New Roman" w:eastAsia="仿宋_GB2312" w:hAnsi="Times New Roman" w:cs="Times New Roman"/>
                <w:color w:val="0000FF"/>
                <w:sz w:val="18"/>
                <w:szCs w:val="18"/>
                <w:rPrChange w:id="4635" w:author="Xuning Wei12232" w:date="2026-10-24T11:11:00Z">
                  <w:rPr>
                    <w:color w:val="0000FF"/>
                  </w:rPr>
                </w:rPrChange>
              </w:rPr>
              <w:t>tirring, turn off the nitrogen</w:t>
            </w:r>
            <w:r>
              <w:rPr>
                <w:rFonts w:ascii="Times New Roman" w:eastAsia="仿宋_GB2312" w:hAnsi="Times New Roman" w:cs="Times New Roman"/>
                <w:sz w:val="18"/>
                <w:szCs w:val="18"/>
                <w:rPrChange w:id="4636" w:author="Xuning Wei12232" w:date="2026-10-24T11:11:00Z">
                  <w:rPr/>
                </w:rPrChange>
              </w:rPr>
              <w:t>. Drain until there is no obvious drip</w:t>
            </w:r>
          </w:p>
          <w:p w14:paraId="19689037"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63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59396D04" w14:textId="77777777">
        <w:trPr>
          <w:trHeight w:val="20"/>
        </w:trPr>
        <w:tc>
          <w:tcPr>
            <w:tcW w:w="310" w:type="pct"/>
            <w:tcMar>
              <w:top w:w="57" w:type="dxa"/>
              <w:left w:w="85" w:type="dxa"/>
              <w:bottom w:w="57" w:type="dxa"/>
              <w:right w:w="85" w:type="dxa"/>
            </w:tcMar>
            <w:vAlign w:val="center"/>
          </w:tcPr>
          <w:p w14:paraId="266CAEB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276CA8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1243FA5B" w14:textId="77777777" w:rsidR="007617DE" w:rsidRDefault="00AE300B" w:rsidP="007617DE">
            <w:pPr>
              <w:pStyle w:val="aff7"/>
              <w:widowControl w:val="0"/>
              <w:numPr>
                <w:ilvl w:val="0"/>
                <w:numId w:val="58"/>
              </w:numPr>
              <w:spacing w:beforeLines="50" w:before="120" w:afterLines="50" w:after="120"/>
              <w:jc w:val="both"/>
              <w:rPr>
                <w:ins w:id="4638" w:author="Xuning Wei12232" w:date="2026-10-20T15:11:00Z"/>
                <w:rFonts w:ascii="Times New Roman" w:eastAsia="仿宋_GB2312" w:hAnsi="Times New Roman" w:cs="Times New Roman"/>
                <w:sz w:val="18"/>
                <w:szCs w:val="18"/>
              </w:rPr>
              <w:pPrChange w:id="4639" w:author="Xuning Wei12232" w:date="2026-10-20T15:11:00Z">
                <w:pPr>
                  <w:widowControl w:val="0"/>
                  <w:spacing w:beforeLines="50" w:before="120" w:afterLines="50" w:after="120"/>
                  <w:contextualSpacing/>
                </w:pPr>
              </w:pPrChange>
            </w:pPr>
            <w:del w:id="4640" w:author="Xuning Wei12232" w:date="2026-10-20T15:11: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4641" w:author="Xuning Wei12232" w:date="2026-10-24T11:11:00Z">
                    <w:rPr/>
                  </w:rPrChange>
                </w:rPr>
                <w:delText xml:space="preserve"> </w:delText>
              </w:r>
            </w:del>
            <w:r>
              <w:rPr>
                <w:rFonts w:ascii="Times New Roman" w:eastAsia="仿宋_GB2312" w:hAnsi="Times New Roman" w:cs="Times New Roman"/>
                <w:sz w:val="18"/>
                <w:szCs w:val="18"/>
                <w:rPrChange w:id="4642" w:author="Xuning Wei12232" w:date="2026-10-24T11:11:00Z">
                  <w:rPr/>
                </w:rPrChange>
              </w:rPr>
              <w:t xml:space="preserve">Add </w:t>
            </w:r>
            <w:ins w:id="4643" w:author="Xuning Wei12232" w:date="2026-10-23T19:49:00Z">
              <w:r>
                <w:rPr>
                  <w:rFonts w:ascii="Times New Roman" w:eastAsia="仿宋_GB2312" w:hAnsi="Times New Roman" w:cs="Times New Roman"/>
                  <w:color w:val="000000" w:themeColor="text1"/>
                  <w:sz w:val="18"/>
                  <w:szCs w:val="18"/>
                  <w:rPrChange w:id="4644"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4645" w:author="Xuning Wei12232" w:date="2026-10-20T08:12:00Z">
              <w:r>
                <w:rPr>
                  <w:rFonts w:ascii="Times New Roman" w:eastAsia="仿宋_GB2312" w:hAnsi="Times New Roman" w:cs="Times New Roman"/>
                  <w:sz w:val="18"/>
                  <w:szCs w:val="18"/>
                  <w:rPrChange w:id="4646" w:author="Xuning Wei12232" w:date="2026-10-24T11:11:00Z">
                    <w:rPr/>
                  </w:rPrChange>
                </w:rPr>
                <w:delText>12.0 V DMF (11.376 kg/kg)</w:delText>
              </w:r>
            </w:del>
            <w:del w:id="4647" w:author="Xuning Wei12232" w:date="2026-10-20T15:11:00Z">
              <w:r>
                <w:rPr>
                  <w:rFonts w:ascii="Times New Roman" w:eastAsia="仿宋_GB2312" w:hAnsi="Times New Roman" w:cs="Times New Roman"/>
                  <w:sz w:val="18"/>
                  <w:szCs w:val="18"/>
                  <w:rPrChange w:id="4648" w:author="Xuning Wei12232" w:date="2026-10-24T11:11:00Z">
                    <w:rPr/>
                  </w:rPrChange>
                </w:rPr>
                <w:delText xml:space="preserve"> </w:delText>
              </w:r>
            </w:del>
            <w:r>
              <w:rPr>
                <w:rFonts w:ascii="Times New Roman" w:eastAsia="仿宋_GB2312" w:hAnsi="Times New Roman" w:cs="Times New Roman"/>
                <w:sz w:val="18"/>
                <w:szCs w:val="18"/>
                <w:rPrChange w:id="4649" w:author="Xuning Wei12232" w:date="2026-10-24T11:11:00Z">
                  <w:rPr/>
                </w:rPrChange>
              </w:rPr>
              <w:t xml:space="preserve">into TJ4S-1213-Sy15. </w:t>
            </w:r>
            <w:del w:id="4650" w:author="Xuning Wei12232" w:date="2026-10-20T15:11:00Z">
              <w:r>
                <w:rPr>
                  <w:rFonts w:ascii="Times New Roman" w:eastAsia="仿宋_GB2312" w:hAnsi="Times New Roman" w:cs="Times New Roman"/>
                  <w:sz w:val="18"/>
                  <w:szCs w:val="18"/>
                  <w:rPrChange w:id="4651" w:author="Xuning Wei12232" w:date="2026-10-24T11:11:00Z">
                    <w:rPr/>
                  </w:rPrChange>
                </w:rPr>
                <w:br/>
                <w:delText xml:space="preserve">2. </w:delText>
              </w:r>
            </w:del>
          </w:p>
          <w:p w14:paraId="54E824B6" w14:textId="77777777" w:rsidR="007617DE" w:rsidRPr="007617DE" w:rsidRDefault="00AE300B" w:rsidP="007617DE">
            <w:pPr>
              <w:pStyle w:val="aff7"/>
              <w:widowControl w:val="0"/>
              <w:numPr>
                <w:ilvl w:val="0"/>
                <w:numId w:val="58"/>
              </w:numPr>
              <w:spacing w:beforeLines="50" w:before="120" w:afterLines="50" w:after="120"/>
              <w:jc w:val="both"/>
              <w:rPr>
                <w:rFonts w:ascii="Times New Roman" w:eastAsia="仿宋_GB2312" w:hAnsi="Times New Roman" w:cs="Times New Roman"/>
                <w:sz w:val="18"/>
                <w:szCs w:val="18"/>
                <w:rPrChange w:id="4652" w:author="Xuning Wei12232" w:date="2026-10-24T11:11:00Z">
                  <w:rPr/>
                </w:rPrChange>
              </w:rPr>
              <w:pPrChange w:id="4653" w:author="Xuning Wei12232" w:date="2026-10-20T15:11:00Z">
                <w:pPr>
                  <w:widowControl w:val="0"/>
                  <w:spacing w:beforeLines="50" w:before="120" w:afterLines="50" w:after="120"/>
                  <w:contextualSpacing/>
                </w:pPr>
              </w:pPrChange>
            </w:pPr>
            <w:r>
              <w:rPr>
                <w:rFonts w:ascii="Times New Roman" w:eastAsia="仿宋_GB2312" w:hAnsi="Times New Roman" w:cs="Times New Roman"/>
                <w:sz w:val="18"/>
                <w:szCs w:val="18"/>
                <w:rPrChange w:id="4654" w:author="Xuning Wei12232" w:date="2026-10-24T11:11:00Z">
                  <w:rPr/>
                </w:rPrChange>
              </w:rPr>
              <w:t>Bubble with nitrogen, after s</w:t>
            </w:r>
            <w:r>
              <w:rPr>
                <w:rFonts w:ascii="Times New Roman" w:eastAsia="仿宋_GB2312" w:hAnsi="Times New Roman" w:cs="Times New Roman"/>
                <w:color w:val="0000FF"/>
                <w:sz w:val="18"/>
                <w:szCs w:val="18"/>
                <w:rPrChange w:id="4655" w:author="Xuning Wei12232" w:date="2026-10-24T11:11:00Z">
                  <w:rPr>
                    <w:color w:val="0000FF"/>
                  </w:rPr>
                </w:rPrChange>
              </w:rPr>
              <w:t>tirring, turn off the nitrogen</w:t>
            </w:r>
            <w:r>
              <w:rPr>
                <w:rFonts w:ascii="Times New Roman" w:eastAsia="仿宋_GB2312" w:hAnsi="Times New Roman" w:cs="Times New Roman"/>
                <w:sz w:val="18"/>
                <w:szCs w:val="18"/>
                <w:rPrChange w:id="4656" w:author="Xuning Wei12232" w:date="2026-10-24T11:11:00Z">
                  <w:rPr/>
                </w:rPrChange>
              </w:rPr>
              <w:t xml:space="preserve">. Drain until there is no obvious drip </w:t>
            </w:r>
          </w:p>
          <w:p w14:paraId="68D54809"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65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1C3B1588" w14:textId="77777777">
        <w:trPr>
          <w:trHeight w:val="20"/>
        </w:trPr>
        <w:tc>
          <w:tcPr>
            <w:tcW w:w="310" w:type="pct"/>
            <w:tcMar>
              <w:top w:w="57" w:type="dxa"/>
              <w:left w:w="85" w:type="dxa"/>
              <w:bottom w:w="57" w:type="dxa"/>
              <w:right w:w="85" w:type="dxa"/>
            </w:tcMar>
            <w:vAlign w:val="center"/>
          </w:tcPr>
          <w:p w14:paraId="0B1813F0"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5C19DB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Arg</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Pbf</w:t>
            </w:r>
            <w:proofErr w:type="spellEnd"/>
            <w:r>
              <w:rPr>
                <w:rFonts w:ascii="Times New Roman" w:eastAsia="仿宋_GB2312" w:hAnsi="Times New Roman" w:cs="Times New Roman"/>
                <w:sz w:val="18"/>
                <w:szCs w:val="18"/>
                <w:lang w:eastAsia="zh-CN"/>
              </w:rPr>
              <w:t>)-OH activation and transfer</w:t>
            </w:r>
          </w:p>
        </w:tc>
        <w:tc>
          <w:tcPr>
            <w:tcW w:w="3909" w:type="pct"/>
            <w:tcMar>
              <w:top w:w="57" w:type="dxa"/>
              <w:left w:w="85" w:type="dxa"/>
              <w:bottom w:w="57" w:type="dxa"/>
              <w:right w:w="85" w:type="dxa"/>
            </w:tcMar>
            <w:vAlign w:val="center"/>
          </w:tcPr>
          <w:p w14:paraId="5FCCC39B" w14:textId="77777777" w:rsidR="007617DE" w:rsidRPr="007617DE" w:rsidRDefault="00AE300B" w:rsidP="007617DE">
            <w:pPr>
              <w:pStyle w:val="aff7"/>
              <w:widowControl w:val="0"/>
              <w:numPr>
                <w:ilvl w:val="0"/>
                <w:numId w:val="59"/>
              </w:numPr>
              <w:spacing w:beforeLines="50" w:before="120" w:afterLines="50" w:after="120"/>
              <w:jc w:val="both"/>
              <w:rPr>
                <w:ins w:id="4658" w:author="Xuning Wei12232" w:date="2026-10-20T21:13:00Z"/>
                <w:rFonts w:ascii="Times New Roman" w:eastAsia="等线" w:hAnsi="Times New Roman" w:cs="Times New Roman"/>
                <w:sz w:val="18"/>
                <w:szCs w:val="18"/>
                <w:rPrChange w:id="4659" w:author="Xuning Wei12232" w:date="2026-10-24T11:11:00Z">
                  <w:rPr>
                    <w:ins w:id="4660" w:author="Xuning Wei12232" w:date="2026-10-20T21:13:00Z"/>
                    <w:rFonts w:ascii="Times New Roman" w:eastAsia="等线" w:hAnsi="Times New Roman" w:cs="Times New Roman"/>
                    <w:color w:val="000000" w:themeColor="text1"/>
                    <w:sz w:val="18"/>
                    <w:szCs w:val="18"/>
                    <w:lang w:eastAsia="zh-CN"/>
                  </w:rPr>
                </w:rPrChange>
              </w:rPr>
              <w:pPrChange w:id="4661" w:author="Xuning Wei12232" w:date="2026-10-20T21:13:00Z">
                <w:pPr>
                  <w:pStyle w:val="aff7"/>
                  <w:widowControl w:val="0"/>
                  <w:numPr>
                    <w:numId w:val="47"/>
                  </w:numPr>
                  <w:spacing w:beforeLines="50" w:before="120" w:afterLines="50" w:after="120"/>
                  <w:ind w:left="420" w:hanging="420"/>
                  <w:jc w:val="both"/>
                </w:pPr>
              </w:pPrChange>
            </w:pPr>
            <w:del w:id="4662" w:author="Xuning Wei12232" w:date="2026-10-20T15:11: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4663" w:author="Xuning Wei12232" w:date="2026-10-24T11:11:00Z">
                  <w:rPr>
                    <w:color w:val="000000" w:themeColor="text1"/>
                  </w:rPr>
                </w:rPrChange>
              </w:rPr>
              <w:t xml:space="preserve">Add </w:t>
            </w:r>
            <w:ins w:id="4664" w:author="Xuning Wei12232" w:date="2026-10-20T21:12:00Z">
              <w:r>
                <w:rPr>
                  <w:rFonts w:ascii="Times New Roman" w:eastAsia="等线" w:hAnsi="Times New Roman" w:cs="Times New Roman"/>
                  <w:sz w:val="18"/>
                  <w:szCs w:val="18"/>
                  <w:lang w:eastAsia="zh-CN"/>
                  <w:rPrChange w:id="4665"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4666" w:author="Xuning Wei12232" w:date="2026-10-20T08:15:00Z">
              <w:r>
                <w:rPr>
                  <w:rFonts w:ascii="Times New Roman" w:eastAsia="等线" w:hAnsi="Times New Roman" w:cs="Times New Roman"/>
                  <w:sz w:val="18"/>
                  <w:szCs w:val="18"/>
                  <w:lang w:eastAsia="zh-CN"/>
                  <w:rPrChange w:id="4667" w:author="Xuning Wei12232" w:date="2026-10-24T11:11:00Z">
                    <w:rPr>
                      <w:color w:val="000000" w:themeColor="text1"/>
                      <w:lang w:eastAsia="zh-CN"/>
                    </w:rPr>
                  </w:rPrChange>
                </w:rPr>
                <w:delText>5.0 V DMF (4.740 kg/kg)</w:delText>
              </w:r>
              <w:r>
                <w:rPr>
                  <w:rFonts w:ascii="Times New Roman" w:eastAsia="等线" w:hAnsi="Times New Roman" w:cs="Times New Roman"/>
                  <w:sz w:val="18"/>
                  <w:szCs w:val="18"/>
                  <w:rPrChange w:id="4668" w:author="Xuning Wei12232" w:date="2026-10-24T11:11:00Z">
                    <w:rPr>
                      <w:color w:val="000000" w:themeColor="text1"/>
                    </w:rPr>
                  </w:rPrChange>
                </w:rPr>
                <w:delText xml:space="preserve"> </w:delText>
              </w:r>
            </w:del>
            <w:ins w:id="4669" w:author="Xuning Wei12232" w:date="2026-10-20T21:12: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Change w:id="4670" w:author="Xuning Wei12232" w:date="2026-10-24T11:11:00Z">
                  <w:rPr>
                    <w:color w:val="000000" w:themeColor="text1"/>
                  </w:rPr>
                </w:rPrChange>
              </w:rPr>
              <w:t xml:space="preserve">into </w:t>
            </w:r>
            <w:r>
              <w:rPr>
                <w:rFonts w:ascii="Times New Roman" w:eastAsia="仿宋_GB2312" w:hAnsi="Times New Roman" w:cs="Times New Roman"/>
                <w:sz w:val="18"/>
                <w:szCs w:val="18"/>
                <w:rPrChange w:id="4671" w:author="Xuning Wei12232" w:date="2026-10-24T11:11:00Z">
                  <w:rPr>
                    <w:rFonts w:eastAsia="仿宋_GB2312"/>
                    <w:color w:val="000000" w:themeColor="text1"/>
                  </w:rPr>
                </w:rPrChange>
              </w:rPr>
              <w:t>TJ4S-1213-Sy15</w:t>
            </w:r>
            <w:r>
              <w:rPr>
                <w:rFonts w:ascii="Times New Roman" w:eastAsia="仿宋_GB2312" w:hAnsi="Times New Roman" w:cs="Times New Roman"/>
                <w:sz w:val="18"/>
                <w:szCs w:val="18"/>
                <w:lang w:eastAsia="zh-CN"/>
                <w:rPrChange w:id="4672" w:author="Xuning Wei12232" w:date="2026-10-24T11:11:00Z">
                  <w:rPr>
                    <w:rFonts w:eastAsia="仿宋_GB2312"/>
                    <w:color w:val="000000" w:themeColor="text1"/>
                    <w:lang w:eastAsia="zh-CN"/>
                  </w:rPr>
                </w:rPrChange>
              </w:rPr>
              <w:t>-R01</w:t>
            </w:r>
            <w:r>
              <w:rPr>
                <w:rFonts w:ascii="Times New Roman" w:eastAsia="等线" w:hAnsi="Times New Roman" w:cs="Times New Roman"/>
                <w:sz w:val="18"/>
                <w:szCs w:val="18"/>
                <w:rPrChange w:id="4673" w:author="Xuning Wei12232" w:date="2026-10-24T11:11:00Z">
                  <w:rPr>
                    <w:color w:val="000000" w:themeColor="text1"/>
                  </w:rPr>
                </w:rPrChange>
              </w:rPr>
              <w:t xml:space="preserve">. Start the </w:t>
            </w:r>
            <w:r>
              <w:rPr>
                <w:rFonts w:ascii="Times New Roman" w:eastAsia="等线" w:hAnsi="Times New Roman" w:cs="Times New Roman"/>
                <w:sz w:val="18"/>
                <w:szCs w:val="18"/>
                <w:rPrChange w:id="4674" w:author="Xuning Wei12232" w:date="2026-10-24T11:11:00Z">
                  <w:rPr>
                    <w:color w:val="0000FF"/>
                  </w:rPr>
                </w:rPrChange>
              </w:rPr>
              <w:t>agitator</w:t>
            </w:r>
            <w:r>
              <w:rPr>
                <w:rFonts w:ascii="Times New Roman" w:eastAsia="等线" w:hAnsi="Times New Roman" w:cs="Times New Roman"/>
                <w:sz w:val="18"/>
                <w:szCs w:val="18"/>
                <w:rPrChange w:id="4675" w:author="Xuning Wei12232" w:date="2026-10-24T11:11:00Z">
                  <w:rPr>
                    <w:color w:val="000000" w:themeColor="text1"/>
                  </w:rPr>
                </w:rPrChange>
              </w:rPr>
              <w:t xml:space="preserve">. </w:t>
            </w:r>
            <w:del w:id="4676" w:author="Xuning Wei12232" w:date="2026-10-20T15:11:00Z">
              <w:r>
                <w:rPr>
                  <w:rFonts w:ascii="Times New Roman" w:eastAsia="等线" w:hAnsi="Times New Roman" w:cs="Times New Roman"/>
                  <w:sz w:val="18"/>
                  <w:szCs w:val="18"/>
                  <w:rPrChange w:id="4677" w:author="Xuning Wei12232" w:date="2026-10-24T11:11:00Z">
                    <w:rPr>
                      <w:color w:val="000000" w:themeColor="text1"/>
                    </w:rPr>
                  </w:rPrChange>
                </w:rPr>
                <w:br/>
              </w:r>
            </w:del>
          </w:p>
          <w:p w14:paraId="4D7905BF" w14:textId="77777777" w:rsidR="007617DE" w:rsidRPr="007617DE" w:rsidRDefault="00AE300B" w:rsidP="007617DE">
            <w:pPr>
              <w:pStyle w:val="aff7"/>
              <w:widowControl w:val="0"/>
              <w:numPr>
                <w:ilvl w:val="0"/>
                <w:numId w:val="59"/>
              </w:numPr>
              <w:spacing w:beforeLines="50" w:before="120" w:afterLines="50" w:after="120"/>
              <w:jc w:val="both"/>
              <w:rPr>
                <w:ins w:id="4678" w:author="Xuning Wei12232" w:date="2026-10-20T21:12:00Z"/>
                <w:rFonts w:ascii="Times New Roman" w:eastAsia="等线" w:hAnsi="Times New Roman" w:cs="Times New Roman"/>
                <w:sz w:val="18"/>
                <w:szCs w:val="18"/>
                <w:rPrChange w:id="4679" w:author="Xuning Wei12232" w:date="2026-10-24T11:11:00Z">
                  <w:rPr>
                    <w:ins w:id="4680" w:author="Xuning Wei12232" w:date="2026-10-20T21:12:00Z"/>
                    <w:rFonts w:eastAsia="仿宋_GB2312"/>
                  </w:rPr>
                </w:rPrChange>
              </w:rPr>
              <w:pPrChange w:id="4681" w:author="Xuning Wei12232" w:date="2026-10-20T21:13:00Z">
                <w:pPr>
                  <w:pStyle w:val="aff7"/>
                  <w:widowControl w:val="0"/>
                  <w:numPr>
                    <w:numId w:val="47"/>
                  </w:numPr>
                  <w:spacing w:beforeLines="50" w:before="120" w:afterLines="50" w:after="120"/>
                  <w:ind w:left="420" w:hanging="420"/>
                  <w:jc w:val="both"/>
                </w:pPr>
              </w:pPrChange>
            </w:pPr>
            <w:ins w:id="4682" w:author="Xuning Wei12232" w:date="2026-10-20T21:12:00Z">
              <w:r>
                <w:rPr>
                  <w:rFonts w:ascii="Times New Roman" w:eastAsia="等线" w:hAnsi="Times New Roman" w:cs="Times New Roman"/>
                  <w:sz w:val="18"/>
                  <w:szCs w:val="18"/>
                  <w:lang w:eastAsia="zh-CN"/>
                  <w:rPrChange w:id="4683" w:author="Xuning Wei12232" w:date="2026-10-24T11:11:00Z">
                    <w:rPr>
                      <w:color w:val="000000" w:themeColor="text1"/>
                      <w:lang w:eastAsia="zh-CN"/>
                    </w:rPr>
                  </w:rPrChange>
                </w:rPr>
                <w:t>Adjust</w:t>
              </w:r>
              <w:r>
                <w:rPr>
                  <w:rFonts w:ascii="Times New Roman" w:eastAsia="等线" w:hAnsi="Times New Roman" w:cs="Times New Roman"/>
                  <w:bCs w:val="0"/>
                  <w:sz w:val="18"/>
                  <w:szCs w:val="18"/>
                  <w:rPrChange w:id="4684" w:author="Xuning Wei12232" w:date="2026-10-24T11:11:00Z">
                    <w:rPr>
                      <w:color w:val="000000" w:themeColor="text1"/>
                    </w:rPr>
                  </w:rPrChange>
                </w:rPr>
                <w:t xml:space="preserve"> the </w:t>
              </w:r>
            </w:ins>
            <w:ins w:id="4685" w:author="Xuning Wei12232" w:date="2026-10-24T11:09:00Z">
              <w:r>
                <w:rPr>
                  <w:rFonts w:ascii="Times New Roman" w:eastAsia="仿宋_GB2312" w:hAnsi="Times New Roman" w:cs="Times New Roman"/>
                  <w:sz w:val="18"/>
                  <w:szCs w:val="18"/>
                  <w:rPrChange w:id="4686" w:author="Xuning Wei12232" w:date="2026-10-24T11:11:00Z">
                    <w:rPr>
                      <w:rFonts w:ascii="Times New Roman" w:eastAsia="仿宋_GB2312" w:hAnsi="Times New Roman" w:cs="Times New Roman"/>
                      <w:color w:val="FF0000"/>
                      <w:sz w:val="18"/>
                      <w:szCs w:val="18"/>
                      <w:highlight w:val="green"/>
                    </w:rPr>
                  </w:rPrChange>
                </w:rPr>
                <w:t>jacket temperature</w:t>
              </w:r>
            </w:ins>
            <w:ins w:id="4687" w:author="Xuning Wei12232" w:date="2026-10-20T21:12:00Z">
              <w:r>
                <w:rPr>
                  <w:rFonts w:ascii="Times New Roman" w:eastAsia="等线" w:hAnsi="Times New Roman" w:cs="Times New Roman"/>
                  <w:bCs w:val="0"/>
                  <w:sz w:val="18"/>
                  <w:szCs w:val="18"/>
                  <w:rPrChange w:id="4688" w:author="Xuning Wei12232" w:date="2026-10-24T11:11:00Z">
                    <w:rPr/>
                  </w:rPrChange>
                </w:rPr>
                <w:t xml:space="preserve"> to </w:t>
              </w:r>
              <w:r>
                <w:rPr>
                  <w:rFonts w:ascii="Times New Roman" w:eastAsia="等线" w:hAnsi="Times New Roman" w:cs="Times New Roman"/>
                  <w:bCs w:val="0"/>
                  <w:sz w:val="18"/>
                  <w:szCs w:val="18"/>
                  <w:lang w:eastAsia="zh-CN"/>
                  <w:rPrChange w:id="4689" w:author="Xuning Wei12232" w:date="2026-10-24T11:11:00Z">
                    <w:rPr>
                      <w:highlight w:val="lightGray"/>
                      <w:lang w:eastAsia="zh-CN"/>
                    </w:rPr>
                  </w:rPrChange>
                </w:rPr>
                <w:t>20.0 ± 5.0 °C</w:t>
              </w:r>
              <w:r>
                <w:rPr>
                  <w:rFonts w:ascii="Times New Roman" w:eastAsia="等线" w:hAnsi="Times New Roman" w:cs="Times New Roman"/>
                  <w:bCs w:val="0"/>
                  <w:sz w:val="18"/>
                  <w:szCs w:val="18"/>
                  <w:lang w:eastAsia="zh-CN"/>
                  <w:rPrChange w:id="4690" w:author="Xuning Wei12232" w:date="2026-10-24T11:11:00Z">
                    <w:rPr>
                      <w:lang w:eastAsia="zh-CN"/>
                    </w:rPr>
                  </w:rPrChange>
                </w:rPr>
                <w:t xml:space="preserve"> (</w:t>
              </w:r>
            </w:ins>
            <w:ins w:id="4691" w:author="Xuning Wei12232" w:date="2026-10-24T10:48:00Z">
              <w:r>
                <w:rPr>
                  <w:rFonts w:ascii="Times New Roman" w:eastAsia="等线" w:hAnsi="Times New Roman" w:cs="Times New Roman"/>
                  <w:bCs w:val="0"/>
                  <w:sz w:val="18"/>
                  <w:szCs w:val="18"/>
                  <w:lang w:eastAsia="zh-CN"/>
                </w:rPr>
                <w:t>target: 20.0 °C</w:t>
              </w:r>
            </w:ins>
            <w:ins w:id="4692" w:author="Xuning Wei12232" w:date="2026-10-20T21:12:00Z">
              <w:r>
                <w:rPr>
                  <w:rFonts w:ascii="Times New Roman" w:eastAsia="等线" w:hAnsi="Times New Roman" w:cs="Times New Roman"/>
                  <w:bCs w:val="0"/>
                  <w:sz w:val="18"/>
                  <w:szCs w:val="18"/>
                  <w:lang w:eastAsia="zh-CN"/>
                  <w:rPrChange w:id="4693" w:author="Xuning Wei12232" w:date="2026-10-24T11:11:00Z">
                    <w:rPr>
                      <w:lang w:eastAsia="zh-CN"/>
                    </w:rPr>
                  </w:rPrChange>
                </w:rPr>
                <w:t>)</w:t>
              </w:r>
              <w:r>
                <w:rPr>
                  <w:rFonts w:ascii="Times New Roman" w:eastAsia="等线" w:hAnsi="Times New Roman" w:cs="Times New Roman"/>
                  <w:sz w:val="18"/>
                  <w:szCs w:val="18"/>
                  <w:rPrChange w:id="4694" w:author="Xuning Wei12232" w:date="2026-10-24T11:11:00Z">
                    <w:rPr/>
                  </w:rPrChange>
                </w:rPr>
                <w:t xml:space="preserve">. </w:t>
              </w:r>
            </w:ins>
          </w:p>
          <w:p w14:paraId="36DE5491" w14:textId="77777777" w:rsidR="007617DE" w:rsidRPr="007617DE" w:rsidRDefault="00AE300B" w:rsidP="007617DE">
            <w:pPr>
              <w:pStyle w:val="aff7"/>
              <w:widowControl w:val="0"/>
              <w:numPr>
                <w:ilvl w:val="0"/>
                <w:numId w:val="59"/>
              </w:numPr>
              <w:spacing w:beforeLines="50" w:before="120" w:afterLines="50" w:after="120"/>
              <w:jc w:val="both"/>
              <w:rPr>
                <w:ins w:id="4695" w:author="Xuning Wei12232" w:date="2026-10-20T15:11:00Z"/>
                <w:rFonts w:ascii="Times New Roman" w:eastAsia="仿宋_GB2312" w:hAnsi="Times New Roman" w:cs="Times New Roman"/>
                <w:color w:val="000000" w:themeColor="text1"/>
                <w:sz w:val="18"/>
                <w:szCs w:val="18"/>
                <w:lang w:eastAsia="zh-CN"/>
                <w:rPrChange w:id="4696" w:author="Xuning Wei12232" w:date="2026-10-24T11:11:00Z">
                  <w:rPr>
                    <w:ins w:id="4697" w:author="Xuning Wei12232" w:date="2026-10-20T15:11:00Z"/>
                    <w:rFonts w:ascii="Times New Roman" w:eastAsia="等线" w:hAnsi="Times New Roman" w:cs="Times New Roman"/>
                    <w:color w:val="000000" w:themeColor="text1"/>
                    <w:sz w:val="18"/>
                    <w:szCs w:val="18"/>
                    <w:lang w:eastAsia="zh-CN"/>
                  </w:rPr>
                </w:rPrChange>
              </w:rPr>
              <w:pPrChange w:id="4698" w:author="Xuning Wei12232" w:date="2026-10-20T15:11:00Z">
                <w:pPr>
                  <w:widowControl w:val="0"/>
                  <w:spacing w:beforeLines="50" w:before="120" w:afterLines="50" w:after="120"/>
                  <w:contextualSpacing/>
                </w:pPr>
              </w:pPrChange>
            </w:pPr>
            <w:del w:id="4699" w:author="Xuning Wei12232" w:date="2026-10-20T08:51:00Z">
              <w:r>
                <w:rPr>
                  <w:rFonts w:ascii="Times New Roman" w:eastAsia="等线" w:hAnsi="Times New Roman" w:cs="Times New Roman"/>
                  <w:sz w:val="18"/>
                  <w:szCs w:val="18"/>
                </w:rPr>
                <w:delText>2</w:delText>
              </w:r>
            </w:del>
            <w:del w:id="4700" w:author="Xuning Wei12232" w:date="2026-10-20T15:11:00Z">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 xml:space="preserve">Add </w:t>
            </w:r>
            <w:del w:id="4701" w:author="Xuning Wei12232" w:date="2026-10-20T08:43:00Z">
              <w:r>
                <w:rPr>
                  <w:rFonts w:ascii="Times New Roman" w:eastAsia="等线" w:hAnsi="Times New Roman" w:cs="Times New Roman"/>
                  <w:sz w:val="18"/>
                  <w:szCs w:val="18"/>
                </w:rPr>
                <w:delText>2.0 eq.</w:delText>
              </w:r>
              <w:r>
                <w:rPr>
                  <w:rFonts w:ascii="Times New Roman" w:eastAsia="等线" w:hAnsi="Times New Roman" w:cs="Times New Roman"/>
                  <w:sz w:val="18"/>
                  <w:szCs w:val="18"/>
                  <w:lang w:eastAsia="zh-CN"/>
                </w:rPr>
                <w:delText xml:space="preserve"> </w:delText>
              </w:r>
            </w:del>
            <w:proofErr w:type="spellStart"/>
            <w:r>
              <w:rPr>
                <w:rFonts w:ascii="Times New Roman" w:eastAsia="等线" w:hAnsi="Times New Roman" w:cs="Times New Roman"/>
                <w:sz w:val="18"/>
                <w:szCs w:val="18"/>
                <w:lang w:eastAsia="zh-CN"/>
              </w:rPr>
              <w:t>Fmoc</w:t>
            </w:r>
            <w:proofErr w:type="spellEnd"/>
            <w:r>
              <w:rPr>
                <w:rFonts w:ascii="Times New Roman" w:eastAsia="等线" w:hAnsi="Times New Roman" w:cs="Times New Roman"/>
                <w:sz w:val="18"/>
                <w:szCs w:val="18"/>
                <w:lang w:eastAsia="zh-CN"/>
              </w:rPr>
              <w:t>-L-</w:t>
            </w:r>
            <w:proofErr w:type="spellStart"/>
            <w:proofErr w:type="gramStart"/>
            <w:r>
              <w:rPr>
                <w:rFonts w:ascii="Times New Roman" w:eastAsia="等线" w:hAnsi="Times New Roman" w:cs="Times New Roman"/>
                <w:sz w:val="18"/>
                <w:szCs w:val="18"/>
                <w:lang w:eastAsia="zh-CN"/>
              </w:rPr>
              <w:t>Arg</w:t>
            </w:r>
            <w:proofErr w:type="spellEnd"/>
            <w:r>
              <w:rPr>
                <w:rFonts w:ascii="Times New Roman" w:eastAsia="等线" w:hAnsi="Times New Roman" w:cs="Times New Roman"/>
                <w:sz w:val="18"/>
                <w:szCs w:val="18"/>
                <w:lang w:eastAsia="zh-CN"/>
              </w:rPr>
              <w:t>(</w:t>
            </w:r>
            <w:proofErr w:type="spellStart"/>
            <w:proofErr w:type="gramEnd"/>
            <w:r>
              <w:rPr>
                <w:rFonts w:ascii="Times New Roman" w:eastAsia="等线" w:hAnsi="Times New Roman" w:cs="Times New Roman"/>
                <w:sz w:val="18"/>
                <w:szCs w:val="18"/>
                <w:lang w:eastAsia="zh-CN"/>
              </w:rPr>
              <w:t>Pbf</w:t>
            </w:r>
            <w:proofErr w:type="spellEnd"/>
            <w:r>
              <w:rPr>
                <w:rFonts w:ascii="Times New Roman" w:eastAsia="等线" w:hAnsi="Times New Roman" w:cs="Times New Roman"/>
                <w:sz w:val="18"/>
                <w:szCs w:val="18"/>
                <w:lang w:eastAsia="zh-CN"/>
              </w:rPr>
              <w:t>)-OH</w:t>
            </w:r>
            <w:ins w:id="4702" w:author="Xuning Wei12232" w:date="2026-10-20T08:43:00Z">
              <w:r>
                <w:rPr>
                  <w:rFonts w:ascii="Times New Roman" w:eastAsia="等线" w:hAnsi="Times New Roman" w:cs="Times New Roman"/>
                  <w:sz w:val="18"/>
                  <w:szCs w:val="18"/>
                  <w:lang w:eastAsia="zh-CN"/>
                </w:rPr>
                <w:t xml:space="preserve"> (</w:t>
              </w:r>
              <w:r>
                <w:rPr>
                  <w:rFonts w:ascii="Times New Roman" w:eastAsia="等线" w:hAnsi="Times New Roman" w:cs="Times New Roman"/>
                  <w:sz w:val="18"/>
                  <w:szCs w:val="18"/>
                </w:rPr>
                <w:t>2.0</w:t>
              </w:r>
            </w:ins>
            <w:ins w:id="4703" w:author="Xuning Wei12232" w:date="2026-10-22T13:16:00Z">
              <w:r>
                <w:rPr>
                  <w:rFonts w:ascii="Times New Roman" w:eastAsia="等线" w:hAnsi="Times New Roman" w:cs="Times New Roman"/>
                  <w:color w:val="000000" w:themeColor="text1"/>
                  <w:sz w:val="18"/>
                  <w:szCs w:val="18"/>
                  <w:rPrChange w:id="4704" w:author="Xuning Wei12232" w:date="2026-10-24T11:11:00Z">
                    <w:rPr>
                      <w:rFonts w:ascii="Times New Roman" w:eastAsia="等线" w:hAnsi="Times New Roman" w:cs="Times New Roman"/>
                      <w:color w:val="000000" w:themeColor="text1"/>
                      <w:sz w:val="18"/>
                      <w:szCs w:val="18"/>
                      <w:highlight w:val="lightGray"/>
                    </w:rPr>
                  </w:rPrChange>
                </w:rPr>
                <w:t>0</w:t>
              </w:r>
            </w:ins>
            <w:ins w:id="4705" w:author="Xuning Wei12232" w:date="2026-10-20T08:43: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lang w:eastAsia="zh-CN"/>
                </w:rPr>
                <w:t>)</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4706" w:author="Xuning Wei12232" w:date="2026-10-18T22:31:00Z">
              <w:r>
                <w:rPr>
                  <w:rFonts w:ascii="Times New Roman" w:eastAsia="等线" w:hAnsi="Times New Roman" w:cs="Times New Roman"/>
                  <w:color w:val="0000FF"/>
                  <w:sz w:val="18"/>
                  <w:szCs w:val="18"/>
                </w:rPr>
                <w:delText>Stir at least 15minutes.</w:delText>
              </w:r>
            </w:del>
            <w:ins w:id="4707" w:author="Xuning Wei12232" w:date="2026-10-20T22:21:00Z">
              <w:r>
                <w:rPr>
                  <w:rFonts w:ascii="Times New Roman" w:eastAsia="等线" w:hAnsi="Times New Roman" w:cs="Times New Roman"/>
                  <w:sz w:val="18"/>
                  <w:szCs w:val="18"/>
                </w:rPr>
                <w:t>Stir at least 15minutes at 20.0 ± 5.0 °C (</w:t>
              </w:r>
            </w:ins>
            <w:ins w:id="4708" w:author="Xuning Wei12232" w:date="2026-10-24T10:48:00Z">
              <w:r>
                <w:rPr>
                  <w:rFonts w:ascii="Times New Roman" w:eastAsia="等线" w:hAnsi="Times New Roman" w:cs="Times New Roman"/>
                  <w:sz w:val="18"/>
                  <w:szCs w:val="18"/>
                </w:rPr>
                <w:t>target: 20.0 °C</w:t>
              </w:r>
            </w:ins>
            <w:ins w:id="4709" w:author="Xuning Wei12232" w:date="2026-10-20T22:21:00Z">
              <w:r>
                <w:rPr>
                  <w:rFonts w:ascii="Times New Roman" w:eastAsia="等线" w:hAnsi="Times New Roman" w:cs="Times New Roman"/>
                  <w:sz w:val="18"/>
                  <w:szCs w:val="18"/>
                </w:rPr>
                <w:t>)</w:t>
              </w:r>
              <w:proofErr w:type="gramStart"/>
              <w:r>
                <w:rPr>
                  <w:rFonts w:ascii="Times New Roman" w:eastAsia="等线" w:hAnsi="Times New Roman" w:cs="Times New Roman"/>
                  <w:sz w:val="18"/>
                  <w:szCs w:val="18"/>
                </w:rPr>
                <w:t>.</w:t>
              </w:r>
            </w:ins>
            <w:ins w:id="4710" w:author="Xuning Wei12232" w:date="2026-10-18T22:31:00Z">
              <w:r>
                <w:rPr>
                  <w:rFonts w:ascii="Times New Roman" w:eastAsia="等线" w:hAnsi="Times New Roman" w:cs="Times New Roman"/>
                  <w:color w:val="FF0000"/>
                  <w:sz w:val="18"/>
                  <w:szCs w:val="18"/>
                </w:rPr>
                <w:t>,</w:t>
              </w:r>
              <w:proofErr w:type="gramEnd"/>
              <w:r>
                <w:rPr>
                  <w:rFonts w:ascii="Times New Roman" w:eastAsia="等线" w:hAnsi="Times New Roman" w:cs="Times New Roman"/>
                  <w:color w:val="FF0000"/>
                  <w:sz w:val="18"/>
                  <w:szCs w:val="18"/>
                </w:rPr>
                <w:t xml:space="preserve"> Confirm no visible solids and later use.</w:t>
              </w:r>
            </w:ins>
            <w:del w:id="4711" w:author="Xuning Wei12232" w:date="2026-10-20T15:11:00Z">
              <w:r>
                <w:rPr>
                  <w:rFonts w:ascii="Times New Roman" w:eastAsia="等线" w:hAnsi="Times New Roman" w:cs="Times New Roman"/>
                  <w:sz w:val="18"/>
                  <w:szCs w:val="18"/>
                </w:rPr>
                <w:br/>
              </w:r>
            </w:del>
            <w:del w:id="4712" w:author="Xuning Wei12232" w:date="2026-10-20T08:51:00Z">
              <w:r>
                <w:rPr>
                  <w:rFonts w:ascii="Times New Roman" w:eastAsia="等线" w:hAnsi="Times New Roman" w:cs="Times New Roman"/>
                  <w:sz w:val="18"/>
                  <w:szCs w:val="18"/>
                  <w:lang w:eastAsia="zh-CN"/>
                </w:rPr>
                <w:delText>3. Adjust</w:delText>
              </w:r>
              <w:r>
                <w:rPr>
                  <w:rFonts w:ascii="Times New Roman" w:eastAsia="等线" w:hAnsi="Times New Roman" w:cs="Times New Roman"/>
                  <w:bCs w:val="0"/>
                  <w:sz w:val="18"/>
                  <w:szCs w:val="18"/>
                </w:rPr>
                <w:delText xml:space="preserve"> the mixture to </w:delText>
              </w:r>
              <w:r>
                <w:rPr>
                  <w:rFonts w:ascii="Times New Roman" w:eastAsia="等线" w:hAnsi="Times New Roman" w:cs="Times New Roman"/>
                  <w:bCs w:val="0"/>
                  <w:sz w:val="18"/>
                  <w:szCs w:val="18"/>
                  <w:lang w:eastAsia="zh-CN"/>
                </w:rPr>
                <w:delText>20 ± 5 °C (target: 20 °C)</w:delText>
              </w:r>
              <w:r>
                <w:rPr>
                  <w:rFonts w:ascii="Times New Roman" w:eastAsia="等线" w:hAnsi="Times New Roman" w:cs="Times New Roman"/>
                  <w:sz w:val="18"/>
                  <w:szCs w:val="18"/>
                </w:rPr>
                <w:delText xml:space="preserve">. Maintain for next operation at </w:delText>
              </w:r>
              <w:r>
                <w:rPr>
                  <w:rFonts w:ascii="Times New Roman" w:eastAsia="等线" w:hAnsi="Times New Roman" w:cs="Times New Roman"/>
                  <w:sz w:val="18"/>
                  <w:szCs w:val="18"/>
                  <w:lang w:eastAsia="zh-CN"/>
                </w:rPr>
                <w:delText xml:space="preserve">20 ± 5 °C (target: </w:delText>
              </w:r>
              <w:r>
                <w:rPr>
                  <w:rFonts w:ascii="Times New Roman" w:eastAsia="等线" w:hAnsi="Times New Roman" w:cs="Times New Roman"/>
                  <w:bCs w:val="0"/>
                  <w:sz w:val="18"/>
                  <w:szCs w:val="18"/>
                  <w:lang w:eastAsia="zh-CN"/>
                </w:rPr>
                <w:delText>20 °C</w:delText>
              </w:r>
              <w:r>
                <w:rPr>
                  <w:rFonts w:ascii="Times New Roman" w:eastAsia="等线" w:hAnsi="Times New Roman" w:cs="Times New Roman"/>
                  <w:sz w:val="18"/>
                  <w:szCs w:val="18"/>
                  <w:lang w:eastAsia="zh-CN"/>
                </w:rPr>
                <w:delText>)</w:delText>
              </w:r>
              <w:r>
                <w:rPr>
                  <w:rFonts w:ascii="Times New Roman" w:eastAsia="等线" w:hAnsi="Times New Roman" w:cs="Times New Roman"/>
                  <w:sz w:val="18"/>
                  <w:szCs w:val="18"/>
                  <w:lang w:eastAsia="zh-CN"/>
                </w:rPr>
                <w:br/>
              </w:r>
            </w:del>
            <w:del w:id="4713" w:author="Xuning Wei12232" w:date="2026-10-20T15:11:00Z">
              <w:r>
                <w:rPr>
                  <w:rFonts w:ascii="Times New Roman" w:eastAsia="等线" w:hAnsi="Times New Roman" w:cs="Times New Roman"/>
                  <w:sz w:val="18"/>
                  <w:szCs w:val="18"/>
                  <w:lang w:eastAsia="zh-CN"/>
                </w:rPr>
                <w:delText xml:space="preserve">4. </w:delText>
              </w:r>
            </w:del>
          </w:p>
          <w:p w14:paraId="0A5F12E6" w14:textId="77777777" w:rsidR="007617DE" w:rsidRPr="007617DE" w:rsidRDefault="00AE300B" w:rsidP="007617DE">
            <w:pPr>
              <w:pStyle w:val="aff7"/>
              <w:widowControl w:val="0"/>
              <w:numPr>
                <w:ilvl w:val="0"/>
                <w:numId w:val="59"/>
              </w:numPr>
              <w:spacing w:beforeLines="50" w:before="120" w:afterLines="50" w:after="120"/>
              <w:jc w:val="both"/>
              <w:rPr>
                <w:ins w:id="4714" w:author="Xuning Wei12232" w:date="2026-10-20T15:11:00Z"/>
                <w:rFonts w:ascii="Times New Roman" w:eastAsia="仿宋_GB2312" w:hAnsi="Times New Roman" w:cs="Times New Roman"/>
                <w:color w:val="000000" w:themeColor="text1"/>
                <w:sz w:val="18"/>
                <w:szCs w:val="18"/>
                <w:rPrChange w:id="4715" w:author="Xuning Wei12232" w:date="2026-10-24T11:11:00Z">
                  <w:rPr>
                    <w:ins w:id="4716" w:author="Xuning Wei12232" w:date="2026-10-20T15:11:00Z"/>
                    <w:rFonts w:ascii="Times New Roman" w:eastAsia="等线" w:hAnsi="Times New Roman" w:cs="Times New Roman"/>
                    <w:color w:val="000000" w:themeColor="text1"/>
                    <w:sz w:val="18"/>
                    <w:szCs w:val="18"/>
                  </w:rPr>
                </w:rPrChange>
              </w:rPr>
              <w:pPrChange w:id="4717" w:author="Xuning Wei12232" w:date="2026-10-20T15:11: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del w:id="4718"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proofErr w:type="spellStart"/>
            <w:ins w:id="4719" w:author="Xuning Wei12232" w:date="2026-10-20T08:13:00Z">
              <w:r>
                <w:rPr>
                  <w:rFonts w:ascii="Times New Roman" w:eastAsia="等线" w:hAnsi="Times New Roman" w:cs="Times New Roman"/>
                  <w:sz w:val="18"/>
                  <w:szCs w:val="18"/>
                </w:rPr>
                <w:t>OxymaPure</w:t>
              </w:r>
              <w:proofErr w:type="spellEnd"/>
              <w:r>
                <w:rPr>
                  <w:rFonts w:ascii="Times New Roman" w:eastAsia="等线" w:hAnsi="Times New Roman" w:cs="Times New Roman"/>
                  <w:sz w:val="18"/>
                  <w:szCs w:val="18"/>
                </w:rPr>
                <w:t xml:space="preserve"> (2.0</w:t>
              </w:r>
            </w:ins>
            <w:ins w:id="4720" w:author="Xuning Wei12232" w:date="2026-10-22T10:28:00Z">
              <w:r>
                <w:rPr>
                  <w:rFonts w:ascii="Times New Roman" w:eastAsia="等线" w:hAnsi="Times New Roman" w:cs="Times New Roman"/>
                  <w:color w:val="FF0000"/>
                  <w:sz w:val="18"/>
                  <w:szCs w:val="18"/>
                </w:rPr>
                <w:t>0</w:t>
              </w:r>
            </w:ins>
            <w:ins w:id="4721" w:author="Xuning Wei12232" w:date="2026-10-20T08:13:00Z">
              <w:r>
                <w:rPr>
                  <w:rFonts w:ascii="Times New Roman" w:eastAsia="等线" w:hAnsi="Times New Roman" w:cs="Times New Roman"/>
                  <w:sz w:val="18"/>
                  <w:szCs w:val="18"/>
                </w:rPr>
                <w:t xml:space="preserve"> eq.)</w:t>
              </w:r>
            </w:ins>
            <w:r>
              <w:rPr>
                <w:rFonts w:ascii="Times New Roman" w:eastAsia="等线" w:hAnsi="Times New Roman" w:cs="Times New Roman"/>
                <w:sz w:val="18"/>
                <w:szCs w:val="18"/>
              </w:rPr>
              <w:t xml:space="preserve"> 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at </w:t>
            </w:r>
            <w:del w:id="4722" w:author="Xuning Wei12232" w:date="2026-10-20T14:33:00Z">
              <w:r>
                <w:rPr>
                  <w:rFonts w:ascii="Times New Roman" w:eastAsia="等线" w:hAnsi="Times New Roman" w:cs="Times New Roman"/>
                  <w:sz w:val="18"/>
                  <w:szCs w:val="18"/>
                  <w:lang w:eastAsia="zh-CN"/>
                </w:rPr>
                <w:delText>20 ± 5 °C</w:delText>
              </w:r>
            </w:del>
            <w:ins w:id="4723" w:author="Xuning Wei12232" w:date="2026-10-20T14:33:00Z">
              <w:r>
                <w:rPr>
                  <w:rFonts w:ascii="Times New Roman" w:eastAsia="等线" w:hAnsi="Times New Roman" w:cs="Times New Roman"/>
                  <w:sz w:val="18"/>
                  <w:szCs w:val="18"/>
                  <w:lang w:eastAsia="zh-CN"/>
                </w:rPr>
                <w:t>20.0 ± 5.0 °C</w:t>
              </w:r>
            </w:ins>
            <w:r>
              <w:rPr>
                <w:rFonts w:ascii="Times New Roman" w:eastAsia="等线" w:hAnsi="Times New Roman" w:cs="Times New Roman"/>
                <w:sz w:val="18"/>
                <w:szCs w:val="18"/>
                <w:lang w:eastAsia="zh-CN"/>
              </w:rPr>
              <w:t xml:space="preserve"> (</w:t>
            </w:r>
            <w:del w:id="4724" w:author="Xuning Wei12232" w:date="2026-10-24T10:48:00Z">
              <w:r>
                <w:rPr>
                  <w:rFonts w:ascii="Times New Roman" w:eastAsia="等线" w:hAnsi="Times New Roman" w:cs="Times New Roman"/>
                  <w:sz w:val="18"/>
                  <w:szCs w:val="18"/>
                  <w:lang w:eastAsia="zh-CN"/>
                </w:rPr>
                <w:delText>target: 20 °C</w:delText>
              </w:r>
            </w:del>
            <w:ins w:id="4725" w:author="Xuning Wei12232" w:date="2026-10-24T10:48:00Z">
              <w:r>
                <w:rPr>
                  <w:rFonts w:ascii="Times New Roman" w:eastAsia="等线" w:hAnsi="Times New Roman" w:cs="Times New Roman"/>
                  <w:sz w:val="18"/>
                  <w:szCs w:val="18"/>
                  <w:lang w:eastAsia="zh-CN"/>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ins w:id="4726" w:author="Xuning Wei12232" w:date="2026-10-20T21:13:00Z">
              <w:r>
                <w:rPr>
                  <w:rFonts w:ascii="Times New Roman" w:eastAsia="等线" w:hAnsi="Times New Roman" w:cs="Times New Roman"/>
                  <w:color w:val="000000" w:themeColor="text1"/>
                  <w:sz w:val="18"/>
                  <w:szCs w:val="18"/>
                  <w:rPrChange w:id="4727" w:author="Xuning Wei12232" w:date="2026-10-24T11:11:00Z">
                    <w:rPr>
                      <w:rFonts w:ascii="Times New Roman" w:eastAsia="等线" w:hAnsi="Times New Roman" w:cs="Times New Roman"/>
                      <w:color w:val="000000" w:themeColor="text1"/>
                      <w:sz w:val="18"/>
                      <w:szCs w:val="18"/>
                      <w:highlight w:val="cyan"/>
                    </w:rPr>
                  </w:rPrChange>
                </w:rPr>
                <w:t>DMF (2.0 V, 1.9</w:t>
              </w:r>
            </w:ins>
            <w:ins w:id="4728" w:author="Xuning Wei12232" w:date="2026-10-23T16:07:00Z">
              <w:r>
                <w:rPr>
                  <w:rFonts w:ascii="Times New Roman" w:eastAsia="等线" w:hAnsi="Times New Roman" w:cs="Times New Roman"/>
                  <w:color w:val="000000" w:themeColor="text1"/>
                  <w:sz w:val="18"/>
                  <w:szCs w:val="18"/>
                  <w:rPrChange w:id="4729" w:author="Xuning Wei12232" w:date="2026-10-24T11:11:00Z">
                    <w:rPr>
                      <w:rFonts w:ascii="Times New Roman" w:eastAsia="等线" w:hAnsi="Times New Roman" w:cs="Times New Roman"/>
                      <w:color w:val="000000" w:themeColor="text1"/>
                      <w:sz w:val="18"/>
                      <w:szCs w:val="18"/>
                      <w:highlight w:val="cyan"/>
                    </w:rPr>
                  </w:rPrChange>
                </w:rPr>
                <w:t>0</w:t>
              </w:r>
            </w:ins>
            <w:ins w:id="4730" w:author="Xuning Wei12232" w:date="2026-10-20T21:13:00Z">
              <w:r>
                <w:rPr>
                  <w:rFonts w:ascii="Times New Roman" w:eastAsia="等线" w:hAnsi="Times New Roman" w:cs="Times New Roman"/>
                  <w:color w:val="000000" w:themeColor="text1"/>
                  <w:sz w:val="18"/>
                  <w:szCs w:val="18"/>
                  <w:rPrChange w:id="4731" w:author="Xuning Wei12232" w:date="2026-10-24T11:11:00Z">
                    <w:rPr>
                      <w:rFonts w:ascii="Times New Roman" w:eastAsia="等线" w:hAnsi="Times New Roman" w:cs="Times New Roman"/>
                      <w:color w:val="000000" w:themeColor="text1"/>
                      <w:sz w:val="18"/>
                      <w:szCs w:val="18"/>
                      <w:highlight w:val="cyan"/>
                    </w:rPr>
                  </w:rPrChange>
                </w:rPr>
                <w:t xml:space="preserve"> kg/kg)</w:t>
              </w:r>
            </w:ins>
            <w:del w:id="4732" w:author="Xuning Wei12232" w:date="2026-10-20T08:13:00Z">
              <w:r>
                <w:rPr>
                  <w:rFonts w:ascii="Times New Roman" w:eastAsia="等线" w:hAnsi="Times New Roman" w:cs="Times New Roman"/>
                  <w:sz w:val="18"/>
                  <w:szCs w:val="18"/>
                </w:rPr>
                <w:delText>2.0 V DMF (1.896 kg/kg)</w:delText>
              </w:r>
            </w:del>
            <w:del w:id="4733" w:author="Xuning Wei12232" w:date="2026-10-20T21:13:00Z">
              <w:r>
                <w:rPr>
                  <w:rFonts w:ascii="Times New Roman" w:eastAsia="等线" w:hAnsi="Times New Roman" w:cs="Times New Roman"/>
                  <w:sz w:val="18"/>
                  <w:szCs w:val="18"/>
                </w:rPr>
                <w:delText xml:space="preserve">.  </w:delText>
              </w:r>
            </w:del>
            <w:del w:id="4734" w:author="Xuning Wei12232" w:date="2026-10-20T15:11:00Z">
              <w:r>
                <w:rPr>
                  <w:rFonts w:ascii="Times New Roman" w:eastAsia="等线" w:hAnsi="Times New Roman" w:cs="Times New Roman"/>
                  <w:sz w:val="18"/>
                  <w:szCs w:val="18"/>
                </w:rPr>
                <w:br/>
                <w:delText xml:space="preserve">5. </w:delText>
              </w:r>
            </w:del>
          </w:p>
          <w:p w14:paraId="7C64BB52" w14:textId="77777777" w:rsidR="007617DE" w:rsidRPr="007617DE" w:rsidRDefault="00AE300B" w:rsidP="007617DE">
            <w:pPr>
              <w:pStyle w:val="aff7"/>
              <w:widowControl w:val="0"/>
              <w:numPr>
                <w:ilvl w:val="0"/>
                <w:numId w:val="59"/>
              </w:numPr>
              <w:spacing w:beforeLines="50" w:before="120" w:afterLines="50" w:after="120"/>
              <w:jc w:val="both"/>
              <w:rPr>
                <w:ins w:id="4735" w:author="Xuning Wei12232" w:date="2026-10-20T15:11:00Z"/>
                <w:rFonts w:ascii="Times New Roman" w:eastAsia="仿宋_GB2312" w:hAnsi="Times New Roman" w:cs="Times New Roman"/>
                <w:color w:val="000000" w:themeColor="text1"/>
                <w:sz w:val="18"/>
                <w:szCs w:val="18"/>
                <w:rPrChange w:id="4736" w:author="Xuning Wei12232" w:date="2026-10-24T11:11:00Z">
                  <w:rPr>
                    <w:ins w:id="4737" w:author="Xuning Wei12232" w:date="2026-10-20T15:11:00Z"/>
                    <w:rFonts w:ascii="Times New Roman" w:eastAsia="等线" w:hAnsi="Times New Roman" w:cs="Times New Roman"/>
                    <w:color w:val="000000" w:themeColor="text1"/>
                    <w:sz w:val="18"/>
                    <w:szCs w:val="18"/>
                  </w:rPr>
                </w:rPrChange>
              </w:rPr>
              <w:pPrChange w:id="4738" w:author="Xuning Wei12232" w:date="2026-10-20T15:11: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del w:id="4739" w:author="Xuning Wei12232" w:date="2026-10-20T08:14:00Z">
              <w:r>
                <w:rPr>
                  <w:rFonts w:ascii="Times New Roman" w:eastAsia="等线" w:hAnsi="Times New Roman" w:cs="Times New Roman"/>
                  <w:sz w:val="18"/>
                  <w:szCs w:val="18"/>
                </w:rPr>
                <w:delText>2.2 eq. DIC</w:delText>
              </w:r>
            </w:del>
            <w:ins w:id="4740" w:author="Xuning Wei12232" w:date="2026-10-20T08:14:00Z">
              <w:r>
                <w:rPr>
                  <w:rFonts w:ascii="Times New Roman" w:eastAsia="等线" w:hAnsi="Times New Roman" w:cs="Times New Roman"/>
                  <w:sz w:val="18"/>
                  <w:szCs w:val="18"/>
                </w:rPr>
                <w:t>DIC (2.2</w:t>
              </w:r>
            </w:ins>
            <w:ins w:id="4741" w:author="Xuning Wei12232" w:date="2026-10-22T10:28:00Z">
              <w:r>
                <w:rPr>
                  <w:rFonts w:ascii="Times New Roman" w:eastAsia="等线" w:hAnsi="Times New Roman" w:cs="Times New Roman"/>
                  <w:color w:val="FF0000"/>
                  <w:sz w:val="18"/>
                  <w:szCs w:val="18"/>
                </w:rPr>
                <w:t>0</w:t>
              </w:r>
            </w:ins>
            <w:ins w:id="4742" w:author="Xuning Wei12232" w:date="2026-10-20T08:14: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rPr>
                <w:t>)</w:t>
              </w:r>
            </w:ins>
            <w:r>
              <w:rPr>
                <w:rFonts w:ascii="Times New Roman" w:eastAsia="等线" w:hAnsi="Times New Roman" w:cs="Times New Roman"/>
                <w:sz w:val="18"/>
                <w:szCs w:val="18"/>
              </w:rPr>
              <w:t xml:space="preserve"> into TJ4S-1213-Sy15-R01. Activate for 20±5 min (target: 20 min) at </w:t>
            </w:r>
            <w:del w:id="4743" w:author="Xuning Wei12232" w:date="2026-10-20T14:33:00Z">
              <w:r>
                <w:rPr>
                  <w:rFonts w:ascii="Times New Roman" w:eastAsia="等线" w:hAnsi="Times New Roman" w:cs="Times New Roman"/>
                  <w:sz w:val="18"/>
                  <w:szCs w:val="18"/>
                  <w:lang w:eastAsia="zh-CN"/>
                </w:rPr>
                <w:delText>20 ± 5 °C</w:delText>
              </w:r>
            </w:del>
            <w:ins w:id="4744" w:author="Xuning Wei12232" w:date="2026-10-20T14:33:00Z">
              <w:r>
                <w:rPr>
                  <w:rFonts w:ascii="Times New Roman" w:eastAsia="等线" w:hAnsi="Times New Roman" w:cs="Times New Roman"/>
                  <w:color w:val="FF0000"/>
                  <w:sz w:val="18"/>
                  <w:szCs w:val="18"/>
                  <w:lang w:eastAsia="zh-CN"/>
                </w:rPr>
                <w:t>20.0 ± 5.0 °C</w:t>
              </w:r>
            </w:ins>
            <w:r>
              <w:rPr>
                <w:rFonts w:ascii="Times New Roman" w:eastAsia="等线" w:hAnsi="Times New Roman" w:cs="Times New Roman"/>
                <w:sz w:val="18"/>
                <w:szCs w:val="18"/>
                <w:lang w:eastAsia="zh-CN"/>
              </w:rPr>
              <w:t xml:space="preserve"> (</w:t>
            </w:r>
            <w:del w:id="4745" w:author="Xuning Wei12232" w:date="2026-10-24T10:48:00Z">
              <w:r>
                <w:rPr>
                  <w:rFonts w:ascii="Times New Roman" w:eastAsia="等线" w:hAnsi="Times New Roman" w:cs="Times New Roman"/>
                  <w:sz w:val="18"/>
                  <w:szCs w:val="18"/>
                  <w:lang w:eastAsia="zh-CN"/>
                </w:rPr>
                <w:delText>target: 20 °C</w:delText>
              </w:r>
            </w:del>
            <w:ins w:id="4746" w:author="Xuning Wei12232" w:date="2026-10-24T10:48:00Z">
              <w:r>
                <w:rPr>
                  <w:rFonts w:ascii="Times New Roman" w:eastAsia="等线" w:hAnsi="Times New Roman" w:cs="Times New Roman"/>
                  <w:color w:val="FF0000"/>
                  <w:sz w:val="18"/>
                  <w:szCs w:val="18"/>
                  <w:lang w:eastAsia="zh-CN"/>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4747" w:author="Xuning Wei12232" w:date="2026-10-20T15:11:00Z">
              <w:r>
                <w:rPr>
                  <w:rFonts w:ascii="Times New Roman" w:eastAsia="等线" w:hAnsi="Times New Roman" w:cs="Times New Roman"/>
                  <w:sz w:val="18"/>
                  <w:szCs w:val="18"/>
                </w:rPr>
                <w:br/>
                <w:delText xml:space="preserve">6. </w:delText>
              </w:r>
            </w:del>
          </w:p>
          <w:p w14:paraId="3F733AB7" w14:textId="77777777" w:rsidR="007617DE" w:rsidRPr="007617DE" w:rsidRDefault="00AE300B" w:rsidP="007617DE">
            <w:pPr>
              <w:pStyle w:val="aff7"/>
              <w:widowControl w:val="0"/>
              <w:numPr>
                <w:ilvl w:val="0"/>
                <w:numId w:val="59"/>
              </w:numPr>
              <w:spacing w:beforeLines="50" w:before="120" w:afterLines="50" w:after="120"/>
              <w:jc w:val="both"/>
              <w:rPr>
                <w:ins w:id="4748" w:author="Xuning Wei12232" w:date="2026-10-20T15:11:00Z"/>
                <w:rFonts w:ascii="Times New Roman" w:eastAsia="仿宋_GB2312" w:hAnsi="Times New Roman" w:cs="Times New Roman"/>
                <w:color w:val="000000" w:themeColor="text1"/>
                <w:sz w:val="18"/>
                <w:szCs w:val="18"/>
                <w:rPrChange w:id="4749" w:author="Xuning Wei12232" w:date="2026-10-24T11:11:00Z">
                  <w:rPr>
                    <w:ins w:id="4750" w:author="Xuning Wei12232" w:date="2026-10-20T15:11:00Z"/>
                    <w:rFonts w:ascii="Times New Roman" w:eastAsia="等线" w:hAnsi="Times New Roman" w:cs="Times New Roman"/>
                    <w:color w:val="000000" w:themeColor="text1"/>
                    <w:sz w:val="18"/>
                    <w:szCs w:val="18"/>
                  </w:rPr>
                </w:rPrChange>
              </w:rPr>
              <w:pPrChange w:id="4751" w:author="Xuning Wei12232" w:date="2026-10-20T15:11: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4752"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4753" w:author="Xuning Wei12232" w:date="2026-10-20T08:47:00Z">
              <w:r>
                <w:rPr>
                  <w:rFonts w:ascii="Times New Roman" w:eastAsia="等线" w:hAnsi="Times New Roman" w:cs="Times New Roman"/>
                  <w:color w:val="000000" w:themeColor="text1"/>
                  <w:sz w:val="18"/>
                  <w:szCs w:val="18"/>
                  <w:rPrChange w:id="4754" w:author="Xuning Wei12232" w:date="2026-10-24T11:11:00Z">
                    <w:rPr>
                      <w:rFonts w:ascii="Times New Roman" w:eastAsia="等线" w:hAnsi="Times New Roman" w:cs="Times New Roman"/>
                      <w:color w:val="000000" w:themeColor="text1"/>
                      <w:sz w:val="18"/>
                      <w:szCs w:val="18"/>
                      <w:highlight w:val="cyan"/>
                    </w:rPr>
                  </w:rPrChange>
                </w:rPr>
                <w:t xml:space="preserve"> DMF (1.0 V, 0.9</w:t>
              </w:r>
            </w:ins>
            <w:ins w:id="4755" w:author="Xuning Wei12232" w:date="2026-10-20T21:14:00Z">
              <w:r>
                <w:rPr>
                  <w:rFonts w:ascii="Times New Roman" w:eastAsia="等线" w:hAnsi="Times New Roman" w:cs="Times New Roman"/>
                  <w:color w:val="000000" w:themeColor="text1"/>
                  <w:sz w:val="18"/>
                  <w:szCs w:val="18"/>
                  <w:rPrChange w:id="4756" w:author="Xuning Wei12232" w:date="2026-10-24T11:11:00Z">
                    <w:rPr>
                      <w:rFonts w:ascii="Times New Roman" w:eastAsia="等线" w:hAnsi="Times New Roman" w:cs="Times New Roman"/>
                      <w:color w:val="000000" w:themeColor="text1"/>
                      <w:sz w:val="18"/>
                      <w:szCs w:val="18"/>
                      <w:highlight w:val="cyan"/>
                    </w:rPr>
                  </w:rPrChange>
                </w:rPr>
                <w:t>5</w:t>
              </w:r>
            </w:ins>
            <w:ins w:id="4757" w:author="Xuning Wei12232" w:date="2026-10-20T08:47:00Z">
              <w:r>
                <w:rPr>
                  <w:rFonts w:ascii="Times New Roman" w:eastAsia="等线" w:hAnsi="Times New Roman" w:cs="Times New Roman"/>
                  <w:sz w:val="18"/>
                  <w:szCs w:val="18"/>
                </w:rPr>
                <w:t xml:space="preserve"> kg/kg)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4758" w:author="Xuning Wei12232" w:date="2026-10-20T15:11:00Z">
              <w:r>
                <w:rPr>
                  <w:rFonts w:ascii="Times New Roman" w:eastAsia="等线" w:hAnsi="Times New Roman" w:cs="Times New Roman"/>
                  <w:sz w:val="18"/>
                  <w:szCs w:val="18"/>
                </w:rPr>
                <w:br/>
                <w:delText xml:space="preserve">7. </w:delText>
              </w:r>
            </w:del>
          </w:p>
          <w:p w14:paraId="42A0571F" w14:textId="77777777" w:rsidR="007617DE" w:rsidRDefault="00AE300B" w:rsidP="007617DE">
            <w:pPr>
              <w:pStyle w:val="aff7"/>
              <w:widowControl w:val="0"/>
              <w:numPr>
                <w:ilvl w:val="0"/>
                <w:numId w:val="59"/>
              </w:numPr>
              <w:spacing w:beforeLines="50" w:before="120" w:afterLines="50" w:after="120"/>
              <w:jc w:val="both"/>
              <w:rPr>
                <w:rFonts w:ascii="Times New Roman" w:eastAsia="仿宋_GB2312" w:hAnsi="Times New Roman" w:cs="Times New Roman"/>
                <w:sz w:val="18"/>
                <w:szCs w:val="18"/>
              </w:rPr>
              <w:pPrChange w:id="4759" w:author="Xuning Wei12232" w:date="2026-10-20T15:11: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3F8D9B9A" w14:textId="77777777">
        <w:trPr>
          <w:trHeight w:val="20"/>
        </w:trPr>
        <w:tc>
          <w:tcPr>
            <w:tcW w:w="310" w:type="pct"/>
            <w:tcMar>
              <w:top w:w="57" w:type="dxa"/>
              <w:left w:w="85" w:type="dxa"/>
              <w:bottom w:w="57" w:type="dxa"/>
              <w:right w:w="85" w:type="dxa"/>
            </w:tcMar>
            <w:vAlign w:val="center"/>
          </w:tcPr>
          <w:p w14:paraId="21B5D102"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72001F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01F7F1BE" w14:textId="77777777" w:rsidR="007617DE" w:rsidRDefault="00AE300B" w:rsidP="007617DE">
            <w:pPr>
              <w:pStyle w:val="aff7"/>
              <w:widowControl w:val="0"/>
              <w:numPr>
                <w:ilvl w:val="0"/>
                <w:numId w:val="60"/>
              </w:numPr>
              <w:spacing w:beforeLines="50" w:before="120" w:afterLines="50" w:after="120"/>
              <w:jc w:val="both"/>
              <w:rPr>
                <w:ins w:id="4760" w:author="Xuning Wei12232" w:date="2026-10-20T15:12:00Z"/>
                <w:rFonts w:ascii="Times New Roman" w:eastAsia="等线" w:hAnsi="Times New Roman" w:cs="Times New Roman"/>
                <w:sz w:val="18"/>
                <w:szCs w:val="18"/>
              </w:rPr>
              <w:pPrChange w:id="4761" w:author="Xuning Wei12232" w:date="2026-10-20T15:12:00Z">
                <w:pPr>
                  <w:widowControl w:val="0"/>
                  <w:spacing w:beforeLines="50" w:before="120" w:afterLines="50" w:after="120"/>
                  <w:contextualSpacing/>
                </w:pPr>
              </w:pPrChange>
            </w:pPr>
            <w:del w:id="4762" w:author="Xuning Wei12232" w:date="2026-10-20T15:12:00Z">
              <w:r>
                <w:rPr>
                  <w:rFonts w:ascii="Times New Roman" w:eastAsia="等线" w:hAnsi="Times New Roman" w:cs="Times New Roman"/>
                  <w:sz w:val="18"/>
                  <w:szCs w:val="18"/>
                </w:rPr>
                <w:delText xml:space="preserve">1. </w:delText>
              </w:r>
            </w:del>
            <w:ins w:id="4763" w:author="Xuning Wei12232" w:date="2026-10-20T21:34: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4764" w:author="Xuning Wei12232" w:date="2026-10-20T21:36:00Z">
              <w:r>
                <w:rPr>
                  <w:rFonts w:ascii="Times New Roman" w:eastAsia="等线" w:hAnsi="Times New Roman" w:cs="Times New Roman"/>
                  <w:bCs w:val="0"/>
                  <w:color w:val="FF0000"/>
                  <w:sz w:val="18"/>
                  <w:szCs w:val="18"/>
                </w:rPr>
                <w:t>25.0 °C</w:t>
              </w:r>
            </w:ins>
            <w:ins w:id="4765" w:author="Xuning Wei12232" w:date="2026-10-20T21:34: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4766" w:author="Xuning Wei12232" w:date="2026-10-20T21:36:00Z">
              <w:r>
                <w:rPr>
                  <w:rFonts w:ascii="Times New Roman" w:eastAsia="等线" w:hAnsi="Times New Roman" w:cs="Times New Roman"/>
                  <w:bCs w:val="0"/>
                  <w:color w:val="FF0000"/>
                  <w:sz w:val="18"/>
                  <w:szCs w:val="18"/>
                </w:rPr>
                <w:t>25.0 °C</w:t>
              </w:r>
            </w:ins>
            <w:ins w:id="4767" w:author="Xuning Wei12232" w:date="2026-10-20T21:34:00Z">
              <w:r>
                <w:rPr>
                  <w:rFonts w:ascii="Times New Roman" w:eastAsia="等线" w:hAnsi="Times New Roman" w:cs="Times New Roman"/>
                  <w:bCs w:val="0"/>
                  <w:color w:val="FF0000"/>
                  <w:sz w:val="18"/>
                  <w:szCs w:val="18"/>
                </w:rPr>
                <w:t>)</w:t>
              </w:r>
            </w:ins>
            <w:ins w:id="4768" w:author="Xuning Wei12232" w:date="2026-10-20T08:40:00Z">
              <w:r>
                <w:rPr>
                  <w:rFonts w:ascii="Times New Roman" w:eastAsia="等线" w:hAnsi="Times New Roman" w:cs="Times New Roman"/>
                  <w:color w:val="FF0000"/>
                  <w:sz w:val="18"/>
                  <w:szCs w:val="18"/>
                  <w:rPrChange w:id="4769" w:author="Xuning Wei12232" w:date="2026-10-24T11:11:00Z">
                    <w:rPr>
                      <w:color w:val="FF0000"/>
                    </w:rPr>
                  </w:rPrChange>
                </w:rPr>
                <w:t>.</w:t>
              </w:r>
            </w:ins>
            <w:del w:id="4770" w:author="Xuning Wei12232" w:date="2026-10-20T08:40:00Z">
              <w:r>
                <w:rPr>
                  <w:rFonts w:ascii="Times New Roman" w:eastAsia="等线" w:hAnsi="Times New Roman" w:cs="Times New Roman"/>
                  <w:sz w:val="18"/>
                  <w:szCs w:val="18"/>
                  <w:rPrChange w:id="4771"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4772" w:author="Xuning Wei12232" w:date="2026-10-24T11:11:00Z">
                    <w:rPr/>
                  </w:rPrChange>
                </w:rPr>
                <w:delText>react at 25±5 °C (target: 25 °C)</w:delText>
              </w:r>
              <w:r>
                <w:rPr>
                  <w:rFonts w:ascii="Times New Roman" w:eastAsia="等线" w:hAnsi="Times New Roman" w:cs="Times New Roman"/>
                  <w:sz w:val="18"/>
                  <w:szCs w:val="18"/>
                  <w:rPrChange w:id="4773" w:author="Xuning Wei12232" w:date="2026-10-24T11:11:00Z">
                    <w:rPr/>
                  </w:rPrChange>
                </w:rPr>
                <w:delText xml:space="preserve">. </w:delText>
              </w:r>
            </w:del>
            <w:del w:id="4774" w:author="Xuning Wei12232" w:date="2026-10-20T15:12:00Z">
              <w:r>
                <w:rPr>
                  <w:rFonts w:ascii="Times New Roman" w:eastAsia="等线" w:hAnsi="Times New Roman" w:cs="Times New Roman"/>
                  <w:sz w:val="18"/>
                  <w:szCs w:val="18"/>
                  <w:rPrChange w:id="4775" w:author="Xuning Wei12232" w:date="2026-10-24T11:11:00Z">
                    <w:rPr/>
                  </w:rPrChange>
                </w:rPr>
                <w:br/>
                <w:delText xml:space="preserve">2. </w:delText>
              </w:r>
            </w:del>
          </w:p>
          <w:p w14:paraId="2001C26B" w14:textId="77777777" w:rsidR="007617DE" w:rsidRDefault="00AE300B" w:rsidP="007617DE">
            <w:pPr>
              <w:pStyle w:val="aff7"/>
              <w:widowControl w:val="0"/>
              <w:numPr>
                <w:ilvl w:val="0"/>
                <w:numId w:val="60"/>
              </w:numPr>
              <w:spacing w:beforeLines="50" w:before="120" w:afterLines="50" w:after="120"/>
              <w:jc w:val="both"/>
              <w:rPr>
                <w:ins w:id="4776" w:author="Xuning Wei12232" w:date="2026-10-20T15:12:00Z"/>
                <w:rFonts w:ascii="Times New Roman" w:eastAsia="等线" w:hAnsi="Times New Roman" w:cs="Times New Roman"/>
                <w:sz w:val="18"/>
                <w:szCs w:val="18"/>
              </w:rPr>
              <w:pPrChange w:id="4777" w:author="Xuning Wei12232" w:date="2026-10-20T15:12:00Z">
                <w:pPr>
                  <w:widowControl w:val="0"/>
                  <w:spacing w:beforeLines="50" w:before="120" w:afterLines="50" w:after="120"/>
                  <w:contextualSpacing/>
                </w:pPr>
              </w:pPrChange>
            </w:pPr>
            <w:r>
              <w:rPr>
                <w:rFonts w:ascii="Times New Roman" w:eastAsia="等线" w:hAnsi="Times New Roman" w:cs="Times New Roman"/>
                <w:sz w:val="18"/>
                <w:szCs w:val="18"/>
                <w:rPrChange w:id="4778" w:author="Xuning Wei12232" w:date="2026-10-24T11:11:00Z">
                  <w:rPr/>
                </w:rPrChange>
              </w:rPr>
              <w:t>After 3 h±15 min (target</w:t>
            </w:r>
            <w:r>
              <w:rPr>
                <w:rFonts w:ascii="Times New Roman" w:eastAsia="等线" w:hAnsi="Times New Roman" w:cs="Times New Roman"/>
                <w:sz w:val="18"/>
                <w:szCs w:val="18"/>
                <w:lang w:eastAsia="zh-CN"/>
                <w:rPrChange w:id="4779" w:author="Xuning Wei12232" w:date="2026-10-24T11:11:00Z">
                  <w:rPr>
                    <w:lang w:eastAsia="zh-CN"/>
                  </w:rPr>
                </w:rPrChange>
              </w:rPr>
              <w:t xml:space="preserve">: 3 </w:t>
            </w:r>
            <w:r>
              <w:rPr>
                <w:rFonts w:ascii="Times New Roman" w:eastAsia="等线" w:hAnsi="Times New Roman" w:cs="Times New Roman"/>
                <w:sz w:val="18"/>
                <w:szCs w:val="18"/>
                <w:rPrChange w:id="4780" w:author="Xuning Wei12232" w:date="2026-10-24T11:11:00Z">
                  <w:rPr/>
                </w:rPrChange>
              </w:rPr>
              <w:t xml:space="preserve">h), sample the mixture every 0.5~1 h for </w:t>
            </w:r>
            <w:proofErr w:type="spellStart"/>
            <w:r>
              <w:rPr>
                <w:rFonts w:ascii="Times New Roman" w:eastAsia="等线" w:hAnsi="Times New Roman" w:cs="Times New Roman"/>
                <w:sz w:val="18"/>
                <w:szCs w:val="18"/>
                <w:rPrChange w:id="4781" w:author="Xuning Wei12232" w:date="2026-10-24T11:11:00Z">
                  <w:rPr/>
                </w:rPrChange>
              </w:rPr>
              <w:t>ninhydrin</w:t>
            </w:r>
            <w:proofErr w:type="spellEnd"/>
            <w:r>
              <w:rPr>
                <w:rFonts w:ascii="Times New Roman" w:eastAsia="等线" w:hAnsi="Times New Roman" w:cs="Times New Roman"/>
                <w:sz w:val="18"/>
                <w:szCs w:val="18"/>
                <w:rPrChange w:id="4782"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(4</w:t>
            </w:r>
            <w:ins w:id="4783" w:author="Xuning Wei12232" w:date="2026-10-20T13:10:00Z">
              <w:r>
                <w:rPr>
                  <w:rFonts w:ascii="Times New Roman" w:eastAsia="等线" w:hAnsi="Times New Roman" w:cs="Times New Roman"/>
                  <w:sz w:val="18"/>
                  <w:szCs w:val="18"/>
                  <w:lang w:eastAsia="zh-CN"/>
                  <w:rPrChange w:id="4784" w:author="Xuning Wei12232" w:date="2026-10-24T11:11:00Z">
                    <w:rPr>
                      <w:lang w:eastAsia="zh-CN"/>
                    </w:rPr>
                  </w:rPrChange>
                </w:rPr>
                <w:t>.5</w:t>
              </w:r>
            </w:ins>
            <w:r>
              <w:rPr>
                <w:rFonts w:ascii="Times New Roman" w:eastAsia="等线" w:hAnsi="Times New Roman" w:cs="Times New Roman"/>
                <w:sz w:val="18"/>
                <w:szCs w:val="18"/>
                <w:rPrChange w:id="4785" w:author="Xuning Wei12232" w:date="2026-10-24T11:11:00Z">
                  <w:rPr/>
                </w:rPrChange>
              </w:rPr>
              <w:t xml:space="preserve"> h </w:t>
            </w:r>
            <w:ins w:id="4786" w:author="Xuning Wei12232" w:date="2026-10-22T08:06: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4787" w:author="Xuning Wei12232" w:date="2026-10-20T13:10:00Z">
              <w:r>
                <w:rPr>
                  <w:rFonts w:ascii="Times New Roman" w:eastAsia="等线" w:hAnsi="Times New Roman" w:cs="Times New Roman" w:hint="eastAsia"/>
                  <w:sz w:val="18"/>
                  <w:szCs w:val="18"/>
                  <w:rPrChange w:id="4788" w:author="Xuning Wei12232" w:date="2026-10-24T11:11:00Z">
                    <w:rPr>
                      <w:rFonts w:hint="eastAsia"/>
                    </w:rPr>
                  </w:rPrChange>
                </w:rPr>
                <w:delText>≤</w:delText>
              </w:r>
              <w:r>
                <w:rPr>
                  <w:rFonts w:ascii="Times New Roman" w:eastAsia="等线" w:hAnsi="Times New Roman" w:cs="Times New Roman"/>
                  <w:sz w:val="18"/>
                  <w:szCs w:val="18"/>
                  <w:rPrChange w:id="4789" w:author="Xuning Wei12232" w:date="2026-10-24T11:11:00Z">
                    <w:rPr/>
                  </w:rPrChange>
                </w:rPr>
                <w:delText xml:space="preserve"> </w:delText>
              </w:r>
            </w:del>
            <w:r>
              <w:rPr>
                <w:rFonts w:ascii="Times New Roman" w:eastAsia="等线" w:hAnsi="Times New Roman" w:cs="Times New Roman"/>
                <w:sz w:val="18"/>
                <w:szCs w:val="18"/>
                <w:rPrChange w:id="4790" w:author="Xuning Wei12232" w:date="2026-10-24T11:11:00Z">
                  <w:rPr/>
                </w:rPrChange>
              </w:rPr>
              <w:t xml:space="preserve">Coupling time </w:t>
            </w:r>
            <w:ins w:id="4791" w:author="Xuning Wei12232" w:date="2026-10-22T08:06: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4792" w:author="Xuning Wei12232" w:date="2026-10-20T13:10:00Z">
              <w:r>
                <w:rPr>
                  <w:rFonts w:ascii="Times New Roman" w:eastAsia="等线" w:hAnsi="Times New Roman" w:cs="Times New Roman" w:hint="eastAsia"/>
                  <w:sz w:val="18"/>
                  <w:szCs w:val="18"/>
                  <w:rPrChange w:id="4793" w:author="Xuning Wei12232" w:date="2026-10-24T11:11:00Z">
                    <w:rPr>
                      <w:rFonts w:hint="eastAsia"/>
                    </w:rPr>
                  </w:rPrChange>
                </w:rPr>
                <w:delText>≤</w:delText>
              </w:r>
              <w:r>
                <w:rPr>
                  <w:rFonts w:ascii="Times New Roman" w:eastAsia="等线" w:hAnsi="Times New Roman" w:cs="Times New Roman"/>
                  <w:sz w:val="18"/>
                  <w:szCs w:val="18"/>
                  <w:rPrChange w:id="4794" w:author="Xuning Wei12232" w:date="2026-10-24T11:11:00Z">
                    <w:rPr/>
                  </w:rPrChange>
                </w:rPr>
                <w:delText xml:space="preserve"> </w:delText>
              </w:r>
            </w:del>
            <w:ins w:id="4795" w:author="Xuning Wei12232" w:date="2026-10-20T13:10:00Z">
              <w:r>
                <w:rPr>
                  <w:rFonts w:ascii="Times New Roman" w:eastAsia="等线" w:hAnsi="Times New Roman" w:cs="Times New Roman"/>
                  <w:sz w:val="18"/>
                  <w:szCs w:val="18"/>
                  <w:rPrChange w:id="4796" w:author="Xuning Wei12232" w:date="2026-10-24T11:11:00Z">
                    <w:rPr/>
                  </w:rPrChange>
                </w:rPr>
                <w:t>9.5</w:t>
              </w:r>
            </w:ins>
            <w:del w:id="4797" w:author="Xuning Wei12232" w:date="2026-10-20T13:10:00Z">
              <w:r>
                <w:rPr>
                  <w:rFonts w:ascii="Times New Roman" w:eastAsia="等线" w:hAnsi="Times New Roman" w:cs="Times New Roman"/>
                  <w:sz w:val="18"/>
                  <w:szCs w:val="18"/>
                  <w:rPrChange w:id="4798" w:author="Xuning Wei12232" w:date="2026-10-24T11:11:00Z">
                    <w:rPr/>
                  </w:rPrChange>
                </w:rPr>
                <w:delText>10</w:delText>
              </w:r>
            </w:del>
            <w:r>
              <w:rPr>
                <w:rFonts w:ascii="Times New Roman" w:eastAsia="等线" w:hAnsi="Times New Roman" w:cs="Times New Roman"/>
                <w:sz w:val="18"/>
                <w:szCs w:val="18"/>
                <w:rPrChange w:id="4799" w:author="Xuning Wei12232" w:date="2026-10-24T11:11:00Z">
                  <w:rPr/>
                </w:rPrChange>
              </w:rPr>
              <w:t xml:space="preserve"> h). </w:t>
            </w:r>
            <w:del w:id="4800" w:author="Xuning Wei12232" w:date="2026-10-20T15:12:00Z">
              <w:r>
                <w:rPr>
                  <w:rFonts w:ascii="Times New Roman" w:eastAsia="等线" w:hAnsi="Times New Roman" w:cs="Times New Roman"/>
                  <w:sz w:val="18"/>
                  <w:szCs w:val="18"/>
                  <w:rPrChange w:id="4801" w:author="Xuning Wei12232" w:date="2026-10-24T11:11:00Z">
                    <w:rPr/>
                  </w:rPrChange>
                </w:rPr>
                <w:br/>
                <w:delText xml:space="preserve">3. </w:delText>
              </w:r>
            </w:del>
          </w:p>
          <w:p w14:paraId="7E8C45C8" w14:textId="77777777" w:rsidR="007617DE" w:rsidRPr="007617DE" w:rsidRDefault="00AE300B" w:rsidP="007617DE">
            <w:pPr>
              <w:pStyle w:val="aff7"/>
              <w:widowControl w:val="0"/>
              <w:numPr>
                <w:ilvl w:val="0"/>
                <w:numId w:val="60"/>
              </w:numPr>
              <w:spacing w:beforeLines="50" w:before="120" w:afterLines="50" w:after="120"/>
              <w:jc w:val="both"/>
              <w:rPr>
                <w:rFonts w:ascii="Times New Roman" w:eastAsia="等线" w:hAnsi="Times New Roman" w:cs="Times New Roman"/>
                <w:sz w:val="18"/>
                <w:szCs w:val="18"/>
                <w:rPrChange w:id="4802" w:author="Xuning Wei12232" w:date="2026-10-24T11:11:00Z">
                  <w:rPr/>
                </w:rPrChange>
              </w:rPr>
              <w:pPrChange w:id="4803" w:author="Xuning Wei12232" w:date="2026-10-20T15:12:00Z">
                <w:pPr>
                  <w:widowControl w:val="0"/>
                  <w:spacing w:beforeLines="50" w:before="120" w:afterLines="50" w:after="120"/>
                  <w:contextualSpacing/>
                </w:pPr>
              </w:pPrChange>
            </w:pPr>
            <w:r>
              <w:rPr>
                <w:rFonts w:ascii="Times New Roman" w:eastAsia="等线" w:hAnsi="Times New Roman" w:cs="Times New Roman"/>
                <w:sz w:val="18"/>
                <w:szCs w:val="18"/>
                <w:rPrChange w:id="4804" w:author="Xuning Wei12232" w:date="2026-10-24T11:11:00Z">
                  <w:rPr/>
                </w:rPrChange>
              </w:rPr>
              <w:t xml:space="preserve">Stop stirring and turn off the nitrogen. Drain until there is no reaction mixture drip. </w:t>
            </w:r>
          </w:p>
          <w:p w14:paraId="665E025D"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805"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7FC840A9" w14:textId="77777777">
        <w:trPr>
          <w:trHeight w:val="20"/>
        </w:trPr>
        <w:tc>
          <w:tcPr>
            <w:tcW w:w="310" w:type="pct"/>
            <w:tcMar>
              <w:top w:w="57" w:type="dxa"/>
              <w:left w:w="85" w:type="dxa"/>
              <w:bottom w:w="57" w:type="dxa"/>
              <w:right w:w="85" w:type="dxa"/>
            </w:tcMar>
            <w:vAlign w:val="center"/>
          </w:tcPr>
          <w:p w14:paraId="3697396A"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282628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3F0A0E9C" w14:textId="77777777" w:rsidR="007617DE" w:rsidRDefault="00AE300B" w:rsidP="007617DE">
            <w:pPr>
              <w:pStyle w:val="aff7"/>
              <w:widowControl w:val="0"/>
              <w:numPr>
                <w:ilvl w:val="0"/>
                <w:numId w:val="61"/>
              </w:numPr>
              <w:spacing w:beforeLines="50" w:before="120" w:afterLines="50" w:after="120"/>
              <w:jc w:val="both"/>
              <w:rPr>
                <w:ins w:id="4806" w:author="Xuning Wei12232" w:date="2026-10-20T15:12:00Z"/>
                <w:rFonts w:ascii="Times New Roman" w:eastAsia="仿宋_GB2312" w:hAnsi="Times New Roman" w:cs="Times New Roman"/>
                <w:color w:val="0000FF"/>
                <w:sz w:val="18"/>
                <w:szCs w:val="18"/>
              </w:rPr>
              <w:pPrChange w:id="4807" w:author="Xuning Wei12232" w:date="2026-10-20T15:12:00Z">
                <w:pPr>
                  <w:widowControl w:val="0"/>
                  <w:spacing w:beforeLines="50" w:before="120" w:afterLines="50" w:after="120"/>
                  <w:contextualSpacing/>
                </w:pPr>
              </w:pPrChange>
            </w:pPr>
            <w:del w:id="4808" w:author="Xuning Wei12232" w:date="2026-10-20T15:12: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809" w:author="Xuning Wei12232" w:date="2026-10-24T11:11:00Z">
                  <w:rPr/>
                </w:rPrChange>
              </w:rPr>
              <w:t>Add</w:t>
            </w:r>
            <w:r>
              <w:rPr>
                <w:rFonts w:ascii="Times New Roman" w:eastAsia="仿宋_GB2312" w:hAnsi="Times New Roman" w:cs="Times New Roman"/>
                <w:sz w:val="18"/>
                <w:szCs w:val="18"/>
                <w:lang w:eastAsia="zh-CN"/>
                <w:rPrChange w:id="4810" w:author="Xuning Wei12232" w:date="2026-10-24T11:11:00Z">
                  <w:rPr>
                    <w:lang w:eastAsia="zh-CN"/>
                  </w:rPr>
                </w:rPrChange>
              </w:rPr>
              <w:t xml:space="preserve"> </w:t>
            </w:r>
            <w:ins w:id="4811" w:author="Xuning Wei12232" w:date="2026-10-23T19:53:00Z">
              <w:r>
                <w:rPr>
                  <w:rFonts w:ascii="Times New Roman" w:eastAsia="仿宋_GB2312" w:hAnsi="Times New Roman" w:cs="Times New Roman"/>
                  <w:color w:val="000000" w:themeColor="text1"/>
                  <w:sz w:val="18"/>
                  <w:szCs w:val="18"/>
                  <w:rPrChange w:id="4812"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4813"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4814" w:author="Xuning Wei12232" w:date="2026-10-20T08:14:00Z">
              <w:r>
                <w:rPr>
                  <w:rFonts w:ascii="Times New Roman" w:eastAsia="仿宋_GB2312" w:hAnsi="Times New Roman" w:cs="Times New Roman"/>
                  <w:sz w:val="18"/>
                  <w:szCs w:val="18"/>
                  <w:lang w:eastAsia="zh-CN"/>
                  <w:rPrChange w:id="4815" w:author="Xuning Wei12232" w:date="2026-10-24T11:11:00Z">
                    <w:rPr>
                      <w:lang w:eastAsia="zh-CN"/>
                    </w:rPr>
                  </w:rPrChange>
                </w:rPr>
                <w:delText>8.0 V DMF (7.584 kg/kg)</w:delText>
              </w:r>
            </w:del>
            <w:r>
              <w:rPr>
                <w:rFonts w:ascii="Times New Roman" w:eastAsia="仿宋_GB2312" w:hAnsi="Times New Roman" w:cs="Times New Roman"/>
                <w:sz w:val="18"/>
                <w:szCs w:val="18"/>
                <w:rPrChange w:id="4816"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4817" w:author="Xuning Wei12232" w:date="2026-10-24T11:11:00Z">
                  <w:rPr>
                    <w:lang w:eastAsia="zh-CN"/>
                  </w:rPr>
                </w:rPrChange>
              </w:rPr>
              <w:t>-R01)</w:t>
            </w:r>
            <w:r>
              <w:rPr>
                <w:rFonts w:ascii="Times New Roman" w:eastAsia="仿宋_GB2312" w:hAnsi="Times New Roman" w:cs="Times New Roman"/>
                <w:sz w:val="18"/>
                <w:szCs w:val="18"/>
                <w:rPrChange w:id="4818"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4819" w:author="Xuning Wei12232" w:date="2026-10-24T11:11:00Z">
                  <w:rPr>
                    <w:color w:val="0000FF"/>
                  </w:rPr>
                </w:rPrChange>
              </w:rPr>
              <w:t xml:space="preserve"> cleaning pipeline.</w:t>
            </w:r>
          </w:p>
          <w:p w14:paraId="7FDF5A66" w14:textId="77777777" w:rsidR="007617DE" w:rsidRDefault="00AE300B" w:rsidP="007617DE">
            <w:pPr>
              <w:pStyle w:val="aff7"/>
              <w:widowControl w:val="0"/>
              <w:numPr>
                <w:ilvl w:val="0"/>
                <w:numId w:val="61"/>
              </w:numPr>
              <w:spacing w:beforeLines="50" w:before="120" w:afterLines="50" w:after="120"/>
              <w:jc w:val="both"/>
              <w:rPr>
                <w:ins w:id="4820" w:author="Xuning Wei12232" w:date="2026-10-20T15:12:00Z"/>
                <w:rFonts w:ascii="Times New Roman" w:eastAsia="仿宋_GB2312" w:hAnsi="Times New Roman" w:cs="Times New Roman"/>
                <w:sz w:val="18"/>
                <w:szCs w:val="18"/>
              </w:rPr>
              <w:pPrChange w:id="4821" w:author="Xuning Wei12232" w:date="2026-10-20T15:12:00Z">
                <w:pPr>
                  <w:widowControl w:val="0"/>
                  <w:spacing w:beforeLines="50" w:before="120" w:afterLines="50" w:after="120"/>
                  <w:contextualSpacing/>
                </w:pPr>
              </w:pPrChange>
            </w:pPr>
            <w:del w:id="4822" w:author="Xuning Wei12232" w:date="2026-10-20T15:12:00Z">
              <w:r>
                <w:rPr>
                  <w:rFonts w:ascii="Times New Roman" w:eastAsia="仿宋_GB2312" w:hAnsi="Times New Roman" w:cs="Times New Roman"/>
                  <w:sz w:val="18"/>
                  <w:szCs w:val="18"/>
                  <w:rPrChange w:id="4823" w:author="Xuning Wei12232" w:date="2026-10-24T11:11:00Z">
                    <w:rPr/>
                  </w:rPrChange>
                </w:rPr>
                <w:delText xml:space="preserve">. </w:delText>
              </w:r>
              <w:r>
                <w:rPr>
                  <w:rFonts w:ascii="Times New Roman" w:eastAsia="仿宋_GB2312" w:hAnsi="Times New Roman" w:cs="Times New Roman"/>
                  <w:sz w:val="18"/>
                  <w:szCs w:val="18"/>
                  <w:rPrChange w:id="4824" w:author="Xuning Wei12232" w:date="2026-10-24T11:11:00Z">
                    <w:rPr/>
                  </w:rPrChange>
                </w:rPr>
                <w:br/>
                <w:delText xml:space="preserve">2. </w:delText>
              </w:r>
            </w:del>
            <w:r>
              <w:rPr>
                <w:rFonts w:ascii="Times New Roman" w:eastAsia="仿宋_GB2312" w:hAnsi="Times New Roman" w:cs="Times New Roman"/>
                <w:sz w:val="18"/>
                <w:szCs w:val="18"/>
                <w:rPrChange w:id="4825" w:author="Xuning Wei12232" w:date="2026-10-24T11:11:00Z">
                  <w:rPr/>
                </w:rPrChange>
              </w:rPr>
              <w:t>After the liquid is filtered out of the synthesis reactor. Transfer the mixture in activation tank (TJ4S-1213-Sy15-R01) to synthesis reactor (TJ4S-1213-Sy15).</w:t>
            </w:r>
            <w:del w:id="4826" w:author="Xuning Wei12232" w:date="2026-10-20T15:12:00Z">
              <w:r>
                <w:rPr>
                  <w:rFonts w:ascii="Times New Roman" w:eastAsia="仿宋_GB2312" w:hAnsi="Times New Roman" w:cs="Times New Roman"/>
                  <w:sz w:val="18"/>
                  <w:szCs w:val="18"/>
                  <w:rPrChange w:id="4827" w:author="Xuning Wei12232" w:date="2026-10-24T11:11:00Z">
                    <w:rPr/>
                  </w:rPrChange>
                </w:rPr>
                <w:br/>
                <w:delText xml:space="preserve">3. </w:delText>
              </w:r>
            </w:del>
          </w:p>
          <w:p w14:paraId="369BF231" w14:textId="77777777" w:rsidR="007617DE" w:rsidRPr="007617DE" w:rsidRDefault="00AE300B" w:rsidP="007617DE">
            <w:pPr>
              <w:pStyle w:val="aff7"/>
              <w:widowControl w:val="0"/>
              <w:numPr>
                <w:ilvl w:val="0"/>
                <w:numId w:val="61"/>
              </w:numPr>
              <w:spacing w:beforeLines="50" w:before="120" w:afterLines="50" w:after="120"/>
              <w:jc w:val="both"/>
              <w:rPr>
                <w:rFonts w:ascii="Times New Roman" w:eastAsia="仿宋_GB2312" w:hAnsi="Times New Roman" w:cs="Times New Roman"/>
                <w:sz w:val="18"/>
                <w:szCs w:val="18"/>
                <w:rPrChange w:id="4828" w:author="Xuning Wei12232" w:date="2026-10-24T11:11:00Z">
                  <w:rPr/>
                </w:rPrChange>
              </w:rPr>
              <w:pPrChange w:id="4829" w:author="Xuning Wei12232" w:date="2026-10-20T15:12:00Z">
                <w:pPr>
                  <w:widowControl w:val="0"/>
                  <w:spacing w:beforeLines="50" w:before="120" w:afterLines="50" w:after="120"/>
                  <w:contextualSpacing/>
                </w:pPr>
              </w:pPrChange>
            </w:pPr>
            <w:r>
              <w:rPr>
                <w:rFonts w:ascii="Times New Roman" w:eastAsia="仿宋_GB2312" w:hAnsi="Times New Roman" w:cs="Times New Roman"/>
                <w:sz w:val="18"/>
                <w:szCs w:val="18"/>
                <w:rPrChange w:id="4830" w:author="Xuning Wei12232" w:date="2026-10-24T11:11:00Z">
                  <w:rPr/>
                </w:rPrChange>
              </w:rPr>
              <w:t>Bubble with nitrogen, after s</w:t>
            </w:r>
            <w:r>
              <w:rPr>
                <w:rFonts w:ascii="Times New Roman" w:eastAsia="仿宋_GB2312" w:hAnsi="Times New Roman" w:cs="Times New Roman"/>
                <w:color w:val="0000FF"/>
                <w:sz w:val="18"/>
                <w:szCs w:val="18"/>
                <w:rPrChange w:id="4831" w:author="Xuning Wei12232" w:date="2026-10-24T11:11:00Z">
                  <w:rPr>
                    <w:color w:val="0000FF"/>
                  </w:rPr>
                </w:rPrChange>
              </w:rPr>
              <w:t>tirring, turn off the nitrogen</w:t>
            </w:r>
            <w:r>
              <w:rPr>
                <w:rFonts w:ascii="Times New Roman" w:eastAsia="仿宋_GB2312" w:hAnsi="Times New Roman" w:cs="Times New Roman"/>
                <w:sz w:val="18"/>
                <w:szCs w:val="18"/>
                <w:rPrChange w:id="4832" w:author="Xuning Wei12232" w:date="2026-10-24T11:11:00Z">
                  <w:rPr/>
                </w:rPrChange>
              </w:rPr>
              <w:t>. Drain until there is no obvious drip</w:t>
            </w:r>
          </w:p>
          <w:p w14:paraId="17A71473"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83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6B099CE1" w14:textId="77777777">
        <w:trPr>
          <w:trHeight w:val="20"/>
        </w:trPr>
        <w:tc>
          <w:tcPr>
            <w:tcW w:w="310" w:type="pct"/>
            <w:tcMar>
              <w:top w:w="57" w:type="dxa"/>
              <w:left w:w="85" w:type="dxa"/>
              <w:bottom w:w="57" w:type="dxa"/>
              <w:right w:w="85" w:type="dxa"/>
            </w:tcMar>
            <w:vAlign w:val="center"/>
          </w:tcPr>
          <w:p w14:paraId="40659F2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596D26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5612F809" w14:textId="77777777" w:rsidR="007617DE" w:rsidRDefault="00AE300B" w:rsidP="007617DE">
            <w:pPr>
              <w:pStyle w:val="aff7"/>
              <w:widowControl w:val="0"/>
              <w:numPr>
                <w:ilvl w:val="0"/>
                <w:numId w:val="62"/>
              </w:numPr>
              <w:spacing w:beforeLines="50" w:before="120" w:afterLines="50" w:after="120"/>
              <w:jc w:val="both"/>
              <w:rPr>
                <w:ins w:id="4834" w:author="Xuning Wei12232" w:date="2026-10-20T15:12:00Z"/>
                <w:rFonts w:ascii="Times New Roman" w:eastAsia="仿宋_GB2312" w:hAnsi="Times New Roman" w:cs="Times New Roman"/>
                <w:sz w:val="18"/>
                <w:szCs w:val="18"/>
              </w:rPr>
              <w:pPrChange w:id="4835" w:author="Xuning Wei12232" w:date="2026-10-20T15:12:00Z">
                <w:pPr>
                  <w:widowControl w:val="0"/>
                  <w:spacing w:beforeLines="50" w:before="120" w:afterLines="50" w:after="120"/>
                  <w:contextualSpacing/>
                </w:pPr>
              </w:pPrChange>
            </w:pPr>
            <w:del w:id="4836" w:author="Xuning Wei12232" w:date="2026-10-20T15:12: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4837" w:author="Xuning Wei12232" w:date="2026-10-24T11:11:00Z">
                    <w:rPr/>
                  </w:rPrChange>
                </w:rPr>
                <w:delText xml:space="preserve"> </w:delText>
              </w:r>
            </w:del>
            <w:r>
              <w:rPr>
                <w:rFonts w:ascii="Times New Roman" w:eastAsia="仿宋_GB2312" w:hAnsi="Times New Roman" w:cs="Times New Roman"/>
                <w:sz w:val="18"/>
                <w:szCs w:val="18"/>
                <w:rPrChange w:id="4838" w:author="Xuning Wei12232" w:date="2026-10-24T11:11:00Z">
                  <w:rPr/>
                </w:rPrChange>
              </w:rPr>
              <w:t>Add</w:t>
            </w:r>
            <w:r>
              <w:rPr>
                <w:rFonts w:ascii="Times New Roman" w:eastAsia="仿宋_GB2312" w:hAnsi="Times New Roman" w:cs="Times New Roman"/>
                <w:sz w:val="18"/>
                <w:szCs w:val="18"/>
                <w:lang w:eastAsia="zh-CN"/>
                <w:rPrChange w:id="4839" w:author="Xuning Wei12232" w:date="2026-10-24T11:11:00Z">
                  <w:rPr>
                    <w:lang w:eastAsia="zh-CN"/>
                  </w:rPr>
                </w:rPrChange>
              </w:rPr>
              <w:t xml:space="preserve"> </w:t>
            </w:r>
            <w:del w:id="4840" w:author="Xuning Wei12232" w:date="2026-10-20T08:14:00Z">
              <w:r>
                <w:rPr>
                  <w:rFonts w:ascii="Times New Roman" w:eastAsia="仿宋_GB2312" w:hAnsi="Times New Roman" w:cs="Times New Roman"/>
                  <w:bCs w:val="0"/>
                  <w:sz w:val="18"/>
                  <w:szCs w:val="18"/>
                  <w:lang w:eastAsia="zh-CN"/>
                  <w:rPrChange w:id="4841" w:author="Xuning Wei12232" w:date="2026-10-24T11:11:00Z">
                    <w:rPr>
                      <w:lang w:eastAsia="zh-CN"/>
                    </w:rPr>
                  </w:rPrChange>
                </w:rPr>
                <w:delText>8.0 V 20 % piperidine in DMF (7.448 kg/kg)</w:delText>
              </w:r>
            </w:del>
            <w:ins w:id="4842" w:author="Xuning Wei12232" w:date="2026-10-20T08:14:00Z">
              <w:r>
                <w:rPr>
                  <w:rFonts w:ascii="Times New Roman" w:eastAsia="仿宋_GB2312" w:hAnsi="Times New Roman" w:cs="Times New Roman"/>
                  <w:bCs w:val="0"/>
                  <w:sz w:val="18"/>
                  <w:szCs w:val="18"/>
                  <w:lang w:eastAsia="zh-CN"/>
                  <w:rPrChange w:id="4843"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4844"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4845" w:author="Xuning Wei12232" w:date="2026-10-24T11:11:00Z">
                    <w:rPr>
                      <w:lang w:eastAsia="zh-CN"/>
                    </w:rPr>
                  </w:rPrChange>
                </w:rPr>
                <w:t xml:space="preserve"> in</w:t>
              </w:r>
            </w:ins>
            <w:ins w:id="4846" w:author="Xuning Wei12232" w:date="2026-10-20T20:00:00Z">
              <w:r>
                <w:rPr>
                  <w:rFonts w:ascii="Times New Roman" w:eastAsia="仿宋_GB2312" w:hAnsi="Times New Roman" w:cs="Times New Roman"/>
                  <w:bCs w:val="0"/>
                  <w:sz w:val="18"/>
                  <w:szCs w:val="18"/>
                  <w:lang w:eastAsia="zh-CN"/>
                  <w:rPrChange w:id="4847"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Pr>
                <w:rFonts w:ascii="Times New Roman" w:eastAsia="仿宋_GB2312" w:hAnsi="Times New Roman" w:cs="Times New Roman"/>
                <w:bCs w:val="0"/>
                <w:sz w:val="18"/>
                <w:szCs w:val="18"/>
                <w:lang w:eastAsia="zh-CN"/>
                <w:rPrChange w:id="4848" w:author="Xuning Wei12232" w:date="2026-10-24T11:11:00Z">
                  <w:rPr>
                    <w:lang w:eastAsia="zh-CN"/>
                  </w:rPr>
                </w:rPrChange>
              </w:rPr>
              <w:t xml:space="preserve"> </w:t>
            </w:r>
            <w:r>
              <w:rPr>
                <w:rFonts w:ascii="Times New Roman" w:eastAsia="仿宋_GB2312" w:hAnsi="Times New Roman" w:cs="Times New Roman"/>
                <w:sz w:val="18"/>
                <w:szCs w:val="18"/>
                <w:rPrChange w:id="4849" w:author="Xuning Wei12232" w:date="2026-10-24T11:11:00Z">
                  <w:rPr/>
                </w:rPrChange>
              </w:rPr>
              <w:t>into</w:t>
            </w:r>
            <w:r>
              <w:rPr>
                <w:rFonts w:ascii="Times New Roman" w:eastAsia="仿宋_GB2312" w:hAnsi="Times New Roman" w:cs="Times New Roman"/>
                <w:b/>
                <w:sz w:val="18"/>
                <w:szCs w:val="18"/>
                <w:rPrChange w:id="4850" w:author="Xuning Wei12232" w:date="2026-10-24T11:11:00Z">
                  <w:rPr>
                    <w:b/>
                  </w:rPr>
                </w:rPrChange>
              </w:rPr>
              <w:t xml:space="preserve"> </w:t>
            </w:r>
            <w:r>
              <w:rPr>
                <w:rFonts w:ascii="Times New Roman" w:eastAsia="仿宋_GB2312" w:hAnsi="Times New Roman" w:cs="Times New Roman"/>
                <w:sz w:val="18"/>
                <w:szCs w:val="18"/>
                <w:rPrChange w:id="4851" w:author="Xuning Wei12232" w:date="2026-10-24T11:11:00Z">
                  <w:rPr/>
                </w:rPrChange>
              </w:rPr>
              <w:t xml:space="preserve">TJ4S-1213-Sy15. </w:t>
            </w:r>
            <w:del w:id="4852" w:author="Xuning Wei12232" w:date="2026-10-20T15:12:00Z">
              <w:r>
                <w:rPr>
                  <w:rFonts w:ascii="Times New Roman" w:eastAsia="仿宋_GB2312" w:hAnsi="Times New Roman" w:cs="Times New Roman"/>
                  <w:sz w:val="18"/>
                  <w:szCs w:val="18"/>
                  <w:rPrChange w:id="4853" w:author="Xuning Wei12232" w:date="2026-10-24T11:11:00Z">
                    <w:rPr/>
                  </w:rPrChange>
                </w:rPr>
                <w:br/>
                <w:delText xml:space="preserve">2. </w:delText>
              </w:r>
            </w:del>
          </w:p>
          <w:p w14:paraId="30C24EB5" w14:textId="77777777" w:rsidR="007617DE" w:rsidRDefault="00AE300B" w:rsidP="007617DE">
            <w:pPr>
              <w:pStyle w:val="aff7"/>
              <w:widowControl w:val="0"/>
              <w:numPr>
                <w:ilvl w:val="0"/>
                <w:numId w:val="62"/>
              </w:numPr>
              <w:spacing w:beforeLines="50" w:before="120" w:afterLines="50" w:after="120"/>
              <w:jc w:val="both"/>
              <w:rPr>
                <w:ins w:id="4854" w:author="Xuning Wei12232" w:date="2026-10-20T15:13:00Z"/>
                <w:rFonts w:ascii="Times New Roman" w:eastAsia="仿宋_GB2312" w:hAnsi="Times New Roman" w:cs="Times New Roman"/>
                <w:sz w:val="18"/>
                <w:szCs w:val="18"/>
              </w:rPr>
              <w:pPrChange w:id="4855" w:author="Xuning Wei12232" w:date="2026-10-20T15:13:00Z">
                <w:pPr>
                  <w:widowControl w:val="0"/>
                  <w:spacing w:beforeLines="50" w:before="120" w:afterLines="50" w:after="120"/>
                  <w:contextualSpacing/>
                </w:pPr>
              </w:pPrChange>
            </w:pPr>
            <w:r>
              <w:rPr>
                <w:rFonts w:ascii="Times New Roman" w:eastAsia="仿宋_GB2312" w:hAnsi="Times New Roman" w:cs="Times New Roman"/>
                <w:sz w:val="18"/>
                <w:szCs w:val="18"/>
                <w:rPrChange w:id="4856"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4857" w:author="Xuning Wei12232" w:date="2026-10-24T11:11:00Z">
                  <w:rPr>
                    <w:color w:val="0000FF"/>
                  </w:rPr>
                </w:rPrChange>
              </w:rPr>
              <w:t>agitator</w:t>
            </w:r>
            <w:r>
              <w:rPr>
                <w:rFonts w:ascii="Times New Roman" w:eastAsia="仿宋_GB2312" w:hAnsi="Times New Roman" w:cs="Times New Roman"/>
                <w:sz w:val="18"/>
                <w:szCs w:val="18"/>
                <w:rPrChange w:id="4858" w:author="Xuning Wei12232" w:date="2026-10-24T11:11:00Z">
                  <w:rPr/>
                </w:rPrChange>
              </w:rPr>
              <w:t>.</w:t>
            </w:r>
            <w:del w:id="4859" w:author="Xuning Wei12232" w:date="2026-10-20T15:13:00Z">
              <w:r>
                <w:rPr>
                  <w:rFonts w:ascii="Times New Roman" w:eastAsia="仿宋_GB2312" w:hAnsi="Times New Roman" w:cs="Times New Roman"/>
                  <w:sz w:val="18"/>
                  <w:szCs w:val="18"/>
                  <w:rPrChange w:id="4860" w:author="Xuning Wei12232" w:date="2026-10-24T11:11:00Z">
                    <w:rPr/>
                  </w:rPrChange>
                </w:rPr>
                <w:br/>
                <w:delText xml:space="preserve">3. </w:delText>
              </w:r>
            </w:del>
          </w:p>
          <w:p w14:paraId="29523CA3" w14:textId="77777777" w:rsidR="007617DE" w:rsidRDefault="00AE300B" w:rsidP="007617DE">
            <w:pPr>
              <w:pStyle w:val="aff7"/>
              <w:widowControl w:val="0"/>
              <w:numPr>
                <w:ilvl w:val="0"/>
                <w:numId w:val="62"/>
              </w:numPr>
              <w:spacing w:beforeLines="50" w:before="120" w:afterLines="50" w:after="120"/>
              <w:jc w:val="both"/>
              <w:rPr>
                <w:ins w:id="4861" w:author="Xuning Wei12232" w:date="2026-10-20T15:13:00Z"/>
                <w:rFonts w:ascii="Times New Roman" w:eastAsia="仿宋_GB2312" w:hAnsi="Times New Roman" w:cs="Times New Roman"/>
                <w:sz w:val="18"/>
                <w:szCs w:val="18"/>
              </w:rPr>
              <w:pPrChange w:id="4862" w:author="Xuning Wei12232" w:date="2026-10-20T15:13: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4863" w:author="Xuning Wei12232" w:date="2026-10-24T11:11:00Z">
                  <w:rPr>
                    <w:lang w:eastAsia="zh-CN"/>
                  </w:rPr>
                </w:rPrChange>
              </w:rPr>
              <w:t>A</w:t>
            </w:r>
            <w:r>
              <w:rPr>
                <w:rFonts w:ascii="Times New Roman" w:eastAsia="仿宋_GB2312" w:hAnsi="Times New Roman" w:cs="Times New Roman"/>
                <w:sz w:val="18"/>
                <w:szCs w:val="18"/>
                <w:rPrChange w:id="4864" w:author="Xuning Wei12232" w:date="2026-10-24T11:11:00Z">
                  <w:rPr/>
                </w:rPrChange>
              </w:rPr>
              <w:t>djust to</w:t>
            </w:r>
            <w:ins w:id="4865" w:author="Xuning Wei12232" w:date="2026-10-20T20:03:00Z">
              <w:r>
                <w:rPr>
                  <w:rFonts w:ascii="Times New Roman" w:eastAsia="仿宋_GB2312" w:hAnsi="Times New Roman" w:cs="Times New Roman"/>
                  <w:color w:val="FF0000"/>
                  <w:sz w:val="18"/>
                  <w:szCs w:val="18"/>
                </w:rPr>
                <w:t xml:space="preserve">25.0 ± 5.0 °C (target: </w:t>
              </w:r>
            </w:ins>
            <w:ins w:id="4866" w:author="Xuning Wei12232" w:date="2026-10-20T21:36:00Z">
              <w:r>
                <w:rPr>
                  <w:rFonts w:ascii="Times New Roman" w:eastAsia="仿宋_GB2312" w:hAnsi="Times New Roman" w:cs="Times New Roman"/>
                  <w:color w:val="FF0000"/>
                  <w:sz w:val="18"/>
                  <w:szCs w:val="18"/>
                </w:rPr>
                <w:t>25.0 °C</w:t>
              </w:r>
            </w:ins>
            <w:ins w:id="4867" w:author="Xuning Wei12232" w:date="2026-10-20T20:03:00Z">
              <w:r>
                <w:rPr>
                  <w:rFonts w:ascii="Times New Roman" w:eastAsia="仿宋_GB2312" w:hAnsi="Times New Roman" w:cs="Times New Roman"/>
                  <w:color w:val="FF0000"/>
                  <w:sz w:val="18"/>
                  <w:szCs w:val="18"/>
                </w:rPr>
                <w:t>).</w:t>
              </w:r>
            </w:ins>
            <w:del w:id="4868" w:author="Xuning Wei12232" w:date="2026-10-20T20:03:00Z">
              <w:r>
                <w:rPr>
                  <w:rFonts w:ascii="Times New Roman" w:eastAsia="仿宋_GB2312" w:hAnsi="Times New Roman" w:cs="Times New Roman"/>
                  <w:sz w:val="18"/>
                  <w:szCs w:val="18"/>
                  <w:rPrChange w:id="4869" w:author="Xuning Wei12232" w:date="2026-10-24T11:11:00Z">
                    <w:rPr/>
                  </w:rPrChange>
                </w:rPr>
                <w:delText xml:space="preserve"> </w:delText>
              </w:r>
            </w:del>
            <w:del w:id="4870" w:author="Xuning Wei12232" w:date="2026-10-20T14:33:00Z">
              <w:r>
                <w:rPr>
                  <w:rFonts w:ascii="Times New Roman" w:eastAsia="仿宋_GB2312" w:hAnsi="Times New Roman" w:cs="Times New Roman"/>
                  <w:sz w:val="18"/>
                  <w:szCs w:val="18"/>
                  <w:rPrChange w:id="4871" w:author="Xuning Wei12232" w:date="2026-10-24T11:11:00Z">
                    <w:rPr/>
                  </w:rPrChange>
                </w:rPr>
                <w:delText>25 ± 5 °C</w:delText>
              </w:r>
            </w:del>
            <w:del w:id="4872" w:author="Xuning Wei12232" w:date="2026-10-20T20:03:00Z">
              <w:r>
                <w:rPr>
                  <w:rFonts w:ascii="Times New Roman" w:eastAsia="仿宋_GB2312" w:hAnsi="Times New Roman" w:cs="Times New Roman"/>
                  <w:sz w:val="18"/>
                  <w:szCs w:val="18"/>
                  <w:rPrChange w:id="4873" w:author="Xuning Wei12232" w:date="2026-10-24T11:11:00Z">
                    <w:rPr/>
                  </w:rPrChange>
                </w:rPr>
                <w:delText xml:space="preserve"> (target: 25 °C)</w:delText>
              </w:r>
            </w:del>
            <w:r>
              <w:rPr>
                <w:rFonts w:ascii="Times New Roman" w:eastAsia="仿宋_GB2312" w:hAnsi="Times New Roman" w:cs="Times New Roman"/>
                <w:sz w:val="18"/>
                <w:szCs w:val="18"/>
                <w:rPrChange w:id="4874" w:author="Xuning Wei12232" w:date="2026-10-24T11:11:00Z">
                  <w:rPr/>
                </w:rPrChange>
              </w:rPr>
              <w:t xml:space="preserve"> </w:t>
            </w:r>
            <w:del w:id="4875" w:author="Xuning Wei12232" w:date="2026-10-20T21:30:00Z">
              <w:r>
                <w:rPr>
                  <w:rFonts w:ascii="Times New Roman" w:eastAsia="仿宋_GB2312" w:hAnsi="Times New Roman" w:cs="Times New Roman"/>
                  <w:sz w:val="18"/>
                  <w:szCs w:val="18"/>
                  <w:rPrChange w:id="4876" w:author="Xuning Wei12232" w:date="2026-10-24T11:11:00Z">
                    <w:rPr/>
                  </w:rPrChange>
                </w:rPr>
                <w:delText>a</w:delText>
              </w:r>
            </w:del>
            <w:ins w:id="4877" w:author="Xuning Wei12232" w:date="2026-10-20T21:30:00Z">
              <w:r>
                <w:rPr>
                  <w:rFonts w:ascii="Times New Roman" w:eastAsia="仿宋_GB2312" w:hAnsi="Times New Roman" w:cs="Times New Roman"/>
                  <w:sz w:val="18"/>
                  <w:szCs w:val="18"/>
                </w:rPr>
                <w:t>A</w:t>
              </w:r>
            </w:ins>
            <w:r>
              <w:rPr>
                <w:rFonts w:ascii="Times New Roman" w:eastAsia="仿宋_GB2312" w:hAnsi="Times New Roman" w:cs="Times New Roman"/>
                <w:sz w:val="18"/>
                <w:szCs w:val="18"/>
                <w:rPrChange w:id="4878" w:author="Xuning Wei12232" w:date="2026-10-24T11:11:00Z">
                  <w:rPr/>
                </w:rPrChange>
              </w:rPr>
              <w:t xml:space="preserve">nd stir for </w:t>
            </w:r>
            <w:ins w:id="4879" w:author="Xuning Wei12232" w:date="2026-10-22T10:26:00Z">
              <w:r>
                <w:rPr>
                  <w:rFonts w:ascii="Times New Roman" w:eastAsia="仿宋_GB2312" w:hAnsi="Times New Roman" w:cs="Times New Roman"/>
                  <w:color w:val="000000" w:themeColor="text1"/>
                  <w:sz w:val="18"/>
                  <w:szCs w:val="18"/>
                  <w:rPrChange w:id="4880"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4881" w:author="Xuning Wei12232" w:date="2026-10-22T10:26:00Z">
              <w:r>
                <w:rPr>
                  <w:rFonts w:ascii="Times New Roman" w:eastAsia="仿宋_GB2312" w:hAnsi="Times New Roman" w:cs="Times New Roman"/>
                  <w:sz w:val="18"/>
                  <w:szCs w:val="18"/>
                  <w:rPrChange w:id="4882" w:author="Xuning Wei12232" w:date="2026-10-24T11:11:00Z">
                    <w:rPr/>
                  </w:rPrChange>
                </w:rPr>
                <w:delText>2 h ± 15 min</w:delText>
              </w:r>
            </w:del>
            <w:r>
              <w:rPr>
                <w:rFonts w:ascii="Times New Roman" w:eastAsia="仿宋_GB2312" w:hAnsi="Times New Roman" w:cs="Times New Roman"/>
                <w:sz w:val="18"/>
                <w:szCs w:val="18"/>
                <w:rPrChange w:id="4883" w:author="Xuning Wei12232" w:date="2026-10-24T11:11:00Z">
                  <w:rPr/>
                </w:rPrChange>
              </w:rPr>
              <w:t xml:space="preserve"> (target: 2 h) at </w:t>
            </w:r>
            <w:ins w:id="4884" w:author="Xuning Wei12232" w:date="2026-10-20T20:03:00Z">
              <w:r>
                <w:rPr>
                  <w:rFonts w:ascii="Times New Roman" w:eastAsia="仿宋_GB2312" w:hAnsi="Times New Roman" w:cs="Times New Roman"/>
                  <w:color w:val="FF0000"/>
                  <w:sz w:val="18"/>
                  <w:szCs w:val="18"/>
                </w:rPr>
                <w:t xml:space="preserve">25.0 ± 5.0 °C (target: </w:t>
              </w:r>
            </w:ins>
            <w:ins w:id="4885" w:author="Xuning Wei12232" w:date="2026-10-20T21:36:00Z">
              <w:r>
                <w:rPr>
                  <w:rFonts w:ascii="Times New Roman" w:eastAsia="仿宋_GB2312" w:hAnsi="Times New Roman" w:cs="Times New Roman"/>
                  <w:color w:val="FF0000"/>
                  <w:sz w:val="18"/>
                  <w:szCs w:val="18"/>
                </w:rPr>
                <w:t>25.0 °C</w:t>
              </w:r>
            </w:ins>
            <w:ins w:id="4886" w:author="Xuning Wei12232" w:date="2026-10-20T20:03:00Z">
              <w:r>
                <w:rPr>
                  <w:rFonts w:ascii="Times New Roman" w:eastAsia="仿宋_GB2312" w:hAnsi="Times New Roman" w:cs="Times New Roman"/>
                  <w:color w:val="FF0000"/>
                  <w:sz w:val="18"/>
                  <w:szCs w:val="18"/>
                </w:rPr>
                <w:t>).</w:t>
              </w:r>
            </w:ins>
            <w:del w:id="4887" w:author="Xuning Wei12232" w:date="2026-10-20T14:33:00Z">
              <w:r>
                <w:rPr>
                  <w:rFonts w:ascii="Times New Roman" w:eastAsia="仿宋_GB2312" w:hAnsi="Times New Roman" w:cs="Times New Roman"/>
                  <w:sz w:val="18"/>
                  <w:szCs w:val="18"/>
                  <w:rPrChange w:id="4888" w:author="Xuning Wei12232" w:date="2026-10-24T11:11:00Z">
                    <w:rPr/>
                  </w:rPrChange>
                </w:rPr>
                <w:delText>25 ± 5 °C</w:delText>
              </w:r>
            </w:del>
            <w:del w:id="4889" w:author="Xuning Wei12232" w:date="2026-10-20T20:03:00Z">
              <w:r>
                <w:rPr>
                  <w:rFonts w:ascii="Times New Roman" w:eastAsia="仿宋_GB2312" w:hAnsi="Times New Roman" w:cs="Times New Roman"/>
                  <w:sz w:val="18"/>
                  <w:szCs w:val="18"/>
                  <w:rPrChange w:id="4890" w:author="Xuning Wei12232" w:date="2026-10-24T11:11:00Z">
                    <w:rPr/>
                  </w:rPrChange>
                </w:rPr>
                <w:delText xml:space="preserve"> (target: 25 °C)</w:delText>
              </w:r>
            </w:del>
            <w:r>
              <w:rPr>
                <w:rFonts w:ascii="Times New Roman" w:eastAsia="仿宋_GB2312" w:hAnsi="Times New Roman" w:cs="Times New Roman"/>
                <w:sz w:val="18"/>
                <w:szCs w:val="18"/>
                <w:rPrChange w:id="4891" w:author="Xuning Wei12232" w:date="2026-10-24T11:11:00Z">
                  <w:rPr/>
                </w:rPrChange>
              </w:rPr>
              <w:t>.</w:t>
            </w:r>
            <w:del w:id="4892" w:author="Xuning Wei12232" w:date="2026-10-20T15:13:00Z">
              <w:r>
                <w:rPr>
                  <w:rFonts w:ascii="Times New Roman" w:eastAsia="仿宋_GB2312" w:hAnsi="Times New Roman" w:cs="Times New Roman"/>
                  <w:sz w:val="18"/>
                  <w:szCs w:val="18"/>
                  <w:rPrChange w:id="4893" w:author="Xuning Wei12232" w:date="2026-10-24T11:11:00Z">
                    <w:rPr/>
                  </w:rPrChange>
                </w:rPr>
                <w:br/>
                <w:delText xml:space="preserve">4. </w:delText>
              </w:r>
            </w:del>
          </w:p>
          <w:p w14:paraId="52ED0C9C" w14:textId="77777777" w:rsidR="007617DE" w:rsidRPr="007617DE" w:rsidRDefault="00AE300B" w:rsidP="007617DE">
            <w:pPr>
              <w:pStyle w:val="aff7"/>
              <w:widowControl w:val="0"/>
              <w:numPr>
                <w:ilvl w:val="0"/>
                <w:numId w:val="62"/>
              </w:numPr>
              <w:spacing w:beforeLines="50" w:before="120" w:afterLines="50" w:after="120"/>
              <w:jc w:val="both"/>
              <w:rPr>
                <w:rFonts w:ascii="Times New Roman" w:eastAsia="仿宋_GB2312" w:hAnsi="Times New Roman" w:cs="Times New Roman"/>
                <w:sz w:val="18"/>
                <w:szCs w:val="18"/>
                <w:rPrChange w:id="4894" w:author="Xuning Wei12232" w:date="2026-10-24T11:11:00Z">
                  <w:rPr/>
                </w:rPrChange>
              </w:rPr>
              <w:pPrChange w:id="4895" w:author="Xuning Wei12232" w:date="2026-10-20T15:13:00Z">
                <w:pPr>
                  <w:widowControl w:val="0"/>
                  <w:spacing w:beforeLines="50" w:before="120" w:afterLines="50" w:after="120"/>
                  <w:contextualSpacing/>
                </w:pPr>
              </w:pPrChange>
            </w:pPr>
            <w:r>
              <w:rPr>
                <w:rFonts w:ascii="Times New Roman" w:eastAsia="仿宋_GB2312" w:hAnsi="Times New Roman" w:cs="Times New Roman"/>
                <w:sz w:val="18"/>
                <w:szCs w:val="18"/>
                <w:rPrChange w:id="4896" w:author="Xuning Wei12232" w:date="2026-10-24T11:11:00Z">
                  <w:rPr/>
                </w:rPrChange>
              </w:rPr>
              <w:lastRenderedPageBreak/>
              <w:t xml:space="preserve">Stop stirring, turn off the nitrogen. Drain until there is no obvious drip. </w:t>
            </w:r>
          </w:p>
        </w:tc>
      </w:tr>
      <w:tr w:rsidR="007617DE" w14:paraId="1233C819" w14:textId="77777777">
        <w:trPr>
          <w:trHeight w:val="20"/>
        </w:trPr>
        <w:tc>
          <w:tcPr>
            <w:tcW w:w="310" w:type="pct"/>
            <w:tcMar>
              <w:top w:w="57" w:type="dxa"/>
              <w:left w:w="85" w:type="dxa"/>
              <w:bottom w:w="57" w:type="dxa"/>
              <w:right w:w="85" w:type="dxa"/>
            </w:tcMar>
            <w:vAlign w:val="center"/>
          </w:tcPr>
          <w:p w14:paraId="6AD4464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C98998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35460557" w14:textId="77777777" w:rsidR="007617DE" w:rsidRDefault="00AE300B" w:rsidP="007617DE">
            <w:pPr>
              <w:pStyle w:val="aff7"/>
              <w:widowControl w:val="0"/>
              <w:numPr>
                <w:ilvl w:val="0"/>
                <w:numId w:val="63"/>
              </w:numPr>
              <w:spacing w:beforeLines="50" w:before="120" w:afterLines="50" w:after="120"/>
              <w:jc w:val="both"/>
              <w:rPr>
                <w:ins w:id="4897" w:author="Xuning Wei12232" w:date="2026-10-20T15:13:00Z"/>
                <w:rFonts w:ascii="Times New Roman" w:eastAsia="仿宋_GB2312" w:hAnsi="Times New Roman" w:cs="Times New Roman"/>
                <w:sz w:val="18"/>
                <w:szCs w:val="18"/>
              </w:rPr>
              <w:pPrChange w:id="4898" w:author="Xuning Wei12232" w:date="2026-10-20T15:13:00Z">
                <w:pPr>
                  <w:widowControl w:val="0"/>
                  <w:spacing w:beforeLines="50" w:before="120" w:afterLines="50" w:after="120"/>
                  <w:contextualSpacing/>
                </w:pPr>
              </w:pPrChange>
            </w:pPr>
            <w:del w:id="4899" w:author="Xuning Wei12232" w:date="2026-10-20T15:13: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900"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4901" w:author="Xuning Wei12232" w:date="2026-10-24T11:11:00Z">
                  <w:rPr>
                    <w:rFonts w:hint="eastAsia"/>
                  </w:rPr>
                </w:rPrChange>
              </w:rPr>
              <w:t>±</w:t>
            </w:r>
            <w:r>
              <w:rPr>
                <w:rFonts w:ascii="Times New Roman" w:eastAsia="仿宋_GB2312" w:hAnsi="Times New Roman" w:cs="Times New Roman"/>
                <w:sz w:val="18"/>
                <w:szCs w:val="18"/>
                <w:rPrChange w:id="4902" w:author="Xuning Wei12232" w:date="2026-10-24T11:11:00Z">
                  <w:rPr/>
                </w:rPrChange>
              </w:rPr>
              <w:t>5 °C (</w:t>
            </w:r>
            <w:del w:id="4903" w:author="Xuning Wei12232" w:date="2026-10-24T10:48:00Z">
              <w:r>
                <w:rPr>
                  <w:rFonts w:ascii="Times New Roman" w:eastAsia="仿宋_GB2312" w:hAnsi="Times New Roman" w:cs="Times New Roman"/>
                  <w:sz w:val="18"/>
                  <w:szCs w:val="18"/>
                  <w:rPrChange w:id="4904" w:author="Xuning Wei12232" w:date="2026-10-24T11:11:00Z">
                    <w:rPr/>
                  </w:rPrChange>
                </w:rPr>
                <w:delText>target: 20 °C</w:delText>
              </w:r>
            </w:del>
            <w:ins w:id="4905"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4906" w:author="Xuning Wei12232" w:date="2026-10-24T11:11:00Z">
                  <w:rPr/>
                </w:rPrChange>
              </w:rPr>
              <w:t>).</w:t>
            </w:r>
            <w:del w:id="4907" w:author="Xuning Wei12232" w:date="2026-10-20T15:13:00Z">
              <w:r>
                <w:rPr>
                  <w:rFonts w:ascii="Times New Roman" w:eastAsia="仿宋_GB2312" w:hAnsi="Times New Roman" w:cs="Times New Roman"/>
                  <w:sz w:val="18"/>
                  <w:szCs w:val="18"/>
                  <w:rPrChange w:id="4908" w:author="Xuning Wei12232" w:date="2026-10-24T11:11:00Z">
                    <w:rPr/>
                  </w:rPrChange>
                </w:rPr>
                <w:br/>
                <w:delText xml:space="preserve">2. </w:delText>
              </w:r>
            </w:del>
          </w:p>
          <w:p w14:paraId="5A47B0D9" w14:textId="77777777" w:rsidR="007617DE" w:rsidRDefault="00AE300B" w:rsidP="007617DE">
            <w:pPr>
              <w:pStyle w:val="aff7"/>
              <w:widowControl w:val="0"/>
              <w:numPr>
                <w:ilvl w:val="0"/>
                <w:numId w:val="63"/>
              </w:numPr>
              <w:spacing w:beforeLines="50" w:before="120" w:afterLines="50" w:after="120"/>
              <w:jc w:val="both"/>
              <w:rPr>
                <w:ins w:id="4909" w:author="Xuning Wei12232" w:date="2026-10-20T15:13:00Z"/>
                <w:rFonts w:ascii="Times New Roman" w:eastAsia="仿宋_GB2312" w:hAnsi="Times New Roman" w:cs="Times New Roman"/>
                <w:sz w:val="18"/>
                <w:szCs w:val="18"/>
              </w:rPr>
              <w:pPrChange w:id="4910" w:author="Xuning Wei12232" w:date="2026-10-20T15:13:00Z">
                <w:pPr>
                  <w:widowControl w:val="0"/>
                  <w:spacing w:beforeLines="50" w:before="120" w:afterLines="50" w:after="120"/>
                  <w:contextualSpacing/>
                </w:pPr>
              </w:pPrChange>
            </w:pPr>
            <w:ins w:id="4911" w:author="Xuning Wei12232" w:date="2026-10-23T19:43:00Z">
              <w:r>
                <w:rPr>
                  <w:rFonts w:ascii="Times New Roman" w:eastAsia="仿宋_GB2312" w:hAnsi="Times New Roman" w:cs="Times New Roman"/>
                  <w:color w:val="FF0000"/>
                  <w:sz w:val="18"/>
                  <w:szCs w:val="18"/>
                  <w:rPrChange w:id="4912"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4913"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4914" w:author="Xuning Wei12232" w:date="2026-10-24T11:11:00Z">
                    <w:rPr>
                      <w:rFonts w:ascii="Times New Roman" w:eastAsia="仿宋_GB2312" w:hAnsi="Times New Roman" w:cs="Times New Roman"/>
                      <w:color w:val="FF0000"/>
                      <w:sz w:val="18"/>
                      <w:szCs w:val="18"/>
                      <w:highlight w:val="yellow"/>
                    </w:rPr>
                  </w:rPrChange>
                </w:rPr>
                <w:t>into TJ4S-1213-Sy15</w:t>
              </w:r>
            </w:ins>
            <w:del w:id="4915" w:author="Xuning Wei12232" w:date="2026-10-23T19:43:00Z">
              <w:r>
                <w:rPr>
                  <w:rFonts w:ascii="Times New Roman" w:eastAsia="仿宋_GB2312" w:hAnsi="Times New Roman" w:cs="Times New Roman"/>
                  <w:sz w:val="18"/>
                  <w:szCs w:val="18"/>
                  <w:rPrChange w:id="4916" w:author="Xuning Wei12232" w:date="2026-10-24T11:11:00Z">
                    <w:rPr/>
                  </w:rPrChange>
                </w:rPr>
                <w:delText>Add</w:delText>
              </w:r>
              <w:r>
                <w:rPr>
                  <w:rFonts w:ascii="Times New Roman" w:eastAsia="仿宋_GB2312" w:hAnsi="Times New Roman" w:cs="Times New Roman"/>
                  <w:sz w:val="18"/>
                  <w:szCs w:val="18"/>
                  <w:lang w:eastAsia="zh-CN"/>
                  <w:rPrChange w:id="4917" w:author="Xuning Wei12232" w:date="2026-10-24T11:11:00Z">
                    <w:rPr>
                      <w:lang w:eastAsia="zh-CN"/>
                    </w:rPr>
                  </w:rPrChange>
                </w:rPr>
                <w:delText xml:space="preserve"> </w:delText>
              </w:r>
            </w:del>
            <w:del w:id="4918" w:author="Xuning Wei12232" w:date="2026-10-18T19:02:00Z">
              <w:r>
                <w:rPr>
                  <w:rFonts w:ascii="Times New Roman" w:eastAsia="仿宋_GB2312" w:hAnsi="Times New Roman" w:cs="Times New Roman"/>
                  <w:sz w:val="18"/>
                  <w:szCs w:val="18"/>
                  <w:lang w:eastAsia="zh-CN"/>
                  <w:rPrChange w:id="4919" w:author="Xuning Wei12232" w:date="2026-10-24T11:11:00Z">
                    <w:rPr>
                      <w:lang w:eastAsia="zh-CN"/>
                    </w:rPr>
                  </w:rPrChange>
                </w:rPr>
                <w:delText>10.0 V Isopropyl Acetate (8.730 kg/kg)</w:delText>
              </w:r>
            </w:del>
            <w:del w:id="4920" w:author="Xuning Wei12232" w:date="2026-10-20T20:08:00Z">
              <w:r>
                <w:rPr>
                  <w:rFonts w:ascii="Times New Roman" w:eastAsia="仿宋_GB2312" w:hAnsi="Times New Roman" w:cs="Times New Roman"/>
                  <w:sz w:val="18"/>
                  <w:szCs w:val="18"/>
                  <w:lang w:eastAsia="zh-CN"/>
                  <w:rPrChange w:id="4921" w:author="Xuning Wei12232" w:date="2026-10-24T11:11:00Z">
                    <w:rPr>
                      <w:lang w:eastAsia="zh-CN"/>
                    </w:rPr>
                  </w:rPrChange>
                </w:rPr>
                <w:delText xml:space="preserve"> </w:delText>
              </w:r>
            </w:del>
            <w:del w:id="4922" w:author="Xuning Wei12232" w:date="2026-10-23T19:43:00Z">
              <w:r>
                <w:rPr>
                  <w:rFonts w:ascii="Times New Roman" w:eastAsia="仿宋_GB2312" w:hAnsi="Times New Roman" w:cs="Times New Roman"/>
                  <w:sz w:val="18"/>
                  <w:szCs w:val="18"/>
                  <w:rPrChange w:id="4923" w:author="Xuning Wei12232" w:date="2026-10-24T11:11:00Z">
                    <w:rPr/>
                  </w:rPrChange>
                </w:rPr>
                <w:delText>into TJ4S-1213-Sy15</w:delText>
              </w:r>
            </w:del>
            <w:r>
              <w:rPr>
                <w:rFonts w:ascii="Times New Roman" w:eastAsia="仿宋_GB2312" w:hAnsi="Times New Roman" w:cs="Times New Roman"/>
                <w:sz w:val="18"/>
                <w:szCs w:val="18"/>
                <w:rPrChange w:id="4924" w:author="Xuning Wei12232" w:date="2026-10-24T11:11:00Z">
                  <w:rPr/>
                </w:rPrChange>
              </w:rPr>
              <w:t xml:space="preserve">. </w:t>
            </w:r>
            <w:del w:id="4925" w:author="Xuning Wei12232" w:date="2026-10-20T15:13:00Z">
              <w:r>
                <w:rPr>
                  <w:rFonts w:ascii="Times New Roman" w:eastAsia="仿宋_GB2312" w:hAnsi="Times New Roman" w:cs="Times New Roman"/>
                  <w:sz w:val="18"/>
                  <w:szCs w:val="18"/>
                  <w:rPrChange w:id="4926" w:author="Xuning Wei12232" w:date="2026-10-24T11:11:00Z">
                    <w:rPr/>
                  </w:rPrChange>
                </w:rPr>
                <w:br/>
                <w:delText xml:space="preserve">3. </w:delText>
              </w:r>
            </w:del>
          </w:p>
          <w:p w14:paraId="0B58514C" w14:textId="77777777" w:rsidR="007617DE" w:rsidRPr="007617DE" w:rsidRDefault="00AE300B" w:rsidP="007617DE">
            <w:pPr>
              <w:pStyle w:val="aff7"/>
              <w:widowControl w:val="0"/>
              <w:numPr>
                <w:ilvl w:val="0"/>
                <w:numId w:val="63"/>
              </w:numPr>
              <w:spacing w:beforeLines="50" w:before="120" w:afterLines="50" w:after="120"/>
              <w:jc w:val="both"/>
              <w:rPr>
                <w:rFonts w:ascii="Times New Roman" w:eastAsia="仿宋_GB2312" w:hAnsi="Times New Roman" w:cs="Times New Roman"/>
                <w:sz w:val="18"/>
                <w:szCs w:val="18"/>
                <w:rPrChange w:id="4927" w:author="Xuning Wei12232" w:date="2026-10-24T11:11:00Z">
                  <w:rPr/>
                </w:rPrChange>
              </w:rPr>
              <w:pPrChange w:id="4928" w:author="Xuning Wei12232" w:date="2026-10-20T15:13:00Z">
                <w:pPr>
                  <w:widowControl w:val="0"/>
                  <w:spacing w:beforeLines="50" w:before="120" w:afterLines="50" w:after="120"/>
                  <w:contextualSpacing/>
                </w:pPr>
              </w:pPrChange>
            </w:pPr>
            <w:r>
              <w:rPr>
                <w:rFonts w:ascii="Times New Roman" w:eastAsia="仿宋_GB2312" w:hAnsi="Times New Roman" w:cs="Times New Roman"/>
                <w:sz w:val="18"/>
                <w:szCs w:val="18"/>
                <w:rPrChange w:id="4929" w:author="Xuning Wei12232" w:date="2026-10-24T11:11:00Z">
                  <w:rPr/>
                </w:rPrChange>
              </w:rPr>
              <w:t>Bubble with nitrogen, after s</w:t>
            </w:r>
            <w:r>
              <w:rPr>
                <w:rFonts w:ascii="Times New Roman" w:eastAsia="仿宋_GB2312" w:hAnsi="Times New Roman" w:cs="Times New Roman"/>
                <w:color w:val="0000FF"/>
                <w:sz w:val="18"/>
                <w:szCs w:val="18"/>
                <w:rPrChange w:id="4930" w:author="Xuning Wei12232" w:date="2026-10-24T11:11:00Z">
                  <w:rPr>
                    <w:color w:val="0000FF"/>
                  </w:rPr>
                </w:rPrChange>
              </w:rPr>
              <w:t>tirring, turn off the nitrogen</w:t>
            </w:r>
            <w:r>
              <w:rPr>
                <w:rFonts w:ascii="Times New Roman" w:eastAsia="仿宋_GB2312" w:hAnsi="Times New Roman" w:cs="Times New Roman"/>
                <w:sz w:val="18"/>
                <w:szCs w:val="18"/>
                <w:rPrChange w:id="4931" w:author="Xuning Wei12232" w:date="2026-10-24T11:11:00Z">
                  <w:rPr/>
                </w:rPrChange>
              </w:rPr>
              <w:t>. Drain until there is no obvious drip</w:t>
            </w:r>
          </w:p>
          <w:p w14:paraId="563389A1"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93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1574C986" w14:textId="77777777">
        <w:trPr>
          <w:trHeight w:val="20"/>
        </w:trPr>
        <w:tc>
          <w:tcPr>
            <w:tcW w:w="310" w:type="pct"/>
            <w:tcMar>
              <w:top w:w="57" w:type="dxa"/>
              <w:left w:w="85" w:type="dxa"/>
              <w:bottom w:w="57" w:type="dxa"/>
              <w:right w:w="85" w:type="dxa"/>
            </w:tcMar>
            <w:vAlign w:val="center"/>
          </w:tcPr>
          <w:p w14:paraId="67901C0E"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E912F0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42C63FF7" w14:textId="77777777" w:rsidR="007617DE" w:rsidRDefault="00AE300B" w:rsidP="007617DE">
            <w:pPr>
              <w:pStyle w:val="aff7"/>
              <w:widowControl w:val="0"/>
              <w:numPr>
                <w:ilvl w:val="0"/>
                <w:numId w:val="64"/>
              </w:numPr>
              <w:spacing w:beforeLines="50" w:before="120" w:afterLines="50" w:after="120"/>
              <w:jc w:val="both"/>
              <w:rPr>
                <w:ins w:id="4933" w:author="Xuning Wei12232" w:date="2026-10-20T15:13:00Z"/>
                <w:rFonts w:ascii="Times New Roman" w:eastAsia="仿宋_GB2312" w:hAnsi="Times New Roman" w:cs="Times New Roman"/>
                <w:sz w:val="18"/>
                <w:szCs w:val="18"/>
              </w:rPr>
              <w:pPrChange w:id="4934" w:author="Xuning Wei12232" w:date="2026-10-20T15:13:00Z">
                <w:pPr>
                  <w:widowControl w:val="0"/>
                  <w:spacing w:beforeLines="50" w:before="120" w:afterLines="50" w:after="120"/>
                  <w:contextualSpacing/>
                </w:pPr>
              </w:pPrChange>
            </w:pPr>
            <w:del w:id="4935" w:author="Xuning Wei12232" w:date="2026-10-20T15:13: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4936" w:author="Xuning Wei12232" w:date="2026-10-24T11:11:00Z">
                  <w:rPr/>
                </w:rPrChange>
              </w:rPr>
              <w:t xml:space="preserve">Add </w:t>
            </w:r>
            <w:ins w:id="4937" w:author="Xuning Wei12232" w:date="2026-10-23T19:50:00Z">
              <w:r>
                <w:rPr>
                  <w:rFonts w:ascii="Times New Roman" w:eastAsia="仿宋_GB2312" w:hAnsi="Times New Roman" w:cs="Times New Roman"/>
                  <w:color w:val="000000" w:themeColor="text1"/>
                  <w:sz w:val="18"/>
                  <w:szCs w:val="18"/>
                  <w:rPrChange w:id="4938" w:author="Xuning Wei12232" w:date="2026-10-24T11:11:00Z">
                    <w:rPr>
                      <w:rFonts w:ascii="Times New Roman" w:eastAsia="仿宋_GB2312" w:hAnsi="Times New Roman" w:cs="Times New Roman"/>
                      <w:color w:val="000000" w:themeColor="text1"/>
                      <w:sz w:val="18"/>
                      <w:szCs w:val="18"/>
                      <w:highlight w:val="yellow"/>
                    </w:rPr>
                  </w:rPrChange>
                </w:rPr>
                <w:t>DMF (12 V, 11.38 kg/kg</w:t>
              </w:r>
              <w:proofErr w:type="gramStart"/>
              <w:r>
                <w:rPr>
                  <w:rFonts w:ascii="Times New Roman" w:eastAsia="仿宋_GB2312" w:hAnsi="Times New Roman" w:cs="Times New Roman"/>
                  <w:color w:val="000000" w:themeColor="text1"/>
                  <w:sz w:val="18"/>
                  <w:szCs w:val="18"/>
                  <w:rPrChange w:id="4939" w:author="Xuning Wei12232" w:date="2026-10-24T11:11:00Z">
                    <w:rPr>
                      <w:rFonts w:ascii="Times New Roman" w:eastAsia="仿宋_GB2312" w:hAnsi="Times New Roman" w:cs="Times New Roman"/>
                      <w:color w:val="000000" w:themeColor="text1"/>
                      <w:sz w:val="18"/>
                      <w:szCs w:val="18"/>
                      <w:highlight w:val="yellow"/>
                    </w:rPr>
                  </w:rPrChange>
                </w:rPr>
                <w:t>)</w:t>
              </w:r>
              <w:r>
                <w:rPr>
                  <w:rFonts w:ascii="Times New Roman" w:eastAsia="仿宋_GB2312" w:hAnsi="Times New Roman" w:cs="Times New Roman"/>
                  <w:sz w:val="18"/>
                  <w:szCs w:val="18"/>
                </w:rPr>
                <w:t xml:space="preserve"> </w:t>
              </w:r>
            </w:ins>
            <w:ins w:id="4940" w:author="Xuning Wei12232" w:date="2026-10-20T20:12:00Z">
              <w:r>
                <w:rPr>
                  <w:rFonts w:ascii="Times New Roman" w:eastAsia="仿宋_GB2312" w:hAnsi="Times New Roman" w:cs="Times New Roman"/>
                  <w:sz w:val="18"/>
                  <w:szCs w:val="18"/>
                </w:rPr>
                <w:t xml:space="preserve"> </w:t>
              </w:r>
            </w:ins>
            <w:proofErr w:type="gramEnd"/>
            <w:del w:id="4941" w:author="Xuning Wei12232" w:date="2026-10-20T08:12:00Z">
              <w:r>
                <w:rPr>
                  <w:rFonts w:ascii="Times New Roman" w:eastAsia="仿宋_GB2312" w:hAnsi="Times New Roman" w:cs="Times New Roman"/>
                  <w:sz w:val="18"/>
                  <w:szCs w:val="18"/>
                  <w:rPrChange w:id="4942" w:author="Xuning Wei12232" w:date="2026-10-24T11:11:00Z">
                    <w:rPr/>
                  </w:rPrChange>
                </w:rPr>
                <w:delText>12.0 V DMF (11.376 kg/kg)</w:delText>
              </w:r>
            </w:del>
            <w:del w:id="4943" w:author="Xuning Wei12232" w:date="2026-10-20T15:13:00Z">
              <w:r>
                <w:rPr>
                  <w:rFonts w:ascii="Times New Roman" w:eastAsia="仿宋_GB2312" w:hAnsi="Times New Roman" w:cs="Times New Roman"/>
                  <w:sz w:val="18"/>
                  <w:szCs w:val="18"/>
                  <w:rPrChange w:id="4944" w:author="Xuning Wei12232" w:date="2026-10-24T11:11:00Z">
                    <w:rPr/>
                  </w:rPrChange>
                </w:rPr>
                <w:delText xml:space="preserve"> </w:delText>
              </w:r>
            </w:del>
            <w:r>
              <w:rPr>
                <w:rFonts w:ascii="Times New Roman" w:eastAsia="仿宋_GB2312" w:hAnsi="Times New Roman" w:cs="Times New Roman"/>
                <w:sz w:val="18"/>
                <w:szCs w:val="18"/>
                <w:rPrChange w:id="4945" w:author="Xuning Wei12232" w:date="2026-10-24T11:11:00Z">
                  <w:rPr/>
                </w:rPrChange>
              </w:rPr>
              <w:t xml:space="preserve">into TJ4S-1213-Sy15. </w:t>
            </w:r>
            <w:del w:id="4946" w:author="Xuning Wei12232" w:date="2026-10-20T15:13:00Z">
              <w:r>
                <w:rPr>
                  <w:rFonts w:ascii="Times New Roman" w:eastAsia="仿宋_GB2312" w:hAnsi="Times New Roman" w:cs="Times New Roman"/>
                  <w:sz w:val="18"/>
                  <w:szCs w:val="18"/>
                  <w:rPrChange w:id="4947" w:author="Xuning Wei12232" w:date="2026-10-24T11:11:00Z">
                    <w:rPr/>
                  </w:rPrChange>
                </w:rPr>
                <w:br/>
                <w:delText xml:space="preserve">2. </w:delText>
              </w:r>
            </w:del>
          </w:p>
          <w:p w14:paraId="4A90BC73" w14:textId="77777777" w:rsidR="007617DE" w:rsidRPr="007617DE" w:rsidRDefault="00AE300B" w:rsidP="007617DE">
            <w:pPr>
              <w:pStyle w:val="aff7"/>
              <w:widowControl w:val="0"/>
              <w:numPr>
                <w:ilvl w:val="0"/>
                <w:numId w:val="64"/>
              </w:numPr>
              <w:spacing w:beforeLines="50" w:before="120" w:afterLines="50" w:after="120"/>
              <w:jc w:val="both"/>
              <w:rPr>
                <w:rFonts w:ascii="Times New Roman" w:eastAsia="仿宋_GB2312" w:hAnsi="Times New Roman" w:cs="Times New Roman"/>
                <w:sz w:val="18"/>
                <w:szCs w:val="18"/>
                <w:rPrChange w:id="4948" w:author="Xuning Wei12232" w:date="2026-10-24T11:11:00Z">
                  <w:rPr/>
                </w:rPrChange>
              </w:rPr>
              <w:pPrChange w:id="4949" w:author="Xuning Wei12232" w:date="2026-10-20T15:13:00Z">
                <w:pPr>
                  <w:widowControl w:val="0"/>
                  <w:spacing w:beforeLines="50" w:before="120" w:afterLines="50" w:after="120"/>
                  <w:contextualSpacing/>
                </w:pPr>
              </w:pPrChange>
            </w:pPr>
            <w:r>
              <w:rPr>
                <w:rFonts w:ascii="Times New Roman" w:eastAsia="仿宋_GB2312" w:hAnsi="Times New Roman" w:cs="Times New Roman"/>
                <w:sz w:val="18"/>
                <w:szCs w:val="18"/>
                <w:rPrChange w:id="4950" w:author="Xuning Wei12232" w:date="2026-10-24T11:11:00Z">
                  <w:rPr/>
                </w:rPrChange>
              </w:rPr>
              <w:t>Bubble with nitrogen, after s</w:t>
            </w:r>
            <w:r>
              <w:rPr>
                <w:rFonts w:ascii="Times New Roman" w:eastAsia="仿宋_GB2312" w:hAnsi="Times New Roman" w:cs="Times New Roman"/>
                <w:color w:val="0000FF"/>
                <w:sz w:val="18"/>
                <w:szCs w:val="18"/>
                <w:rPrChange w:id="4951" w:author="Xuning Wei12232" w:date="2026-10-24T11:11:00Z">
                  <w:rPr>
                    <w:color w:val="0000FF"/>
                  </w:rPr>
                </w:rPrChange>
              </w:rPr>
              <w:t>tirring, turn off the nitrogen</w:t>
            </w:r>
            <w:r>
              <w:rPr>
                <w:rFonts w:ascii="Times New Roman" w:eastAsia="仿宋_GB2312" w:hAnsi="Times New Roman" w:cs="Times New Roman"/>
                <w:sz w:val="18"/>
                <w:szCs w:val="18"/>
                <w:rPrChange w:id="4952" w:author="Xuning Wei12232" w:date="2026-10-24T11:11:00Z">
                  <w:rPr/>
                </w:rPrChange>
              </w:rPr>
              <w:t xml:space="preserve">. Drain until there is no obvious drip </w:t>
            </w:r>
          </w:p>
          <w:p w14:paraId="2D9A59D3"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495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46643107" w14:textId="77777777">
        <w:trPr>
          <w:trHeight w:val="20"/>
        </w:trPr>
        <w:tc>
          <w:tcPr>
            <w:tcW w:w="310" w:type="pct"/>
            <w:tcMar>
              <w:top w:w="57" w:type="dxa"/>
              <w:left w:w="85" w:type="dxa"/>
              <w:bottom w:w="57" w:type="dxa"/>
              <w:right w:w="85" w:type="dxa"/>
            </w:tcMar>
            <w:vAlign w:val="center"/>
          </w:tcPr>
          <w:p w14:paraId="3C63D34D"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CADFE9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 xml:space="preserve">-L-Val-OH </w:t>
            </w:r>
          </w:p>
          <w:p w14:paraId="1A0D145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activation and transfer</w:t>
            </w:r>
          </w:p>
        </w:tc>
        <w:tc>
          <w:tcPr>
            <w:tcW w:w="3909" w:type="pct"/>
            <w:tcMar>
              <w:top w:w="57" w:type="dxa"/>
              <w:left w:w="85" w:type="dxa"/>
              <w:bottom w:w="57" w:type="dxa"/>
              <w:right w:w="85" w:type="dxa"/>
            </w:tcMar>
            <w:vAlign w:val="center"/>
          </w:tcPr>
          <w:p w14:paraId="02D12E03" w14:textId="77777777" w:rsidR="007617DE" w:rsidRPr="007617DE" w:rsidRDefault="00AE300B" w:rsidP="007617DE">
            <w:pPr>
              <w:pStyle w:val="aff7"/>
              <w:widowControl w:val="0"/>
              <w:numPr>
                <w:ilvl w:val="0"/>
                <w:numId w:val="65"/>
              </w:numPr>
              <w:spacing w:beforeLines="50" w:before="120" w:afterLines="50" w:after="120"/>
              <w:jc w:val="both"/>
              <w:rPr>
                <w:ins w:id="4954" w:author="Xuning Wei12232" w:date="2026-10-20T15:13:00Z"/>
                <w:rFonts w:ascii="Times New Roman" w:eastAsia="仿宋_GB2312" w:hAnsi="Times New Roman" w:cs="Times New Roman"/>
                <w:color w:val="000000" w:themeColor="text1"/>
                <w:sz w:val="18"/>
                <w:szCs w:val="18"/>
                <w:lang w:eastAsia="zh-CN"/>
                <w:rPrChange w:id="4955" w:author="Xuning Wei12232" w:date="2026-10-24T11:11:00Z">
                  <w:rPr>
                    <w:ins w:id="4956" w:author="Xuning Wei12232" w:date="2026-10-20T15:13:00Z"/>
                    <w:rFonts w:ascii="Times New Roman" w:eastAsia="等线" w:hAnsi="Times New Roman" w:cs="Times New Roman"/>
                    <w:color w:val="000000" w:themeColor="text1"/>
                    <w:sz w:val="18"/>
                    <w:szCs w:val="18"/>
                    <w:lang w:eastAsia="zh-CN"/>
                  </w:rPr>
                </w:rPrChange>
              </w:rPr>
              <w:pPrChange w:id="4957" w:author="Xuning Wei12232" w:date="2026-10-20T15:13:00Z">
                <w:pPr>
                  <w:widowControl w:val="0"/>
                  <w:spacing w:beforeLines="50" w:before="120" w:afterLines="50" w:after="120"/>
                  <w:contextualSpacing/>
                </w:pPr>
              </w:pPrChange>
            </w:pPr>
            <w:del w:id="4958" w:author="Xuning Wei12232" w:date="2026-10-20T15:13: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4959" w:author="Xuning Wei12232" w:date="2026-10-24T11:11:00Z">
                  <w:rPr/>
                </w:rPrChange>
              </w:rPr>
              <w:t xml:space="preserve">Add </w:t>
            </w:r>
            <w:ins w:id="4960" w:author="Xuning Wei12232" w:date="2026-10-20T21:15:00Z">
              <w:r>
                <w:rPr>
                  <w:rFonts w:ascii="Times New Roman" w:eastAsia="等线" w:hAnsi="Times New Roman" w:cs="Times New Roman"/>
                  <w:color w:val="000000" w:themeColor="text1"/>
                  <w:sz w:val="18"/>
                  <w:szCs w:val="18"/>
                  <w:lang w:eastAsia="zh-CN"/>
                  <w:rPrChange w:id="4961"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4962" w:author="Xuning Wei12232" w:date="2026-10-20T08:15:00Z">
              <w:r>
                <w:rPr>
                  <w:rFonts w:ascii="Times New Roman" w:eastAsia="等线" w:hAnsi="Times New Roman" w:cs="Times New Roman"/>
                  <w:sz w:val="18"/>
                  <w:szCs w:val="18"/>
                  <w:lang w:eastAsia="zh-CN"/>
                  <w:rPrChange w:id="4963" w:author="Xuning Wei12232" w:date="2026-10-24T11:11:00Z">
                    <w:rPr>
                      <w:lang w:eastAsia="zh-CN"/>
                    </w:rPr>
                  </w:rPrChange>
                </w:rPr>
                <w:delText>5.0 V DMF (4.740 kg/kg)</w:delText>
              </w:r>
              <w:r>
                <w:rPr>
                  <w:rFonts w:ascii="Times New Roman" w:eastAsia="等线" w:hAnsi="Times New Roman" w:cs="Times New Roman"/>
                  <w:sz w:val="18"/>
                  <w:szCs w:val="18"/>
                  <w:rPrChange w:id="4964" w:author="Xuning Wei12232" w:date="2026-10-24T11:11:00Z">
                    <w:rPr/>
                  </w:rPrChange>
                </w:rPr>
                <w:delText xml:space="preserve"> </w:delText>
              </w:r>
            </w:del>
            <w:ins w:id="4965" w:author="Xuning Wei12232" w:date="2026-10-20T08:15:00Z">
              <w:r>
                <w:rPr>
                  <w:rFonts w:ascii="Times New Roman" w:eastAsia="等线" w:hAnsi="Times New Roman" w:cs="Times New Roman"/>
                  <w:sz w:val="18"/>
                  <w:szCs w:val="18"/>
                  <w:lang w:eastAsia="zh-CN"/>
                  <w:rPrChange w:id="4966" w:author="Xuning Wei12232" w:date="2026-10-24T11:11:00Z">
                    <w:rPr>
                      <w:lang w:eastAsia="zh-CN"/>
                    </w:rPr>
                  </w:rPrChange>
                </w:rPr>
                <w:t xml:space="preserve"> </w:t>
              </w:r>
            </w:ins>
            <w:r>
              <w:rPr>
                <w:rFonts w:ascii="Times New Roman" w:eastAsia="等线" w:hAnsi="Times New Roman" w:cs="Times New Roman"/>
                <w:sz w:val="18"/>
                <w:szCs w:val="18"/>
                <w:rPrChange w:id="4967" w:author="Xuning Wei12232" w:date="2026-10-24T11:11:00Z">
                  <w:rPr/>
                </w:rPrChange>
              </w:rPr>
              <w:t xml:space="preserve">into </w:t>
            </w:r>
            <w:r>
              <w:rPr>
                <w:rFonts w:ascii="Times New Roman" w:eastAsia="仿宋_GB2312" w:hAnsi="Times New Roman" w:cs="Times New Roman"/>
                <w:sz w:val="18"/>
                <w:szCs w:val="18"/>
                <w:rPrChange w:id="4968"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4969" w:author="Xuning Wei12232" w:date="2026-10-24T11:11:00Z">
                  <w:rPr>
                    <w:rFonts w:eastAsia="仿宋_GB2312"/>
                    <w:lang w:eastAsia="zh-CN"/>
                  </w:rPr>
                </w:rPrChange>
              </w:rPr>
              <w:t>-R01</w:t>
            </w:r>
            <w:r>
              <w:rPr>
                <w:rFonts w:ascii="Times New Roman" w:eastAsia="等线" w:hAnsi="Times New Roman" w:cs="Times New Roman"/>
                <w:sz w:val="18"/>
                <w:szCs w:val="18"/>
                <w:rPrChange w:id="4970" w:author="Xuning Wei12232" w:date="2026-10-24T11:11:00Z">
                  <w:rPr/>
                </w:rPrChange>
              </w:rPr>
              <w:t xml:space="preserve">. Start the </w:t>
            </w:r>
            <w:r>
              <w:rPr>
                <w:rFonts w:ascii="Times New Roman" w:eastAsia="等线" w:hAnsi="Times New Roman" w:cs="Times New Roman"/>
                <w:color w:val="0000FF"/>
                <w:sz w:val="18"/>
                <w:szCs w:val="18"/>
                <w:rPrChange w:id="4971" w:author="Xuning Wei12232" w:date="2026-10-24T11:11:00Z">
                  <w:rPr>
                    <w:color w:val="0000FF"/>
                  </w:rPr>
                </w:rPrChange>
              </w:rPr>
              <w:t>agitator</w:t>
            </w:r>
            <w:r>
              <w:rPr>
                <w:rFonts w:ascii="Times New Roman" w:eastAsia="等线" w:hAnsi="Times New Roman" w:cs="Times New Roman"/>
                <w:sz w:val="18"/>
                <w:szCs w:val="18"/>
                <w:rPrChange w:id="4972" w:author="Xuning Wei12232" w:date="2026-10-24T11:11:00Z">
                  <w:rPr/>
                </w:rPrChange>
              </w:rPr>
              <w:t xml:space="preserve">. </w:t>
            </w:r>
            <w:del w:id="4973" w:author="Xuning Wei12232" w:date="2026-10-20T15:13:00Z">
              <w:r>
                <w:rPr>
                  <w:rFonts w:ascii="Times New Roman" w:eastAsia="等线" w:hAnsi="Times New Roman" w:cs="Times New Roman"/>
                  <w:sz w:val="18"/>
                  <w:szCs w:val="18"/>
                  <w:rPrChange w:id="4974" w:author="Xuning Wei12232" w:date="2026-10-24T11:11:00Z">
                    <w:rPr/>
                  </w:rPrChange>
                </w:rPr>
                <w:br/>
              </w:r>
            </w:del>
          </w:p>
          <w:p w14:paraId="2DDEE09D" w14:textId="77777777" w:rsidR="007617DE" w:rsidRPr="007617DE" w:rsidRDefault="00AE300B" w:rsidP="007617DE">
            <w:pPr>
              <w:pStyle w:val="aff7"/>
              <w:widowControl w:val="0"/>
              <w:numPr>
                <w:ilvl w:val="0"/>
                <w:numId w:val="65"/>
              </w:numPr>
              <w:spacing w:beforeLines="50" w:before="120" w:afterLines="50" w:after="120"/>
              <w:jc w:val="both"/>
              <w:rPr>
                <w:ins w:id="4975" w:author="Xuning Wei12232" w:date="2026-10-20T21:16:00Z"/>
                <w:rFonts w:ascii="Times New Roman" w:eastAsia="仿宋_GB2312" w:hAnsi="Times New Roman" w:cs="Times New Roman"/>
                <w:color w:val="000000" w:themeColor="text1"/>
                <w:sz w:val="18"/>
                <w:szCs w:val="18"/>
                <w:rPrChange w:id="4976" w:author="Xuning Wei12232" w:date="2026-10-24T11:11:00Z">
                  <w:rPr>
                    <w:ins w:id="4977" w:author="Xuning Wei12232" w:date="2026-10-20T21:16:00Z"/>
                    <w:rFonts w:ascii="Times New Roman" w:eastAsia="等线" w:hAnsi="Times New Roman" w:cs="Times New Roman"/>
                    <w:color w:val="000000" w:themeColor="text1"/>
                    <w:sz w:val="18"/>
                    <w:szCs w:val="18"/>
                  </w:rPr>
                </w:rPrChange>
              </w:rPr>
              <w:pPrChange w:id="4978" w:author="Xuning Wei12232" w:date="2026-10-20T15:13:00Z">
                <w:pPr>
                  <w:widowControl w:val="0"/>
                  <w:spacing w:beforeLines="50" w:before="120" w:afterLines="50" w:after="120"/>
                  <w:contextualSpacing/>
                </w:pPr>
              </w:pPrChange>
            </w:pPr>
            <w:ins w:id="4979" w:author="Xuning Wei12232" w:date="2026-10-20T08:50:00Z">
              <w:r>
                <w:rPr>
                  <w:rFonts w:ascii="Times New Roman" w:eastAsia="等线" w:hAnsi="Times New Roman" w:cs="Times New Roman"/>
                  <w:sz w:val="18"/>
                  <w:szCs w:val="18"/>
                  <w:lang w:eastAsia="zh-CN"/>
                  <w:rPrChange w:id="4980" w:author="Xuning Wei12232" w:date="2026-10-24T11:11:00Z">
                    <w:rPr>
                      <w:lang w:eastAsia="zh-CN"/>
                    </w:rPr>
                  </w:rPrChange>
                </w:rPr>
                <w:t>Adjust</w:t>
              </w:r>
              <w:r>
                <w:rPr>
                  <w:rFonts w:ascii="Times New Roman" w:eastAsia="等线" w:hAnsi="Times New Roman" w:cs="Times New Roman"/>
                  <w:bCs w:val="0"/>
                  <w:sz w:val="18"/>
                  <w:szCs w:val="18"/>
                  <w:rPrChange w:id="4981" w:author="Xuning Wei12232" w:date="2026-10-24T11:11:00Z">
                    <w:rPr/>
                  </w:rPrChange>
                </w:rPr>
                <w:t xml:space="preserve"> the </w:t>
              </w:r>
            </w:ins>
            <w:ins w:id="4982" w:author="Xuning Wei12232" w:date="2026-10-24T11:09:00Z">
              <w:r>
                <w:rPr>
                  <w:rFonts w:ascii="Times New Roman" w:eastAsia="仿宋_GB2312" w:hAnsi="Times New Roman" w:cs="Times New Roman"/>
                  <w:color w:val="FF0000"/>
                  <w:sz w:val="18"/>
                  <w:szCs w:val="18"/>
                  <w:rPrChange w:id="4983" w:author="Xuning Wei12232" w:date="2026-10-24T11:11:00Z">
                    <w:rPr>
                      <w:rFonts w:ascii="Times New Roman" w:eastAsia="仿宋_GB2312" w:hAnsi="Times New Roman" w:cs="Times New Roman"/>
                      <w:color w:val="FF0000"/>
                      <w:sz w:val="18"/>
                      <w:szCs w:val="18"/>
                      <w:highlight w:val="green"/>
                    </w:rPr>
                  </w:rPrChange>
                </w:rPr>
                <w:t>jacket temperature</w:t>
              </w:r>
            </w:ins>
            <w:ins w:id="4984" w:author="Xuning Wei12232" w:date="2026-10-20T08:50:00Z">
              <w:r>
                <w:rPr>
                  <w:rFonts w:ascii="Times New Roman" w:eastAsia="等线" w:hAnsi="Times New Roman" w:cs="Times New Roman"/>
                  <w:bCs w:val="0"/>
                  <w:sz w:val="18"/>
                  <w:szCs w:val="18"/>
                  <w:rPrChange w:id="4985" w:author="Xuning Wei12232" w:date="2026-10-24T11:11:00Z">
                    <w:rPr/>
                  </w:rPrChange>
                </w:rPr>
                <w:t xml:space="preserve"> </w:t>
              </w:r>
            </w:ins>
            <w:ins w:id="4986" w:author="Xuning Wei12232" w:date="2026-10-20T21:16:00Z">
              <w:r>
                <w:rPr>
                  <w:rFonts w:ascii="Times New Roman" w:eastAsia="等线" w:hAnsi="Times New Roman" w:cs="Times New Roman" w:hint="eastAsia"/>
                  <w:bCs w:val="0"/>
                  <w:sz w:val="18"/>
                  <w:szCs w:val="18"/>
                  <w:lang w:eastAsia="zh-CN"/>
                </w:rPr>
                <w:t>t</w:t>
              </w:r>
              <w:r>
                <w:rPr>
                  <w:rFonts w:ascii="Times New Roman" w:eastAsia="等线" w:hAnsi="Times New Roman" w:cs="Times New Roman"/>
                  <w:bCs w:val="0"/>
                  <w:sz w:val="18"/>
                  <w:szCs w:val="18"/>
                  <w:lang w:eastAsia="zh-CN"/>
                </w:rPr>
                <w:t xml:space="preserve">o </w:t>
              </w:r>
              <w:r>
                <w:rPr>
                  <w:rFonts w:ascii="Times New Roman" w:eastAsia="等线" w:hAnsi="Times New Roman" w:cs="Times New Roman"/>
                  <w:bCs w:val="0"/>
                  <w:sz w:val="18"/>
                  <w:szCs w:val="18"/>
                  <w:lang w:eastAsia="zh-CN"/>
                  <w:rPrChange w:id="4987"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4988" w:author="Xuning Wei12232" w:date="2026-10-24T10:48:00Z">
              <w:r>
                <w:rPr>
                  <w:rFonts w:ascii="Times New Roman" w:eastAsia="等线" w:hAnsi="Times New Roman" w:cs="Times New Roman"/>
                  <w:bCs w:val="0"/>
                  <w:sz w:val="18"/>
                  <w:szCs w:val="18"/>
                  <w:lang w:eastAsia="zh-CN"/>
                </w:rPr>
                <w:t>target: 20.0 °C</w:t>
              </w:r>
            </w:ins>
            <w:ins w:id="4989" w:author="Xuning Wei12232" w:date="2026-10-20T21:16: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color w:val="FF0000"/>
                  <w:sz w:val="18"/>
                  <w:szCs w:val="18"/>
                </w:rPr>
                <w:t xml:space="preserve"> </w:t>
              </w:r>
            </w:ins>
            <w:del w:id="4990" w:author="Xuning Wei12232" w:date="2026-10-20T08:50:00Z">
              <w:r>
                <w:rPr>
                  <w:rFonts w:ascii="Times New Roman" w:eastAsia="等线" w:hAnsi="Times New Roman" w:cs="Times New Roman"/>
                  <w:sz w:val="18"/>
                  <w:szCs w:val="18"/>
                </w:rPr>
                <w:delText>2</w:delText>
              </w:r>
            </w:del>
            <w:del w:id="4991" w:author="Xuning Wei12232" w:date="2026-10-20T15:13:00Z">
              <w:r>
                <w:rPr>
                  <w:rFonts w:ascii="Times New Roman" w:eastAsia="等线" w:hAnsi="Times New Roman" w:cs="Times New Roman"/>
                  <w:sz w:val="18"/>
                  <w:szCs w:val="18"/>
                </w:rPr>
                <w:delText xml:space="preserve">. </w:delText>
              </w:r>
            </w:del>
          </w:p>
          <w:p w14:paraId="5A5BB15D" w14:textId="77777777" w:rsidR="007617DE" w:rsidRPr="007617DE" w:rsidRDefault="00AE300B" w:rsidP="007617DE">
            <w:pPr>
              <w:pStyle w:val="aff7"/>
              <w:widowControl w:val="0"/>
              <w:numPr>
                <w:ilvl w:val="0"/>
                <w:numId w:val="65"/>
              </w:numPr>
              <w:spacing w:beforeLines="50" w:before="120" w:afterLines="50" w:after="120"/>
              <w:jc w:val="both"/>
              <w:rPr>
                <w:ins w:id="4992" w:author="Xuning Wei12232" w:date="2026-10-20T15:13:00Z"/>
                <w:rFonts w:ascii="Times New Roman" w:eastAsia="仿宋_GB2312" w:hAnsi="Times New Roman" w:cs="Times New Roman"/>
                <w:color w:val="000000" w:themeColor="text1"/>
                <w:sz w:val="18"/>
                <w:szCs w:val="18"/>
                <w:lang w:eastAsia="zh-CN"/>
                <w:rPrChange w:id="4993" w:author="Xuning Wei12232" w:date="2026-10-24T11:11:00Z">
                  <w:rPr>
                    <w:ins w:id="4994" w:author="Xuning Wei12232" w:date="2026-10-20T15:13:00Z"/>
                    <w:rFonts w:ascii="Times New Roman" w:eastAsia="等线" w:hAnsi="Times New Roman" w:cs="Times New Roman"/>
                    <w:color w:val="000000" w:themeColor="text1"/>
                    <w:sz w:val="18"/>
                    <w:szCs w:val="18"/>
                    <w:lang w:eastAsia="zh-CN"/>
                  </w:rPr>
                </w:rPrChange>
              </w:rPr>
              <w:pPrChange w:id="4995" w:author="Xuning Wei12232" w:date="2026-10-20T15:13:00Z">
                <w:pPr>
                  <w:widowControl w:val="0"/>
                  <w:spacing w:beforeLines="50" w:before="120" w:afterLines="50" w:after="120"/>
                  <w:contextualSpacing/>
                </w:pPr>
              </w:pPrChange>
            </w:pPr>
            <w:r>
              <w:rPr>
                <w:rFonts w:ascii="Times New Roman" w:eastAsia="等线" w:hAnsi="Times New Roman" w:cs="Times New Roman"/>
                <w:sz w:val="18"/>
                <w:szCs w:val="18"/>
              </w:rPr>
              <w:t>Add</w:t>
            </w:r>
            <w:del w:id="4996" w:author="Xuning Wei12232" w:date="2026-10-20T08:44:00Z">
              <w:r>
                <w:rPr>
                  <w:rFonts w:ascii="Times New Roman" w:eastAsia="等线" w:hAnsi="Times New Roman" w:cs="Times New Roman"/>
                  <w:sz w:val="18"/>
                  <w:szCs w:val="18"/>
                </w:rPr>
                <w:delText xml:space="preserve"> 2.0 eq.</w:delText>
              </w:r>
              <w:r>
                <w:rPr>
                  <w:rFonts w:ascii="Times New Roman" w:eastAsia="等线" w:hAnsi="Times New Roman" w:cs="Times New Roman"/>
                  <w:sz w:val="18"/>
                  <w:szCs w:val="18"/>
                  <w:lang w:eastAsia="zh-CN"/>
                </w:rPr>
                <w:delText xml:space="preserve"> </w:delText>
              </w:r>
            </w:del>
            <w:ins w:id="4997" w:author="Xuning Wei12232" w:date="2026-10-20T08:44:00Z">
              <w:r>
                <w:rPr>
                  <w:rFonts w:ascii="Times New Roman" w:eastAsia="等线" w:hAnsi="Times New Roman" w:cs="Times New Roman"/>
                  <w:sz w:val="18"/>
                  <w:szCs w:val="18"/>
                  <w:lang w:eastAsia="zh-CN"/>
                </w:rPr>
                <w:t xml:space="preserve"> </w:t>
              </w:r>
            </w:ins>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-L-Val-OH</w:t>
            </w:r>
            <w:ins w:id="4998" w:author="Xuning Wei12232" w:date="2026-10-20T08:44:00Z">
              <w:r>
                <w:rPr>
                  <w:rFonts w:ascii="Times New Roman" w:eastAsia="仿宋_GB2312" w:hAnsi="Times New Roman" w:cs="Times New Roman"/>
                  <w:sz w:val="18"/>
                  <w:szCs w:val="18"/>
                  <w:lang w:eastAsia="zh-CN"/>
                </w:rPr>
                <w:t xml:space="preserve"> (</w:t>
              </w:r>
              <w:r>
                <w:rPr>
                  <w:rFonts w:ascii="Times New Roman" w:eastAsia="等线" w:hAnsi="Times New Roman" w:cs="Times New Roman"/>
                  <w:sz w:val="18"/>
                  <w:szCs w:val="18"/>
                </w:rPr>
                <w:t>2.0</w:t>
              </w:r>
            </w:ins>
            <w:ins w:id="4999" w:author="Xuning Wei12232" w:date="2026-10-22T13:17:00Z">
              <w:r>
                <w:rPr>
                  <w:rFonts w:ascii="Times New Roman" w:eastAsia="等线" w:hAnsi="Times New Roman" w:cs="Times New Roman"/>
                  <w:color w:val="000000" w:themeColor="text1"/>
                  <w:sz w:val="18"/>
                  <w:szCs w:val="18"/>
                  <w:rPrChange w:id="5000" w:author="Xuning Wei12232" w:date="2026-10-24T11:11:00Z">
                    <w:rPr>
                      <w:rFonts w:ascii="Times New Roman" w:eastAsia="等线" w:hAnsi="Times New Roman" w:cs="Times New Roman"/>
                      <w:color w:val="000000" w:themeColor="text1"/>
                      <w:sz w:val="18"/>
                      <w:szCs w:val="18"/>
                      <w:highlight w:val="lightGray"/>
                    </w:rPr>
                  </w:rPrChange>
                </w:rPr>
                <w:t>0</w:t>
              </w:r>
            </w:ins>
            <w:ins w:id="5001" w:author="Xuning Wei12232" w:date="2026-10-20T08:44: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仿宋_GB2312" w:hAnsi="Times New Roman" w:cs="Times New Roman"/>
                  <w:sz w:val="18"/>
                  <w:szCs w:val="18"/>
                  <w:lang w:eastAsia="zh-CN"/>
                </w:rPr>
                <w:t>)</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5002" w:author="Xuning Wei12232" w:date="2026-10-18T22:31:00Z">
              <w:r>
                <w:rPr>
                  <w:rFonts w:ascii="Times New Roman" w:eastAsia="等线" w:hAnsi="Times New Roman" w:cs="Times New Roman"/>
                  <w:color w:val="0000FF"/>
                  <w:sz w:val="18"/>
                  <w:szCs w:val="18"/>
                </w:rPr>
                <w:delText>Stir at least 15minutes.</w:delText>
              </w:r>
            </w:del>
            <w:ins w:id="5003" w:author="Xuning Wei12232" w:date="2026-10-20T22:21:00Z">
              <w:r>
                <w:rPr>
                  <w:rFonts w:ascii="Times New Roman" w:eastAsia="等线" w:hAnsi="Times New Roman" w:cs="Times New Roman"/>
                  <w:sz w:val="18"/>
                  <w:szCs w:val="18"/>
                </w:rPr>
                <w:t>Stir at least 15minutes at 20.0 ± 5.0 °C (</w:t>
              </w:r>
            </w:ins>
            <w:ins w:id="5004" w:author="Xuning Wei12232" w:date="2026-10-24T10:48:00Z">
              <w:r>
                <w:rPr>
                  <w:rFonts w:ascii="Times New Roman" w:eastAsia="等线" w:hAnsi="Times New Roman" w:cs="Times New Roman"/>
                  <w:sz w:val="18"/>
                  <w:szCs w:val="18"/>
                </w:rPr>
                <w:t>target: 20.0 °C</w:t>
              </w:r>
            </w:ins>
            <w:ins w:id="5005" w:author="Xuning Wei12232" w:date="2026-10-20T22:21:00Z">
              <w:r>
                <w:rPr>
                  <w:rFonts w:ascii="Times New Roman" w:eastAsia="等线" w:hAnsi="Times New Roman" w:cs="Times New Roman"/>
                  <w:sz w:val="18"/>
                  <w:szCs w:val="18"/>
                </w:rPr>
                <w:t>)</w:t>
              </w:r>
              <w:proofErr w:type="gramStart"/>
              <w:r>
                <w:rPr>
                  <w:rFonts w:ascii="Times New Roman" w:eastAsia="等线" w:hAnsi="Times New Roman" w:cs="Times New Roman"/>
                  <w:sz w:val="18"/>
                  <w:szCs w:val="18"/>
                </w:rPr>
                <w:t>.</w:t>
              </w:r>
            </w:ins>
            <w:ins w:id="5006" w:author="Xuning Wei12232" w:date="2026-10-18T22:31:00Z">
              <w:r>
                <w:rPr>
                  <w:rFonts w:ascii="Times New Roman" w:eastAsia="等线" w:hAnsi="Times New Roman" w:cs="Times New Roman"/>
                  <w:color w:val="FF0000"/>
                  <w:sz w:val="18"/>
                  <w:szCs w:val="18"/>
                </w:rPr>
                <w:t>,</w:t>
              </w:r>
              <w:proofErr w:type="gramEnd"/>
              <w:r>
                <w:rPr>
                  <w:rFonts w:ascii="Times New Roman" w:eastAsia="等线" w:hAnsi="Times New Roman" w:cs="Times New Roman"/>
                  <w:color w:val="FF0000"/>
                  <w:sz w:val="18"/>
                  <w:szCs w:val="18"/>
                </w:rPr>
                <w:t xml:space="preserve"> Confirm no visible solids and later use.</w:t>
              </w:r>
            </w:ins>
            <w:del w:id="5007" w:author="Xuning Wei12232" w:date="2026-10-20T08:50:00Z">
              <w:r>
                <w:rPr>
                  <w:rFonts w:ascii="Times New Roman" w:eastAsia="等线" w:hAnsi="Times New Roman" w:cs="Times New Roman"/>
                  <w:sz w:val="18"/>
                  <w:szCs w:val="18"/>
                </w:rPr>
                <w:br/>
              </w:r>
              <w:r>
                <w:rPr>
                  <w:rFonts w:ascii="Times New Roman" w:eastAsia="等线" w:hAnsi="Times New Roman" w:cs="Times New Roman"/>
                  <w:sz w:val="18"/>
                  <w:szCs w:val="18"/>
                  <w:lang w:eastAsia="zh-CN"/>
                </w:rPr>
                <w:delText>3. Adjust</w:delText>
              </w:r>
              <w:r>
                <w:rPr>
                  <w:rFonts w:ascii="Times New Roman" w:eastAsia="等线" w:hAnsi="Times New Roman" w:cs="Times New Roman"/>
                  <w:bCs w:val="0"/>
                  <w:sz w:val="18"/>
                  <w:szCs w:val="18"/>
                </w:rPr>
                <w:delText xml:space="preserve"> the mixture to </w:delText>
              </w:r>
              <w:r>
                <w:rPr>
                  <w:rFonts w:ascii="Times New Roman" w:eastAsia="等线" w:hAnsi="Times New Roman" w:cs="Times New Roman"/>
                  <w:bCs w:val="0"/>
                  <w:sz w:val="18"/>
                  <w:szCs w:val="18"/>
                  <w:lang w:eastAsia="zh-CN"/>
                </w:rPr>
                <w:delText>20 ± 5 °C (target: 20 °C)</w:delText>
              </w:r>
              <w:r>
                <w:rPr>
                  <w:rFonts w:ascii="Times New Roman" w:eastAsia="等线" w:hAnsi="Times New Roman" w:cs="Times New Roman"/>
                  <w:sz w:val="18"/>
                  <w:szCs w:val="18"/>
                </w:rPr>
                <w:delText xml:space="preserve">. Maintain for next operation at </w:delText>
              </w:r>
              <w:r>
                <w:rPr>
                  <w:rFonts w:ascii="Times New Roman" w:eastAsia="等线" w:hAnsi="Times New Roman" w:cs="Times New Roman"/>
                  <w:sz w:val="18"/>
                  <w:szCs w:val="18"/>
                  <w:lang w:eastAsia="zh-CN"/>
                </w:rPr>
                <w:delText xml:space="preserve">20 ± 5 °C (target: </w:delText>
              </w:r>
              <w:r>
                <w:rPr>
                  <w:rFonts w:ascii="Times New Roman" w:eastAsia="等线" w:hAnsi="Times New Roman" w:cs="Times New Roman"/>
                  <w:bCs w:val="0"/>
                  <w:sz w:val="18"/>
                  <w:szCs w:val="18"/>
                  <w:lang w:eastAsia="zh-CN"/>
                </w:rPr>
                <w:delText>20 °C</w:delText>
              </w:r>
              <w:r>
                <w:rPr>
                  <w:rFonts w:ascii="Times New Roman" w:eastAsia="等线" w:hAnsi="Times New Roman" w:cs="Times New Roman"/>
                  <w:sz w:val="18"/>
                  <w:szCs w:val="18"/>
                  <w:lang w:eastAsia="zh-CN"/>
                </w:rPr>
                <w:delText>)</w:delText>
              </w:r>
            </w:del>
            <w:del w:id="5008" w:author="Xuning Wei12232" w:date="2026-10-20T15:13:00Z">
              <w:r>
                <w:rPr>
                  <w:rFonts w:ascii="Times New Roman" w:eastAsia="等线" w:hAnsi="Times New Roman" w:cs="Times New Roman"/>
                  <w:sz w:val="18"/>
                  <w:szCs w:val="18"/>
                  <w:lang w:eastAsia="zh-CN"/>
                </w:rPr>
                <w:br/>
                <w:delText xml:space="preserve">4. </w:delText>
              </w:r>
            </w:del>
          </w:p>
          <w:p w14:paraId="0AB034D3" w14:textId="77777777" w:rsidR="007617DE" w:rsidRPr="007617DE" w:rsidRDefault="00AE300B" w:rsidP="007617DE">
            <w:pPr>
              <w:pStyle w:val="aff7"/>
              <w:widowControl w:val="0"/>
              <w:numPr>
                <w:ilvl w:val="0"/>
                <w:numId w:val="65"/>
              </w:numPr>
              <w:spacing w:beforeLines="50" w:before="120" w:afterLines="50" w:after="120"/>
              <w:jc w:val="both"/>
              <w:rPr>
                <w:ins w:id="5009" w:author="Xuning Wei12232" w:date="2026-10-20T15:13:00Z"/>
                <w:rFonts w:ascii="Times New Roman" w:eastAsia="仿宋_GB2312" w:hAnsi="Times New Roman" w:cs="Times New Roman"/>
                <w:color w:val="000000" w:themeColor="text1"/>
                <w:sz w:val="18"/>
                <w:szCs w:val="18"/>
                <w:rPrChange w:id="5010" w:author="Xuning Wei12232" w:date="2026-10-24T11:11:00Z">
                  <w:rPr>
                    <w:ins w:id="5011" w:author="Xuning Wei12232" w:date="2026-10-20T15:13:00Z"/>
                    <w:rFonts w:ascii="Times New Roman" w:eastAsia="等线" w:hAnsi="Times New Roman" w:cs="Times New Roman"/>
                    <w:color w:val="000000" w:themeColor="text1"/>
                    <w:sz w:val="18"/>
                    <w:szCs w:val="18"/>
                  </w:rPr>
                </w:rPrChange>
              </w:rPr>
              <w:pPrChange w:id="5012" w:author="Xuning Wei12232" w:date="2026-10-20T15:13: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proofErr w:type="spellStart"/>
            <w:ins w:id="5013" w:author="Xuning Wei12232" w:date="2026-10-20T21:20:00Z">
              <w:r>
                <w:rPr>
                  <w:rFonts w:ascii="Times New Roman" w:eastAsia="等线" w:hAnsi="Times New Roman" w:cs="Times New Roman"/>
                  <w:bCs w:val="0"/>
                  <w:color w:val="FF0000"/>
                  <w:sz w:val="18"/>
                  <w:szCs w:val="18"/>
                </w:rPr>
                <w:t>OxymaPure</w:t>
              </w:r>
              <w:proofErr w:type="spellEnd"/>
              <w:r>
                <w:rPr>
                  <w:rFonts w:ascii="Times New Roman" w:eastAsia="等线" w:hAnsi="Times New Roman" w:cs="Times New Roman"/>
                  <w:bCs w:val="0"/>
                  <w:color w:val="FF0000"/>
                  <w:sz w:val="18"/>
                  <w:szCs w:val="18"/>
                </w:rPr>
                <w:t xml:space="preserve"> (</w:t>
              </w:r>
              <w:r>
                <w:rPr>
                  <w:rFonts w:ascii="Times New Roman" w:eastAsia="等线" w:hAnsi="Times New Roman" w:cs="Times New Roman"/>
                  <w:color w:val="FF0000"/>
                  <w:sz w:val="18"/>
                  <w:szCs w:val="18"/>
                </w:rPr>
                <w:t>2.0</w:t>
              </w:r>
            </w:ins>
            <w:ins w:id="5014" w:author="Xuning Wei12232" w:date="2026-10-22T10:28:00Z">
              <w:r>
                <w:rPr>
                  <w:rFonts w:ascii="Times New Roman" w:eastAsia="等线" w:hAnsi="Times New Roman" w:cs="Times New Roman"/>
                  <w:color w:val="FF0000"/>
                  <w:sz w:val="18"/>
                  <w:szCs w:val="18"/>
                </w:rPr>
                <w:t>0</w:t>
              </w:r>
            </w:ins>
            <w:ins w:id="5015" w:author="Xuning Wei12232" w:date="2026-10-20T21:20: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5016" w:author="Xuning Wei12232" w:date="2026-10-24T11:11:00Z">
                    <w:rPr>
                      <w:rFonts w:ascii="Times New Roman" w:eastAsia="等线" w:hAnsi="Times New Roman" w:cs="Times New Roman"/>
                      <w:color w:val="000000" w:themeColor="text1"/>
                      <w:sz w:val="18"/>
                      <w:szCs w:val="18"/>
                      <w:highlight w:val="cyan"/>
                    </w:rPr>
                  </w:rPrChange>
                </w:rPr>
                <w:t>DMF (2.0 V, 1.9</w:t>
              </w:r>
            </w:ins>
            <w:ins w:id="5017" w:author="Xuning Wei12232" w:date="2026-10-23T16:07:00Z">
              <w:r>
                <w:rPr>
                  <w:rFonts w:ascii="Times New Roman" w:eastAsia="等线" w:hAnsi="Times New Roman" w:cs="Times New Roman"/>
                  <w:color w:val="000000" w:themeColor="text1"/>
                  <w:sz w:val="18"/>
                  <w:szCs w:val="18"/>
                  <w:rPrChange w:id="5018" w:author="Xuning Wei12232" w:date="2026-10-24T11:11:00Z">
                    <w:rPr>
                      <w:rFonts w:ascii="Times New Roman" w:eastAsia="等线" w:hAnsi="Times New Roman" w:cs="Times New Roman"/>
                      <w:color w:val="000000" w:themeColor="text1"/>
                      <w:sz w:val="18"/>
                      <w:szCs w:val="18"/>
                      <w:highlight w:val="cyan"/>
                    </w:rPr>
                  </w:rPrChange>
                </w:rPr>
                <w:t>0</w:t>
              </w:r>
            </w:ins>
            <w:ins w:id="5019" w:author="Xuning Wei12232" w:date="2026-10-20T21:20:00Z">
              <w:r>
                <w:rPr>
                  <w:rFonts w:ascii="Times New Roman" w:eastAsia="等线" w:hAnsi="Times New Roman" w:cs="Times New Roman"/>
                  <w:color w:val="000000" w:themeColor="text1"/>
                  <w:sz w:val="18"/>
                  <w:szCs w:val="18"/>
                  <w:rPrChange w:id="5020"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5021"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del w:id="5022" w:author="Xuning Wei12232" w:date="2026-10-20T21:20:00Z">
              <w:r>
                <w:rPr>
                  <w:rFonts w:ascii="Times New Roman" w:eastAsia="等线" w:hAnsi="Times New Roman" w:cs="Times New Roman"/>
                  <w:sz w:val="18"/>
                  <w:szCs w:val="18"/>
                </w:rPr>
                <w:delText xml:space="preserve"> into </w:delText>
              </w:r>
              <w:r>
                <w:rPr>
                  <w:rFonts w:ascii="Times New Roman" w:eastAsia="仿宋_GB2312" w:hAnsi="Times New Roman" w:cs="Times New Roman"/>
                  <w:sz w:val="18"/>
                  <w:szCs w:val="18"/>
                </w:rPr>
                <w:delText>TJ4S-1213-Sy15</w:delText>
              </w:r>
              <w:r>
                <w:rPr>
                  <w:rFonts w:ascii="Times New Roman" w:eastAsia="仿宋_GB2312" w:hAnsi="Times New Roman" w:cs="Times New Roman"/>
                  <w:sz w:val="18"/>
                  <w:szCs w:val="18"/>
                  <w:lang w:eastAsia="zh-CN"/>
                </w:rPr>
                <w:delText>-R01</w:delText>
              </w:r>
              <w:r>
                <w:rPr>
                  <w:rFonts w:ascii="Times New Roman" w:eastAsia="等线" w:hAnsi="Times New Roman" w:cs="Times New Roman"/>
                  <w:sz w:val="18"/>
                  <w:szCs w:val="18"/>
                </w:rPr>
                <w:delText xml:space="preserve"> at </w:delText>
              </w:r>
            </w:del>
            <w:del w:id="5023" w:author="Xuning Wei12232" w:date="2026-10-20T14:33:00Z">
              <w:r>
                <w:rPr>
                  <w:rFonts w:ascii="Times New Roman" w:eastAsia="等线" w:hAnsi="Times New Roman" w:cs="Times New Roman"/>
                  <w:sz w:val="18"/>
                  <w:szCs w:val="18"/>
                  <w:lang w:eastAsia="zh-CN"/>
                </w:rPr>
                <w:delText>20 ± 5 °C</w:delText>
              </w:r>
            </w:del>
            <w:del w:id="5024" w:author="Xuning Wei12232" w:date="2026-10-20T21:20: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5025" w:author="Xuning Wei12232" w:date="2026-10-20T08:13:00Z">
              <w:r>
                <w:rPr>
                  <w:rFonts w:ascii="Times New Roman" w:eastAsia="等线" w:hAnsi="Times New Roman" w:cs="Times New Roman"/>
                  <w:sz w:val="18"/>
                  <w:szCs w:val="18"/>
                </w:rPr>
                <w:delText>2.0 V DMF (1.896 kg/kg)</w:delText>
              </w:r>
            </w:del>
            <w:del w:id="5026" w:author="Xuning Wei12232" w:date="2026-10-20T21:20:00Z">
              <w:r>
                <w:rPr>
                  <w:rFonts w:ascii="Times New Roman" w:eastAsia="等线" w:hAnsi="Times New Roman" w:cs="Times New Roman"/>
                  <w:sz w:val="18"/>
                  <w:szCs w:val="18"/>
                </w:rPr>
                <w:delText>.</w:delText>
              </w:r>
            </w:del>
            <w:r>
              <w:rPr>
                <w:rFonts w:ascii="Times New Roman" w:eastAsia="等线" w:hAnsi="Times New Roman" w:cs="Times New Roman"/>
                <w:sz w:val="18"/>
                <w:szCs w:val="18"/>
              </w:rPr>
              <w:t xml:space="preserve">  </w:t>
            </w:r>
            <w:del w:id="5027" w:author="Xuning Wei12232" w:date="2026-10-20T15:13:00Z">
              <w:r>
                <w:rPr>
                  <w:rFonts w:ascii="Times New Roman" w:eastAsia="等线" w:hAnsi="Times New Roman" w:cs="Times New Roman"/>
                  <w:sz w:val="18"/>
                  <w:szCs w:val="18"/>
                </w:rPr>
                <w:br/>
                <w:delText xml:space="preserve">5. </w:delText>
              </w:r>
            </w:del>
          </w:p>
          <w:p w14:paraId="24E735AE" w14:textId="77777777" w:rsidR="007617DE" w:rsidRPr="007617DE" w:rsidRDefault="00AE300B" w:rsidP="007617DE">
            <w:pPr>
              <w:pStyle w:val="aff7"/>
              <w:widowControl w:val="0"/>
              <w:numPr>
                <w:ilvl w:val="0"/>
                <w:numId w:val="65"/>
              </w:numPr>
              <w:spacing w:beforeLines="50" w:before="120" w:afterLines="50" w:after="120"/>
              <w:jc w:val="both"/>
              <w:rPr>
                <w:ins w:id="5028" w:author="Xuning Wei12232" w:date="2026-10-20T15:14:00Z"/>
                <w:rFonts w:ascii="Times New Roman" w:eastAsia="仿宋_GB2312" w:hAnsi="Times New Roman" w:cs="Times New Roman"/>
                <w:color w:val="000000" w:themeColor="text1"/>
                <w:sz w:val="18"/>
                <w:szCs w:val="18"/>
                <w:rPrChange w:id="5029" w:author="Xuning Wei12232" w:date="2026-10-24T11:11:00Z">
                  <w:rPr>
                    <w:ins w:id="5030" w:author="Xuning Wei12232" w:date="2026-10-20T15:14:00Z"/>
                    <w:rFonts w:ascii="Times New Roman" w:eastAsia="等线" w:hAnsi="Times New Roman" w:cs="Times New Roman"/>
                    <w:color w:val="000000" w:themeColor="text1"/>
                    <w:sz w:val="18"/>
                    <w:szCs w:val="18"/>
                  </w:rPr>
                </w:rPrChange>
              </w:rPr>
              <w:pPrChange w:id="5031" w:author="Xuning Wei12232" w:date="2026-10-20T15:14: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5032" w:author="Xuning Wei12232" w:date="2026-10-20T21:22:00Z">
              <w:r>
                <w:rPr>
                  <w:rFonts w:ascii="Times New Roman" w:eastAsia="等线" w:hAnsi="Times New Roman" w:cs="Times New Roman"/>
                  <w:color w:val="FF0000"/>
                  <w:sz w:val="18"/>
                  <w:szCs w:val="18"/>
                  <w:rPrChange w:id="5033" w:author="Xuning Wei12232" w:date="2026-10-24T11:11:00Z">
                    <w:rPr>
                      <w:rFonts w:ascii="Times New Roman" w:eastAsia="等线" w:hAnsi="Times New Roman" w:cs="Times New Roman"/>
                      <w:color w:val="FF0000"/>
                      <w:sz w:val="18"/>
                      <w:szCs w:val="18"/>
                      <w:highlight w:val="lightGray"/>
                    </w:rPr>
                  </w:rPrChange>
                </w:rPr>
                <w:t>DIC (2.2</w:t>
              </w:r>
            </w:ins>
            <w:ins w:id="5034" w:author="Xuning Wei12232" w:date="2026-10-22T10:28:00Z">
              <w:r>
                <w:rPr>
                  <w:rFonts w:ascii="Times New Roman" w:eastAsia="等线" w:hAnsi="Times New Roman" w:cs="Times New Roman"/>
                  <w:color w:val="FF0000"/>
                  <w:sz w:val="18"/>
                  <w:szCs w:val="18"/>
                  <w:rPrChange w:id="5035" w:author="Xuning Wei12232" w:date="2026-10-24T11:11:00Z">
                    <w:rPr>
                      <w:rFonts w:ascii="Times New Roman" w:eastAsia="等线" w:hAnsi="Times New Roman" w:cs="Times New Roman"/>
                      <w:color w:val="FF0000"/>
                      <w:sz w:val="18"/>
                      <w:szCs w:val="18"/>
                      <w:highlight w:val="lightGray"/>
                    </w:rPr>
                  </w:rPrChange>
                </w:rPr>
                <w:t>0</w:t>
              </w:r>
            </w:ins>
            <w:ins w:id="5036" w:author="Xuning Wei12232" w:date="2026-10-20T21:22:00Z">
              <w:r>
                <w:rPr>
                  <w:rFonts w:ascii="Times New Roman" w:eastAsia="等线" w:hAnsi="Times New Roman" w:cs="Times New Roman"/>
                  <w:color w:val="FF0000"/>
                  <w:sz w:val="18"/>
                  <w:szCs w:val="18"/>
                  <w:rPrChange w:id="5037"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5038" w:author="Xuning Wei12232" w:date="2026-10-24T10:48:00Z">
              <w:r>
                <w:rPr>
                  <w:rFonts w:ascii="Times New Roman" w:eastAsia="等线" w:hAnsi="Times New Roman" w:cs="Times New Roman"/>
                  <w:sz w:val="18"/>
                  <w:szCs w:val="18"/>
                  <w:lang w:eastAsia="zh-CN"/>
                </w:rPr>
                <w:t>target: 20.0 °C</w:t>
              </w:r>
            </w:ins>
            <w:ins w:id="5039" w:author="Xuning Wei12232" w:date="2026-10-20T21:22:00Z">
              <w:r>
                <w:rPr>
                  <w:rFonts w:ascii="Times New Roman" w:eastAsia="等线" w:hAnsi="Times New Roman" w:cs="Times New Roman"/>
                  <w:sz w:val="18"/>
                  <w:szCs w:val="18"/>
                </w:rPr>
                <w:t xml:space="preserve">, activate for </w:t>
              </w:r>
              <w:r>
                <w:rPr>
                  <w:rFonts w:ascii="Times New Roman" w:eastAsia="等线" w:hAnsi="Times New Roman" w:cs="Times New Roman"/>
                  <w:color w:val="000000" w:themeColor="text1"/>
                  <w:sz w:val="18"/>
                  <w:szCs w:val="18"/>
                  <w:rPrChange w:id="5040"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5041" w:author="Xuning Wei12232" w:date="2026-10-24T10:48:00Z">
              <w:r>
                <w:rPr>
                  <w:rFonts w:ascii="Times New Roman" w:eastAsia="等线" w:hAnsi="Times New Roman" w:cs="Times New Roman"/>
                  <w:color w:val="FF0000"/>
                  <w:sz w:val="18"/>
                  <w:szCs w:val="18"/>
                  <w:lang w:eastAsia="zh-CN"/>
                </w:rPr>
                <w:t>target: 20.0 °C</w:t>
              </w:r>
            </w:ins>
            <w:ins w:id="5042" w:author="Xuning Wei12232" w:date="2026-10-20T21:22:00Z">
              <w:r>
                <w:rPr>
                  <w:rFonts w:ascii="Times New Roman" w:eastAsia="等线" w:hAnsi="Times New Roman" w:cs="Times New Roman"/>
                  <w:color w:val="FF0000"/>
                  <w:sz w:val="18"/>
                  <w:szCs w:val="18"/>
                  <w:lang w:eastAsia="zh-CN"/>
                </w:rPr>
                <w:t>).</w:t>
              </w:r>
              <w:r>
                <w:rPr>
                  <w:rFonts w:ascii="Times New Roman" w:eastAsia="等线" w:hAnsi="Times New Roman" w:cs="Times New Roman"/>
                  <w:sz w:val="18"/>
                  <w:szCs w:val="18"/>
                </w:rPr>
                <w:t xml:space="preserve"> </w:t>
              </w:r>
            </w:ins>
            <w:del w:id="5043" w:author="Xuning Wei12232" w:date="2026-10-20T08:14:00Z">
              <w:r>
                <w:rPr>
                  <w:rFonts w:ascii="Times New Roman" w:eastAsia="等线" w:hAnsi="Times New Roman" w:cs="Times New Roman"/>
                  <w:sz w:val="18"/>
                  <w:szCs w:val="18"/>
                </w:rPr>
                <w:delText>2.2 eq. DIC</w:delText>
              </w:r>
            </w:del>
            <w:del w:id="5044" w:author="Xuning Wei12232" w:date="2026-10-20T21:22:00Z">
              <w:r>
                <w:rPr>
                  <w:rFonts w:ascii="Times New Roman" w:eastAsia="等线" w:hAnsi="Times New Roman" w:cs="Times New Roman"/>
                  <w:sz w:val="18"/>
                  <w:szCs w:val="18"/>
                </w:rPr>
                <w:delText xml:space="preserve"> into TJ4S-1213-Sy15-R01. Activate for 20±5 min (target: 20 min) at </w:delText>
              </w:r>
            </w:del>
            <w:del w:id="5045" w:author="Xuning Wei12232" w:date="2026-10-20T14:33:00Z">
              <w:r>
                <w:rPr>
                  <w:rFonts w:ascii="Times New Roman" w:eastAsia="等线" w:hAnsi="Times New Roman" w:cs="Times New Roman"/>
                  <w:sz w:val="18"/>
                  <w:szCs w:val="18"/>
                  <w:lang w:eastAsia="zh-CN"/>
                </w:rPr>
                <w:delText>20 ± 5 °C</w:delText>
              </w:r>
            </w:del>
            <w:del w:id="5046" w:author="Xuning Wei12232" w:date="2026-10-20T21:22: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rPr>
              <w:t xml:space="preserve">  </w:t>
            </w:r>
            <w:del w:id="5047" w:author="Xuning Wei12232" w:date="2026-10-20T15:13:00Z">
              <w:r>
                <w:rPr>
                  <w:rFonts w:ascii="Times New Roman" w:eastAsia="等线" w:hAnsi="Times New Roman" w:cs="Times New Roman"/>
                  <w:sz w:val="18"/>
                  <w:szCs w:val="18"/>
                </w:rPr>
                <w:br/>
                <w:delText>6.</w:delText>
              </w:r>
            </w:del>
            <w:del w:id="5048" w:author="Xuning Wei12232" w:date="2026-10-20T15:14:00Z">
              <w:r>
                <w:rPr>
                  <w:rFonts w:ascii="Times New Roman" w:eastAsia="等线" w:hAnsi="Times New Roman" w:cs="Times New Roman"/>
                  <w:sz w:val="18"/>
                  <w:szCs w:val="18"/>
                </w:rPr>
                <w:delText xml:space="preserve"> </w:delText>
              </w:r>
            </w:del>
          </w:p>
          <w:p w14:paraId="5503226F" w14:textId="77777777" w:rsidR="007617DE" w:rsidRPr="007617DE" w:rsidRDefault="00AE300B" w:rsidP="007617DE">
            <w:pPr>
              <w:pStyle w:val="aff7"/>
              <w:widowControl w:val="0"/>
              <w:numPr>
                <w:ilvl w:val="0"/>
                <w:numId w:val="65"/>
              </w:numPr>
              <w:spacing w:beforeLines="50" w:before="120" w:afterLines="50" w:after="120"/>
              <w:jc w:val="both"/>
              <w:rPr>
                <w:ins w:id="5049" w:author="Xuning Wei12232" w:date="2026-10-20T15:14:00Z"/>
                <w:rFonts w:ascii="Times New Roman" w:eastAsia="仿宋_GB2312" w:hAnsi="Times New Roman" w:cs="Times New Roman"/>
                <w:color w:val="000000" w:themeColor="text1"/>
                <w:sz w:val="18"/>
                <w:szCs w:val="18"/>
                <w:rPrChange w:id="5050" w:author="Xuning Wei12232" w:date="2026-10-24T11:11:00Z">
                  <w:rPr>
                    <w:ins w:id="5051" w:author="Xuning Wei12232" w:date="2026-10-20T15:14:00Z"/>
                    <w:rFonts w:ascii="Times New Roman" w:eastAsia="等线" w:hAnsi="Times New Roman" w:cs="Times New Roman"/>
                    <w:color w:val="000000" w:themeColor="text1"/>
                    <w:sz w:val="18"/>
                    <w:szCs w:val="18"/>
                  </w:rPr>
                </w:rPrChange>
              </w:rPr>
              <w:pPrChange w:id="5052" w:author="Xuning Wei12232" w:date="2026-10-20T15:14: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 xml:space="preserve">-R01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5053"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5054" w:author="Xuning Wei12232" w:date="2026-10-20T08:47:00Z">
              <w:r>
                <w:rPr>
                  <w:rFonts w:ascii="Times New Roman" w:eastAsia="等线" w:hAnsi="Times New Roman" w:cs="Times New Roman"/>
                  <w:sz w:val="18"/>
                  <w:szCs w:val="18"/>
                </w:rPr>
                <w:t xml:space="preserve"> </w:t>
              </w:r>
            </w:ins>
            <w:ins w:id="5055" w:author="Xuning Wei12232" w:date="2026-10-20T21:24:00Z">
              <w:r>
                <w:rPr>
                  <w:rFonts w:ascii="Times New Roman" w:eastAsia="等线" w:hAnsi="Times New Roman" w:cs="Times New Roman"/>
                  <w:color w:val="FF0000"/>
                  <w:sz w:val="18"/>
                  <w:szCs w:val="18"/>
                  <w:rPrChange w:id="5056"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5057"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5058" w:author="Xuning Wei12232" w:date="2026-10-24T11:11:00Z">
                    <w:rPr>
                      <w:rFonts w:ascii="Times New Roman" w:eastAsia="等线" w:hAnsi="Times New Roman" w:cs="Times New Roman"/>
                      <w:color w:val="FF0000"/>
                      <w:sz w:val="18"/>
                      <w:szCs w:val="18"/>
                      <w:highlight w:val="cyan"/>
                    </w:rPr>
                  </w:rPrChange>
                </w:rPr>
                <w:t>0.95 kg/kg)</w:t>
              </w:r>
            </w:ins>
            <w:ins w:id="5059" w:author="Xuning Wei12232" w:date="2026-10-20T08:47: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5060" w:author="Xuning Wei12232" w:date="2026-10-20T15:14:00Z">
              <w:r>
                <w:rPr>
                  <w:rFonts w:ascii="Times New Roman" w:eastAsia="等线" w:hAnsi="Times New Roman" w:cs="Times New Roman"/>
                  <w:sz w:val="18"/>
                  <w:szCs w:val="18"/>
                </w:rPr>
                <w:br/>
                <w:delText xml:space="preserve">7. </w:delText>
              </w:r>
            </w:del>
          </w:p>
          <w:p w14:paraId="744CEE70" w14:textId="77777777" w:rsidR="007617DE" w:rsidRDefault="00AE300B" w:rsidP="007617DE">
            <w:pPr>
              <w:pStyle w:val="aff7"/>
              <w:widowControl w:val="0"/>
              <w:numPr>
                <w:ilvl w:val="0"/>
                <w:numId w:val="65"/>
              </w:numPr>
              <w:spacing w:beforeLines="50" w:before="120" w:afterLines="50" w:after="120"/>
              <w:jc w:val="both"/>
              <w:rPr>
                <w:rFonts w:ascii="Times New Roman" w:eastAsia="仿宋_GB2312" w:hAnsi="Times New Roman" w:cs="Times New Roman"/>
                <w:sz w:val="18"/>
                <w:szCs w:val="18"/>
              </w:rPr>
              <w:pPrChange w:id="5061" w:author="Xuning Wei12232" w:date="2026-10-20T15:14: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3D673BA5" w14:textId="77777777">
        <w:trPr>
          <w:trHeight w:val="20"/>
        </w:trPr>
        <w:tc>
          <w:tcPr>
            <w:tcW w:w="310" w:type="pct"/>
            <w:tcMar>
              <w:top w:w="57" w:type="dxa"/>
              <w:left w:w="85" w:type="dxa"/>
              <w:bottom w:w="57" w:type="dxa"/>
              <w:right w:w="85" w:type="dxa"/>
            </w:tcMar>
            <w:vAlign w:val="center"/>
          </w:tcPr>
          <w:p w14:paraId="0CB9BA9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C377BD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07977454" w14:textId="77777777" w:rsidR="007617DE" w:rsidRDefault="00AE300B" w:rsidP="007617DE">
            <w:pPr>
              <w:pStyle w:val="aff7"/>
              <w:widowControl w:val="0"/>
              <w:numPr>
                <w:ilvl w:val="0"/>
                <w:numId w:val="66"/>
              </w:numPr>
              <w:spacing w:beforeLines="50" w:before="120" w:afterLines="50" w:after="120"/>
              <w:jc w:val="both"/>
              <w:rPr>
                <w:ins w:id="5062" w:author="Xuning Wei12232" w:date="2026-10-20T15:14:00Z"/>
                <w:rFonts w:ascii="Times New Roman" w:eastAsia="等线" w:hAnsi="Times New Roman" w:cs="Times New Roman"/>
                <w:sz w:val="18"/>
                <w:szCs w:val="18"/>
              </w:rPr>
              <w:pPrChange w:id="5063" w:author="Xuning Wei12232" w:date="2026-10-20T15:14:00Z">
                <w:pPr>
                  <w:widowControl w:val="0"/>
                  <w:spacing w:beforeLines="50" w:before="120" w:afterLines="50" w:after="120"/>
                  <w:contextualSpacing/>
                </w:pPr>
              </w:pPrChange>
            </w:pPr>
            <w:del w:id="5064" w:author="Xuning Wei12232" w:date="2026-10-20T15:14:00Z">
              <w:r>
                <w:rPr>
                  <w:rFonts w:ascii="Times New Roman" w:eastAsia="等线" w:hAnsi="Times New Roman" w:cs="Times New Roman"/>
                  <w:sz w:val="18"/>
                  <w:szCs w:val="18"/>
                </w:rPr>
                <w:delText xml:space="preserve">1. </w:delText>
              </w:r>
            </w:del>
            <w:ins w:id="5065" w:author="Xuning Wei12232" w:date="2026-10-20T21:34: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5066" w:author="Xuning Wei12232" w:date="2026-10-20T21:36:00Z">
              <w:r>
                <w:rPr>
                  <w:rFonts w:ascii="Times New Roman" w:eastAsia="等线" w:hAnsi="Times New Roman" w:cs="Times New Roman"/>
                  <w:bCs w:val="0"/>
                  <w:color w:val="FF0000"/>
                  <w:sz w:val="18"/>
                  <w:szCs w:val="18"/>
                </w:rPr>
                <w:t>25.0 °C</w:t>
              </w:r>
            </w:ins>
            <w:ins w:id="5067" w:author="Xuning Wei12232" w:date="2026-10-20T21:34: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5068" w:author="Xuning Wei12232" w:date="2026-10-20T21:36:00Z">
              <w:r>
                <w:rPr>
                  <w:rFonts w:ascii="Times New Roman" w:eastAsia="等线" w:hAnsi="Times New Roman" w:cs="Times New Roman"/>
                  <w:bCs w:val="0"/>
                  <w:color w:val="FF0000"/>
                  <w:sz w:val="18"/>
                  <w:szCs w:val="18"/>
                </w:rPr>
                <w:t>25.0 °C</w:t>
              </w:r>
            </w:ins>
            <w:ins w:id="5069" w:author="Xuning Wei12232" w:date="2026-10-20T21:34:00Z">
              <w:r>
                <w:rPr>
                  <w:rFonts w:ascii="Times New Roman" w:eastAsia="等线" w:hAnsi="Times New Roman" w:cs="Times New Roman"/>
                  <w:bCs w:val="0"/>
                  <w:color w:val="FF0000"/>
                  <w:sz w:val="18"/>
                  <w:szCs w:val="18"/>
                </w:rPr>
                <w:t>)</w:t>
              </w:r>
            </w:ins>
            <w:ins w:id="5070" w:author="Xuning Wei12232" w:date="2026-10-20T08:41:00Z">
              <w:r>
                <w:rPr>
                  <w:rFonts w:ascii="Times New Roman" w:eastAsia="等线" w:hAnsi="Times New Roman" w:cs="Times New Roman"/>
                  <w:color w:val="FF0000"/>
                  <w:sz w:val="18"/>
                  <w:szCs w:val="18"/>
                  <w:rPrChange w:id="5071" w:author="Xuning Wei12232" w:date="2026-10-24T11:11:00Z">
                    <w:rPr>
                      <w:color w:val="FF0000"/>
                    </w:rPr>
                  </w:rPrChange>
                </w:rPr>
                <w:t>.</w:t>
              </w:r>
            </w:ins>
            <w:del w:id="5072" w:author="Xuning Wei12232" w:date="2026-10-20T08:41:00Z">
              <w:r>
                <w:rPr>
                  <w:rFonts w:ascii="Times New Roman" w:eastAsia="等线" w:hAnsi="Times New Roman" w:cs="Times New Roman"/>
                  <w:sz w:val="18"/>
                  <w:szCs w:val="18"/>
                  <w:rPrChange w:id="5073"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5074" w:author="Xuning Wei12232" w:date="2026-10-24T11:11:00Z">
                    <w:rPr/>
                  </w:rPrChange>
                </w:rPr>
                <w:delText>react at 25±5 °C (target: 25 °C)</w:delText>
              </w:r>
              <w:r>
                <w:rPr>
                  <w:rFonts w:ascii="Times New Roman" w:eastAsia="等线" w:hAnsi="Times New Roman" w:cs="Times New Roman"/>
                  <w:sz w:val="18"/>
                  <w:szCs w:val="18"/>
                  <w:rPrChange w:id="5075" w:author="Xuning Wei12232" w:date="2026-10-24T11:11:00Z">
                    <w:rPr/>
                  </w:rPrChange>
                </w:rPr>
                <w:delText xml:space="preserve">. </w:delText>
              </w:r>
            </w:del>
            <w:del w:id="5076" w:author="Xuning Wei12232" w:date="2026-10-20T15:14:00Z">
              <w:r>
                <w:rPr>
                  <w:rFonts w:ascii="Times New Roman" w:eastAsia="等线" w:hAnsi="Times New Roman" w:cs="Times New Roman"/>
                  <w:sz w:val="18"/>
                  <w:szCs w:val="18"/>
                  <w:rPrChange w:id="5077" w:author="Xuning Wei12232" w:date="2026-10-24T11:11:00Z">
                    <w:rPr/>
                  </w:rPrChange>
                </w:rPr>
                <w:br/>
                <w:delText xml:space="preserve">2. </w:delText>
              </w:r>
            </w:del>
          </w:p>
          <w:p w14:paraId="58565FFB" w14:textId="77777777" w:rsidR="007617DE" w:rsidRDefault="00AE300B" w:rsidP="007617DE">
            <w:pPr>
              <w:pStyle w:val="aff7"/>
              <w:widowControl w:val="0"/>
              <w:numPr>
                <w:ilvl w:val="0"/>
                <w:numId w:val="66"/>
              </w:numPr>
              <w:spacing w:beforeLines="50" w:before="120" w:afterLines="50" w:after="120"/>
              <w:jc w:val="both"/>
              <w:rPr>
                <w:ins w:id="5078" w:author="Xuning Wei12232" w:date="2026-10-20T15:14:00Z"/>
                <w:rFonts w:ascii="Times New Roman" w:eastAsia="等线" w:hAnsi="Times New Roman" w:cs="Times New Roman"/>
                <w:sz w:val="18"/>
                <w:szCs w:val="18"/>
              </w:rPr>
              <w:pPrChange w:id="5079" w:author="Xuning Wei12232" w:date="2026-10-20T15:14:00Z">
                <w:pPr>
                  <w:widowControl w:val="0"/>
                  <w:spacing w:beforeLines="50" w:before="120" w:afterLines="50" w:after="120"/>
                  <w:contextualSpacing/>
                </w:pPr>
              </w:pPrChange>
            </w:pPr>
            <w:r>
              <w:rPr>
                <w:rFonts w:ascii="Times New Roman" w:eastAsia="等线" w:hAnsi="Times New Roman" w:cs="Times New Roman"/>
                <w:sz w:val="18"/>
                <w:szCs w:val="18"/>
                <w:rPrChange w:id="5080" w:author="Xuning Wei12232" w:date="2026-10-24T11:11:00Z">
                  <w:rPr/>
                </w:rPrChange>
              </w:rPr>
              <w:t>After 3 h±15 min (target</w:t>
            </w:r>
            <w:r>
              <w:rPr>
                <w:rFonts w:ascii="Times New Roman" w:eastAsia="等线" w:hAnsi="Times New Roman" w:cs="Times New Roman"/>
                <w:sz w:val="18"/>
                <w:szCs w:val="18"/>
                <w:lang w:eastAsia="zh-CN"/>
                <w:rPrChange w:id="5081" w:author="Xuning Wei12232" w:date="2026-10-24T11:11:00Z">
                  <w:rPr>
                    <w:lang w:eastAsia="zh-CN"/>
                  </w:rPr>
                </w:rPrChange>
              </w:rPr>
              <w:t xml:space="preserve">: 3 </w:t>
            </w:r>
            <w:r>
              <w:rPr>
                <w:rFonts w:ascii="Times New Roman" w:eastAsia="等线" w:hAnsi="Times New Roman" w:cs="Times New Roman"/>
                <w:sz w:val="18"/>
                <w:szCs w:val="18"/>
                <w:rPrChange w:id="5082" w:author="Xuning Wei12232" w:date="2026-10-24T11:11:00Z">
                  <w:rPr/>
                </w:rPrChange>
              </w:rPr>
              <w:t xml:space="preserve">h), sample the mixture every 0.5~1 h for </w:t>
            </w:r>
            <w:proofErr w:type="spellStart"/>
            <w:r>
              <w:rPr>
                <w:rFonts w:ascii="Times New Roman" w:eastAsia="等线" w:hAnsi="Times New Roman" w:cs="Times New Roman"/>
                <w:sz w:val="18"/>
                <w:szCs w:val="18"/>
                <w:rPrChange w:id="5083" w:author="Xuning Wei12232" w:date="2026-10-24T11:11:00Z">
                  <w:rPr/>
                </w:rPrChange>
              </w:rPr>
              <w:t>ninhydrin</w:t>
            </w:r>
            <w:proofErr w:type="spellEnd"/>
            <w:r>
              <w:rPr>
                <w:rFonts w:ascii="Times New Roman" w:eastAsia="等线" w:hAnsi="Times New Roman" w:cs="Times New Roman"/>
                <w:sz w:val="18"/>
                <w:szCs w:val="18"/>
                <w:rPrChange w:id="5084"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w:t>
            </w:r>
            <w:del w:id="5085" w:author="Xuning Wei12232" w:date="2026-10-20T21:30:00Z">
              <w:r>
                <w:rPr>
                  <w:rFonts w:ascii="Times New Roman" w:eastAsia="等线" w:hAnsi="Times New Roman" w:cs="Times New Roman"/>
                  <w:sz w:val="18"/>
                  <w:szCs w:val="18"/>
                  <w:rPrChange w:id="5086" w:author="Xuning Wei12232" w:date="2026-10-24T11:11:00Z">
                    <w:rPr/>
                  </w:rPrChange>
                </w:rPr>
                <w:delText xml:space="preserve"> </w:delText>
              </w:r>
            </w:del>
            <w:ins w:id="5087" w:author="Xuning Wei12232" w:date="2026-10-20T21:29:00Z">
              <w:r>
                <w:rPr>
                  <w:rFonts w:ascii="Times New Roman" w:eastAsia="等线" w:hAnsi="Times New Roman" w:cs="Times New Roman"/>
                  <w:sz w:val="18"/>
                  <w:szCs w:val="18"/>
                </w:rPr>
                <w:t xml:space="preserve"> </w:t>
              </w:r>
              <w:r>
                <w:rPr>
                  <w:rFonts w:ascii="Times New Roman" w:eastAsia="等线" w:hAnsi="Times New Roman" w:cs="Times New Roman"/>
                  <w:color w:val="000000" w:themeColor="text1"/>
                  <w:sz w:val="18"/>
                  <w:szCs w:val="18"/>
                  <w:rPrChange w:id="5088" w:author="Xuning Wei12232" w:date="2026-10-24T11:11:00Z">
                    <w:rPr>
                      <w:rFonts w:ascii="Times New Roman" w:eastAsia="等线" w:hAnsi="Times New Roman" w:cs="Times New Roman"/>
                      <w:color w:val="000000" w:themeColor="text1"/>
                      <w:sz w:val="18"/>
                      <w:szCs w:val="18"/>
                      <w:highlight w:val="lightGray"/>
                    </w:rPr>
                  </w:rPrChange>
                </w:rPr>
                <w:t>(4</w:t>
              </w:r>
            </w:ins>
            <w:ins w:id="5089" w:author="Xuning Wei12232" w:date="2026-10-20T21:30:00Z">
              <w:r>
                <w:rPr>
                  <w:rFonts w:ascii="Times New Roman" w:eastAsia="等线" w:hAnsi="Times New Roman" w:cs="Times New Roman"/>
                  <w:color w:val="000000" w:themeColor="text1"/>
                  <w:sz w:val="18"/>
                  <w:szCs w:val="18"/>
                  <w:rPrChange w:id="5090" w:author="Xuning Wei12232" w:date="2026-10-24T11:11:00Z">
                    <w:rPr>
                      <w:rFonts w:ascii="Times New Roman" w:eastAsia="等线" w:hAnsi="Times New Roman" w:cs="Times New Roman"/>
                      <w:color w:val="000000" w:themeColor="text1"/>
                      <w:sz w:val="18"/>
                      <w:szCs w:val="18"/>
                      <w:highlight w:val="lightGray"/>
                    </w:rPr>
                  </w:rPrChange>
                </w:rPr>
                <w:t>.5</w:t>
              </w:r>
            </w:ins>
            <w:ins w:id="5091" w:author="Xuning Wei12232" w:date="2026-10-20T21:29:00Z">
              <w:r>
                <w:rPr>
                  <w:rFonts w:ascii="Times New Roman" w:eastAsia="等线" w:hAnsi="Times New Roman" w:cs="Times New Roman"/>
                  <w:color w:val="000000" w:themeColor="text1"/>
                  <w:sz w:val="18"/>
                  <w:szCs w:val="18"/>
                  <w:rPrChange w:id="5092"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5093" w:author="Xuning Wei12232" w:date="2026-10-21T09:19:00Z">
              <w:r>
                <w:rPr>
                  <w:rFonts w:ascii="Times New Roman" w:eastAsia="仿宋_GB2312" w:hAnsi="Times New Roman" w:cs="Times New Roman"/>
                  <w:sz w:val="18"/>
                  <w:szCs w:val="18"/>
                </w:rPr>
                <w:t>≤</w:t>
              </w:r>
            </w:ins>
            <w:ins w:id="5094" w:author="Xuning Wei12232" w:date="2026-10-20T21:30:00Z">
              <w:r>
                <w:rPr>
                  <w:rFonts w:ascii="Times New Roman" w:eastAsia="仿宋_GB2312" w:hAnsi="Times New Roman" w:cs="Times New Roman"/>
                  <w:color w:val="000000" w:themeColor="text1"/>
                  <w:sz w:val="18"/>
                  <w:szCs w:val="18"/>
                  <w:rPrChange w:id="5095"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5096" w:author="Xuning Wei12232" w:date="2026-10-20T21:29:00Z">
              <w:r>
                <w:rPr>
                  <w:rFonts w:ascii="Times New Roman" w:eastAsia="等线" w:hAnsi="Times New Roman" w:cs="Times New Roman"/>
                  <w:color w:val="000000" w:themeColor="text1"/>
                  <w:sz w:val="18"/>
                  <w:szCs w:val="18"/>
                  <w:rPrChange w:id="5097"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5098" w:author="Xuning Wei12232" w:date="2026-10-21T09:19:00Z">
              <w:r>
                <w:rPr>
                  <w:rFonts w:ascii="Times New Roman" w:eastAsia="仿宋_GB2312" w:hAnsi="Times New Roman" w:cs="Times New Roman"/>
                  <w:sz w:val="18"/>
                  <w:szCs w:val="18"/>
                </w:rPr>
                <w:t>≤</w:t>
              </w:r>
            </w:ins>
            <w:ins w:id="5099" w:author="Xuning Wei12232" w:date="2026-10-20T21:30:00Z">
              <w:r>
                <w:rPr>
                  <w:rFonts w:ascii="Times New Roman" w:eastAsia="仿宋_GB2312" w:hAnsi="Times New Roman" w:cs="Times New Roman"/>
                  <w:color w:val="000000" w:themeColor="text1"/>
                  <w:sz w:val="18"/>
                  <w:szCs w:val="18"/>
                  <w:rPrChange w:id="5100"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5101" w:author="Xuning Wei12232" w:date="2026-10-24T11:11:00Z">
                    <w:rPr>
                      <w:rFonts w:ascii="Times New Roman" w:eastAsia="等线" w:hAnsi="Times New Roman" w:cs="Times New Roman"/>
                      <w:color w:val="000000" w:themeColor="text1"/>
                      <w:sz w:val="18"/>
                      <w:szCs w:val="18"/>
                      <w:highlight w:val="lightGray"/>
                    </w:rPr>
                  </w:rPrChange>
                </w:rPr>
                <w:t>9.5</w:t>
              </w:r>
            </w:ins>
            <w:ins w:id="5102" w:author="Xuning Wei12232" w:date="2026-10-20T21:29:00Z">
              <w:r>
                <w:rPr>
                  <w:rFonts w:ascii="Times New Roman" w:eastAsia="等线" w:hAnsi="Times New Roman" w:cs="Times New Roman"/>
                  <w:color w:val="000000" w:themeColor="text1"/>
                  <w:sz w:val="18"/>
                  <w:szCs w:val="18"/>
                  <w:rPrChange w:id="5103"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5104" w:author="Xuning Wei12232" w:date="2026-10-20T21:29:00Z">
              <w:r>
                <w:rPr>
                  <w:rFonts w:ascii="Times New Roman" w:eastAsia="等线" w:hAnsi="Times New Roman" w:cs="Times New Roman"/>
                  <w:sz w:val="18"/>
                  <w:szCs w:val="18"/>
                  <w:rPrChange w:id="5105" w:author="Xuning Wei12232" w:date="2026-10-24T11:11:00Z">
                    <w:rPr/>
                  </w:rPrChange>
                </w:rPr>
                <w:delText xml:space="preserve">(4 h </w:delText>
              </w:r>
            </w:del>
            <w:del w:id="5106" w:author="Xuning Wei12232" w:date="2026-10-20T13:10:00Z">
              <w:r>
                <w:rPr>
                  <w:rFonts w:ascii="Times New Roman" w:eastAsia="等线" w:hAnsi="Times New Roman" w:cs="Times New Roman" w:hint="eastAsia"/>
                  <w:sz w:val="18"/>
                  <w:szCs w:val="18"/>
                  <w:rPrChange w:id="5107" w:author="Xuning Wei12232" w:date="2026-10-24T11:11:00Z">
                    <w:rPr>
                      <w:rFonts w:hint="eastAsia"/>
                    </w:rPr>
                  </w:rPrChange>
                </w:rPr>
                <w:delText>≤</w:delText>
              </w:r>
              <w:r>
                <w:rPr>
                  <w:rFonts w:ascii="Times New Roman" w:eastAsia="等线" w:hAnsi="Times New Roman" w:cs="Times New Roman"/>
                  <w:sz w:val="18"/>
                  <w:szCs w:val="18"/>
                  <w:rPrChange w:id="5108" w:author="Xuning Wei12232" w:date="2026-10-24T11:11:00Z">
                    <w:rPr/>
                  </w:rPrChange>
                </w:rPr>
                <w:delText xml:space="preserve"> </w:delText>
              </w:r>
            </w:del>
            <w:del w:id="5109" w:author="Xuning Wei12232" w:date="2026-10-20T21:29:00Z">
              <w:r>
                <w:rPr>
                  <w:rFonts w:ascii="Times New Roman" w:eastAsia="等线" w:hAnsi="Times New Roman" w:cs="Times New Roman"/>
                  <w:sz w:val="18"/>
                  <w:szCs w:val="18"/>
                  <w:rPrChange w:id="5110" w:author="Xuning Wei12232" w:date="2026-10-24T11:11:00Z">
                    <w:rPr/>
                  </w:rPrChange>
                </w:rPr>
                <w:delText xml:space="preserve">Coupling time </w:delText>
              </w:r>
            </w:del>
            <w:del w:id="5111" w:author="Xuning Wei12232" w:date="2026-10-20T13:10:00Z">
              <w:r>
                <w:rPr>
                  <w:rFonts w:ascii="Times New Roman" w:eastAsia="等线" w:hAnsi="Times New Roman" w:cs="Times New Roman" w:hint="eastAsia"/>
                  <w:sz w:val="18"/>
                  <w:szCs w:val="18"/>
                  <w:rPrChange w:id="5112" w:author="Xuning Wei12232" w:date="2026-10-24T11:11:00Z">
                    <w:rPr>
                      <w:rFonts w:hint="eastAsia"/>
                    </w:rPr>
                  </w:rPrChange>
                </w:rPr>
                <w:delText>≤</w:delText>
              </w:r>
              <w:r>
                <w:rPr>
                  <w:rFonts w:ascii="Times New Roman" w:eastAsia="等线" w:hAnsi="Times New Roman" w:cs="Times New Roman"/>
                  <w:sz w:val="18"/>
                  <w:szCs w:val="18"/>
                  <w:rPrChange w:id="5113" w:author="Xuning Wei12232" w:date="2026-10-24T11:11:00Z">
                    <w:rPr/>
                  </w:rPrChange>
                </w:rPr>
                <w:delText xml:space="preserve"> </w:delText>
              </w:r>
            </w:del>
            <w:del w:id="5114" w:author="Xuning Wei12232" w:date="2026-10-20T21:29:00Z">
              <w:r>
                <w:rPr>
                  <w:rFonts w:ascii="Times New Roman" w:eastAsia="等线" w:hAnsi="Times New Roman" w:cs="Times New Roman"/>
                  <w:sz w:val="18"/>
                  <w:szCs w:val="18"/>
                  <w:rPrChange w:id="5115" w:author="Xuning Wei12232" w:date="2026-10-24T11:11:00Z">
                    <w:rPr/>
                  </w:rPrChange>
                </w:rPr>
                <w:delText>10 h)</w:delText>
              </w:r>
            </w:del>
            <w:r>
              <w:rPr>
                <w:rFonts w:ascii="Times New Roman" w:eastAsia="等线" w:hAnsi="Times New Roman" w:cs="Times New Roman"/>
                <w:sz w:val="18"/>
                <w:szCs w:val="18"/>
                <w:rPrChange w:id="5116" w:author="Xuning Wei12232" w:date="2026-10-24T11:11:00Z">
                  <w:rPr/>
                </w:rPrChange>
              </w:rPr>
              <w:t xml:space="preserve">. </w:t>
            </w:r>
            <w:del w:id="5117" w:author="Xuning Wei12232" w:date="2026-10-20T15:14:00Z">
              <w:r>
                <w:rPr>
                  <w:rFonts w:ascii="Times New Roman" w:eastAsia="等线" w:hAnsi="Times New Roman" w:cs="Times New Roman"/>
                  <w:sz w:val="18"/>
                  <w:szCs w:val="18"/>
                  <w:rPrChange w:id="5118" w:author="Xuning Wei12232" w:date="2026-10-24T11:11:00Z">
                    <w:rPr/>
                  </w:rPrChange>
                </w:rPr>
                <w:br/>
                <w:delText xml:space="preserve">3. </w:delText>
              </w:r>
            </w:del>
          </w:p>
          <w:p w14:paraId="04ACF322" w14:textId="77777777" w:rsidR="007617DE" w:rsidRPr="007617DE" w:rsidRDefault="00AE300B" w:rsidP="007617DE">
            <w:pPr>
              <w:pStyle w:val="aff7"/>
              <w:widowControl w:val="0"/>
              <w:numPr>
                <w:ilvl w:val="0"/>
                <w:numId w:val="66"/>
              </w:numPr>
              <w:spacing w:beforeLines="50" w:before="120" w:afterLines="50" w:after="120"/>
              <w:jc w:val="both"/>
              <w:rPr>
                <w:rFonts w:ascii="Times New Roman" w:eastAsia="等线" w:hAnsi="Times New Roman" w:cs="Times New Roman"/>
                <w:sz w:val="18"/>
                <w:szCs w:val="18"/>
                <w:rPrChange w:id="5119" w:author="Xuning Wei12232" w:date="2026-10-24T11:11:00Z">
                  <w:rPr/>
                </w:rPrChange>
              </w:rPr>
              <w:pPrChange w:id="5120" w:author="Xuning Wei12232" w:date="2026-10-20T15:14:00Z">
                <w:pPr>
                  <w:widowControl w:val="0"/>
                  <w:spacing w:beforeLines="50" w:before="120" w:afterLines="50" w:after="120"/>
                  <w:contextualSpacing/>
                </w:pPr>
              </w:pPrChange>
            </w:pPr>
            <w:r>
              <w:rPr>
                <w:rFonts w:ascii="Times New Roman" w:eastAsia="等线" w:hAnsi="Times New Roman" w:cs="Times New Roman"/>
                <w:sz w:val="18"/>
                <w:szCs w:val="18"/>
                <w:rPrChange w:id="5121" w:author="Xuning Wei12232" w:date="2026-10-24T11:11:00Z">
                  <w:rPr/>
                </w:rPrChange>
              </w:rPr>
              <w:t xml:space="preserve">Stop stirring and turn off the nitrogen. Drain until there is no reaction mixture drip. </w:t>
            </w:r>
          </w:p>
          <w:p w14:paraId="79F815BF"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12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5F2D8E39" w14:textId="77777777">
        <w:trPr>
          <w:trHeight w:val="20"/>
        </w:trPr>
        <w:tc>
          <w:tcPr>
            <w:tcW w:w="310" w:type="pct"/>
            <w:tcMar>
              <w:top w:w="57" w:type="dxa"/>
              <w:left w:w="85" w:type="dxa"/>
              <w:bottom w:w="57" w:type="dxa"/>
              <w:right w:w="85" w:type="dxa"/>
            </w:tcMar>
            <w:vAlign w:val="center"/>
          </w:tcPr>
          <w:p w14:paraId="3C67FB2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C1A518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18B6330F" w14:textId="77777777" w:rsidR="007617DE" w:rsidRDefault="00AE300B" w:rsidP="007617DE">
            <w:pPr>
              <w:pStyle w:val="aff7"/>
              <w:widowControl w:val="0"/>
              <w:numPr>
                <w:ilvl w:val="0"/>
                <w:numId w:val="67"/>
              </w:numPr>
              <w:spacing w:beforeLines="50" w:before="120" w:afterLines="50" w:after="120"/>
              <w:jc w:val="both"/>
              <w:rPr>
                <w:ins w:id="5123" w:author="Xuning Wei12232" w:date="2026-10-20T15:14:00Z"/>
                <w:rFonts w:ascii="Times New Roman" w:eastAsia="仿宋_GB2312" w:hAnsi="Times New Roman" w:cs="Times New Roman"/>
                <w:sz w:val="18"/>
                <w:szCs w:val="18"/>
              </w:rPr>
              <w:pPrChange w:id="5124" w:author="Xuning Wei12232" w:date="2026-10-20T15:14:00Z">
                <w:pPr>
                  <w:widowControl w:val="0"/>
                  <w:spacing w:beforeLines="50" w:before="120" w:afterLines="50" w:after="120"/>
                  <w:contextualSpacing/>
                </w:pPr>
              </w:pPrChange>
            </w:pPr>
            <w:del w:id="5125" w:author="Xuning Wei12232" w:date="2026-10-20T15:14:00Z">
              <w:r>
                <w:rPr>
                  <w:rFonts w:ascii="Times New Roman" w:eastAsia="仿宋_GB2312" w:hAnsi="Times New Roman" w:cs="Times New Roman"/>
                  <w:sz w:val="18"/>
                  <w:szCs w:val="18"/>
                  <w:rPrChange w:id="5126" w:author="Xuning Wei12232" w:date="2026-10-24T11:11:00Z">
                    <w:rPr/>
                  </w:rPrChange>
                </w:rPr>
                <w:delText xml:space="preserve">1. </w:delText>
              </w:r>
            </w:del>
            <w:r>
              <w:rPr>
                <w:rFonts w:ascii="Times New Roman" w:eastAsia="仿宋_GB2312" w:hAnsi="Times New Roman" w:cs="Times New Roman"/>
                <w:sz w:val="18"/>
                <w:szCs w:val="18"/>
                <w:rPrChange w:id="5127" w:author="Xuning Wei12232" w:date="2026-10-24T11:11:00Z">
                  <w:rPr/>
                </w:rPrChange>
              </w:rPr>
              <w:t>Add</w:t>
            </w:r>
            <w:r>
              <w:rPr>
                <w:rFonts w:ascii="Times New Roman" w:eastAsia="仿宋_GB2312" w:hAnsi="Times New Roman" w:cs="Times New Roman"/>
                <w:sz w:val="18"/>
                <w:szCs w:val="18"/>
                <w:lang w:eastAsia="zh-CN"/>
                <w:rPrChange w:id="5128" w:author="Xuning Wei12232" w:date="2026-10-24T11:11:00Z">
                  <w:rPr>
                    <w:lang w:eastAsia="zh-CN"/>
                  </w:rPr>
                </w:rPrChange>
              </w:rPr>
              <w:t xml:space="preserve"> </w:t>
            </w:r>
            <w:ins w:id="5129" w:author="Xuning Wei12232" w:date="2026-10-23T19:53:00Z">
              <w:r>
                <w:rPr>
                  <w:rFonts w:ascii="Times New Roman" w:eastAsia="仿宋_GB2312" w:hAnsi="Times New Roman" w:cs="Times New Roman"/>
                  <w:color w:val="000000" w:themeColor="text1"/>
                  <w:sz w:val="18"/>
                  <w:szCs w:val="18"/>
                  <w:rPrChange w:id="5130"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5131"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5132" w:author="Xuning Wei12232" w:date="2026-10-20T19:20:00Z">
              <w:r>
                <w:rPr>
                  <w:rFonts w:ascii="Times New Roman" w:eastAsia="仿宋_GB2312" w:hAnsi="Times New Roman" w:cs="Times New Roman"/>
                  <w:sz w:val="18"/>
                  <w:szCs w:val="18"/>
                </w:rPr>
                <w:t xml:space="preserve"> </w:t>
              </w:r>
            </w:ins>
            <w:del w:id="5133" w:author="Xuning Wei12232" w:date="2026-10-20T08:14:00Z">
              <w:r>
                <w:rPr>
                  <w:rFonts w:ascii="Times New Roman" w:eastAsia="仿宋_GB2312" w:hAnsi="Times New Roman" w:cs="Times New Roman"/>
                  <w:sz w:val="18"/>
                  <w:szCs w:val="18"/>
                  <w:lang w:eastAsia="zh-CN"/>
                  <w:rPrChange w:id="5134" w:author="Xuning Wei12232" w:date="2026-10-24T11:11:00Z">
                    <w:rPr>
                      <w:lang w:eastAsia="zh-CN"/>
                    </w:rPr>
                  </w:rPrChange>
                </w:rPr>
                <w:delText>8.0 V DMF (7.584 kg/kg)</w:delText>
              </w:r>
            </w:del>
            <w:del w:id="5135" w:author="Xuning Wei12232" w:date="2026-10-20T19:20:00Z">
              <w:r>
                <w:rPr>
                  <w:rFonts w:ascii="Times New Roman" w:eastAsia="仿宋_GB2312" w:hAnsi="Times New Roman" w:cs="Times New Roman"/>
                  <w:sz w:val="18"/>
                  <w:szCs w:val="18"/>
                  <w:rPrChange w:id="5136" w:author="Xuning Wei12232" w:date="2026-10-24T11:11:00Z">
                    <w:rPr/>
                  </w:rPrChange>
                </w:rPr>
                <w:delText xml:space="preserve"> </w:delText>
              </w:r>
            </w:del>
            <w:r>
              <w:rPr>
                <w:rFonts w:ascii="Times New Roman" w:eastAsia="仿宋_GB2312" w:hAnsi="Times New Roman" w:cs="Times New Roman"/>
                <w:sz w:val="18"/>
                <w:szCs w:val="18"/>
                <w:rPrChange w:id="5137" w:author="Xuning Wei12232" w:date="2026-10-24T11:11:00Z">
                  <w:rPr/>
                </w:rPrChange>
              </w:rPr>
              <w:t>into the activation tank (TJ4S-1213-Sy15</w:t>
            </w:r>
            <w:r>
              <w:rPr>
                <w:rFonts w:ascii="Times New Roman" w:eastAsia="仿宋_GB2312" w:hAnsi="Times New Roman" w:cs="Times New Roman"/>
                <w:sz w:val="18"/>
                <w:szCs w:val="18"/>
                <w:lang w:eastAsia="zh-CN"/>
                <w:rPrChange w:id="5138" w:author="Xuning Wei12232" w:date="2026-10-24T11:11:00Z">
                  <w:rPr>
                    <w:lang w:eastAsia="zh-CN"/>
                  </w:rPr>
                </w:rPrChange>
              </w:rPr>
              <w:t>-R01)</w:t>
            </w:r>
            <w:r>
              <w:rPr>
                <w:rFonts w:ascii="Times New Roman" w:eastAsia="仿宋_GB2312" w:hAnsi="Times New Roman" w:cs="Times New Roman"/>
                <w:sz w:val="18"/>
                <w:szCs w:val="18"/>
                <w:rPrChange w:id="5139"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5140" w:author="Xuning Wei12232" w:date="2026-10-24T11:11:00Z">
                  <w:rPr>
                    <w:color w:val="0000FF"/>
                  </w:rPr>
                </w:rPrChange>
              </w:rPr>
              <w:t xml:space="preserve"> cleaning pipeline.</w:t>
            </w:r>
            <w:del w:id="5141" w:author="Xuning Wei12232" w:date="2026-10-20T15:14:00Z">
              <w:r>
                <w:rPr>
                  <w:rFonts w:ascii="Times New Roman" w:eastAsia="仿宋_GB2312" w:hAnsi="Times New Roman" w:cs="Times New Roman"/>
                  <w:sz w:val="18"/>
                  <w:szCs w:val="18"/>
                  <w:rPrChange w:id="5142" w:author="Xuning Wei12232" w:date="2026-10-24T11:11:00Z">
                    <w:rPr/>
                  </w:rPrChange>
                </w:rPr>
                <w:delText xml:space="preserve">. </w:delText>
              </w:r>
              <w:r>
                <w:rPr>
                  <w:rFonts w:ascii="Times New Roman" w:eastAsia="仿宋_GB2312" w:hAnsi="Times New Roman" w:cs="Times New Roman"/>
                  <w:sz w:val="18"/>
                  <w:szCs w:val="18"/>
                  <w:rPrChange w:id="5143" w:author="Xuning Wei12232" w:date="2026-10-24T11:11:00Z">
                    <w:rPr/>
                  </w:rPrChange>
                </w:rPr>
                <w:br/>
                <w:delText xml:space="preserve">2. </w:delText>
              </w:r>
            </w:del>
          </w:p>
          <w:p w14:paraId="20D194E7" w14:textId="77777777" w:rsidR="007617DE" w:rsidRDefault="00AE300B" w:rsidP="007617DE">
            <w:pPr>
              <w:pStyle w:val="aff7"/>
              <w:widowControl w:val="0"/>
              <w:numPr>
                <w:ilvl w:val="0"/>
                <w:numId w:val="67"/>
              </w:numPr>
              <w:spacing w:beforeLines="50" w:before="120" w:afterLines="50" w:after="120"/>
              <w:jc w:val="both"/>
              <w:rPr>
                <w:ins w:id="5144" w:author="Xuning Wei12232" w:date="2026-10-20T15:14:00Z"/>
                <w:rFonts w:ascii="Times New Roman" w:eastAsia="仿宋_GB2312" w:hAnsi="Times New Roman" w:cs="Times New Roman"/>
                <w:sz w:val="18"/>
                <w:szCs w:val="18"/>
              </w:rPr>
              <w:pPrChange w:id="5145" w:author="Xuning Wei12232" w:date="2026-10-20T15:14:00Z">
                <w:pPr>
                  <w:widowControl w:val="0"/>
                  <w:spacing w:beforeLines="50" w:before="120" w:afterLines="50" w:after="120"/>
                  <w:contextualSpacing/>
                </w:pPr>
              </w:pPrChange>
            </w:pPr>
            <w:r>
              <w:rPr>
                <w:rFonts w:ascii="Times New Roman" w:eastAsia="仿宋_GB2312" w:hAnsi="Times New Roman" w:cs="Times New Roman"/>
                <w:sz w:val="18"/>
                <w:szCs w:val="18"/>
                <w:rPrChange w:id="5146" w:author="Xuning Wei12232" w:date="2026-10-24T11:11:00Z">
                  <w:rPr/>
                </w:rPrChange>
              </w:rPr>
              <w:t>After the liquid is filtered out of the synthesis reactor. Transfer the mixture in activation tank (TJ4S-1213-Sy15-R01) to synthesis reactor (TJ4S-1213-Sy15).</w:t>
            </w:r>
            <w:del w:id="5147" w:author="Xuning Wei12232" w:date="2026-10-20T15:14:00Z">
              <w:r>
                <w:rPr>
                  <w:rFonts w:ascii="Times New Roman" w:eastAsia="仿宋_GB2312" w:hAnsi="Times New Roman" w:cs="Times New Roman"/>
                  <w:sz w:val="18"/>
                  <w:szCs w:val="18"/>
                  <w:rPrChange w:id="5148" w:author="Xuning Wei12232" w:date="2026-10-24T11:11:00Z">
                    <w:rPr/>
                  </w:rPrChange>
                </w:rPr>
                <w:br/>
                <w:delText xml:space="preserve">3. </w:delText>
              </w:r>
            </w:del>
          </w:p>
          <w:p w14:paraId="234A1C37" w14:textId="77777777" w:rsidR="007617DE" w:rsidRPr="007617DE" w:rsidRDefault="00AE300B" w:rsidP="007617DE">
            <w:pPr>
              <w:pStyle w:val="aff7"/>
              <w:widowControl w:val="0"/>
              <w:numPr>
                <w:ilvl w:val="0"/>
                <w:numId w:val="67"/>
              </w:numPr>
              <w:spacing w:beforeLines="50" w:before="120" w:afterLines="50" w:after="120"/>
              <w:jc w:val="both"/>
              <w:rPr>
                <w:rFonts w:ascii="Times New Roman" w:eastAsia="仿宋_GB2312" w:hAnsi="Times New Roman" w:cs="Times New Roman"/>
                <w:sz w:val="18"/>
                <w:szCs w:val="18"/>
                <w:rPrChange w:id="5149" w:author="Xuning Wei12232" w:date="2026-10-24T11:11:00Z">
                  <w:rPr/>
                </w:rPrChange>
              </w:rPr>
              <w:pPrChange w:id="5150" w:author="Xuning Wei12232" w:date="2026-10-20T15:14:00Z">
                <w:pPr>
                  <w:widowControl w:val="0"/>
                  <w:spacing w:beforeLines="50" w:before="120" w:afterLines="50" w:after="120"/>
                  <w:contextualSpacing/>
                </w:pPr>
              </w:pPrChange>
            </w:pPr>
            <w:r>
              <w:rPr>
                <w:rFonts w:ascii="Times New Roman" w:eastAsia="仿宋_GB2312" w:hAnsi="Times New Roman" w:cs="Times New Roman"/>
                <w:sz w:val="18"/>
                <w:szCs w:val="18"/>
                <w:rPrChange w:id="5151" w:author="Xuning Wei12232" w:date="2026-10-24T11:11:00Z">
                  <w:rPr/>
                </w:rPrChange>
              </w:rPr>
              <w:t>Bubble with nitrogen, after s</w:t>
            </w:r>
            <w:r>
              <w:rPr>
                <w:rFonts w:ascii="Times New Roman" w:eastAsia="仿宋_GB2312" w:hAnsi="Times New Roman" w:cs="Times New Roman"/>
                <w:color w:val="0000FF"/>
                <w:sz w:val="18"/>
                <w:szCs w:val="18"/>
                <w:rPrChange w:id="5152" w:author="Xuning Wei12232" w:date="2026-10-24T11:11:00Z">
                  <w:rPr>
                    <w:color w:val="0000FF"/>
                  </w:rPr>
                </w:rPrChange>
              </w:rPr>
              <w:t>tirring, turn off the nitrogen</w:t>
            </w:r>
            <w:r>
              <w:rPr>
                <w:rFonts w:ascii="Times New Roman" w:eastAsia="仿宋_GB2312" w:hAnsi="Times New Roman" w:cs="Times New Roman"/>
                <w:sz w:val="18"/>
                <w:szCs w:val="18"/>
                <w:rPrChange w:id="5153" w:author="Xuning Wei12232" w:date="2026-10-24T11:11:00Z">
                  <w:rPr/>
                </w:rPrChange>
              </w:rPr>
              <w:t>. Drain until there is no obvious drip</w:t>
            </w:r>
          </w:p>
          <w:p w14:paraId="6D29299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154"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6AB12AD7" w14:textId="77777777">
        <w:trPr>
          <w:trHeight w:val="20"/>
        </w:trPr>
        <w:tc>
          <w:tcPr>
            <w:tcW w:w="310" w:type="pct"/>
            <w:tcMar>
              <w:top w:w="57" w:type="dxa"/>
              <w:left w:w="85" w:type="dxa"/>
              <w:bottom w:w="57" w:type="dxa"/>
              <w:right w:w="85" w:type="dxa"/>
            </w:tcMar>
            <w:vAlign w:val="center"/>
          </w:tcPr>
          <w:p w14:paraId="71B6110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0B7F7B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5CA7B825" w14:textId="77777777" w:rsidR="007617DE" w:rsidRDefault="00AE300B" w:rsidP="007617DE">
            <w:pPr>
              <w:pStyle w:val="aff7"/>
              <w:widowControl w:val="0"/>
              <w:numPr>
                <w:ilvl w:val="0"/>
                <w:numId w:val="68"/>
              </w:numPr>
              <w:spacing w:beforeLines="50" w:before="120" w:afterLines="50" w:after="120"/>
              <w:jc w:val="both"/>
              <w:rPr>
                <w:ins w:id="5155" w:author="Xuning Wei12232" w:date="2026-10-20T15:15:00Z"/>
                <w:rFonts w:ascii="Times New Roman" w:eastAsia="仿宋_GB2312" w:hAnsi="Times New Roman" w:cs="Times New Roman"/>
                <w:sz w:val="18"/>
                <w:szCs w:val="18"/>
              </w:rPr>
              <w:pPrChange w:id="5156" w:author="Xuning Wei12232" w:date="2026-10-20T15:15:00Z">
                <w:pPr>
                  <w:widowControl w:val="0"/>
                  <w:spacing w:beforeLines="50" w:before="120" w:afterLines="50" w:after="120"/>
                  <w:contextualSpacing/>
                </w:pPr>
              </w:pPrChange>
            </w:pPr>
            <w:del w:id="5157" w:author="Xuning Wei12232" w:date="2026-10-20T15:14:00Z">
              <w:r>
                <w:rPr>
                  <w:rFonts w:ascii="Times New Roman" w:eastAsia="仿宋_GB2312" w:hAnsi="Times New Roman" w:cs="Times New Roman"/>
                  <w:sz w:val="18"/>
                  <w:szCs w:val="18"/>
                  <w:rPrChange w:id="5158" w:author="Xuning Wei12232" w:date="2026-10-24T11:11:00Z">
                    <w:rPr/>
                  </w:rPrChange>
                </w:rPr>
                <w:delText xml:space="preserve">1. </w:delText>
              </w:r>
            </w:del>
            <w:r>
              <w:rPr>
                <w:rFonts w:ascii="Times New Roman" w:eastAsia="仿宋_GB2312" w:hAnsi="Times New Roman" w:cs="Times New Roman"/>
                <w:sz w:val="18"/>
                <w:szCs w:val="18"/>
                <w:rPrChange w:id="5159" w:author="Xuning Wei12232" w:date="2026-10-24T11:11:00Z">
                  <w:rPr/>
                </w:rPrChange>
              </w:rPr>
              <w:t>Add</w:t>
            </w:r>
            <w:r>
              <w:rPr>
                <w:rFonts w:ascii="Times New Roman" w:eastAsia="仿宋_GB2312" w:hAnsi="Times New Roman" w:cs="Times New Roman"/>
                <w:sz w:val="18"/>
                <w:szCs w:val="18"/>
                <w:lang w:eastAsia="zh-CN"/>
                <w:rPrChange w:id="5160" w:author="Xuning Wei12232" w:date="2026-10-24T11:11:00Z">
                  <w:rPr>
                    <w:lang w:eastAsia="zh-CN"/>
                  </w:rPr>
                </w:rPrChange>
              </w:rPr>
              <w:t xml:space="preserve"> </w:t>
            </w:r>
            <w:del w:id="5161" w:author="Xuning Wei12232" w:date="2026-10-20T08:14:00Z">
              <w:r>
                <w:rPr>
                  <w:rFonts w:ascii="Times New Roman" w:eastAsia="仿宋_GB2312" w:hAnsi="Times New Roman" w:cs="Times New Roman"/>
                  <w:bCs w:val="0"/>
                  <w:sz w:val="18"/>
                  <w:szCs w:val="18"/>
                  <w:lang w:eastAsia="zh-CN"/>
                  <w:rPrChange w:id="5162" w:author="Xuning Wei12232" w:date="2026-10-24T11:11:00Z">
                    <w:rPr>
                      <w:lang w:eastAsia="zh-CN"/>
                    </w:rPr>
                  </w:rPrChange>
                </w:rPr>
                <w:delText>8.0 V 20 % piperidine in DMF (7.448 kg/kg)</w:delText>
              </w:r>
            </w:del>
            <w:ins w:id="5163" w:author="Xuning Wei12232" w:date="2026-10-20T08:14:00Z">
              <w:r>
                <w:rPr>
                  <w:rFonts w:ascii="Times New Roman" w:eastAsia="仿宋_GB2312" w:hAnsi="Times New Roman" w:cs="Times New Roman"/>
                  <w:bCs w:val="0"/>
                  <w:sz w:val="18"/>
                  <w:szCs w:val="18"/>
                  <w:lang w:eastAsia="zh-CN"/>
                  <w:rPrChange w:id="5164"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5165"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5166" w:author="Xuning Wei12232" w:date="2026-10-24T11:11:00Z">
                    <w:rPr>
                      <w:lang w:eastAsia="zh-CN"/>
                    </w:rPr>
                  </w:rPrChange>
                </w:rPr>
                <w:t xml:space="preserve"> in </w:t>
              </w:r>
            </w:ins>
            <w:ins w:id="5167" w:author="Xuning Wei12232" w:date="2026-10-20T20:00:00Z">
              <w:r>
                <w:rPr>
                  <w:rFonts w:ascii="Times New Roman" w:eastAsia="仿宋_GB2312" w:hAnsi="Times New Roman" w:cs="Times New Roman"/>
                  <w:bCs w:val="0"/>
                  <w:sz w:val="18"/>
                  <w:szCs w:val="18"/>
                  <w:lang w:eastAsia="zh-CN"/>
                  <w:rPrChange w:id="5168"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Pr>
                <w:rFonts w:ascii="Times New Roman" w:eastAsia="仿宋_GB2312" w:hAnsi="Times New Roman" w:cs="Times New Roman"/>
                <w:bCs w:val="0"/>
                <w:sz w:val="18"/>
                <w:szCs w:val="18"/>
                <w:lang w:eastAsia="zh-CN"/>
                <w:rPrChange w:id="5169" w:author="Xuning Wei12232" w:date="2026-10-24T11:11:00Z">
                  <w:rPr>
                    <w:lang w:eastAsia="zh-CN"/>
                  </w:rPr>
                </w:rPrChange>
              </w:rPr>
              <w:t xml:space="preserve"> </w:t>
            </w:r>
            <w:r>
              <w:rPr>
                <w:rFonts w:ascii="Times New Roman" w:eastAsia="仿宋_GB2312" w:hAnsi="Times New Roman" w:cs="Times New Roman"/>
                <w:sz w:val="18"/>
                <w:szCs w:val="18"/>
                <w:rPrChange w:id="5170" w:author="Xuning Wei12232" w:date="2026-10-24T11:11:00Z">
                  <w:rPr/>
                </w:rPrChange>
              </w:rPr>
              <w:t>into</w:t>
            </w:r>
            <w:r>
              <w:rPr>
                <w:rFonts w:ascii="Times New Roman" w:eastAsia="仿宋_GB2312" w:hAnsi="Times New Roman" w:cs="Times New Roman"/>
                <w:b/>
                <w:sz w:val="18"/>
                <w:szCs w:val="18"/>
                <w:rPrChange w:id="5171" w:author="Xuning Wei12232" w:date="2026-10-24T11:11:00Z">
                  <w:rPr>
                    <w:b/>
                  </w:rPr>
                </w:rPrChange>
              </w:rPr>
              <w:t xml:space="preserve"> </w:t>
            </w:r>
            <w:r>
              <w:rPr>
                <w:rFonts w:ascii="Times New Roman" w:eastAsia="仿宋_GB2312" w:hAnsi="Times New Roman" w:cs="Times New Roman"/>
                <w:sz w:val="18"/>
                <w:szCs w:val="18"/>
                <w:rPrChange w:id="5172" w:author="Xuning Wei12232" w:date="2026-10-24T11:11:00Z">
                  <w:rPr/>
                </w:rPrChange>
              </w:rPr>
              <w:t xml:space="preserve">TJ4S-1213-Sy15. </w:t>
            </w:r>
            <w:del w:id="5173" w:author="Xuning Wei12232" w:date="2026-10-20T15:15:00Z">
              <w:r>
                <w:rPr>
                  <w:rFonts w:ascii="Times New Roman" w:eastAsia="仿宋_GB2312" w:hAnsi="Times New Roman" w:cs="Times New Roman"/>
                  <w:sz w:val="18"/>
                  <w:szCs w:val="18"/>
                  <w:rPrChange w:id="5174" w:author="Xuning Wei12232" w:date="2026-10-24T11:11:00Z">
                    <w:rPr/>
                  </w:rPrChange>
                </w:rPr>
                <w:br/>
                <w:delText xml:space="preserve">2. </w:delText>
              </w:r>
            </w:del>
          </w:p>
          <w:p w14:paraId="29503CFC" w14:textId="77777777" w:rsidR="007617DE" w:rsidRDefault="00AE300B" w:rsidP="007617DE">
            <w:pPr>
              <w:pStyle w:val="aff7"/>
              <w:widowControl w:val="0"/>
              <w:numPr>
                <w:ilvl w:val="0"/>
                <w:numId w:val="68"/>
              </w:numPr>
              <w:spacing w:beforeLines="50" w:before="120" w:afterLines="50" w:after="120"/>
              <w:jc w:val="both"/>
              <w:rPr>
                <w:ins w:id="5175" w:author="Xuning Wei12232" w:date="2026-10-20T15:15:00Z"/>
                <w:rFonts w:ascii="Times New Roman" w:eastAsia="仿宋_GB2312" w:hAnsi="Times New Roman" w:cs="Times New Roman"/>
                <w:sz w:val="18"/>
                <w:szCs w:val="18"/>
              </w:rPr>
              <w:pPrChange w:id="5176" w:author="Xuning Wei12232" w:date="2026-10-20T15:15:00Z">
                <w:pPr>
                  <w:widowControl w:val="0"/>
                  <w:spacing w:beforeLines="50" w:before="120" w:afterLines="50" w:after="120"/>
                  <w:contextualSpacing/>
                </w:pPr>
              </w:pPrChange>
            </w:pPr>
            <w:r>
              <w:rPr>
                <w:rFonts w:ascii="Times New Roman" w:eastAsia="仿宋_GB2312" w:hAnsi="Times New Roman" w:cs="Times New Roman"/>
                <w:sz w:val="18"/>
                <w:szCs w:val="18"/>
                <w:rPrChange w:id="5177"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5178" w:author="Xuning Wei12232" w:date="2026-10-24T11:11:00Z">
                  <w:rPr>
                    <w:color w:val="0000FF"/>
                  </w:rPr>
                </w:rPrChange>
              </w:rPr>
              <w:t>agitator</w:t>
            </w:r>
            <w:r>
              <w:rPr>
                <w:rFonts w:ascii="Times New Roman" w:eastAsia="仿宋_GB2312" w:hAnsi="Times New Roman" w:cs="Times New Roman"/>
                <w:sz w:val="18"/>
                <w:szCs w:val="18"/>
                <w:rPrChange w:id="5179" w:author="Xuning Wei12232" w:date="2026-10-24T11:11:00Z">
                  <w:rPr/>
                </w:rPrChange>
              </w:rPr>
              <w:t>.</w:t>
            </w:r>
            <w:del w:id="5180" w:author="Xuning Wei12232" w:date="2026-10-20T15:15:00Z">
              <w:r>
                <w:rPr>
                  <w:rFonts w:ascii="Times New Roman" w:eastAsia="仿宋_GB2312" w:hAnsi="Times New Roman" w:cs="Times New Roman"/>
                  <w:sz w:val="18"/>
                  <w:szCs w:val="18"/>
                  <w:rPrChange w:id="5181" w:author="Xuning Wei12232" w:date="2026-10-24T11:11:00Z">
                    <w:rPr/>
                  </w:rPrChange>
                </w:rPr>
                <w:br/>
                <w:delText xml:space="preserve">3. </w:delText>
              </w:r>
            </w:del>
          </w:p>
          <w:p w14:paraId="06404559" w14:textId="77777777" w:rsidR="007617DE" w:rsidRPr="007617DE" w:rsidRDefault="00AE300B" w:rsidP="007617DE">
            <w:pPr>
              <w:pStyle w:val="aff7"/>
              <w:widowControl w:val="0"/>
              <w:numPr>
                <w:ilvl w:val="0"/>
                <w:numId w:val="68"/>
              </w:numPr>
              <w:spacing w:beforeLines="50" w:before="120" w:afterLines="50" w:after="120"/>
              <w:jc w:val="both"/>
              <w:rPr>
                <w:rFonts w:ascii="Times New Roman" w:eastAsia="仿宋_GB2312" w:hAnsi="Times New Roman" w:cs="Times New Roman"/>
                <w:sz w:val="18"/>
                <w:szCs w:val="18"/>
                <w:rPrChange w:id="5182" w:author="Xuning Wei12232" w:date="2026-10-24T11:11:00Z">
                  <w:rPr/>
                </w:rPrChange>
              </w:rPr>
              <w:pPrChange w:id="5183" w:author="Xuning Wei12232" w:date="2026-10-22T10:26: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5184" w:author="Xuning Wei12232" w:date="2026-10-24T11:11:00Z">
                  <w:rPr>
                    <w:lang w:eastAsia="zh-CN"/>
                  </w:rPr>
                </w:rPrChange>
              </w:rPr>
              <w:t>A</w:t>
            </w:r>
            <w:r>
              <w:rPr>
                <w:rFonts w:ascii="Times New Roman" w:eastAsia="仿宋_GB2312" w:hAnsi="Times New Roman" w:cs="Times New Roman"/>
                <w:sz w:val="18"/>
                <w:szCs w:val="18"/>
                <w:rPrChange w:id="5185" w:author="Xuning Wei12232" w:date="2026-10-24T11:11:00Z">
                  <w:rPr/>
                </w:rPrChange>
              </w:rPr>
              <w:t xml:space="preserve">djust to </w:t>
            </w:r>
            <w:ins w:id="5186" w:author="Xuning Wei12232" w:date="2026-10-20T20:03:00Z">
              <w:r>
                <w:rPr>
                  <w:rFonts w:ascii="Times New Roman" w:eastAsia="仿宋_GB2312" w:hAnsi="Times New Roman" w:cs="Times New Roman"/>
                  <w:color w:val="FF0000"/>
                  <w:sz w:val="18"/>
                  <w:szCs w:val="18"/>
                </w:rPr>
                <w:t xml:space="preserve">25.0 ± 5.0 °C (target: </w:t>
              </w:r>
            </w:ins>
            <w:ins w:id="5187" w:author="Xuning Wei12232" w:date="2026-10-20T21:36:00Z">
              <w:r>
                <w:rPr>
                  <w:rFonts w:ascii="Times New Roman" w:eastAsia="仿宋_GB2312" w:hAnsi="Times New Roman" w:cs="Times New Roman"/>
                  <w:color w:val="FF0000"/>
                  <w:sz w:val="18"/>
                  <w:szCs w:val="18"/>
                </w:rPr>
                <w:t>25.0 °C</w:t>
              </w:r>
            </w:ins>
            <w:ins w:id="5188" w:author="Xuning Wei12232" w:date="2026-10-20T20:03:00Z">
              <w:r>
                <w:rPr>
                  <w:rFonts w:ascii="Times New Roman" w:eastAsia="仿宋_GB2312" w:hAnsi="Times New Roman" w:cs="Times New Roman"/>
                  <w:color w:val="FF0000"/>
                  <w:sz w:val="18"/>
                  <w:szCs w:val="18"/>
                </w:rPr>
                <w:t>)</w:t>
              </w:r>
            </w:ins>
            <w:ins w:id="5189" w:author="Xuning Wei12232" w:date="2026-10-22T10:26:00Z">
              <w:r>
                <w:rPr>
                  <w:rFonts w:ascii="Times New Roman" w:eastAsia="仿宋_GB2312" w:hAnsi="Times New Roman" w:cs="Times New Roman"/>
                  <w:color w:val="FF0000"/>
                  <w:sz w:val="18"/>
                  <w:szCs w:val="18"/>
                </w:rPr>
                <w:t xml:space="preserve">, </w:t>
              </w:r>
            </w:ins>
            <w:del w:id="5190" w:author="Xuning Wei12232" w:date="2026-10-20T14:33:00Z">
              <w:r>
                <w:rPr>
                  <w:rFonts w:ascii="Times New Roman" w:eastAsia="仿宋_GB2312" w:hAnsi="Times New Roman" w:cs="Times New Roman"/>
                  <w:sz w:val="18"/>
                  <w:szCs w:val="18"/>
                  <w:rPrChange w:id="5191" w:author="Xuning Wei12232" w:date="2026-10-24T11:11:00Z">
                    <w:rPr/>
                  </w:rPrChange>
                </w:rPr>
                <w:delText>25 ± 5 °C</w:delText>
              </w:r>
            </w:del>
            <w:del w:id="5192" w:author="Xuning Wei12232" w:date="2026-10-20T20:03:00Z">
              <w:r>
                <w:rPr>
                  <w:rFonts w:ascii="Times New Roman" w:eastAsia="仿宋_GB2312" w:hAnsi="Times New Roman" w:cs="Times New Roman"/>
                  <w:sz w:val="18"/>
                  <w:szCs w:val="18"/>
                  <w:rPrChange w:id="5193" w:author="Xuning Wei12232" w:date="2026-10-24T11:11:00Z">
                    <w:rPr/>
                  </w:rPrChange>
                </w:rPr>
                <w:delText xml:space="preserve"> (target: 25 °C) </w:delText>
              </w:r>
            </w:del>
            <w:r>
              <w:rPr>
                <w:rFonts w:ascii="Times New Roman" w:eastAsia="仿宋_GB2312" w:hAnsi="Times New Roman" w:cs="Times New Roman"/>
                <w:sz w:val="18"/>
                <w:szCs w:val="18"/>
                <w:rPrChange w:id="5194" w:author="Xuning Wei12232" w:date="2026-10-24T11:11:00Z">
                  <w:rPr/>
                </w:rPrChange>
              </w:rPr>
              <w:t xml:space="preserve">and stir for </w:t>
            </w:r>
            <w:ins w:id="5195" w:author="Xuning Wei12232" w:date="2026-10-22T10:26:00Z">
              <w:r>
                <w:rPr>
                  <w:rFonts w:ascii="Times New Roman" w:eastAsia="仿宋_GB2312" w:hAnsi="Times New Roman" w:cs="Times New Roman"/>
                  <w:color w:val="000000" w:themeColor="text1"/>
                  <w:sz w:val="18"/>
                  <w:szCs w:val="18"/>
                  <w:rPrChange w:id="5196"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5197" w:author="Xuning Wei12232" w:date="2026-10-22T10:26:00Z">
              <w:r>
                <w:rPr>
                  <w:rFonts w:ascii="Times New Roman" w:eastAsia="仿宋_GB2312" w:hAnsi="Times New Roman" w:cs="Times New Roman"/>
                  <w:sz w:val="18"/>
                  <w:szCs w:val="18"/>
                  <w:rPrChange w:id="5198" w:author="Xuning Wei12232" w:date="2026-10-24T11:11:00Z">
                    <w:rPr/>
                  </w:rPrChange>
                </w:rPr>
                <w:delText>2 h ± 15 min</w:delText>
              </w:r>
            </w:del>
            <w:r>
              <w:rPr>
                <w:rFonts w:ascii="Times New Roman" w:eastAsia="仿宋_GB2312" w:hAnsi="Times New Roman" w:cs="Times New Roman"/>
                <w:sz w:val="18"/>
                <w:szCs w:val="18"/>
                <w:rPrChange w:id="5199" w:author="Xuning Wei12232" w:date="2026-10-24T11:11:00Z">
                  <w:rPr/>
                </w:rPrChange>
              </w:rPr>
              <w:t xml:space="preserve"> (target: 2 h) at </w:t>
            </w:r>
            <w:ins w:id="5200" w:author="Xuning Wei12232" w:date="2026-10-20T20:03:00Z">
              <w:r>
                <w:rPr>
                  <w:rFonts w:ascii="Times New Roman" w:eastAsia="仿宋_GB2312" w:hAnsi="Times New Roman" w:cs="Times New Roman"/>
                  <w:color w:val="FF0000"/>
                  <w:sz w:val="18"/>
                  <w:szCs w:val="18"/>
                </w:rPr>
                <w:t xml:space="preserve">25.0 ± 5.0 °C (target: </w:t>
              </w:r>
            </w:ins>
            <w:ins w:id="5201" w:author="Xuning Wei12232" w:date="2026-10-20T21:36:00Z">
              <w:r>
                <w:rPr>
                  <w:rFonts w:ascii="Times New Roman" w:eastAsia="仿宋_GB2312" w:hAnsi="Times New Roman" w:cs="Times New Roman"/>
                  <w:color w:val="FF0000"/>
                  <w:sz w:val="18"/>
                  <w:szCs w:val="18"/>
                </w:rPr>
                <w:t>25.0 °C</w:t>
              </w:r>
            </w:ins>
            <w:ins w:id="5202" w:author="Xuning Wei12232" w:date="2026-10-20T20:03:00Z">
              <w:r>
                <w:rPr>
                  <w:rFonts w:ascii="Times New Roman" w:eastAsia="仿宋_GB2312" w:hAnsi="Times New Roman" w:cs="Times New Roman"/>
                  <w:color w:val="FF0000"/>
                  <w:sz w:val="18"/>
                  <w:szCs w:val="18"/>
                </w:rPr>
                <w:t>).</w:t>
              </w:r>
            </w:ins>
            <w:del w:id="5203" w:author="Xuning Wei12232" w:date="2026-10-20T14:33:00Z">
              <w:r>
                <w:rPr>
                  <w:rFonts w:ascii="Times New Roman" w:eastAsia="仿宋_GB2312" w:hAnsi="Times New Roman" w:cs="Times New Roman"/>
                  <w:sz w:val="18"/>
                  <w:szCs w:val="18"/>
                  <w:rPrChange w:id="5204" w:author="Xuning Wei12232" w:date="2026-10-24T11:11:00Z">
                    <w:rPr/>
                  </w:rPrChange>
                </w:rPr>
                <w:delText>25 ± 5 °C</w:delText>
              </w:r>
            </w:del>
            <w:del w:id="5205" w:author="Xuning Wei12232" w:date="2026-10-20T20:03:00Z">
              <w:r>
                <w:rPr>
                  <w:rFonts w:ascii="Times New Roman" w:eastAsia="仿宋_GB2312" w:hAnsi="Times New Roman" w:cs="Times New Roman"/>
                  <w:sz w:val="18"/>
                  <w:szCs w:val="18"/>
                  <w:rPrChange w:id="5206" w:author="Xuning Wei12232" w:date="2026-10-24T11:11:00Z">
                    <w:rPr/>
                  </w:rPrChange>
                </w:rPr>
                <w:delText xml:space="preserve"> (target: 25 °C).</w:delText>
              </w:r>
            </w:del>
            <w:del w:id="5207" w:author="Xuning Wei12232" w:date="2026-10-20T15:15:00Z">
              <w:r>
                <w:rPr>
                  <w:rFonts w:ascii="Times New Roman" w:eastAsia="仿宋_GB2312" w:hAnsi="Times New Roman" w:cs="Times New Roman"/>
                  <w:sz w:val="18"/>
                  <w:szCs w:val="18"/>
                  <w:rPrChange w:id="5208" w:author="Xuning Wei12232" w:date="2026-10-24T11:11:00Z">
                    <w:rPr/>
                  </w:rPrChange>
                </w:rPr>
                <w:br/>
                <w:delText xml:space="preserve">4. </w:delText>
              </w:r>
            </w:del>
            <w:r>
              <w:rPr>
                <w:rFonts w:ascii="Times New Roman" w:eastAsia="仿宋_GB2312" w:hAnsi="Times New Roman" w:cs="Times New Roman"/>
                <w:sz w:val="18"/>
                <w:szCs w:val="18"/>
                <w:rPrChange w:id="5209" w:author="Xuning Wei12232" w:date="2026-10-24T11:11:00Z">
                  <w:rPr/>
                </w:rPrChange>
              </w:rPr>
              <w:t xml:space="preserve">Stop stirring, turn off the nitrogen. Drain until there is no obvious drip. </w:t>
            </w:r>
          </w:p>
        </w:tc>
      </w:tr>
      <w:tr w:rsidR="007617DE" w14:paraId="0F57CEEF" w14:textId="77777777">
        <w:trPr>
          <w:trHeight w:val="20"/>
        </w:trPr>
        <w:tc>
          <w:tcPr>
            <w:tcW w:w="310" w:type="pct"/>
            <w:tcMar>
              <w:top w:w="57" w:type="dxa"/>
              <w:left w:w="85" w:type="dxa"/>
              <w:bottom w:w="57" w:type="dxa"/>
              <w:right w:w="85" w:type="dxa"/>
            </w:tcMar>
            <w:vAlign w:val="center"/>
          </w:tcPr>
          <w:p w14:paraId="29C56D32"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5FAF10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56FC8509" w14:textId="77777777" w:rsidR="007617DE" w:rsidRDefault="00AE300B" w:rsidP="007617DE">
            <w:pPr>
              <w:pStyle w:val="aff7"/>
              <w:widowControl w:val="0"/>
              <w:numPr>
                <w:ilvl w:val="0"/>
                <w:numId w:val="69"/>
              </w:numPr>
              <w:spacing w:beforeLines="50" w:before="120" w:afterLines="50" w:after="120"/>
              <w:jc w:val="both"/>
              <w:rPr>
                <w:ins w:id="5210" w:author="Xuning Wei12232" w:date="2026-10-20T15:15:00Z"/>
                <w:rFonts w:ascii="Times New Roman" w:eastAsia="仿宋_GB2312" w:hAnsi="Times New Roman" w:cs="Times New Roman"/>
                <w:sz w:val="18"/>
                <w:szCs w:val="18"/>
              </w:rPr>
              <w:pPrChange w:id="5211" w:author="Xuning Wei12232" w:date="2026-10-20T15:15:00Z">
                <w:pPr>
                  <w:widowControl w:val="0"/>
                  <w:spacing w:beforeLines="50" w:before="120" w:afterLines="50" w:after="120"/>
                  <w:contextualSpacing/>
                </w:pPr>
              </w:pPrChange>
            </w:pPr>
            <w:del w:id="5212" w:author="Xuning Wei12232" w:date="2026-10-20T15:15:00Z">
              <w:r>
                <w:rPr>
                  <w:rFonts w:ascii="Times New Roman" w:eastAsia="仿宋_GB2312" w:hAnsi="Times New Roman" w:cs="Times New Roman"/>
                  <w:sz w:val="18"/>
                  <w:szCs w:val="18"/>
                  <w:rPrChange w:id="5213" w:author="Xuning Wei12232" w:date="2026-10-24T11:11:00Z">
                    <w:rPr/>
                  </w:rPrChange>
                </w:rPr>
                <w:delText xml:space="preserve">1. </w:delText>
              </w:r>
            </w:del>
            <w:r>
              <w:rPr>
                <w:rFonts w:ascii="Times New Roman" w:eastAsia="仿宋_GB2312" w:hAnsi="Times New Roman" w:cs="Times New Roman"/>
                <w:sz w:val="18"/>
                <w:szCs w:val="18"/>
                <w:rPrChange w:id="5214"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5215" w:author="Xuning Wei12232" w:date="2026-10-24T11:11:00Z">
                  <w:rPr>
                    <w:rFonts w:hint="eastAsia"/>
                  </w:rPr>
                </w:rPrChange>
              </w:rPr>
              <w:t>±</w:t>
            </w:r>
            <w:r>
              <w:rPr>
                <w:rFonts w:ascii="Times New Roman" w:eastAsia="仿宋_GB2312" w:hAnsi="Times New Roman" w:cs="Times New Roman"/>
                <w:sz w:val="18"/>
                <w:szCs w:val="18"/>
                <w:rPrChange w:id="5216" w:author="Xuning Wei12232" w:date="2026-10-24T11:11:00Z">
                  <w:rPr/>
                </w:rPrChange>
              </w:rPr>
              <w:t>5 °C (</w:t>
            </w:r>
            <w:del w:id="5217" w:author="Xuning Wei12232" w:date="2026-10-24T10:48:00Z">
              <w:r>
                <w:rPr>
                  <w:rFonts w:ascii="Times New Roman" w:eastAsia="仿宋_GB2312" w:hAnsi="Times New Roman" w:cs="Times New Roman"/>
                  <w:sz w:val="18"/>
                  <w:szCs w:val="18"/>
                  <w:rPrChange w:id="5218" w:author="Xuning Wei12232" w:date="2026-10-24T11:11:00Z">
                    <w:rPr/>
                  </w:rPrChange>
                </w:rPr>
                <w:delText>target: 20 °C</w:delText>
              </w:r>
            </w:del>
            <w:ins w:id="5219"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5220" w:author="Xuning Wei12232" w:date="2026-10-24T11:11:00Z">
                  <w:rPr/>
                </w:rPrChange>
              </w:rPr>
              <w:t>).</w:t>
            </w:r>
            <w:del w:id="5221" w:author="Xuning Wei12232" w:date="2026-10-20T15:15:00Z">
              <w:r>
                <w:rPr>
                  <w:rFonts w:ascii="Times New Roman" w:eastAsia="仿宋_GB2312" w:hAnsi="Times New Roman" w:cs="Times New Roman"/>
                  <w:sz w:val="18"/>
                  <w:szCs w:val="18"/>
                  <w:rPrChange w:id="5222" w:author="Xuning Wei12232" w:date="2026-10-24T11:11:00Z">
                    <w:rPr/>
                  </w:rPrChange>
                </w:rPr>
                <w:br/>
                <w:delText xml:space="preserve">2. </w:delText>
              </w:r>
            </w:del>
          </w:p>
          <w:p w14:paraId="308883A9" w14:textId="77777777" w:rsidR="007617DE" w:rsidRDefault="00AE300B" w:rsidP="007617DE">
            <w:pPr>
              <w:pStyle w:val="aff7"/>
              <w:widowControl w:val="0"/>
              <w:numPr>
                <w:ilvl w:val="0"/>
                <w:numId w:val="69"/>
              </w:numPr>
              <w:spacing w:beforeLines="50" w:before="120" w:afterLines="50" w:after="120"/>
              <w:jc w:val="both"/>
              <w:rPr>
                <w:ins w:id="5223" w:author="Xuning Wei12232" w:date="2026-10-20T15:15:00Z"/>
                <w:rFonts w:ascii="Times New Roman" w:eastAsia="仿宋_GB2312" w:hAnsi="Times New Roman" w:cs="Times New Roman"/>
                <w:sz w:val="18"/>
                <w:szCs w:val="18"/>
              </w:rPr>
              <w:pPrChange w:id="5224" w:author="Xuning Wei12232" w:date="2026-10-20T15:15:00Z">
                <w:pPr>
                  <w:widowControl w:val="0"/>
                  <w:spacing w:beforeLines="50" w:before="120" w:afterLines="50" w:after="120"/>
                  <w:contextualSpacing/>
                </w:pPr>
              </w:pPrChange>
            </w:pPr>
            <w:ins w:id="5225" w:author="Xuning Wei12232" w:date="2026-10-23T19:43:00Z">
              <w:r>
                <w:rPr>
                  <w:rFonts w:ascii="Times New Roman" w:eastAsia="仿宋_GB2312" w:hAnsi="Times New Roman" w:cs="Times New Roman"/>
                  <w:color w:val="FF0000"/>
                  <w:sz w:val="18"/>
                  <w:szCs w:val="18"/>
                  <w:rPrChange w:id="5226"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5227"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5228" w:author="Xuning Wei12232" w:date="2026-10-24T11:11:00Z">
                    <w:rPr>
                      <w:rFonts w:ascii="Times New Roman" w:eastAsia="仿宋_GB2312" w:hAnsi="Times New Roman" w:cs="Times New Roman"/>
                      <w:color w:val="FF0000"/>
                      <w:sz w:val="18"/>
                      <w:szCs w:val="18"/>
                      <w:highlight w:val="yellow"/>
                    </w:rPr>
                  </w:rPrChange>
                </w:rPr>
                <w:t>into TJ4S-1213-Sy15</w:t>
              </w:r>
            </w:ins>
            <w:del w:id="5229" w:author="Xuning Wei12232" w:date="2026-10-23T19:43:00Z">
              <w:r>
                <w:rPr>
                  <w:rFonts w:ascii="Times New Roman" w:eastAsia="仿宋_GB2312" w:hAnsi="Times New Roman" w:cs="Times New Roman"/>
                  <w:sz w:val="18"/>
                  <w:szCs w:val="18"/>
                  <w:rPrChange w:id="5230" w:author="Xuning Wei12232" w:date="2026-10-24T11:11:00Z">
                    <w:rPr/>
                  </w:rPrChange>
                </w:rPr>
                <w:delText>Add</w:delText>
              </w:r>
              <w:r>
                <w:rPr>
                  <w:rFonts w:ascii="Times New Roman" w:eastAsia="仿宋_GB2312" w:hAnsi="Times New Roman" w:cs="Times New Roman"/>
                  <w:sz w:val="18"/>
                  <w:szCs w:val="18"/>
                  <w:lang w:eastAsia="zh-CN"/>
                  <w:rPrChange w:id="5231" w:author="Xuning Wei12232" w:date="2026-10-24T11:11:00Z">
                    <w:rPr>
                      <w:lang w:eastAsia="zh-CN"/>
                    </w:rPr>
                  </w:rPrChange>
                </w:rPr>
                <w:delText xml:space="preserve"> </w:delText>
              </w:r>
            </w:del>
            <w:del w:id="5232" w:author="Xuning Wei12232" w:date="2026-10-18T19:02:00Z">
              <w:r>
                <w:rPr>
                  <w:rFonts w:ascii="Times New Roman" w:eastAsia="仿宋_GB2312" w:hAnsi="Times New Roman" w:cs="Times New Roman"/>
                  <w:sz w:val="18"/>
                  <w:szCs w:val="18"/>
                  <w:lang w:eastAsia="zh-CN"/>
                  <w:rPrChange w:id="5233" w:author="Xuning Wei12232" w:date="2026-10-24T11:11:00Z">
                    <w:rPr>
                      <w:lang w:eastAsia="zh-CN"/>
                    </w:rPr>
                  </w:rPrChange>
                </w:rPr>
                <w:delText>10.0 V Isopropyl Acetate (8.730 kg/kg)</w:delText>
              </w:r>
            </w:del>
            <w:del w:id="5234" w:author="Xuning Wei12232" w:date="2026-10-20T20:08:00Z">
              <w:r>
                <w:rPr>
                  <w:rFonts w:ascii="Times New Roman" w:eastAsia="仿宋_GB2312" w:hAnsi="Times New Roman" w:cs="Times New Roman"/>
                  <w:sz w:val="18"/>
                  <w:szCs w:val="18"/>
                  <w:lang w:eastAsia="zh-CN"/>
                  <w:rPrChange w:id="5235" w:author="Xuning Wei12232" w:date="2026-10-24T11:11:00Z">
                    <w:rPr>
                      <w:lang w:eastAsia="zh-CN"/>
                    </w:rPr>
                  </w:rPrChange>
                </w:rPr>
                <w:delText xml:space="preserve"> </w:delText>
              </w:r>
            </w:del>
            <w:del w:id="5236" w:author="Xuning Wei12232" w:date="2026-10-23T19:43:00Z">
              <w:r>
                <w:rPr>
                  <w:rFonts w:ascii="Times New Roman" w:eastAsia="仿宋_GB2312" w:hAnsi="Times New Roman" w:cs="Times New Roman"/>
                  <w:sz w:val="18"/>
                  <w:szCs w:val="18"/>
                  <w:rPrChange w:id="5237" w:author="Xuning Wei12232" w:date="2026-10-24T11:11:00Z">
                    <w:rPr/>
                  </w:rPrChange>
                </w:rPr>
                <w:delText>into TJ4S-1213-Sy15</w:delText>
              </w:r>
            </w:del>
            <w:r>
              <w:rPr>
                <w:rFonts w:ascii="Times New Roman" w:eastAsia="仿宋_GB2312" w:hAnsi="Times New Roman" w:cs="Times New Roman"/>
                <w:sz w:val="18"/>
                <w:szCs w:val="18"/>
                <w:rPrChange w:id="5238" w:author="Xuning Wei12232" w:date="2026-10-24T11:11:00Z">
                  <w:rPr/>
                </w:rPrChange>
              </w:rPr>
              <w:t xml:space="preserve">. </w:t>
            </w:r>
            <w:del w:id="5239" w:author="Xuning Wei12232" w:date="2026-10-20T15:15:00Z">
              <w:r>
                <w:rPr>
                  <w:rFonts w:ascii="Times New Roman" w:eastAsia="仿宋_GB2312" w:hAnsi="Times New Roman" w:cs="Times New Roman"/>
                  <w:sz w:val="18"/>
                  <w:szCs w:val="18"/>
                  <w:rPrChange w:id="5240" w:author="Xuning Wei12232" w:date="2026-10-24T11:11:00Z">
                    <w:rPr/>
                  </w:rPrChange>
                </w:rPr>
                <w:br/>
                <w:delText>3.</w:delText>
              </w:r>
            </w:del>
          </w:p>
          <w:p w14:paraId="002FB8A0" w14:textId="77777777" w:rsidR="007617DE" w:rsidRPr="007617DE" w:rsidRDefault="00AE300B" w:rsidP="007617DE">
            <w:pPr>
              <w:pStyle w:val="aff7"/>
              <w:widowControl w:val="0"/>
              <w:numPr>
                <w:ilvl w:val="0"/>
                <w:numId w:val="69"/>
              </w:numPr>
              <w:spacing w:beforeLines="50" w:before="120" w:afterLines="50" w:after="120"/>
              <w:jc w:val="both"/>
              <w:rPr>
                <w:rFonts w:ascii="Times New Roman" w:eastAsia="仿宋_GB2312" w:hAnsi="Times New Roman" w:cs="Times New Roman"/>
                <w:sz w:val="18"/>
                <w:szCs w:val="18"/>
                <w:rPrChange w:id="5241" w:author="Xuning Wei12232" w:date="2026-10-24T11:11:00Z">
                  <w:rPr/>
                </w:rPrChange>
              </w:rPr>
              <w:pPrChange w:id="5242" w:author="Xuning Wei12232" w:date="2026-10-20T15:15:00Z">
                <w:pPr>
                  <w:widowControl w:val="0"/>
                  <w:spacing w:beforeLines="50" w:before="120" w:afterLines="50" w:after="120"/>
                  <w:contextualSpacing/>
                </w:pPr>
              </w:pPrChange>
            </w:pPr>
            <w:del w:id="5243" w:author="Xuning Wei12232" w:date="2026-10-20T15:15:00Z">
              <w:r>
                <w:rPr>
                  <w:rFonts w:ascii="Times New Roman" w:eastAsia="仿宋_GB2312" w:hAnsi="Times New Roman" w:cs="Times New Roman"/>
                  <w:sz w:val="18"/>
                  <w:szCs w:val="18"/>
                  <w:rPrChange w:id="5244" w:author="Xuning Wei12232" w:date="2026-10-24T11:11:00Z">
                    <w:rPr/>
                  </w:rPrChange>
                </w:rPr>
                <w:delText xml:space="preserve"> </w:delText>
              </w:r>
            </w:del>
            <w:r>
              <w:rPr>
                <w:rFonts w:ascii="Times New Roman" w:eastAsia="仿宋_GB2312" w:hAnsi="Times New Roman" w:cs="Times New Roman"/>
                <w:sz w:val="18"/>
                <w:szCs w:val="18"/>
                <w:rPrChange w:id="5245" w:author="Xuning Wei12232" w:date="2026-10-24T11:11:00Z">
                  <w:rPr/>
                </w:rPrChange>
              </w:rPr>
              <w:t>Bubble with nitrogen, after s</w:t>
            </w:r>
            <w:r>
              <w:rPr>
                <w:rFonts w:ascii="Times New Roman" w:eastAsia="仿宋_GB2312" w:hAnsi="Times New Roman" w:cs="Times New Roman"/>
                <w:color w:val="0000FF"/>
                <w:sz w:val="18"/>
                <w:szCs w:val="18"/>
                <w:rPrChange w:id="5246" w:author="Xuning Wei12232" w:date="2026-10-24T11:11:00Z">
                  <w:rPr>
                    <w:color w:val="0000FF"/>
                  </w:rPr>
                </w:rPrChange>
              </w:rPr>
              <w:t>tirring, turn off the nitrogen</w:t>
            </w:r>
            <w:r>
              <w:rPr>
                <w:rFonts w:ascii="Times New Roman" w:eastAsia="仿宋_GB2312" w:hAnsi="Times New Roman" w:cs="Times New Roman"/>
                <w:sz w:val="18"/>
                <w:szCs w:val="18"/>
                <w:rPrChange w:id="5247" w:author="Xuning Wei12232" w:date="2026-10-24T11:11:00Z">
                  <w:rPr/>
                </w:rPrChange>
              </w:rPr>
              <w:t>. Drain until there is no obvious drip</w:t>
            </w:r>
          </w:p>
          <w:p w14:paraId="41CA7784"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248"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lastRenderedPageBreak/>
              <w:t>Perform this operation 4 times.</w:t>
            </w:r>
          </w:p>
        </w:tc>
      </w:tr>
      <w:tr w:rsidR="007617DE" w14:paraId="62F6D988" w14:textId="77777777">
        <w:trPr>
          <w:trHeight w:val="20"/>
        </w:trPr>
        <w:tc>
          <w:tcPr>
            <w:tcW w:w="310" w:type="pct"/>
            <w:tcMar>
              <w:top w:w="57" w:type="dxa"/>
              <w:left w:w="85" w:type="dxa"/>
              <w:bottom w:w="57" w:type="dxa"/>
              <w:right w:w="85" w:type="dxa"/>
            </w:tcMar>
            <w:vAlign w:val="center"/>
          </w:tcPr>
          <w:p w14:paraId="36AA6FB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38D28A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195D9910" w14:textId="77777777" w:rsidR="007617DE" w:rsidRDefault="00AE300B" w:rsidP="007617DE">
            <w:pPr>
              <w:pStyle w:val="aff7"/>
              <w:widowControl w:val="0"/>
              <w:numPr>
                <w:ilvl w:val="0"/>
                <w:numId w:val="70"/>
              </w:numPr>
              <w:spacing w:beforeLines="50" w:before="120" w:afterLines="50" w:after="120"/>
              <w:jc w:val="both"/>
              <w:rPr>
                <w:ins w:id="5249" w:author="Xuning Wei12232" w:date="2026-10-20T15:16:00Z"/>
                <w:rFonts w:ascii="Times New Roman" w:eastAsia="仿宋_GB2312" w:hAnsi="Times New Roman" w:cs="Times New Roman"/>
                <w:sz w:val="18"/>
                <w:szCs w:val="18"/>
              </w:rPr>
              <w:pPrChange w:id="5250" w:author="Xuning Wei12232" w:date="2026-10-20T15:16:00Z">
                <w:pPr>
                  <w:widowControl w:val="0"/>
                  <w:spacing w:beforeLines="50" w:before="120" w:afterLines="50" w:after="120"/>
                  <w:contextualSpacing/>
                </w:pPr>
              </w:pPrChange>
            </w:pPr>
            <w:del w:id="5251" w:author="Xuning Wei12232" w:date="2026-10-20T15:16:00Z">
              <w:r>
                <w:rPr>
                  <w:rFonts w:ascii="Times New Roman" w:eastAsia="仿宋_GB2312" w:hAnsi="Times New Roman" w:cs="Times New Roman"/>
                  <w:sz w:val="18"/>
                  <w:szCs w:val="18"/>
                  <w:rPrChange w:id="5252" w:author="Xuning Wei12232" w:date="2026-10-24T11:11:00Z">
                    <w:rPr/>
                  </w:rPrChange>
                </w:rPr>
                <w:delText xml:space="preserve">1. </w:delText>
              </w:r>
            </w:del>
            <w:r>
              <w:rPr>
                <w:rFonts w:ascii="Times New Roman" w:eastAsia="仿宋_GB2312" w:hAnsi="Times New Roman" w:cs="Times New Roman"/>
                <w:sz w:val="18"/>
                <w:szCs w:val="18"/>
                <w:rPrChange w:id="5253" w:author="Xuning Wei12232" w:date="2026-10-24T11:11:00Z">
                  <w:rPr/>
                </w:rPrChange>
              </w:rPr>
              <w:t xml:space="preserve">Add </w:t>
            </w:r>
            <w:ins w:id="5254" w:author="Xuning Wei12232" w:date="2026-10-23T19:50:00Z">
              <w:r>
                <w:rPr>
                  <w:rFonts w:ascii="Times New Roman" w:eastAsia="仿宋_GB2312" w:hAnsi="Times New Roman" w:cs="Times New Roman"/>
                  <w:color w:val="000000" w:themeColor="text1"/>
                  <w:sz w:val="18"/>
                  <w:szCs w:val="18"/>
                  <w:rPrChange w:id="5255"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5256" w:author="Xuning Wei12232" w:date="2026-10-20T08:12:00Z">
              <w:r>
                <w:rPr>
                  <w:rFonts w:ascii="Times New Roman" w:eastAsia="仿宋_GB2312" w:hAnsi="Times New Roman" w:cs="Times New Roman"/>
                  <w:sz w:val="18"/>
                  <w:szCs w:val="18"/>
                  <w:rPrChange w:id="5257" w:author="Xuning Wei12232" w:date="2026-10-24T11:11:00Z">
                    <w:rPr/>
                  </w:rPrChange>
                </w:rPr>
                <w:delText>12.0 V DMF (11.376 kg/kg)</w:delText>
              </w:r>
            </w:del>
            <w:del w:id="5258" w:author="Xuning Wei12232" w:date="2026-10-23T19:50:00Z">
              <w:r>
                <w:rPr>
                  <w:rFonts w:ascii="Times New Roman" w:eastAsia="仿宋_GB2312" w:hAnsi="Times New Roman" w:cs="Times New Roman"/>
                  <w:sz w:val="18"/>
                  <w:szCs w:val="18"/>
                  <w:rPrChange w:id="5259" w:author="Xuning Wei12232" w:date="2026-10-24T11:11:00Z">
                    <w:rPr/>
                  </w:rPrChange>
                </w:rPr>
                <w:delText xml:space="preserve"> </w:delText>
              </w:r>
            </w:del>
            <w:r>
              <w:rPr>
                <w:rFonts w:ascii="Times New Roman" w:eastAsia="仿宋_GB2312" w:hAnsi="Times New Roman" w:cs="Times New Roman"/>
                <w:sz w:val="18"/>
                <w:szCs w:val="18"/>
                <w:rPrChange w:id="5260" w:author="Xuning Wei12232" w:date="2026-10-24T11:11:00Z">
                  <w:rPr/>
                </w:rPrChange>
              </w:rPr>
              <w:t>into TJ4S-1213-Sy15.</w:t>
            </w:r>
            <w:del w:id="5261" w:author="Xuning Wei12232" w:date="2026-10-20T15:16:00Z">
              <w:r>
                <w:rPr>
                  <w:rFonts w:ascii="Times New Roman" w:eastAsia="仿宋_GB2312" w:hAnsi="Times New Roman" w:cs="Times New Roman"/>
                  <w:sz w:val="18"/>
                  <w:szCs w:val="18"/>
                  <w:rPrChange w:id="5262" w:author="Xuning Wei12232" w:date="2026-10-24T11:11:00Z">
                    <w:rPr/>
                  </w:rPrChange>
                </w:rPr>
                <w:delText xml:space="preserve"> </w:delText>
              </w:r>
              <w:r>
                <w:rPr>
                  <w:rFonts w:ascii="Times New Roman" w:eastAsia="仿宋_GB2312" w:hAnsi="Times New Roman" w:cs="Times New Roman"/>
                  <w:sz w:val="18"/>
                  <w:szCs w:val="18"/>
                  <w:rPrChange w:id="5263" w:author="Xuning Wei12232" w:date="2026-10-24T11:11:00Z">
                    <w:rPr/>
                  </w:rPrChange>
                </w:rPr>
                <w:br/>
                <w:delText xml:space="preserve">2. </w:delText>
              </w:r>
            </w:del>
          </w:p>
          <w:p w14:paraId="36C5C119" w14:textId="77777777" w:rsidR="007617DE" w:rsidRPr="007617DE" w:rsidRDefault="00AE300B" w:rsidP="007617DE">
            <w:pPr>
              <w:pStyle w:val="aff7"/>
              <w:widowControl w:val="0"/>
              <w:numPr>
                <w:ilvl w:val="0"/>
                <w:numId w:val="70"/>
              </w:numPr>
              <w:spacing w:beforeLines="50" w:before="120" w:afterLines="50" w:after="120"/>
              <w:jc w:val="both"/>
              <w:rPr>
                <w:rFonts w:ascii="Times New Roman" w:eastAsia="仿宋_GB2312" w:hAnsi="Times New Roman" w:cs="Times New Roman"/>
                <w:sz w:val="18"/>
                <w:szCs w:val="18"/>
                <w:rPrChange w:id="5264" w:author="Xuning Wei12232" w:date="2026-10-24T11:11:00Z">
                  <w:rPr/>
                </w:rPrChange>
              </w:rPr>
              <w:pPrChange w:id="5265" w:author="Xuning Wei12232" w:date="2026-10-20T15:16:00Z">
                <w:pPr>
                  <w:widowControl w:val="0"/>
                  <w:spacing w:beforeLines="50" w:before="120" w:afterLines="50" w:after="120"/>
                  <w:contextualSpacing/>
                </w:pPr>
              </w:pPrChange>
            </w:pPr>
            <w:r>
              <w:rPr>
                <w:rFonts w:ascii="Times New Roman" w:eastAsia="仿宋_GB2312" w:hAnsi="Times New Roman" w:cs="Times New Roman"/>
                <w:sz w:val="18"/>
                <w:szCs w:val="18"/>
                <w:rPrChange w:id="5266" w:author="Xuning Wei12232" w:date="2026-10-24T11:11:00Z">
                  <w:rPr/>
                </w:rPrChange>
              </w:rPr>
              <w:t>Bubble with nitrogen, after s</w:t>
            </w:r>
            <w:r>
              <w:rPr>
                <w:rFonts w:ascii="Times New Roman" w:eastAsia="仿宋_GB2312" w:hAnsi="Times New Roman" w:cs="Times New Roman"/>
                <w:color w:val="0000FF"/>
                <w:sz w:val="18"/>
                <w:szCs w:val="18"/>
                <w:rPrChange w:id="5267" w:author="Xuning Wei12232" w:date="2026-10-24T11:11:00Z">
                  <w:rPr>
                    <w:color w:val="0000FF"/>
                  </w:rPr>
                </w:rPrChange>
              </w:rPr>
              <w:t>tirring, turn off the nitrogen</w:t>
            </w:r>
            <w:r>
              <w:rPr>
                <w:rFonts w:ascii="Times New Roman" w:eastAsia="仿宋_GB2312" w:hAnsi="Times New Roman" w:cs="Times New Roman"/>
                <w:sz w:val="18"/>
                <w:szCs w:val="18"/>
                <w:rPrChange w:id="5268" w:author="Xuning Wei12232" w:date="2026-10-24T11:11:00Z">
                  <w:rPr/>
                </w:rPrChange>
              </w:rPr>
              <w:t xml:space="preserve">. Drain until there is no obvious drip. </w:t>
            </w:r>
          </w:p>
          <w:p w14:paraId="5B8D9E1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269"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03A1DCE3" w14:textId="77777777">
        <w:trPr>
          <w:trHeight w:val="20"/>
        </w:trPr>
        <w:tc>
          <w:tcPr>
            <w:tcW w:w="310" w:type="pct"/>
            <w:tcMar>
              <w:top w:w="57" w:type="dxa"/>
              <w:left w:w="85" w:type="dxa"/>
              <w:bottom w:w="57" w:type="dxa"/>
              <w:right w:w="85" w:type="dxa"/>
            </w:tcMar>
            <w:vAlign w:val="center"/>
          </w:tcPr>
          <w:p w14:paraId="330415F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ECA88B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Leu</w:t>
            </w:r>
            <w:proofErr w:type="spellEnd"/>
            <w:r>
              <w:rPr>
                <w:rFonts w:ascii="Times New Roman" w:eastAsia="仿宋_GB2312" w:hAnsi="Times New Roman" w:cs="Times New Roman"/>
                <w:sz w:val="18"/>
                <w:szCs w:val="18"/>
                <w:lang w:eastAsia="zh-CN"/>
              </w:rPr>
              <w:t xml:space="preserve">-OH </w:t>
            </w:r>
          </w:p>
          <w:p w14:paraId="7AEC410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activation and transfer</w:t>
            </w:r>
          </w:p>
        </w:tc>
        <w:tc>
          <w:tcPr>
            <w:tcW w:w="3909" w:type="pct"/>
            <w:tcMar>
              <w:top w:w="57" w:type="dxa"/>
              <w:left w:w="85" w:type="dxa"/>
              <w:bottom w:w="57" w:type="dxa"/>
              <w:right w:w="85" w:type="dxa"/>
            </w:tcMar>
            <w:vAlign w:val="center"/>
          </w:tcPr>
          <w:p w14:paraId="5487943D" w14:textId="77777777" w:rsidR="007617DE" w:rsidRDefault="00AE300B" w:rsidP="007617DE">
            <w:pPr>
              <w:pStyle w:val="aff7"/>
              <w:widowControl w:val="0"/>
              <w:numPr>
                <w:ilvl w:val="0"/>
                <w:numId w:val="71"/>
              </w:numPr>
              <w:spacing w:beforeLines="50" w:before="120" w:afterLines="50" w:after="120"/>
              <w:jc w:val="both"/>
              <w:rPr>
                <w:ins w:id="5270" w:author="Xuning Wei12232" w:date="2026-10-20T15:17:00Z"/>
                <w:rFonts w:ascii="Times New Roman" w:eastAsia="等线" w:hAnsi="Times New Roman" w:cs="Times New Roman"/>
                <w:sz w:val="18"/>
                <w:szCs w:val="18"/>
              </w:rPr>
              <w:pPrChange w:id="5271" w:author="Xuning Wei12232" w:date="2026-10-20T15:17:00Z">
                <w:pPr>
                  <w:widowControl w:val="0"/>
                  <w:spacing w:beforeLines="50" w:before="120" w:afterLines="50" w:after="120"/>
                  <w:contextualSpacing/>
                </w:pPr>
              </w:pPrChange>
            </w:pPr>
            <w:del w:id="5272" w:author="Xuning Wei12232" w:date="2026-10-20T15:16:00Z">
              <w:r>
                <w:rPr>
                  <w:rFonts w:ascii="Times New Roman" w:eastAsia="等线" w:hAnsi="Times New Roman" w:cs="Times New Roman"/>
                  <w:sz w:val="18"/>
                  <w:szCs w:val="18"/>
                  <w:rPrChange w:id="5273" w:author="Xuning Wei12232" w:date="2026-10-24T11:11:00Z">
                    <w:rPr/>
                  </w:rPrChange>
                </w:rPr>
                <w:delText xml:space="preserve">1. </w:delText>
              </w:r>
            </w:del>
            <w:r>
              <w:rPr>
                <w:rFonts w:ascii="Times New Roman" w:eastAsia="等线" w:hAnsi="Times New Roman" w:cs="Times New Roman"/>
                <w:sz w:val="18"/>
                <w:szCs w:val="18"/>
                <w:rPrChange w:id="5274" w:author="Xuning Wei12232" w:date="2026-10-24T11:11:00Z">
                  <w:rPr/>
                </w:rPrChange>
              </w:rPr>
              <w:t>Add</w:t>
            </w:r>
            <w:ins w:id="5275" w:author="Xuning Wei12232" w:date="2026-10-20T21:15:00Z">
              <w:r>
                <w:rPr>
                  <w:rFonts w:ascii="Times New Roman" w:eastAsia="等线" w:hAnsi="Times New Roman" w:cs="Times New Roman"/>
                  <w:color w:val="000000" w:themeColor="text1"/>
                  <w:sz w:val="18"/>
                  <w:szCs w:val="18"/>
                  <w:lang w:eastAsia="zh-CN"/>
                  <w:rPrChange w:id="5276" w:author="Xuning Wei12232" w:date="2026-10-24T11:11:00Z">
                    <w:rPr>
                      <w:rFonts w:ascii="Times New Roman" w:eastAsia="等线" w:hAnsi="Times New Roman" w:cs="Times New Roman"/>
                      <w:color w:val="000000" w:themeColor="text1"/>
                      <w:sz w:val="18"/>
                      <w:szCs w:val="18"/>
                      <w:highlight w:val="cyan"/>
                      <w:lang w:eastAsia="zh-CN"/>
                    </w:rPr>
                  </w:rPrChange>
                </w:rPr>
                <w:t xml:space="preserve"> DMF (5.0 V, 4.74 kg/kg)</w:t>
              </w:r>
            </w:ins>
            <w:del w:id="5277" w:author="Xuning Wei12232" w:date="2026-10-20T21:15:00Z">
              <w:r>
                <w:rPr>
                  <w:rFonts w:ascii="Times New Roman" w:eastAsia="等线" w:hAnsi="Times New Roman" w:cs="Times New Roman"/>
                  <w:sz w:val="18"/>
                  <w:szCs w:val="18"/>
                  <w:rPrChange w:id="5278" w:author="Xuning Wei12232" w:date="2026-10-24T11:11:00Z">
                    <w:rPr/>
                  </w:rPrChange>
                </w:rPr>
                <w:delText xml:space="preserve"> </w:delText>
              </w:r>
            </w:del>
            <w:del w:id="5279" w:author="Xuning Wei12232" w:date="2026-10-20T08:15:00Z">
              <w:r>
                <w:rPr>
                  <w:rFonts w:ascii="Times New Roman" w:eastAsia="等线" w:hAnsi="Times New Roman" w:cs="Times New Roman"/>
                  <w:sz w:val="18"/>
                  <w:szCs w:val="18"/>
                  <w:lang w:eastAsia="zh-CN"/>
                  <w:rPrChange w:id="5280" w:author="Xuning Wei12232" w:date="2026-10-24T11:11:00Z">
                    <w:rPr>
                      <w:lang w:eastAsia="zh-CN"/>
                    </w:rPr>
                  </w:rPrChange>
                </w:rPr>
                <w:delText>5.0 V DMF (4.740 kg/kg)</w:delText>
              </w:r>
              <w:r>
                <w:rPr>
                  <w:rFonts w:ascii="Times New Roman" w:eastAsia="等线" w:hAnsi="Times New Roman" w:cs="Times New Roman"/>
                  <w:sz w:val="18"/>
                  <w:szCs w:val="18"/>
                  <w:rPrChange w:id="5281" w:author="Xuning Wei12232" w:date="2026-10-24T11:11:00Z">
                    <w:rPr/>
                  </w:rPrChange>
                </w:rPr>
                <w:delText xml:space="preserve"> </w:delText>
              </w:r>
            </w:del>
            <w:ins w:id="5282" w:author="Xuning Wei12232" w:date="2026-10-20T08:15:00Z">
              <w:r>
                <w:rPr>
                  <w:rFonts w:ascii="Times New Roman" w:eastAsia="等线" w:hAnsi="Times New Roman" w:cs="Times New Roman"/>
                  <w:sz w:val="18"/>
                  <w:szCs w:val="18"/>
                  <w:lang w:eastAsia="zh-CN"/>
                  <w:rPrChange w:id="5283" w:author="Xuning Wei12232" w:date="2026-10-24T11:11:00Z">
                    <w:rPr>
                      <w:lang w:eastAsia="zh-CN"/>
                    </w:rPr>
                  </w:rPrChange>
                </w:rPr>
                <w:t xml:space="preserve"> </w:t>
              </w:r>
            </w:ins>
            <w:r>
              <w:rPr>
                <w:rFonts w:ascii="Times New Roman" w:eastAsia="等线" w:hAnsi="Times New Roman" w:cs="Times New Roman"/>
                <w:sz w:val="18"/>
                <w:szCs w:val="18"/>
                <w:rPrChange w:id="5284" w:author="Xuning Wei12232" w:date="2026-10-24T11:11:00Z">
                  <w:rPr/>
                </w:rPrChange>
              </w:rPr>
              <w:t xml:space="preserve">into </w:t>
            </w:r>
            <w:r>
              <w:rPr>
                <w:rFonts w:ascii="Times New Roman" w:eastAsia="仿宋_GB2312" w:hAnsi="Times New Roman" w:cs="Times New Roman"/>
                <w:sz w:val="18"/>
                <w:szCs w:val="18"/>
                <w:rPrChange w:id="5285"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5286" w:author="Xuning Wei12232" w:date="2026-10-24T11:11:00Z">
                  <w:rPr>
                    <w:rFonts w:eastAsia="仿宋_GB2312"/>
                    <w:lang w:eastAsia="zh-CN"/>
                  </w:rPr>
                </w:rPrChange>
              </w:rPr>
              <w:t>-R01</w:t>
            </w:r>
            <w:r>
              <w:rPr>
                <w:rFonts w:ascii="Times New Roman" w:eastAsia="等线" w:hAnsi="Times New Roman" w:cs="Times New Roman"/>
                <w:sz w:val="18"/>
                <w:szCs w:val="18"/>
                <w:rPrChange w:id="5287" w:author="Xuning Wei12232" w:date="2026-10-24T11:11:00Z">
                  <w:rPr/>
                </w:rPrChange>
              </w:rPr>
              <w:t xml:space="preserve">. Start the </w:t>
            </w:r>
            <w:r>
              <w:rPr>
                <w:rFonts w:ascii="Times New Roman" w:eastAsia="等线" w:hAnsi="Times New Roman" w:cs="Times New Roman"/>
                <w:color w:val="0000FF"/>
                <w:sz w:val="18"/>
                <w:szCs w:val="18"/>
                <w:rPrChange w:id="5288" w:author="Xuning Wei12232" w:date="2026-10-24T11:11:00Z">
                  <w:rPr>
                    <w:color w:val="0000FF"/>
                  </w:rPr>
                </w:rPrChange>
              </w:rPr>
              <w:t>agitator</w:t>
            </w:r>
            <w:r>
              <w:rPr>
                <w:rFonts w:ascii="Times New Roman" w:eastAsia="等线" w:hAnsi="Times New Roman" w:cs="Times New Roman"/>
                <w:sz w:val="18"/>
                <w:szCs w:val="18"/>
                <w:rPrChange w:id="5289" w:author="Xuning Wei12232" w:date="2026-10-24T11:11:00Z">
                  <w:rPr/>
                </w:rPrChange>
              </w:rPr>
              <w:t xml:space="preserve">. </w:t>
            </w:r>
          </w:p>
          <w:p w14:paraId="704EDB2C" w14:textId="77777777" w:rsidR="007617DE" w:rsidRPr="007617DE" w:rsidRDefault="00AE300B" w:rsidP="007617DE">
            <w:pPr>
              <w:pStyle w:val="aff7"/>
              <w:widowControl w:val="0"/>
              <w:numPr>
                <w:ilvl w:val="0"/>
                <w:numId w:val="71"/>
              </w:numPr>
              <w:spacing w:beforeLines="50" w:before="120" w:afterLines="50" w:after="120"/>
              <w:jc w:val="both"/>
              <w:rPr>
                <w:ins w:id="5290" w:author="Xuning Wei12232" w:date="2026-10-20T21:17:00Z"/>
                <w:rFonts w:ascii="Times New Roman" w:eastAsia="仿宋_GB2312" w:hAnsi="Times New Roman" w:cs="Times New Roman"/>
                <w:color w:val="000000" w:themeColor="text1"/>
                <w:sz w:val="18"/>
                <w:szCs w:val="18"/>
                <w:rPrChange w:id="5291" w:author="Xuning Wei12232" w:date="2026-10-24T11:11:00Z">
                  <w:rPr>
                    <w:ins w:id="5292" w:author="Xuning Wei12232" w:date="2026-10-20T21:17:00Z"/>
                    <w:rFonts w:ascii="Times New Roman" w:eastAsia="等线" w:hAnsi="Times New Roman" w:cs="Times New Roman"/>
                    <w:color w:val="000000" w:themeColor="text1"/>
                    <w:sz w:val="18"/>
                    <w:szCs w:val="18"/>
                  </w:rPr>
                </w:rPrChange>
              </w:rPr>
              <w:pPrChange w:id="5293" w:author="Xuning Wei12232" w:date="2026-10-20T15:17:00Z">
                <w:pPr>
                  <w:widowControl w:val="0"/>
                  <w:spacing w:beforeLines="50" w:before="120" w:afterLines="50" w:after="120"/>
                  <w:contextualSpacing/>
                </w:pPr>
              </w:pPrChange>
            </w:pPr>
            <w:del w:id="5294" w:author="Xuning Wei12232" w:date="2026-10-20T15:17:00Z">
              <w:r>
                <w:rPr>
                  <w:rFonts w:ascii="Times New Roman" w:eastAsia="等线" w:hAnsi="Times New Roman" w:cs="Times New Roman"/>
                  <w:sz w:val="18"/>
                  <w:szCs w:val="18"/>
                  <w:rPrChange w:id="5295" w:author="Xuning Wei12232" w:date="2026-10-24T11:11:00Z">
                    <w:rPr/>
                  </w:rPrChange>
                </w:rPr>
                <w:br/>
              </w:r>
            </w:del>
            <w:ins w:id="5296" w:author="Xuning Wei12232" w:date="2026-10-20T08:50:00Z">
              <w:r>
                <w:rPr>
                  <w:rFonts w:ascii="Times New Roman" w:eastAsia="等线" w:hAnsi="Times New Roman" w:cs="Times New Roman"/>
                  <w:sz w:val="18"/>
                  <w:szCs w:val="18"/>
                  <w:lang w:eastAsia="zh-CN"/>
                  <w:rPrChange w:id="5297" w:author="Xuning Wei12232" w:date="2026-10-24T11:11:00Z">
                    <w:rPr>
                      <w:lang w:eastAsia="zh-CN"/>
                    </w:rPr>
                  </w:rPrChange>
                </w:rPr>
                <w:t>Adjust</w:t>
              </w:r>
              <w:r>
                <w:rPr>
                  <w:rFonts w:ascii="Times New Roman" w:eastAsia="等线" w:hAnsi="Times New Roman" w:cs="Times New Roman"/>
                  <w:bCs w:val="0"/>
                  <w:sz w:val="18"/>
                  <w:szCs w:val="18"/>
                  <w:rPrChange w:id="5298" w:author="Xuning Wei12232" w:date="2026-10-24T11:11:00Z">
                    <w:rPr/>
                  </w:rPrChange>
                </w:rPr>
                <w:t xml:space="preserve"> the</w:t>
              </w:r>
            </w:ins>
            <w:ins w:id="5299" w:author="Xuning Wei12232" w:date="2026-10-24T11:09:00Z">
              <w:r>
                <w:rPr>
                  <w:rFonts w:ascii="Times New Roman" w:eastAsia="仿宋_GB2312" w:hAnsi="Times New Roman" w:cs="Times New Roman"/>
                  <w:color w:val="FF0000"/>
                  <w:sz w:val="18"/>
                  <w:szCs w:val="18"/>
                  <w:rPrChange w:id="5300"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5301" w:author="Xuning Wei12232" w:date="2026-10-20T08:50:00Z">
              <w:r>
                <w:rPr>
                  <w:rFonts w:ascii="Times New Roman" w:eastAsia="等线" w:hAnsi="Times New Roman" w:cs="Times New Roman"/>
                  <w:bCs w:val="0"/>
                  <w:sz w:val="18"/>
                  <w:szCs w:val="18"/>
                  <w:rPrChange w:id="5302" w:author="Xuning Wei12232" w:date="2026-10-24T11:11:00Z">
                    <w:rPr/>
                  </w:rPrChange>
                </w:rPr>
                <w:t xml:space="preserve"> to</w:t>
              </w:r>
            </w:ins>
            <w:ins w:id="5303" w:author="Xuning Wei12232" w:date="2026-10-20T21:17:00Z">
              <w:r>
                <w:rPr>
                  <w:rFonts w:ascii="Times New Roman" w:eastAsia="等线" w:hAnsi="Times New Roman" w:cs="Times New Roman"/>
                  <w:bCs w:val="0"/>
                  <w:sz w:val="18"/>
                  <w:szCs w:val="18"/>
                </w:rPr>
                <w:t xml:space="preserve"> </w:t>
              </w:r>
              <w:r>
                <w:rPr>
                  <w:rFonts w:ascii="Times New Roman" w:eastAsia="等线" w:hAnsi="Times New Roman" w:cs="Times New Roman"/>
                  <w:bCs w:val="0"/>
                  <w:sz w:val="18"/>
                  <w:szCs w:val="18"/>
                  <w:lang w:eastAsia="zh-CN"/>
                  <w:rPrChange w:id="5304"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5305" w:author="Xuning Wei12232" w:date="2026-10-24T10:48:00Z">
              <w:r>
                <w:rPr>
                  <w:rFonts w:ascii="Times New Roman" w:eastAsia="等线" w:hAnsi="Times New Roman" w:cs="Times New Roman"/>
                  <w:bCs w:val="0"/>
                  <w:sz w:val="18"/>
                  <w:szCs w:val="18"/>
                  <w:lang w:eastAsia="zh-CN"/>
                </w:rPr>
                <w:t>target: 20.0 °C</w:t>
              </w:r>
            </w:ins>
            <w:ins w:id="5306" w:author="Xuning Wei12232" w:date="2026-10-20T21:17: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color w:val="FF0000"/>
                  <w:sz w:val="18"/>
                  <w:szCs w:val="18"/>
                </w:rPr>
                <w:t xml:space="preserve"> </w:t>
              </w:r>
            </w:ins>
            <w:del w:id="5307" w:author="Xuning Wei12232" w:date="2026-10-20T08:50:00Z">
              <w:r>
                <w:rPr>
                  <w:rFonts w:ascii="Times New Roman" w:eastAsia="等线" w:hAnsi="Times New Roman" w:cs="Times New Roman"/>
                  <w:sz w:val="18"/>
                  <w:szCs w:val="18"/>
                </w:rPr>
                <w:delText>2</w:delText>
              </w:r>
            </w:del>
            <w:del w:id="5308" w:author="Xuning Wei12232" w:date="2026-10-20T15:17:00Z">
              <w:r>
                <w:rPr>
                  <w:rFonts w:ascii="Times New Roman" w:eastAsia="等线" w:hAnsi="Times New Roman" w:cs="Times New Roman"/>
                  <w:sz w:val="18"/>
                  <w:szCs w:val="18"/>
                </w:rPr>
                <w:delText xml:space="preserve">. </w:delText>
              </w:r>
            </w:del>
          </w:p>
          <w:p w14:paraId="1C3B2039" w14:textId="77777777" w:rsidR="007617DE" w:rsidRPr="007617DE" w:rsidRDefault="00AE300B" w:rsidP="007617DE">
            <w:pPr>
              <w:pStyle w:val="aff7"/>
              <w:widowControl w:val="0"/>
              <w:numPr>
                <w:ilvl w:val="0"/>
                <w:numId w:val="71"/>
              </w:numPr>
              <w:spacing w:beforeLines="50" w:before="120" w:afterLines="50" w:after="120"/>
              <w:jc w:val="both"/>
              <w:rPr>
                <w:ins w:id="5309" w:author="Xuning Wei12232" w:date="2026-10-20T15:17:00Z"/>
                <w:rFonts w:ascii="Times New Roman" w:eastAsia="仿宋_GB2312" w:hAnsi="Times New Roman" w:cs="Times New Roman"/>
                <w:color w:val="000000" w:themeColor="text1"/>
                <w:sz w:val="18"/>
                <w:szCs w:val="18"/>
                <w:lang w:eastAsia="zh-CN"/>
                <w:rPrChange w:id="5310" w:author="Xuning Wei12232" w:date="2026-10-24T11:11:00Z">
                  <w:rPr>
                    <w:ins w:id="5311" w:author="Xuning Wei12232" w:date="2026-10-20T15:17:00Z"/>
                    <w:rFonts w:ascii="Times New Roman" w:eastAsia="等线" w:hAnsi="Times New Roman" w:cs="Times New Roman"/>
                    <w:color w:val="000000" w:themeColor="text1"/>
                    <w:sz w:val="18"/>
                    <w:szCs w:val="18"/>
                    <w:lang w:eastAsia="zh-CN"/>
                  </w:rPr>
                </w:rPrChange>
              </w:rPr>
              <w:pPrChange w:id="5312"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del w:id="5313" w:author="Xuning Wei12232" w:date="2026-10-20T08:16:00Z">
              <w:r>
                <w:rPr>
                  <w:rFonts w:ascii="Times New Roman" w:eastAsia="等线" w:hAnsi="Times New Roman" w:cs="Times New Roman"/>
                  <w:sz w:val="18"/>
                  <w:szCs w:val="18"/>
                </w:rPr>
                <w:delText>2.0 eq.</w:delText>
              </w:r>
              <w:r>
                <w:rPr>
                  <w:rFonts w:ascii="Times New Roman" w:eastAsia="等线" w:hAnsi="Times New Roman" w:cs="Times New Roman"/>
                  <w:sz w:val="18"/>
                  <w:szCs w:val="18"/>
                  <w:lang w:eastAsia="zh-CN"/>
                </w:rPr>
                <w:delText xml:space="preserve"> </w:delText>
              </w:r>
              <w:r>
                <w:rPr>
                  <w:rFonts w:ascii="Times New Roman" w:eastAsia="仿宋_GB2312" w:hAnsi="Times New Roman" w:cs="Times New Roman"/>
                  <w:sz w:val="18"/>
                  <w:szCs w:val="18"/>
                  <w:lang w:eastAsia="zh-CN"/>
                </w:rPr>
                <w:delText>Fmoc-L-Leu-OH</w:delText>
              </w:r>
            </w:del>
            <w:proofErr w:type="spellStart"/>
            <w:ins w:id="5314" w:author="Xuning Wei12232" w:date="2026-10-20T08:16:00Z">
              <w:r>
                <w:rPr>
                  <w:rFonts w:ascii="Times New Roman" w:eastAsia="等线" w:hAnsi="Times New Roman" w:cs="Times New Roman"/>
                  <w:sz w:val="18"/>
                  <w:szCs w:val="18"/>
                </w:rPr>
                <w:t>Fmoc</w:t>
              </w:r>
              <w:proofErr w:type="spellEnd"/>
              <w:r>
                <w:rPr>
                  <w:rFonts w:ascii="Times New Roman" w:eastAsia="等线" w:hAnsi="Times New Roman" w:cs="Times New Roman"/>
                  <w:sz w:val="18"/>
                  <w:szCs w:val="18"/>
                </w:rPr>
                <w:t>-L-</w:t>
              </w:r>
              <w:proofErr w:type="spellStart"/>
              <w:r>
                <w:rPr>
                  <w:rFonts w:ascii="Times New Roman" w:eastAsia="等线" w:hAnsi="Times New Roman" w:cs="Times New Roman"/>
                  <w:sz w:val="18"/>
                  <w:szCs w:val="18"/>
                </w:rPr>
                <w:t>Leu</w:t>
              </w:r>
              <w:proofErr w:type="spellEnd"/>
              <w:r>
                <w:rPr>
                  <w:rFonts w:ascii="Times New Roman" w:eastAsia="等线" w:hAnsi="Times New Roman" w:cs="Times New Roman"/>
                  <w:sz w:val="18"/>
                  <w:szCs w:val="18"/>
                </w:rPr>
                <w:t>-OH (2.0</w:t>
              </w:r>
            </w:ins>
            <w:ins w:id="5315" w:author="Xuning Wei12232" w:date="2026-10-22T13:17:00Z">
              <w:r>
                <w:rPr>
                  <w:rFonts w:ascii="Times New Roman" w:eastAsia="等线" w:hAnsi="Times New Roman" w:cs="Times New Roman"/>
                  <w:color w:val="000000" w:themeColor="text1"/>
                  <w:sz w:val="18"/>
                  <w:szCs w:val="18"/>
                  <w:rPrChange w:id="5316" w:author="Xuning Wei12232" w:date="2026-10-24T11:11:00Z">
                    <w:rPr>
                      <w:rFonts w:ascii="Times New Roman" w:eastAsia="等线" w:hAnsi="Times New Roman" w:cs="Times New Roman"/>
                      <w:color w:val="000000" w:themeColor="text1"/>
                      <w:sz w:val="18"/>
                      <w:szCs w:val="18"/>
                      <w:highlight w:val="lightGray"/>
                    </w:rPr>
                  </w:rPrChange>
                </w:rPr>
                <w:t>0</w:t>
              </w:r>
            </w:ins>
            <w:ins w:id="5317" w:author="Xuning Wei12232" w:date="2026-10-20T08:16: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rPr>
                <w:t>)</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5318" w:author="Xuning Wei12232" w:date="2026-10-18T22:31:00Z">
              <w:r>
                <w:rPr>
                  <w:rFonts w:ascii="Times New Roman" w:eastAsia="等线" w:hAnsi="Times New Roman" w:cs="Times New Roman"/>
                  <w:color w:val="0000FF"/>
                  <w:sz w:val="18"/>
                  <w:szCs w:val="18"/>
                </w:rPr>
                <w:delText>Stir at least 15minutes.</w:delText>
              </w:r>
            </w:del>
            <w:ins w:id="5319" w:author="Xuning Wei12232" w:date="2026-10-20T22:21:00Z">
              <w:r>
                <w:rPr>
                  <w:rFonts w:ascii="Times New Roman" w:eastAsia="等线" w:hAnsi="Times New Roman" w:cs="Times New Roman"/>
                  <w:sz w:val="18"/>
                  <w:szCs w:val="18"/>
                </w:rPr>
                <w:t>Stir at least 15minutes at 20.0 ± 5.0 °C (</w:t>
              </w:r>
            </w:ins>
            <w:ins w:id="5320" w:author="Xuning Wei12232" w:date="2026-10-24T10:48:00Z">
              <w:r>
                <w:rPr>
                  <w:rFonts w:ascii="Times New Roman" w:eastAsia="等线" w:hAnsi="Times New Roman" w:cs="Times New Roman"/>
                  <w:sz w:val="18"/>
                  <w:szCs w:val="18"/>
                </w:rPr>
                <w:t>target: 20.0 °C</w:t>
              </w:r>
            </w:ins>
            <w:ins w:id="5321" w:author="Xuning Wei12232" w:date="2026-10-20T22:21:00Z">
              <w:r>
                <w:rPr>
                  <w:rFonts w:ascii="Times New Roman" w:eastAsia="等线" w:hAnsi="Times New Roman" w:cs="Times New Roman"/>
                  <w:sz w:val="18"/>
                  <w:szCs w:val="18"/>
                </w:rPr>
                <w:t>)</w:t>
              </w:r>
              <w:proofErr w:type="gramStart"/>
              <w:r>
                <w:rPr>
                  <w:rFonts w:ascii="Times New Roman" w:eastAsia="等线" w:hAnsi="Times New Roman" w:cs="Times New Roman"/>
                  <w:sz w:val="18"/>
                  <w:szCs w:val="18"/>
                </w:rPr>
                <w:t>.</w:t>
              </w:r>
            </w:ins>
            <w:ins w:id="5322" w:author="Xuning Wei12232" w:date="2026-10-18T22:31:00Z">
              <w:r>
                <w:rPr>
                  <w:rFonts w:ascii="Times New Roman" w:eastAsia="等线" w:hAnsi="Times New Roman" w:cs="Times New Roman"/>
                  <w:color w:val="FF0000"/>
                  <w:sz w:val="18"/>
                  <w:szCs w:val="18"/>
                </w:rPr>
                <w:t>,</w:t>
              </w:r>
              <w:proofErr w:type="gramEnd"/>
              <w:r>
                <w:rPr>
                  <w:rFonts w:ascii="Times New Roman" w:eastAsia="等线" w:hAnsi="Times New Roman" w:cs="Times New Roman"/>
                  <w:color w:val="FF0000"/>
                  <w:sz w:val="18"/>
                  <w:szCs w:val="18"/>
                </w:rPr>
                <w:t xml:space="preserve"> Confirm no visible solids and later use.</w:t>
              </w:r>
            </w:ins>
            <w:del w:id="5323" w:author="Xuning Wei12232" w:date="2026-10-20T08:50:00Z">
              <w:r>
                <w:rPr>
                  <w:rFonts w:ascii="Times New Roman" w:eastAsia="等线" w:hAnsi="Times New Roman" w:cs="Times New Roman"/>
                  <w:sz w:val="18"/>
                  <w:szCs w:val="18"/>
                </w:rPr>
                <w:br/>
              </w:r>
              <w:r>
                <w:rPr>
                  <w:rFonts w:ascii="Times New Roman" w:eastAsia="等线" w:hAnsi="Times New Roman" w:cs="Times New Roman"/>
                  <w:sz w:val="18"/>
                  <w:szCs w:val="18"/>
                  <w:lang w:eastAsia="zh-CN"/>
                </w:rPr>
                <w:delText>3. Adjust</w:delText>
              </w:r>
              <w:r>
                <w:rPr>
                  <w:rFonts w:ascii="Times New Roman" w:eastAsia="等线" w:hAnsi="Times New Roman" w:cs="Times New Roman"/>
                  <w:bCs w:val="0"/>
                  <w:sz w:val="18"/>
                  <w:szCs w:val="18"/>
                </w:rPr>
                <w:delText xml:space="preserve"> the mixture to </w:delText>
              </w:r>
              <w:r>
                <w:rPr>
                  <w:rFonts w:ascii="Times New Roman" w:eastAsia="等线" w:hAnsi="Times New Roman" w:cs="Times New Roman"/>
                  <w:bCs w:val="0"/>
                  <w:sz w:val="18"/>
                  <w:szCs w:val="18"/>
                  <w:lang w:eastAsia="zh-CN"/>
                </w:rPr>
                <w:delText>20 ± 5 °C (target: 20 °C)</w:delText>
              </w:r>
              <w:r>
                <w:rPr>
                  <w:rFonts w:ascii="Times New Roman" w:eastAsia="等线" w:hAnsi="Times New Roman" w:cs="Times New Roman"/>
                  <w:sz w:val="18"/>
                  <w:szCs w:val="18"/>
                </w:rPr>
                <w:delText xml:space="preserve">. Maintain for next operation at </w:delText>
              </w:r>
              <w:r>
                <w:rPr>
                  <w:rFonts w:ascii="Times New Roman" w:eastAsia="等线" w:hAnsi="Times New Roman" w:cs="Times New Roman"/>
                  <w:sz w:val="18"/>
                  <w:szCs w:val="18"/>
                  <w:lang w:eastAsia="zh-CN"/>
                </w:rPr>
                <w:delText xml:space="preserve">20 ± 5 °C (target: </w:delText>
              </w:r>
              <w:r>
                <w:rPr>
                  <w:rFonts w:ascii="Times New Roman" w:eastAsia="等线" w:hAnsi="Times New Roman" w:cs="Times New Roman"/>
                  <w:bCs w:val="0"/>
                  <w:sz w:val="18"/>
                  <w:szCs w:val="18"/>
                  <w:lang w:eastAsia="zh-CN"/>
                </w:rPr>
                <w:delText>20 °C</w:delText>
              </w:r>
              <w:r>
                <w:rPr>
                  <w:rFonts w:ascii="Times New Roman" w:eastAsia="等线" w:hAnsi="Times New Roman" w:cs="Times New Roman"/>
                  <w:sz w:val="18"/>
                  <w:szCs w:val="18"/>
                  <w:lang w:eastAsia="zh-CN"/>
                </w:rPr>
                <w:delText>)</w:delText>
              </w:r>
            </w:del>
            <w:del w:id="5324" w:author="Xuning Wei12232" w:date="2026-10-20T15:17:00Z">
              <w:r>
                <w:rPr>
                  <w:rFonts w:ascii="Times New Roman" w:eastAsia="等线" w:hAnsi="Times New Roman" w:cs="Times New Roman"/>
                  <w:sz w:val="18"/>
                  <w:szCs w:val="18"/>
                  <w:lang w:eastAsia="zh-CN"/>
                </w:rPr>
                <w:br/>
                <w:delText xml:space="preserve">4. </w:delText>
              </w:r>
            </w:del>
          </w:p>
          <w:p w14:paraId="234FDA4A" w14:textId="77777777" w:rsidR="007617DE" w:rsidRPr="007617DE" w:rsidRDefault="00AE300B" w:rsidP="007617DE">
            <w:pPr>
              <w:pStyle w:val="aff7"/>
              <w:widowControl w:val="0"/>
              <w:numPr>
                <w:ilvl w:val="0"/>
                <w:numId w:val="71"/>
              </w:numPr>
              <w:spacing w:beforeLines="50" w:before="120" w:afterLines="50" w:after="120"/>
              <w:jc w:val="both"/>
              <w:rPr>
                <w:ins w:id="5325" w:author="Xuning Wei12232" w:date="2026-10-20T15:17:00Z"/>
                <w:rFonts w:ascii="Times New Roman" w:eastAsia="仿宋_GB2312" w:hAnsi="Times New Roman" w:cs="Times New Roman"/>
                <w:color w:val="000000" w:themeColor="text1"/>
                <w:sz w:val="18"/>
                <w:szCs w:val="18"/>
                <w:rPrChange w:id="5326" w:author="Xuning Wei12232" w:date="2026-10-24T11:11:00Z">
                  <w:rPr>
                    <w:ins w:id="5327" w:author="Xuning Wei12232" w:date="2026-10-20T15:17:00Z"/>
                    <w:rFonts w:ascii="Times New Roman" w:eastAsia="等线" w:hAnsi="Times New Roman" w:cs="Times New Roman"/>
                    <w:color w:val="000000" w:themeColor="text1"/>
                    <w:sz w:val="18"/>
                    <w:szCs w:val="18"/>
                  </w:rPr>
                </w:rPrChange>
              </w:rPr>
              <w:pPrChange w:id="5328"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proofErr w:type="spellStart"/>
            <w:ins w:id="5329" w:author="Xuning Wei12232" w:date="2026-10-20T21:20:00Z">
              <w:r>
                <w:rPr>
                  <w:rFonts w:ascii="Times New Roman" w:eastAsia="等线" w:hAnsi="Times New Roman" w:cs="Times New Roman"/>
                  <w:bCs w:val="0"/>
                  <w:color w:val="FF0000"/>
                  <w:sz w:val="18"/>
                  <w:szCs w:val="18"/>
                </w:rPr>
                <w:t>OxymaPure</w:t>
              </w:r>
              <w:proofErr w:type="spellEnd"/>
              <w:r>
                <w:rPr>
                  <w:rFonts w:ascii="Times New Roman" w:eastAsia="等线" w:hAnsi="Times New Roman" w:cs="Times New Roman"/>
                  <w:bCs w:val="0"/>
                  <w:color w:val="FF0000"/>
                  <w:sz w:val="18"/>
                  <w:szCs w:val="18"/>
                </w:rPr>
                <w:t xml:space="preserve"> (</w:t>
              </w:r>
              <w:r>
                <w:rPr>
                  <w:rFonts w:ascii="Times New Roman" w:eastAsia="等线" w:hAnsi="Times New Roman" w:cs="Times New Roman"/>
                  <w:color w:val="FF0000"/>
                  <w:sz w:val="18"/>
                  <w:szCs w:val="18"/>
                </w:rPr>
                <w:t>2.0</w:t>
              </w:r>
            </w:ins>
            <w:ins w:id="5330" w:author="Xuning Wei12232" w:date="2026-10-22T10:28:00Z">
              <w:r>
                <w:rPr>
                  <w:rFonts w:ascii="Times New Roman" w:eastAsia="等线" w:hAnsi="Times New Roman" w:cs="Times New Roman"/>
                  <w:color w:val="FF0000"/>
                  <w:sz w:val="18"/>
                  <w:szCs w:val="18"/>
                </w:rPr>
                <w:t>0</w:t>
              </w:r>
            </w:ins>
            <w:ins w:id="5331" w:author="Xuning Wei12232" w:date="2026-10-20T21:20: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5332" w:author="Xuning Wei12232" w:date="2026-10-24T11:11:00Z">
                    <w:rPr>
                      <w:rFonts w:ascii="Times New Roman" w:eastAsia="等线" w:hAnsi="Times New Roman" w:cs="Times New Roman"/>
                      <w:color w:val="000000" w:themeColor="text1"/>
                      <w:sz w:val="18"/>
                      <w:szCs w:val="18"/>
                      <w:highlight w:val="cyan"/>
                    </w:rPr>
                  </w:rPrChange>
                </w:rPr>
                <w:t>DMF (2.0 V, 1.9</w:t>
              </w:r>
            </w:ins>
            <w:ins w:id="5333" w:author="Xuning Wei12232" w:date="2026-10-23T16:07:00Z">
              <w:r>
                <w:rPr>
                  <w:rFonts w:ascii="Times New Roman" w:eastAsia="等线" w:hAnsi="Times New Roman" w:cs="Times New Roman"/>
                  <w:color w:val="000000" w:themeColor="text1"/>
                  <w:sz w:val="18"/>
                  <w:szCs w:val="18"/>
                  <w:rPrChange w:id="5334" w:author="Xuning Wei12232" w:date="2026-10-24T11:11:00Z">
                    <w:rPr>
                      <w:rFonts w:ascii="Times New Roman" w:eastAsia="等线" w:hAnsi="Times New Roman" w:cs="Times New Roman"/>
                      <w:color w:val="000000" w:themeColor="text1"/>
                      <w:sz w:val="18"/>
                      <w:szCs w:val="18"/>
                      <w:highlight w:val="cyan"/>
                    </w:rPr>
                  </w:rPrChange>
                </w:rPr>
                <w:t>0</w:t>
              </w:r>
            </w:ins>
            <w:ins w:id="5335" w:author="Xuning Wei12232" w:date="2026-10-20T21:20:00Z">
              <w:r>
                <w:rPr>
                  <w:rFonts w:ascii="Times New Roman" w:eastAsia="等线" w:hAnsi="Times New Roman" w:cs="Times New Roman"/>
                  <w:color w:val="000000" w:themeColor="text1"/>
                  <w:sz w:val="18"/>
                  <w:szCs w:val="18"/>
                  <w:rPrChange w:id="5336"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5337"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del w:id="5338" w:author="Xuning Wei12232" w:date="2026-10-20T21:20:00Z">
              <w:r>
                <w:rPr>
                  <w:rFonts w:ascii="Times New Roman" w:eastAsia="等线" w:hAnsi="Times New Roman" w:cs="Times New Roman"/>
                  <w:sz w:val="18"/>
                  <w:szCs w:val="18"/>
                </w:rPr>
                <w:delText xml:space="preserve"> into </w:delText>
              </w:r>
              <w:r>
                <w:rPr>
                  <w:rFonts w:ascii="Times New Roman" w:eastAsia="仿宋_GB2312" w:hAnsi="Times New Roman" w:cs="Times New Roman"/>
                  <w:sz w:val="18"/>
                  <w:szCs w:val="18"/>
                </w:rPr>
                <w:delText>TJ4S-1213-Sy15</w:delText>
              </w:r>
              <w:r>
                <w:rPr>
                  <w:rFonts w:ascii="Times New Roman" w:eastAsia="仿宋_GB2312" w:hAnsi="Times New Roman" w:cs="Times New Roman"/>
                  <w:sz w:val="18"/>
                  <w:szCs w:val="18"/>
                  <w:lang w:eastAsia="zh-CN"/>
                </w:rPr>
                <w:delText>-R01</w:delText>
              </w:r>
              <w:r>
                <w:rPr>
                  <w:rFonts w:ascii="Times New Roman" w:eastAsia="等线" w:hAnsi="Times New Roman" w:cs="Times New Roman"/>
                  <w:sz w:val="18"/>
                  <w:szCs w:val="18"/>
                </w:rPr>
                <w:delText xml:space="preserve"> at </w:delText>
              </w:r>
            </w:del>
            <w:del w:id="5339" w:author="Xuning Wei12232" w:date="2026-10-20T14:33:00Z">
              <w:r>
                <w:rPr>
                  <w:rFonts w:ascii="Times New Roman" w:eastAsia="等线" w:hAnsi="Times New Roman" w:cs="Times New Roman"/>
                  <w:sz w:val="18"/>
                  <w:szCs w:val="18"/>
                  <w:lang w:eastAsia="zh-CN"/>
                </w:rPr>
                <w:delText>20 ± 5 °C</w:delText>
              </w:r>
            </w:del>
            <w:del w:id="5340" w:author="Xuning Wei12232" w:date="2026-10-20T21:20: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5341" w:author="Xuning Wei12232" w:date="2026-10-20T08:13:00Z">
              <w:r>
                <w:rPr>
                  <w:rFonts w:ascii="Times New Roman" w:eastAsia="等线" w:hAnsi="Times New Roman" w:cs="Times New Roman"/>
                  <w:sz w:val="18"/>
                  <w:szCs w:val="18"/>
                </w:rPr>
                <w:delText>2.0 V DMF (1.896 kg/kg)</w:delText>
              </w:r>
            </w:del>
            <w:r>
              <w:rPr>
                <w:rFonts w:ascii="Times New Roman" w:eastAsia="等线" w:hAnsi="Times New Roman" w:cs="Times New Roman"/>
                <w:sz w:val="18"/>
                <w:szCs w:val="18"/>
              </w:rPr>
              <w:t xml:space="preserve">.  </w:t>
            </w:r>
            <w:del w:id="5342" w:author="Xuning Wei12232" w:date="2026-10-20T15:17:00Z">
              <w:r>
                <w:rPr>
                  <w:rFonts w:ascii="Times New Roman" w:eastAsia="等线" w:hAnsi="Times New Roman" w:cs="Times New Roman"/>
                  <w:sz w:val="18"/>
                  <w:szCs w:val="18"/>
                </w:rPr>
                <w:br/>
                <w:delText xml:space="preserve">5. </w:delText>
              </w:r>
            </w:del>
          </w:p>
          <w:p w14:paraId="49760979" w14:textId="77777777" w:rsidR="007617DE" w:rsidRPr="007617DE" w:rsidRDefault="00AE300B" w:rsidP="007617DE">
            <w:pPr>
              <w:pStyle w:val="aff7"/>
              <w:widowControl w:val="0"/>
              <w:numPr>
                <w:ilvl w:val="0"/>
                <w:numId w:val="71"/>
              </w:numPr>
              <w:spacing w:beforeLines="50" w:before="120" w:afterLines="50" w:after="120"/>
              <w:jc w:val="both"/>
              <w:rPr>
                <w:ins w:id="5343" w:author="Xuning Wei12232" w:date="2026-10-20T15:17:00Z"/>
                <w:rFonts w:ascii="Times New Roman" w:eastAsia="仿宋_GB2312" w:hAnsi="Times New Roman" w:cs="Times New Roman"/>
                <w:color w:val="000000" w:themeColor="text1"/>
                <w:sz w:val="18"/>
                <w:szCs w:val="18"/>
                <w:rPrChange w:id="5344" w:author="Xuning Wei12232" w:date="2026-10-24T11:11:00Z">
                  <w:rPr>
                    <w:ins w:id="5345" w:author="Xuning Wei12232" w:date="2026-10-20T15:17:00Z"/>
                    <w:rFonts w:ascii="Times New Roman" w:eastAsia="等线" w:hAnsi="Times New Roman" w:cs="Times New Roman"/>
                    <w:color w:val="000000" w:themeColor="text1"/>
                    <w:sz w:val="18"/>
                    <w:szCs w:val="18"/>
                  </w:rPr>
                </w:rPrChange>
              </w:rPr>
              <w:pPrChange w:id="5346"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5347" w:author="Xuning Wei12232" w:date="2026-10-20T21:22:00Z">
              <w:r>
                <w:rPr>
                  <w:rFonts w:ascii="Times New Roman" w:eastAsia="等线" w:hAnsi="Times New Roman" w:cs="Times New Roman"/>
                  <w:color w:val="FF0000"/>
                  <w:sz w:val="18"/>
                  <w:szCs w:val="18"/>
                  <w:rPrChange w:id="5348" w:author="Xuning Wei12232" w:date="2026-10-24T11:11:00Z">
                    <w:rPr>
                      <w:rFonts w:ascii="Times New Roman" w:eastAsia="等线" w:hAnsi="Times New Roman" w:cs="Times New Roman"/>
                      <w:color w:val="FF0000"/>
                      <w:sz w:val="18"/>
                      <w:szCs w:val="18"/>
                      <w:highlight w:val="lightGray"/>
                    </w:rPr>
                  </w:rPrChange>
                </w:rPr>
                <w:t>DIC (2.2</w:t>
              </w:r>
            </w:ins>
            <w:ins w:id="5349" w:author="Xuning Wei12232" w:date="2026-10-22T10:28:00Z">
              <w:r>
                <w:rPr>
                  <w:rFonts w:ascii="Times New Roman" w:eastAsia="等线" w:hAnsi="Times New Roman" w:cs="Times New Roman"/>
                  <w:color w:val="FF0000"/>
                  <w:sz w:val="18"/>
                  <w:szCs w:val="18"/>
                  <w:rPrChange w:id="5350" w:author="Xuning Wei12232" w:date="2026-10-24T11:11:00Z">
                    <w:rPr>
                      <w:rFonts w:ascii="Times New Roman" w:eastAsia="等线" w:hAnsi="Times New Roman" w:cs="Times New Roman"/>
                      <w:color w:val="FF0000"/>
                      <w:sz w:val="18"/>
                      <w:szCs w:val="18"/>
                      <w:highlight w:val="lightGray"/>
                    </w:rPr>
                  </w:rPrChange>
                </w:rPr>
                <w:t>0</w:t>
              </w:r>
            </w:ins>
            <w:ins w:id="5351" w:author="Xuning Wei12232" w:date="2026-10-20T21:22:00Z">
              <w:r>
                <w:rPr>
                  <w:rFonts w:ascii="Times New Roman" w:eastAsia="等线" w:hAnsi="Times New Roman" w:cs="Times New Roman"/>
                  <w:color w:val="FF0000"/>
                  <w:sz w:val="18"/>
                  <w:szCs w:val="18"/>
                  <w:rPrChange w:id="5352"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5353" w:author="Xuning Wei12232" w:date="2026-10-24T10:48:00Z">
              <w:r>
                <w:rPr>
                  <w:rFonts w:ascii="Times New Roman" w:eastAsia="等线" w:hAnsi="Times New Roman" w:cs="Times New Roman"/>
                  <w:sz w:val="18"/>
                  <w:szCs w:val="18"/>
                  <w:lang w:eastAsia="zh-CN"/>
                </w:rPr>
                <w:t>target: 20.0 °C</w:t>
              </w:r>
            </w:ins>
            <w:ins w:id="5354" w:author="Xuning Wei12232" w:date="2026-10-20T21:22:00Z">
              <w:r>
                <w:rPr>
                  <w:rFonts w:ascii="Times New Roman" w:eastAsia="等线" w:hAnsi="Times New Roman" w:cs="Times New Roman"/>
                  <w:sz w:val="18"/>
                  <w:szCs w:val="18"/>
                </w:rPr>
                <w:t xml:space="preserve">, activate for </w:t>
              </w:r>
              <w:r>
                <w:rPr>
                  <w:rFonts w:ascii="Times New Roman" w:eastAsia="等线" w:hAnsi="Times New Roman" w:cs="Times New Roman"/>
                  <w:color w:val="000000" w:themeColor="text1"/>
                  <w:sz w:val="18"/>
                  <w:szCs w:val="18"/>
                  <w:rPrChange w:id="5355"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5356" w:author="Xuning Wei12232" w:date="2026-10-24T10:48:00Z">
              <w:r>
                <w:rPr>
                  <w:rFonts w:ascii="Times New Roman" w:eastAsia="等线" w:hAnsi="Times New Roman" w:cs="Times New Roman"/>
                  <w:color w:val="FF0000"/>
                  <w:sz w:val="18"/>
                  <w:szCs w:val="18"/>
                  <w:lang w:eastAsia="zh-CN"/>
                </w:rPr>
                <w:t>target: 20.0 °C</w:t>
              </w:r>
            </w:ins>
            <w:ins w:id="5357" w:author="Xuning Wei12232" w:date="2026-10-20T21:22:00Z">
              <w:r>
                <w:rPr>
                  <w:rFonts w:ascii="Times New Roman" w:eastAsia="等线" w:hAnsi="Times New Roman" w:cs="Times New Roman"/>
                  <w:color w:val="FF0000"/>
                  <w:sz w:val="18"/>
                  <w:szCs w:val="18"/>
                  <w:lang w:eastAsia="zh-CN"/>
                </w:rPr>
                <w:t>).</w:t>
              </w:r>
              <w:r>
                <w:rPr>
                  <w:rFonts w:ascii="Times New Roman" w:eastAsia="等线" w:hAnsi="Times New Roman" w:cs="Times New Roman"/>
                  <w:sz w:val="18"/>
                  <w:szCs w:val="18"/>
                </w:rPr>
                <w:t xml:space="preserve"> </w:t>
              </w:r>
            </w:ins>
            <w:del w:id="5358" w:author="Xuning Wei12232" w:date="2026-10-20T08:14:00Z">
              <w:r>
                <w:rPr>
                  <w:rFonts w:ascii="Times New Roman" w:eastAsia="等线" w:hAnsi="Times New Roman" w:cs="Times New Roman"/>
                  <w:sz w:val="18"/>
                  <w:szCs w:val="18"/>
                </w:rPr>
                <w:delText>2.2 eq. DIC</w:delText>
              </w:r>
            </w:del>
            <w:del w:id="5359" w:author="Xuning Wei12232" w:date="2026-10-20T08:16:00Z">
              <w:r>
                <w:rPr>
                  <w:rFonts w:ascii="Times New Roman" w:eastAsia="等线" w:hAnsi="Times New Roman" w:cs="Times New Roman"/>
                  <w:sz w:val="18"/>
                  <w:szCs w:val="18"/>
                </w:rPr>
                <w:delText xml:space="preserve"> </w:delText>
              </w:r>
            </w:del>
            <w:del w:id="5360" w:author="Xuning Wei12232" w:date="2026-10-20T21:22:00Z">
              <w:r>
                <w:rPr>
                  <w:rFonts w:ascii="Times New Roman" w:eastAsia="等线" w:hAnsi="Times New Roman" w:cs="Times New Roman"/>
                  <w:sz w:val="18"/>
                  <w:szCs w:val="18"/>
                </w:rPr>
                <w:delText xml:space="preserve">into TJ4S-1213-Sy15-R01. Activate for 20±5 min (target: 20 min) at </w:delText>
              </w:r>
            </w:del>
            <w:del w:id="5361" w:author="Xuning Wei12232" w:date="2026-10-20T14:33:00Z">
              <w:r>
                <w:rPr>
                  <w:rFonts w:ascii="Times New Roman" w:eastAsia="等线" w:hAnsi="Times New Roman" w:cs="Times New Roman"/>
                  <w:sz w:val="18"/>
                  <w:szCs w:val="18"/>
                  <w:lang w:eastAsia="zh-CN"/>
                </w:rPr>
                <w:delText>20 ± 5 °C</w:delText>
              </w:r>
            </w:del>
            <w:del w:id="5362" w:author="Xuning Wei12232" w:date="2026-10-20T21:22: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rPr>
              <w:t xml:space="preserve"> </w:t>
            </w:r>
            <w:del w:id="5363" w:author="Xuning Wei12232" w:date="2026-10-20T15:17: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
                <w:br/>
                <w:delText xml:space="preserve">6. </w:delText>
              </w:r>
            </w:del>
          </w:p>
          <w:p w14:paraId="50563076" w14:textId="77777777" w:rsidR="007617DE" w:rsidRPr="007617DE" w:rsidRDefault="00AE300B" w:rsidP="007617DE">
            <w:pPr>
              <w:pStyle w:val="aff7"/>
              <w:widowControl w:val="0"/>
              <w:numPr>
                <w:ilvl w:val="0"/>
                <w:numId w:val="71"/>
              </w:numPr>
              <w:spacing w:beforeLines="50" w:before="120" w:afterLines="50" w:after="120"/>
              <w:jc w:val="both"/>
              <w:rPr>
                <w:ins w:id="5364" w:author="Xuning Wei12232" w:date="2026-10-20T15:17:00Z"/>
                <w:rFonts w:ascii="Times New Roman" w:eastAsia="仿宋_GB2312" w:hAnsi="Times New Roman" w:cs="Times New Roman"/>
                <w:color w:val="000000" w:themeColor="text1"/>
                <w:sz w:val="18"/>
                <w:szCs w:val="18"/>
                <w:rPrChange w:id="5365" w:author="Xuning Wei12232" w:date="2026-10-24T11:11:00Z">
                  <w:rPr>
                    <w:ins w:id="5366" w:author="Xuning Wei12232" w:date="2026-10-20T15:17:00Z"/>
                    <w:rFonts w:ascii="Times New Roman" w:eastAsia="等线" w:hAnsi="Times New Roman" w:cs="Times New Roman"/>
                    <w:color w:val="000000" w:themeColor="text1"/>
                    <w:sz w:val="18"/>
                    <w:szCs w:val="18"/>
                  </w:rPr>
                </w:rPrChange>
              </w:rPr>
              <w:pPrChange w:id="5367"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5368"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5369" w:author="Xuning Wei12232" w:date="2026-10-20T08:47:00Z">
              <w:r>
                <w:rPr>
                  <w:rFonts w:ascii="Times New Roman" w:eastAsia="等线" w:hAnsi="Times New Roman" w:cs="Times New Roman"/>
                  <w:sz w:val="18"/>
                  <w:szCs w:val="18"/>
                </w:rPr>
                <w:t xml:space="preserve"> </w:t>
              </w:r>
            </w:ins>
            <w:ins w:id="5370" w:author="Xuning Wei12232" w:date="2026-10-20T21:24:00Z">
              <w:r>
                <w:rPr>
                  <w:rFonts w:ascii="Times New Roman" w:eastAsia="等线" w:hAnsi="Times New Roman" w:cs="Times New Roman"/>
                  <w:color w:val="FF0000"/>
                  <w:sz w:val="18"/>
                  <w:szCs w:val="18"/>
                  <w:rPrChange w:id="5371"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5372"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5373" w:author="Xuning Wei12232" w:date="2026-10-24T11:11:00Z">
                    <w:rPr>
                      <w:rFonts w:ascii="Times New Roman" w:eastAsia="等线" w:hAnsi="Times New Roman" w:cs="Times New Roman"/>
                      <w:color w:val="FF0000"/>
                      <w:sz w:val="18"/>
                      <w:szCs w:val="18"/>
                      <w:highlight w:val="cyan"/>
                    </w:rPr>
                  </w:rPrChange>
                </w:rPr>
                <w:t>0.95 kg/kg)</w:t>
              </w:r>
            </w:ins>
            <w:ins w:id="5374" w:author="Xuning Wei12232" w:date="2026-10-20T08:47: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5375" w:author="Xuning Wei12232" w:date="2026-10-20T15:17:00Z">
              <w:r>
                <w:rPr>
                  <w:rFonts w:ascii="Times New Roman" w:eastAsia="等线" w:hAnsi="Times New Roman" w:cs="Times New Roman"/>
                  <w:sz w:val="18"/>
                  <w:szCs w:val="18"/>
                </w:rPr>
                <w:br/>
                <w:delText xml:space="preserve">7. </w:delText>
              </w:r>
            </w:del>
          </w:p>
          <w:p w14:paraId="158DFFFA" w14:textId="77777777" w:rsidR="007617DE" w:rsidRDefault="00AE300B" w:rsidP="007617DE">
            <w:pPr>
              <w:pStyle w:val="aff7"/>
              <w:widowControl w:val="0"/>
              <w:numPr>
                <w:ilvl w:val="0"/>
                <w:numId w:val="71"/>
              </w:numPr>
              <w:spacing w:beforeLines="50" w:before="120" w:afterLines="50" w:after="120"/>
              <w:jc w:val="both"/>
              <w:rPr>
                <w:rFonts w:ascii="Times New Roman" w:eastAsia="仿宋_GB2312" w:hAnsi="Times New Roman" w:cs="Times New Roman"/>
                <w:sz w:val="18"/>
                <w:szCs w:val="18"/>
              </w:rPr>
              <w:pPrChange w:id="5376"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69EDE704" w14:textId="77777777">
        <w:trPr>
          <w:trHeight w:val="20"/>
        </w:trPr>
        <w:tc>
          <w:tcPr>
            <w:tcW w:w="310" w:type="pct"/>
            <w:tcMar>
              <w:top w:w="57" w:type="dxa"/>
              <w:left w:w="85" w:type="dxa"/>
              <w:bottom w:w="57" w:type="dxa"/>
              <w:right w:w="85" w:type="dxa"/>
            </w:tcMar>
            <w:vAlign w:val="center"/>
          </w:tcPr>
          <w:p w14:paraId="73A3936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559E2C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445EC856" w14:textId="77777777" w:rsidR="007617DE" w:rsidRDefault="00AE300B" w:rsidP="007617DE">
            <w:pPr>
              <w:pStyle w:val="aff7"/>
              <w:widowControl w:val="0"/>
              <w:numPr>
                <w:ilvl w:val="0"/>
                <w:numId w:val="72"/>
              </w:numPr>
              <w:spacing w:beforeLines="50" w:before="120" w:afterLines="50" w:after="120"/>
              <w:jc w:val="both"/>
              <w:rPr>
                <w:ins w:id="5377" w:author="Xuning Wei12232" w:date="2026-10-20T15:17:00Z"/>
                <w:rFonts w:ascii="Times New Roman" w:eastAsia="等线" w:hAnsi="Times New Roman" w:cs="Times New Roman"/>
                <w:sz w:val="18"/>
                <w:szCs w:val="18"/>
              </w:rPr>
              <w:pPrChange w:id="5378" w:author="Xuning Wei12232" w:date="2026-10-20T15:17:00Z">
                <w:pPr>
                  <w:widowControl w:val="0"/>
                  <w:spacing w:beforeLines="50" w:before="120" w:afterLines="50" w:after="120"/>
                  <w:contextualSpacing/>
                </w:pPr>
              </w:pPrChange>
            </w:pPr>
            <w:del w:id="5379" w:author="Xuning Wei12232" w:date="2026-10-20T15:17:00Z">
              <w:r>
                <w:rPr>
                  <w:rFonts w:ascii="Times New Roman" w:eastAsia="等线" w:hAnsi="Times New Roman" w:cs="Times New Roman"/>
                  <w:sz w:val="18"/>
                  <w:szCs w:val="18"/>
                </w:rPr>
                <w:delText xml:space="preserve">1. </w:delText>
              </w:r>
            </w:del>
            <w:ins w:id="5380" w:author="Xuning Wei12232" w:date="2026-10-20T08:40:00Z">
              <w:r>
                <w:rPr>
                  <w:rFonts w:ascii="Times New Roman" w:eastAsia="等线" w:hAnsi="Times New Roman" w:cs="Times New Roman"/>
                  <w:color w:val="FF0000"/>
                  <w:sz w:val="18"/>
                  <w:szCs w:val="18"/>
                  <w:rPrChange w:id="5381" w:author="Xuning Wei12232" w:date="2026-10-24T11:11:00Z">
                    <w:rPr>
                      <w:color w:val="FF0000"/>
                    </w:rPr>
                  </w:rPrChange>
                </w:rPr>
                <w:t xml:space="preserve">Heat the mixture to </w:t>
              </w:r>
            </w:ins>
            <w:ins w:id="5382" w:author="Xuning Wei12232" w:date="2026-10-20T21:33:00Z">
              <w:r>
                <w:rPr>
                  <w:rFonts w:ascii="Times New Roman" w:eastAsia="等线" w:hAnsi="Times New Roman" w:cs="Times New Roman"/>
                  <w:bCs w:val="0"/>
                  <w:color w:val="FF0000"/>
                  <w:sz w:val="18"/>
                  <w:szCs w:val="18"/>
                </w:rPr>
                <w:t xml:space="preserve">20.0 ~27.0 °C (target: </w:t>
              </w:r>
            </w:ins>
            <w:ins w:id="5383" w:author="Xuning Wei12232" w:date="2026-10-20T21:36:00Z">
              <w:r>
                <w:rPr>
                  <w:rFonts w:ascii="Times New Roman" w:eastAsia="等线" w:hAnsi="Times New Roman" w:cs="Times New Roman"/>
                  <w:bCs w:val="0"/>
                  <w:color w:val="FF0000"/>
                  <w:sz w:val="18"/>
                  <w:szCs w:val="18"/>
                </w:rPr>
                <w:t>25.0 °C</w:t>
              </w:r>
            </w:ins>
            <w:ins w:id="5384" w:author="Xuning Wei12232" w:date="2026-10-20T21:33:00Z">
              <w:r>
                <w:rPr>
                  <w:rFonts w:ascii="Times New Roman" w:eastAsia="等线" w:hAnsi="Times New Roman" w:cs="Times New Roman"/>
                  <w:bCs w:val="0"/>
                  <w:color w:val="FF0000"/>
                  <w:sz w:val="18"/>
                  <w:szCs w:val="18"/>
                </w:rPr>
                <w:t>)</w:t>
              </w:r>
            </w:ins>
            <w:ins w:id="5385" w:author="Xuning Wei12232" w:date="2026-10-20T08:40:00Z">
              <w:r>
                <w:rPr>
                  <w:rFonts w:ascii="Times New Roman" w:eastAsia="等线" w:hAnsi="Times New Roman" w:cs="Times New Roman"/>
                  <w:color w:val="FF0000"/>
                  <w:sz w:val="18"/>
                  <w:szCs w:val="18"/>
                  <w:rPrChange w:id="5386" w:author="Xuning Wei12232" w:date="2026-10-24T11:11:00Z">
                    <w:rPr>
                      <w:color w:val="FF0000"/>
                    </w:rPr>
                  </w:rPrChange>
                </w:rPr>
                <w:t xml:space="preserve">. The mixture is allowed to </w:t>
              </w:r>
              <w:r>
                <w:rPr>
                  <w:rFonts w:ascii="Times New Roman" w:eastAsia="等线" w:hAnsi="Times New Roman" w:cs="Times New Roman"/>
                  <w:bCs w:val="0"/>
                  <w:color w:val="FF0000"/>
                  <w:sz w:val="18"/>
                  <w:szCs w:val="18"/>
                  <w:rPrChange w:id="5387" w:author="Xuning Wei12232" w:date="2026-10-24T11:11:00Z">
                    <w:rPr>
                      <w:color w:val="FF0000"/>
                    </w:rPr>
                  </w:rPrChange>
                </w:rPr>
                <w:t xml:space="preserve">react at 20.0 ~27.0 °C (target: </w:t>
              </w:r>
            </w:ins>
            <w:ins w:id="5388" w:author="Xuning Wei12232" w:date="2026-10-20T21:36:00Z">
              <w:r>
                <w:rPr>
                  <w:rFonts w:ascii="Times New Roman" w:eastAsia="等线" w:hAnsi="Times New Roman" w:cs="Times New Roman"/>
                  <w:bCs w:val="0"/>
                  <w:color w:val="FF0000"/>
                  <w:sz w:val="18"/>
                  <w:szCs w:val="18"/>
                </w:rPr>
                <w:t>25.0 °C</w:t>
              </w:r>
            </w:ins>
            <w:ins w:id="5389" w:author="Xuning Wei12232" w:date="2026-10-20T08:40:00Z">
              <w:r>
                <w:rPr>
                  <w:rFonts w:ascii="Times New Roman" w:eastAsia="等线" w:hAnsi="Times New Roman" w:cs="Times New Roman"/>
                  <w:bCs w:val="0"/>
                  <w:color w:val="FF0000"/>
                  <w:sz w:val="18"/>
                  <w:szCs w:val="18"/>
                  <w:rPrChange w:id="5390" w:author="Xuning Wei12232" w:date="2026-10-24T11:11:00Z">
                    <w:rPr>
                      <w:color w:val="FF0000"/>
                    </w:rPr>
                  </w:rPrChange>
                </w:rPr>
                <w:t>)</w:t>
              </w:r>
              <w:r>
                <w:rPr>
                  <w:rFonts w:ascii="Times New Roman" w:eastAsia="等线" w:hAnsi="Times New Roman" w:cs="Times New Roman"/>
                  <w:color w:val="FF0000"/>
                  <w:sz w:val="18"/>
                  <w:szCs w:val="18"/>
                  <w:rPrChange w:id="5391" w:author="Xuning Wei12232" w:date="2026-10-24T11:11:00Z">
                    <w:rPr>
                      <w:color w:val="FF0000"/>
                    </w:rPr>
                  </w:rPrChange>
                </w:rPr>
                <w:t>.</w:t>
              </w:r>
            </w:ins>
            <w:del w:id="5392" w:author="Xuning Wei12232" w:date="2026-10-20T08:40:00Z">
              <w:r>
                <w:rPr>
                  <w:rFonts w:ascii="Times New Roman" w:eastAsia="等线" w:hAnsi="Times New Roman" w:cs="Times New Roman"/>
                  <w:sz w:val="18"/>
                  <w:szCs w:val="18"/>
                  <w:rPrChange w:id="5393"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5394" w:author="Xuning Wei12232" w:date="2026-10-24T11:11:00Z">
                    <w:rPr/>
                  </w:rPrChange>
                </w:rPr>
                <w:delText>react at 25±5 °C (target: 25 °C)</w:delText>
              </w:r>
              <w:r>
                <w:rPr>
                  <w:rFonts w:ascii="Times New Roman" w:eastAsia="等线" w:hAnsi="Times New Roman" w:cs="Times New Roman"/>
                  <w:sz w:val="18"/>
                  <w:szCs w:val="18"/>
                  <w:rPrChange w:id="5395" w:author="Xuning Wei12232" w:date="2026-10-24T11:11:00Z">
                    <w:rPr/>
                  </w:rPrChange>
                </w:rPr>
                <w:delText xml:space="preserve">. </w:delText>
              </w:r>
            </w:del>
            <w:del w:id="5396" w:author="Xuning Wei12232" w:date="2026-10-20T15:17:00Z">
              <w:r>
                <w:rPr>
                  <w:rFonts w:ascii="Times New Roman" w:eastAsia="等线" w:hAnsi="Times New Roman" w:cs="Times New Roman"/>
                  <w:sz w:val="18"/>
                  <w:szCs w:val="18"/>
                  <w:rPrChange w:id="5397" w:author="Xuning Wei12232" w:date="2026-10-24T11:11:00Z">
                    <w:rPr/>
                  </w:rPrChange>
                </w:rPr>
                <w:br/>
                <w:delText xml:space="preserve">2. </w:delText>
              </w:r>
            </w:del>
          </w:p>
          <w:p w14:paraId="03385A5F" w14:textId="77777777" w:rsidR="007617DE" w:rsidRDefault="00AE300B" w:rsidP="007617DE">
            <w:pPr>
              <w:pStyle w:val="aff7"/>
              <w:widowControl w:val="0"/>
              <w:numPr>
                <w:ilvl w:val="0"/>
                <w:numId w:val="72"/>
              </w:numPr>
              <w:spacing w:beforeLines="50" w:before="120" w:afterLines="50" w:after="120"/>
              <w:jc w:val="both"/>
              <w:rPr>
                <w:ins w:id="5398" w:author="Xuning Wei12232" w:date="2026-10-20T15:17:00Z"/>
                <w:rFonts w:ascii="Times New Roman" w:eastAsia="等线" w:hAnsi="Times New Roman" w:cs="Times New Roman"/>
                <w:sz w:val="18"/>
                <w:szCs w:val="18"/>
              </w:rPr>
              <w:pPrChange w:id="5399"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Change w:id="5400" w:author="Xuning Wei12232" w:date="2026-10-24T11:11:00Z">
                  <w:rPr/>
                </w:rPrChange>
              </w:rPr>
              <w:t>After 3 h±15 min (target</w:t>
            </w:r>
            <w:r>
              <w:rPr>
                <w:rFonts w:ascii="Times New Roman" w:eastAsia="等线" w:hAnsi="Times New Roman" w:cs="Times New Roman"/>
                <w:sz w:val="18"/>
                <w:szCs w:val="18"/>
                <w:lang w:eastAsia="zh-CN"/>
                <w:rPrChange w:id="5401" w:author="Xuning Wei12232" w:date="2026-10-24T11:11:00Z">
                  <w:rPr>
                    <w:lang w:eastAsia="zh-CN"/>
                  </w:rPr>
                </w:rPrChange>
              </w:rPr>
              <w:t xml:space="preserve">: 3 </w:t>
            </w:r>
            <w:r>
              <w:rPr>
                <w:rFonts w:ascii="Times New Roman" w:eastAsia="等线" w:hAnsi="Times New Roman" w:cs="Times New Roman"/>
                <w:sz w:val="18"/>
                <w:szCs w:val="18"/>
                <w:rPrChange w:id="5402" w:author="Xuning Wei12232" w:date="2026-10-24T11:11:00Z">
                  <w:rPr/>
                </w:rPrChange>
              </w:rPr>
              <w:t xml:space="preserve">h), sample the mixture every 0.5~1 h for </w:t>
            </w:r>
            <w:proofErr w:type="spellStart"/>
            <w:r>
              <w:rPr>
                <w:rFonts w:ascii="Times New Roman" w:eastAsia="等线" w:hAnsi="Times New Roman" w:cs="Times New Roman"/>
                <w:sz w:val="18"/>
                <w:szCs w:val="18"/>
                <w:rPrChange w:id="5403" w:author="Xuning Wei12232" w:date="2026-10-24T11:11:00Z">
                  <w:rPr/>
                </w:rPrChange>
              </w:rPr>
              <w:t>ninhydrin</w:t>
            </w:r>
            <w:proofErr w:type="spellEnd"/>
            <w:r>
              <w:rPr>
                <w:rFonts w:ascii="Times New Roman" w:eastAsia="等线" w:hAnsi="Times New Roman" w:cs="Times New Roman"/>
                <w:sz w:val="18"/>
                <w:szCs w:val="18"/>
                <w:rPrChange w:id="5404"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w:t>
            </w:r>
            <w:del w:id="5405" w:author="Xuning Wei12232" w:date="2026-10-20T21:29:00Z">
              <w:r>
                <w:rPr>
                  <w:rFonts w:ascii="Times New Roman" w:eastAsia="等线" w:hAnsi="Times New Roman" w:cs="Times New Roman"/>
                  <w:sz w:val="18"/>
                  <w:szCs w:val="18"/>
                  <w:rPrChange w:id="5406" w:author="Xuning Wei12232" w:date="2026-10-24T11:11:00Z">
                    <w:rPr/>
                  </w:rPrChange>
                </w:rPr>
                <w:delText xml:space="preserve"> </w:delText>
              </w:r>
            </w:del>
            <w:ins w:id="5407" w:author="Xuning Wei12232" w:date="2026-10-20T21:29:00Z">
              <w:r>
                <w:rPr>
                  <w:rFonts w:ascii="Times New Roman" w:eastAsia="等线" w:hAnsi="Times New Roman" w:cs="Times New Roman"/>
                  <w:sz w:val="18"/>
                  <w:szCs w:val="18"/>
                </w:rPr>
                <w:t xml:space="preserve"> </w:t>
              </w:r>
              <w:r>
                <w:rPr>
                  <w:rFonts w:ascii="Times New Roman" w:eastAsia="等线" w:hAnsi="Times New Roman" w:cs="Times New Roman"/>
                  <w:color w:val="000000" w:themeColor="text1"/>
                  <w:sz w:val="18"/>
                  <w:szCs w:val="18"/>
                  <w:rPrChange w:id="5408" w:author="Xuning Wei12232" w:date="2026-10-24T11:11:00Z">
                    <w:rPr>
                      <w:rFonts w:ascii="Times New Roman" w:eastAsia="等线" w:hAnsi="Times New Roman" w:cs="Times New Roman"/>
                      <w:color w:val="000000" w:themeColor="text1"/>
                      <w:sz w:val="18"/>
                      <w:szCs w:val="18"/>
                      <w:highlight w:val="lightGray"/>
                    </w:rPr>
                  </w:rPrChange>
                </w:rPr>
                <w:t>(4</w:t>
              </w:r>
            </w:ins>
            <w:ins w:id="5409" w:author="Xuning Wei12232" w:date="2026-10-22T08:07:00Z">
              <w:r>
                <w:rPr>
                  <w:rFonts w:ascii="Times New Roman" w:eastAsia="等线" w:hAnsi="Times New Roman" w:cs="Times New Roman"/>
                  <w:color w:val="000000" w:themeColor="text1"/>
                  <w:sz w:val="18"/>
                  <w:szCs w:val="18"/>
                  <w:rPrChange w:id="5410" w:author="Xuning Wei12232" w:date="2026-10-24T11:11:00Z">
                    <w:rPr>
                      <w:rFonts w:ascii="Times New Roman" w:eastAsia="等线" w:hAnsi="Times New Roman" w:cs="Times New Roman"/>
                      <w:color w:val="000000" w:themeColor="text1"/>
                      <w:sz w:val="18"/>
                      <w:szCs w:val="18"/>
                      <w:highlight w:val="lightGray"/>
                    </w:rPr>
                  </w:rPrChange>
                </w:rPr>
                <w:t>.5</w:t>
              </w:r>
            </w:ins>
            <w:ins w:id="5411" w:author="Xuning Wei12232" w:date="2026-10-20T21:29:00Z">
              <w:r>
                <w:rPr>
                  <w:rFonts w:ascii="Times New Roman" w:eastAsia="等线" w:hAnsi="Times New Roman" w:cs="Times New Roman"/>
                  <w:color w:val="000000" w:themeColor="text1"/>
                  <w:sz w:val="18"/>
                  <w:szCs w:val="18"/>
                  <w:rPrChange w:id="5412"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5413" w:author="Xuning Wei12232" w:date="2026-10-21T09:19:00Z">
              <w:r>
                <w:rPr>
                  <w:rFonts w:ascii="Times New Roman" w:eastAsia="仿宋_GB2312" w:hAnsi="Times New Roman" w:cs="Times New Roman"/>
                  <w:sz w:val="18"/>
                  <w:szCs w:val="18"/>
                </w:rPr>
                <w:t>≤</w:t>
              </w:r>
            </w:ins>
            <w:ins w:id="5414" w:author="Xuning Wei12232" w:date="2026-10-20T21:29:00Z">
              <w:r>
                <w:rPr>
                  <w:rFonts w:ascii="Times New Roman" w:eastAsia="仿宋_GB2312" w:hAnsi="Times New Roman" w:cs="Times New Roman"/>
                  <w:color w:val="000000" w:themeColor="text1"/>
                  <w:sz w:val="18"/>
                  <w:szCs w:val="18"/>
                  <w:rPrChange w:id="5415" w:author="Xuning Wei12232" w:date="2026-10-24T11:11:00Z">
                    <w:rPr>
                      <w:rFonts w:ascii="Times New Roman" w:eastAsia="仿宋_GB2312" w:hAnsi="Times New Roman" w:cs="Times New Roman"/>
                      <w:color w:val="000000" w:themeColor="text1"/>
                      <w:sz w:val="18"/>
                      <w:szCs w:val="18"/>
                      <w:highlight w:val="lightGray"/>
                    </w:rPr>
                  </w:rPrChange>
                </w:rPr>
                <w:t xml:space="preserve"> </w:t>
              </w:r>
              <w:r>
                <w:rPr>
                  <w:rFonts w:ascii="Times New Roman" w:eastAsia="等线" w:hAnsi="Times New Roman" w:cs="Times New Roman"/>
                  <w:color w:val="000000" w:themeColor="text1"/>
                  <w:sz w:val="18"/>
                  <w:szCs w:val="18"/>
                  <w:rPrChange w:id="5416"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5417" w:author="Xuning Wei12232" w:date="2026-10-21T09:19:00Z">
              <w:r>
                <w:rPr>
                  <w:rFonts w:ascii="Times New Roman" w:eastAsia="仿宋_GB2312" w:hAnsi="Times New Roman" w:cs="Times New Roman"/>
                  <w:sz w:val="18"/>
                  <w:szCs w:val="18"/>
                </w:rPr>
                <w:t>≤</w:t>
              </w:r>
            </w:ins>
            <w:ins w:id="5418" w:author="Xuning Wei12232" w:date="2026-10-20T21:29:00Z">
              <w:r>
                <w:rPr>
                  <w:rFonts w:ascii="Times New Roman" w:eastAsia="仿宋_GB2312" w:hAnsi="Times New Roman" w:cs="Times New Roman"/>
                  <w:color w:val="000000" w:themeColor="text1"/>
                  <w:sz w:val="18"/>
                  <w:szCs w:val="18"/>
                  <w:rPrChange w:id="5419" w:author="Xuning Wei12232" w:date="2026-10-24T11:11:00Z">
                    <w:rPr>
                      <w:rFonts w:ascii="Times New Roman" w:eastAsia="仿宋_GB2312" w:hAnsi="Times New Roman" w:cs="Times New Roman"/>
                      <w:color w:val="000000" w:themeColor="text1"/>
                      <w:sz w:val="18"/>
                      <w:szCs w:val="18"/>
                      <w:highlight w:val="lightGray"/>
                    </w:rPr>
                  </w:rPrChange>
                </w:rPr>
                <w:t xml:space="preserve"> </w:t>
              </w:r>
            </w:ins>
            <w:ins w:id="5420" w:author="Xuning Wei12232" w:date="2026-10-22T08:07:00Z">
              <w:r>
                <w:rPr>
                  <w:rFonts w:ascii="Times New Roman" w:eastAsia="等线" w:hAnsi="Times New Roman" w:cs="Times New Roman"/>
                  <w:color w:val="000000" w:themeColor="text1"/>
                  <w:sz w:val="18"/>
                  <w:szCs w:val="18"/>
                  <w:rPrChange w:id="5421" w:author="Xuning Wei12232" w:date="2026-10-24T11:11:00Z">
                    <w:rPr>
                      <w:rFonts w:ascii="Times New Roman" w:eastAsia="等线" w:hAnsi="Times New Roman" w:cs="Times New Roman"/>
                      <w:color w:val="000000" w:themeColor="text1"/>
                      <w:sz w:val="18"/>
                      <w:szCs w:val="18"/>
                      <w:highlight w:val="lightGray"/>
                    </w:rPr>
                  </w:rPrChange>
                </w:rPr>
                <w:t>9.5</w:t>
              </w:r>
            </w:ins>
            <w:ins w:id="5422" w:author="Xuning Wei12232" w:date="2026-10-20T21:29:00Z">
              <w:r>
                <w:rPr>
                  <w:rFonts w:ascii="Times New Roman" w:eastAsia="等线" w:hAnsi="Times New Roman" w:cs="Times New Roman"/>
                  <w:color w:val="000000" w:themeColor="text1"/>
                  <w:sz w:val="18"/>
                  <w:szCs w:val="18"/>
                  <w:rPrChange w:id="5423"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5424" w:author="Xuning Wei12232" w:date="2026-10-20T21:29:00Z">
              <w:r>
                <w:rPr>
                  <w:rFonts w:ascii="Times New Roman" w:eastAsia="等线" w:hAnsi="Times New Roman" w:cs="Times New Roman"/>
                  <w:sz w:val="18"/>
                  <w:szCs w:val="18"/>
                  <w:rPrChange w:id="5425" w:author="Xuning Wei12232" w:date="2026-10-24T11:11:00Z">
                    <w:rPr/>
                  </w:rPrChange>
                </w:rPr>
                <w:delText xml:space="preserve">(4 h </w:delText>
              </w:r>
            </w:del>
            <w:del w:id="5426" w:author="Xuning Wei12232" w:date="2026-10-20T13:10:00Z">
              <w:r>
                <w:rPr>
                  <w:rFonts w:ascii="Times New Roman" w:eastAsia="等线" w:hAnsi="Times New Roman" w:cs="Times New Roman" w:hint="eastAsia"/>
                  <w:sz w:val="18"/>
                  <w:szCs w:val="18"/>
                  <w:rPrChange w:id="5427" w:author="Xuning Wei12232" w:date="2026-10-24T11:11:00Z">
                    <w:rPr>
                      <w:rFonts w:hint="eastAsia"/>
                    </w:rPr>
                  </w:rPrChange>
                </w:rPr>
                <w:delText>≤</w:delText>
              </w:r>
              <w:r>
                <w:rPr>
                  <w:rFonts w:ascii="Times New Roman" w:eastAsia="等线" w:hAnsi="Times New Roman" w:cs="Times New Roman"/>
                  <w:sz w:val="18"/>
                  <w:szCs w:val="18"/>
                  <w:rPrChange w:id="5428" w:author="Xuning Wei12232" w:date="2026-10-24T11:11:00Z">
                    <w:rPr/>
                  </w:rPrChange>
                </w:rPr>
                <w:delText xml:space="preserve"> </w:delText>
              </w:r>
            </w:del>
            <w:del w:id="5429" w:author="Xuning Wei12232" w:date="2026-10-20T21:29:00Z">
              <w:r>
                <w:rPr>
                  <w:rFonts w:ascii="Times New Roman" w:eastAsia="等线" w:hAnsi="Times New Roman" w:cs="Times New Roman"/>
                  <w:sz w:val="18"/>
                  <w:szCs w:val="18"/>
                  <w:rPrChange w:id="5430" w:author="Xuning Wei12232" w:date="2026-10-24T11:11:00Z">
                    <w:rPr/>
                  </w:rPrChange>
                </w:rPr>
                <w:delText xml:space="preserve">Coupling time </w:delText>
              </w:r>
            </w:del>
            <w:del w:id="5431" w:author="Xuning Wei12232" w:date="2026-10-20T13:10:00Z">
              <w:r>
                <w:rPr>
                  <w:rFonts w:ascii="Times New Roman" w:eastAsia="等线" w:hAnsi="Times New Roman" w:cs="Times New Roman" w:hint="eastAsia"/>
                  <w:sz w:val="18"/>
                  <w:szCs w:val="18"/>
                  <w:rPrChange w:id="5432" w:author="Xuning Wei12232" w:date="2026-10-24T11:11:00Z">
                    <w:rPr>
                      <w:rFonts w:hint="eastAsia"/>
                    </w:rPr>
                  </w:rPrChange>
                </w:rPr>
                <w:delText>≤</w:delText>
              </w:r>
              <w:r>
                <w:rPr>
                  <w:rFonts w:ascii="Times New Roman" w:eastAsia="等线" w:hAnsi="Times New Roman" w:cs="Times New Roman"/>
                  <w:sz w:val="18"/>
                  <w:szCs w:val="18"/>
                  <w:rPrChange w:id="5433" w:author="Xuning Wei12232" w:date="2026-10-24T11:11:00Z">
                    <w:rPr/>
                  </w:rPrChange>
                </w:rPr>
                <w:delText xml:space="preserve"> </w:delText>
              </w:r>
            </w:del>
            <w:del w:id="5434" w:author="Xuning Wei12232" w:date="2026-10-20T21:29:00Z">
              <w:r>
                <w:rPr>
                  <w:rFonts w:ascii="Times New Roman" w:eastAsia="等线" w:hAnsi="Times New Roman" w:cs="Times New Roman"/>
                  <w:sz w:val="18"/>
                  <w:szCs w:val="18"/>
                  <w:rPrChange w:id="5435" w:author="Xuning Wei12232" w:date="2026-10-24T11:11:00Z">
                    <w:rPr/>
                  </w:rPrChange>
                </w:rPr>
                <w:delText>10 h).</w:delText>
              </w:r>
            </w:del>
            <w:r>
              <w:rPr>
                <w:rFonts w:ascii="Times New Roman" w:eastAsia="等线" w:hAnsi="Times New Roman" w:cs="Times New Roman"/>
                <w:sz w:val="18"/>
                <w:szCs w:val="18"/>
                <w:rPrChange w:id="5436" w:author="Xuning Wei12232" w:date="2026-10-24T11:11:00Z">
                  <w:rPr/>
                </w:rPrChange>
              </w:rPr>
              <w:t xml:space="preserve"> </w:t>
            </w:r>
            <w:del w:id="5437" w:author="Xuning Wei12232" w:date="2026-10-20T15:17:00Z">
              <w:r>
                <w:rPr>
                  <w:rFonts w:ascii="Times New Roman" w:eastAsia="等线" w:hAnsi="Times New Roman" w:cs="Times New Roman"/>
                  <w:sz w:val="18"/>
                  <w:szCs w:val="18"/>
                  <w:rPrChange w:id="5438" w:author="Xuning Wei12232" w:date="2026-10-24T11:11:00Z">
                    <w:rPr/>
                  </w:rPrChange>
                </w:rPr>
                <w:br/>
                <w:delText xml:space="preserve">3. </w:delText>
              </w:r>
            </w:del>
          </w:p>
          <w:p w14:paraId="23EF9ACC" w14:textId="77777777" w:rsidR="007617DE" w:rsidRPr="007617DE" w:rsidRDefault="00AE300B" w:rsidP="007617DE">
            <w:pPr>
              <w:pStyle w:val="aff7"/>
              <w:widowControl w:val="0"/>
              <w:numPr>
                <w:ilvl w:val="0"/>
                <w:numId w:val="72"/>
              </w:numPr>
              <w:spacing w:beforeLines="50" w:before="120" w:afterLines="50" w:after="120"/>
              <w:jc w:val="both"/>
              <w:rPr>
                <w:rFonts w:ascii="Times New Roman" w:eastAsia="等线" w:hAnsi="Times New Roman" w:cs="Times New Roman"/>
                <w:sz w:val="18"/>
                <w:szCs w:val="18"/>
                <w:rPrChange w:id="5439" w:author="Xuning Wei12232" w:date="2026-10-24T11:11:00Z">
                  <w:rPr/>
                </w:rPrChange>
              </w:rPr>
              <w:pPrChange w:id="5440" w:author="Xuning Wei12232" w:date="2026-10-20T15:17:00Z">
                <w:pPr>
                  <w:widowControl w:val="0"/>
                  <w:spacing w:beforeLines="50" w:before="120" w:afterLines="50" w:after="120"/>
                  <w:contextualSpacing/>
                </w:pPr>
              </w:pPrChange>
            </w:pPr>
            <w:r>
              <w:rPr>
                <w:rFonts w:ascii="Times New Roman" w:eastAsia="等线" w:hAnsi="Times New Roman" w:cs="Times New Roman"/>
                <w:sz w:val="18"/>
                <w:szCs w:val="18"/>
                <w:rPrChange w:id="5441" w:author="Xuning Wei12232" w:date="2026-10-24T11:11:00Z">
                  <w:rPr/>
                </w:rPrChange>
              </w:rPr>
              <w:t xml:space="preserve">Stop stirring and turn off the nitrogen. Drain until there is no reaction mixture drip. </w:t>
            </w:r>
          </w:p>
          <w:p w14:paraId="3A124500"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44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5C5036E9" w14:textId="77777777">
        <w:trPr>
          <w:trHeight w:val="20"/>
        </w:trPr>
        <w:tc>
          <w:tcPr>
            <w:tcW w:w="310" w:type="pct"/>
            <w:tcMar>
              <w:top w:w="57" w:type="dxa"/>
              <w:left w:w="85" w:type="dxa"/>
              <w:bottom w:w="57" w:type="dxa"/>
              <w:right w:w="85" w:type="dxa"/>
            </w:tcMar>
            <w:vAlign w:val="center"/>
          </w:tcPr>
          <w:p w14:paraId="66C4725F"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964924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424BCF75" w14:textId="77777777" w:rsidR="007617DE" w:rsidRDefault="00AE300B" w:rsidP="007617DE">
            <w:pPr>
              <w:pStyle w:val="aff7"/>
              <w:widowControl w:val="0"/>
              <w:numPr>
                <w:ilvl w:val="0"/>
                <w:numId w:val="73"/>
              </w:numPr>
              <w:spacing w:beforeLines="50" w:before="120" w:afterLines="50" w:after="120"/>
              <w:jc w:val="both"/>
              <w:rPr>
                <w:ins w:id="5443" w:author="Xuning Wei12232" w:date="2026-10-20T15:17:00Z"/>
                <w:rFonts w:ascii="Times New Roman" w:eastAsia="仿宋_GB2312" w:hAnsi="Times New Roman" w:cs="Times New Roman"/>
                <w:sz w:val="18"/>
                <w:szCs w:val="18"/>
              </w:rPr>
              <w:pPrChange w:id="5444" w:author="Xuning Wei12232" w:date="2026-10-20T15:17:00Z">
                <w:pPr>
                  <w:widowControl w:val="0"/>
                  <w:spacing w:beforeLines="50" w:before="120" w:afterLines="50" w:after="120"/>
                  <w:contextualSpacing/>
                </w:pPr>
              </w:pPrChange>
            </w:pPr>
            <w:del w:id="5445" w:author="Xuning Wei12232" w:date="2026-10-20T15:17:00Z">
              <w:r>
                <w:rPr>
                  <w:rFonts w:ascii="Times New Roman" w:eastAsia="仿宋_GB2312" w:hAnsi="Times New Roman" w:cs="Times New Roman"/>
                  <w:sz w:val="18"/>
                  <w:szCs w:val="18"/>
                  <w:rPrChange w:id="5446" w:author="Xuning Wei12232" w:date="2026-10-24T11:11:00Z">
                    <w:rPr/>
                  </w:rPrChange>
                </w:rPr>
                <w:delText xml:space="preserve">1. </w:delText>
              </w:r>
            </w:del>
            <w:r>
              <w:rPr>
                <w:rFonts w:ascii="Times New Roman" w:eastAsia="仿宋_GB2312" w:hAnsi="Times New Roman" w:cs="Times New Roman"/>
                <w:sz w:val="18"/>
                <w:szCs w:val="18"/>
                <w:rPrChange w:id="5447" w:author="Xuning Wei12232" w:date="2026-10-24T11:11:00Z">
                  <w:rPr/>
                </w:rPrChange>
              </w:rPr>
              <w:t>Add</w:t>
            </w:r>
            <w:r>
              <w:rPr>
                <w:rFonts w:ascii="Times New Roman" w:eastAsia="仿宋_GB2312" w:hAnsi="Times New Roman" w:cs="Times New Roman"/>
                <w:sz w:val="18"/>
                <w:szCs w:val="18"/>
                <w:lang w:eastAsia="zh-CN"/>
                <w:rPrChange w:id="5448" w:author="Xuning Wei12232" w:date="2026-10-24T11:11:00Z">
                  <w:rPr>
                    <w:lang w:eastAsia="zh-CN"/>
                  </w:rPr>
                </w:rPrChange>
              </w:rPr>
              <w:t xml:space="preserve"> </w:t>
            </w:r>
            <w:ins w:id="5449" w:author="Xuning Wei12232" w:date="2026-10-23T19:53:00Z">
              <w:r>
                <w:rPr>
                  <w:rFonts w:ascii="Times New Roman" w:eastAsia="仿宋_GB2312" w:hAnsi="Times New Roman" w:cs="Times New Roman"/>
                  <w:color w:val="000000" w:themeColor="text1"/>
                  <w:sz w:val="18"/>
                  <w:szCs w:val="18"/>
                  <w:rPrChange w:id="5450"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5451"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5452" w:author="Xuning Wei12232" w:date="2026-10-20T08:14:00Z">
              <w:r>
                <w:rPr>
                  <w:rFonts w:ascii="Times New Roman" w:eastAsia="仿宋_GB2312" w:hAnsi="Times New Roman" w:cs="Times New Roman"/>
                  <w:sz w:val="18"/>
                  <w:szCs w:val="18"/>
                  <w:lang w:eastAsia="zh-CN"/>
                  <w:rPrChange w:id="5453" w:author="Xuning Wei12232" w:date="2026-10-24T11:11:00Z">
                    <w:rPr>
                      <w:lang w:eastAsia="zh-CN"/>
                    </w:rPr>
                  </w:rPrChange>
                </w:rPr>
                <w:delText>8.0 V DMF (7.584 kg/kg)</w:delText>
              </w:r>
            </w:del>
            <w:r>
              <w:rPr>
                <w:rFonts w:ascii="Times New Roman" w:eastAsia="仿宋_GB2312" w:hAnsi="Times New Roman" w:cs="Times New Roman"/>
                <w:sz w:val="18"/>
                <w:szCs w:val="18"/>
                <w:rPrChange w:id="5454"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5455" w:author="Xuning Wei12232" w:date="2026-10-24T11:11:00Z">
                  <w:rPr>
                    <w:lang w:eastAsia="zh-CN"/>
                  </w:rPr>
                </w:rPrChange>
              </w:rPr>
              <w:t>-R01)</w:t>
            </w:r>
            <w:r>
              <w:rPr>
                <w:rFonts w:ascii="Times New Roman" w:eastAsia="仿宋_GB2312" w:hAnsi="Times New Roman" w:cs="Times New Roman"/>
                <w:sz w:val="18"/>
                <w:szCs w:val="18"/>
                <w:rPrChange w:id="5456"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5457" w:author="Xuning Wei12232" w:date="2026-10-24T11:11:00Z">
                  <w:rPr>
                    <w:color w:val="0000FF"/>
                  </w:rPr>
                </w:rPrChange>
              </w:rPr>
              <w:t xml:space="preserve"> cleaning pipeline.</w:t>
            </w:r>
            <w:del w:id="5458" w:author="Xuning Wei12232" w:date="2026-10-20T15:17:00Z">
              <w:r>
                <w:rPr>
                  <w:rFonts w:ascii="Times New Roman" w:eastAsia="仿宋_GB2312" w:hAnsi="Times New Roman" w:cs="Times New Roman"/>
                  <w:sz w:val="18"/>
                  <w:szCs w:val="18"/>
                  <w:rPrChange w:id="5459" w:author="Xuning Wei12232" w:date="2026-10-24T11:11:00Z">
                    <w:rPr/>
                  </w:rPrChange>
                </w:rPr>
                <w:delText xml:space="preserve">. </w:delText>
              </w:r>
              <w:r>
                <w:rPr>
                  <w:rFonts w:ascii="Times New Roman" w:eastAsia="仿宋_GB2312" w:hAnsi="Times New Roman" w:cs="Times New Roman"/>
                  <w:sz w:val="18"/>
                  <w:szCs w:val="18"/>
                  <w:rPrChange w:id="5460" w:author="Xuning Wei12232" w:date="2026-10-24T11:11:00Z">
                    <w:rPr/>
                  </w:rPrChange>
                </w:rPr>
                <w:br/>
                <w:delText xml:space="preserve">2. </w:delText>
              </w:r>
            </w:del>
          </w:p>
          <w:p w14:paraId="7162A167" w14:textId="77777777" w:rsidR="007617DE" w:rsidRDefault="00AE300B" w:rsidP="007617DE">
            <w:pPr>
              <w:pStyle w:val="aff7"/>
              <w:widowControl w:val="0"/>
              <w:numPr>
                <w:ilvl w:val="0"/>
                <w:numId w:val="73"/>
              </w:numPr>
              <w:spacing w:beforeLines="50" w:before="120" w:afterLines="50" w:after="120"/>
              <w:jc w:val="both"/>
              <w:rPr>
                <w:ins w:id="5461" w:author="Xuning Wei12232" w:date="2026-10-20T15:17:00Z"/>
                <w:rFonts w:ascii="Times New Roman" w:eastAsia="仿宋_GB2312" w:hAnsi="Times New Roman" w:cs="Times New Roman"/>
                <w:sz w:val="18"/>
                <w:szCs w:val="18"/>
              </w:rPr>
              <w:pPrChange w:id="5462" w:author="Xuning Wei12232" w:date="2026-10-20T15:17:00Z">
                <w:pPr>
                  <w:widowControl w:val="0"/>
                  <w:spacing w:beforeLines="50" w:before="120" w:afterLines="50" w:after="120"/>
                  <w:contextualSpacing/>
                </w:pPr>
              </w:pPrChange>
            </w:pPr>
            <w:r>
              <w:rPr>
                <w:rFonts w:ascii="Times New Roman" w:eastAsia="仿宋_GB2312" w:hAnsi="Times New Roman" w:cs="Times New Roman"/>
                <w:sz w:val="18"/>
                <w:szCs w:val="18"/>
                <w:rPrChange w:id="5463" w:author="Xuning Wei12232" w:date="2026-10-24T11:11:00Z">
                  <w:rPr/>
                </w:rPrChange>
              </w:rPr>
              <w:t>After the liquid is filtered out of the synthesis reactor. Transfer the mixture in activation tank (TJ4S-1213-Sy15-R01) to synthesis reactor (TJ4S-1213-Sy15).</w:t>
            </w:r>
            <w:del w:id="5464" w:author="Xuning Wei12232" w:date="2026-10-20T15:17:00Z">
              <w:r>
                <w:rPr>
                  <w:rFonts w:ascii="Times New Roman" w:eastAsia="仿宋_GB2312" w:hAnsi="Times New Roman" w:cs="Times New Roman"/>
                  <w:sz w:val="18"/>
                  <w:szCs w:val="18"/>
                  <w:rPrChange w:id="5465" w:author="Xuning Wei12232" w:date="2026-10-24T11:11:00Z">
                    <w:rPr/>
                  </w:rPrChange>
                </w:rPr>
                <w:br/>
                <w:delText>3</w:delText>
              </w:r>
            </w:del>
          </w:p>
          <w:p w14:paraId="6FD6EDD1" w14:textId="77777777" w:rsidR="007617DE" w:rsidRPr="007617DE" w:rsidRDefault="00AE300B" w:rsidP="007617DE">
            <w:pPr>
              <w:pStyle w:val="aff7"/>
              <w:widowControl w:val="0"/>
              <w:numPr>
                <w:ilvl w:val="0"/>
                <w:numId w:val="73"/>
              </w:numPr>
              <w:spacing w:beforeLines="50" w:before="120" w:afterLines="50" w:after="120"/>
              <w:jc w:val="both"/>
              <w:rPr>
                <w:rFonts w:ascii="Times New Roman" w:eastAsia="仿宋_GB2312" w:hAnsi="Times New Roman" w:cs="Times New Roman"/>
                <w:sz w:val="18"/>
                <w:szCs w:val="18"/>
                <w:rPrChange w:id="5466" w:author="Xuning Wei12232" w:date="2026-10-24T11:11:00Z">
                  <w:rPr/>
                </w:rPrChange>
              </w:rPr>
              <w:pPrChange w:id="5467" w:author="Xuning Wei12232" w:date="2026-10-20T15:17:00Z">
                <w:pPr>
                  <w:widowControl w:val="0"/>
                  <w:spacing w:beforeLines="50" w:before="120" w:afterLines="50" w:after="120"/>
                  <w:contextualSpacing/>
                </w:pPr>
              </w:pPrChange>
            </w:pPr>
            <w:del w:id="5468" w:author="Xuning Wei12232" w:date="2026-10-20T15:18:00Z">
              <w:r>
                <w:rPr>
                  <w:rFonts w:ascii="Times New Roman" w:eastAsia="仿宋_GB2312" w:hAnsi="Times New Roman" w:cs="Times New Roman"/>
                  <w:sz w:val="18"/>
                  <w:szCs w:val="18"/>
                  <w:rPrChange w:id="5469" w:author="Xuning Wei12232" w:date="2026-10-24T11:11:00Z">
                    <w:rPr/>
                  </w:rPrChange>
                </w:rPr>
                <w:delText xml:space="preserve">. </w:delText>
              </w:r>
            </w:del>
            <w:r>
              <w:rPr>
                <w:rFonts w:ascii="Times New Roman" w:eastAsia="仿宋_GB2312" w:hAnsi="Times New Roman" w:cs="Times New Roman"/>
                <w:sz w:val="18"/>
                <w:szCs w:val="18"/>
                <w:rPrChange w:id="5470" w:author="Xuning Wei12232" w:date="2026-10-24T11:11:00Z">
                  <w:rPr/>
                </w:rPrChange>
              </w:rPr>
              <w:t>Bubble with nitrogen, after s</w:t>
            </w:r>
            <w:r>
              <w:rPr>
                <w:rFonts w:ascii="Times New Roman" w:eastAsia="仿宋_GB2312" w:hAnsi="Times New Roman" w:cs="Times New Roman"/>
                <w:color w:val="0000FF"/>
                <w:sz w:val="18"/>
                <w:szCs w:val="18"/>
                <w:rPrChange w:id="5471" w:author="Xuning Wei12232" w:date="2026-10-24T11:11:00Z">
                  <w:rPr>
                    <w:color w:val="0000FF"/>
                  </w:rPr>
                </w:rPrChange>
              </w:rPr>
              <w:t>tirring, turn off the nitrogen</w:t>
            </w:r>
            <w:r>
              <w:rPr>
                <w:rFonts w:ascii="Times New Roman" w:eastAsia="仿宋_GB2312" w:hAnsi="Times New Roman" w:cs="Times New Roman"/>
                <w:sz w:val="18"/>
                <w:szCs w:val="18"/>
                <w:rPrChange w:id="5472" w:author="Xuning Wei12232" w:date="2026-10-24T11:11:00Z">
                  <w:rPr/>
                </w:rPrChange>
              </w:rPr>
              <w:t>. Drain until there is no obvious drip</w:t>
            </w:r>
          </w:p>
          <w:p w14:paraId="236E5F71"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47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12846CDB" w14:textId="77777777">
        <w:trPr>
          <w:trHeight w:val="20"/>
        </w:trPr>
        <w:tc>
          <w:tcPr>
            <w:tcW w:w="310" w:type="pct"/>
            <w:tcMar>
              <w:top w:w="57" w:type="dxa"/>
              <w:left w:w="85" w:type="dxa"/>
              <w:bottom w:w="57" w:type="dxa"/>
              <w:right w:w="85" w:type="dxa"/>
            </w:tcMar>
            <w:vAlign w:val="center"/>
          </w:tcPr>
          <w:p w14:paraId="0C575FB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EFFA58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007D1E48" w14:textId="77777777" w:rsidR="007617DE" w:rsidRDefault="00AE300B" w:rsidP="007617DE">
            <w:pPr>
              <w:pStyle w:val="aff7"/>
              <w:widowControl w:val="0"/>
              <w:numPr>
                <w:ilvl w:val="0"/>
                <w:numId w:val="74"/>
              </w:numPr>
              <w:spacing w:beforeLines="50" w:before="120" w:afterLines="50" w:after="120"/>
              <w:jc w:val="both"/>
              <w:rPr>
                <w:ins w:id="5474" w:author="Xuning Wei12232" w:date="2026-10-20T15:18:00Z"/>
                <w:rFonts w:ascii="Times New Roman" w:eastAsia="仿宋_GB2312" w:hAnsi="Times New Roman" w:cs="Times New Roman"/>
                <w:sz w:val="18"/>
                <w:szCs w:val="18"/>
              </w:rPr>
              <w:pPrChange w:id="5475" w:author="Xuning Wei12232" w:date="2026-10-20T15:18:00Z">
                <w:pPr>
                  <w:widowControl w:val="0"/>
                  <w:spacing w:beforeLines="50" w:before="120" w:afterLines="50" w:after="120"/>
                  <w:contextualSpacing/>
                </w:pPr>
              </w:pPrChange>
            </w:pPr>
            <w:del w:id="5476" w:author="Xuning Wei12232" w:date="2026-10-20T15:18:00Z">
              <w:r>
                <w:rPr>
                  <w:rFonts w:ascii="Times New Roman" w:eastAsia="仿宋_GB2312" w:hAnsi="Times New Roman" w:cs="Times New Roman"/>
                  <w:sz w:val="18"/>
                  <w:szCs w:val="18"/>
                  <w:rPrChange w:id="5477" w:author="Xuning Wei12232" w:date="2026-10-24T11:11:00Z">
                    <w:rPr/>
                  </w:rPrChange>
                </w:rPr>
                <w:delText xml:space="preserve">1. </w:delText>
              </w:r>
            </w:del>
            <w:r>
              <w:rPr>
                <w:rFonts w:ascii="Times New Roman" w:eastAsia="仿宋_GB2312" w:hAnsi="Times New Roman" w:cs="Times New Roman"/>
                <w:sz w:val="18"/>
                <w:szCs w:val="18"/>
                <w:rPrChange w:id="5478" w:author="Xuning Wei12232" w:date="2026-10-24T11:11:00Z">
                  <w:rPr/>
                </w:rPrChange>
              </w:rPr>
              <w:t>Add</w:t>
            </w:r>
            <w:r>
              <w:rPr>
                <w:rFonts w:ascii="Times New Roman" w:eastAsia="仿宋_GB2312" w:hAnsi="Times New Roman" w:cs="Times New Roman"/>
                <w:sz w:val="18"/>
                <w:szCs w:val="18"/>
                <w:lang w:eastAsia="zh-CN"/>
                <w:rPrChange w:id="5479" w:author="Xuning Wei12232" w:date="2026-10-24T11:11:00Z">
                  <w:rPr>
                    <w:lang w:eastAsia="zh-CN"/>
                  </w:rPr>
                </w:rPrChange>
              </w:rPr>
              <w:t xml:space="preserve"> </w:t>
            </w:r>
            <w:del w:id="5480" w:author="Xuning Wei12232" w:date="2026-10-20T08:14:00Z">
              <w:r>
                <w:rPr>
                  <w:rFonts w:ascii="Times New Roman" w:eastAsia="仿宋_GB2312" w:hAnsi="Times New Roman" w:cs="Times New Roman"/>
                  <w:bCs w:val="0"/>
                  <w:sz w:val="18"/>
                  <w:szCs w:val="18"/>
                  <w:lang w:eastAsia="zh-CN"/>
                  <w:rPrChange w:id="5481" w:author="Xuning Wei12232" w:date="2026-10-24T11:11:00Z">
                    <w:rPr>
                      <w:lang w:eastAsia="zh-CN"/>
                    </w:rPr>
                  </w:rPrChange>
                </w:rPr>
                <w:delText>8.0 V 20 % piperidine in DMF (7.448 kg/kg)</w:delText>
              </w:r>
            </w:del>
            <w:ins w:id="5482" w:author="Xuning Wei12232" w:date="2026-10-20T08:14:00Z">
              <w:r>
                <w:rPr>
                  <w:rFonts w:ascii="Times New Roman" w:eastAsia="仿宋_GB2312" w:hAnsi="Times New Roman" w:cs="Times New Roman"/>
                  <w:bCs w:val="0"/>
                  <w:sz w:val="18"/>
                  <w:szCs w:val="18"/>
                  <w:lang w:eastAsia="zh-CN"/>
                  <w:rPrChange w:id="5483"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5484"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5485" w:author="Xuning Wei12232" w:date="2026-10-24T11:11:00Z">
                    <w:rPr>
                      <w:lang w:eastAsia="zh-CN"/>
                    </w:rPr>
                  </w:rPrChange>
                </w:rPr>
                <w:t xml:space="preserve"> in</w:t>
              </w:r>
            </w:ins>
            <w:ins w:id="5486" w:author="Xuning Wei12232" w:date="2026-10-20T20:00:00Z">
              <w:r>
                <w:rPr>
                  <w:rFonts w:ascii="Times New Roman" w:eastAsia="仿宋_GB2312" w:hAnsi="Times New Roman" w:cs="Times New Roman"/>
                  <w:bCs w:val="0"/>
                  <w:sz w:val="18"/>
                  <w:szCs w:val="18"/>
                  <w:lang w:eastAsia="zh-CN"/>
                  <w:rPrChange w:id="5487"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Pr>
                <w:rFonts w:ascii="Times New Roman" w:eastAsia="仿宋_GB2312" w:hAnsi="Times New Roman" w:cs="Times New Roman"/>
                <w:bCs w:val="0"/>
                <w:sz w:val="18"/>
                <w:szCs w:val="18"/>
                <w:lang w:eastAsia="zh-CN"/>
                <w:rPrChange w:id="5488" w:author="Xuning Wei12232" w:date="2026-10-24T11:11:00Z">
                  <w:rPr>
                    <w:lang w:eastAsia="zh-CN"/>
                  </w:rPr>
                </w:rPrChange>
              </w:rPr>
              <w:t xml:space="preserve"> </w:t>
            </w:r>
            <w:r>
              <w:rPr>
                <w:rFonts w:ascii="Times New Roman" w:eastAsia="仿宋_GB2312" w:hAnsi="Times New Roman" w:cs="Times New Roman"/>
                <w:sz w:val="18"/>
                <w:szCs w:val="18"/>
                <w:rPrChange w:id="5489" w:author="Xuning Wei12232" w:date="2026-10-24T11:11:00Z">
                  <w:rPr/>
                </w:rPrChange>
              </w:rPr>
              <w:t>into</w:t>
            </w:r>
            <w:r>
              <w:rPr>
                <w:rFonts w:ascii="Times New Roman" w:eastAsia="仿宋_GB2312" w:hAnsi="Times New Roman" w:cs="Times New Roman"/>
                <w:b/>
                <w:sz w:val="18"/>
                <w:szCs w:val="18"/>
                <w:rPrChange w:id="5490" w:author="Xuning Wei12232" w:date="2026-10-24T11:11:00Z">
                  <w:rPr>
                    <w:b/>
                  </w:rPr>
                </w:rPrChange>
              </w:rPr>
              <w:t xml:space="preserve"> </w:t>
            </w:r>
            <w:r>
              <w:rPr>
                <w:rFonts w:ascii="Times New Roman" w:eastAsia="仿宋_GB2312" w:hAnsi="Times New Roman" w:cs="Times New Roman"/>
                <w:sz w:val="18"/>
                <w:szCs w:val="18"/>
                <w:rPrChange w:id="5491" w:author="Xuning Wei12232" w:date="2026-10-24T11:11:00Z">
                  <w:rPr/>
                </w:rPrChange>
              </w:rPr>
              <w:t>TJ4S-1213-Sy15.</w:t>
            </w:r>
            <w:del w:id="5492" w:author="Xuning Wei12232" w:date="2026-10-20T15:18:00Z">
              <w:r>
                <w:rPr>
                  <w:rFonts w:ascii="Times New Roman" w:eastAsia="仿宋_GB2312" w:hAnsi="Times New Roman" w:cs="Times New Roman"/>
                  <w:sz w:val="18"/>
                  <w:szCs w:val="18"/>
                  <w:rPrChange w:id="5493" w:author="Xuning Wei12232" w:date="2026-10-24T11:11:00Z">
                    <w:rPr/>
                  </w:rPrChange>
                </w:rPr>
                <w:delText xml:space="preserve"> </w:delText>
              </w:r>
              <w:r>
                <w:rPr>
                  <w:rFonts w:ascii="Times New Roman" w:eastAsia="仿宋_GB2312" w:hAnsi="Times New Roman" w:cs="Times New Roman"/>
                  <w:sz w:val="18"/>
                  <w:szCs w:val="18"/>
                  <w:rPrChange w:id="5494" w:author="Xuning Wei12232" w:date="2026-10-24T11:11:00Z">
                    <w:rPr/>
                  </w:rPrChange>
                </w:rPr>
                <w:br/>
                <w:delText xml:space="preserve">2. </w:delText>
              </w:r>
            </w:del>
          </w:p>
          <w:p w14:paraId="5AFF7085" w14:textId="77777777" w:rsidR="007617DE" w:rsidRDefault="00AE300B" w:rsidP="007617DE">
            <w:pPr>
              <w:pStyle w:val="aff7"/>
              <w:widowControl w:val="0"/>
              <w:numPr>
                <w:ilvl w:val="0"/>
                <w:numId w:val="74"/>
              </w:numPr>
              <w:spacing w:beforeLines="50" w:before="120" w:afterLines="50" w:after="120"/>
              <w:jc w:val="both"/>
              <w:rPr>
                <w:ins w:id="5495" w:author="Xuning Wei12232" w:date="2026-10-20T15:18:00Z"/>
                <w:rFonts w:ascii="Times New Roman" w:eastAsia="仿宋_GB2312" w:hAnsi="Times New Roman" w:cs="Times New Roman"/>
                <w:sz w:val="18"/>
                <w:szCs w:val="18"/>
              </w:rPr>
              <w:pPrChange w:id="5496" w:author="Xuning Wei12232" w:date="2026-10-20T15:18:00Z">
                <w:pPr>
                  <w:widowControl w:val="0"/>
                  <w:spacing w:beforeLines="50" w:before="120" w:afterLines="50" w:after="120"/>
                  <w:contextualSpacing/>
                </w:pPr>
              </w:pPrChange>
            </w:pPr>
            <w:r>
              <w:rPr>
                <w:rFonts w:ascii="Times New Roman" w:eastAsia="仿宋_GB2312" w:hAnsi="Times New Roman" w:cs="Times New Roman"/>
                <w:sz w:val="18"/>
                <w:szCs w:val="18"/>
                <w:rPrChange w:id="5497"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5498" w:author="Xuning Wei12232" w:date="2026-10-24T11:11:00Z">
                  <w:rPr>
                    <w:color w:val="0000FF"/>
                  </w:rPr>
                </w:rPrChange>
              </w:rPr>
              <w:t>agitator</w:t>
            </w:r>
            <w:r>
              <w:rPr>
                <w:rFonts w:ascii="Times New Roman" w:eastAsia="仿宋_GB2312" w:hAnsi="Times New Roman" w:cs="Times New Roman"/>
                <w:sz w:val="18"/>
                <w:szCs w:val="18"/>
                <w:rPrChange w:id="5499" w:author="Xuning Wei12232" w:date="2026-10-24T11:11:00Z">
                  <w:rPr/>
                </w:rPrChange>
              </w:rPr>
              <w:t>.</w:t>
            </w:r>
            <w:del w:id="5500" w:author="Xuning Wei12232" w:date="2026-10-20T15:18:00Z">
              <w:r>
                <w:rPr>
                  <w:rFonts w:ascii="Times New Roman" w:eastAsia="仿宋_GB2312" w:hAnsi="Times New Roman" w:cs="Times New Roman"/>
                  <w:sz w:val="18"/>
                  <w:szCs w:val="18"/>
                  <w:rPrChange w:id="5501" w:author="Xuning Wei12232" w:date="2026-10-24T11:11:00Z">
                    <w:rPr/>
                  </w:rPrChange>
                </w:rPr>
                <w:br/>
                <w:delText>3.</w:delText>
              </w:r>
            </w:del>
          </w:p>
          <w:p w14:paraId="148C7949" w14:textId="77777777" w:rsidR="007617DE" w:rsidRDefault="00AE300B" w:rsidP="007617DE">
            <w:pPr>
              <w:pStyle w:val="aff7"/>
              <w:widowControl w:val="0"/>
              <w:numPr>
                <w:ilvl w:val="0"/>
                <w:numId w:val="74"/>
              </w:numPr>
              <w:spacing w:beforeLines="50" w:before="120" w:afterLines="50" w:after="120"/>
              <w:jc w:val="both"/>
              <w:rPr>
                <w:ins w:id="5502" w:author="Xuning Wei12232" w:date="2026-10-20T15:18:00Z"/>
                <w:rFonts w:ascii="Times New Roman" w:eastAsia="仿宋_GB2312" w:hAnsi="Times New Roman" w:cs="Times New Roman"/>
                <w:sz w:val="18"/>
                <w:szCs w:val="18"/>
              </w:rPr>
              <w:pPrChange w:id="5503" w:author="Xuning Wei12232" w:date="2026-10-20T15:18:00Z">
                <w:pPr>
                  <w:widowControl w:val="0"/>
                  <w:spacing w:beforeLines="50" w:before="120" w:afterLines="50" w:after="120"/>
                  <w:contextualSpacing/>
                </w:pPr>
              </w:pPrChange>
            </w:pPr>
            <w:r>
              <w:rPr>
                <w:rFonts w:ascii="Times New Roman" w:eastAsia="仿宋_GB2312" w:hAnsi="Times New Roman" w:cs="Times New Roman"/>
                <w:sz w:val="18"/>
                <w:szCs w:val="18"/>
                <w:rPrChange w:id="5504" w:author="Xuning Wei12232" w:date="2026-10-24T11:11:00Z">
                  <w:rPr/>
                </w:rPrChange>
              </w:rPr>
              <w:t xml:space="preserve"> </w:t>
            </w:r>
            <w:r>
              <w:rPr>
                <w:rFonts w:ascii="Times New Roman" w:eastAsia="仿宋_GB2312" w:hAnsi="Times New Roman" w:cs="Times New Roman"/>
                <w:sz w:val="18"/>
                <w:szCs w:val="18"/>
                <w:lang w:eastAsia="zh-CN"/>
                <w:rPrChange w:id="5505" w:author="Xuning Wei12232" w:date="2026-10-24T11:11:00Z">
                  <w:rPr>
                    <w:lang w:eastAsia="zh-CN"/>
                  </w:rPr>
                </w:rPrChange>
              </w:rPr>
              <w:t>A</w:t>
            </w:r>
            <w:r>
              <w:rPr>
                <w:rFonts w:ascii="Times New Roman" w:eastAsia="仿宋_GB2312" w:hAnsi="Times New Roman" w:cs="Times New Roman"/>
                <w:sz w:val="18"/>
                <w:szCs w:val="18"/>
                <w:rPrChange w:id="5506" w:author="Xuning Wei12232" w:date="2026-10-24T11:11:00Z">
                  <w:rPr/>
                </w:rPrChange>
              </w:rPr>
              <w:t xml:space="preserve">djust to </w:t>
            </w:r>
            <w:ins w:id="5507" w:author="Xuning Wei12232" w:date="2026-10-20T20:03:00Z">
              <w:r>
                <w:rPr>
                  <w:rFonts w:ascii="Times New Roman" w:eastAsia="仿宋_GB2312" w:hAnsi="Times New Roman" w:cs="Times New Roman"/>
                  <w:color w:val="FF0000"/>
                  <w:sz w:val="18"/>
                  <w:szCs w:val="18"/>
                </w:rPr>
                <w:t xml:space="preserve">25.0 ± 5.0 °C (target: </w:t>
              </w:r>
            </w:ins>
            <w:ins w:id="5508" w:author="Xuning Wei12232" w:date="2026-10-20T21:36:00Z">
              <w:r>
                <w:rPr>
                  <w:rFonts w:ascii="Times New Roman" w:eastAsia="仿宋_GB2312" w:hAnsi="Times New Roman" w:cs="Times New Roman"/>
                  <w:color w:val="FF0000"/>
                  <w:sz w:val="18"/>
                  <w:szCs w:val="18"/>
                </w:rPr>
                <w:t>25.0 °C</w:t>
              </w:r>
            </w:ins>
            <w:ins w:id="5509" w:author="Xuning Wei12232" w:date="2026-10-20T20:03:00Z">
              <w:r>
                <w:rPr>
                  <w:rFonts w:ascii="Times New Roman" w:eastAsia="仿宋_GB2312" w:hAnsi="Times New Roman" w:cs="Times New Roman"/>
                  <w:color w:val="FF0000"/>
                  <w:sz w:val="18"/>
                  <w:szCs w:val="18"/>
                </w:rPr>
                <w:t>)</w:t>
              </w:r>
            </w:ins>
            <w:ins w:id="5510" w:author="Xuning Wei12232" w:date="2026-10-22T09:53:00Z">
              <w:r>
                <w:rPr>
                  <w:rFonts w:ascii="Times New Roman" w:eastAsia="仿宋_GB2312" w:hAnsi="Times New Roman" w:cs="Times New Roman"/>
                  <w:color w:val="FF0000"/>
                  <w:sz w:val="18"/>
                  <w:szCs w:val="18"/>
                </w:rPr>
                <w:t>,</w:t>
              </w:r>
            </w:ins>
            <w:del w:id="5511" w:author="Xuning Wei12232" w:date="2026-10-20T14:33:00Z">
              <w:r>
                <w:rPr>
                  <w:rFonts w:ascii="Times New Roman" w:eastAsia="仿宋_GB2312" w:hAnsi="Times New Roman" w:cs="Times New Roman"/>
                  <w:sz w:val="18"/>
                  <w:szCs w:val="18"/>
                  <w:rPrChange w:id="5512" w:author="Xuning Wei12232" w:date="2026-10-24T11:11:00Z">
                    <w:rPr/>
                  </w:rPrChange>
                </w:rPr>
                <w:delText>25 ± 5 °C</w:delText>
              </w:r>
            </w:del>
            <w:del w:id="5513" w:author="Xuning Wei12232" w:date="2026-10-20T20:03:00Z">
              <w:r>
                <w:rPr>
                  <w:rFonts w:ascii="Times New Roman" w:eastAsia="仿宋_GB2312" w:hAnsi="Times New Roman" w:cs="Times New Roman"/>
                  <w:sz w:val="18"/>
                  <w:szCs w:val="18"/>
                  <w:rPrChange w:id="5514" w:author="Xuning Wei12232" w:date="2026-10-24T11:11:00Z">
                    <w:rPr/>
                  </w:rPrChange>
                </w:rPr>
                <w:delText xml:space="preserve"> (target: 25 °C)</w:delText>
              </w:r>
            </w:del>
            <w:r>
              <w:rPr>
                <w:rFonts w:ascii="Times New Roman" w:eastAsia="仿宋_GB2312" w:hAnsi="Times New Roman" w:cs="Times New Roman"/>
                <w:sz w:val="18"/>
                <w:szCs w:val="18"/>
                <w:rPrChange w:id="5515" w:author="Xuning Wei12232" w:date="2026-10-24T11:11:00Z">
                  <w:rPr/>
                </w:rPrChange>
              </w:rPr>
              <w:t xml:space="preserve"> </w:t>
            </w:r>
            <w:del w:id="5516" w:author="Xuning Wei12232" w:date="2026-10-22T09:52:00Z">
              <w:r>
                <w:rPr>
                  <w:rFonts w:ascii="Times New Roman" w:eastAsia="仿宋_GB2312" w:hAnsi="Times New Roman" w:cs="Times New Roman"/>
                  <w:sz w:val="18"/>
                  <w:szCs w:val="18"/>
                  <w:rPrChange w:id="5517" w:author="Xuning Wei12232" w:date="2026-10-24T11:11:00Z">
                    <w:rPr/>
                  </w:rPrChange>
                </w:rPr>
                <w:delText>a</w:delText>
              </w:r>
            </w:del>
            <w:del w:id="5518" w:author="Xuning Wei12232" w:date="2026-10-22T09:53:00Z">
              <w:r>
                <w:rPr>
                  <w:rFonts w:ascii="Times New Roman" w:eastAsia="仿宋_GB2312" w:hAnsi="Times New Roman" w:cs="Times New Roman"/>
                  <w:sz w:val="18"/>
                  <w:szCs w:val="18"/>
                  <w:rPrChange w:id="5519" w:author="Xuning Wei12232" w:date="2026-10-24T11:11:00Z">
                    <w:rPr/>
                  </w:rPrChange>
                </w:rPr>
                <w:delText>nd</w:delText>
              </w:r>
            </w:del>
            <w:r>
              <w:rPr>
                <w:rFonts w:ascii="Times New Roman" w:eastAsia="仿宋_GB2312" w:hAnsi="Times New Roman" w:cs="Times New Roman"/>
                <w:sz w:val="18"/>
                <w:szCs w:val="18"/>
                <w:rPrChange w:id="5520" w:author="Xuning Wei12232" w:date="2026-10-24T11:11:00Z">
                  <w:rPr/>
                </w:rPrChange>
              </w:rPr>
              <w:t xml:space="preserve"> stir for </w:t>
            </w:r>
            <w:ins w:id="5521" w:author="Xuning Wei12232" w:date="2026-10-22T10:26:00Z">
              <w:r>
                <w:rPr>
                  <w:rFonts w:ascii="Times New Roman" w:eastAsia="仿宋_GB2312" w:hAnsi="Times New Roman" w:cs="Times New Roman"/>
                  <w:color w:val="000000" w:themeColor="text1"/>
                  <w:sz w:val="18"/>
                  <w:szCs w:val="18"/>
                  <w:rPrChange w:id="5522"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5523" w:author="Xuning Wei12232" w:date="2026-10-22T10:26:00Z">
              <w:r>
                <w:rPr>
                  <w:rFonts w:ascii="Times New Roman" w:eastAsia="仿宋_GB2312" w:hAnsi="Times New Roman" w:cs="Times New Roman"/>
                  <w:sz w:val="18"/>
                  <w:szCs w:val="18"/>
                  <w:rPrChange w:id="5524" w:author="Xuning Wei12232" w:date="2026-10-24T11:11:00Z">
                    <w:rPr/>
                  </w:rPrChange>
                </w:rPr>
                <w:delText>2 h ± 15 min</w:delText>
              </w:r>
            </w:del>
            <w:r>
              <w:rPr>
                <w:rFonts w:ascii="Times New Roman" w:eastAsia="仿宋_GB2312" w:hAnsi="Times New Roman" w:cs="Times New Roman"/>
                <w:sz w:val="18"/>
                <w:szCs w:val="18"/>
                <w:rPrChange w:id="5525" w:author="Xuning Wei12232" w:date="2026-10-24T11:11:00Z">
                  <w:rPr/>
                </w:rPrChange>
              </w:rPr>
              <w:t xml:space="preserve"> (target: 2 h) at </w:t>
            </w:r>
            <w:ins w:id="5526" w:author="Xuning Wei12232" w:date="2026-10-20T20:03:00Z">
              <w:r>
                <w:rPr>
                  <w:rFonts w:ascii="Times New Roman" w:eastAsia="仿宋_GB2312" w:hAnsi="Times New Roman" w:cs="Times New Roman"/>
                  <w:color w:val="FF0000"/>
                  <w:sz w:val="18"/>
                  <w:szCs w:val="18"/>
                </w:rPr>
                <w:t xml:space="preserve">25.0 ± 5.0 °C (target: </w:t>
              </w:r>
            </w:ins>
            <w:ins w:id="5527" w:author="Xuning Wei12232" w:date="2026-10-20T21:36:00Z">
              <w:r>
                <w:rPr>
                  <w:rFonts w:ascii="Times New Roman" w:eastAsia="仿宋_GB2312" w:hAnsi="Times New Roman" w:cs="Times New Roman"/>
                  <w:color w:val="FF0000"/>
                  <w:sz w:val="18"/>
                  <w:szCs w:val="18"/>
                </w:rPr>
                <w:t>25.0 °C</w:t>
              </w:r>
            </w:ins>
            <w:ins w:id="5528" w:author="Xuning Wei12232" w:date="2026-10-20T20:03:00Z">
              <w:r>
                <w:rPr>
                  <w:rFonts w:ascii="Times New Roman" w:eastAsia="仿宋_GB2312" w:hAnsi="Times New Roman" w:cs="Times New Roman"/>
                  <w:color w:val="FF0000"/>
                  <w:sz w:val="18"/>
                  <w:szCs w:val="18"/>
                </w:rPr>
                <w:t>).</w:t>
              </w:r>
            </w:ins>
            <w:del w:id="5529" w:author="Xuning Wei12232" w:date="2026-10-20T14:33:00Z">
              <w:r>
                <w:rPr>
                  <w:rFonts w:ascii="Times New Roman" w:eastAsia="仿宋_GB2312" w:hAnsi="Times New Roman" w:cs="Times New Roman"/>
                  <w:sz w:val="18"/>
                  <w:szCs w:val="18"/>
                  <w:rPrChange w:id="5530" w:author="Xuning Wei12232" w:date="2026-10-24T11:11:00Z">
                    <w:rPr/>
                  </w:rPrChange>
                </w:rPr>
                <w:delText>25 ± 5 °C</w:delText>
              </w:r>
            </w:del>
            <w:del w:id="5531" w:author="Xuning Wei12232" w:date="2026-10-20T20:03:00Z">
              <w:r>
                <w:rPr>
                  <w:rFonts w:ascii="Times New Roman" w:eastAsia="仿宋_GB2312" w:hAnsi="Times New Roman" w:cs="Times New Roman"/>
                  <w:sz w:val="18"/>
                  <w:szCs w:val="18"/>
                  <w:rPrChange w:id="5532" w:author="Xuning Wei12232" w:date="2026-10-24T11:11:00Z">
                    <w:rPr/>
                  </w:rPrChange>
                </w:rPr>
                <w:delText xml:space="preserve"> (target: 25 °C)</w:delText>
              </w:r>
            </w:del>
            <w:del w:id="5533" w:author="Xuning Wei12232" w:date="2026-10-22T09:53:00Z">
              <w:r>
                <w:rPr>
                  <w:rFonts w:ascii="Times New Roman" w:eastAsia="仿宋_GB2312" w:hAnsi="Times New Roman" w:cs="Times New Roman"/>
                  <w:sz w:val="18"/>
                  <w:szCs w:val="18"/>
                  <w:rPrChange w:id="5534" w:author="Xuning Wei12232" w:date="2026-10-24T11:11:00Z">
                    <w:rPr/>
                  </w:rPrChange>
                </w:rPr>
                <w:delText>.</w:delText>
              </w:r>
            </w:del>
            <w:del w:id="5535" w:author="Xuning Wei12232" w:date="2026-10-20T15:18:00Z">
              <w:r>
                <w:rPr>
                  <w:rFonts w:ascii="Times New Roman" w:eastAsia="仿宋_GB2312" w:hAnsi="Times New Roman" w:cs="Times New Roman"/>
                  <w:sz w:val="18"/>
                  <w:szCs w:val="18"/>
                  <w:rPrChange w:id="5536" w:author="Xuning Wei12232" w:date="2026-10-24T11:11:00Z">
                    <w:rPr/>
                  </w:rPrChange>
                </w:rPr>
                <w:br/>
                <w:delText xml:space="preserve">4. </w:delText>
              </w:r>
            </w:del>
          </w:p>
          <w:p w14:paraId="6C1591BA" w14:textId="77777777" w:rsidR="007617DE" w:rsidRPr="007617DE" w:rsidRDefault="00AE300B" w:rsidP="007617DE">
            <w:pPr>
              <w:pStyle w:val="aff7"/>
              <w:widowControl w:val="0"/>
              <w:numPr>
                <w:ilvl w:val="0"/>
                <w:numId w:val="74"/>
              </w:numPr>
              <w:spacing w:beforeLines="50" w:before="120" w:afterLines="50" w:after="120"/>
              <w:jc w:val="both"/>
              <w:rPr>
                <w:rFonts w:ascii="Times New Roman" w:eastAsia="仿宋_GB2312" w:hAnsi="Times New Roman" w:cs="Times New Roman"/>
                <w:sz w:val="18"/>
                <w:szCs w:val="18"/>
                <w:rPrChange w:id="5537" w:author="Xuning Wei12232" w:date="2026-10-24T11:11:00Z">
                  <w:rPr/>
                </w:rPrChange>
              </w:rPr>
              <w:pPrChange w:id="5538" w:author="Xuning Wei12232" w:date="2026-10-20T15:18:00Z">
                <w:pPr>
                  <w:widowControl w:val="0"/>
                  <w:spacing w:beforeLines="50" w:before="120" w:afterLines="50" w:after="120"/>
                  <w:contextualSpacing/>
                </w:pPr>
              </w:pPrChange>
            </w:pPr>
            <w:r>
              <w:rPr>
                <w:rFonts w:ascii="Times New Roman" w:eastAsia="仿宋_GB2312" w:hAnsi="Times New Roman" w:cs="Times New Roman"/>
                <w:sz w:val="18"/>
                <w:szCs w:val="18"/>
                <w:rPrChange w:id="5539" w:author="Xuning Wei12232" w:date="2026-10-24T11:11:00Z">
                  <w:rPr/>
                </w:rPrChange>
              </w:rPr>
              <w:t xml:space="preserve">Stop stirring, turn off the nitrogen. Drain until there is no obvious drip. </w:t>
            </w:r>
          </w:p>
        </w:tc>
      </w:tr>
      <w:tr w:rsidR="007617DE" w14:paraId="73F90EAB" w14:textId="77777777">
        <w:trPr>
          <w:trHeight w:val="20"/>
        </w:trPr>
        <w:tc>
          <w:tcPr>
            <w:tcW w:w="310" w:type="pct"/>
            <w:tcMar>
              <w:top w:w="57" w:type="dxa"/>
              <w:left w:w="85" w:type="dxa"/>
              <w:bottom w:w="57" w:type="dxa"/>
              <w:right w:w="85" w:type="dxa"/>
            </w:tcMar>
            <w:vAlign w:val="center"/>
          </w:tcPr>
          <w:p w14:paraId="7D50D0C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2065ECC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01399EFC" w14:textId="77777777" w:rsidR="007617DE" w:rsidRDefault="00AE300B" w:rsidP="007617DE">
            <w:pPr>
              <w:pStyle w:val="aff7"/>
              <w:widowControl w:val="0"/>
              <w:numPr>
                <w:ilvl w:val="0"/>
                <w:numId w:val="75"/>
              </w:numPr>
              <w:spacing w:beforeLines="50" w:before="120" w:afterLines="50" w:after="120"/>
              <w:jc w:val="both"/>
              <w:rPr>
                <w:ins w:id="5540" w:author="Xuning Wei12232" w:date="2026-10-20T15:18:00Z"/>
                <w:rFonts w:ascii="Times New Roman" w:eastAsia="仿宋_GB2312" w:hAnsi="Times New Roman" w:cs="Times New Roman"/>
                <w:sz w:val="18"/>
                <w:szCs w:val="18"/>
              </w:rPr>
              <w:pPrChange w:id="5541" w:author="Xuning Wei12232" w:date="2026-10-20T15:18:00Z">
                <w:pPr>
                  <w:widowControl w:val="0"/>
                  <w:spacing w:beforeLines="50" w:before="120" w:afterLines="50" w:after="120"/>
                  <w:contextualSpacing/>
                </w:pPr>
              </w:pPrChange>
            </w:pPr>
            <w:del w:id="5542" w:author="Xuning Wei12232" w:date="2026-10-20T15:18: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5543"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5544" w:author="Xuning Wei12232" w:date="2026-10-24T11:11:00Z">
                  <w:rPr>
                    <w:rFonts w:hint="eastAsia"/>
                  </w:rPr>
                </w:rPrChange>
              </w:rPr>
              <w:t>±</w:t>
            </w:r>
            <w:r>
              <w:rPr>
                <w:rFonts w:ascii="Times New Roman" w:eastAsia="仿宋_GB2312" w:hAnsi="Times New Roman" w:cs="Times New Roman"/>
                <w:sz w:val="18"/>
                <w:szCs w:val="18"/>
                <w:rPrChange w:id="5545" w:author="Xuning Wei12232" w:date="2026-10-24T11:11:00Z">
                  <w:rPr/>
                </w:rPrChange>
              </w:rPr>
              <w:t>5 °C (</w:t>
            </w:r>
            <w:del w:id="5546" w:author="Xuning Wei12232" w:date="2026-10-24T10:48:00Z">
              <w:r>
                <w:rPr>
                  <w:rFonts w:ascii="Times New Roman" w:eastAsia="仿宋_GB2312" w:hAnsi="Times New Roman" w:cs="Times New Roman"/>
                  <w:sz w:val="18"/>
                  <w:szCs w:val="18"/>
                  <w:rPrChange w:id="5547" w:author="Xuning Wei12232" w:date="2026-10-24T11:11:00Z">
                    <w:rPr/>
                  </w:rPrChange>
                </w:rPr>
                <w:delText>target: 20 °C</w:delText>
              </w:r>
            </w:del>
            <w:ins w:id="5548"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5549" w:author="Xuning Wei12232" w:date="2026-10-24T11:11:00Z">
                  <w:rPr/>
                </w:rPrChange>
              </w:rPr>
              <w:t>).</w:t>
            </w:r>
            <w:del w:id="5550" w:author="Xuning Wei12232" w:date="2026-10-20T15:18:00Z">
              <w:r>
                <w:rPr>
                  <w:rFonts w:ascii="Times New Roman" w:eastAsia="仿宋_GB2312" w:hAnsi="Times New Roman" w:cs="Times New Roman"/>
                  <w:sz w:val="18"/>
                  <w:szCs w:val="18"/>
                  <w:rPrChange w:id="5551" w:author="Xuning Wei12232" w:date="2026-10-24T11:11:00Z">
                    <w:rPr/>
                  </w:rPrChange>
                </w:rPr>
                <w:br/>
                <w:delText xml:space="preserve">2. </w:delText>
              </w:r>
            </w:del>
          </w:p>
          <w:p w14:paraId="1A94D35C" w14:textId="77777777" w:rsidR="007617DE" w:rsidRDefault="00AE300B" w:rsidP="007617DE">
            <w:pPr>
              <w:pStyle w:val="aff7"/>
              <w:widowControl w:val="0"/>
              <w:numPr>
                <w:ilvl w:val="0"/>
                <w:numId w:val="75"/>
              </w:numPr>
              <w:spacing w:beforeLines="50" w:before="120" w:afterLines="50" w:after="120"/>
              <w:jc w:val="both"/>
              <w:rPr>
                <w:ins w:id="5552" w:author="Xuning Wei12232" w:date="2026-10-20T15:18:00Z"/>
                <w:rFonts w:ascii="Times New Roman" w:eastAsia="仿宋_GB2312" w:hAnsi="Times New Roman" w:cs="Times New Roman"/>
                <w:sz w:val="18"/>
                <w:szCs w:val="18"/>
              </w:rPr>
              <w:pPrChange w:id="5553" w:author="Xuning Wei12232" w:date="2026-10-20T15:18:00Z">
                <w:pPr>
                  <w:widowControl w:val="0"/>
                  <w:spacing w:beforeLines="50" w:before="120" w:afterLines="50" w:after="120"/>
                  <w:contextualSpacing/>
                </w:pPr>
              </w:pPrChange>
            </w:pPr>
            <w:ins w:id="5554" w:author="Xuning Wei12232" w:date="2026-10-23T19:44:00Z">
              <w:r>
                <w:rPr>
                  <w:rFonts w:ascii="Times New Roman" w:eastAsia="仿宋_GB2312" w:hAnsi="Times New Roman" w:cs="Times New Roman"/>
                  <w:color w:val="FF0000"/>
                  <w:sz w:val="18"/>
                  <w:szCs w:val="18"/>
                  <w:rPrChange w:id="5555"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5556"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5557" w:author="Xuning Wei12232" w:date="2026-10-24T11:11:00Z">
                    <w:rPr>
                      <w:rFonts w:ascii="Times New Roman" w:eastAsia="仿宋_GB2312" w:hAnsi="Times New Roman" w:cs="Times New Roman"/>
                      <w:color w:val="FF0000"/>
                      <w:sz w:val="18"/>
                      <w:szCs w:val="18"/>
                      <w:highlight w:val="yellow"/>
                    </w:rPr>
                  </w:rPrChange>
                </w:rPr>
                <w:t>into TJ4S-1213-Sy15</w:t>
              </w:r>
            </w:ins>
            <w:del w:id="5558" w:author="Xuning Wei12232" w:date="2026-10-23T19:44:00Z">
              <w:r>
                <w:rPr>
                  <w:rFonts w:ascii="Times New Roman" w:eastAsia="仿宋_GB2312" w:hAnsi="Times New Roman" w:cs="Times New Roman"/>
                  <w:sz w:val="18"/>
                  <w:szCs w:val="18"/>
                  <w:rPrChange w:id="5559" w:author="Xuning Wei12232" w:date="2026-10-24T11:11:00Z">
                    <w:rPr/>
                  </w:rPrChange>
                </w:rPr>
                <w:delText>Add</w:delText>
              </w:r>
              <w:r>
                <w:rPr>
                  <w:rFonts w:ascii="Times New Roman" w:eastAsia="仿宋_GB2312" w:hAnsi="Times New Roman" w:cs="Times New Roman"/>
                  <w:sz w:val="18"/>
                  <w:szCs w:val="18"/>
                  <w:lang w:eastAsia="zh-CN"/>
                  <w:rPrChange w:id="5560" w:author="Xuning Wei12232" w:date="2026-10-24T11:11:00Z">
                    <w:rPr>
                      <w:lang w:eastAsia="zh-CN"/>
                    </w:rPr>
                  </w:rPrChange>
                </w:rPr>
                <w:delText xml:space="preserve"> </w:delText>
              </w:r>
            </w:del>
            <w:del w:id="5561" w:author="Xuning Wei12232" w:date="2026-10-18T19:02:00Z">
              <w:r>
                <w:rPr>
                  <w:rFonts w:ascii="Times New Roman" w:eastAsia="仿宋_GB2312" w:hAnsi="Times New Roman" w:cs="Times New Roman"/>
                  <w:sz w:val="18"/>
                  <w:szCs w:val="18"/>
                  <w:lang w:eastAsia="zh-CN"/>
                </w:rPr>
                <w:delText>10.0 V Isopropyl Acetate (8.730 kg/kg)</w:delText>
              </w:r>
            </w:del>
            <w:del w:id="5562" w:author="Xuning Wei12232" w:date="2026-10-18T23:09:00Z">
              <w:r>
                <w:rPr>
                  <w:rFonts w:ascii="Times New Roman" w:eastAsia="仿宋_GB2312" w:hAnsi="Times New Roman" w:cs="Times New Roman"/>
                  <w:sz w:val="18"/>
                  <w:szCs w:val="18"/>
                  <w:lang w:eastAsia="zh-CN"/>
                  <w:rPrChange w:id="5563" w:author="Xuning Wei12232" w:date="2026-10-24T11:11:00Z">
                    <w:rPr>
                      <w:lang w:eastAsia="zh-CN"/>
                    </w:rPr>
                  </w:rPrChange>
                </w:rPr>
                <w:delText xml:space="preserve"> </w:delText>
              </w:r>
            </w:del>
            <w:del w:id="5564" w:author="Xuning Wei12232" w:date="2026-10-23T19:44:00Z">
              <w:r>
                <w:rPr>
                  <w:rFonts w:ascii="Times New Roman" w:eastAsia="仿宋_GB2312" w:hAnsi="Times New Roman" w:cs="Times New Roman"/>
                  <w:sz w:val="18"/>
                  <w:szCs w:val="18"/>
                  <w:rPrChange w:id="5565" w:author="Xuning Wei12232" w:date="2026-10-24T11:11:00Z">
                    <w:rPr/>
                  </w:rPrChange>
                </w:rPr>
                <w:delText>into TJ4S-1213-Sy15</w:delText>
              </w:r>
            </w:del>
            <w:r>
              <w:rPr>
                <w:rFonts w:ascii="Times New Roman" w:eastAsia="仿宋_GB2312" w:hAnsi="Times New Roman" w:cs="Times New Roman"/>
                <w:sz w:val="18"/>
                <w:szCs w:val="18"/>
                <w:rPrChange w:id="5566" w:author="Xuning Wei12232" w:date="2026-10-24T11:11:00Z">
                  <w:rPr/>
                </w:rPrChange>
              </w:rPr>
              <w:t>.</w:t>
            </w:r>
            <w:del w:id="5567" w:author="Xuning Wei12232" w:date="2026-10-20T15:18:00Z">
              <w:r>
                <w:rPr>
                  <w:rFonts w:ascii="Times New Roman" w:eastAsia="仿宋_GB2312" w:hAnsi="Times New Roman" w:cs="Times New Roman"/>
                  <w:sz w:val="18"/>
                  <w:szCs w:val="18"/>
                  <w:rPrChange w:id="5568" w:author="Xuning Wei12232" w:date="2026-10-24T11:11:00Z">
                    <w:rPr/>
                  </w:rPrChange>
                </w:rPr>
                <w:delText xml:space="preserve"> </w:delText>
              </w:r>
              <w:r>
                <w:rPr>
                  <w:rFonts w:ascii="Times New Roman" w:eastAsia="仿宋_GB2312" w:hAnsi="Times New Roman" w:cs="Times New Roman"/>
                  <w:sz w:val="18"/>
                  <w:szCs w:val="18"/>
                  <w:rPrChange w:id="5569" w:author="Xuning Wei12232" w:date="2026-10-24T11:11:00Z">
                    <w:rPr/>
                  </w:rPrChange>
                </w:rPr>
                <w:br/>
                <w:delText xml:space="preserve">3. </w:delText>
              </w:r>
            </w:del>
          </w:p>
          <w:p w14:paraId="5A7D3189" w14:textId="77777777" w:rsidR="007617DE" w:rsidRPr="007617DE" w:rsidRDefault="00AE300B" w:rsidP="007617DE">
            <w:pPr>
              <w:pStyle w:val="aff7"/>
              <w:widowControl w:val="0"/>
              <w:numPr>
                <w:ilvl w:val="0"/>
                <w:numId w:val="75"/>
              </w:numPr>
              <w:spacing w:beforeLines="50" w:before="120" w:afterLines="50" w:after="120"/>
              <w:jc w:val="both"/>
              <w:rPr>
                <w:rFonts w:ascii="Times New Roman" w:eastAsia="仿宋_GB2312" w:hAnsi="Times New Roman" w:cs="Times New Roman"/>
                <w:sz w:val="18"/>
                <w:szCs w:val="18"/>
                <w:rPrChange w:id="5570" w:author="Xuning Wei12232" w:date="2026-10-24T11:11:00Z">
                  <w:rPr/>
                </w:rPrChange>
              </w:rPr>
              <w:pPrChange w:id="5571" w:author="Xuning Wei12232" w:date="2026-10-20T15:18:00Z">
                <w:pPr>
                  <w:widowControl w:val="0"/>
                  <w:spacing w:beforeLines="50" w:before="120" w:afterLines="50" w:after="120"/>
                  <w:contextualSpacing/>
                </w:pPr>
              </w:pPrChange>
            </w:pPr>
            <w:r>
              <w:rPr>
                <w:rFonts w:ascii="Times New Roman" w:eastAsia="仿宋_GB2312" w:hAnsi="Times New Roman" w:cs="Times New Roman"/>
                <w:sz w:val="18"/>
                <w:szCs w:val="18"/>
                <w:rPrChange w:id="5572" w:author="Xuning Wei12232" w:date="2026-10-24T11:11:00Z">
                  <w:rPr/>
                </w:rPrChange>
              </w:rPr>
              <w:t>Bubble with nitrogen, after s</w:t>
            </w:r>
            <w:r>
              <w:rPr>
                <w:rFonts w:ascii="Times New Roman" w:eastAsia="仿宋_GB2312" w:hAnsi="Times New Roman" w:cs="Times New Roman"/>
                <w:color w:val="0000FF"/>
                <w:sz w:val="18"/>
                <w:szCs w:val="18"/>
                <w:rPrChange w:id="5573" w:author="Xuning Wei12232" w:date="2026-10-24T11:11:00Z">
                  <w:rPr>
                    <w:color w:val="0000FF"/>
                  </w:rPr>
                </w:rPrChange>
              </w:rPr>
              <w:t>tirring, turn off the nitrogen</w:t>
            </w:r>
            <w:r>
              <w:rPr>
                <w:rFonts w:ascii="Times New Roman" w:eastAsia="仿宋_GB2312" w:hAnsi="Times New Roman" w:cs="Times New Roman"/>
                <w:sz w:val="18"/>
                <w:szCs w:val="18"/>
                <w:rPrChange w:id="5574" w:author="Xuning Wei12232" w:date="2026-10-24T11:11:00Z">
                  <w:rPr/>
                </w:rPrChange>
              </w:rPr>
              <w:t xml:space="preserve">. Drain until there is no obvious drip </w:t>
            </w:r>
          </w:p>
          <w:p w14:paraId="0FE23432"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575"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1F066E6B" w14:textId="77777777">
        <w:trPr>
          <w:trHeight w:val="20"/>
        </w:trPr>
        <w:tc>
          <w:tcPr>
            <w:tcW w:w="310" w:type="pct"/>
            <w:tcMar>
              <w:top w:w="57" w:type="dxa"/>
              <w:left w:w="85" w:type="dxa"/>
              <w:bottom w:w="57" w:type="dxa"/>
              <w:right w:w="85" w:type="dxa"/>
            </w:tcMar>
            <w:vAlign w:val="center"/>
          </w:tcPr>
          <w:p w14:paraId="34B4B24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32826E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066884D2" w14:textId="77777777" w:rsidR="007617DE" w:rsidRDefault="00AE300B" w:rsidP="007617DE">
            <w:pPr>
              <w:pStyle w:val="aff7"/>
              <w:widowControl w:val="0"/>
              <w:numPr>
                <w:ilvl w:val="0"/>
                <w:numId w:val="76"/>
              </w:numPr>
              <w:spacing w:beforeLines="50" w:before="120" w:afterLines="50" w:after="120"/>
              <w:jc w:val="both"/>
              <w:rPr>
                <w:ins w:id="5576" w:author="Xuning Wei12232" w:date="2026-10-20T15:19:00Z"/>
                <w:rFonts w:ascii="Times New Roman" w:eastAsia="仿宋_GB2312" w:hAnsi="Times New Roman" w:cs="Times New Roman"/>
                <w:sz w:val="18"/>
                <w:szCs w:val="18"/>
              </w:rPr>
              <w:pPrChange w:id="5577" w:author="Xuning Wei12232" w:date="2026-10-20T15:19:00Z">
                <w:pPr>
                  <w:widowControl w:val="0"/>
                  <w:spacing w:beforeLines="50" w:before="120" w:afterLines="50" w:after="120"/>
                  <w:contextualSpacing/>
                </w:pPr>
              </w:pPrChange>
            </w:pPr>
            <w:del w:id="5578" w:author="Xuning Wei12232" w:date="2026-10-20T15:18:00Z">
              <w:r>
                <w:rPr>
                  <w:rFonts w:ascii="Times New Roman" w:eastAsia="仿宋_GB2312" w:hAnsi="Times New Roman" w:cs="Times New Roman"/>
                  <w:sz w:val="18"/>
                  <w:szCs w:val="18"/>
                  <w:rPrChange w:id="5579" w:author="Xuning Wei12232" w:date="2026-10-24T11:11:00Z">
                    <w:rPr/>
                  </w:rPrChange>
                </w:rPr>
                <w:delText xml:space="preserve">1. </w:delText>
              </w:r>
            </w:del>
            <w:r>
              <w:rPr>
                <w:rFonts w:ascii="Times New Roman" w:eastAsia="仿宋_GB2312" w:hAnsi="Times New Roman" w:cs="Times New Roman"/>
                <w:sz w:val="18"/>
                <w:szCs w:val="18"/>
                <w:rPrChange w:id="5580" w:author="Xuning Wei12232" w:date="2026-10-24T11:11:00Z">
                  <w:rPr/>
                </w:rPrChange>
              </w:rPr>
              <w:t xml:space="preserve">Add </w:t>
            </w:r>
            <w:ins w:id="5581" w:author="Xuning Wei12232" w:date="2026-10-23T19:50:00Z">
              <w:r>
                <w:rPr>
                  <w:rFonts w:ascii="Times New Roman" w:eastAsia="仿宋_GB2312" w:hAnsi="Times New Roman" w:cs="Times New Roman"/>
                  <w:color w:val="000000" w:themeColor="text1"/>
                  <w:sz w:val="18"/>
                  <w:szCs w:val="18"/>
                  <w:rPrChange w:id="5582" w:author="Xuning Wei12232" w:date="2026-10-24T11:11:00Z">
                    <w:rPr>
                      <w:rFonts w:ascii="Times New Roman" w:eastAsia="仿宋_GB2312" w:hAnsi="Times New Roman" w:cs="Times New Roman"/>
                      <w:color w:val="000000" w:themeColor="text1"/>
                      <w:sz w:val="18"/>
                      <w:szCs w:val="18"/>
                      <w:highlight w:val="yellow"/>
                    </w:rPr>
                  </w:rPrChange>
                </w:rPr>
                <w:t>DMF (12 V, 11.38 kg/kg)</w:t>
              </w:r>
            </w:ins>
            <w:del w:id="5583" w:author="Xuning Wei12232" w:date="2026-10-20T08:12:00Z">
              <w:r>
                <w:rPr>
                  <w:rFonts w:ascii="Times New Roman" w:eastAsia="仿宋_GB2312" w:hAnsi="Times New Roman" w:cs="Times New Roman"/>
                  <w:sz w:val="18"/>
                  <w:szCs w:val="18"/>
                  <w:rPrChange w:id="5584" w:author="Xuning Wei12232" w:date="2026-10-24T11:11:00Z">
                    <w:rPr/>
                  </w:rPrChange>
                </w:rPr>
                <w:delText>12.0 V DMF (11.376 kg/kg)</w:delText>
              </w:r>
            </w:del>
            <w:ins w:id="5585" w:author="Xuning Wei12232" w:date="2026-10-20T20:13:00Z">
              <w:r>
                <w:rPr>
                  <w:rFonts w:ascii="Times New Roman" w:eastAsia="仿宋_GB2312" w:hAnsi="Times New Roman" w:cs="Times New Roman"/>
                  <w:sz w:val="18"/>
                  <w:szCs w:val="18"/>
                  <w:rPrChange w:id="5586" w:author="Xuning Wei12232" w:date="2026-10-24T11:11:00Z">
                    <w:rPr>
                      <w:rFonts w:ascii="Times New Roman" w:eastAsia="仿宋_GB2312" w:hAnsi="Times New Roman" w:cs="Times New Roman"/>
                      <w:sz w:val="18"/>
                      <w:szCs w:val="18"/>
                      <w:highlight w:val="lightGray"/>
                    </w:rPr>
                  </w:rPrChange>
                </w:rPr>
                <w:t xml:space="preserve"> </w:t>
              </w:r>
            </w:ins>
            <w:del w:id="5587" w:author="Xuning Wei12232" w:date="2026-10-20T08:16:00Z">
              <w:r>
                <w:rPr>
                  <w:rFonts w:ascii="Times New Roman" w:eastAsia="仿宋_GB2312" w:hAnsi="Times New Roman" w:cs="Times New Roman"/>
                  <w:sz w:val="18"/>
                  <w:szCs w:val="18"/>
                  <w:rPrChange w:id="5588" w:author="Xuning Wei12232" w:date="2026-10-24T11:11:00Z">
                    <w:rPr/>
                  </w:rPrChange>
                </w:rPr>
                <w:delText xml:space="preserve"> </w:delText>
              </w:r>
            </w:del>
            <w:r>
              <w:rPr>
                <w:rFonts w:ascii="Times New Roman" w:eastAsia="仿宋_GB2312" w:hAnsi="Times New Roman" w:cs="Times New Roman"/>
                <w:sz w:val="18"/>
                <w:szCs w:val="18"/>
                <w:rPrChange w:id="5589" w:author="Xuning Wei12232" w:date="2026-10-24T11:11:00Z">
                  <w:rPr/>
                </w:rPrChange>
              </w:rPr>
              <w:t xml:space="preserve">into TJ4S-1213-Sy15. </w:t>
            </w:r>
            <w:del w:id="5590" w:author="Xuning Wei12232" w:date="2026-10-20T15:19:00Z">
              <w:r>
                <w:rPr>
                  <w:rFonts w:ascii="Times New Roman" w:eastAsia="仿宋_GB2312" w:hAnsi="Times New Roman" w:cs="Times New Roman"/>
                  <w:sz w:val="18"/>
                  <w:szCs w:val="18"/>
                  <w:rPrChange w:id="5591" w:author="Xuning Wei12232" w:date="2026-10-24T11:11:00Z">
                    <w:rPr/>
                  </w:rPrChange>
                </w:rPr>
                <w:br/>
                <w:delText xml:space="preserve">2. </w:delText>
              </w:r>
            </w:del>
          </w:p>
          <w:p w14:paraId="72BC2229" w14:textId="77777777" w:rsidR="007617DE" w:rsidRPr="007617DE" w:rsidRDefault="00AE300B" w:rsidP="007617DE">
            <w:pPr>
              <w:pStyle w:val="aff7"/>
              <w:widowControl w:val="0"/>
              <w:numPr>
                <w:ilvl w:val="0"/>
                <w:numId w:val="76"/>
              </w:numPr>
              <w:spacing w:beforeLines="50" w:before="120" w:afterLines="50" w:after="120"/>
              <w:jc w:val="both"/>
              <w:rPr>
                <w:rFonts w:ascii="Times New Roman" w:eastAsia="仿宋_GB2312" w:hAnsi="Times New Roman" w:cs="Times New Roman"/>
                <w:sz w:val="18"/>
                <w:szCs w:val="18"/>
                <w:rPrChange w:id="5592" w:author="Xuning Wei12232" w:date="2026-10-24T11:11:00Z">
                  <w:rPr/>
                </w:rPrChange>
              </w:rPr>
              <w:pPrChange w:id="5593" w:author="Xuning Wei12232" w:date="2026-10-20T15:19:00Z">
                <w:pPr>
                  <w:widowControl w:val="0"/>
                  <w:spacing w:beforeLines="50" w:before="120" w:afterLines="50" w:after="120"/>
                  <w:contextualSpacing/>
                </w:pPr>
              </w:pPrChange>
            </w:pPr>
            <w:r>
              <w:rPr>
                <w:rFonts w:ascii="Times New Roman" w:eastAsia="仿宋_GB2312" w:hAnsi="Times New Roman" w:cs="Times New Roman"/>
                <w:sz w:val="18"/>
                <w:szCs w:val="18"/>
                <w:rPrChange w:id="5594" w:author="Xuning Wei12232" w:date="2026-10-24T11:11:00Z">
                  <w:rPr/>
                </w:rPrChange>
              </w:rPr>
              <w:t xml:space="preserve">Bubble with nitrogen, then start the </w:t>
            </w:r>
            <w:r>
              <w:rPr>
                <w:rFonts w:ascii="Times New Roman" w:eastAsia="仿宋_GB2312" w:hAnsi="Times New Roman" w:cs="Times New Roman"/>
                <w:color w:val="0000FF"/>
                <w:sz w:val="18"/>
                <w:szCs w:val="18"/>
                <w:rPrChange w:id="5595" w:author="Xuning Wei12232" w:date="2026-10-24T11:11:00Z">
                  <w:rPr>
                    <w:color w:val="0000FF"/>
                  </w:rPr>
                </w:rPrChange>
              </w:rPr>
              <w:t>agitator</w:t>
            </w:r>
            <w:r>
              <w:rPr>
                <w:rFonts w:ascii="Times New Roman" w:eastAsia="仿宋_GB2312" w:hAnsi="Times New Roman" w:cs="Times New Roman"/>
                <w:sz w:val="18"/>
                <w:szCs w:val="18"/>
                <w:rPrChange w:id="5596" w:author="Xuning Wei12232" w:date="2026-10-24T11:11:00Z">
                  <w:rPr/>
                </w:rPrChange>
              </w:rPr>
              <w:t xml:space="preserve">. </w:t>
            </w:r>
            <w:r>
              <w:rPr>
                <w:rFonts w:ascii="Times New Roman" w:eastAsia="仿宋_GB2312" w:hAnsi="Times New Roman" w:cs="Times New Roman"/>
                <w:color w:val="0000FF"/>
                <w:sz w:val="18"/>
                <w:szCs w:val="18"/>
                <w:rPrChange w:id="5597" w:author="Xuning Wei12232" w:date="2026-10-24T11:11:00Z">
                  <w:rPr>
                    <w:color w:val="0000FF"/>
                  </w:rPr>
                </w:rPrChange>
              </w:rPr>
              <w:t>Stirring and turn off the nitrogen</w:t>
            </w:r>
            <w:r>
              <w:rPr>
                <w:rFonts w:ascii="Times New Roman" w:eastAsia="仿宋_GB2312" w:hAnsi="Times New Roman" w:cs="Times New Roman"/>
                <w:sz w:val="18"/>
                <w:szCs w:val="18"/>
                <w:rPrChange w:id="5598" w:author="Xuning Wei12232" w:date="2026-10-24T11:11:00Z">
                  <w:rPr/>
                </w:rPrChange>
              </w:rPr>
              <w:t xml:space="preserve">. Drain until there is no obvious drip. </w:t>
            </w:r>
          </w:p>
          <w:p w14:paraId="36776FBD"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599"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0B98D0F1" w14:textId="77777777">
        <w:trPr>
          <w:trHeight w:val="20"/>
        </w:trPr>
        <w:tc>
          <w:tcPr>
            <w:tcW w:w="310" w:type="pct"/>
            <w:tcMar>
              <w:top w:w="57" w:type="dxa"/>
              <w:left w:w="85" w:type="dxa"/>
              <w:bottom w:w="57" w:type="dxa"/>
              <w:right w:w="85" w:type="dxa"/>
            </w:tcMar>
            <w:vAlign w:val="center"/>
          </w:tcPr>
          <w:p w14:paraId="54C6C0A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7D9D94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-L-α-Me-</w:t>
            </w:r>
            <w:proofErr w:type="spellStart"/>
            <w:r>
              <w:rPr>
                <w:rFonts w:ascii="Times New Roman" w:eastAsia="仿宋_GB2312" w:hAnsi="Times New Roman" w:cs="Times New Roman"/>
                <w:sz w:val="18"/>
                <w:szCs w:val="18"/>
                <w:lang w:eastAsia="zh-CN"/>
              </w:rPr>
              <w:t>Phe</w:t>
            </w:r>
            <w:proofErr w:type="spellEnd"/>
            <w:r>
              <w:rPr>
                <w:rFonts w:ascii="Times New Roman" w:eastAsia="仿宋_GB2312" w:hAnsi="Times New Roman" w:cs="Times New Roman"/>
                <w:sz w:val="18"/>
                <w:szCs w:val="18"/>
                <w:lang w:eastAsia="zh-CN"/>
              </w:rPr>
              <w:t>-OH activation and transfer</w:t>
            </w:r>
          </w:p>
        </w:tc>
        <w:tc>
          <w:tcPr>
            <w:tcW w:w="3909" w:type="pct"/>
            <w:tcMar>
              <w:top w:w="57" w:type="dxa"/>
              <w:left w:w="85" w:type="dxa"/>
              <w:bottom w:w="57" w:type="dxa"/>
              <w:right w:w="85" w:type="dxa"/>
            </w:tcMar>
            <w:vAlign w:val="center"/>
          </w:tcPr>
          <w:p w14:paraId="2B724ADF" w14:textId="77777777" w:rsidR="007617DE" w:rsidRDefault="00AE300B" w:rsidP="007617DE">
            <w:pPr>
              <w:pStyle w:val="aff7"/>
              <w:widowControl w:val="0"/>
              <w:numPr>
                <w:ilvl w:val="0"/>
                <w:numId w:val="77"/>
              </w:numPr>
              <w:spacing w:beforeLines="50" w:before="120" w:afterLines="50" w:after="120"/>
              <w:jc w:val="both"/>
              <w:rPr>
                <w:ins w:id="5600" w:author="Xuning Wei12232" w:date="2026-10-20T15:19:00Z"/>
                <w:rFonts w:ascii="Times New Roman" w:eastAsia="等线" w:hAnsi="Times New Roman" w:cs="Times New Roman"/>
                <w:sz w:val="18"/>
                <w:szCs w:val="18"/>
                <w:lang w:eastAsia="zh-CN"/>
              </w:rPr>
              <w:pPrChange w:id="5601" w:author="Xuning Wei12232" w:date="2026-10-20T15:19:00Z">
                <w:pPr>
                  <w:widowControl w:val="0"/>
                  <w:spacing w:beforeLines="50" w:before="120" w:afterLines="50" w:after="120"/>
                  <w:contextualSpacing/>
                </w:pPr>
              </w:pPrChange>
            </w:pPr>
            <w:del w:id="5602" w:author="Xuning Wei12232" w:date="2026-10-20T15:19:00Z">
              <w:r>
                <w:rPr>
                  <w:rFonts w:ascii="Times New Roman" w:eastAsia="等线" w:hAnsi="Times New Roman" w:cs="Times New Roman"/>
                  <w:sz w:val="18"/>
                  <w:szCs w:val="18"/>
                  <w:rPrChange w:id="5603" w:author="Xuning Wei12232" w:date="2026-10-24T11:11:00Z">
                    <w:rPr/>
                  </w:rPrChange>
                </w:rPr>
                <w:delText xml:space="preserve">1. </w:delText>
              </w:r>
            </w:del>
            <w:r>
              <w:rPr>
                <w:rFonts w:ascii="Times New Roman" w:eastAsia="等线" w:hAnsi="Times New Roman" w:cs="Times New Roman"/>
                <w:sz w:val="18"/>
                <w:szCs w:val="18"/>
                <w:rPrChange w:id="5604" w:author="Xuning Wei12232" w:date="2026-10-24T11:11:00Z">
                  <w:rPr/>
                </w:rPrChange>
              </w:rPr>
              <w:t xml:space="preserve">Add </w:t>
            </w:r>
            <w:ins w:id="5605" w:author="Xuning Wei12232" w:date="2026-10-20T20:36:00Z">
              <w:r>
                <w:rPr>
                  <w:rFonts w:ascii="Times New Roman" w:eastAsia="等线" w:hAnsi="Times New Roman" w:cs="Times New Roman"/>
                  <w:color w:val="000000" w:themeColor="text1"/>
                  <w:sz w:val="18"/>
                  <w:szCs w:val="18"/>
                  <w:lang w:eastAsia="zh-CN"/>
                  <w:rPrChange w:id="5606" w:author="Xuning Wei12232" w:date="2026-10-24T11:11:00Z">
                    <w:rPr>
                      <w:rFonts w:ascii="Times New Roman" w:eastAsia="等线" w:hAnsi="Times New Roman" w:cs="Times New Roman"/>
                      <w:color w:val="000000" w:themeColor="text1"/>
                      <w:sz w:val="18"/>
                      <w:szCs w:val="18"/>
                      <w:highlight w:val="cyan"/>
                      <w:lang w:eastAsia="zh-CN"/>
                    </w:rPr>
                  </w:rPrChange>
                </w:rPr>
                <w:t>DMF (4 V, 3.79 kg/kg)</w:t>
              </w:r>
              <w:r>
                <w:rPr>
                  <w:rFonts w:ascii="Times New Roman" w:eastAsia="等线" w:hAnsi="Times New Roman" w:cs="Times New Roman"/>
                  <w:sz w:val="18"/>
                  <w:szCs w:val="18"/>
                  <w:lang w:eastAsia="zh-CN"/>
                </w:rPr>
                <w:t xml:space="preserve"> </w:t>
              </w:r>
            </w:ins>
            <w:del w:id="5607" w:author="Xuning Wei12232" w:date="2026-10-20T08:16:00Z">
              <w:r>
                <w:rPr>
                  <w:rFonts w:ascii="Times New Roman" w:eastAsia="等线" w:hAnsi="Times New Roman" w:cs="Times New Roman"/>
                  <w:sz w:val="18"/>
                  <w:szCs w:val="18"/>
                  <w:lang w:eastAsia="zh-CN"/>
                  <w:rPrChange w:id="5608" w:author="Xuning Wei12232" w:date="2026-10-24T11:11:00Z">
                    <w:rPr>
                      <w:lang w:eastAsia="zh-CN"/>
                    </w:rPr>
                  </w:rPrChange>
                </w:rPr>
                <w:delText>4.0 V DMF (3.792 kg/kg)</w:delText>
              </w:r>
            </w:del>
            <w:del w:id="5609" w:author="Xuning Wei12232" w:date="2026-10-20T20:37:00Z">
              <w:r>
                <w:rPr>
                  <w:rFonts w:ascii="Times New Roman" w:eastAsia="等线" w:hAnsi="Times New Roman" w:cs="Times New Roman"/>
                  <w:sz w:val="18"/>
                  <w:szCs w:val="18"/>
                  <w:rPrChange w:id="5610" w:author="Xuning Wei12232" w:date="2026-10-24T11:11:00Z">
                    <w:rPr/>
                  </w:rPrChange>
                </w:rPr>
                <w:delText xml:space="preserve"> </w:delText>
              </w:r>
            </w:del>
            <w:r>
              <w:rPr>
                <w:rFonts w:ascii="Times New Roman" w:eastAsia="等线" w:hAnsi="Times New Roman" w:cs="Times New Roman"/>
                <w:sz w:val="18"/>
                <w:szCs w:val="18"/>
                <w:rPrChange w:id="5611" w:author="Xuning Wei12232" w:date="2026-10-24T11:11:00Z">
                  <w:rPr/>
                </w:rPrChange>
              </w:rPr>
              <w:t xml:space="preserve">into </w:t>
            </w:r>
            <w:r>
              <w:rPr>
                <w:rFonts w:ascii="Times New Roman" w:eastAsia="仿宋_GB2312" w:hAnsi="Times New Roman" w:cs="Times New Roman"/>
                <w:sz w:val="18"/>
                <w:szCs w:val="18"/>
                <w:rPrChange w:id="5612"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5613" w:author="Xuning Wei12232" w:date="2026-10-24T11:11:00Z">
                  <w:rPr>
                    <w:rFonts w:eastAsia="仿宋_GB2312"/>
                    <w:lang w:eastAsia="zh-CN"/>
                  </w:rPr>
                </w:rPrChange>
              </w:rPr>
              <w:t>-R01</w:t>
            </w:r>
            <w:r>
              <w:rPr>
                <w:rFonts w:ascii="Times New Roman" w:eastAsia="等线" w:hAnsi="Times New Roman" w:cs="Times New Roman"/>
                <w:sz w:val="18"/>
                <w:szCs w:val="18"/>
                <w:rPrChange w:id="5614" w:author="Xuning Wei12232" w:date="2026-10-24T11:11:00Z">
                  <w:rPr/>
                </w:rPrChange>
              </w:rPr>
              <w:t xml:space="preserve">. Start the </w:t>
            </w:r>
            <w:r>
              <w:rPr>
                <w:rFonts w:ascii="Times New Roman" w:eastAsia="等线" w:hAnsi="Times New Roman" w:cs="Times New Roman"/>
                <w:color w:val="0000FF"/>
                <w:sz w:val="18"/>
                <w:szCs w:val="18"/>
                <w:rPrChange w:id="5615" w:author="Xuning Wei12232" w:date="2026-10-24T11:11:00Z">
                  <w:rPr>
                    <w:color w:val="0000FF"/>
                  </w:rPr>
                </w:rPrChange>
              </w:rPr>
              <w:t>agitator</w:t>
            </w:r>
            <w:r>
              <w:rPr>
                <w:rFonts w:ascii="Times New Roman" w:eastAsia="等线" w:hAnsi="Times New Roman" w:cs="Times New Roman"/>
                <w:sz w:val="18"/>
                <w:szCs w:val="18"/>
                <w:rPrChange w:id="5616" w:author="Xuning Wei12232" w:date="2026-10-24T11:11:00Z">
                  <w:rPr/>
                </w:rPrChange>
              </w:rPr>
              <w:t xml:space="preserve">. </w:t>
            </w:r>
            <w:del w:id="5617" w:author="Xuning Wei12232" w:date="2026-10-20T15:19:00Z">
              <w:r>
                <w:rPr>
                  <w:rFonts w:ascii="Times New Roman" w:eastAsia="等线" w:hAnsi="Times New Roman" w:cs="Times New Roman"/>
                  <w:sz w:val="18"/>
                  <w:szCs w:val="18"/>
                  <w:rPrChange w:id="5618" w:author="Xuning Wei12232" w:date="2026-10-24T11:11:00Z">
                    <w:rPr/>
                  </w:rPrChange>
                </w:rPr>
                <w:br/>
              </w:r>
            </w:del>
            <w:del w:id="5619" w:author="Xuning Wei12232" w:date="2026-10-20T08:26:00Z">
              <w:r>
                <w:rPr>
                  <w:rFonts w:ascii="Times New Roman" w:eastAsia="等线" w:hAnsi="Times New Roman" w:cs="Times New Roman"/>
                  <w:sz w:val="18"/>
                  <w:szCs w:val="18"/>
                  <w:rPrChange w:id="5620" w:author="Xuning Wei12232" w:date="2026-10-24T11:11:00Z">
                    <w:rPr/>
                  </w:rPrChange>
                </w:rPr>
                <w:delText xml:space="preserve">2. Add 1.75 eq. </w:delText>
              </w:r>
              <w:r>
                <w:rPr>
                  <w:rFonts w:ascii="Times New Roman" w:eastAsia="等线" w:hAnsi="Times New Roman" w:cs="Times New Roman"/>
                  <w:sz w:val="18"/>
                  <w:szCs w:val="18"/>
                  <w:lang w:eastAsia="zh-CN"/>
                  <w:rPrChange w:id="5621" w:author="Xuning Wei12232" w:date="2026-10-24T11:11:00Z">
                    <w:rPr>
                      <w:lang w:eastAsia="zh-CN"/>
                    </w:rPr>
                  </w:rPrChange>
                </w:rPr>
                <w:delText>Fmoc-L-α-Me-Phe-OH</w:delText>
              </w:r>
              <w:r>
                <w:rPr>
                  <w:rFonts w:ascii="Times New Roman" w:eastAsia="等线" w:hAnsi="Times New Roman" w:cs="Times New Roman"/>
                  <w:sz w:val="18"/>
                  <w:szCs w:val="18"/>
                  <w:rPrChange w:id="5622" w:author="Xuning Wei12232" w:date="2026-10-24T11:11:00Z">
                    <w:rPr/>
                  </w:rPrChange>
                </w:rPr>
                <w:delText xml:space="preserve">. </w:delText>
              </w:r>
            </w:del>
            <w:del w:id="5623" w:author="Xuning Wei12232" w:date="2026-10-18T22:31:00Z">
              <w:r>
                <w:rPr>
                  <w:rFonts w:ascii="Times New Roman" w:eastAsia="等线" w:hAnsi="Times New Roman" w:cs="Times New Roman"/>
                  <w:color w:val="0000FF"/>
                  <w:sz w:val="18"/>
                  <w:szCs w:val="18"/>
                  <w:rPrChange w:id="5624" w:author="Xuning Wei12232" w:date="2026-10-24T11:11:00Z">
                    <w:rPr>
                      <w:color w:val="0000FF"/>
                    </w:rPr>
                  </w:rPrChange>
                </w:rPr>
                <w:delText>Stir at least 15minutes.</w:delText>
              </w:r>
            </w:del>
            <w:del w:id="5625" w:author="Xuning Wei12232" w:date="2026-10-20T08:26:00Z">
              <w:r>
                <w:rPr>
                  <w:rFonts w:ascii="Times New Roman" w:eastAsia="等线" w:hAnsi="Times New Roman" w:cs="Times New Roman"/>
                  <w:sz w:val="18"/>
                  <w:szCs w:val="18"/>
                  <w:lang w:eastAsia="zh-CN"/>
                  <w:rPrChange w:id="5626" w:author="Xuning Wei12232" w:date="2026-10-24T11:11:00Z">
                    <w:rPr>
                      <w:lang w:eastAsia="zh-CN"/>
                    </w:rPr>
                  </w:rPrChange>
                </w:rPr>
                <w:delText xml:space="preserve"> </w:delText>
              </w:r>
              <w:r>
                <w:rPr>
                  <w:rFonts w:ascii="Times New Roman" w:eastAsia="等线" w:hAnsi="Times New Roman" w:cs="Times New Roman"/>
                  <w:sz w:val="18"/>
                  <w:szCs w:val="18"/>
                  <w:lang w:eastAsia="zh-CN"/>
                  <w:rPrChange w:id="5627" w:author="Xuning Wei12232" w:date="2026-10-24T11:11:00Z">
                    <w:rPr>
                      <w:lang w:eastAsia="zh-CN"/>
                    </w:rPr>
                  </w:rPrChange>
                </w:rPr>
                <w:br/>
                <w:delText>3</w:delText>
              </w:r>
            </w:del>
            <w:del w:id="5628" w:author="Xuning Wei12232" w:date="2026-10-20T15:19:00Z">
              <w:r>
                <w:rPr>
                  <w:rFonts w:ascii="Times New Roman" w:eastAsia="等线" w:hAnsi="Times New Roman" w:cs="Times New Roman"/>
                  <w:sz w:val="18"/>
                  <w:szCs w:val="18"/>
                  <w:lang w:eastAsia="zh-CN"/>
                  <w:rPrChange w:id="5629" w:author="Xuning Wei12232" w:date="2026-10-24T11:11:00Z">
                    <w:rPr>
                      <w:lang w:eastAsia="zh-CN"/>
                    </w:rPr>
                  </w:rPrChange>
                </w:rPr>
                <w:delText xml:space="preserve">. </w:delText>
              </w:r>
            </w:del>
          </w:p>
          <w:p w14:paraId="5AAF1611" w14:textId="77777777" w:rsidR="007617DE" w:rsidRPr="007617DE" w:rsidRDefault="00AE300B" w:rsidP="007617DE">
            <w:pPr>
              <w:pStyle w:val="aff7"/>
              <w:widowControl w:val="0"/>
              <w:numPr>
                <w:ilvl w:val="0"/>
                <w:numId w:val="77"/>
              </w:numPr>
              <w:spacing w:beforeLines="50" w:before="120" w:afterLines="50" w:after="120"/>
              <w:jc w:val="both"/>
              <w:rPr>
                <w:ins w:id="5630" w:author="Xuning Wei12232" w:date="2026-10-20T15:19:00Z"/>
                <w:rFonts w:ascii="Times New Roman" w:eastAsia="仿宋_GB2312" w:hAnsi="Times New Roman" w:cs="Times New Roman"/>
                <w:color w:val="000000" w:themeColor="text1"/>
                <w:sz w:val="18"/>
                <w:szCs w:val="18"/>
                <w:rPrChange w:id="5631" w:author="Xuning Wei12232" w:date="2026-10-24T11:11:00Z">
                  <w:rPr>
                    <w:ins w:id="5632" w:author="Xuning Wei12232" w:date="2026-10-20T15:19:00Z"/>
                    <w:rFonts w:ascii="Times New Roman" w:eastAsia="等线" w:hAnsi="Times New Roman" w:cs="Times New Roman"/>
                    <w:color w:val="000000" w:themeColor="text1"/>
                    <w:sz w:val="18"/>
                    <w:szCs w:val="18"/>
                  </w:rPr>
                </w:rPrChange>
              </w:rPr>
              <w:pPrChange w:id="5633" w:author="Xuning Wei12232" w:date="2026-10-20T15:19:00Z">
                <w:pPr>
                  <w:widowControl w:val="0"/>
                  <w:spacing w:beforeLines="50" w:before="120" w:afterLines="50" w:after="120"/>
                  <w:contextualSpacing/>
                </w:pPr>
              </w:pPrChange>
            </w:pPr>
            <w:r>
              <w:rPr>
                <w:rFonts w:ascii="Times New Roman" w:eastAsia="等线" w:hAnsi="Times New Roman" w:cs="Times New Roman"/>
                <w:sz w:val="18"/>
                <w:szCs w:val="18"/>
                <w:lang w:eastAsia="zh-CN"/>
                <w:rPrChange w:id="5634" w:author="Xuning Wei12232" w:date="2026-10-24T11:11:00Z">
                  <w:rPr>
                    <w:lang w:eastAsia="zh-CN"/>
                  </w:rPr>
                </w:rPrChange>
              </w:rPr>
              <w:t>Adjust</w:t>
            </w:r>
            <w:r>
              <w:rPr>
                <w:rFonts w:ascii="Times New Roman" w:eastAsia="等线" w:hAnsi="Times New Roman" w:cs="Times New Roman"/>
                <w:bCs w:val="0"/>
                <w:sz w:val="18"/>
                <w:szCs w:val="18"/>
                <w:rPrChange w:id="5635" w:author="Xuning Wei12232" w:date="2026-10-24T11:11:00Z">
                  <w:rPr/>
                </w:rPrChange>
              </w:rPr>
              <w:t xml:space="preserve"> t</w:t>
            </w:r>
            <w:r>
              <w:rPr>
                <w:rFonts w:ascii="Times New Roman" w:eastAsia="等线" w:hAnsi="Times New Roman" w:cs="Times New Roman"/>
                <w:bCs w:val="0"/>
                <w:sz w:val="18"/>
                <w:szCs w:val="18"/>
              </w:rPr>
              <w:t xml:space="preserve">he </w:t>
            </w:r>
            <w:ins w:id="5636" w:author="Xuning Wei12232" w:date="2026-10-24T11:09:00Z">
              <w:r>
                <w:rPr>
                  <w:rFonts w:ascii="Times New Roman" w:eastAsia="仿宋_GB2312" w:hAnsi="Times New Roman" w:cs="Times New Roman"/>
                  <w:color w:val="FF0000"/>
                  <w:sz w:val="18"/>
                  <w:szCs w:val="18"/>
                  <w:rPrChange w:id="5637" w:author="Xuning Wei12232" w:date="2026-10-24T11:11:00Z">
                    <w:rPr>
                      <w:rFonts w:ascii="Times New Roman" w:eastAsia="仿宋_GB2312" w:hAnsi="Times New Roman" w:cs="Times New Roman"/>
                      <w:color w:val="FF0000"/>
                      <w:sz w:val="18"/>
                      <w:szCs w:val="18"/>
                      <w:highlight w:val="green"/>
                    </w:rPr>
                  </w:rPrChange>
                </w:rPr>
                <w:t>jacket temperature</w:t>
              </w:r>
            </w:ins>
            <w:del w:id="5638" w:author="Xuning Wei12232" w:date="2026-10-24T11:09:00Z">
              <w:r>
                <w:rPr>
                  <w:rFonts w:ascii="Times New Roman" w:eastAsia="等线" w:hAnsi="Times New Roman" w:cs="Times New Roman"/>
                  <w:bCs w:val="0"/>
                  <w:sz w:val="18"/>
                  <w:szCs w:val="18"/>
                </w:rPr>
                <w:delText>mixture</w:delText>
              </w:r>
            </w:del>
            <w:r>
              <w:rPr>
                <w:rFonts w:ascii="Times New Roman" w:eastAsia="等线" w:hAnsi="Times New Roman" w:cs="Times New Roman"/>
                <w:bCs w:val="0"/>
                <w:sz w:val="18"/>
                <w:szCs w:val="18"/>
              </w:rPr>
              <w:t xml:space="preserve"> to </w:t>
            </w:r>
            <w:del w:id="5639" w:author="Xuning Wei12232" w:date="2026-10-20T14:33:00Z">
              <w:r>
                <w:rPr>
                  <w:rFonts w:ascii="Times New Roman" w:eastAsia="等线" w:hAnsi="Times New Roman" w:cs="Times New Roman"/>
                  <w:bCs w:val="0"/>
                  <w:sz w:val="18"/>
                  <w:szCs w:val="18"/>
                  <w:lang w:eastAsia="zh-CN"/>
                </w:rPr>
                <w:delText>20 ± 5 °C</w:delText>
              </w:r>
            </w:del>
            <w:ins w:id="5640" w:author="Xuning Wei12232" w:date="2026-10-20T14:33:00Z">
              <w:r>
                <w:rPr>
                  <w:rFonts w:ascii="Times New Roman" w:eastAsia="等线" w:hAnsi="Times New Roman" w:cs="Times New Roman"/>
                  <w:bCs w:val="0"/>
                  <w:color w:val="FF0000"/>
                  <w:sz w:val="18"/>
                  <w:szCs w:val="18"/>
                  <w:lang w:eastAsia="zh-CN"/>
                  <w:rPrChange w:id="5641" w:author="Xuning Wei12232" w:date="2026-10-24T11:11:00Z">
                    <w:rPr>
                      <w:color w:val="FF0000"/>
                      <w:lang w:eastAsia="zh-CN"/>
                    </w:rPr>
                  </w:rPrChange>
                </w:rPr>
                <w:t>20.0 ± 5.0 °C</w:t>
              </w:r>
            </w:ins>
            <w:r>
              <w:rPr>
                <w:rFonts w:ascii="Times New Roman" w:eastAsia="等线" w:hAnsi="Times New Roman" w:cs="Times New Roman"/>
                <w:bCs w:val="0"/>
                <w:sz w:val="18"/>
                <w:szCs w:val="18"/>
                <w:lang w:eastAsia="zh-CN"/>
              </w:rPr>
              <w:t xml:space="preserve"> (</w:t>
            </w:r>
            <w:del w:id="5642" w:author="Xuning Wei12232" w:date="2026-10-24T10:48:00Z">
              <w:r>
                <w:rPr>
                  <w:rFonts w:ascii="Times New Roman" w:eastAsia="等线" w:hAnsi="Times New Roman" w:cs="Times New Roman"/>
                  <w:bCs w:val="0"/>
                  <w:sz w:val="18"/>
                  <w:szCs w:val="18"/>
                  <w:lang w:eastAsia="zh-CN"/>
                </w:rPr>
                <w:delText>target: 20 °C</w:delText>
              </w:r>
            </w:del>
            <w:ins w:id="5643" w:author="Xuning Wei12232" w:date="2026-10-24T10:48:00Z">
              <w:r>
                <w:rPr>
                  <w:rFonts w:ascii="Times New Roman" w:eastAsia="等线" w:hAnsi="Times New Roman" w:cs="Times New Roman"/>
                  <w:bCs w:val="0"/>
                  <w:color w:val="FF0000"/>
                  <w:sz w:val="18"/>
                  <w:szCs w:val="18"/>
                  <w:lang w:eastAsia="zh-CN"/>
                </w:rPr>
                <w:t>target: 20.0 °C</w:t>
              </w:r>
            </w:ins>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 xml:space="preserve">. </w:t>
            </w:r>
            <w:del w:id="5644" w:author="Xuning Wei12232" w:date="2026-10-24T11:09:00Z">
              <w:r>
                <w:rPr>
                  <w:rFonts w:ascii="Times New Roman" w:eastAsia="等线" w:hAnsi="Times New Roman" w:cs="Times New Roman"/>
                  <w:sz w:val="18"/>
                  <w:szCs w:val="18"/>
                </w:rPr>
                <w:delText xml:space="preserve">Maintain for next operation at </w:delText>
              </w:r>
            </w:del>
            <w:del w:id="5645" w:author="Xuning Wei12232" w:date="2026-10-20T14:33:00Z">
              <w:r>
                <w:rPr>
                  <w:rFonts w:ascii="Times New Roman" w:eastAsia="等线" w:hAnsi="Times New Roman" w:cs="Times New Roman"/>
                  <w:sz w:val="18"/>
                  <w:szCs w:val="18"/>
                  <w:lang w:eastAsia="zh-CN"/>
                </w:rPr>
                <w:delText>20 ± 5 °C</w:delText>
              </w:r>
            </w:del>
            <w:del w:id="5646" w:author="Xuning Wei12232" w:date="2026-10-24T11:09:00Z">
              <w:r>
                <w:rPr>
                  <w:rFonts w:ascii="Times New Roman" w:eastAsia="等线" w:hAnsi="Times New Roman" w:cs="Times New Roman"/>
                  <w:sz w:val="18"/>
                  <w:szCs w:val="18"/>
                  <w:lang w:eastAsia="zh-CN"/>
                </w:rPr>
                <w:delText xml:space="preserve"> (</w:delText>
              </w:r>
            </w:del>
            <w:del w:id="5647" w:author="Xuning Wei12232" w:date="2026-10-24T10:48:00Z">
              <w:r>
                <w:rPr>
                  <w:rFonts w:ascii="Times New Roman" w:eastAsia="等线" w:hAnsi="Times New Roman" w:cs="Times New Roman"/>
                  <w:sz w:val="18"/>
                  <w:szCs w:val="18"/>
                  <w:lang w:eastAsia="zh-CN"/>
                </w:rPr>
                <w:delText>target: 20 °C</w:delText>
              </w:r>
            </w:del>
            <w:del w:id="5648" w:author="Xuning Wei12232" w:date="2026-10-24T11:09:00Z">
              <w:r>
                <w:rPr>
                  <w:rFonts w:ascii="Times New Roman" w:eastAsia="等线" w:hAnsi="Times New Roman" w:cs="Times New Roman"/>
                  <w:sz w:val="18"/>
                  <w:szCs w:val="18"/>
                  <w:lang w:eastAsia="zh-CN"/>
                </w:rPr>
                <w:delText>)</w:delText>
              </w:r>
              <w:r>
                <w:rPr>
                  <w:rFonts w:ascii="Times New Roman" w:eastAsia="等线" w:hAnsi="Times New Roman" w:cs="Times New Roman"/>
                  <w:sz w:val="18"/>
                  <w:szCs w:val="18"/>
                </w:rPr>
                <w:delText>.</w:delText>
              </w:r>
              <w:r>
                <w:rPr>
                  <w:rFonts w:ascii="Times New Roman" w:eastAsia="等线" w:hAnsi="Times New Roman" w:cs="Times New Roman"/>
                  <w:sz w:val="18"/>
                  <w:szCs w:val="18"/>
                  <w:lang w:eastAsia="zh-CN"/>
                </w:rPr>
                <w:delText xml:space="preserve"> </w:delText>
              </w:r>
            </w:del>
          </w:p>
          <w:p w14:paraId="09EE67D7" w14:textId="77777777" w:rsidR="007617DE" w:rsidRDefault="00AE300B" w:rsidP="007617DE">
            <w:pPr>
              <w:pStyle w:val="aff7"/>
              <w:widowControl w:val="0"/>
              <w:numPr>
                <w:ilvl w:val="0"/>
                <w:numId w:val="77"/>
              </w:numPr>
              <w:spacing w:beforeLines="50" w:before="120" w:afterLines="50" w:after="120"/>
              <w:jc w:val="both"/>
              <w:rPr>
                <w:ins w:id="5649" w:author="Xuning Wei12232" w:date="2026-10-20T15:19:00Z"/>
                <w:rFonts w:ascii="Times New Roman" w:eastAsia="等线" w:hAnsi="Times New Roman" w:cs="Times New Roman"/>
                <w:color w:val="000000" w:themeColor="text1"/>
                <w:sz w:val="18"/>
                <w:szCs w:val="18"/>
                <w:lang w:eastAsia="zh-CN"/>
              </w:rPr>
              <w:pPrChange w:id="5650" w:author="Xuning Wei12232" w:date="2026-10-20T15:19:00Z">
                <w:pPr>
                  <w:widowControl w:val="0"/>
                  <w:spacing w:beforeLines="50" w:before="120" w:afterLines="50" w:after="120"/>
                  <w:contextualSpacing/>
                </w:pPr>
              </w:pPrChange>
            </w:pPr>
            <w:ins w:id="5651" w:author="Xuning Wei12232" w:date="2026-10-20T08:26:00Z">
              <w:r>
                <w:rPr>
                  <w:rFonts w:ascii="Times New Roman" w:eastAsia="等线" w:hAnsi="Times New Roman" w:cs="Times New Roman"/>
                  <w:sz w:val="18"/>
                  <w:szCs w:val="18"/>
                </w:rPr>
                <w:t xml:space="preserve"> Add </w:t>
              </w:r>
              <w:proofErr w:type="spellStart"/>
              <w:r>
                <w:rPr>
                  <w:rFonts w:ascii="Times New Roman" w:eastAsia="等线" w:hAnsi="Times New Roman" w:cs="Times New Roman"/>
                  <w:sz w:val="18"/>
                  <w:szCs w:val="18"/>
                  <w:lang w:eastAsia="zh-CN"/>
                </w:rPr>
                <w:t>Fmoc</w:t>
              </w:r>
              <w:proofErr w:type="spellEnd"/>
              <w:r>
                <w:rPr>
                  <w:rFonts w:ascii="Times New Roman" w:eastAsia="等线" w:hAnsi="Times New Roman" w:cs="Times New Roman"/>
                  <w:sz w:val="18"/>
                  <w:szCs w:val="18"/>
                  <w:lang w:eastAsia="zh-CN"/>
                </w:rPr>
                <w:t>-L-α-Me-</w:t>
              </w:r>
              <w:proofErr w:type="spellStart"/>
              <w:r>
                <w:rPr>
                  <w:rFonts w:ascii="Times New Roman" w:eastAsia="等线" w:hAnsi="Times New Roman" w:cs="Times New Roman"/>
                  <w:sz w:val="18"/>
                  <w:szCs w:val="18"/>
                  <w:lang w:eastAsia="zh-CN"/>
                </w:rPr>
                <w:t>Phe</w:t>
              </w:r>
              <w:proofErr w:type="spellEnd"/>
              <w:r>
                <w:rPr>
                  <w:rFonts w:ascii="Times New Roman" w:eastAsia="等线" w:hAnsi="Times New Roman" w:cs="Times New Roman"/>
                  <w:sz w:val="18"/>
                  <w:szCs w:val="18"/>
                  <w:lang w:eastAsia="zh-CN"/>
                </w:rPr>
                <w:t>-OH</w:t>
              </w:r>
            </w:ins>
            <w:ins w:id="5652" w:author="Xuning Wei12232" w:date="2026-10-20T20:37:00Z">
              <w:r>
                <w:rPr>
                  <w:rFonts w:ascii="Times New Roman" w:eastAsia="等线" w:hAnsi="Times New Roman" w:cs="Times New Roman"/>
                  <w:sz w:val="18"/>
                  <w:szCs w:val="18"/>
                  <w:lang w:eastAsia="zh-CN"/>
                </w:rPr>
                <w:t xml:space="preserve"> (</w:t>
              </w:r>
              <w:r>
                <w:rPr>
                  <w:rFonts w:ascii="Times New Roman" w:eastAsia="等线" w:hAnsi="Times New Roman" w:cs="Times New Roman"/>
                  <w:sz w:val="18"/>
                  <w:szCs w:val="18"/>
                </w:rPr>
                <w:t xml:space="preserve">1.75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lang w:eastAsia="zh-CN"/>
                </w:rPr>
                <w:t>)</w:t>
              </w:r>
            </w:ins>
            <w:ins w:id="5653" w:author="Xuning Wei12232" w:date="2026-10-20T08:26:00Z">
              <w:r>
                <w:rPr>
                  <w:rFonts w:ascii="Times New Roman" w:eastAsia="等线" w:hAnsi="Times New Roman" w:cs="Times New Roman"/>
                  <w:sz w:val="18"/>
                  <w:szCs w:val="18"/>
                </w:rPr>
                <w:t xml:space="preserve">. </w:t>
              </w:r>
            </w:ins>
            <w:ins w:id="5654" w:author="Xuning Wei12232" w:date="2026-10-20T22:22:00Z">
              <w:r>
                <w:rPr>
                  <w:rFonts w:ascii="Times New Roman" w:eastAsia="等线" w:hAnsi="Times New Roman" w:cs="Times New Roman"/>
                  <w:color w:val="FF0000"/>
                  <w:sz w:val="18"/>
                  <w:szCs w:val="18"/>
                </w:rPr>
                <w:t>Stir at least 15minutes at 20.0 ± 5.0 °C (</w:t>
              </w:r>
            </w:ins>
            <w:ins w:id="5655" w:author="Xuning Wei12232" w:date="2026-10-24T10:48:00Z">
              <w:r>
                <w:rPr>
                  <w:rFonts w:ascii="Times New Roman" w:eastAsia="等线" w:hAnsi="Times New Roman" w:cs="Times New Roman"/>
                  <w:color w:val="FF0000"/>
                  <w:sz w:val="18"/>
                  <w:szCs w:val="18"/>
                </w:rPr>
                <w:t>target: 20.0 °C</w:t>
              </w:r>
            </w:ins>
            <w:ins w:id="5656" w:author="Xuning Wei12232" w:date="2026-10-20T22:22:00Z">
              <w:r>
                <w:rPr>
                  <w:rFonts w:ascii="Times New Roman" w:eastAsia="等线" w:hAnsi="Times New Roman" w:cs="Times New Roman"/>
                  <w:color w:val="FF0000"/>
                  <w:sz w:val="18"/>
                  <w:szCs w:val="18"/>
                </w:rPr>
                <w:t>).</w:t>
              </w:r>
            </w:ins>
            <w:ins w:id="5657" w:author="Xuning Wei12232" w:date="2026-10-20T08:26:00Z">
              <w:r>
                <w:rPr>
                  <w:rFonts w:ascii="Times New Roman" w:eastAsia="等线" w:hAnsi="Times New Roman" w:cs="Times New Roman"/>
                  <w:color w:val="FF0000"/>
                  <w:sz w:val="18"/>
                  <w:szCs w:val="18"/>
                </w:rPr>
                <w:t xml:space="preserve"> Confirm no visible solids and later use.</w:t>
              </w:r>
            </w:ins>
            <w:del w:id="5658" w:author="Xuning Wei12232" w:date="2026-10-20T15:19:00Z">
              <w:r>
                <w:rPr>
                  <w:rFonts w:ascii="Times New Roman" w:eastAsia="等线" w:hAnsi="Times New Roman" w:cs="Times New Roman"/>
                  <w:color w:val="000000" w:themeColor="text1"/>
                  <w:sz w:val="18"/>
                  <w:szCs w:val="18"/>
                  <w:lang w:eastAsia="zh-CN"/>
                </w:rPr>
                <w:br/>
                <w:delText xml:space="preserve">4. </w:delText>
              </w:r>
            </w:del>
          </w:p>
          <w:p w14:paraId="1A125888" w14:textId="77777777" w:rsidR="007617DE" w:rsidRPr="007617DE" w:rsidRDefault="00AE300B" w:rsidP="007617DE">
            <w:pPr>
              <w:pStyle w:val="aff7"/>
              <w:widowControl w:val="0"/>
              <w:numPr>
                <w:ilvl w:val="0"/>
                <w:numId w:val="77"/>
              </w:numPr>
              <w:spacing w:beforeLines="50" w:before="120" w:afterLines="50" w:after="120"/>
              <w:jc w:val="both"/>
              <w:rPr>
                <w:ins w:id="5659" w:author="Xuning Wei12232" w:date="2026-10-20T15:19:00Z"/>
                <w:rFonts w:ascii="Times New Roman" w:eastAsia="仿宋_GB2312" w:hAnsi="Times New Roman" w:cs="Times New Roman"/>
                <w:color w:val="000000" w:themeColor="text1"/>
                <w:sz w:val="18"/>
                <w:szCs w:val="18"/>
                <w:rPrChange w:id="5660" w:author="Xuning Wei12232" w:date="2026-10-24T11:11:00Z">
                  <w:rPr>
                    <w:ins w:id="5661" w:author="Xuning Wei12232" w:date="2026-10-20T15:19:00Z"/>
                    <w:rFonts w:ascii="Times New Roman" w:eastAsia="等线" w:hAnsi="Times New Roman" w:cs="Times New Roman"/>
                    <w:color w:val="000000" w:themeColor="text1"/>
                    <w:sz w:val="18"/>
                    <w:szCs w:val="18"/>
                  </w:rPr>
                </w:rPrChange>
              </w:rPr>
              <w:pPrChange w:id="5662" w:author="Xuning Wei12232" w:date="2026-10-20T15:19: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del w:id="5663" w:author="Xuning Wei12232" w:date="2026-10-20T08:17:00Z">
              <w:r>
                <w:rPr>
                  <w:rFonts w:ascii="Times New Roman" w:eastAsia="等线" w:hAnsi="Times New Roman" w:cs="Times New Roman"/>
                  <w:sz w:val="18"/>
                  <w:szCs w:val="18"/>
                </w:rPr>
                <w:delText xml:space="preserve">1.80 eq. OxymaPure into </w:delText>
              </w:r>
            </w:del>
            <w:proofErr w:type="spellStart"/>
            <w:ins w:id="5664" w:author="Xuning Wei12232" w:date="2026-10-20T08:17:00Z">
              <w:r>
                <w:rPr>
                  <w:rFonts w:ascii="Times New Roman" w:eastAsia="等线" w:hAnsi="Times New Roman" w:cs="Times New Roman"/>
                  <w:sz w:val="18"/>
                  <w:szCs w:val="18"/>
                </w:rPr>
                <w:t>OxymaPure</w:t>
              </w:r>
              <w:proofErr w:type="spellEnd"/>
              <w:r>
                <w:rPr>
                  <w:rFonts w:ascii="Times New Roman" w:eastAsia="等线" w:hAnsi="Times New Roman" w:cs="Times New Roman"/>
                  <w:sz w:val="18"/>
                  <w:szCs w:val="18"/>
                </w:rPr>
                <w:t xml:space="preserve"> (1.80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rPr>
                <w:t xml:space="preserve">) into </w:t>
              </w:r>
            </w:ins>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at </w:t>
            </w:r>
            <w:del w:id="5665" w:author="Xuning Wei12232" w:date="2026-10-20T14:33:00Z">
              <w:r>
                <w:rPr>
                  <w:rFonts w:ascii="Times New Roman" w:eastAsia="等线" w:hAnsi="Times New Roman" w:cs="Times New Roman"/>
                  <w:sz w:val="18"/>
                  <w:szCs w:val="18"/>
                  <w:lang w:eastAsia="zh-CN"/>
                </w:rPr>
                <w:delText>20 ± 5 °C</w:delText>
              </w:r>
            </w:del>
            <w:ins w:id="5666" w:author="Xuning Wei12232" w:date="2026-10-20T14:33:00Z">
              <w:r>
                <w:rPr>
                  <w:rFonts w:ascii="Times New Roman" w:eastAsia="等线" w:hAnsi="Times New Roman" w:cs="Times New Roman"/>
                  <w:sz w:val="18"/>
                  <w:szCs w:val="18"/>
                  <w:lang w:eastAsia="zh-CN"/>
                </w:rPr>
                <w:t>20.0 ± 5.0 °C</w:t>
              </w:r>
            </w:ins>
            <w:r>
              <w:rPr>
                <w:rFonts w:ascii="Times New Roman" w:eastAsia="等线" w:hAnsi="Times New Roman" w:cs="Times New Roman"/>
                <w:sz w:val="18"/>
                <w:szCs w:val="18"/>
                <w:lang w:eastAsia="zh-CN"/>
              </w:rPr>
              <w:t xml:space="preserve"> (</w:t>
            </w:r>
            <w:del w:id="5667" w:author="Xuning Wei12232" w:date="2026-10-24T10:48:00Z">
              <w:r>
                <w:rPr>
                  <w:rFonts w:ascii="Times New Roman" w:eastAsia="等线" w:hAnsi="Times New Roman" w:cs="Times New Roman"/>
                  <w:sz w:val="18"/>
                  <w:szCs w:val="18"/>
                  <w:lang w:eastAsia="zh-CN"/>
                </w:rPr>
                <w:delText>target: 20 °C</w:delText>
              </w:r>
            </w:del>
            <w:ins w:id="5668" w:author="Xuning Wei12232" w:date="2026-10-24T10:48:00Z">
              <w:r>
                <w:rPr>
                  <w:rFonts w:ascii="Times New Roman" w:eastAsia="等线" w:hAnsi="Times New Roman" w:cs="Times New Roman"/>
                  <w:sz w:val="18"/>
                  <w:szCs w:val="18"/>
                  <w:lang w:eastAsia="zh-CN"/>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rinse the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with </w:t>
            </w:r>
            <w:ins w:id="5669" w:author="Xuning Wei12232" w:date="2026-10-20T20:38:00Z">
              <w:r>
                <w:rPr>
                  <w:rFonts w:ascii="Times New Roman" w:eastAsia="仿宋_GB2312" w:hAnsi="Times New Roman" w:cs="Times New Roman"/>
                  <w:color w:val="000000" w:themeColor="text1"/>
                  <w:sz w:val="18"/>
                  <w:szCs w:val="18"/>
                  <w:lang w:eastAsia="zh-CN"/>
                  <w:rPrChange w:id="5670" w:author="Xuning Wei12232" w:date="2026-10-24T11:11:00Z">
                    <w:rPr>
                      <w:rFonts w:ascii="Times New Roman" w:eastAsia="仿宋_GB2312" w:hAnsi="Times New Roman" w:cs="Times New Roman"/>
                      <w:color w:val="000000" w:themeColor="text1"/>
                      <w:sz w:val="18"/>
                      <w:szCs w:val="18"/>
                      <w:highlight w:val="cyan"/>
                      <w:lang w:eastAsia="zh-CN"/>
                    </w:rPr>
                  </w:rPrChange>
                </w:rPr>
                <w:t>DMF (2.0 V, 1.90 kg/kg)</w:t>
              </w:r>
              <w:r>
                <w:rPr>
                  <w:rFonts w:ascii="Times New Roman" w:eastAsia="等线" w:hAnsi="Times New Roman" w:cs="Times New Roman"/>
                  <w:sz w:val="18"/>
                  <w:szCs w:val="18"/>
                </w:rPr>
                <w:t xml:space="preserve">. </w:t>
              </w:r>
            </w:ins>
            <w:del w:id="5671" w:author="Xuning Wei12232" w:date="2026-10-20T08:13:00Z">
              <w:r>
                <w:rPr>
                  <w:rFonts w:ascii="Times New Roman" w:eastAsia="等线" w:hAnsi="Times New Roman" w:cs="Times New Roman"/>
                  <w:sz w:val="18"/>
                  <w:szCs w:val="18"/>
                </w:rPr>
                <w:delText>2.0 V DMF (1.896 kg/kg)</w:delText>
              </w:r>
            </w:del>
            <w:del w:id="5672" w:author="Xuning Wei12232" w:date="2026-10-20T20:38:00Z">
              <w:r>
                <w:rPr>
                  <w:rFonts w:ascii="Times New Roman" w:eastAsia="等线" w:hAnsi="Times New Roman" w:cs="Times New Roman"/>
                  <w:sz w:val="18"/>
                  <w:szCs w:val="18"/>
                </w:rPr>
                <w:delText>.</w:delText>
              </w:r>
            </w:del>
            <w:r>
              <w:rPr>
                <w:rFonts w:ascii="Times New Roman" w:eastAsia="等线" w:hAnsi="Times New Roman" w:cs="Times New Roman"/>
                <w:sz w:val="18"/>
                <w:szCs w:val="18"/>
              </w:rPr>
              <w:t xml:space="preserve"> </w:t>
            </w:r>
            <w:del w:id="5673" w:author="Xuning Wei12232" w:date="2026-10-20T15:19:00Z">
              <w:r>
                <w:rPr>
                  <w:rFonts w:ascii="Times New Roman" w:eastAsia="等线" w:hAnsi="Times New Roman" w:cs="Times New Roman"/>
                  <w:sz w:val="18"/>
                  <w:szCs w:val="18"/>
                </w:rPr>
                <w:br/>
                <w:delText>5.</w:delText>
              </w:r>
            </w:del>
          </w:p>
          <w:p w14:paraId="4CDB2070" w14:textId="77777777" w:rsidR="007617DE" w:rsidRPr="007617DE" w:rsidRDefault="00AE300B" w:rsidP="007617DE">
            <w:pPr>
              <w:pStyle w:val="aff7"/>
              <w:widowControl w:val="0"/>
              <w:numPr>
                <w:ilvl w:val="0"/>
                <w:numId w:val="77"/>
              </w:numPr>
              <w:spacing w:beforeLines="50" w:before="120" w:afterLines="50" w:after="120"/>
              <w:jc w:val="both"/>
              <w:rPr>
                <w:ins w:id="5674" w:author="Xuning Wei12232" w:date="2026-10-20T15:19:00Z"/>
                <w:rFonts w:ascii="Times New Roman" w:eastAsia="仿宋_GB2312" w:hAnsi="Times New Roman" w:cs="Times New Roman"/>
                <w:color w:val="000000" w:themeColor="text1"/>
                <w:sz w:val="18"/>
                <w:szCs w:val="18"/>
                <w:rPrChange w:id="5675" w:author="Xuning Wei12232" w:date="2026-10-24T11:11:00Z">
                  <w:rPr>
                    <w:ins w:id="5676" w:author="Xuning Wei12232" w:date="2026-10-20T15:19:00Z"/>
                    <w:rFonts w:ascii="Times New Roman" w:eastAsia="等线" w:hAnsi="Times New Roman" w:cs="Times New Roman"/>
                    <w:color w:val="000000" w:themeColor="text1"/>
                    <w:sz w:val="18"/>
                    <w:szCs w:val="18"/>
                  </w:rPr>
                </w:rPrChange>
              </w:rPr>
              <w:pPrChange w:id="5677" w:author="Xuning Wei12232" w:date="2026-10-20T15:19:00Z">
                <w:pPr>
                  <w:widowControl w:val="0"/>
                  <w:spacing w:beforeLines="50" w:before="120" w:afterLines="50" w:after="120"/>
                  <w:contextualSpacing/>
                </w:pPr>
              </w:pPrChange>
            </w:pPr>
            <w:r>
              <w:rPr>
                <w:rFonts w:ascii="Times New Roman" w:eastAsia="等线" w:hAnsi="Times New Roman" w:cs="Times New Roman"/>
                <w:sz w:val="18"/>
                <w:szCs w:val="18"/>
              </w:rPr>
              <w:t xml:space="preserve"> Add </w:t>
            </w:r>
            <w:del w:id="5678" w:author="Xuning Wei12232" w:date="2026-10-20T08:17:00Z">
              <w:r>
                <w:rPr>
                  <w:rFonts w:ascii="Times New Roman" w:eastAsia="等线" w:hAnsi="Times New Roman" w:cs="Times New Roman"/>
                  <w:sz w:val="18"/>
                  <w:szCs w:val="18"/>
                </w:rPr>
                <w:delText xml:space="preserve">2.0 eq. DIC </w:delText>
              </w:r>
            </w:del>
            <w:ins w:id="5679" w:author="Xuning Wei12232" w:date="2026-10-20T08:17:00Z">
              <w:r>
                <w:rPr>
                  <w:rFonts w:ascii="Times New Roman" w:eastAsia="等线" w:hAnsi="Times New Roman" w:cs="Times New Roman"/>
                  <w:sz w:val="18"/>
                  <w:szCs w:val="18"/>
                </w:rPr>
                <w:t>DIC (2.0</w:t>
              </w:r>
            </w:ins>
            <w:ins w:id="5680" w:author="Xuning Wei12232" w:date="2026-10-22T10:28:00Z">
              <w:r>
                <w:rPr>
                  <w:rFonts w:ascii="Times New Roman" w:eastAsia="等线" w:hAnsi="Times New Roman" w:cs="Times New Roman"/>
                  <w:color w:val="000000" w:themeColor="text1"/>
                  <w:sz w:val="18"/>
                  <w:szCs w:val="18"/>
                  <w:rPrChange w:id="5681" w:author="Xuning Wei12232" w:date="2026-10-24T11:11:00Z">
                    <w:rPr>
                      <w:rFonts w:ascii="Times New Roman" w:eastAsia="等线" w:hAnsi="Times New Roman" w:cs="Times New Roman"/>
                      <w:color w:val="000000" w:themeColor="text1"/>
                      <w:sz w:val="18"/>
                      <w:szCs w:val="18"/>
                      <w:highlight w:val="lightGray"/>
                    </w:rPr>
                  </w:rPrChange>
                </w:rPr>
                <w:t>0</w:t>
              </w:r>
            </w:ins>
            <w:ins w:id="5682" w:author="Xuning Wei12232" w:date="2026-10-20T08:17: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the addition rate depends on temperature control. Activate for </w:t>
            </w:r>
            <w:ins w:id="5683" w:author="Xuning Wei12232" w:date="2026-10-20T20:39:00Z">
              <w:r>
                <w:rPr>
                  <w:rFonts w:ascii="Times New Roman" w:eastAsia="等线" w:hAnsi="Times New Roman" w:cs="Times New Roman"/>
                  <w:color w:val="000000" w:themeColor="text1"/>
                  <w:sz w:val="18"/>
                  <w:szCs w:val="18"/>
                  <w:rPrChange w:id="5684" w:author="Xuning Wei12232" w:date="2026-10-24T11:11:00Z">
                    <w:rPr>
                      <w:rFonts w:ascii="Times New Roman" w:eastAsia="等线" w:hAnsi="Times New Roman" w:cs="Times New Roman"/>
                      <w:color w:val="000000" w:themeColor="text1"/>
                      <w:sz w:val="18"/>
                      <w:szCs w:val="18"/>
                      <w:highlight w:val="lightGray"/>
                    </w:rPr>
                  </w:rPrChange>
                </w:rPr>
                <w:t xml:space="preserve">20 </w:t>
              </w:r>
              <w:r>
                <w:rPr>
                  <w:rFonts w:ascii="Times New Roman" w:eastAsia="等线" w:hAnsi="Times New Roman" w:cs="Times New Roman" w:hint="eastAsia"/>
                  <w:color w:val="000000" w:themeColor="text1"/>
                  <w:sz w:val="18"/>
                  <w:szCs w:val="18"/>
                  <w:rPrChange w:id="5685" w:author="Xuning Wei12232" w:date="2026-10-24T11:11:00Z">
                    <w:rPr>
                      <w:rFonts w:ascii="Times New Roman" w:eastAsia="等线" w:hAnsi="Times New Roman" w:cs="Times New Roman" w:hint="eastAsia"/>
                      <w:color w:val="000000" w:themeColor="text1"/>
                      <w:sz w:val="18"/>
                      <w:szCs w:val="18"/>
                      <w:highlight w:val="lightGray"/>
                    </w:rPr>
                  </w:rPrChange>
                </w:rPr>
                <w:t>±</w:t>
              </w:r>
              <w:r>
                <w:rPr>
                  <w:rFonts w:ascii="Times New Roman" w:eastAsia="等线" w:hAnsi="Times New Roman" w:cs="Times New Roman"/>
                  <w:color w:val="000000" w:themeColor="text1"/>
                  <w:sz w:val="18"/>
                  <w:szCs w:val="18"/>
                  <w:lang w:eastAsia="zh-CN"/>
                  <w:rPrChange w:id="5686" w:author="Xuning Wei12232" w:date="2026-10-24T11:11:00Z">
                    <w:rPr>
                      <w:rFonts w:ascii="Times New Roman" w:eastAsia="等线" w:hAnsi="Times New Roman" w:cs="Times New Roman"/>
                      <w:color w:val="000000" w:themeColor="text1"/>
                      <w:sz w:val="18"/>
                      <w:szCs w:val="18"/>
                      <w:highlight w:val="lightGray"/>
                      <w:lang w:eastAsia="zh-CN"/>
                    </w:rPr>
                  </w:rPrChange>
                </w:rPr>
                <w:t xml:space="preserve"> </w:t>
              </w:r>
              <w:r>
                <w:rPr>
                  <w:rFonts w:ascii="Times New Roman" w:eastAsia="等线" w:hAnsi="Times New Roman" w:cs="Times New Roman"/>
                  <w:color w:val="000000" w:themeColor="text1"/>
                  <w:sz w:val="18"/>
                  <w:szCs w:val="18"/>
                  <w:rPrChange w:id="5687" w:author="Xuning Wei12232" w:date="2026-10-24T11:11:00Z">
                    <w:rPr>
                      <w:rFonts w:ascii="Times New Roman" w:eastAsia="等线" w:hAnsi="Times New Roman" w:cs="Times New Roman"/>
                      <w:color w:val="000000" w:themeColor="text1"/>
                      <w:sz w:val="18"/>
                      <w:szCs w:val="18"/>
                      <w:highlight w:val="lightGray"/>
                    </w:rPr>
                  </w:rPrChange>
                </w:rPr>
                <w:t>5 min (target: 20 min)</w:t>
              </w:r>
            </w:ins>
            <w:del w:id="5688" w:author="Xuning Wei12232" w:date="2026-10-20T20:39:00Z">
              <w:r>
                <w:rPr>
                  <w:rFonts w:ascii="Times New Roman" w:eastAsia="等线" w:hAnsi="Times New Roman" w:cs="Times New Roman"/>
                  <w:sz w:val="18"/>
                  <w:szCs w:val="18"/>
                </w:rPr>
                <w:delText>20±5 min</w:delText>
              </w:r>
            </w:del>
            <w:r>
              <w:rPr>
                <w:rFonts w:ascii="Times New Roman" w:eastAsia="等线" w:hAnsi="Times New Roman" w:cs="Times New Roman"/>
                <w:sz w:val="18"/>
                <w:szCs w:val="18"/>
              </w:rPr>
              <w:t xml:space="preserve"> at </w:t>
            </w:r>
            <w:del w:id="5689" w:author="Xuning Wei12232" w:date="2026-10-20T14:33:00Z">
              <w:r>
                <w:rPr>
                  <w:rFonts w:ascii="Times New Roman" w:eastAsia="等线" w:hAnsi="Times New Roman" w:cs="Times New Roman"/>
                  <w:sz w:val="18"/>
                  <w:szCs w:val="18"/>
                  <w:lang w:eastAsia="zh-CN"/>
                </w:rPr>
                <w:delText>20 ± 5 °C</w:delText>
              </w:r>
            </w:del>
            <w:ins w:id="5690" w:author="Xuning Wei12232" w:date="2026-10-20T14:33:00Z">
              <w:r>
                <w:rPr>
                  <w:rFonts w:ascii="Times New Roman" w:eastAsia="等线" w:hAnsi="Times New Roman" w:cs="Times New Roman"/>
                  <w:color w:val="FF0000"/>
                  <w:sz w:val="18"/>
                  <w:szCs w:val="18"/>
                  <w:lang w:eastAsia="zh-CN"/>
                </w:rPr>
                <w:t>20.0 ± 5.0 °C</w:t>
              </w:r>
            </w:ins>
            <w:r>
              <w:rPr>
                <w:rFonts w:ascii="Times New Roman" w:eastAsia="等线" w:hAnsi="Times New Roman" w:cs="Times New Roman"/>
                <w:sz w:val="18"/>
                <w:szCs w:val="18"/>
                <w:lang w:eastAsia="zh-CN"/>
              </w:rPr>
              <w:t xml:space="preserve"> (</w:t>
            </w:r>
            <w:del w:id="5691" w:author="Xuning Wei12232" w:date="2026-10-24T10:48:00Z">
              <w:r>
                <w:rPr>
                  <w:rFonts w:ascii="Times New Roman" w:eastAsia="等线" w:hAnsi="Times New Roman" w:cs="Times New Roman"/>
                  <w:sz w:val="18"/>
                  <w:szCs w:val="18"/>
                  <w:lang w:eastAsia="zh-CN"/>
                </w:rPr>
                <w:delText>target: 20 °C</w:delText>
              </w:r>
            </w:del>
            <w:ins w:id="5692" w:author="Xuning Wei12232" w:date="2026-10-24T10:48:00Z">
              <w:r>
                <w:rPr>
                  <w:rFonts w:ascii="Times New Roman" w:eastAsia="等线" w:hAnsi="Times New Roman" w:cs="Times New Roman"/>
                  <w:color w:val="FF0000"/>
                  <w:sz w:val="18"/>
                  <w:szCs w:val="18"/>
                  <w:lang w:eastAsia="zh-CN"/>
                  <w:rPrChange w:id="5693" w:author="Xuning Wei12232" w:date="2026-10-24T11:11:00Z">
                    <w:rPr>
                      <w:rFonts w:ascii="Times New Roman" w:eastAsia="等线" w:hAnsi="Times New Roman" w:cs="Times New Roman"/>
                      <w:color w:val="FF0000"/>
                      <w:sz w:val="18"/>
                      <w:szCs w:val="18"/>
                      <w:highlight w:val="lightGray"/>
                      <w:lang w:eastAsia="zh-CN"/>
                    </w:rPr>
                  </w:rPrChange>
                </w:rPr>
                <w:t>target: 20.0 °C</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5694" w:author="Xuning Wei12232" w:date="2026-10-20T15:19:00Z">
              <w:r>
                <w:rPr>
                  <w:rFonts w:ascii="Times New Roman" w:eastAsia="等线" w:hAnsi="Times New Roman" w:cs="Times New Roman"/>
                  <w:sz w:val="18"/>
                  <w:szCs w:val="18"/>
                </w:rPr>
                <w:br/>
                <w:delText xml:space="preserve">6. </w:delText>
              </w:r>
            </w:del>
          </w:p>
          <w:p w14:paraId="0D784A06" w14:textId="77777777" w:rsidR="007617DE" w:rsidRPr="007617DE" w:rsidRDefault="00AE300B" w:rsidP="007617DE">
            <w:pPr>
              <w:pStyle w:val="aff7"/>
              <w:widowControl w:val="0"/>
              <w:numPr>
                <w:ilvl w:val="0"/>
                <w:numId w:val="77"/>
              </w:numPr>
              <w:spacing w:beforeLines="50" w:before="120" w:afterLines="50" w:after="120"/>
              <w:jc w:val="both"/>
              <w:rPr>
                <w:ins w:id="5695" w:author="Xuning Wei12232" w:date="2026-10-20T15:19:00Z"/>
                <w:rFonts w:ascii="Times New Roman" w:eastAsia="仿宋_GB2312" w:hAnsi="Times New Roman" w:cs="Times New Roman"/>
                <w:color w:val="000000" w:themeColor="text1"/>
                <w:sz w:val="18"/>
                <w:szCs w:val="18"/>
                <w:rPrChange w:id="5696" w:author="Xuning Wei12232" w:date="2026-10-24T11:11:00Z">
                  <w:rPr>
                    <w:ins w:id="5697" w:author="Xuning Wei12232" w:date="2026-10-20T15:19:00Z"/>
                    <w:rFonts w:ascii="Times New Roman" w:eastAsia="等线" w:hAnsi="Times New Roman" w:cs="Times New Roman"/>
                    <w:color w:val="000000" w:themeColor="text1"/>
                    <w:sz w:val="18"/>
                    <w:szCs w:val="18"/>
                  </w:rPr>
                </w:rPrChange>
              </w:rPr>
              <w:pPrChange w:id="5698" w:author="Xuning Wei12232" w:date="2026-10-20T15:19: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5699" w:author="Xuning Wei12232" w:date="2026-10-20T08:47:00Z">
              <w:r>
                <w:rPr>
                  <w:rFonts w:ascii="Times New Roman" w:eastAsia="等线" w:hAnsi="Times New Roman" w:cs="Times New Roman"/>
                  <w:bCs w:val="0"/>
                  <w:sz w:val="18"/>
                  <w:szCs w:val="18"/>
                </w:rPr>
                <w:delText xml:space="preserve"> </w:delText>
              </w:r>
              <w:r>
                <w:rPr>
                  <w:rFonts w:ascii="Times New Roman" w:eastAsia="等线" w:hAnsi="Times New Roman" w:cs="Times New Roman"/>
                  <w:bCs w:val="0"/>
                  <w:sz w:val="18"/>
                  <w:szCs w:val="18"/>
                  <w:lang w:eastAsia="zh-CN"/>
                </w:rPr>
                <w:delText xml:space="preserve">1.0 V DMF (0.948 kg/kg) </w:delText>
              </w:r>
            </w:del>
            <w:ins w:id="5700" w:author="Xuning Wei12232" w:date="2026-10-20T08:47:00Z">
              <w:r>
                <w:rPr>
                  <w:rFonts w:ascii="Times New Roman" w:eastAsia="等线" w:hAnsi="Times New Roman" w:cs="Times New Roman"/>
                  <w:bCs w:val="0"/>
                  <w:sz w:val="18"/>
                  <w:szCs w:val="18"/>
                </w:rPr>
                <w:t xml:space="preserve"> DMF (1.0 V, 0.948 kg/kg)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 </w:t>
            </w:r>
            <w:del w:id="5701" w:author="Xuning Wei12232" w:date="2026-10-20T15:19:00Z">
              <w:r>
                <w:rPr>
                  <w:rFonts w:ascii="Times New Roman" w:eastAsia="等线" w:hAnsi="Times New Roman" w:cs="Times New Roman"/>
                  <w:sz w:val="18"/>
                  <w:szCs w:val="18"/>
                </w:rPr>
                <w:br/>
                <w:delText xml:space="preserve">7. </w:delText>
              </w:r>
            </w:del>
          </w:p>
          <w:p w14:paraId="5ABC79C8" w14:textId="77777777" w:rsidR="007617DE" w:rsidRDefault="00AE300B" w:rsidP="007617DE">
            <w:pPr>
              <w:pStyle w:val="aff7"/>
              <w:widowControl w:val="0"/>
              <w:numPr>
                <w:ilvl w:val="0"/>
                <w:numId w:val="77"/>
              </w:numPr>
              <w:spacing w:beforeLines="50" w:before="120" w:afterLines="50" w:after="120"/>
              <w:jc w:val="both"/>
              <w:rPr>
                <w:rFonts w:ascii="Times New Roman" w:eastAsia="仿宋_GB2312" w:hAnsi="Times New Roman" w:cs="Times New Roman"/>
                <w:sz w:val="18"/>
                <w:szCs w:val="18"/>
              </w:rPr>
              <w:pPrChange w:id="5702" w:author="Xuning Wei12232" w:date="2026-10-20T15:19: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5min), then start the agitator. Transfer the mixture in activation tank (TJ4S-1213-Sy15-R01) into synthesis reactor (TJ4S-1213-Sy15)</w:t>
            </w:r>
          </w:p>
        </w:tc>
      </w:tr>
      <w:tr w:rsidR="007617DE" w14:paraId="506B7ACF" w14:textId="77777777">
        <w:trPr>
          <w:trHeight w:val="20"/>
        </w:trPr>
        <w:tc>
          <w:tcPr>
            <w:tcW w:w="310" w:type="pct"/>
            <w:tcMar>
              <w:top w:w="57" w:type="dxa"/>
              <w:left w:w="85" w:type="dxa"/>
              <w:bottom w:w="57" w:type="dxa"/>
              <w:right w:w="85" w:type="dxa"/>
            </w:tcMar>
            <w:vAlign w:val="center"/>
          </w:tcPr>
          <w:p w14:paraId="0094548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57B10D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6D40D2A1" w14:textId="77777777" w:rsidR="007617DE" w:rsidRDefault="00AE300B" w:rsidP="007617DE">
            <w:pPr>
              <w:pStyle w:val="aff7"/>
              <w:widowControl w:val="0"/>
              <w:numPr>
                <w:ilvl w:val="0"/>
                <w:numId w:val="78"/>
              </w:numPr>
              <w:spacing w:beforeLines="50" w:before="120" w:afterLines="50" w:after="120"/>
              <w:jc w:val="both"/>
              <w:rPr>
                <w:ins w:id="5703" w:author="Xuning Wei12232" w:date="2026-10-20T15:28:00Z"/>
                <w:rFonts w:ascii="Times New Roman" w:eastAsia="等线" w:hAnsi="Times New Roman" w:cs="Times New Roman"/>
                <w:sz w:val="18"/>
                <w:szCs w:val="18"/>
              </w:rPr>
              <w:pPrChange w:id="5704" w:author="Xuning Wei12232" w:date="2026-10-20T15:28:00Z">
                <w:pPr>
                  <w:widowControl w:val="0"/>
                  <w:spacing w:beforeLines="50" w:before="120" w:afterLines="50" w:after="120"/>
                  <w:contextualSpacing/>
                </w:pPr>
              </w:pPrChange>
            </w:pPr>
            <w:del w:id="5705" w:author="Xuning Wei12232" w:date="2026-10-20T15:27:00Z">
              <w:r>
                <w:rPr>
                  <w:rFonts w:ascii="Times New Roman" w:eastAsia="等线" w:hAnsi="Times New Roman" w:cs="Times New Roman"/>
                  <w:sz w:val="18"/>
                  <w:szCs w:val="18"/>
                  <w:rPrChange w:id="5706" w:author="Xuning Wei12232" w:date="2026-10-24T11:11:00Z">
                    <w:rPr/>
                  </w:rPrChange>
                </w:rPr>
                <w:delText xml:space="preserve">1. </w:delText>
              </w:r>
            </w:del>
            <w:ins w:id="5707" w:author="Xuning Wei12232" w:date="2026-10-20T08:40:00Z">
              <w:r>
                <w:rPr>
                  <w:rFonts w:ascii="Times New Roman" w:eastAsia="等线" w:hAnsi="Times New Roman" w:cs="Times New Roman"/>
                  <w:color w:val="FF0000"/>
                  <w:sz w:val="18"/>
                  <w:szCs w:val="18"/>
                  <w:rPrChange w:id="5708" w:author="Xuning Wei12232" w:date="2026-10-24T11:11:00Z">
                    <w:rPr>
                      <w:color w:val="FF0000"/>
                    </w:rPr>
                  </w:rPrChange>
                </w:rPr>
                <w:t>Heat the mixture to</w:t>
              </w:r>
            </w:ins>
            <w:ins w:id="5709" w:author="Xuning Wei12232" w:date="2026-10-20T21:33:00Z">
              <w:r>
                <w:rPr>
                  <w:rFonts w:ascii="Times New Roman" w:eastAsia="等线" w:hAnsi="Times New Roman" w:cs="Times New Roman"/>
                  <w:color w:val="FF0000"/>
                  <w:sz w:val="18"/>
                  <w:szCs w:val="18"/>
                </w:rPr>
                <w:t xml:space="preserve"> </w:t>
              </w:r>
            </w:ins>
            <w:ins w:id="5710" w:author="Xuning Wei12232" w:date="2026-10-20T20:40:00Z">
              <w:r>
                <w:rPr>
                  <w:rFonts w:ascii="Times New Roman" w:eastAsia="等线" w:hAnsi="Times New Roman" w:cs="Times New Roman"/>
                  <w:color w:val="FF0000"/>
                  <w:sz w:val="18"/>
                  <w:szCs w:val="18"/>
                  <w:rPrChange w:id="5711" w:author="Xuning Wei12232" w:date="2026-10-24T11:11:00Z">
                    <w:rPr>
                      <w:rFonts w:ascii="Times New Roman" w:eastAsia="等线" w:hAnsi="Times New Roman" w:cs="Times New Roman"/>
                      <w:color w:val="FF0000"/>
                      <w:sz w:val="18"/>
                      <w:szCs w:val="18"/>
                      <w:highlight w:val="yellow"/>
                    </w:rPr>
                  </w:rPrChange>
                </w:rPr>
                <w:t xml:space="preserve">19.0 ~ 27.0°C (target: </w:t>
              </w:r>
            </w:ins>
            <w:ins w:id="5712" w:author="Xuning Wei12232" w:date="2026-10-20T21:36:00Z">
              <w:r>
                <w:rPr>
                  <w:rFonts w:ascii="Times New Roman" w:eastAsia="等线" w:hAnsi="Times New Roman" w:cs="Times New Roman"/>
                  <w:color w:val="FF0000"/>
                  <w:sz w:val="18"/>
                  <w:szCs w:val="18"/>
                  <w:rPrChange w:id="5713" w:author="Xuning Wei12232" w:date="2026-10-24T11:11:00Z">
                    <w:rPr>
                      <w:rFonts w:ascii="Times New Roman" w:eastAsia="等线" w:hAnsi="Times New Roman" w:cs="Times New Roman"/>
                      <w:color w:val="FF0000"/>
                      <w:sz w:val="18"/>
                      <w:szCs w:val="18"/>
                      <w:highlight w:val="yellow"/>
                    </w:rPr>
                  </w:rPrChange>
                </w:rPr>
                <w:t>25.0 °C</w:t>
              </w:r>
            </w:ins>
            <w:ins w:id="5714" w:author="Xuning Wei12232" w:date="2026-10-20T20:40:00Z">
              <w:r>
                <w:rPr>
                  <w:rFonts w:ascii="Times New Roman" w:eastAsia="等线" w:hAnsi="Times New Roman" w:cs="Times New Roman"/>
                  <w:color w:val="FF0000"/>
                  <w:sz w:val="18"/>
                  <w:szCs w:val="18"/>
                  <w:rPrChange w:id="5715" w:author="Xuning Wei12232" w:date="2026-10-24T11:11:00Z">
                    <w:rPr>
                      <w:rFonts w:ascii="Times New Roman" w:eastAsia="等线" w:hAnsi="Times New Roman" w:cs="Times New Roman"/>
                      <w:color w:val="FF0000"/>
                      <w:sz w:val="18"/>
                      <w:szCs w:val="18"/>
                      <w:highlight w:val="yellow"/>
                    </w:rPr>
                  </w:rPrChange>
                </w:rPr>
                <w:t>)</w:t>
              </w:r>
              <w:r>
                <w:rPr>
                  <w:rFonts w:ascii="Times New Roman" w:eastAsia="等线" w:hAnsi="Times New Roman" w:cs="Times New Roman"/>
                  <w:color w:val="FF0000"/>
                  <w:sz w:val="18"/>
                  <w:szCs w:val="18"/>
                </w:rPr>
                <w:t>.</w:t>
              </w:r>
            </w:ins>
            <w:ins w:id="5716" w:author="Xuning Wei12232" w:date="2026-10-20T08:40:00Z">
              <w:r>
                <w:rPr>
                  <w:rFonts w:ascii="Times New Roman" w:eastAsia="等线" w:hAnsi="Times New Roman" w:cs="Times New Roman"/>
                  <w:color w:val="FF0000"/>
                  <w:sz w:val="18"/>
                  <w:szCs w:val="18"/>
                  <w:rPrChange w:id="5717" w:author="Xuning Wei12232" w:date="2026-10-24T11:11:00Z">
                    <w:rPr>
                      <w:color w:val="FF0000"/>
                    </w:rPr>
                  </w:rPrChange>
                </w:rPr>
                <w:t xml:space="preserve"> The mixture is allowed to </w:t>
              </w:r>
              <w:r>
                <w:rPr>
                  <w:rFonts w:ascii="Times New Roman" w:eastAsia="等线" w:hAnsi="Times New Roman" w:cs="Times New Roman"/>
                  <w:bCs w:val="0"/>
                  <w:color w:val="FF0000"/>
                  <w:sz w:val="18"/>
                  <w:szCs w:val="18"/>
                  <w:rPrChange w:id="5718" w:author="Xuning Wei12232" w:date="2026-10-24T11:11:00Z">
                    <w:rPr>
                      <w:color w:val="FF0000"/>
                    </w:rPr>
                  </w:rPrChange>
                </w:rPr>
                <w:t xml:space="preserve">react at </w:t>
              </w:r>
            </w:ins>
            <w:ins w:id="5719" w:author="Xuning Wei12232" w:date="2026-10-20T08:41:00Z">
              <w:r>
                <w:rPr>
                  <w:rFonts w:ascii="Times New Roman" w:eastAsia="等线" w:hAnsi="Times New Roman" w:cs="Times New Roman"/>
                  <w:bCs w:val="0"/>
                  <w:color w:val="FF0000"/>
                  <w:sz w:val="18"/>
                  <w:szCs w:val="18"/>
                  <w:rPrChange w:id="5720" w:author="Xuning Wei12232" w:date="2026-10-24T11:11:00Z">
                    <w:rPr>
                      <w:color w:val="FF0000"/>
                    </w:rPr>
                  </w:rPrChange>
                </w:rPr>
                <w:t>19</w:t>
              </w:r>
            </w:ins>
            <w:ins w:id="5721" w:author="Xuning Wei12232" w:date="2026-10-20T08:40:00Z">
              <w:r>
                <w:rPr>
                  <w:rFonts w:ascii="Times New Roman" w:eastAsia="等线" w:hAnsi="Times New Roman" w:cs="Times New Roman"/>
                  <w:bCs w:val="0"/>
                  <w:color w:val="FF0000"/>
                  <w:sz w:val="18"/>
                  <w:szCs w:val="18"/>
                  <w:rPrChange w:id="5722" w:author="Xuning Wei12232" w:date="2026-10-24T11:11:00Z">
                    <w:rPr>
                      <w:color w:val="FF0000"/>
                    </w:rPr>
                  </w:rPrChange>
                </w:rPr>
                <w:t xml:space="preserve">.0 ~27.0 °C (target: </w:t>
              </w:r>
            </w:ins>
            <w:ins w:id="5723" w:author="Xuning Wei12232" w:date="2026-10-20T21:36:00Z">
              <w:r>
                <w:rPr>
                  <w:rFonts w:ascii="Times New Roman" w:eastAsia="等线" w:hAnsi="Times New Roman" w:cs="Times New Roman"/>
                  <w:bCs w:val="0"/>
                  <w:color w:val="FF0000"/>
                  <w:sz w:val="18"/>
                  <w:szCs w:val="18"/>
                </w:rPr>
                <w:t>25.0 °C</w:t>
              </w:r>
            </w:ins>
            <w:ins w:id="5724" w:author="Xuning Wei12232" w:date="2026-10-20T08:40:00Z">
              <w:r>
                <w:rPr>
                  <w:rFonts w:ascii="Times New Roman" w:eastAsia="等线" w:hAnsi="Times New Roman" w:cs="Times New Roman"/>
                  <w:bCs w:val="0"/>
                  <w:color w:val="FF0000"/>
                  <w:sz w:val="18"/>
                  <w:szCs w:val="18"/>
                  <w:rPrChange w:id="5725" w:author="Xuning Wei12232" w:date="2026-10-24T11:11:00Z">
                    <w:rPr>
                      <w:color w:val="FF0000"/>
                    </w:rPr>
                  </w:rPrChange>
                </w:rPr>
                <w:t>)</w:t>
              </w:r>
              <w:r>
                <w:rPr>
                  <w:rFonts w:ascii="Times New Roman" w:eastAsia="等线" w:hAnsi="Times New Roman" w:cs="Times New Roman"/>
                  <w:color w:val="FF0000"/>
                  <w:sz w:val="18"/>
                  <w:szCs w:val="18"/>
                  <w:rPrChange w:id="5726" w:author="Xuning Wei12232" w:date="2026-10-24T11:11:00Z">
                    <w:rPr>
                      <w:color w:val="FF0000"/>
                    </w:rPr>
                  </w:rPrChange>
                </w:rPr>
                <w:t>.</w:t>
              </w:r>
            </w:ins>
            <w:del w:id="5727" w:author="Xuning Wei12232" w:date="2026-10-20T08:40:00Z">
              <w:r>
                <w:rPr>
                  <w:rFonts w:ascii="Times New Roman" w:eastAsia="等线" w:hAnsi="Times New Roman" w:cs="Times New Roman"/>
                  <w:sz w:val="18"/>
                  <w:szCs w:val="18"/>
                  <w:rPrChange w:id="5728" w:author="Xuning Wei12232" w:date="2026-10-24T11:11:00Z">
                    <w:rPr/>
                  </w:rPrChange>
                </w:rPr>
                <w:delText>Heat the mixture to</w:delText>
              </w:r>
              <w:r>
                <w:rPr>
                  <w:rFonts w:ascii="Times New Roman" w:eastAsia="等线" w:hAnsi="Times New Roman" w:cs="Times New Roman"/>
                  <w:sz w:val="18"/>
                  <w:szCs w:val="18"/>
                </w:rPr>
                <w:delText xml:space="preserve"> 25±5 °C.</w:delText>
              </w:r>
              <w:r>
                <w:rPr>
                  <w:rFonts w:ascii="Times New Roman" w:eastAsia="等线" w:hAnsi="Times New Roman" w:cs="Times New Roman"/>
                  <w:sz w:val="18"/>
                  <w:szCs w:val="18"/>
                  <w:rPrChange w:id="5729" w:author="Xuning Wei12232" w:date="2026-10-24T11:11:00Z">
                    <w:rPr/>
                  </w:rPrChange>
                </w:rPr>
                <w:delText xml:space="preserve"> The mixture is allowed to </w:delText>
              </w:r>
              <w:r>
                <w:rPr>
                  <w:rFonts w:ascii="Times New Roman" w:eastAsia="等线" w:hAnsi="Times New Roman" w:cs="Times New Roman"/>
                  <w:bCs w:val="0"/>
                  <w:sz w:val="18"/>
                  <w:szCs w:val="18"/>
                  <w:rPrChange w:id="5730" w:author="Xuning Wei12232" w:date="2026-10-24T11:11:00Z">
                    <w:rPr/>
                  </w:rPrChange>
                </w:rPr>
                <w:delText>react at 25±5 °C (target: 25 °C)</w:delText>
              </w:r>
              <w:r>
                <w:rPr>
                  <w:rFonts w:ascii="Times New Roman" w:eastAsia="等线" w:hAnsi="Times New Roman" w:cs="Times New Roman"/>
                  <w:sz w:val="18"/>
                  <w:szCs w:val="18"/>
                  <w:rPrChange w:id="5731" w:author="Xuning Wei12232" w:date="2026-10-24T11:11:00Z">
                    <w:rPr/>
                  </w:rPrChange>
                </w:rPr>
                <w:delText xml:space="preserve">. </w:delText>
              </w:r>
            </w:del>
            <w:del w:id="5732" w:author="Xuning Wei12232" w:date="2026-10-20T15:28:00Z">
              <w:r>
                <w:rPr>
                  <w:rFonts w:ascii="Times New Roman" w:eastAsia="等线" w:hAnsi="Times New Roman" w:cs="Times New Roman"/>
                  <w:sz w:val="18"/>
                  <w:szCs w:val="18"/>
                  <w:rPrChange w:id="5733" w:author="Xuning Wei12232" w:date="2026-10-24T11:11:00Z">
                    <w:rPr/>
                  </w:rPrChange>
                </w:rPr>
                <w:br/>
                <w:delText xml:space="preserve">2. </w:delText>
              </w:r>
            </w:del>
          </w:p>
          <w:p w14:paraId="6ADD5256" w14:textId="77777777" w:rsidR="007617DE" w:rsidRDefault="00AE300B" w:rsidP="007617DE">
            <w:pPr>
              <w:pStyle w:val="aff7"/>
              <w:widowControl w:val="0"/>
              <w:numPr>
                <w:ilvl w:val="0"/>
                <w:numId w:val="78"/>
              </w:numPr>
              <w:spacing w:beforeLines="50" w:before="120" w:afterLines="50" w:after="120"/>
              <w:jc w:val="both"/>
              <w:rPr>
                <w:ins w:id="5734" w:author="Xuning Wei12232" w:date="2026-10-20T15:28:00Z"/>
                <w:rFonts w:ascii="Times New Roman" w:eastAsia="等线" w:hAnsi="Times New Roman" w:cs="Times New Roman"/>
                <w:sz w:val="18"/>
                <w:szCs w:val="18"/>
              </w:rPr>
              <w:pPrChange w:id="5735" w:author="Xuning Wei12232" w:date="2026-10-20T15:28:00Z">
                <w:pPr>
                  <w:widowControl w:val="0"/>
                  <w:spacing w:beforeLines="50" w:before="120" w:afterLines="50" w:after="120"/>
                  <w:contextualSpacing/>
                </w:pPr>
              </w:pPrChange>
            </w:pPr>
            <w:r>
              <w:rPr>
                <w:rFonts w:ascii="Times New Roman" w:eastAsia="等线" w:hAnsi="Times New Roman" w:cs="Times New Roman"/>
                <w:sz w:val="18"/>
                <w:szCs w:val="18"/>
                <w:rPrChange w:id="5736" w:author="Xuning Wei12232" w:date="2026-10-24T11:11:00Z">
                  <w:rPr/>
                </w:rPrChange>
              </w:rPr>
              <w:t>After 4 h±15 min (target</w:t>
            </w:r>
            <w:r>
              <w:rPr>
                <w:rFonts w:ascii="Times New Roman" w:eastAsia="等线" w:hAnsi="Times New Roman" w:cs="Times New Roman"/>
                <w:sz w:val="18"/>
                <w:szCs w:val="18"/>
                <w:lang w:eastAsia="zh-CN"/>
                <w:rPrChange w:id="5737" w:author="Xuning Wei12232" w:date="2026-10-24T11:11:00Z">
                  <w:rPr>
                    <w:lang w:eastAsia="zh-CN"/>
                  </w:rPr>
                </w:rPrChange>
              </w:rPr>
              <w:t xml:space="preserve">: </w:t>
            </w:r>
            <w:r>
              <w:rPr>
                <w:rFonts w:ascii="Times New Roman" w:eastAsia="等线" w:hAnsi="Times New Roman" w:cs="Times New Roman"/>
                <w:sz w:val="18"/>
                <w:szCs w:val="18"/>
                <w:rPrChange w:id="5738" w:author="Xuning Wei12232" w:date="2026-10-24T11:11:00Z">
                  <w:rPr/>
                </w:rPrChange>
              </w:rPr>
              <w:t xml:space="preserve">4 h), sample the mixture every 0.5~1 h for </w:t>
            </w:r>
            <w:proofErr w:type="spellStart"/>
            <w:r>
              <w:rPr>
                <w:rFonts w:ascii="Times New Roman" w:eastAsia="等线" w:hAnsi="Times New Roman" w:cs="Times New Roman"/>
                <w:sz w:val="18"/>
                <w:szCs w:val="18"/>
                <w:rPrChange w:id="5739" w:author="Xuning Wei12232" w:date="2026-10-24T11:11:00Z">
                  <w:rPr/>
                </w:rPrChange>
              </w:rPr>
              <w:t>ninhydrin</w:t>
            </w:r>
            <w:proofErr w:type="spellEnd"/>
            <w:r>
              <w:rPr>
                <w:rFonts w:ascii="Times New Roman" w:eastAsia="等线" w:hAnsi="Times New Roman" w:cs="Times New Roman"/>
                <w:sz w:val="18"/>
                <w:szCs w:val="18"/>
                <w:rPrChange w:id="5740"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5741" w:author="Xuning Wei12232" w:date="2026-10-20T20:22:00Z">
              <w:r>
                <w:rPr>
                  <w:rFonts w:ascii="Times New Roman" w:eastAsia="等线" w:hAnsi="Times New Roman" w:cs="Times New Roman"/>
                  <w:sz w:val="18"/>
                  <w:szCs w:val="18"/>
                  <w:rPrChange w:id="5742" w:author="Xuning Wei12232" w:date="2026-10-24T11:11:00Z">
                    <w:rPr>
                      <w:rFonts w:ascii="Times New Roman" w:eastAsia="等线" w:hAnsi="Times New Roman" w:cs="Times New Roman"/>
                      <w:sz w:val="18"/>
                      <w:szCs w:val="18"/>
                      <w:highlight w:val="lightGray"/>
                    </w:rPr>
                  </w:rPrChange>
                </w:rPr>
                <w:t xml:space="preserve">(6.5 h </w:t>
              </w:r>
            </w:ins>
            <w:ins w:id="5743" w:author="Xuning Wei12232" w:date="2026-10-21T09:19:00Z">
              <w:r>
                <w:rPr>
                  <w:rFonts w:ascii="Times New Roman" w:eastAsia="仿宋_GB2312" w:hAnsi="Times New Roman" w:cs="Times New Roman" w:hint="eastAsia"/>
                  <w:sz w:val="18"/>
                  <w:szCs w:val="18"/>
                </w:rPr>
                <w:t>≤</w:t>
              </w:r>
            </w:ins>
            <w:ins w:id="5744" w:author="Xuning Wei12232" w:date="2026-10-22T08:06:00Z">
              <w:r>
                <w:rPr>
                  <w:rFonts w:ascii="Times New Roman" w:eastAsia="仿宋_GB2312" w:hAnsi="Times New Roman" w:cs="Times New Roman"/>
                  <w:sz w:val="18"/>
                  <w:szCs w:val="18"/>
                </w:rPr>
                <w:t xml:space="preserve"> </w:t>
              </w:r>
            </w:ins>
            <w:ins w:id="5745" w:author="Xuning Wei12232" w:date="2026-10-20T20:22:00Z">
              <w:r>
                <w:rPr>
                  <w:rFonts w:ascii="Times New Roman" w:eastAsia="等线" w:hAnsi="Times New Roman" w:cs="Times New Roman"/>
                  <w:sz w:val="18"/>
                  <w:szCs w:val="18"/>
                  <w:rPrChange w:id="5746" w:author="Xuning Wei12232" w:date="2026-10-24T11:11:00Z">
                    <w:rPr>
                      <w:rFonts w:ascii="Times New Roman" w:eastAsia="等线" w:hAnsi="Times New Roman" w:cs="Times New Roman"/>
                      <w:sz w:val="18"/>
                      <w:szCs w:val="18"/>
                      <w:highlight w:val="lightGray"/>
                    </w:rPr>
                  </w:rPrChange>
                </w:rPr>
                <w:t xml:space="preserve">Coupling time </w:t>
              </w:r>
            </w:ins>
            <w:ins w:id="5747" w:author="Xuning Wei12232" w:date="2026-10-21T09:19:00Z">
              <w:r>
                <w:rPr>
                  <w:rFonts w:ascii="Times New Roman" w:eastAsia="仿宋_GB2312" w:hAnsi="Times New Roman" w:cs="Times New Roman" w:hint="eastAsia"/>
                  <w:sz w:val="18"/>
                  <w:szCs w:val="18"/>
                </w:rPr>
                <w:t>≤</w:t>
              </w:r>
            </w:ins>
            <w:ins w:id="5748" w:author="Xuning Wei12232" w:date="2026-10-20T20:22:00Z">
              <w:r>
                <w:rPr>
                  <w:rFonts w:ascii="Times New Roman" w:eastAsia="等线" w:hAnsi="Times New Roman" w:cs="Times New Roman"/>
                  <w:sz w:val="18"/>
                  <w:szCs w:val="18"/>
                  <w:rPrChange w:id="5749" w:author="Xuning Wei12232" w:date="2026-10-24T11:11:00Z">
                    <w:rPr>
                      <w:rFonts w:ascii="Times New Roman" w:eastAsia="等线" w:hAnsi="Times New Roman" w:cs="Times New Roman"/>
                      <w:sz w:val="18"/>
                      <w:szCs w:val="18"/>
                      <w:highlight w:val="lightGray"/>
                    </w:rPr>
                  </w:rPrChange>
                </w:rPr>
                <w:t>13.5 h)</w:t>
              </w:r>
            </w:ins>
            <w:del w:id="5750" w:author="Xuning Wei12232" w:date="2026-10-20T20:22:00Z">
              <w:r>
                <w:rPr>
                  <w:rFonts w:ascii="Times New Roman" w:eastAsia="等线" w:hAnsi="Times New Roman" w:cs="Times New Roman"/>
                  <w:sz w:val="18"/>
                  <w:szCs w:val="18"/>
                  <w:rPrChange w:id="5751" w:author="Xuning Wei12232" w:date="2026-10-24T11:11:00Z">
                    <w:rPr/>
                  </w:rPrChange>
                </w:rPr>
                <w:delText xml:space="preserve">(6 h </w:delText>
              </w:r>
            </w:del>
            <w:del w:id="5752" w:author="Xuning Wei12232" w:date="2026-10-20T13:10:00Z">
              <w:r>
                <w:rPr>
                  <w:rFonts w:ascii="Times New Roman" w:eastAsia="等线" w:hAnsi="Times New Roman" w:cs="Times New Roman" w:hint="eastAsia"/>
                  <w:sz w:val="18"/>
                  <w:szCs w:val="18"/>
                  <w:rPrChange w:id="5753" w:author="Xuning Wei12232" w:date="2026-10-24T11:11:00Z">
                    <w:rPr>
                      <w:rFonts w:hint="eastAsia"/>
                    </w:rPr>
                  </w:rPrChange>
                </w:rPr>
                <w:delText>≤</w:delText>
              </w:r>
              <w:r>
                <w:rPr>
                  <w:rFonts w:ascii="Times New Roman" w:eastAsia="等线" w:hAnsi="Times New Roman" w:cs="Times New Roman"/>
                  <w:sz w:val="18"/>
                  <w:szCs w:val="18"/>
                  <w:rPrChange w:id="5754" w:author="Xuning Wei12232" w:date="2026-10-24T11:11:00Z">
                    <w:rPr/>
                  </w:rPrChange>
                </w:rPr>
                <w:delText xml:space="preserve"> </w:delText>
              </w:r>
            </w:del>
            <w:del w:id="5755" w:author="Xuning Wei12232" w:date="2026-10-20T20:22:00Z">
              <w:r>
                <w:rPr>
                  <w:rFonts w:ascii="Times New Roman" w:eastAsia="等线" w:hAnsi="Times New Roman" w:cs="Times New Roman"/>
                  <w:sz w:val="18"/>
                  <w:szCs w:val="18"/>
                  <w:rPrChange w:id="5756" w:author="Xuning Wei12232" w:date="2026-10-24T11:11:00Z">
                    <w:rPr/>
                  </w:rPrChange>
                </w:rPr>
                <w:delText xml:space="preserve">Coupling time </w:delText>
              </w:r>
            </w:del>
            <w:del w:id="5757" w:author="Xuning Wei12232" w:date="2026-10-20T13:10:00Z">
              <w:r>
                <w:rPr>
                  <w:rFonts w:ascii="Times New Roman" w:eastAsia="等线" w:hAnsi="Times New Roman" w:cs="Times New Roman" w:hint="eastAsia"/>
                  <w:sz w:val="18"/>
                  <w:szCs w:val="18"/>
                  <w:rPrChange w:id="5758" w:author="Xuning Wei12232" w:date="2026-10-24T11:11:00Z">
                    <w:rPr>
                      <w:rFonts w:hint="eastAsia"/>
                    </w:rPr>
                  </w:rPrChange>
                </w:rPr>
                <w:delText>≤</w:delText>
              </w:r>
              <w:r>
                <w:rPr>
                  <w:rFonts w:ascii="Times New Roman" w:eastAsia="等线" w:hAnsi="Times New Roman" w:cs="Times New Roman"/>
                  <w:sz w:val="18"/>
                  <w:szCs w:val="18"/>
                  <w:rPrChange w:id="5759" w:author="Xuning Wei12232" w:date="2026-10-24T11:11:00Z">
                    <w:rPr/>
                  </w:rPrChange>
                </w:rPr>
                <w:delText xml:space="preserve"> </w:delText>
              </w:r>
            </w:del>
            <w:del w:id="5760" w:author="Xuning Wei12232" w:date="2026-10-20T20:22:00Z">
              <w:r>
                <w:rPr>
                  <w:rFonts w:ascii="Times New Roman" w:eastAsia="等线" w:hAnsi="Times New Roman" w:cs="Times New Roman"/>
                  <w:sz w:val="18"/>
                  <w:szCs w:val="18"/>
                  <w:rPrChange w:id="5761" w:author="Xuning Wei12232" w:date="2026-10-24T11:11:00Z">
                    <w:rPr/>
                  </w:rPrChange>
                </w:rPr>
                <w:delText>14 h)</w:delText>
              </w:r>
            </w:del>
            <w:r>
              <w:rPr>
                <w:rFonts w:ascii="Times New Roman" w:eastAsia="等线" w:hAnsi="Times New Roman" w:cs="Times New Roman"/>
                <w:sz w:val="18"/>
                <w:szCs w:val="18"/>
                <w:rPrChange w:id="5762" w:author="Xuning Wei12232" w:date="2026-10-24T11:11:00Z">
                  <w:rPr/>
                </w:rPrChange>
              </w:rPr>
              <w:t>.</w:t>
            </w:r>
            <w:del w:id="5763" w:author="Xuning Wei12232" w:date="2026-10-20T15:28:00Z">
              <w:r>
                <w:rPr>
                  <w:rFonts w:ascii="Times New Roman" w:eastAsia="等线" w:hAnsi="Times New Roman" w:cs="Times New Roman"/>
                  <w:sz w:val="18"/>
                  <w:szCs w:val="18"/>
                  <w:rPrChange w:id="5764" w:author="Xuning Wei12232" w:date="2026-10-24T11:11:00Z">
                    <w:rPr/>
                  </w:rPrChange>
                </w:rPr>
                <w:delText xml:space="preserve"> </w:delText>
              </w:r>
              <w:r>
                <w:rPr>
                  <w:rFonts w:ascii="Times New Roman" w:eastAsia="等线" w:hAnsi="Times New Roman" w:cs="Times New Roman"/>
                  <w:sz w:val="18"/>
                  <w:szCs w:val="18"/>
                  <w:rPrChange w:id="5765" w:author="Xuning Wei12232" w:date="2026-10-24T11:11:00Z">
                    <w:rPr/>
                  </w:rPrChange>
                </w:rPr>
                <w:br/>
                <w:delText>3.</w:delText>
              </w:r>
            </w:del>
          </w:p>
          <w:p w14:paraId="47ACA427" w14:textId="77777777" w:rsidR="007617DE" w:rsidRPr="007617DE" w:rsidRDefault="00AE300B" w:rsidP="007617DE">
            <w:pPr>
              <w:pStyle w:val="aff7"/>
              <w:widowControl w:val="0"/>
              <w:numPr>
                <w:ilvl w:val="0"/>
                <w:numId w:val="78"/>
              </w:numPr>
              <w:spacing w:beforeLines="50" w:before="120" w:afterLines="50" w:after="120"/>
              <w:jc w:val="both"/>
              <w:rPr>
                <w:rFonts w:ascii="Times New Roman" w:eastAsia="等线" w:hAnsi="Times New Roman" w:cs="Times New Roman"/>
                <w:sz w:val="18"/>
                <w:szCs w:val="18"/>
                <w:rPrChange w:id="5766" w:author="Xuning Wei12232" w:date="2026-10-24T11:11:00Z">
                  <w:rPr/>
                </w:rPrChange>
              </w:rPr>
              <w:pPrChange w:id="5767" w:author="Xuning Wei12232" w:date="2026-10-20T15:28:00Z">
                <w:pPr>
                  <w:widowControl w:val="0"/>
                  <w:spacing w:beforeLines="50" w:before="120" w:afterLines="50" w:after="120"/>
                  <w:contextualSpacing/>
                </w:pPr>
              </w:pPrChange>
            </w:pPr>
            <w:del w:id="5768" w:author="Xuning Wei12232" w:date="2026-10-20T15:28:00Z">
              <w:r>
                <w:rPr>
                  <w:rFonts w:ascii="Times New Roman" w:eastAsia="等线" w:hAnsi="Times New Roman" w:cs="Times New Roman"/>
                  <w:sz w:val="18"/>
                  <w:szCs w:val="18"/>
                  <w:rPrChange w:id="5769" w:author="Xuning Wei12232" w:date="2026-10-24T11:11:00Z">
                    <w:rPr/>
                  </w:rPrChange>
                </w:rPr>
                <w:delText xml:space="preserve"> </w:delText>
              </w:r>
            </w:del>
            <w:r>
              <w:rPr>
                <w:rFonts w:ascii="Times New Roman" w:eastAsia="等线" w:hAnsi="Times New Roman" w:cs="Times New Roman"/>
                <w:sz w:val="18"/>
                <w:szCs w:val="18"/>
                <w:rPrChange w:id="5770" w:author="Xuning Wei12232" w:date="2026-10-24T11:11:00Z">
                  <w:rPr/>
                </w:rPrChange>
              </w:rPr>
              <w:t xml:space="preserve">Stop stirring and turn off the nitrogen. Drain until there is no reaction mixture drip. </w:t>
            </w:r>
          </w:p>
          <w:p w14:paraId="45225032"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771"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18278CA0" w14:textId="77777777">
        <w:trPr>
          <w:trHeight w:val="20"/>
        </w:trPr>
        <w:tc>
          <w:tcPr>
            <w:tcW w:w="310" w:type="pct"/>
            <w:tcMar>
              <w:top w:w="57" w:type="dxa"/>
              <w:left w:w="85" w:type="dxa"/>
              <w:bottom w:w="57" w:type="dxa"/>
              <w:right w:w="85" w:type="dxa"/>
            </w:tcMar>
            <w:vAlign w:val="center"/>
          </w:tcPr>
          <w:p w14:paraId="46533F93"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2BAC53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522CAE83" w14:textId="77777777" w:rsidR="007617DE" w:rsidRDefault="00AE300B" w:rsidP="007617DE">
            <w:pPr>
              <w:pStyle w:val="aff7"/>
              <w:widowControl w:val="0"/>
              <w:numPr>
                <w:ilvl w:val="0"/>
                <w:numId w:val="79"/>
              </w:numPr>
              <w:spacing w:beforeLines="50" w:before="120" w:afterLines="50" w:after="120"/>
              <w:jc w:val="both"/>
              <w:rPr>
                <w:ins w:id="5772" w:author="Xuning Wei12232" w:date="2026-10-20T15:28:00Z"/>
                <w:rFonts w:ascii="Times New Roman" w:eastAsia="仿宋_GB2312" w:hAnsi="Times New Roman" w:cs="Times New Roman"/>
                <w:sz w:val="18"/>
                <w:szCs w:val="18"/>
              </w:rPr>
              <w:pPrChange w:id="5773" w:author="Xuning Wei12232" w:date="2026-10-20T15:28:00Z">
                <w:pPr>
                  <w:widowControl w:val="0"/>
                  <w:spacing w:beforeLines="50" w:before="120" w:afterLines="50" w:after="120"/>
                  <w:contextualSpacing/>
                </w:pPr>
              </w:pPrChange>
            </w:pPr>
            <w:del w:id="5774" w:author="Xuning Wei12232" w:date="2026-10-20T15:28:00Z">
              <w:r>
                <w:rPr>
                  <w:rFonts w:ascii="Times New Roman" w:eastAsia="仿宋_GB2312" w:hAnsi="Times New Roman" w:cs="Times New Roman"/>
                  <w:sz w:val="18"/>
                  <w:szCs w:val="18"/>
                  <w:rPrChange w:id="5775" w:author="Xuning Wei12232" w:date="2026-10-24T11:11:00Z">
                    <w:rPr/>
                  </w:rPrChange>
                </w:rPr>
                <w:delText xml:space="preserve">1. </w:delText>
              </w:r>
            </w:del>
            <w:r>
              <w:rPr>
                <w:rFonts w:ascii="Times New Roman" w:eastAsia="仿宋_GB2312" w:hAnsi="Times New Roman" w:cs="Times New Roman"/>
                <w:sz w:val="18"/>
                <w:szCs w:val="18"/>
                <w:rPrChange w:id="5776" w:author="Xuning Wei12232" w:date="2026-10-24T11:11:00Z">
                  <w:rPr/>
                </w:rPrChange>
              </w:rPr>
              <w:t>Add</w:t>
            </w:r>
            <w:r>
              <w:rPr>
                <w:rFonts w:ascii="Times New Roman" w:eastAsia="仿宋_GB2312" w:hAnsi="Times New Roman" w:cs="Times New Roman"/>
                <w:sz w:val="18"/>
                <w:szCs w:val="18"/>
                <w:lang w:eastAsia="zh-CN"/>
                <w:rPrChange w:id="5777" w:author="Xuning Wei12232" w:date="2026-10-24T11:11:00Z">
                  <w:rPr>
                    <w:lang w:eastAsia="zh-CN"/>
                  </w:rPr>
                </w:rPrChange>
              </w:rPr>
              <w:t xml:space="preserve"> </w:t>
            </w:r>
            <w:ins w:id="5778" w:author="Xuning Wei12232" w:date="2026-10-23T19:53:00Z">
              <w:r>
                <w:rPr>
                  <w:rFonts w:ascii="Times New Roman" w:eastAsia="仿宋_GB2312" w:hAnsi="Times New Roman" w:cs="Times New Roman"/>
                  <w:color w:val="000000" w:themeColor="text1"/>
                  <w:sz w:val="18"/>
                  <w:szCs w:val="18"/>
                  <w:rPrChange w:id="5779"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5780"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5781" w:author="Xuning Wei12232" w:date="2026-10-20T19:21:00Z">
              <w:r>
                <w:rPr>
                  <w:rFonts w:ascii="Times New Roman" w:eastAsia="仿宋_GB2312" w:hAnsi="Times New Roman" w:cs="Times New Roman"/>
                  <w:sz w:val="18"/>
                  <w:szCs w:val="18"/>
                </w:rPr>
                <w:t xml:space="preserve"> </w:t>
              </w:r>
            </w:ins>
            <w:del w:id="5782" w:author="Xuning Wei12232" w:date="2026-10-20T08:14:00Z">
              <w:r>
                <w:rPr>
                  <w:rFonts w:ascii="Times New Roman" w:eastAsia="仿宋_GB2312" w:hAnsi="Times New Roman" w:cs="Times New Roman"/>
                  <w:sz w:val="18"/>
                  <w:szCs w:val="18"/>
                  <w:lang w:eastAsia="zh-CN"/>
                  <w:rPrChange w:id="5783" w:author="Xuning Wei12232" w:date="2026-10-24T11:11:00Z">
                    <w:rPr>
                      <w:lang w:eastAsia="zh-CN"/>
                    </w:rPr>
                  </w:rPrChange>
                </w:rPr>
                <w:delText>8.0 V DMF (7.584 kg/kg)</w:delText>
              </w:r>
            </w:del>
            <w:del w:id="5784" w:author="Xuning Wei12232" w:date="2026-10-20T20:41:00Z">
              <w:r>
                <w:rPr>
                  <w:rFonts w:ascii="Times New Roman" w:eastAsia="仿宋_GB2312" w:hAnsi="Times New Roman" w:cs="Times New Roman"/>
                  <w:sz w:val="18"/>
                  <w:szCs w:val="18"/>
                  <w:rPrChange w:id="5785" w:author="Xuning Wei12232" w:date="2026-10-24T11:11:00Z">
                    <w:rPr/>
                  </w:rPrChange>
                </w:rPr>
                <w:delText xml:space="preserve"> </w:delText>
              </w:r>
            </w:del>
            <w:r>
              <w:rPr>
                <w:rFonts w:ascii="Times New Roman" w:eastAsia="仿宋_GB2312" w:hAnsi="Times New Roman" w:cs="Times New Roman"/>
                <w:sz w:val="18"/>
                <w:szCs w:val="18"/>
                <w:rPrChange w:id="5786" w:author="Xuning Wei12232" w:date="2026-10-24T11:11:00Z">
                  <w:rPr/>
                </w:rPrChange>
              </w:rPr>
              <w:t>into the activation tank (TJ4S-1213-Sy15</w:t>
            </w:r>
            <w:r>
              <w:rPr>
                <w:rFonts w:ascii="Times New Roman" w:eastAsia="仿宋_GB2312" w:hAnsi="Times New Roman" w:cs="Times New Roman"/>
                <w:sz w:val="18"/>
                <w:szCs w:val="18"/>
                <w:lang w:eastAsia="zh-CN"/>
                <w:rPrChange w:id="5787" w:author="Xuning Wei12232" w:date="2026-10-24T11:11:00Z">
                  <w:rPr>
                    <w:lang w:eastAsia="zh-CN"/>
                  </w:rPr>
                </w:rPrChange>
              </w:rPr>
              <w:t>-R01)</w:t>
            </w:r>
            <w:r>
              <w:rPr>
                <w:rFonts w:ascii="Times New Roman" w:eastAsia="仿宋_GB2312" w:hAnsi="Times New Roman" w:cs="Times New Roman"/>
                <w:sz w:val="18"/>
                <w:szCs w:val="18"/>
                <w:rPrChange w:id="5788"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5789" w:author="Xuning Wei12232" w:date="2026-10-24T11:11:00Z">
                  <w:rPr>
                    <w:color w:val="0000FF"/>
                  </w:rPr>
                </w:rPrChange>
              </w:rPr>
              <w:t xml:space="preserve"> cleaning pipeline.</w:t>
            </w:r>
            <w:r>
              <w:rPr>
                <w:rFonts w:ascii="Times New Roman" w:eastAsia="仿宋_GB2312" w:hAnsi="Times New Roman" w:cs="Times New Roman"/>
                <w:sz w:val="18"/>
                <w:szCs w:val="18"/>
                <w:rPrChange w:id="5790" w:author="Xuning Wei12232" w:date="2026-10-24T11:11:00Z">
                  <w:rPr/>
                </w:rPrChange>
              </w:rPr>
              <w:t xml:space="preserve"> </w:t>
            </w:r>
            <w:del w:id="5791" w:author="Xuning Wei12232" w:date="2026-10-20T15:28:00Z">
              <w:r>
                <w:rPr>
                  <w:rFonts w:ascii="Times New Roman" w:eastAsia="仿宋_GB2312" w:hAnsi="Times New Roman" w:cs="Times New Roman"/>
                  <w:sz w:val="18"/>
                  <w:szCs w:val="18"/>
                  <w:rPrChange w:id="5792" w:author="Xuning Wei12232" w:date="2026-10-24T11:11:00Z">
                    <w:rPr/>
                  </w:rPrChange>
                </w:rPr>
                <w:br/>
                <w:delText xml:space="preserve">2. </w:delText>
              </w:r>
            </w:del>
          </w:p>
          <w:p w14:paraId="172FC823" w14:textId="77777777" w:rsidR="007617DE" w:rsidRDefault="00AE300B" w:rsidP="007617DE">
            <w:pPr>
              <w:pStyle w:val="aff7"/>
              <w:widowControl w:val="0"/>
              <w:numPr>
                <w:ilvl w:val="0"/>
                <w:numId w:val="79"/>
              </w:numPr>
              <w:spacing w:beforeLines="50" w:before="120" w:afterLines="50" w:after="120"/>
              <w:jc w:val="both"/>
              <w:rPr>
                <w:ins w:id="5793" w:author="Xuning Wei12232" w:date="2026-10-20T15:28:00Z"/>
                <w:rFonts w:ascii="Times New Roman" w:eastAsia="仿宋_GB2312" w:hAnsi="Times New Roman" w:cs="Times New Roman"/>
                <w:sz w:val="18"/>
                <w:szCs w:val="18"/>
              </w:rPr>
              <w:pPrChange w:id="5794" w:author="Xuning Wei12232" w:date="2026-10-20T15:28:00Z">
                <w:pPr>
                  <w:widowControl w:val="0"/>
                  <w:spacing w:beforeLines="50" w:before="120" w:afterLines="50" w:after="120"/>
                  <w:contextualSpacing/>
                </w:pPr>
              </w:pPrChange>
            </w:pPr>
            <w:r>
              <w:rPr>
                <w:rFonts w:ascii="Times New Roman" w:eastAsia="仿宋_GB2312" w:hAnsi="Times New Roman" w:cs="Times New Roman"/>
                <w:sz w:val="18"/>
                <w:szCs w:val="18"/>
                <w:rPrChange w:id="5795" w:author="Xuning Wei12232" w:date="2026-10-24T11:11:00Z">
                  <w:rPr/>
                </w:rPrChange>
              </w:rPr>
              <w:t>After the liquid is filtered out of the synthesis reactor. Transfer the mixture in activation tank (TJ4S-1213-Sy15-R01) to synthesis reactor (TJ4S-1213-Sy15).</w:t>
            </w:r>
            <w:del w:id="5796" w:author="Xuning Wei12232" w:date="2026-10-20T15:28:00Z">
              <w:r>
                <w:rPr>
                  <w:rFonts w:ascii="Times New Roman" w:eastAsia="仿宋_GB2312" w:hAnsi="Times New Roman" w:cs="Times New Roman"/>
                  <w:sz w:val="18"/>
                  <w:szCs w:val="18"/>
                  <w:rPrChange w:id="5797" w:author="Xuning Wei12232" w:date="2026-10-24T11:11:00Z">
                    <w:rPr/>
                  </w:rPrChange>
                </w:rPr>
                <w:br/>
                <w:delText xml:space="preserve">3. </w:delText>
              </w:r>
            </w:del>
          </w:p>
          <w:p w14:paraId="1F1DAA74" w14:textId="77777777" w:rsidR="007617DE" w:rsidRPr="007617DE" w:rsidRDefault="00AE300B" w:rsidP="007617DE">
            <w:pPr>
              <w:pStyle w:val="aff7"/>
              <w:widowControl w:val="0"/>
              <w:numPr>
                <w:ilvl w:val="0"/>
                <w:numId w:val="79"/>
              </w:numPr>
              <w:spacing w:beforeLines="50" w:before="120" w:afterLines="50" w:after="120"/>
              <w:jc w:val="both"/>
              <w:rPr>
                <w:rFonts w:ascii="Times New Roman" w:eastAsia="仿宋_GB2312" w:hAnsi="Times New Roman" w:cs="Times New Roman"/>
                <w:sz w:val="18"/>
                <w:szCs w:val="18"/>
                <w:rPrChange w:id="5798" w:author="Xuning Wei12232" w:date="2026-10-24T11:11:00Z">
                  <w:rPr/>
                </w:rPrChange>
              </w:rPr>
              <w:pPrChange w:id="5799" w:author="Xuning Wei12232" w:date="2026-10-20T15:28:00Z">
                <w:pPr>
                  <w:widowControl w:val="0"/>
                  <w:spacing w:beforeLines="50" w:before="120" w:afterLines="50" w:after="120"/>
                  <w:contextualSpacing/>
                </w:pPr>
              </w:pPrChange>
            </w:pPr>
            <w:r>
              <w:rPr>
                <w:rFonts w:ascii="Times New Roman" w:eastAsia="仿宋_GB2312" w:hAnsi="Times New Roman" w:cs="Times New Roman"/>
                <w:sz w:val="18"/>
                <w:szCs w:val="18"/>
                <w:rPrChange w:id="5800" w:author="Xuning Wei12232" w:date="2026-10-24T11:11:00Z">
                  <w:rPr/>
                </w:rPrChange>
              </w:rPr>
              <w:t>Bubble with nitrogen, after s</w:t>
            </w:r>
            <w:r>
              <w:rPr>
                <w:rFonts w:ascii="Times New Roman" w:eastAsia="仿宋_GB2312" w:hAnsi="Times New Roman" w:cs="Times New Roman"/>
                <w:color w:val="0000FF"/>
                <w:sz w:val="18"/>
                <w:szCs w:val="18"/>
                <w:rPrChange w:id="5801" w:author="Xuning Wei12232" w:date="2026-10-24T11:11:00Z">
                  <w:rPr>
                    <w:color w:val="0000FF"/>
                  </w:rPr>
                </w:rPrChange>
              </w:rPr>
              <w:t>tirring, turn off the nitrogen</w:t>
            </w:r>
            <w:r>
              <w:rPr>
                <w:rFonts w:ascii="Times New Roman" w:eastAsia="仿宋_GB2312" w:hAnsi="Times New Roman" w:cs="Times New Roman"/>
                <w:sz w:val="18"/>
                <w:szCs w:val="18"/>
                <w:rPrChange w:id="5802" w:author="Xuning Wei12232" w:date="2026-10-24T11:11:00Z">
                  <w:rPr/>
                </w:rPrChange>
              </w:rPr>
              <w:t>. Drain until there is no obvious drip</w:t>
            </w:r>
          </w:p>
          <w:p w14:paraId="5020DF69"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80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064B09C5" w14:textId="77777777">
        <w:trPr>
          <w:trHeight w:val="20"/>
        </w:trPr>
        <w:tc>
          <w:tcPr>
            <w:tcW w:w="310" w:type="pct"/>
            <w:tcMar>
              <w:top w:w="57" w:type="dxa"/>
              <w:left w:w="85" w:type="dxa"/>
              <w:bottom w:w="57" w:type="dxa"/>
              <w:right w:w="85" w:type="dxa"/>
            </w:tcMar>
            <w:vAlign w:val="center"/>
          </w:tcPr>
          <w:p w14:paraId="404A828F"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57F76C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05FC6712" w14:textId="77777777" w:rsidR="007617DE" w:rsidRDefault="00AE300B" w:rsidP="007617DE">
            <w:pPr>
              <w:pStyle w:val="aff7"/>
              <w:widowControl w:val="0"/>
              <w:numPr>
                <w:ilvl w:val="0"/>
                <w:numId w:val="80"/>
              </w:numPr>
              <w:spacing w:beforeLines="50" w:before="120" w:afterLines="50" w:after="120"/>
              <w:jc w:val="both"/>
              <w:rPr>
                <w:ins w:id="5804" w:author="Xuning Wei12232" w:date="2026-10-20T15:36:00Z"/>
                <w:rFonts w:ascii="Times New Roman" w:eastAsia="仿宋_GB2312" w:hAnsi="Times New Roman" w:cs="Times New Roman"/>
                <w:sz w:val="18"/>
                <w:szCs w:val="18"/>
              </w:rPr>
              <w:pPrChange w:id="5805" w:author="Xuning Wei12232" w:date="2026-10-20T15:36:00Z">
                <w:pPr>
                  <w:widowControl w:val="0"/>
                  <w:spacing w:beforeLines="50" w:before="120" w:afterLines="50" w:after="120"/>
                  <w:contextualSpacing/>
                </w:pPr>
              </w:pPrChange>
            </w:pPr>
            <w:del w:id="5806" w:author="Xuning Wei12232" w:date="2026-10-20T15:36:00Z">
              <w:r>
                <w:rPr>
                  <w:rFonts w:ascii="Times New Roman" w:eastAsia="仿宋_GB2312" w:hAnsi="Times New Roman" w:cs="Times New Roman"/>
                  <w:sz w:val="18"/>
                  <w:szCs w:val="18"/>
                  <w:rPrChange w:id="5807" w:author="Xuning Wei12232" w:date="2026-10-24T11:11:00Z">
                    <w:rPr/>
                  </w:rPrChange>
                </w:rPr>
                <w:delText xml:space="preserve">1. </w:delText>
              </w:r>
            </w:del>
            <w:r>
              <w:rPr>
                <w:rFonts w:ascii="Times New Roman" w:eastAsia="仿宋_GB2312" w:hAnsi="Times New Roman" w:cs="Times New Roman"/>
                <w:sz w:val="18"/>
                <w:szCs w:val="18"/>
                <w:rPrChange w:id="5808" w:author="Xuning Wei12232" w:date="2026-10-24T11:11:00Z">
                  <w:rPr/>
                </w:rPrChange>
              </w:rPr>
              <w:t>Add</w:t>
            </w:r>
            <w:r>
              <w:rPr>
                <w:rFonts w:ascii="Times New Roman" w:eastAsia="仿宋_GB2312" w:hAnsi="Times New Roman" w:cs="Times New Roman"/>
                <w:sz w:val="18"/>
                <w:szCs w:val="18"/>
                <w:lang w:eastAsia="zh-CN"/>
                <w:rPrChange w:id="5809" w:author="Xuning Wei12232" w:date="2026-10-24T11:11:00Z">
                  <w:rPr>
                    <w:lang w:eastAsia="zh-CN"/>
                  </w:rPr>
                </w:rPrChange>
              </w:rPr>
              <w:t xml:space="preserve"> </w:t>
            </w:r>
            <w:del w:id="5810" w:author="Xuning Wei12232" w:date="2026-10-20T08:14:00Z">
              <w:r>
                <w:rPr>
                  <w:rFonts w:ascii="Times New Roman" w:eastAsia="仿宋_GB2312" w:hAnsi="Times New Roman" w:cs="Times New Roman"/>
                  <w:bCs w:val="0"/>
                  <w:sz w:val="18"/>
                  <w:szCs w:val="18"/>
                  <w:lang w:eastAsia="zh-CN"/>
                  <w:rPrChange w:id="5811" w:author="Xuning Wei12232" w:date="2026-10-24T11:11:00Z">
                    <w:rPr>
                      <w:lang w:eastAsia="zh-CN"/>
                    </w:rPr>
                  </w:rPrChange>
                </w:rPr>
                <w:delText>8.0 V 20 % piperidine in DMF (7.448 kg/kg)</w:delText>
              </w:r>
            </w:del>
            <w:ins w:id="5812" w:author="Xuning Wei12232" w:date="2026-10-20T08:14:00Z">
              <w:r>
                <w:rPr>
                  <w:rFonts w:ascii="Times New Roman" w:eastAsia="仿宋_GB2312" w:hAnsi="Times New Roman" w:cs="Times New Roman"/>
                  <w:bCs w:val="0"/>
                  <w:sz w:val="18"/>
                  <w:szCs w:val="18"/>
                  <w:lang w:eastAsia="zh-CN"/>
                  <w:rPrChange w:id="5813"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5814"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5815" w:author="Xuning Wei12232" w:date="2026-10-24T11:11:00Z">
                    <w:rPr>
                      <w:lang w:eastAsia="zh-CN"/>
                    </w:rPr>
                  </w:rPrChange>
                </w:rPr>
                <w:t xml:space="preserve"> in </w:t>
              </w:r>
            </w:ins>
            <w:ins w:id="5816" w:author="Xuning Wei12232" w:date="2026-10-20T20:01:00Z">
              <w:r>
                <w:rPr>
                  <w:rFonts w:ascii="Times New Roman" w:eastAsia="仿宋_GB2312" w:hAnsi="Times New Roman" w:cs="Times New Roman"/>
                  <w:bCs w:val="0"/>
                  <w:sz w:val="18"/>
                  <w:szCs w:val="18"/>
                  <w:lang w:eastAsia="zh-CN"/>
                  <w:rPrChange w:id="5817"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Pr>
                <w:rFonts w:ascii="Times New Roman" w:eastAsia="仿宋_GB2312" w:hAnsi="Times New Roman" w:cs="Times New Roman"/>
                <w:bCs w:val="0"/>
                <w:sz w:val="18"/>
                <w:szCs w:val="18"/>
                <w:lang w:eastAsia="zh-CN"/>
                <w:rPrChange w:id="5818" w:author="Xuning Wei12232" w:date="2026-10-24T11:11:00Z">
                  <w:rPr>
                    <w:lang w:eastAsia="zh-CN"/>
                  </w:rPr>
                </w:rPrChange>
              </w:rPr>
              <w:t xml:space="preserve"> </w:t>
            </w:r>
            <w:r>
              <w:rPr>
                <w:rFonts w:ascii="Times New Roman" w:eastAsia="仿宋_GB2312" w:hAnsi="Times New Roman" w:cs="Times New Roman"/>
                <w:sz w:val="18"/>
                <w:szCs w:val="18"/>
                <w:rPrChange w:id="5819" w:author="Xuning Wei12232" w:date="2026-10-24T11:11:00Z">
                  <w:rPr/>
                </w:rPrChange>
              </w:rPr>
              <w:t>into TJ4S-1213-Sy15</w:t>
            </w:r>
            <w:del w:id="5820" w:author="Xuning Wei12232" w:date="2026-10-20T15:36:00Z">
              <w:r>
                <w:rPr>
                  <w:rFonts w:ascii="Times New Roman" w:eastAsia="仿宋_GB2312" w:hAnsi="Times New Roman" w:cs="Times New Roman"/>
                  <w:sz w:val="18"/>
                  <w:szCs w:val="18"/>
                  <w:rPrChange w:id="5821" w:author="Xuning Wei12232" w:date="2026-10-24T11:11:00Z">
                    <w:rPr/>
                  </w:rPrChange>
                </w:rPr>
                <w:delText xml:space="preserve">. </w:delText>
              </w:r>
              <w:r>
                <w:rPr>
                  <w:rFonts w:ascii="Times New Roman" w:eastAsia="仿宋_GB2312" w:hAnsi="Times New Roman" w:cs="Times New Roman"/>
                  <w:sz w:val="18"/>
                  <w:szCs w:val="18"/>
                  <w:rPrChange w:id="5822" w:author="Xuning Wei12232" w:date="2026-10-24T11:11:00Z">
                    <w:rPr/>
                  </w:rPrChange>
                </w:rPr>
                <w:br/>
                <w:delText xml:space="preserve">2. </w:delText>
              </w:r>
            </w:del>
          </w:p>
          <w:p w14:paraId="3F0AC88C" w14:textId="77777777" w:rsidR="007617DE" w:rsidRDefault="00AE300B" w:rsidP="007617DE">
            <w:pPr>
              <w:pStyle w:val="aff7"/>
              <w:widowControl w:val="0"/>
              <w:numPr>
                <w:ilvl w:val="0"/>
                <w:numId w:val="80"/>
              </w:numPr>
              <w:spacing w:beforeLines="50" w:before="120" w:afterLines="50" w:after="120"/>
              <w:jc w:val="both"/>
              <w:rPr>
                <w:ins w:id="5823" w:author="Xuning Wei12232" w:date="2026-10-20T15:39:00Z"/>
                <w:rFonts w:ascii="Times New Roman" w:eastAsia="仿宋_GB2312" w:hAnsi="Times New Roman" w:cs="Times New Roman"/>
                <w:sz w:val="18"/>
                <w:szCs w:val="18"/>
              </w:rPr>
              <w:pPrChange w:id="5824" w:author="Xuning Wei12232" w:date="2026-10-20T15:39:00Z">
                <w:pPr>
                  <w:widowControl w:val="0"/>
                  <w:spacing w:beforeLines="50" w:before="120" w:afterLines="50" w:after="120"/>
                  <w:contextualSpacing/>
                </w:pPr>
              </w:pPrChange>
            </w:pPr>
            <w:r>
              <w:rPr>
                <w:rFonts w:ascii="Times New Roman" w:eastAsia="仿宋_GB2312" w:hAnsi="Times New Roman" w:cs="Times New Roman"/>
                <w:sz w:val="18"/>
                <w:szCs w:val="18"/>
                <w:rPrChange w:id="5825"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5826" w:author="Xuning Wei12232" w:date="2026-10-24T11:11:00Z">
                  <w:rPr>
                    <w:color w:val="0000FF"/>
                  </w:rPr>
                </w:rPrChange>
              </w:rPr>
              <w:t>agitator</w:t>
            </w:r>
            <w:r>
              <w:rPr>
                <w:rFonts w:ascii="Times New Roman" w:eastAsia="仿宋_GB2312" w:hAnsi="Times New Roman" w:cs="Times New Roman"/>
                <w:sz w:val="18"/>
                <w:szCs w:val="18"/>
                <w:rPrChange w:id="5827" w:author="Xuning Wei12232" w:date="2026-10-24T11:11:00Z">
                  <w:rPr/>
                </w:rPrChange>
              </w:rPr>
              <w:t>.</w:t>
            </w:r>
            <w:del w:id="5828" w:author="Xuning Wei12232" w:date="2026-10-20T15:39:00Z">
              <w:r>
                <w:rPr>
                  <w:rFonts w:ascii="Times New Roman" w:eastAsia="仿宋_GB2312" w:hAnsi="Times New Roman" w:cs="Times New Roman"/>
                  <w:sz w:val="18"/>
                  <w:szCs w:val="18"/>
                  <w:rPrChange w:id="5829" w:author="Xuning Wei12232" w:date="2026-10-24T11:11:00Z">
                    <w:rPr/>
                  </w:rPrChange>
                </w:rPr>
                <w:br/>
                <w:delText>3.</w:delText>
              </w:r>
            </w:del>
          </w:p>
          <w:p w14:paraId="1BBC86BE" w14:textId="77777777" w:rsidR="007617DE" w:rsidRDefault="00AE300B" w:rsidP="007617DE">
            <w:pPr>
              <w:pStyle w:val="aff7"/>
              <w:widowControl w:val="0"/>
              <w:numPr>
                <w:ilvl w:val="0"/>
                <w:numId w:val="80"/>
              </w:numPr>
              <w:spacing w:beforeLines="50" w:before="120" w:afterLines="50" w:after="120"/>
              <w:jc w:val="both"/>
              <w:rPr>
                <w:ins w:id="5830" w:author="Xuning Wei12232" w:date="2026-10-20T15:39:00Z"/>
                <w:rFonts w:ascii="Times New Roman" w:eastAsia="仿宋_GB2312" w:hAnsi="Times New Roman" w:cs="Times New Roman"/>
                <w:sz w:val="18"/>
                <w:szCs w:val="18"/>
              </w:rPr>
              <w:pPrChange w:id="5831" w:author="Xuning Wei12232" w:date="2026-10-20T15:39:00Z">
                <w:pPr>
                  <w:widowControl w:val="0"/>
                  <w:spacing w:beforeLines="50" w:before="120" w:afterLines="50" w:after="120"/>
                  <w:contextualSpacing/>
                </w:pPr>
              </w:pPrChange>
            </w:pPr>
            <w:del w:id="5832" w:author="Xuning Wei12232" w:date="2026-10-20T15:39:00Z">
              <w:r>
                <w:rPr>
                  <w:rFonts w:ascii="Times New Roman" w:eastAsia="仿宋_GB2312" w:hAnsi="Times New Roman" w:cs="Times New Roman"/>
                  <w:sz w:val="18"/>
                  <w:szCs w:val="18"/>
                  <w:rPrChange w:id="5833" w:author="Xuning Wei12232" w:date="2026-10-24T11:11:00Z">
                    <w:rPr/>
                  </w:rPrChange>
                </w:rPr>
                <w:delText xml:space="preserve"> </w:delText>
              </w:r>
            </w:del>
            <w:r>
              <w:rPr>
                <w:rFonts w:ascii="Times New Roman" w:eastAsia="仿宋_GB2312" w:hAnsi="Times New Roman" w:cs="Times New Roman"/>
                <w:sz w:val="18"/>
                <w:szCs w:val="18"/>
                <w:lang w:eastAsia="zh-CN"/>
                <w:rPrChange w:id="5834" w:author="Xuning Wei12232" w:date="2026-10-24T11:11:00Z">
                  <w:rPr>
                    <w:lang w:eastAsia="zh-CN"/>
                  </w:rPr>
                </w:rPrChange>
              </w:rPr>
              <w:t>A</w:t>
            </w:r>
            <w:r>
              <w:rPr>
                <w:rFonts w:ascii="Times New Roman" w:eastAsia="仿宋_GB2312" w:hAnsi="Times New Roman" w:cs="Times New Roman"/>
                <w:sz w:val="18"/>
                <w:szCs w:val="18"/>
                <w:rPrChange w:id="5835" w:author="Xuning Wei12232" w:date="2026-10-24T11:11:00Z">
                  <w:rPr/>
                </w:rPrChange>
              </w:rPr>
              <w:t xml:space="preserve">djust to </w:t>
            </w:r>
            <w:ins w:id="5836" w:author="Xuning Wei12232" w:date="2026-10-20T20:03:00Z">
              <w:r>
                <w:rPr>
                  <w:rFonts w:ascii="Times New Roman" w:eastAsia="仿宋_GB2312" w:hAnsi="Times New Roman" w:cs="Times New Roman"/>
                  <w:color w:val="FF0000"/>
                  <w:sz w:val="18"/>
                  <w:szCs w:val="18"/>
                </w:rPr>
                <w:t xml:space="preserve">25.0 ± 5.0 °C (target: </w:t>
              </w:r>
            </w:ins>
            <w:ins w:id="5837" w:author="Xuning Wei12232" w:date="2026-10-20T21:36:00Z">
              <w:r>
                <w:rPr>
                  <w:rFonts w:ascii="Times New Roman" w:eastAsia="仿宋_GB2312" w:hAnsi="Times New Roman" w:cs="Times New Roman"/>
                  <w:color w:val="FF0000"/>
                  <w:sz w:val="18"/>
                  <w:szCs w:val="18"/>
                </w:rPr>
                <w:t>25.0 °C</w:t>
              </w:r>
            </w:ins>
            <w:ins w:id="5838" w:author="Xuning Wei12232" w:date="2026-10-20T20:03:00Z">
              <w:r>
                <w:rPr>
                  <w:rFonts w:ascii="Times New Roman" w:eastAsia="仿宋_GB2312" w:hAnsi="Times New Roman" w:cs="Times New Roman"/>
                  <w:color w:val="FF0000"/>
                  <w:sz w:val="18"/>
                  <w:szCs w:val="18"/>
                </w:rPr>
                <w:t>)</w:t>
              </w:r>
            </w:ins>
            <w:ins w:id="5839" w:author="Xuning Wei12232" w:date="2026-10-22T10:27:00Z">
              <w:r>
                <w:rPr>
                  <w:rFonts w:ascii="Times New Roman" w:eastAsia="仿宋_GB2312" w:hAnsi="Times New Roman" w:cs="Times New Roman"/>
                  <w:color w:val="FF0000"/>
                  <w:sz w:val="18"/>
                  <w:szCs w:val="18"/>
                </w:rPr>
                <w:t>,</w:t>
              </w:r>
            </w:ins>
            <w:del w:id="5840" w:author="Xuning Wei12232" w:date="2026-10-20T14:33:00Z">
              <w:r>
                <w:rPr>
                  <w:rFonts w:ascii="Times New Roman" w:eastAsia="仿宋_GB2312" w:hAnsi="Times New Roman" w:cs="Times New Roman"/>
                  <w:sz w:val="18"/>
                  <w:szCs w:val="18"/>
                  <w:rPrChange w:id="5841" w:author="Xuning Wei12232" w:date="2026-10-24T11:11:00Z">
                    <w:rPr/>
                  </w:rPrChange>
                </w:rPr>
                <w:delText>25 ± 5 °C</w:delText>
              </w:r>
            </w:del>
            <w:del w:id="5842" w:author="Xuning Wei12232" w:date="2026-10-20T20:03:00Z">
              <w:r>
                <w:rPr>
                  <w:rFonts w:ascii="Times New Roman" w:eastAsia="仿宋_GB2312" w:hAnsi="Times New Roman" w:cs="Times New Roman"/>
                  <w:sz w:val="18"/>
                  <w:szCs w:val="18"/>
                  <w:rPrChange w:id="5843" w:author="Xuning Wei12232" w:date="2026-10-24T11:11:00Z">
                    <w:rPr/>
                  </w:rPrChange>
                </w:rPr>
                <w:delText xml:space="preserve"> (target: 25 °C)</w:delText>
              </w:r>
            </w:del>
            <w:r>
              <w:rPr>
                <w:rFonts w:ascii="Times New Roman" w:eastAsia="仿宋_GB2312" w:hAnsi="Times New Roman" w:cs="Times New Roman"/>
                <w:sz w:val="18"/>
                <w:szCs w:val="18"/>
                <w:rPrChange w:id="5844" w:author="Xuning Wei12232" w:date="2026-10-24T11:11:00Z">
                  <w:rPr/>
                </w:rPrChange>
              </w:rPr>
              <w:t xml:space="preserve"> and stir for </w:t>
            </w:r>
            <w:ins w:id="5845" w:author="Xuning Wei12232" w:date="2026-10-22T10:27:00Z">
              <w:r>
                <w:rPr>
                  <w:rFonts w:ascii="Times New Roman" w:eastAsia="仿宋_GB2312" w:hAnsi="Times New Roman" w:cs="Times New Roman"/>
                  <w:color w:val="000000" w:themeColor="text1"/>
                  <w:sz w:val="18"/>
                  <w:szCs w:val="18"/>
                  <w:rPrChange w:id="5846"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5847" w:author="Xuning Wei12232" w:date="2026-10-22T10:27:00Z">
              <w:r>
                <w:rPr>
                  <w:rFonts w:ascii="Times New Roman" w:eastAsia="仿宋_GB2312" w:hAnsi="Times New Roman" w:cs="Times New Roman"/>
                  <w:sz w:val="18"/>
                  <w:szCs w:val="18"/>
                  <w:rPrChange w:id="5848" w:author="Xuning Wei12232" w:date="2026-10-24T11:11:00Z">
                    <w:rPr/>
                  </w:rPrChange>
                </w:rPr>
                <w:delText>2 h ± 15 min</w:delText>
              </w:r>
            </w:del>
            <w:r>
              <w:rPr>
                <w:rFonts w:ascii="Times New Roman" w:eastAsia="仿宋_GB2312" w:hAnsi="Times New Roman" w:cs="Times New Roman"/>
                <w:sz w:val="18"/>
                <w:szCs w:val="18"/>
                <w:rPrChange w:id="5849" w:author="Xuning Wei12232" w:date="2026-10-24T11:11:00Z">
                  <w:rPr/>
                </w:rPrChange>
              </w:rPr>
              <w:t xml:space="preserve"> (target: 2 h) at </w:t>
            </w:r>
            <w:del w:id="5850" w:author="Xuning Wei12232" w:date="2026-10-20T14:33:00Z">
              <w:r>
                <w:rPr>
                  <w:rFonts w:ascii="Times New Roman" w:eastAsia="仿宋_GB2312" w:hAnsi="Times New Roman" w:cs="Times New Roman"/>
                  <w:sz w:val="18"/>
                  <w:szCs w:val="18"/>
                  <w:rPrChange w:id="5851" w:author="Xuning Wei12232" w:date="2026-10-24T11:11:00Z">
                    <w:rPr/>
                  </w:rPrChange>
                </w:rPr>
                <w:delText>25 ± 5 °C</w:delText>
              </w:r>
            </w:del>
            <w:ins w:id="5852" w:author="Xuning Wei12232" w:date="2026-10-20T14:33:00Z">
              <w:r>
                <w:rPr>
                  <w:rFonts w:ascii="Times New Roman" w:eastAsia="仿宋_GB2312" w:hAnsi="Times New Roman" w:cs="Times New Roman"/>
                  <w:sz w:val="18"/>
                  <w:szCs w:val="18"/>
                  <w:rPrChange w:id="5853" w:author="Xuning Wei12232" w:date="2026-10-24T11:11:00Z">
                    <w:rPr/>
                  </w:rPrChange>
                </w:rPr>
                <w:t>25.0 ± 5.0 °C</w:t>
              </w:r>
            </w:ins>
            <w:r>
              <w:rPr>
                <w:rFonts w:ascii="Times New Roman" w:eastAsia="仿宋_GB2312" w:hAnsi="Times New Roman" w:cs="Times New Roman"/>
                <w:sz w:val="18"/>
                <w:szCs w:val="18"/>
                <w:rPrChange w:id="5854" w:author="Xuning Wei12232" w:date="2026-10-24T11:11:00Z">
                  <w:rPr/>
                </w:rPrChange>
              </w:rPr>
              <w:t xml:space="preserve"> (target: </w:t>
            </w:r>
            <w:del w:id="5855" w:author="Xuning Wei12232" w:date="2026-10-20T21:36:00Z">
              <w:r>
                <w:rPr>
                  <w:rFonts w:ascii="Times New Roman" w:eastAsia="仿宋_GB2312" w:hAnsi="Times New Roman" w:cs="Times New Roman"/>
                  <w:sz w:val="18"/>
                  <w:szCs w:val="18"/>
                  <w:rPrChange w:id="5856" w:author="Xuning Wei12232" w:date="2026-10-24T11:11:00Z">
                    <w:rPr/>
                  </w:rPrChange>
                </w:rPr>
                <w:delText>25 °C</w:delText>
              </w:r>
            </w:del>
            <w:ins w:id="5857"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5858" w:author="Xuning Wei12232" w:date="2026-10-24T11:11:00Z">
                  <w:rPr/>
                </w:rPrChange>
              </w:rPr>
              <w:t>).</w:t>
            </w:r>
            <w:del w:id="5859" w:author="Xuning Wei12232" w:date="2026-10-20T15:39:00Z">
              <w:r>
                <w:rPr>
                  <w:rFonts w:ascii="Times New Roman" w:eastAsia="仿宋_GB2312" w:hAnsi="Times New Roman" w:cs="Times New Roman"/>
                  <w:sz w:val="18"/>
                  <w:szCs w:val="18"/>
                  <w:rPrChange w:id="5860" w:author="Xuning Wei12232" w:date="2026-10-24T11:11:00Z">
                    <w:rPr/>
                  </w:rPrChange>
                </w:rPr>
                <w:br/>
                <w:delText xml:space="preserve">4. </w:delText>
              </w:r>
            </w:del>
          </w:p>
          <w:p w14:paraId="2A89DF5F" w14:textId="77777777" w:rsidR="007617DE" w:rsidRPr="007617DE" w:rsidRDefault="00AE300B" w:rsidP="007617DE">
            <w:pPr>
              <w:pStyle w:val="aff7"/>
              <w:widowControl w:val="0"/>
              <w:numPr>
                <w:ilvl w:val="0"/>
                <w:numId w:val="80"/>
              </w:numPr>
              <w:spacing w:beforeLines="50" w:before="120" w:afterLines="50" w:after="120"/>
              <w:jc w:val="both"/>
              <w:rPr>
                <w:rFonts w:ascii="Times New Roman" w:eastAsia="仿宋_GB2312" w:hAnsi="Times New Roman" w:cs="Times New Roman"/>
                <w:sz w:val="18"/>
                <w:szCs w:val="18"/>
                <w:rPrChange w:id="5861" w:author="Xuning Wei12232" w:date="2026-10-24T11:11:00Z">
                  <w:rPr/>
                </w:rPrChange>
              </w:rPr>
              <w:pPrChange w:id="5862" w:author="Xuning Wei12232" w:date="2026-10-20T15:39:00Z">
                <w:pPr>
                  <w:widowControl w:val="0"/>
                  <w:spacing w:beforeLines="50" w:before="120" w:afterLines="50" w:after="120"/>
                  <w:contextualSpacing/>
                </w:pPr>
              </w:pPrChange>
            </w:pPr>
            <w:r>
              <w:rPr>
                <w:rFonts w:ascii="Times New Roman" w:eastAsia="仿宋_GB2312" w:hAnsi="Times New Roman" w:cs="Times New Roman"/>
                <w:sz w:val="18"/>
                <w:szCs w:val="18"/>
                <w:rPrChange w:id="5863" w:author="Xuning Wei12232" w:date="2026-10-24T11:11:00Z">
                  <w:rPr/>
                </w:rPrChange>
              </w:rPr>
              <w:t xml:space="preserve">Stop stirring, turn off the nitrogen. Drain until there is no obvious drip. </w:t>
            </w:r>
          </w:p>
        </w:tc>
      </w:tr>
      <w:tr w:rsidR="007617DE" w14:paraId="252F87C9" w14:textId="77777777">
        <w:trPr>
          <w:trHeight w:val="20"/>
        </w:trPr>
        <w:tc>
          <w:tcPr>
            <w:tcW w:w="310" w:type="pct"/>
            <w:tcMar>
              <w:top w:w="57" w:type="dxa"/>
              <w:left w:w="85" w:type="dxa"/>
              <w:bottom w:w="57" w:type="dxa"/>
              <w:right w:w="85" w:type="dxa"/>
            </w:tcMar>
            <w:vAlign w:val="center"/>
          </w:tcPr>
          <w:p w14:paraId="07C27E4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B72DD4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109FE030" w14:textId="77777777" w:rsidR="007617DE" w:rsidRDefault="00AE300B" w:rsidP="007617DE">
            <w:pPr>
              <w:pStyle w:val="aff7"/>
              <w:widowControl w:val="0"/>
              <w:numPr>
                <w:ilvl w:val="0"/>
                <w:numId w:val="81"/>
              </w:numPr>
              <w:spacing w:beforeLines="50" w:before="120" w:afterLines="50" w:after="120"/>
              <w:jc w:val="both"/>
              <w:rPr>
                <w:ins w:id="5864" w:author="Xuning Wei12232" w:date="2026-10-20T15:40:00Z"/>
                <w:rFonts w:ascii="Times New Roman" w:eastAsia="仿宋_GB2312" w:hAnsi="Times New Roman" w:cs="Times New Roman"/>
                <w:sz w:val="18"/>
                <w:szCs w:val="18"/>
              </w:rPr>
              <w:pPrChange w:id="5865" w:author="Xuning Wei12232" w:date="2026-10-20T15:40:00Z">
                <w:pPr>
                  <w:widowControl w:val="0"/>
                  <w:spacing w:beforeLines="50" w:before="120" w:afterLines="50" w:after="120"/>
                  <w:contextualSpacing/>
                </w:pPr>
              </w:pPrChange>
            </w:pPr>
            <w:del w:id="5866" w:author="Xuning Wei12232" w:date="2026-10-20T15:40: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5867"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5868" w:author="Xuning Wei12232" w:date="2026-10-24T11:11:00Z">
                  <w:rPr>
                    <w:rFonts w:hint="eastAsia"/>
                  </w:rPr>
                </w:rPrChange>
              </w:rPr>
              <w:t>±</w:t>
            </w:r>
            <w:r>
              <w:rPr>
                <w:rFonts w:ascii="Times New Roman" w:eastAsia="仿宋_GB2312" w:hAnsi="Times New Roman" w:cs="Times New Roman"/>
                <w:sz w:val="18"/>
                <w:szCs w:val="18"/>
                <w:rPrChange w:id="5869" w:author="Xuning Wei12232" w:date="2026-10-24T11:11:00Z">
                  <w:rPr/>
                </w:rPrChange>
              </w:rPr>
              <w:t>5</w:t>
            </w:r>
            <w:ins w:id="5870" w:author="Xuning Wei12232" w:date="2026-10-22T16:09:00Z">
              <w:r>
                <w:rPr>
                  <w:rFonts w:ascii="Times New Roman" w:eastAsia="仿宋_GB2312" w:hAnsi="Times New Roman" w:cs="Times New Roman"/>
                  <w:sz w:val="18"/>
                  <w:szCs w:val="18"/>
                </w:rPr>
                <w:t xml:space="preserve"> </w:t>
              </w:r>
              <w:proofErr w:type="spellStart"/>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del w:id="5871" w:author="Xuning Wei12232" w:date="2026-10-20T13:13:00Z">
              <w:r>
                <w:rPr>
                  <w:rFonts w:ascii="Times New Roman" w:eastAsia="微软雅黑" w:hAnsi="Times New Roman" w:cs="Times New Roman" w:hint="eastAsia"/>
                  <w:sz w:val="18"/>
                  <w:szCs w:val="18"/>
                  <w:rPrChange w:id="5872" w:author="Xuning Wei12232" w:date="2026-10-24T11:11:00Z">
                    <w:rPr>
                      <w:rFonts w:eastAsia="微软雅黑" w:hint="eastAsia"/>
                    </w:rPr>
                  </w:rPrChange>
                </w:rPr>
                <w:delText>℃</w:delText>
              </w:r>
            </w:del>
            <w:r>
              <w:rPr>
                <w:rFonts w:ascii="Times New Roman" w:eastAsia="仿宋_GB2312" w:hAnsi="Times New Roman" w:cs="Times New Roman"/>
                <w:sz w:val="18"/>
                <w:szCs w:val="18"/>
                <w:rPrChange w:id="5873" w:author="Xuning Wei12232" w:date="2026-10-24T11:11:00Z">
                  <w:rPr/>
                </w:rPrChange>
              </w:rPr>
              <w:t xml:space="preserve"> (target: 20</w:t>
            </w:r>
            <w:ins w:id="5874" w:author="Xuning Wei12232" w:date="2026-10-24T10:49:00Z">
              <w:r>
                <w:rPr>
                  <w:rFonts w:ascii="Times New Roman" w:eastAsia="仿宋_GB2312" w:hAnsi="Times New Roman" w:cs="Times New Roman"/>
                  <w:sz w:val="18"/>
                  <w:szCs w:val="18"/>
                </w:rPr>
                <w:t>.0</w:t>
              </w:r>
            </w:ins>
            <w:ins w:id="5875" w:author="Xuning Wei12232" w:date="2026-10-22T16:09:00Z">
              <w:r>
                <w:rPr>
                  <w:rFonts w:ascii="Times New Roman" w:eastAsia="仿宋_GB2312" w:hAnsi="Times New Roman" w:cs="Times New Roman"/>
                  <w:sz w:val="18"/>
                  <w:szCs w:val="18"/>
                </w:rPr>
                <w:t xml:space="preserve"> </w:t>
              </w:r>
              <w:proofErr w:type="spellStart"/>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del w:id="5876" w:author="Xuning Wei12232" w:date="2026-10-20T13:13:00Z">
              <w:r>
                <w:rPr>
                  <w:rFonts w:ascii="Times New Roman" w:eastAsia="微软雅黑" w:hAnsi="Times New Roman" w:cs="Times New Roman" w:hint="eastAsia"/>
                  <w:sz w:val="18"/>
                  <w:szCs w:val="18"/>
                  <w:rPrChange w:id="5877" w:author="Xuning Wei12232" w:date="2026-10-24T11:11:00Z">
                    <w:rPr>
                      <w:rFonts w:eastAsia="微软雅黑" w:hint="eastAsia"/>
                    </w:rPr>
                  </w:rPrChange>
                </w:rPr>
                <w:delText>℃</w:delText>
              </w:r>
            </w:del>
            <w:r>
              <w:rPr>
                <w:rFonts w:ascii="Times New Roman" w:eastAsia="仿宋_GB2312" w:hAnsi="Times New Roman" w:cs="Times New Roman"/>
                <w:sz w:val="18"/>
                <w:szCs w:val="18"/>
                <w:rPrChange w:id="5878" w:author="Xuning Wei12232" w:date="2026-10-24T11:11:00Z">
                  <w:rPr/>
                </w:rPrChange>
              </w:rPr>
              <w:t>).</w:t>
            </w:r>
            <w:del w:id="5879" w:author="Xuning Wei12232" w:date="2026-10-20T15:40:00Z">
              <w:r>
                <w:rPr>
                  <w:rFonts w:ascii="Times New Roman" w:eastAsia="仿宋_GB2312" w:hAnsi="Times New Roman" w:cs="Times New Roman"/>
                  <w:sz w:val="18"/>
                  <w:szCs w:val="18"/>
                  <w:rPrChange w:id="5880" w:author="Xuning Wei12232" w:date="2026-10-24T11:11:00Z">
                    <w:rPr/>
                  </w:rPrChange>
                </w:rPr>
                <w:br/>
                <w:delText xml:space="preserve">2. </w:delText>
              </w:r>
            </w:del>
          </w:p>
          <w:p w14:paraId="60683A6C" w14:textId="77777777" w:rsidR="007617DE" w:rsidRDefault="00AE300B" w:rsidP="007617DE">
            <w:pPr>
              <w:pStyle w:val="aff7"/>
              <w:widowControl w:val="0"/>
              <w:numPr>
                <w:ilvl w:val="0"/>
                <w:numId w:val="81"/>
              </w:numPr>
              <w:spacing w:beforeLines="50" w:before="120" w:afterLines="50" w:after="120"/>
              <w:jc w:val="both"/>
              <w:rPr>
                <w:ins w:id="5881" w:author="Xuning Wei12232" w:date="2026-10-20T15:40:00Z"/>
                <w:rFonts w:ascii="Times New Roman" w:eastAsia="仿宋_GB2312" w:hAnsi="Times New Roman" w:cs="Times New Roman"/>
                <w:sz w:val="18"/>
                <w:szCs w:val="18"/>
              </w:rPr>
              <w:pPrChange w:id="5882" w:author="Xuning Wei12232" w:date="2026-10-20T15:40:00Z">
                <w:pPr>
                  <w:widowControl w:val="0"/>
                  <w:spacing w:beforeLines="50" w:before="120" w:afterLines="50" w:after="120"/>
                  <w:contextualSpacing/>
                </w:pPr>
              </w:pPrChange>
            </w:pPr>
            <w:ins w:id="5883" w:author="Xuning Wei12232" w:date="2026-10-23T19:44:00Z">
              <w:r>
                <w:rPr>
                  <w:rFonts w:ascii="Times New Roman" w:eastAsia="仿宋_GB2312" w:hAnsi="Times New Roman" w:cs="Times New Roman"/>
                  <w:color w:val="FF0000"/>
                  <w:sz w:val="18"/>
                  <w:szCs w:val="18"/>
                  <w:rPrChange w:id="5884"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5885"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5886" w:author="Xuning Wei12232" w:date="2026-10-24T11:11:00Z">
                    <w:rPr>
                      <w:rFonts w:ascii="Times New Roman" w:eastAsia="仿宋_GB2312" w:hAnsi="Times New Roman" w:cs="Times New Roman"/>
                      <w:color w:val="FF0000"/>
                      <w:sz w:val="18"/>
                      <w:szCs w:val="18"/>
                      <w:highlight w:val="yellow"/>
                    </w:rPr>
                  </w:rPrChange>
                </w:rPr>
                <w:t>into TJ4S-1213-Sy15</w:t>
              </w:r>
            </w:ins>
            <w:del w:id="5887" w:author="Xuning Wei12232" w:date="2026-10-23T19:44:00Z">
              <w:r>
                <w:rPr>
                  <w:rFonts w:ascii="Times New Roman" w:eastAsia="仿宋_GB2312" w:hAnsi="Times New Roman" w:cs="Times New Roman"/>
                  <w:sz w:val="18"/>
                  <w:szCs w:val="18"/>
                  <w:rPrChange w:id="5888" w:author="Xuning Wei12232" w:date="2026-10-24T11:11:00Z">
                    <w:rPr/>
                  </w:rPrChange>
                </w:rPr>
                <w:delText>Add</w:delText>
              </w:r>
              <w:r>
                <w:rPr>
                  <w:rFonts w:ascii="Times New Roman" w:eastAsia="仿宋_GB2312" w:hAnsi="Times New Roman" w:cs="Times New Roman"/>
                  <w:sz w:val="18"/>
                  <w:szCs w:val="18"/>
                  <w:lang w:eastAsia="zh-CN"/>
                  <w:rPrChange w:id="5889" w:author="Xuning Wei12232" w:date="2026-10-24T11:11:00Z">
                    <w:rPr>
                      <w:lang w:eastAsia="zh-CN"/>
                    </w:rPr>
                  </w:rPrChange>
                </w:rPr>
                <w:delText xml:space="preserve"> </w:delText>
              </w:r>
            </w:del>
            <w:del w:id="5890" w:author="Xuning Wei12232" w:date="2026-10-18T19:02:00Z">
              <w:r>
                <w:rPr>
                  <w:rFonts w:ascii="Times New Roman" w:eastAsia="仿宋_GB2312" w:hAnsi="Times New Roman" w:cs="Times New Roman"/>
                  <w:sz w:val="18"/>
                  <w:szCs w:val="18"/>
                  <w:lang w:eastAsia="zh-CN"/>
                  <w:rPrChange w:id="5891" w:author="Xuning Wei12232" w:date="2026-10-24T11:11:00Z">
                    <w:rPr>
                      <w:lang w:eastAsia="zh-CN"/>
                    </w:rPr>
                  </w:rPrChange>
                </w:rPr>
                <w:delText>10.0 V Isopropyl Acetate (8.730 kg/kg)</w:delText>
              </w:r>
            </w:del>
            <w:del w:id="5892" w:author="Xuning Wei12232" w:date="2026-10-23T19:44:00Z">
              <w:r>
                <w:rPr>
                  <w:rFonts w:ascii="Times New Roman" w:eastAsia="仿宋_GB2312" w:hAnsi="Times New Roman" w:cs="Times New Roman"/>
                  <w:sz w:val="18"/>
                  <w:szCs w:val="18"/>
                  <w:lang w:eastAsia="zh-CN"/>
                  <w:rPrChange w:id="5893" w:author="Xuning Wei12232" w:date="2026-10-24T11:11:00Z">
                    <w:rPr>
                      <w:lang w:eastAsia="zh-CN"/>
                    </w:rPr>
                  </w:rPrChange>
                </w:rPr>
                <w:delText xml:space="preserve"> </w:delText>
              </w:r>
              <w:r>
                <w:rPr>
                  <w:rFonts w:ascii="Times New Roman" w:eastAsia="仿宋_GB2312" w:hAnsi="Times New Roman" w:cs="Times New Roman"/>
                  <w:sz w:val="18"/>
                  <w:szCs w:val="18"/>
                  <w:rPrChange w:id="5894" w:author="Xuning Wei12232" w:date="2026-10-24T11:11:00Z">
                    <w:rPr/>
                  </w:rPrChange>
                </w:rPr>
                <w:delText>into TJ4S-1213-Sy15</w:delText>
              </w:r>
            </w:del>
            <w:r>
              <w:rPr>
                <w:rFonts w:ascii="Times New Roman" w:eastAsia="仿宋_GB2312" w:hAnsi="Times New Roman" w:cs="Times New Roman"/>
                <w:sz w:val="18"/>
                <w:szCs w:val="18"/>
                <w:rPrChange w:id="5895" w:author="Xuning Wei12232" w:date="2026-10-24T11:11:00Z">
                  <w:rPr/>
                </w:rPrChange>
              </w:rPr>
              <w:t xml:space="preserve">. </w:t>
            </w:r>
            <w:del w:id="5896" w:author="Xuning Wei12232" w:date="2026-10-20T15:40:00Z">
              <w:r>
                <w:rPr>
                  <w:rFonts w:ascii="Times New Roman" w:eastAsia="仿宋_GB2312" w:hAnsi="Times New Roman" w:cs="Times New Roman"/>
                  <w:sz w:val="18"/>
                  <w:szCs w:val="18"/>
                  <w:rPrChange w:id="5897" w:author="Xuning Wei12232" w:date="2026-10-24T11:11:00Z">
                    <w:rPr/>
                  </w:rPrChange>
                </w:rPr>
                <w:br/>
                <w:delText xml:space="preserve">3. </w:delText>
              </w:r>
            </w:del>
          </w:p>
          <w:p w14:paraId="199628CA" w14:textId="77777777" w:rsidR="007617DE" w:rsidRPr="007617DE" w:rsidRDefault="00AE300B" w:rsidP="007617DE">
            <w:pPr>
              <w:pStyle w:val="aff7"/>
              <w:widowControl w:val="0"/>
              <w:numPr>
                <w:ilvl w:val="0"/>
                <w:numId w:val="81"/>
              </w:numPr>
              <w:spacing w:beforeLines="50" w:before="120" w:afterLines="50" w:after="120"/>
              <w:jc w:val="both"/>
              <w:rPr>
                <w:rFonts w:ascii="Times New Roman" w:eastAsia="仿宋_GB2312" w:hAnsi="Times New Roman" w:cs="Times New Roman"/>
                <w:sz w:val="18"/>
                <w:szCs w:val="18"/>
                <w:rPrChange w:id="5898" w:author="Xuning Wei12232" w:date="2026-10-24T11:11:00Z">
                  <w:rPr/>
                </w:rPrChange>
              </w:rPr>
              <w:pPrChange w:id="5899" w:author="Xuning Wei12232" w:date="2026-10-20T15:40:00Z">
                <w:pPr>
                  <w:widowControl w:val="0"/>
                  <w:spacing w:beforeLines="50" w:before="120" w:afterLines="50" w:after="120"/>
                  <w:contextualSpacing/>
                </w:pPr>
              </w:pPrChange>
            </w:pPr>
            <w:r>
              <w:rPr>
                <w:rFonts w:ascii="Times New Roman" w:eastAsia="仿宋_GB2312" w:hAnsi="Times New Roman" w:cs="Times New Roman"/>
                <w:sz w:val="18"/>
                <w:szCs w:val="18"/>
                <w:rPrChange w:id="5900" w:author="Xuning Wei12232" w:date="2026-10-24T11:11:00Z">
                  <w:rPr/>
                </w:rPrChange>
              </w:rPr>
              <w:t>Bubble with nitrogen, after s</w:t>
            </w:r>
            <w:r>
              <w:rPr>
                <w:rFonts w:ascii="Times New Roman" w:eastAsia="仿宋_GB2312" w:hAnsi="Times New Roman" w:cs="Times New Roman"/>
                <w:color w:val="0000FF"/>
                <w:sz w:val="18"/>
                <w:szCs w:val="18"/>
                <w:rPrChange w:id="5901" w:author="Xuning Wei12232" w:date="2026-10-24T11:11:00Z">
                  <w:rPr>
                    <w:color w:val="0000FF"/>
                  </w:rPr>
                </w:rPrChange>
              </w:rPr>
              <w:t>tirring, turn off the nitrogen</w:t>
            </w:r>
            <w:r>
              <w:rPr>
                <w:rFonts w:ascii="Times New Roman" w:eastAsia="仿宋_GB2312" w:hAnsi="Times New Roman" w:cs="Times New Roman"/>
                <w:sz w:val="18"/>
                <w:szCs w:val="18"/>
                <w:rPrChange w:id="5902" w:author="Xuning Wei12232" w:date="2026-10-24T11:11:00Z">
                  <w:rPr/>
                </w:rPrChange>
              </w:rPr>
              <w:t xml:space="preserve">. Drain until there is no obvious drip. </w:t>
            </w:r>
          </w:p>
          <w:p w14:paraId="30A781E9"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90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4D4D1860" w14:textId="77777777">
        <w:trPr>
          <w:trHeight w:val="20"/>
        </w:trPr>
        <w:tc>
          <w:tcPr>
            <w:tcW w:w="310" w:type="pct"/>
            <w:tcMar>
              <w:top w:w="57" w:type="dxa"/>
              <w:left w:w="85" w:type="dxa"/>
              <w:bottom w:w="57" w:type="dxa"/>
              <w:right w:w="85" w:type="dxa"/>
            </w:tcMar>
            <w:vAlign w:val="center"/>
          </w:tcPr>
          <w:p w14:paraId="2B78F01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99F02B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4438CD79" w14:textId="77777777" w:rsidR="007617DE" w:rsidRDefault="00AE300B" w:rsidP="007617DE">
            <w:pPr>
              <w:pStyle w:val="aff7"/>
              <w:widowControl w:val="0"/>
              <w:numPr>
                <w:ilvl w:val="0"/>
                <w:numId w:val="82"/>
              </w:numPr>
              <w:spacing w:beforeLines="50" w:before="120" w:afterLines="50" w:after="120"/>
              <w:jc w:val="both"/>
              <w:rPr>
                <w:ins w:id="5904" w:author="Xuning Wei12232" w:date="2026-10-20T15:41:00Z"/>
                <w:rFonts w:ascii="Times New Roman" w:eastAsia="仿宋_GB2312" w:hAnsi="Times New Roman" w:cs="Times New Roman"/>
                <w:sz w:val="18"/>
                <w:szCs w:val="18"/>
              </w:rPr>
              <w:pPrChange w:id="5905" w:author="Xuning Wei12232" w:date="2026-10-20T15:41:00Z">
                <w:pPr>
                  <w:widowControl w:val="0"/>
                  <w:spacing w:beforeLines="50" w:before="120" w:afterLines="50" w:after="120"/>
                  <w:contextualSpacing/>
                </w:pPr>
              </w:pPrChange>
            </w:pPr>
            <w:del w:id="5906" w:author="Xuning Wei12232" w:date="2026-10-20T15:41: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5907" w:author="Xuning Wei12232" w:date="2026-10-24T11:11:00Z">
                  <w:rPr/>
                </w:rPrChange>
              </w:rPr>
              <w:t xml:space="preserve">Add </w:t>
            </w:r>
            <w:ins w:id="5908" w:author="Xuning Wei12232" w:date="2026-10-23T19:51:00Z">
              <w:r>
                <w:rPr>
                  <w:rFonts w:ascii="Times New Roman" w:eastAsia="仿宋_GB2312" w:hAnsi="Times New Roman" w:cs="Times New Roman"/>
                  <w:color w:val="000000" w:themeColor="text1"/>
                  <w:sz w:val="18"/>
                  <w:szCs w:val="18"/>
                  <w:rPrChange w:id="5909"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5910" w:author="Xuning Wei12232" w:date="2026-10-20T08:12:00Z">
              <w:r>
                <w:rPr>
                  <w:rFonts w:ascii="Times New Roman" w:eastAsia="仿宋_GB2312" w:hAnsi="Times New Roman" w:cs="Times New Roman"/>
                  <w:sz w:val="18"/>
                  <w:szCs w:val="18"/>
                  <w:rPrChange w:id="5911" w:author="Xuning Wei12232" w:date="2026-10-24T11:11:00Z">
                    <w:rPr/>
                  </w:rPrChange>
                </w:rPr>
                <w:delText>12.0 V DMF (11.376 kg/kg)</w:delText>
              </w:r>
            </w:del>
            <w:del w:id="5912" w:author="Xuning Wei12232" w:date="2026-10-20T21:36:00Z">
              <w:r>
                <w:rPr>
                  <w:rFonts w:ascii="Times New Roman" w:eastAsia="仿宋_GB2312" w:hAnsi="Times New Roman" w:cs="Times New Roman"/>
                  <w:sz w:val="18"/>
                  <w:szCs w:val="18"/>
                  <w:rPrChange w:id="5913" w:author="Xuning Wei12232" w:date="2026-10-24T11:11:00Z">
                    <w:rPr/>
                  </w:rPrChange>
                </w:rPr>
                <w:delText xml:space="preserve"> </w:delText>
              </w:r>
            </w:del>
            <w:r>
              <w:rPr>
                <w:rFonts w:ascii="Times New Roman" w:eastAsia="仿宋_GB2312" w:hAnsi="Times New Roman" w:cs="Times New Roman"/>
                <w:sz w:val="18"/>
                <w:szCs w:val="18"/>
                <w:rPrChange w:id="5914" w:author="Xuning Wei12232" w:date="2026-10-24T11:11:00Z">
                  <w:rPr/>
                </w:rPrChange>
              </w:rPr>
              <w:t>into TJ4S-1213-Sy15.</w:t>
            </w:r>
            <w:del w:id="5915" w:author="Xuning Wei12232" w:date="2026-10-20T15:41:00Z">
              <w:r>
                <w:rPr>
                  <w:rFonts w:ascii="Times New Roman" w:eastAsia="仿宋_GB2312" w:hAnsi="Times New Roman" w:cs="Times New Roman"/>
                  <w:sz w:val="18"/>
                  <w:szCs w:val="18"/>
                  <w:rPrChange w:id="5916" w:author="Xuning Wei12232" w:date="2026-10-24T11:11:00Z">
                    <w:rPr/>
                  </w:rPrChange>
                </w:rPr>
                <w:delText xml:space="preserve"> </w:delText>
              </w:r>
              <w:r>
                <w:rPr>
                  <w:rFonts w:ascii="Times New Roman" w:eastAsia="仿宋_GB2312" w:hAnsi="Times New Roman" w:cs="Times New Roman"/>
                  <w:sz w:val="18"/>
                  <w:szCs w:val="18"/>
                  <w:rPrChange w:id="5917" w:author="Xuning Wei12232" w:date="2026-10-24T11:11:00Z">
                    <w:rPr/>
                  </w:rPrChange>
                </w:rPr>
                <w:br/>
                <w:delText>2.</w:delText>
              </w:r>
            </w:del>
          </w:p>
          <w:p w14:paraId="522F795E" w14:textId="77777777" w:rsidR="007617DE" w:rsidRPr="007617DE" w:rsidRDefault="00AE300B" w:rsidP="007617DE">
            <w:pPr>
              <w:pStyle w:val="aff7"/>
              <w:widowControl w:val="0"/>
              <w:numPr>
                <w:ilvl w:val="0"/>
                <w:numId w:val="82"/>
              </w:numPr>
              <w:spacing w:beforeLines="50" w:before="120" w:afterLines="50" w:after="120"/>
              <w:jc w:val="both"/>
              <w:rPr>
                <w:rFonts w:ascii="Times New Roman" w:eastAsia="仿宋_GB2312" w:hAnsi="Times New Roman" w:cs="Times New Roman"/>
                <w:sz w:val="18"/>
                <w:szCs w:val="18"/>
                <w:rPrChange w:id="5918" w:author="Xuning Wei12232" w:date="2026-10-24T11:11:00Z">
                  <w:rPr/>
                </w:rPrChange>
              </w:rPr>
              <w:pPrChange w:id="5919" w:author="Xuning Wei12232" w:date="2026-10-20T15:41:00Z">
                <w:pPr>
                  <w:widowControl w:val="0"/>
                  <w:spacing w:beforeLines="50" w:before="120" w:afterLines="50" w:after="120"/>
                  <w:contextualSpacing/>
                </w:pPr>
              </w:pPrChange>
            </w:pPr>
            <w:r>
              <w:rPr>
                <w:rFonts w:ascii="Times New Roman" w:eastAsia="仿宋_GB2312" w:hAnsi="Times New Roman" w:cs="Times New Roman"/>
                <w:sz w:val="18"/>
                <w:szCs w:val="18"/>
                <w:rPrChange w:id="5920" w:author="Xuning Wei12232" w:date="2026-10-24T11:11:00Z">
                  <w:rPr/>
                </w:rPrChange>
              </w:rPr>
              <w:t xml:space="preserve"> Bubble with nitrogen, after s</w:t>
            </w:r>
            <w:r>
              <w:rPr>
                <w:rFonts w:ascii="Times New Roman" w:eastAsia="仿宋_GB2312" w:hAnsi="Times New Roman" w:cs="Times New Roman"/>
                <w:color w:val="0000FF"/>
                <w:sz w:val="18"/>
                <w:szCs w:val="18"/>
                <w:rPrChange w:id="5921" w:author="Xuning Wei12232" w:date="2026-10-24T11:11:00Z">
                  <w:rPr>
                    <w:color w:val="0000FF"/>
                  </w:rPr>
                </w:rPrChange>
              </w:rPr>
              <w:t>tirring, turn off the nitrogen</w:t>
            </w:r>
            <w:r>
              <w:rPr>
                <w:rFonts w:ascii="Times New Roman" w:eastAsia="仿宋_GB2312" w:hAnsi="Times New Roman" w:cs="Times New Roman"/>
                <w:sz w:val="18"/>
                <w:szCs w:val="18"/>
                <w:rPrChange w:id="5922" w:author="Xuning Wei12232" w:date="2026-10-24T11:11:00Z">
                  <w:rPr/>
                </w:rPrChange>
              </w:rPr>
              <w:t>. Drain until there is no obvious drip</w:t>
            </w:r>
          </w:p>
          <w:p w14:paraId="024FDFE5"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592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572CDD46" w14:textId="77777777">
        <w:trPr>
          <w:trHeight w:val="20"/>
        </w:trPr>
        <w:tc>
          <w:tcPr>
            <w:tcW w:w="310" w:type="pct"/>
            <w:tcMar>
              <w:top w:w="57" w:type="dxa"/>
              <w:left w:w="85" w:type="dxa"/>
              <w:bottom w:w="57" w:type="dxa"/>
              <w:right w:w="85" w:type="dxa"/>
            </w:tcMar>
            <w:vAlign w:val="center"/>
          </w:tcPr>
          <w:p w14:paraId="21ACFFF5"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4E425C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Glu</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OtBu</w:t>
            </w:r>
            <w:proofErr w:type="spellEnd"/>
            <w:r>
              <w:rPr>
                <w:rFonts w:ascii="Times New Roman" w:eastAsia="仿宋_GB2312" w:hAnsi="Times New Roman" w:cs="Times New Roman"/>
                <w:sz w:val="18"/>
                <w:szCs w:val="18"/>
                <w:lang w:eastAsia="zh-CN"/>
              </w:rPr>
              <w:t>)-OH·H</w:t>
            </w:r>
            <w:r>
              <w:rPr>
                <w:rFonts w:ascii="Times New Roman" w:eastAsia="仿宋_GB2312" w:hAnsi="Times New Roman" w:cs="Times New Roman"/>
                <w:sz w:val="18"/>
                <w:szCs w:val="18"/>
                <w:vertAlign w:val="subscript"/>
                <w:lang w:eastAsia="zh-CN"/>
              </w:rPr>
              <w:t>2</w:t>
            </w:r>
            <w:r>
              <w:rPr>
                <w:rFonts w:ascii="Times New Roman" w:eastAsia="仿宋_GB2312" w:hAnsi="Times New Roman" w:cs="Times New Roman"/>
                <w:sz w:val="18"/>
                <w:szCs w:val="18"/>
                <w:lang w:eastAsia="zh-CN"/>
              </w:rPr>
              <w:t>O activation and transfer</w:t>
            </w:r>
          </w:p>
        </w:tc>
        <w:tc>
          <w:tcPr>
            <w:tcW w:w="3909" w:type="pct"/>
            <w:tcMar>
              <w:top w:w="57" w:type="dxa"/>
              <w:left w:w="85" w:type="dxa"/>
              <w:bottom w:w="57" w:type="dxa"/>
              <w:right w:w="85" w:type="dxa"/>
            </w:tcMar>
            <w:vAlign w:val="center"/>
          </w:tcPr>
          <w:p w14:paraId="3F894F74" w14:textId="77777777" w:rsidR="007617DE" w:rsidRDefault="00AE300B" w:rsidP="007617DE">
            <w:pPr>
              <w:pStyle w:val="aff7"/>
              <w:widowControl w:val="0"/>
              <w:numPr>
                <w:ilvl w:val="0"/>
                <w:numId w:val="83"/>
              </w:numPr>
              <w:spacing w:beforeLines="50" w:before="120" w:afterLines="50" w:after="120"/>
              <w:jc w:val="both"/>
              <w:rPr>
                <w:ins w:id="5924" w:author="Xuning Wei12232" w:date="2026-10-20T15:41:00Z"/>
                <w:rFonts w:ascii="Times New Roman" w:eastAsia="等线" w:hAnsi="Times New Roman" w:cs="Times New Roman"/>
                <w:sz w:val="18"/>
                <w:szCs w:val="18"/>
              </w:rPr>
              <w:pPrChange w:id="5925" w:author="Xuning Wei12232" w:date="2026-10-20T15:41:00Z">
                <w:pPr>
                  <w:widowControl w:val="0"/>
                  <w:spacing w:beforeLines="50" w:before="120" w:afterLines="50" w:after="120"/>
                  <w:contextualSpacing/>
                </w:pPr>
              </w:pPrChange>
            </w:pPr>
            <w:del w:id="5926" w:author="Xuning Wei12232" w:date="2026-10-20T15:41: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5927" w:author="Xuning Wei12232" w:date="2026-10-24T11:11:00Z">
                  <w:rPr/>
                </w:rPrChange>
              </w:rPr>
              <w:t xml:space="preserve">Add </w:t>
            </w:r>
            <w:ins w:id="5928" w:author="Xuning Wei12232" w:date="2026-10-20T21:15:00Z">
              <w:r>
                <w:rPr>
                  <w:rFonts w:ascii="Times New Roman" w:eastAsia="等线" w:hAnsi="Times New Roman" w:cs="Times New Roman"/>
                  <w:color w:val="000000" w:themeColor="text1"/>
                  <w:sz w:val="18"/>
                  <w:szCs w:val="18"/>
                  <w:lang w:eastAsia="zh-CN"/>
                  <w:rPrChange w:id="5929"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5930" w:author="Xuning Wei12232" w:date="2026-10-20T08:15:00Z">
              <w:r>
                <w:rPr>
                  <w:rFonts w:ascii="Times New Roman" w:eastAsia="等线" w:hAnsi="Times New Roman" w:cs="Times New Roman"/>
                  <w:sz w:val="18"/>
                  <w:szCs w:val="18"/>
                  <w:lang w:eastAsia="zh-CN"/>
                  <w:rPrChange w:id="5931" w:author="Xuning Wei12232" w:date="2026-10-24T11:11:00Z">
                    <w:rPr>
                      <w:lang w:eastAsia="zh-CN"/>
                    </w:rPr>
                  </w:rPrChange>
                </w:rPr>
                <w:delText>5.0 V DMF (4.740 kg/kg)</w:delText>
              </w:r>
              <w:r>
                <w:rPr>
                  <w:rFonts w:ascii="Times New Roman" w:eastAsia="等线" w:hAnsi="Times New Roman" w:cs="Times New Roman"/>
                  <w:sz w:val="18"/>
                  <w:szCs w:val="18"/>
                  <w:rPrChange w:id="5932" w:author="Xuning Wei12232" w:date="2026-10-24T11:11:00Z">
                    <w:rPr/>
                  </w:rPrChange>
                </w:rPr>
                <w:delText xml:space="preserve"> </w:delText>
              </w:r>
            </w:del>
            <w:ins w:id="5933" w:author="Xuning Wei12232" w:date="2026-10-20T08:15:00Z">
              <w:r>
                <w:rPr>
                  <w:rFonts w:ascii="Times New Roman" w:eastAsia="等线" w:hAnsi="Times New Roman" w:cs="Times New Roman"/>
                  <w:sz w:val="18"/>
                  <w:szCs w:val="18"/>
                  <w:lang w:eastAsia="zh-CN"/>
                  <w:rPrChange w:id="5934" w:author="Xuning Wei12232" w:date="2026-10-24T11:11:00Z">
                    <w:rPr>
                      <w:lang w:eastAsia="zh-CN"/>
                    </w:rPr>
                  </w:rPrChange>
                </w:rPr>
                <w:t xml:space="preserve"> </w:t>
              </w:r>
            </w:ins>
            <w:r>
              <w:rPr>
                <w:rFonts w:ascii="Times New Roman" w:eastAsia="等线" w:hAnsi="Times New Roman" w:cs="Times New Roman"/>
                <w:sz w:val="18"/>
                <w:szCs w:val="18"/>
                <w:rPrChange w:id="5935" w:author="Xuning Wei12232" w:date="2026-10-24T11:11:00Z">
                  <w:rPr/>
                </w:rPrChange>
              </w:rPr>
              <w:t xml:space="preserve">into </w:t>
            </w:r>
            <w:r>
              <w:rPr>
                <w:rFonts w:ascii="Times New Roman" w:eastAsia="仿宋_GB2312" w:hAnsi="Times New Roman" w:cs="Times New Roman"/>
                <w:sz w:val="18"/>
                <w:szCs w:val="18"/>
                <w:rPrChange w:id="5936"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5937" w:author="Xuning Wei12232" w:date="2026-10-24T11:11:00Z">
                  <w:rPr>
                    <w:rFonts w:eastAsia="仿宋_GB2312"/>
                    <w:lang w:eastAsia="zh-CN"/>
                  </w:rPr>
                </w:rPrChange>
              </w:rPr>
              <w:t>-R01</w:t>
            </w:r>
            <w:r>
              <w:rPr>
                <w:rFonts w:ascii="Times New Roman" w:eastAsia="等线" w:hAnsi="Times New Roman" w:cs="Times New Roman"/>
                <w:sz w:val="18"/>
                <w:szCs w:val="18"/>
                <w:rPrChange w:id="5938" w:author="Xuning Wei12232" w:date="2026-10-24T11:11:00Z">
                  <w:rPr/>
                </w:rPrChange>
              </w:rPr>
              <w:t xml:space="preserve">. Start the </w:t>
            </w:r>
            <w:r>
              <w:rPr>
                <w:rFonts w:ascii="Times New Roman" w:eastAsia="等线" w:hAnsi="Times New Roman" w:cs="Times New Roman"/>
                <w:color w:val="0000FF"/>
                <w:sz w:val="18"/>
                <w:szCs w:val="18"/>
                <w:rPrChange w:id="5939" w:author="Xuning Wei12232" w:date="2026-10-24T11:11:00Z">
                  <w:rPr>
                    <w:color w:val="0000FF"/>
                  </w:rPr>
                </w:rPrChange>
              </w:rPr>
              <w:t>agitator</w:t>
            </w:r>
            <w:r>
              <w:rPr>
                <w:rFonts w:ascii="Times New Roman" w:eastAsia="等线" w:hAnsi="Times New Roman" w:cs="Times New Roman"/>
                <w:sz w:val="18"/>
                <w:szCs w:val="18"/>
                <w:rPrChange w:id="5940" w:author="Xuning Wei12232" w:date="2026-10-24T11:11:00Z">
                  <w:rPr/>
                </w:rPrChange>
              </w:rPr>
              <w:t>.</w:t>
            </w:r>
            <w:del w:id="5941" w:author="Xuning Wei12232" w:date="2026-10-20T15:41:00Z">
              <w:r>
                <w:rPr>
                  <w:rFonts w:ascii="Times New Roman" w:eastAsia="等线" w:hAnsi="Times New Roman" w:cs="Times New Roman"/>
                  <w:sz w:val="18"/>
                  <w:szCs w:val="18"/>
                  <w:rPrChange w:id="5942" w:author="Xuning Wei12232" w:date="2026-10-24T11:11:00Z">
                    <w:rPr/>
                  </w:rPrChange>
                </w:rPr>
                <w:delText xml:space="preserve"> </w:delText>
              </w:r>
              <w:r>
                <w:rPr>
                  <w:rFonts w:ascii="Times New Roman" w:eastAsia="等线" w:hAnsi="Times New Roman" w:cs="Times New Roman"/>
                  <w:sz w:val="18"/>
                  <w:szCs w:val="18"/>
                  <w:rPrChange w:id="5943" w:author="Xuning Wei12232" w:date="2026-10-24T11:11:00Z">
                    <w:rPr/>
                  </w:rPrChange>
                </w:rPr>
                <w:br/>
              </w:r>
            </w:del>
          </w:p>
          <w:p w14:paraId="11B9F607" w14:textId="77777777" w:rsidR="007617DE" w:rsidRPr="007617DE" w:rsidRDefault="00AE300B" w:rsidP="007617DE">
            <w:pPr>
              <w:pStyle w:val="aff7"/>
              <w:widowControl w:val="0"/>
              <w:numPr>
                <w:ilvl w:val="0"/>
                <w:numId w:val="83"/>
              </w:numPr>
              <w:spacing w:beforeLines="50" w:before="120" w:afterLines="50" w:after="120"/>
              <w:jc w:val="both"/>
              <w:rPr>
                <w:ins w:id="5944" w:author="Xuning Wei12232" w:date="2026-10-20T21:17:00Z"/>
                <w:rFonts w:ascii="Times New Roman" w:eastAsia="仿宋_GB2312" w:hAnsi="Times New Roman" w:cs="Times New Roman"/>
                <w:color w:val="FF0000"/>
                <w:sz w:val="18"/>
                <w:szCs w:val="18"/>
                <w:lang w:eastAsia="zh-CN"/>
                <w:rPrChange w:id="5945" w:author="Xuning Wei12232" w:date="2026-10-24T11:11:00Z">
                  <w:rPr>
                    <w:ins w:id="5946" w:author="Xuning Wei12232" w:date="2026-10-20T21:17:00Z"/>
                    <w:rFonts w:ascii="Times New Roman" w:eastAsia="等线" w:hAnsi="Times New Roman" w:cs="Times New Roman"/>
                    <w:color w:val="FF0000"/>
                    <w:sz w:val="18"/>
                    <w:szCs w:val="18"/>
                    <w:lang w:eastAsia="zh-CN"/>
                  </w:rPr>
                </w:rPrChange>
              </w:rPr>
              <w:pPrChange w:id="5947" w:author="Xuning Wei12232" w:date="2026-10-20T15:41:00Z">
                <w:pPr>
                  <w:widowControl w:val="0"/>
                  <w:spacing w:beforeLines="50" w:before="120" w:afterLines="50" w:after="120"/>
                  <w:contextualSpacing/>
                </w:pPr>
              </w:pPrChange>
            </w:pPr>
            <w:ins w:id="5948" w:author="Xuning Wei12232" w:date="2026-10-20T08:49:00Z">
              <w:r>
                <w:rPr>
                  <w:rFonts w:ascii="Times New Roman" w:eastAsia="等线" w:hAnsi="Times New Roman" w:cs="Times New Roman"/>
                  <w:sz w:val="18"/>
                  <w:szCs w:val="18"/>
                  <w:lang w:eastAsia="zh-CN"/>
                  <w:rPrChange w:id="5949" w:author="Xuning Wei12232" w:date="2026-10-24T11:11:00Z">
                    <w:rPr>
                      <w:lang w:eastAsia="zh-CN"/>
                    </w:rPr>
                  </w:rPrChange>
                </w:rPr>
                <w:t>A</w:t>
              </w:r>
              <w:r>
                <w:rPr>
                  <w:rFonts w:ascii="Times New Roman" w:eastAsia="等线" w:hAnsi="Times New Roman" w:cs="Times New Roman"/>
                  <w:sz w:val="18"/>
                  <w:szCs w:val="18"/>
                  <w:lang w:eastAsia="zh-CN"/>
                </w:rPr>
                <w:t>djust</w:t>
              </w:r>
              <w:r>
                <w:rPr>
                  <w:rFonts w:ascii="Times New Roman" w:eastAsia="等线" w:hAnsi="Times New Roman" w:cs="Times New Roman"/>
                  <w:b/>
                  <w:bCs w:val="0"/>
                  <w:sz w:val="18"/>
                  <w:szCs w:val="18"/>
                </w:rPr>
                <w:t xml:space="preserve"> </w:t>
              </w:r>
              <w:r>
                <w:rPr>
                  <w:rFonts w:ascii="Times New Roman" w:eastAsia="等线" w:hAnsi="Times New Roman" w:cs="Times New Roman"/>
                  <w:bCs w:val="0"/>
                  <w:sz w:val="18"/>
                  <w:szCs w:val="18"/>
                </w:rPr>
                <w:t xml:space="preserve">the </w:t>
              </w:r>
            </w:ins>
            <w:ins w:id="5950" w:author="Xuning Wei12232" w:date="2026-10-24T11:10:00Z">
              <w:r>
                <w:rPr>
                  <w:rFonts w:ascii="Times New Roman" w:eastAsia="仿宋_GB2312" w:hAnsi="Times New Roman" w:cs="Times New Roman"/>
                  <w:color w:val="FF0000"/>
                  <w:sz w:val="18"/>
                  <w:szCs w:val="18"/>
                  <w:rPrChange w:id="5951" w:author="Xuning Wei12232" w:date="2026-10-24T11:11:00Z">
                    <w:rPr>
                      <w:rFonts w:ascii="Times New Roman" w:eastAsia="仿宋_GB2312" w:hAnsi="Times New Roman" w:cs="Times New Roman"/>
                      <w:color w:val="FF0000"/>
                      <w:sz w:val="18"/>
                      <w:szCs w:val="18"/>
                      <w:highlight w:val="green"/>
                    </w:rPr>
                  </w:rPrChange>
                </w:rPr>
                <w:t>jacket temperature</w:t>
              </w:r>
            </w:ins>
            <w:ins w:id="5952" w:author="Xuning Wei12232" w:date="2026-10-20T08:49:00Z">
              <w:r>
                <w:rPr>
                  <w:rFonts w:ascii="Times New Roman" w:eastAsia="等线" w:hAnsi="Times New Roman" w:cs="Times New Roman"/>
                  <w:bCs w:val="0"/>
                  <w:sz w:val="18"/>
                  <w:szCs w:val="18"/>
                </w:rPr>
                <w:t xml:space="preserve"> to</w:t>
              </w:r>
            </w:ins>
            <w:ins w:id="5953" w:author="Xuning Wei12232" w:date="2026-10-20T21:37:00Z">
              <w:r>
                <w:rPr>
                  <w:rFonts w:ascii="Times New Roman" w:eastAsia="等线" w:hAnsi="Times New Roman" w:cs="Times New Roman"/>
                  <w:bCs w:val="0"/>
                  <w:color w:val="FF0000"/>
                  <w:sz w:val="18"/>
                  <w:szCs w:val="18"/>
                </w:rPr>
                <w:t xml:space="preserve"> </w:t>
              </w:r>
            </w:ins>
            <w:ins w:id="5954" w:author="Xuning Wei12232" w:date="2026-10-20T21:17:00Z">
              <w:r>
                <w:rPr>
                  <w:rFonts w:ascii="Times New Roman" w:eastAsia="等线" w:hAnsi="Times New Roman" w:cs="Times New Roman"/>
                  <w:bCs w:val="0"/>
                  <w:sz w:val="18"/>
                  <w:szCs w:val="18"/>
                  <w:lang w:eastAsia="zh-CN"/>
                  <w:rPrChange w:id="5955"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5956" w:author="Xuning Wei12232" w:date="2026-10-24T10:48:00Z">
              <w:r>
                <w:rPr>
                  <w:rFonts w:ascii="Times New Roman" w:eastAsia="等线" w:hAnsi="Times New Roman" w:cs="Times New Roman"/>
                  <w:bCs w:val="0"/>
                  <w:sz w:val="18"/>
                  <w:szCs w:val="18"/>
                  <w:lang w:eastAsia="zh-CN"/>
                </w:rPr>
                <w:t>target: 20.0 °C</w:t>
              </w:r>
            </w:ins>
            <w:ins w:id="5957" w:author="Xuning Wei12232" w:date="2026-10-20T21:17: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color w:val="FF0000"/>
                  <w:sz w:val="18"/>
                  <w:szCs w:val="18"/>
                </w:rPr>
                <w:t xml:space="preserve"> </w:t>
              </w:r>
            </w:ins>
          </w:p>
          <w:p w14:paraId="262018B3" w14:textId="77777777" w:rsidR="007617DE" w:rsidRPr="007617DE" w:rsidRDefault="00AE300B" w:rsidP="007617DE">
            <w:pPr>
              <w:pStyle w:val="aff7"/>
              <w:widowControl w:val="0"/>
              <w:numPr>
                <w:ilvl w:val="0"/>
                <w:numId w:val="83"/>
              </w:numPr>
              <w:spacing w:beforeLines="50" w:before="120" w:afterLines="50" w:after="120"/>
              <w:jc w:val="both"/>
              <w:rPr>
                <w:ins w:id="5958" w:author="Xuning Wei12232" w:date="2026-10-20T15:41:00Z"/>
                <w:rFonts w:ascii="Times New Roman" w:eastAsia="仿宋_GB2312" w:hAnsi="Times New Roman" w:cs="Times New Roman"/>
                <w:color w:val="000000" w:themeColor="text1"/>
                <w:sz w:val="18"/>
                <w:szCs w:val="18"/>
                <w:lang w:eastAsia="zh-CN"/>
                <w:rPrChange w:id="5959" w:author="Xuning Wei12232" w:date="2026-10-24T11:11:00Z">
                  <w:rPr>
                    <w:ins w:id="5960" w:author="Xuning Wei12232" w:date="2026-10-20T15:41:00Z"/>
                    <w:rFonts w:ascii="Times New Roman" w:eastAsia="等线" w:hAnsi="Times New Roman" w:cs="Times New Roman"/>
                    <w:color w:val="000000" w:themeColor="text1"/>
                    <w:sz w:val="18"/>
                    <w:szCs w:val="18"/>
                    <w:lang w:eastAsia="zh-CN"/>
                  </w:rPr>
                </w:rPrChange>
              </w:rPr>
              <w:pPrChange w:id="5961" w:author="Xuning Wei12232" w:date="2026-10-20T15:41:00Z">
                <w:pPr>
                  <w:widowControl w:val="0"/>
                  <w:spacing w:beforeLines="50" w:before="120" w:afterLines="50" w:after="120"/>
                  <w:contextualSpacing/>
                </w:pPr>
              </w:pPrChange>
            </w:pPr>
            <w:del w:id="5962" w:author="Xuning Wei12232" w:date="2026-10-20T08:49:00Z">
              <w:r>
                <w:rPr>
                  <w:rFonts w:ascii="Times New Roman" w:eastAsia="等线" w:hAnsi="Times New Roman" w:cs="Times New Roman"/>
                  <w:sz w:val="18"/>
                  <w:szCs w:val="18"/>
                </w:rPr>
                <w:delText>2</w:delText>
              </w:r>
            </w:del>
            <w:del w:id="5963" w:author="Xuning Wei12232" w:date="2026-10-20T15:41:00Z">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 xml:space="preserve">Add </w:t>
            </w:r>
            <w:del w:id="5964" w:author="Xuning Wei12232" w:date="2026-10-20T08:18:00Z">
              <w:r>
                <w:rPr>
                  <w:rFonts w:ascii="Times New Roman" w:eastAsia="等线" w:hAnsi="Times New Roman" w:cs="Times New Roman"/>
                  <w:sz w:val="18"/>
                  <w:szCs w:val="18"/>
                </w:rPr>
                <w:delText xml:space="preserve">2.0 eq. </w:delText>
              </w:r>
            </w:del>
            <w:proofErr w:type="spellStart"/>
            <w:r>
              <w:rPr>
                <w:rFonts w:ascii="Times New Roman" w:eastAsia="等线" w:hAnsi="Times New Roman" w:cs="Times New Roman"/>
                <w:sz w:val="18"/>
                <w:szCs w:val="18"/>
                <w:lang w:eastAsia="zh-CN"/>
              </w:rPr>
              <w:t>Fmoc</w:t>
            </w:r>
            <w:proofErr w:type="spellEnd"/>
            <w:r>
              <w:rPr>
                <w:rFonts w:ascii="Times New Roman" w:eastAsia="等线" w:hAnsi="Times New Roman" w:cs="Times New Roman"/>
                <w:sz w:val="18"/>
                <w:szCs w:val="18"/>
                <w:lang w:eastAsia="zh-CN"/>
              </w:rPr>
              <w:t>-L-</w:t>
            </w:r>
            <w:proofErr w:type="spellStart"/>
            <w:proofErr w:type="gramStart"/>
            <w:r>
              <w:rPr>
                <w:rFonts w:ascii="Times New Roman" w:eastAsia="等线" w:hAnsi="Times New Roman" w:cs="Times New Roman"/>
                <w:sz w:val="18"/>
                <w:szCs w:val="18"/>
                <w:lang w:eastAsia="zh-CN"/>
              </w:rPr>
              <w:t>Glu</w:t>
            </w:r>
            <w:proofErr w:type="spellEnd"/>
            <w:r>
              <w:rPr>
                <w:rFonts w:ascii="Times New Roman" w:eastAsia="等线" w:hAnsi="Times New Roman" w:cs="Times New Roman"/>
                <w:sz w:val="18"/>
                <w:szCs w:val="18"/>
                <w:lang w:eastAsia="zh-CN"/>
              </w:rPr>
              <w:t>(</w:t>
            </w:r>
            <w:proofErr w:type="spellStart"/>
            <w:proofErr w:type="gramEnd"/>
            <w:r>
              <w:rPr>
                <w:rFonts w:ascii="Times New Roman" w:eastAsia="等线" w:hAnsi="Times New Roman" w:cs="Times New Roman"/>
                <w:sz w:val="18"/>
                <w:szCs w:val="18"/>
                <w:lang w:eastAsia="zh-CN"/>
              </w:rPr>
              <w:t>OtBu</w:t>
            </w:r>
            <w:proofErr w:type="spellEnd"/>
            <w:r>
              <w:rPr>
                <w:rFonts w:ascii="Times New Roman" w:eastAsia="等线" w:hAnsi="Times New Roman" w:cs="Times New Roman"/>
                <w:sz w:val="18"/>
                <w:szCs w:val="18"/>
                <w:lang w:eastAsia="zh-CN"/>
              </w:rPr>
              <w:t>)-OH·H</w:t>
            </w:r>
            <w:r>
              <w:rPr>
                <w:rFonts w:ascii="Times New Roman" w:eastAsia="等线" w:hAnsi="Times New Roman" w:cs="Times New Roman"/>
                <w:sz w:val="18"/>
                <w:szCs w:val="18"/>
                <w:vertAlign w:val="subscript"/>
                <w:lang w:eastAsia="zh-CN"/>
              </w:rPr>
              <w:t>2</w:t>
            </w:r>
            <w:r>
              <w:rPr>
                <w:rFonts w:ascii="Times New Roman" w:eastAsia="等线" w:hAnsi="Times New Roman" w:cs="Times New Roman"/>
                <w:sz w:val="18"/>
                <w:szCs w:val="18"/>
                <w:lang w:eastAsia="zh-CN"/>
              </w:rPr>
              <w:t>O</w:t>
            </w:r>
            <w:ins w:id="5965" w:author="Xuning Wei12232" w:date="2026-10-20T08:18:00Z">
              <w:r>
                <w:rPr>
                  <w:rFonts w:ascii="Times New Roman" w:eastAsia="等线" w:hAnsi="Times New Roman" w:cs="Times New Roman"/>
                  <w:sz w:val="18"/>
                  <w:szCs w:val="18"/>
                  <w:lang w:eastAsia="zh-CN"/>
                </w:rPr>
                <w:t xml:space="preserve"> (</w:t>
              </w:r>
              <w:r>
                <w:rPr>
                  <w:rFonts w:ascii="Times New Roman" w:eastAsia="等线" w:hAnsi="Times New Roman" w:cs="Times New Roman"/>
                  <w:sz w:val="18"/>
                  <w:szCs w:val="18"/>
                </w:rPr>
                <w:t>2.0</w:t>
              </w:r>
            </w:ins>
            <w:ins w:id="5966" w:author="Xuning Wei12232" w:date="2026-10-22T13:17:00Z">
              <w:r>
                <w:rPr>
                  <w:rFonts w:ascii="Times New Roman" w:eastAsia="等线" w:hAnsi="Times New Roman" w:cs="Times New Roman"/>
                  <w:color w:val="000000" w:themeColor="text1"/>
                  <w:sz w:val="18"/>
                  <w:szCs w:val="18"/>
                  <w:rPrChange w:id="5967" w:author="Xuning Wei12232" w:date="2026-10-24T11:11:00Z">
                    <w:rPr>
                      <w:rFonts w:ascii="Times New Roman" w:eastAsia="等线" w:hAnsi="Times New Roman" w:cs="Times New Roman"/>
                      <w:color w:val="000000" w:themeColor="text1"/>
                      <w:sz w:val="18"/>
                      <w:szCs w:val="18"/>
                      <w:highlight w:val="lightGray"/>
                    </w:rPr>
                  </w:rPrChange>
                </w:rPr>
                <w:t>0</w:t>
              </w:r>
            </w:ins>
            <w:ins w:id="5968" w:author="Xuning Wei12232" w:date="2026-10-20T08:18:00Z">
              <w:r>
                <w:rPr>
                  <w:rFonts w:ascii="Times New Roman" w:eastAsia="等线" w:hAnsi="Times New Roman" w:cs="Times New Roman"/>
                  <w:sz w:val="18"/>
                  <w:szCs w:val="18"/>
                </w:rPr>
                <w:t xml:space="preserve"> eq.</w:t>
              </w:r>
              <w:r>
                <w:rPr>
                  <w:rFonts w:ascii="Times New Roman" w:eastAsia="等线" w:hAnsi="Times New Roman" w:cs="Times New Roman"/>
                  <w:sz w:val="18"/>
                  <w:szCs w:val="18"/>
                  <w:lang w:eastAsia="zh-CN"/>
                </w:rPr>
                <w:t>)</w:t>
              </w:r>
            </w:ins>
            <w:r>
              <w:rPr>
                <w:rFonts w:ascii="Times New Roman" w:eastAsia="等线" w:hAnsi="Times New Roman" w:cs="Times New Roman"/>
                <w:sz w:val="18"/>
                <w:szCs w:val="18"/>
              </w:rPr>
              <w:t xml:space="preserve">. </w:t>
            </w:r>
            <w:del w:id="5969" w:author="Xuning Wei12232" w:date="2026-10-18T22:31:00Z">
              <w:r>
                <w:rPr>
                  <w:rFonts w:ascii="Times New Roman" w:eastAsia="等线" w:hAnsi="Times New Roman" w:cs="Times New Roman"/>
                  <w:color w:val="0000FF"/>
                  <w:sz w:val="18"/>
                  <w:szCs w:val="18"/>
                </w:rPr>
                <w:delText>Stir at least 15minutes.</w:delText>
              </w:r>
            </w:del>
            <w:ins w:id="5970" w:author="Xuning Wei12232" w:date="2026-10-20T22:21:00Z">
              <w:r>
                <w:rPr>
                  <w:rFonts w:ascii="Times New Roman" w:eastAsia="等线" w:hAnsi="Times New Roman" w:cs="Times New Roman"/>
                  <w:sz w:val="18"/>
                  <w:szCs w:val="18"/>
                </w:rPr>
                <w:t>Stir at least 15minutes at 20.0 ± 5.0 °C (</w:t>
              </w:r>
            </w:ins>
            <w:ins w:id="5971" w:author="Xuning Wei12232" w:date="2026-10-24T10:48:00Z">
              <w:r>
                <w:rPr>
                  <w:rFonts w:ascii="Times New Roman" w:eastAsia="等线" w:hAnsi="Times New Roman" w:cs="Times New Roman"/>
                  <w:sz w:val="18"/>
                  <w:szCs w:val="18"/>
                </w:rPr>
                <w:t>target: 20.0 °C</w:t>
              </w:r>
            </w:ins>
            <w:ins w:id="5972" w:author="Xuning Wei12232" w:date="2026-10-20T22:21:00Z">
              <w:r>
                <w:rPr>
                  <w:rFonts w:ascii="Times New Roman" w:eastAsia="等线" w:hAnsi="Times New Roman" w:cs="Times New Roman"/>
                  <w:sz w:val="18"/>
                  <w:szCs w:val="18"/>
                </w:rPr>
                <w:t>)</w:t>
              </w:r>
              <w:proofErr w:type="gramStart"/>
              <w:r>
                <w:rPr>
                  <w:rFonts w:ascii="Times New Roman" w:eastAsia="等线" w:hAnsi="Times New Roman" w:cs="Times New Roman"/>
                  <w:sz w:val="18"/>
                  <w:szCs w:val="18"/>
                </w:rPr>
                <w:t>.</w:t>
              </w:r>
            </w:ins>
            <w:ins w:id="5973" w:author="Xuning Wei12232" w:date="2026-10-18T22:31:00Z">
              <w:r>
                <w:rPr>
                  <w:rFonts w:ascii="Times New Roman" w:eastAsia="等线" w:hAnsi="Times New Roman" w:cs="Times New Roman"/>
                  <w:color w:val="FF0000"/>
                  <w:sz w:val="18"/>
                  <w:szCs w:val="18"/>
                </w:rPr>
                <w:t>,</w:t>
              </w:r>
              <w:proofErr w:type="gramEnd"/>
              <w:r>
                <w:rPr>
                  <w:rFonts w:ascii="Times New Roman" w:eastAsia="等线" w:hAnsi="Times New Roman" w:cs="Times New Roman"/>
                  <w:color w:val="FF0000"/>
                  <w:sz w:val="18"/>
                  <w:szCs w:val="18"/>
                </w:rPr>
                <w:t xml:space="preserve"> Confirm no visible solids and later use.</w:t>
              </w:r>
            </w:ins>
            <w:del w:id="5974" w:author="Xuning Wei12232" w:date="2026-10-20T15:41:00Z">
              <w:r>
                <w:rPr>
                  <w:rFonts w:ascii="Times New Roman" w:eastAsia="等线" w:hAnsi="Times New Roman" w:cs="Times New Roman"/>
                  <w:sz w:val="18"/>
                  <w:szCs w:val="18"/>
                  <w:lang w:eastAsia="zh-CN"/>
                </w:rPr>
                <w:delText xml:space="preserve"> </w:delText>
              </w:r>
              <w:r>
                <w:rPr>
                  <w:rFonts w:ascii="Times New Roman" w:eastAsia="等线" w:hAnsi="Times New Roman" w:cs="Times New Roman"/>
                  <w:sz w:val="18"/>
                  <w:szCs w:val="18"/>
                  <w:lang w:eastAsia="zh-CN"/>
                </w:rPr>
                <w:br/>
              </w:r>
            </w:del>
            <w:del w:id="5975" w:author="Xuning Wei12232" w:date="2026-10-20T08:49:00Z">
              <w:r>
                <w:rPr>
                  <w:rFonts w:ascii="Times New Roman" w:eastAsia="等线" w:hAnsi="Times New Roman" w:cs="Times New Roman"/>
                  <w:sz w:val="18"/>
                  <w:szCs w:val="18"/>
                  <w:lang w:eastAsia="zh-CN"/>
                </w:rPr>
                <w:delText>3. Adjust</w:delText>
              </w:r>
              <w:r>
                <w:rPr>
                  <w:rFonts w:ascii="Times New Roman" w:eastAsia="等线" w:hAnsi="Times New Roman" w:cs="Times New Roman"/>
                  <w:b/>
                  <w:bCs w:val="0"/>
                  <w:sz w:val="18"/>
                  <w:szCs w:val="18"/>
                </w:rPr>
                <w:delText xml:space="preserve"> </w:delText>
              </w:r>
              <w:r>
                <w:rPr>
                  <w:rFonts w:ascii="Times New Roman" w:eastAsia="等线" w:hAnsi="Times New Roman" w:cs="Times New Roman"/>
                  <w:bCs w:val="0"/>
                  <w:sz w:val="18"/>
                  <w:szCs w:val="18"/>
                </w:rPr>
                <w:delText xml:space="preserve">the mixture to </w:delText>
              </w:r>
              <w:r>
                <w:rPr>
                  <w:rFonts w:ascii="Times New Roman" w:eastAsia="等线" w:hAnsi="Times New Roman" w:cs="Times New Roman"/>
                  <w:bCs w:val="0"/>
                  <w:sz w:val="18"/>
                  <w:szCs w:val="18"/>
                  <w:lang w:eastAsia="zh-CN"/>
                </w:rPr>
                <w:delText>20 ± 5 °C (target: 20 °C)</w:delText>
              </w:r>
              <w:r>
                <w:rPr>
                  <w:rFonts w:ascii="Times New Roman" w:eastAsia="等线" w:hAnsi="Times New Roman" w:cs="Times New Roman"/>
                  <w:sz w:val="18"/>
                  <w:szCs w:val="18"/>
                </w:rPr>
                <w:delText xml:space="preserve">. Maintain for next operation at </w:delText>
              </w:r>
              <w:r>
                <w:rPr>
                  <w:rFonts w:ascii="Times New Roman" w:eastAsia="等线" w:hAnsi="Times New Roman" w:cs="Times New Roman"/>
                  <w:sz w:val="18"/>
                  <w:szCs w:val="18"/>
                  <w:lang w:eastAsia="zh-CN"/>
                </w:rPr>
                <w:delText>20 ± 5 °C (target: 20 °C)</w:delText>
              </w:r>
              <w:r>
                <w:rPr>
                  <w:rFonts w:ascii="Times New Roman" w:eastAsia="等线" w:hAnsi="Times New Roman" w:cs="Times New Roman"/>
                  <w:sz w:val="18"/>
                  <w:szCs w:val="18"/>
                </w:rPr>
                <w:delText>.</w:delText>
              </w:r>
              <w:r>
                <w:rPr>
                  <w:rFonts w:ascii="Times New Roman" w:eastAsia="等线" w:hAnsi="Times New Roman" w:cs="Times New Roman"/>
                  <w:sz w:val="18"/>
                  <w:szCs w:val="18"/>
                  <w:lang w:eastAsia="zh-CN"/>
                </w:rPr>
                <w:delText xml:space="preserve"> </w:delText>
              </w:r>
              <w:r>
                <w:rPr>
                  <w:rFonts w:ascii="Times New Roman" w:eastAsia="等线" w:hAnsi="Times New Roman" w:cs="Times New Roman"/>
                  <w:sz w:val="18"/>
                  <w:szCs w:val="18"/>
                  <w:lang w:eastAsia="zh-CN"/>
                </w:rPr>
                <w:br/>
              </w:r>
            </w:del>
            <w:del w:id="5976" w:author="Xuning Wei12232" w:date="2026-10-20T15:41:00Z">
              <w:r>
                <w:rPr>
                  <w:rFonts w:ascii="Times New Roman" w:eastAsia="等线" w:hAnsi="Times New Roman" w:cs="Times New Roman"/>
                  <w:sz w:val="18"/>
                  <w:szCs w:val="18"/>
                  <w:lang w:eastAsia="zh-CN"/>
                </w:rPr>
                <w:delText xml:space="preserve">4. </w:delText>
              </w:r>
            </w:del>
          </w:p>
          <w:p w14:paraId="386060AC" w14:textId="77777777" w:rsidR="007617DE" w:rsidRPr="007617DE" w:rsidRDefault="00AE300B" w:rsidP="007617DE">
            <w:pPr>
              <w:pStyle w:val="aff7"/>
              <w:widowControl w:val="0"/>
              <w:numPr>
                <w:ilvl w:val="0"/>
                <w:numId w:val="83"/>
              </w:numPr>
              <w:spacing w:beforeLines="50" w:before="120" w:afterLines="50" w:after="120"/>
              <w:jc w:val="both"/>
              <w:rPr>
                <w:ins w:id="5977" w:author="Xuning Wei12232" w:date="2026-10-20T15:41:00Z"/>
                <w:rFonts w:ascii="Times New Roman" w:eastAsia="仿宋_GB2312" w:hAnsi="Times New Roman" w:cs="Times New Roman"/>
                <w:color w:val="000000" w:themeColor="text1"/>
                <w:sz w:val="18"/>
                <w:szCs w:val="18"/>
                <w:rPrChange w:id="5978" w:author="Xuning Wei12232" w:date="2026-10-24T11:11:00Z">
                  <w:rPr>
                    <w:ins w:id="5979" w:author="Xuning Wei12232" w:date="2026-10-20T15:41:00Z"/>
                    <w:rFonts w:ascii="Times New Roman" w:eastAsia="等线" w:hAnsi="Times New Roman" w:cs="Times New Roman"/>
                    <w:color w:val="000000" w:themeColor="text1"/>
                    <w:sz w:val="18"/>
                    <w:szCs w:val="18"/>
                  </w:rPr>
                </w:rPrChange>
              </w:rPr>
              <w:pPrChange w:id="5980" w:author="Xuning Wei12232" w:date="2026-10-20T15:41: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proofErr w:type="spellStart"/>
            <w:ins w:id="5981" w:author="Xuning Wei12232" w:date="2026-10-20T21:20:00Z">
              <w:r>
                <w:rPr>
                  <w:rFonts w:ascii="Times New Roman" w:eastAsia="等线" w:hAnsi="Times New Roman" w:cs="Times New Roman"/>
                  <w:bCs w:val="0"/>
                  <w:color w:val="FF0000"/>
                  <w:sz w:val="18"/>
                  <w:szCs w:val="18"/>
                </w:rPr>
                <w:t>OxymaPure</w:t>
              </w:r>
              <w:proofErr w:type="spellEnd"/>
              <w:r>
                <w:rPr>
                  <w:rFonts w:ascii="Times New Roman" w:eastAsia="等线" w:hAnsi="Times New Roman" w:cs="Times New Roman"/>
                  <w:bCs w:val="0"/>
                  <w:color w:val="FF0000"/>
                  <w:sz w:val="18"/>
                  <w:szCs w:val="18"/>
                </w:rPr>
                <w:t xml:space="preserve"> (</w:t>
              </w:r>
              <w:r>
                <w:rPr>
                  <w:rFonts w:ascii="Times New Roman" w:eastAsia="等线" w:hAnsi="Times New Roman" w:cs="Times New Roman"/>
                  <w:color w:val="FF0000"/>
                  <w:sz w:val="18"/>
                  <w:szCs w:val="18"/>
                </w:rPr>
                <w:t>2.0</w:t>
              </w:r>
            </w:ins>
            <w:ins w:id="5982" w:author="Xuning Wei12232" w:date="2026-10-22T10:29:00Z">
              <w:r>
                <w:rPr>
                  <w:rFonts w:ascii="Times New Roman" w:eastAsia="等线" w:hAnsi="Times New Roman" w:cs="Times New Roman"/>
                  <w:color w:val="FF0000"/>
                  <w:sz w:val="18"/>
                  <w:szCs w:val="18"/>
                </w:rPr>
                <w:t>0</w:t>
              </w:r>
            </w:ins>
            <w:ins w:id="5983" w:author="Xuning Wei12232" w:date="2026-10-20T21:20: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5984" w:author="Xuning Wei12232" w:date="2026-10-24T11:11:00Z">
                    <w:rPr>
                      <w:rFonts w:ascii="Times New Roman" w:eastAsia="等线" w:hAnsi="Times New Roman" w:cs="Times New Roman"/>
                      <w:color w:val="000000" w:themeColor="text1"/>
                      <w:sz w:val="18"/>
                      <w:szCs w:val="18"/>
                      <w:highlight w:val="cyan"/>
                    </w:rPr>
                  </w:rPrChange>
                </w:rPr>
                <w:t>DMF (2.0 V, 1.9</w:t>
              </w:r>
            </w:ins>
            <w:ins w:id="5985" w:author="Xuning Wei12232" w:date="2026-10-23T15:02:00Z">
              <w:r>
                <w:rPr>
                  <w:rFonts w:ascii="Times New Roman" w:eastAsia="等线" w:hAnsi="Times New Roman" w:cs="Times New Roman"/>
                  <w:color w:val="000000" w:themeColor="text1"/>
                  <w:sz w:val="18"/>
                  <w:szCs w:val="18"/>
                  <w:rPrChange w:id="5986" w:author="Xuning Wei12232" w:date="2026-10-24T11:11:00Z">
                    <w:rPr>
                      <w:rFonts w:ascii="Times New Roman" w:eastAsia="等线" w:hAnsi="Times New Roman" w:cs="Times New Roman"/>
                      <w:color w:val="000000" w:themeColor="text1"/>
                      <w:sz w:val="18"/>
                      <w:szCs w:val="18"/>
                      <w:highlight w:val="cyan"/>
                    </w:rPr>
                  </w:rPrChange>
                </w:rPr>
                <w:t>0</w:t>
              </w:r>
            </w:ins>
            <w:ins w:id="5987" w:author="Xuning Wei12232" w:date="2026-10-20T21:20:00Z">
              <w:r>
                <w:rPr>
                  <w:rFonts w:ascii="Times New Roman" w:eastAsia="等线" w:hAnsi="Times New Roman" w:cs="Times New Roman"/>
                  <w:color w:val="000000" w:themeColor="text1"/>
                  <w:sz w:val="18"/>
                  <w:szCs w:val="18"/>
                  <w:rPrChange w:id="5988"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5989" w:author="Xuning Wei12232" w:date="2026-10-20T08:13:00Z">
              <w:r>
                <w:rPr>
                  <w:rFonts w:ascii="Times New Roman" w:eastAsia="等线" w:hAnsi="Times New Roman" w:cs="Times New Roman"/>
                  <w:sz w:val="18"/>
                  <w:szCs w:val="18"/>
                </w:rPr>
                <w:delText>2.0 eq. OxymaPure</w:delText>
              </w:r>
            </w:del>
            <w:del w:id="5990" w:author="Xuning Wei12232" w:date="2026-10-20T21:20:00Z">
              <w:r>
                <w:rPr>
                  <w:rFonts w:ascii="Times New Roman" w:eastAsia="等线" w:hAnsi="Times New Roman" w:cs="Times New Roman"/>
                  <w:sz w:val="18"/>
                  <w:szCs w:val="18"/>
                </w:rPr>
                <w:delText xml:space="preserve"> into TJ4S-1213-Sy15-R01 at </w:delText>
              </w:r>
            </w:del>
            <w:del w:id="5991" w:author="Xuning Wei12232" w:date="2026-10-20T14:33:00Z">
              <w:r>
                <w:rPr>
                  <w:rFonts w:ascii="Times New Roman" w:eastAsia="等线" w:hAnsi="Times New Roman" w:cs="Times New Roman"/>
                  <w:sz w:val="18"/>
                  <w:szCs w:val="18"/>
                  <w:lang w:eastAsia="zh-CN"/>
                </w:rPr>
                <w:delText>20 ± 5 °C</w:delText>
              </w:r>
            </w:del>
            <w:del w:id="5992" w:author="Xuning Wei12232" w:date="2026-10-20T21:20: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xml:space="preserve">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5993" w:author="Xuning Wei12232" w:date="2026-10-20T08:13:00Z">
              <w:r>
                <w:rPr>
                  <w:rFonts w:ascii="Times New Roman" w:eastAsia="等线" w:hAnsi="Times New Roman" w:cs="Times New Roman"/>
                  <w:sz w:val="18"/>
                  <w:szCs w:val="18"/>
                </w:rPr>
                <w:delText>2.0 V DMF (1.896 kg/kg)</w:delText>
              </w:r>
            </w:del>
            <w:r>
              <w:rPr>
                <w:rFonts w:ascii="Times New Roman" w:eastAsia="等线" w:hAnsi="Times New Roman" w:cs="Times New Roman"/>
                <w:sz w:val="18"/>
                <w:szCs w:val="18"/>
              </w:rPr>
              <w:t>.</w:t>
            </w:r>
            <w:del w:id="5994" w:author="Xuning Wei12232" w:date="2026-10-20T15:41: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
                <w:br/>
                <w:delText xml:space="preserve">5. </w:delText>
              </w:r>
            </w:del>
          </w:p>
          <w:p w14:paraId="64697190" w14:textId="77777777" w:rsidR="007617DE" w:rsidRPr="007617DE" w:rsidRDefault="00AE300B" w:rsidP="007617DE">
            <w:pPr>
              <w:pStyle w:val="aff7"/>
              <w:widowControl w:val="0"/>
              <w:numPr>
                <w:ilvl w:val="0"/>
                <w:numId w:val="83"/>
              </w:numPr>
              <w:spacing w:beforeLines="50" w:before="120" w:afterLines="50" w:after="120"/>
              <w:jc w:val="both"/>
              <w:rPr>
                <w:ins w:id="5995" w:author="Xuning Wei12232" w:date="2026-10-20T15:42:00Z"/>
                <w:rFonts w:ascii="Times New Roman" w:eastAsia="仿宋_GB2312" w:hAnsi="Times New Roman" w:cs="Times New Roman"/>
                <w:color w:val="000000" w:themeColor="text1"/>
                <w:sz w:val="18"/>
                <w:szCs w:val="18"/>
                <w:rPrChange w:id="5996" w:author="Xuning Wei12232" w:date="2026-10-24T11:11:00Z">
                  <w:rPr>
                    <w:ins w:id="5997" w:author="Xuning Wei12232" w:date="2026-10-20T15:42:00Z"/>
                    <w:rFonts w:ascii="Times New Roman" w:eastAsia="等线" w:hAnsi="Times New Roman" w:cs="Times New Roman"/>
                    <w:color w:val="000000" w:themeColor="text1"/>
                    <w:sz w:val="18"/>
                    <w:szCs w:val="18"/>
                  </w:rPr>
                </w:rPrChange>
              </w:rPr>
              <w:pPrChange w:id="5998" w:author="Xuning Wei12232" w:date="2026-10-20T15:42: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5999" w:author="Xuning Wei12232" w:date="2026-10-20T21:22:00Z">
              <w:r>
                <w:rPr>
                  <w:rFonts w:ascii="Times New Roman" w:eastAsia="等线" w:hAnsi="Times New Roman" w:cs="Times New Roman"/>
                  <w:color w:val="FF0000"/>
                  <w:sz w:val="18"/>
                  <w:szCs w:val="18"/>
                  <w:rPrChange w:id="6000" w:author="Xuning Wei12232" w:date="2026-10-24T11:11:00Z">
                    <w:rPr>
                      <w:rFonts w:ascii="Times New Roman" w:eastAsia="等线" w:hAnsi="Times New Roman" w:cs="Times New Roman"/>
                      <w:color w:val="FF0000"/>
                      <w:sz w:val="18"/>
                      <w:szCs w:val="18"/>
                      <w:highlight w:val="lightGray"/>
                    </w:rPr>
                  </w:rPrChange>
                </w:rPr>
                <w:t>DIC (2.2</w:t>
              </w:r>
            </w:ins>
            <w:ins w:id="6001" w:author="Xuning Wei12232" w:date="2026-10-22T10:29:00Z">
              <w:r>
                <w:rPr>
                  <w:rFonts w:ascii="Times New Roman" w:eastAsia="等线" w:hAnsi="Times New Roman" w:cs="Times New Roman"/>
                  <w:color w:val="FF0000"/>
                  <w:sz w:val="18"/>
                  <w:szCs w:val="18"/>
                  <w:rPrChange w:id="6002" w:author="Xuning Wei12232" w:date="2026-10-24T11:11:00Z">
                    <w:rPr>
                      <w:rFonts w:ascii="Times New Roman" w:eastAsia="等线" w:hAnsi="Times New Roman" w:cs="Times New Roman"/>
                      <w:color w:val="FF0000"/>
                      <w:sz w:val="18"/>
                      <w:szCs w:val="18"/>
                      <w:highlight w:val="lightGray"/>
                    </w:rPr>
                  </w:rPrChange>
                </w:rPr>
                <w:t>0</w:t>
              </w:r>
            </w:ins>
            <w:ins w:id="6003" w:author="Xuning Wei12232" w:date="2026-10-20T21:22:00Z">
              <w:r>
                <w:rPr>
                  <w:rFonts w:ascii="Times New Roman" w:eastAsia="等线" w:hAnsi="Times New Roman" w:cs="Times New Roman"/>
                  <w:color w:val="FF0000"/>
                  <w:sz w:val="18"/>
                  <w:szCs w:val="18"/>
                  <w:rPrChange w:id="6004"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6005" w:author="Xuning Wei12232" w:date="2026-10-24T10:48:00Z">
              <w:r>
                <w:rPr>
                  <w:rFonts w:ascii="Times New Roman" w:eastAsia="等线" w:hAnsi="Times New Roman" w:cs="Times New Roman"/>
                  <w:sz w:val="18"/>
                  <w:szCs w:val="18"/>
                  <w:lang w:eastAsia="zh-CN"/>
                </w:rPr>
                <w:t>target: 20.0 °C</w:t>
              </w:r>
            </w:ins>
            <w:ins w:id="6006" w:author="Xuning Wei12232" w:date="2026-10-20T21:22:00Z">
              <w:r>
                <w:rPr>
                  <w:rFonts w:ascii="Times New Roman" w:eastAsia="等线" w:hAnsi="Times New Roman" w:cs="Times New Roman"/>
                  <w:sz w:val="18"/>
                  <w:szCs w:val="18"/>
                </w:rPr>
                <w:t xml:space="preserve">, activate </w:t>
              </w:r>
              <w:r>
                <w:rPr>
                  <w:rFonts w:ascii="Times New Roman" w:eastAsia="等线" w:hAnsi="Times New Roman" w:cs="Times New Roman"/>
                  <w:sz w:val="18"/>
                  <w:szCs w:val="18"/>
                </w:rPr>
                <w:lastRenderedPageBreak/>
                <w:t xml:space="preserve">for </w:t>
              </w:r>
              <w:r>
                <w:rPr>
                  <w:rFonts w:ascii="Times New Roman" w:eastAsia="等线" w:hAnsi="Times New Roman" w:cs="Times New Roman"/>
                  <w:color w:val="000000" w:themeColor="text1"/>
                  <w:sz w:val="18"/>
                  <w:szCs w:val="18"/>
                  <w:rPrChange w:id="6007"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6008" w:author="Xuning Wei12232" w:date="2026-10-24T10:48:00Z">
              <w:r>
                <w:rPr>
                  <w:rFonts w:ascii="Times New Roman" w:eastAsia="等线" w:hAnsi="Times New Roman" w:cs="Times New Roman"/>
                  <w:color w:val="FF0000"/>
                  <w:sz w:val="18"/>
                  <w:szCs w:val="18"/>
                  <w:lang w:eastAsia="zh-CN"/>
                </w:rPr>
                <w:t>target: 20.0 °C</w:t>
              </w:r>
            </w:ins>
            <w:ins w:id="6009" w:author="Xuning Wei12232" w:date="2026-10-20T21:22:00Z">
              <w:r>
                <w:rPr>
                  <w:rFonts w:ascii="Times New Roman" w:eastAsia="等线" w:hAnsi="Times New Roman" w:cs="Times New Roman"/>
                  <w:color w:val="FF0000"/>
                  <w:sz w:val="18"/>
                  <w:szCs w:val="18"/>
                  <w:lang w:eastAsia="zh-CN"/>
                </w:rPr>
                <w:t>).</w:t>
              </w:r>
              <w:r>
                <w:rPr>
                  <w:rFonts w:ascii="Times New Roman" w:eastAsia="等线" w:hAnsi="Times New Roman" w:cs="Times New Roman"/>
                  <w:sz w:val="18"/>
                  <w:szCs w:val="18"/>
                </w:rPr>
                <w:t xml:space="preserve"> </w:t>
              </w:r>
            </w:ins>
            <w:del w:id="6010" w:author="Xuning Wei12232" w:date="2026-10-20T08:14:00Z">
              <w:r>
                <w:rPr>
                  <w:rFonts w:ascii="Times New Roman" w:eastAsia="等线" w:hAnsi="Times New Roman" w:cs="Times New Roman"/>
                  <w:sz w:val="18"/>
                  <w:szCs w:val="18"/>
                </w:rPr>
                <w:delText>2.2 eq. DIC</w:delText>
              </w:r>
            </w:del>
            <w:del w:id="6011" w:author="Xuning Wei12232" w:date="2026-10-20T21:22:00Z">
              <w:r>
                <w:rPr>
                  <w:rFonts w:ascii="Times New Roman" w:eastAsia="等线" w:hAnsi="Times New Roman" w:cs="Times New Roman"/>
                  <w:sz w:val="18"/>
                  <w:szCs w:val="18"/>
                </w:rPr>
                <w:delText xml:space="preserve"> into TJ4S-1213-Sy15-R01. Activate for 20±5 min at </w:delText>
              </w:r>
            </w:del>
            <w:del w:id="6012" w:author="Xuning Wei12232" w:date="2026-10-20T14:33:00Z">
              <w:r>
                <w:rPr>
                  <w:rFonts w:ascii="Times New Roman" w:eastAsia="等线" w:hAnsi="Times New Roman" w:cs="Times New Roman"/>
                  <w:sz w:val="18"/>
                  <w:szCs w:val="18"/>
                  <w:lang w:eastAsia="zh-CN"/>
                </w:rPr>
                <w:delText>20 ± 5 °C</w:delText>
              </w:r>
            </w:del>
            <w:del w:id="6013" w:author="Xuning Wei12232" w:date="2026-10-20T21:22: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w:delText>
              </w:r>
            </w:del>
            <w:r>
              <w:rPr>
                <w:rFonts w:ascii="Times New Roman" w:eastAsia="等线" w:hAnsi="Times New Roman" w:cs="Times New Roman"/>
                <w:sz w:val="18"/>
                <w:szCs w:val="18"/>
              </w:rPr>
              <w:t xml:space="preserve"> </w:t>
            </w:r>
            <w:del w:id="6014" w:author="Xuning Wei12232" w:date="2026-10-20T15:42:00Z">
              <w:r>
                <w:rPr>
                  <w:rFonts w:ascii="Times New Roman" w:eastAsia="等线" w:hAnsi="Times New Roman" w:cs="Times New Roman"/>
                  <w:sz w:val="18"/>
                  <w:szCs w:val="18"/>
                </w:rPr>
                <w:br/>
                <w:delText xml:space="preserve">6. </w:delText>
              </w:r>
            </w:del>
          </w:p>
          <w:p w14:paraId="3C367B4D" w14:textId="77777777" w:rsidR="007617DE" w:rsidRPr="007617DE" w:rsidRDefault="00AE300B" w:rsidP="007617DE">
            <w:pPr>
              <w:pStyle w:val="aff7"/>
              <w:widowControl w:val="0"/>
              <w:numPr>
                <w:ilvl w:val="0"/>
                <w:numId w:val="83"/>
              </w:numPr>
              <w:spacing w:beforeLines="50" w:before="120" w:afterLines="50" w:after="120"/>
              <w:jc w:val="both"/>
              <w:rPr>
                <w:ins w:id="6015" w:author="Xuning Wei12232" w:date="2026-10-20T15:42:00Z"/>
                <w:rFonts w:ascii="Times New Roman" w:eastAsia="仿宋_GB2312" w:hAnsi="Times New Roman" w:cs="Times New Roman"/>
                <w:color w:val="000000" w:themeColor="text1"/>
                <w:sz w:val="18"/>
                <w:szCs w:val="18"/>
                <w:rPrChange w:id="6016" w:author="Xuning Wei12232" w:date="2026-10-24T11:11:00Z">
                  <w:rPr>
                    <w:ins w:id="6017" w:author="Xuning Wei12232" w:date="2026-10-20T15:42:00Z"/>
                    <w:rFonts w:ascii="Times New Roman" w:eastAsia="等线" w:hAnsi="Times New Roman" w:cs="Times New Roman"/>
                    <w:color w:val="000000" w:themeColor="text1"/>
                    <w:sz w:val="18"/>
                    <w:szCs w:val="18"/>
                  </w:rPr>
                </w:rPrChange>
              </w:rPr>
              <w:pPrChange w:id="6018" w:author="Xuning Wei12232" w:date="2026-10-20T15:42: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6019" w:author="Xuning Wei12232" w:date="2026-10-20T08:47:00Z">
              <w:r>
                <w:rPr>
                  <w:rFonts w:ascii="Times New Roman" w:eastAsia="等线" w:hAnsi="Times New Roman" w:cs="Times New Roman"/>
                  <w:bCs w:val="0"/>
                  <w:sz w:val="18"/>
                  <w:szCs w:val="18"/>
                </w:rPr>
                <w:delText xml:space="preserve"> </w:delText>
              </w:r>
              <w:r>
                <w:rPr>
                  <w:rFonts w:ascii="Times New Roman" w:eastAsia="等线" w:hAnsi="Times New Roman" w:cs="Times New Roman"/>
                  <w:bCs w:val="0"/>
                  <w:sz w:val="18"/>
                  <w:szCs w:val="18"/>
                  <w:lang w:eastAsia="zh-CN"/>
                </w:rPr>
                <w:delText xml:space="preserve">1.0 V DMF (0.948 kg/kg) </w:delText>
              </w:r>
            </w:del>
            <w:ins w:id="6020" w:author="Xuning Wei12232" w:date="2026-10-20T08:47:00Z">
              <w:r>
                <w:rPr>
                  <w:rFonts w:ascii="Times New Roman" w:eastAsia="等线" w:hAnsi="Times New Roman" w:cs="Times New Roman"/>
                  <w:bCs w:val="0"/>
                  <w:sz w:val="18"/>
                  <w:szCs w:val="18"/>
                </w:rPr>
                <w:t xml:space="preserve"> </w:t>
              </w:r>
            </w:ins>
            <w:ins w:id="6021" w:author="Xuning Wei12232" w:date="2026-10-20T21:25:00Z">
              <w:r>
                <w:rPr>
                  <w:rFonts w:ascii="Times New Roman" w:eastAsia="等线" w:hAnsi="Times New Roman" w:cs="Times New Roman"/>
                  <w:color w:val="FF0000"/>
                  <w:sz w:val="18"/>
                  <w:szCs w:val="18"/>
                  <w:rPrChange w:id="6022"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6023"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6024" w:author="Xuning Wei12232" w:date="2026-10-24T11:11:00Z">
                    <w:rPr>
                      <w:rFonts w:ascii="Times New Roman" w:eastAsia="等线" w:hAnsi="Times New Roman" w:cs="Times New Roman"/>
                      <w:color w:val="FF0000"/>
                      <w:sz w:val="18"/>
                      <w:szCs w:val="18"/>
                      <w:highlight w:val="cyan"/>
                    </w:rPr>
                  </w:rPrChange>
                </w:rPr>
                <w:t>0.95 kg/kg)</w:t>
              </w:r>
            </w:ins>
            <w:ins w:id="6025" w:author="Xuning Wei12232" w:date="2026-10-20T08:47:00Z">
              <w:r>
                <w:rPr>
                  <w:rFonts w:ascii="Times New Roman" w:eastAsia="等线" w:hAnsi="Times New Roman" w:cs="Times New Roman"/>
                  <w:bCs w:val="0"/>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 </w:t>
            </w:r>
            <w:del w:id="6026" w:author="Xuning Wei12232" w:date="2026-10-20T15:42:00Z">
              <w:r>
                <w:rPr>
                  <w:rFonts w:ascii="Times New Roman" w:eastAsia="等线" w:hAnsi="Times New Roman" w:cs="Times New Roman"/>
                  <w:sz w:val="18"/>
                  <w:szCs w:val="18"/>
                </w:rPr>
                <w:br/>
                <w:delText xml:space="preserve">7. </w:delText>
              </w:r>
            </w:del>
          </w:p>
          <w:p w14:paraId="11251896" w14:textId="77777777" w:rsidR="007617DE" w:rsidRDefault="00AE300B" w:rsidP="007617DE">
            <w:pPr>
              <w:pStyle w:val="aff7"/>
              <w:widowControl w:val="0"/>
              <w:numPr>
                <w:ilvl w:val="0"/>
                <w:numId w:val="83"/>
              </w:numPr>
              <w:spacing w:beforeLines="50" w:before="120" w:afterLines="50" w:after="120"/>
              <w:jc w:val="both"/>
              <w:rPr>
                <w:rFonts w:ascii="Times New Roman" w:eastAsia="仿宋_GB2312" w:hAnsi="Times New Roman" w:cs="Times New Roman"/>
                <w:sz w:val="18"/>
                <w:szCs w:val="18"/>
              </w:rPr>
              <w:pPrChange w:id="6027" w:author="Xuning Wei12232" w:date="2026-10-20T15:42: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25C3B05D" w14:textId="77777777">
        <w:trPr>
          <w:trHeight w:val="20"/>
        </w:trPr>
        <w:tc>
          <w:tcPr>
            <w:tcW w:w="310" w:type="pct"/>
            <w:tcMar>
              <w:top w:w="57" w:type="dxa"/>
              <w:left w:w="85" w:type="dxa"/>
              <w:bottom w:w="57" w:type="dxa"/>
              <w:right w:w="85" w:type="dxa"/>
            </w:tcMar>
            <w:vAlign w:val="center"/>
          </w:tcPr>
          <w:p w14:paraId="6F31BBC4"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1FD394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4A8B21FF" w14:textId="77777777" w:rsidR="007617DE" w:rsidRDefault="00AE300B" w:rsidP="007617DE">
            <w:pPr>
              <w:pStyle w:val="aff7"/>
              <w:widowControl w:val="0"/>
              <w:numPr>
                <w:ilvl w:val="0"/>
                <w:numId w:val="84"/>
              </w:numPr>
              <w:spacing w:beforeLines="50" w:before="120" w:afterLines="50" w:after="120"/>
              <w:jc w:val="both"/>
              <w:rPr>
                <w:ins w:id="6028" w:author="Xuning Wei12232" w:date="2026-10-20T15:42:00Z"/>
                <w:rFonts w:ascii="Times New Roman" w:eastAsia="等线" w:hAnsi="Times New Roman" w:cs="Times New Roman"/>
                <w:sz w:val="18"/>
                <w:szCs w:val="18"/>
              </w:rPr>
              <w:pPrChange w:id="6029" w:author="Xuning Wei12232" w:date="2026-10-20T15:42:00Z">
                <w:pPr>
                  <w:widowControl w:val="0"/>
                  <w:spacing w:beforeLines="50" w:before="120" w:afterLines="50" w:after="120"/>
                  <w:contextualSpacing/>
                </w:pPr>
              </w:pPrChange>
            </w:pPr>
            <w:ins w:id="6030" w:author="Xuning Wei12232" w:date="2026-10-20T21:35: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6031" w:author="Xuning Wei12232" w:date="2026-10-20T21:36:00Z">
              <w:r>
                <w:rPr>
                  <w:rFonts w:ascii="Times New Roman" w:eastAsia="等线" w:hAnsi="Times New Roman" w:cs="Times New Roman"/>
                  <w:bCs w:val="0"/>
                  <w:color w:val="FF0000"/>
                  <w:sz w:val="18"/>
                  <w:szCs w:val="18"/>
                </w:rPr>
                <w:t>25.0 °C</w:t>
              </w:r>
            </w:ins>
            <w:ins w:id="6032" w:author="Xuning Wei12232" w:date="2026-10-20T21:35: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6033" w:author="Xuning Wei12232" w:date="2026-10-20T21:36:00Z">
              <w:r>
                <w:rPr>
                  <w:rFonts w:ascii="Times New Roman" w:eastAsia="等线" w:hAnsi="Times New Roman" w:cs="Times New Roman"/>
                  <w:bCs w:val="0"/>
                  <w:color w:val="FF0000"/>
                  <w:sz w:val="18"/>
                  <w:szCs w:val="18"/>
                </w:rPr>
                <w:t>25.0 °C</w:t>
              </w:r>
            </w:ins>
            <w:ins w:id="6034" w:author="Xuning Wei12232" w:date="2026-10-20T21:35:00Z">
              <w:r>
                <w:rPr>
                  <w:rFonts w:ascii="Times New Roman" w:eastAsia="等线" w:hAnsi="Times New Roman" w:cs="Times New Roman"/>
                  <w:bCs w:val="0"/>
                  <w:color w:val="FF0000"/>
                  <w:sz w:val="18"/>
                  <w:szCs w:val="18"/>
                </w:rPr>
                <w:t>)</w:t>
              </w:r>
            </w:ins>
            <w:del w:id="6035" w:author="Xuning Wei12232" w:date="2026-10-20T15:42:00Z">
              <w:r>
                <w:rPr>
                  <w:rFonts w:ascii="Times New Roman" w:eastAsia="等线" w:hAnsi="Times New Roman" w:cs="Times New Roman"/>
                  <w:sz w:val="18"/>
                  <w:szCs w:val="18"/>
                </w:rPr>
                <w:delText xml:space="preserve">1. </w:delText>
              </w:r>
            </w:del>
            <w:del w:id="6036" w:author="Xuning Wei12232" w:date="2026-10-20T21:35:00Z">
              <w:r>
                <w:rPr>
                  <w:rFonts w:ascii="Times New Roman" w:eastAsia="等线" w:hAnsi="Times New Roman" w:cs="Times New Roman"/>
                  <w:sz w:val="18"/>
                  <w:szCs w:val="18"/>
                  <w:rPrChange w:id="6037" w:author="Xuning Wei12232" w:date="2026-10-24T11:11:00Z">
                    <w:rPr/>
                  </w:rPrChange>
                </w:rPr>
                <w:delText xml:space="preserve">Heat the mixture to </w:delText>
              </w:r>
            </w:del>
            <w:del w:id="6038" w:author="Xuning Wei12232" w:date="2026-10-20T14:33:00Z">
              <w:r>
                <w:rPr>
                  <w:rFonts w:ascii="Times New Roman" w:eastAsia="等线" w:hAnsi="Times New Roman" w:cs="Times New Roman"/>
                  <w:sz w:val="18"/>
                  <w:szCs w:val="18"/>
                  <w:rPrChange w:id="6039" w:author="Xuning Wei12232" w:date="2026-10-24T11:11:00Z">
                    <w:rPr/>
                  </w:rPrChange>
                </w:rPr>
                <w:delText>25 ± 5 °C</w:delText>
              </w:r>
            </w:del>
            <w:del w:id="6040" w:author="Xuning Wei12232" w:date="2026-10-20T21:35:00Z">
              <w:r>
                <w:rPr>
                  <w:rFonts w:ascii="Times New Roman" w:eastAsia="等线" w:hAnsi="Times New Roman" w:cs="Times New Roman"/>
                  <w:sz w:val="18"/>
                  <w:szCs w:val="18"/>
                  <w:rPrChange w:id="6041" w:author="Xuning Wei12232" w:date="2026-10-24T11:11:00Z">
                    <w:rPr/>
                  </w:rPrChange>
                </w:rPr>
                <w:delText xml:space="preserve">. Start timing when temperature reaches 20 °C. The mixture is allowed to react at </w:delText>
              </w:r>
            </w:del>
            <w:del w:id="6042" w:author="Xuning Wei12232" w:date="2026-10-20T14:33:00Z">
              <w:r>
                <w:rPr>
                  <w:rFonts w:ascii="Times New Roman" w:eastAsia="等线" w:hAnsi="Times New Roman" w:cs="Times New Roman"/>
                  <w:sz w:val="18"/>
                  <w:szCs w:val="18"/>
                  <w:rPrChange w:id="6043" w:author="Xuning Wei12232" w:date="2026-10-24T11:11:00Z">
                    <w:rPr/>
                  </w:rPrChange>
                </w:rPr>
                <w:delText>25 ± 5 °C</w:delText>
              </w:r>
            </w:del>
            <w:del w:id="6044" w:author="Xuning Wei12232" w:date="2026-10-20T21:35:00Z">
              <w:r>
                <w:rPr>
                  <w:rFonts w:ascii="Times New Roman" w:eastAsia="等线" w:hAnsi="Times New Roman" w:cs="Times New Roman"/>
                  <w:sz w:val="18"/>
                  <w:szCs w:val="18"/>
                  <w:rPrChange w:id="6045" w:author="Xuning Wei12232" w:date="2026-10-24T11:11:00Z">
                    <w:rPr/>
                  </w:rPrChange>
                </w:rPr>
                <w:delText xml:space="preserve"> (target: 25 °C)</w:delText>
              </w:r>
            </w:del>
            <w:r>
              <w:rPr>
                <w:rFonts w:ascii="Times New Roman" w:eastAsia="等线" w:hAnsi="Times New Roman" w:cs="Times New Roman"/>
                <w:sz w:val="18"/>
                <w:szCs w:val="18"/>
                <w:rPrChange w:id="6046" w:author="Xuning Wei12232" w:date="2026-10-24T11:11:00Z">
                  <w:rPr/>
                </w:rPrChange>
              </w:rPr>
              <w:t xml:space="preserve">. </w:t>
            </w:r>
            <w:del w:id="6047" w:author="Xuning Wei12232" w:date="2026-10-20T15:42:00Z">
              <w:r>
                <w:br/>
              </w:r>
              <w:r>
                <w:rPr>
                  <w:rFonts w:ascii="Times New Roman" w:eastAsia="等线" w:hAnsi="Times New Roman" w:cs="Times New Roman"/>
                  <w:sz w:val="18"/>
                  <w:szCs w:val="18"/>
                  <w:rPrChange w:id="6048" w:author="Xuning Wei12232" w:date="2026-10-24T11:11:00Z">
                    <w:rPr/>
                  </w:rPrChange>
                </w:rPr>
                <w:delText xml:space="preserve">2. </w:delText>
              </w:r>
            </w:del>
          </w:p>
          <w:p w14:paraId="56A41F3C" w14:textId="77777777" w:rsidR="007617DE" w:rsidRDefault="00AE300B" w:rsidP="007617DE">
            <w:pPr>
              <w:pStyle w:val="aff7"/>
              <w:widowControl w:val="0"/>
              <w:numPr>
                <w:ilvl w:val="0"/>
                <w:numId w:val="84"/>
              </w:numPr>
              <w:spacing w:beforeLines="50" w:before="120" w:afterLines="50" w:after="120"/>
              <w:jc w:val="both"/>
              <w:rPr>
                <w:ins w:id="6049" w:author="Xuning Wei12232" w:date="2026-10-20T15:42:00Z"/>
                <w:rFonts w:ascii="Times New Roman" w:eastAsia="等线" w:hAnsi="Times New Roman" w:cs="Times New Roman"/>
                <w:sz w:val="18"/>
                <w:szCs w:val="18"/>
              </w:rPr>
              <w:pPrChange w:id="6050" w:author="Xuning Wei12232" w:date="2026-10-20T15:42:00Z">
                <w:pPr>
                  <w:widowControl w:val="0"/>
                  <w:spacing w:beforeLines="50" w:before="120" w:afterLines="50" w:after="120"/>
                  <w:contextualSpacing/>
                </w:pPr>
              </w:pPrChange>
            </w:pPr>
            <w:r>
              <w:rPr>
                <w:rFonts w:ascii="Times New Roman" w:eastAsia="等线" w:hAnsi="Times New Roman" w:cs="Times New Roman"/>
                <w:sz w:val="18"/>
                <w:szCs w:val="18"/>
                <w:rPrChange w:id="6051" w:author="Xuning Wei12232" w:date="2026-10-24T11:11:00Z">
                  <w:rPr/>
                </w:rPrChange>
              </w:rPr>
              <w:t>After 6 h ± 15 min (target</w:t>
            </w:r>
            <w:r>
              <w:rPr>
                <w:rFonts w:ascii="Times New Roman" w:eastAsia="等线" w:hAnsi="Times New Roman" w:cs="Times New Roman"/>
                <w:sz w:val="18"/>
                <w:szCs w:val="18"/>
                <w:lang w:eastAsia="zh-CN"/>
                <w:rPrChange w:id="6052" w:author="Xuning Wei12232" w:date="2026-10-24T11:11:00Z">
                  <w:rPr>
                    <w:lang w:eastAsia="zh-CN"/>
                  </w:rPr>
                </w:rPrChange>
              </w:rPr>
              <w:t xml:space="preserve">: </w:t>
            </w:r>
            <w:r>
              <w:rPr>
                <w:rFonts w:ascii="Times New Roman" w:eastAsia="等线" w:hAnsi="Times New Roman" w:cs="Times New Roman"/>
                <w:sz w:val="18"/>
                <w:szCs w:val="18"/>
                <w:rPrChange w:id="6053" w:author="Xuning Wei12232" w:date="2026-10-24T11:11:00Z">
                  <w:rPr/>
                </w:rPrChange>
              </w:rPr>
              <w:t xml:space="preserve">6 h), sample the mixture every 0.5 ~ 1 h for </w:t>
            </w:r>
            <w:r>
              <w:rPr>
                <w:rFonts w:ascii="Times New Roman" w:eastAsia="仿宋_GB2312" w:hAnsi="Times New Roman" w:cs="Times New Roman"/>
                <w:sz w:val="18"/>
                <w:szCs w:val="18"/>
                <w:rPrChange w:id="6054" w:author="Xuning Wei12232" w:date="2026-10-24T11:11:00Z">
                  <w:rPr>
                    <w:rFonts w:eastAsia="仿宋_GB2312"/>
                  </w:rPr>
                </w:rPrChange>
              </w:rPr>
              <w:t>bromophenol blue analysis</w:t>
            </w:r>
            <w:r>
              <w:rPr>
                <w:rFonts w:ascii="Times New Roman" w:eastAsia="等线" w:hAnsi="Times New Roman" w:cs="Times New Roman"/>
                <w:sz w:val="18"/>
                <w:szCs w:val="18"/>
                <w:rPrChange w:id="6055" w:author="Xuning Wei12232" w:date="2026-10-24T11:11:00Z">
                  <w:rPr/>
                </w:rPrChange>
              </w:rPr>
              <w:t xml:space="preserve"> until two consecutive samples test as negative (Yellow to Orange Report Negative= Complete coupling</w:t>
            </w:r>
            <w:r>
              <w:rPr>
                <w:rFonts w:ascii="Times New Roman" w:eastAsia="等线" w:hAnsi="Times New Roman" w:cs="Times New Roman"/>
                <w:sz w:val="18"/>
                <w:szCs w:val="18"/>
                <w:lang w:eastAsia="zh-CN"/>
                <w:rPrChange w:id="6056" w:author="Xuning Wei12232" w:date="2026-10-24T11:11:00Z">
                  <w:rPr>
                    <w:lang w:eastAsia="zh-CN"/>
                  </w:rPr>
                </w:rPrChange>
              </w:rPr>
              <w:t xml:space="preserve">; </w:t>
            </w:r>
            <w:r>
              <w:rPr>
                <w:rFonts w:ascii="Times New Roman" w:eastAsia="等线" w:hAnsi="Times New Roman" w:cs="Times New Roman"/>
                <w:sz w:val="18"/>
                <w:szCs w:val="18"/>
                <w:rPrChange w:id="6057" w:author="Xuning Wei12232" w:date="2026-10-24T11:11:00Z">
                  <w:rPr/>
                </w:rPrChange>
              </w:rPr>
              <w:t>Blue to Black Positive= Incomplete coupling). And the mixture should be stirred for coupling time (8</w:t>
            </w:r>
            <w:ins w:id="6058" w:author="Xuning Wei12232" w:date="2026-10-20T21:28:00Z">
              <w:r>
                <w:rPr>
                  <w:rFonts w:ascii="Times New Roman" w:eastAsia="等线" w:hAnsi="Times New Roman" w:cs="Times New Roman"/>
                  <w:sz w:val="18"/>
                  <w:szCs w:val="18"/>
                </w:rPr>
                <w:t>.5</w:t>
              </w:r>
            </w:ins>
            <w:r>
              <w:rPr>
                <w:rFonts w:ascii="Times New Roman" w:eastAsia="等线" w:hAnsi="Times New Roman" w:cs="Times New Roman"/>
                <w:sz w:val="18"/>
                <w:szCs w:val="18"/>
                <w:rPrChange w:id="6059" w:author="Xuning Wei12232" w:date="2026-10-24T11:11:00Z">
                  <w:rPr/>
                </w:rPrChange>
              </w:rPr>
              <w:t xml:space="preserve"> h </w:t>
            </w:r>
            <w:ins w:id="6060" w:author="Xuning Wei12232" w:date="2026-10-22T08:07: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6061" w:author="Xuning Wei12232" w:date="2026-10-20T13:10:00Z">
              <w:r>
                <w:rPr>
                  <w:rFonts w:ascii="Times New Roman" w:eastAsia="等线" w:hAnsi="Times New Roman" w:cs="Times New Roman" w:hint="eastAsia"/>
                  <w:sz w:val="18"/>
                  <w:szCs w:val="18"/>
                  <w:rPrChange w:id="6062" w:author="Xuning Wei12232" w:date="2026-10-24T11:11:00Z">
                    <w:rPr>
                      <w:rFonts w:hint="eastAsia"/>
                    </w:rPr>
                  </w:rPrChange>
                </w:rPr>
                <w:delText>≤</w:delText>
              </w:r>
              <w:r>
                <w:rPr>
                  <w:rFonts w:ascii="Times New Roman" w:eastAsia="等线" w:hAnsi="Times New Roman" w:cs="Times New Roman"/>
                  <w:sz w:val="18"/>
                  <w:szCs w:val="18"/>
                  <w:rPrChange w:id="6063" w:author="Xuning Wei12232" w:date="2026-10-24T11:11:00Z">
                    <w:rPr/>
                  </w:rPrChange>
                </w:rPr>
                <w:delText xml:space="preserve"> </w:delText>
              </w:r>
            </w:del>
            <w:r>
              <w:rPr>
                <w:rFonts w:ascii="Times New Roman" w:eastAsia="等线" w:hAnsi="Times New Roman" w:cs="Times New Roman"/>
                <w:sz w:val="18"/>
                <w:szCs w:val="18"/>
                <w:rPrChange w:id="6064" w:author="Xuning Wei12232" w:date="2026-10-24T11:11:00Z">
                  <w:rPr/>
                </w:rPrChange>
              </w:rPr>
              <w:t xml:space="preserve">Coupling time </w:t>
            </w:r>
            <w:ins w:id="6065" w:author="Xuning Wei12232" w:date="2026-10-22T08:07: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6066" w:author="Xuning Wei12232" w:date="2026-10-20T13:10:00Z">
              <w:r>
                <w:rPr>
                  <w:rFonts w:ascii="Times New Roman" w:eastAsia="等线" w:hAnsi="Times New Roman" w:cs="Times New Roman" w:hint="eastAsia"/>
                  <w:sz w:val="18"/>
                  <w:szCs w:val="18"/>
                  <w:rPrChange w:id="6067" w:author="Xuning Wei12232" w:date="2026-10-24T11:11:00Z">
                    <w:rPr>
                      <w:rFonts w:hint="eastAsia"/>
                    </w:rPr>
                  </w:rPrChange>
                </w:rPr>
                <w:delText>≤</w:delText>
              </w:r>
              <w:r>
                <w:rPr>
                  <w:rFonts w:ascii="Times New Roman" w:eastAsia="等线" w:hAnsi="Times New Roman" w:cs="Times New Roman"/>
                  <w:sz w:val="18"/>
                  <w:szCs w:val="18"/>
                  <w:rPrChange w:id="6068" w:author="Xuning Wei12232" w:date="2026-10-24T11:11:00Z">
                    <w:rPr/>
                  </w:rPrChange>
                </w:rPr>
                <w:delText xml:space="preserve"> </w:delText>
              </w:r>
            </w:del>
            <w:r>
              <w:rPr>
                <w:rFonts w:ascii="Times New Roman" w:eastAsia="等线" w:hAnsi="Times New Roman" w:cs="Times New Roman"/>
                <w:sz w:val="18"/>
                <w:szCs w:val="18"/>
                <w:rPrChange w:id="6069" w:author="Xuning Wei12232" w:date="2026-10-24T11:11:00Z">
                  <w:rPr/>
                </w:rPrChange>
              </w:rPr>
              <w:t>1</w:t>
            </w:r>
            <w:ins w:id="6070" w:author="Xuning Wei12232" w:date="2026-10-20T21:28:00Z">
              <w:r>
                <w:rPr>
                  <w:rFonts w:ascii="Times New Roman" w:eastAsia="等线" w:hAnsi="Times New Roman" w:cs="Times New Roman"/>
                  <w:sz w:val="18"/>
                  <w:szCs w:val="18"/>
                </w:rPr>
                <w:t>7.5</w:t>
              </w:r>
            </w:ins>
            <w:del w:id="6071" w:author="Xuning Wei12232" w:date="2026-10-20T21:28:00Z">
              <w:r>
                <w:rPr>
                  <w:rFonts w:ascii="Times New Roman" w:eastAsia="等线" w:hAnsi="Times New Roman" w:cs="Times New Roman"/>
                  <w:sz w:val="18"/>
                  <w:szCs w:val="18"/>
                  <w:rPrChange w:id="6072" w:author="Xuning Wei12232" w:date="2026-10-24T11:11:00Z">
                    <w:rPr/>
                  </w:rPrChange>
                </w:rPr>
                <w:delText>8</w:delText>
              </w:r>
            </w:del>
            <w:r>
              <w:rPr>
                <w:rFonts w:ascii="Times New Roman" w:eastAsia="等线" w:hAnsi="Times New Roman" w:cs="Times New Roman"/>
                <w:sz w:val="18"/>
                <w:szCs w:val="18"/>
                <w:rPrChange w:id="6073" w:author="Xuning Wei12232" w:date="2026-10-24T11:11:00Z">
                  <w:rPr/>
                </w:rPrChange>
              </w:rPr>
              <w:t xml:space="preserve"> h</w:t>
            </w:r>
            <w:commentRangeStart w:id="6074"/>
            <w:commentRangeStart w:id="6075"/>
            <w:commentRangeStart w:id="6076"/>
            <w:commentRangeStart w:id="6077"/>
            <w:r>
              <w:rPr>
                <w:rFonts w:ascii="Times New Roman" w:eastAsia="等线" w:hAnsi="Times New Roman" w:cs="Times New Roman"/>
                <w:sz w:val="18"/>
                <w:szCs w:val="18"/>
                <w:rPrChange w:id="6078" w:author="Xuning Wei12232" w:date="2026-10-24T11:11:00Z">
                  <w:rPr/>
                </w:rPrChange>
              </w:rPr>
              <w:t>).</w:t>
            </w:r>
            <w:commentRangeEnd w:id="6074"/>
            <w:r>
              <w:rPr>
                <w:rStyle w:val="CommentReference"/>
                <w:rFonts w:ascii="Times New Roman" w:eastAsia="等线" w:hAnsi="Times New Roman" w:cs="Times New Roman"/>
                <w:sz w:val="18"/>
                <w:szCs w:val="18"/>
              </w:rPr>
              <w:commentReference w:id="6074"/>
            </w:r>
            <w:commentRangeEnd w:id="6075"/>
            <w:r>
              <w:rPr>
                <w:rStyle w:val="CommentReference"/>
              </w:rPr>
              <w:commentReference w:id="6075"/>
            </w:r>
            <w:commentRangeEnd w:id="6076"/>
            <w:r>
              <w:rPr>
                <w:rStyle w:val="CommentReference"/>
              </w:rPr>
              <w:commentReference w:id="6076"/>
            </w:r>
            <w:commentRangeEnd w:id="6077"/>
            <w:r>
              <w:rPr>
                <w:rStyle w:val="CommentReference"/>
              </w:rPr>
              <w:commentReference w:id="6077"/>
            </w:r>
            <w:r>
              <w:rPr>
                <w:rFonts w:ascii="Times New Roman" w:eastAsia="等线" w:hAnsi="Times New Roman" w:cs="Times New Roman"/>
                <w:sz w:val="18"/>
                <w:szCs w:val="18"/>
                <w:rPrChange w:id="6079" w:author="Xuning Wei12232" w:date="2026-10-24T11:11:00Z">
                  <w:rPr/>
                </w:rPrChange>
              </w:rPr>
              <w:t xml:space="preserve"> </w:t>
            </w:r>
            <w:del w:id="6080" w:author="Xuning Wei12232" w:date="2026-10-20T15:42:00Z">
              <w:r>
                <w:br/>
              </w:r>
              <w:r>
                <w:rPr>
                  <w:rFonts w:ascii="Times New Roman" w:eastAsia="等线" w:hAnsi="Times New Roman" w:cs="Times New Roman"/>
                  <w:sz w:val="18"/>
                  <w:szCs w:val="18"/>
                  <w:rPrChange w:id="6081" w:author="Xuning Wei12232" w:date="2026-10-24T11:11:00Z">
                    <w:rPr/>
                  </w:rPrChange>
                </w:rPr>
                <w:delText xml:space="preserve">3. </w:delText>
              </w:r>
            </w:del>
          </w:p>
          <w:p w14:paraId="1346E290" w14:textId="77777777" w:rsidR="007617DE" w:rsidRPr="007617DE" w:rsidRDefault="00AE300B" w:rsidP="007617DE">
            <w:pPr>
              <w:pStyle w:val="aff7"/>
              <w:widowControl w:val="0"/>
              <w:numPr>
                <w:ilvl w:val="0"/>
                <w:numId w:val="84"/>
              </w:numPr>
              <w:spacing w:beforeLines="50" w:before="120" w:afterLines="50" w:after="120"/>
              <w:jc w:val="both"/>
              <w:rPr>
                <w:rFonts w:ascii="Times New Roman" w:eastAsia="等线" w:hAnsi="Times New Roman" w:cs="Times New Roman"/>
                <w:sz w:val="18"/>
                <w:szCs w:val="18"/>
                <w:rPrChange w:id="6082" w:author="Xuning Wei12232" w:date="2026-10-24T11:11:00Z">
                  <w:rPr/>
                </w:rPrChange>
              </w:rPr>
              <w:pPrChange w:id="6083" w:author="Xuning Wei12232" w:date="2026-10-20T15:42:00Z">
                <w:pPr>
                  <w:widowControl w:val="0"/>
                  <w:spacing w:beforeLines="50" w:before="120" w:afterLines="50" w:after="120"/>
                  <w:contextualSpacing/>
                </w:pPr>
              </w:pPrChange>
            </w:pPr>
            <w:r>
              <w:rPr>
                <w:rFonts w:ascii="Times New Roman" w:eastAsia="等线" w:hAnsi="Times New Roman" w:cs="Times New Roman"/>
                <w:sz w:val="18"/>
                <w:szCs w:val="18"/>
                <w:rPrChange w:id="6084" w:author="Xuning Wei12232" w:date="2026-10-24T11:11:00Z">
                  <w:rPr/>
                </w:rPrChange>
              </w:rPr>
              <w:t xml:space="preserve">Stop stirring and turn off the nitrogen. Drain until there is no reaction mixture drip. </w:t>
            </w:r>
          </w:p>
          <w:p w14:paraId="216E767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085"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505A74AA" w14:textId="77777777">
        <w:trPr>
          <w:trHeight w:val="20"/>
        </w:trPr>
        <w:tc>
          <w:tcPr>
            <w:tcW w:w="310" w:type="pct"/>
            <w:tcMar>
              <w:top w:w="57" w:type="dxa"/>
              <w:left w:w="85" w:type="dxa"/>
              <w:bottom w:w="57" w:type="dxa"/>
              <w:right w:w="85" w:type="dxa"/>
            </w:tcMar>
            <w:vAlign w:val="center"/>
          </w:tcPr>
          <w:p w14:paraId="5F51A04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97F6C8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08729C75" w14:textId="77777777" w:rsidR="007617DE" w:rsidRDefault="00AE300B" w:rsidP="007617DE">
            <w:pPr>
              <w:pStyle w:val="aff7"/>
              <w:widowControl w:val="0"/>
              <w:numPr>
                <w:ilvl w:val="0"/>
                <w:numId w:val="85"/>
              </w:numPr>
              <w:spacing w:beforeLines="50" w:before="120" w:afterLines="50" w:after="120"/>
              <w:jc w:val="both"/>
              <w:rPr>
                <w:ins w:id="6086" w:author="Xuning Wei12232" w:date="2026-10-20T15:43:00Z"/>
                <w:rFonts w:ascii="Times New Roman" w:eastAsia="仿宋_GB2312" w:hAnsi="Times New Roman" w:cs="Times New Roman"/>
                <w:sz w:val="18"/>
                <w:szCs w:val="18"/>
              </w:rPr>
              <w:pPrChange w:id="6087" w:author="Xuning Wei12232" w:date="2026-10-20T15:42:00Z">
                <w:pPr>
                  <w:widowControl w:val="0"/>
                  <w:spacing w:beforeLines="50" w:before="120" w:afterLines="50" w:after="120"/>
                  <w:contextualSpacing/>
                </w:pPr>
              </w:pPrChange>
            </w:pPr>
            <w:del w:id="6088" w:author="Xuning Wei12232" w:date="2026-10-20T15:42:00Z">
              <w:r>
                <w:rPr>
                  <w:rFonts w:ascii="Times New Roman" w:eastAsia="仿宋_GB2312" w:hAnsi="Times New Roman" w:cs="Times New Roman"/>
                  <w:sz w:val="18"/>
                  <w:szCs w:val="18"/>
                  <w:rPrChange w:id="6089" w:author="Xuning Wei12232" w:date="2026-10-24T11:11:00Z">
                    <w:rPr/>
                  </w:rPrChange>
                </w:rPr>
                <w:delText xml:space="preserve">1. </w:delText>
              </w:r>
            </w:del>
            <w:r>
              <w:rPr>
                <w:rFonts w:ascii="Times New Roman" w:eastAsia="仿宋_GB2312" w:hAnsi="Times New Roman" w:cs="Times New Roman"/>
                <w:sz w:val="18"/>
                <w:szCs w:val="18"/>
                <w:rPrChange w:id="6090" w:author="Xuning Wei12232" w:date="2026-10-24T11:11:00Z">
                  <w:rPr/>
                </w:rPrChange>
              </w:rPr>
              <w:t>Add</w:t>
            </w:r>
            <w:ins w:id="6091" w:author="Xuning Wei12232" w:date="2026-10-23T19:54:00Z">
              <w:r>
                <w:rPr>
                  <w:rFonts w:ascii="Times New Roman" w:eastAsia="仿宋_GB2312" w:hAnsi="Times New Roman" w:cs="Times New Roman"/>
                  <w:color w:val="000000" w:themeColor="text1"/>
                  <w:sz w:val="18"/>
                  <w:szCs w:val="18"/>
                  <w:rPrChange w:id="6092" w:author="Xuning Wei12232" w:date="2026-10-24T11:11:00Z">
                    <w:rPr>
                      <w:rFonts w:ascii="Times New Roman" w:eastAsia="仿宋_GB2312" w:hAnsi="Times New Roman" w:cs="Times New Roman"/>
                      <w:color w:val="000000" w:themeColor="text1"/>
                      <w:sz w:val="18"/>
                      <w:szCs w:val="18"/>
                      <w:highlight w:val="lightGray"/>
                    </w:rPr>
                  </w:rPrChange>
                </w:rPr>
                <w:t xml:space="preserve"> DM</w:t>
              </w:r>
              <w:r>
                <w:rPr>
                  <w:rFonts w:ascii="Times New Roman" w:eastAsia="仿宋_GB2312" w:hAnsi="Times New Roman" w:cs="Times New Roman"/>
                  <w:color w:val="000000" w:themeColor="text1"/>
                  <w:sz w:val="18"/>
                  <w:szCs w:val="18"/>
                  <w:rPrChange w:id="6093"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6094" w:author="Xuning Wei12232" w:date="2026-10-20T19:21:00Z">
              <w:r>
                <w:rPr>
                  <w:rFonts w:ascii="Times New Roman" w:eastAsia="仿宋_GB2312" w:hAnsi="Times New Roman" w:cs="Times New Roman"/>
                  <w:sz w:val="18"/>
                  <w:szCs w:val="18"/>
                  <w:lang w:eastAsia="zh-CN"/>
                  <w:rPrChange w:id="6095" w:author="Xuning Wei12232" w:date="2026-10-24T11:11:00Z">
                    <w:rPr>
                      <w:lang w:eastAsia="zh-CN"/>
                    </w:rPr>
                  </w:rPrChange>
                </w:rPr>
                <w:delText xml:space="preserve"> </w:delText>
              </w:r>
            </w:del>
            <w:del w:id="6096" w:author="Xuning Wei12232" w:date="2026-10-20T08:14:00Z">
              <w:r>
                <w:rPr>
                  <w:rFonts w:ascii="Times New Roman" w:eastAsia="仿宋_GB2312" w:hAnsi="Times New Roman" w:cs="Times New Roman"/>
                  <w:sz w:val="18"/>
                  <w:szCs w:val="18"/>
                  <w:lang w:eastAsia="zh-CN"/>
                  <w:rPrChange w:id="6097" w:author="Xuning Wei12232" w:date="2026-10-24T11:11:00Z">
                    <w:rPr>
                      <w:lang w:eastAsia="zh-CN"/>
                    </w:rPr>
                  </w:rPrChange>
                </w:rPr>
                <w:delText>8.0 V DMF (7.584 kg/kg)</w:delText>
              </w:r>
            </w:del>
            <w:r>
              <w:rPr>
                <w:rFonts w:ascii="Times New Roman" w:eastAsia="仿宋_GB2312" w:hAnsi="Times New Roman" w:cs="Times New Roman"/>
                <w:sz w:val="18"/>
                <w:szCs w:val="18"/>
                <w:rPrChange w:id="6098"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6099" w:author="Xuning Wei12232" w:date="2026-10-24T11:11:00Z">
                  <w:rPr>
                    <w:lang w:eastAsia="zh-CN"/>
                  </w:rPr>
                </w:rPrChange>
              </w:rPr>
              <w:t>-R01)</w:t>
            </w:r>
            <w:r>
              <w:rPr>
                <w:rFonts w:ascii="Times New Roman" w:eastAsia="仿宋_GB2312" w:hAnsi="Times New Roman" w:cs="Times New Roman"/>
                <w:sz w:val="18"/>
                <w:szCs w:val="18"/>
                <w:rPrChange w:id="6100"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6101" w:author="Xuning Wei12232" w:date="2026-10-24T11:11:00Z">
                  <w:rPr>
                    <w:color w:val="0000FF"/>
                  </w:rPr>
                </w:rPrChange>
              </w:rPr>
              <w:t xml:space="preserve"> cleaning pipeline.</w:t>
            </w:r>
            <w:del w:id="6102" w:author="Xuning Wei12232" w:date="2026-10-20T08:18:00Z">
              <w:r>
                <w:rPr>
                  <w:rFonts w:ascii="Times New Roman" w:eastAsia="仿宋_GB2312" w:hAnsi="Times New Roman" w:cs="Times New Roman"/>
                  <w:sz w:val="18"/>
                  <w:szCs w:val="18"/>
                  <w:rPrChange w:id="6103" w:author="Xuning Wei12232" w:date="2026-10-24T11:11:00Z">
                    <w:rPr/>
                  </w:rPrChange>
                </w:rPr>
                <w:delText>.</w:delText>
              </w:r>
            </w:del>
            <w:r>
              <w:rPr>
                <w:rFonts w:ascii="Times New Roman" w:eastAsia="仿宋_GB2312" w:hAnsi="Times New Roman" w:cs="Times New Roman"/>
                <w:sz w:val="18"/>
                <w:szCs w:val="18"/>
                <w:rPrChange w:id="6104" w:author="Xuning Wei12232" w:date="2026-10-24T11:11:00Z">
                  <w:rPr/>
                </w:rPrChange>
              </w:rPr>
              <w:t xml:space="preserve"> </w:t>
            </w:r>
            <w:del w:id="6105" w:author="Xuning Wei12232" w:date="2026-10-20T15:43:00Z">
              <w:r>
                <w:rPr>
                  <w:rFonts w:ascii="Times New Roman" w:eastAsia="仿宋_GB2312" w:hAnsi="Times New Roman" w:cs="Times New Roman"/>
                  <w:sz w:val="18"/>
                  <w:szCs w:val="18"/>
                  <w:rPrChange w:id="6106" w:author="Xuning Wei12232" w:date="2026-10-24T11:11:00Z">
                    <w:rPr/>
                  </w:rPrChange>
                </w:rPr>
                <w:br/>
                <w:delText xml:space="preserve">2. </w:delText>
              </w:r>
            </w:del>
          </w:p>
          <w:p w14:paraId="2FE8F731" w14:textId="77777777" w:rsidR="007617DE" w:rsidRDefault="00AE300B" w:rsidP="007617DE">
            <w:pPr>
              <w:pStyle w:val="aff7"/>
              <w:widowControl w:val="0"/>
              <w:numPr>
                <w:ilvl w:val="0"/>
                <w:numId w:val="85"/>
              </w:numPr>
              <w:spacing w:beforeLines="50" w:before="120" w:afterLines="50" w:after="120"/>
              <w:jc w:val="both"/>
              <w:rPr>
                <w:ins w:id="6107" w:author="Xuning Wei12232" w:date="2026-10-20T15:43:00Z"/>
                <w:rFonts w:ascii="Times New Roman" w:eastAsia="仿宋_GB2312" w:hAnsi="Times New Roman" w:cs="Times New Roman"/>
                <w:sz w:val="18"/>
                <w:szCs w:val="18"/>
              </w:rPr>
              <w:pPrChange w:id="6108" w:author="Xuning Wei12232" w:date="2026-10-20T15:42:00Z">
                <w:pPr>
                  <w:widowControl w:val="0"/>
                  <w:spacing w:beforeLines="50" w:before="120" w:afterLines="50" w:after="120"/>
                  <w:contextualSpacing/>
                </w:pPr>
              </w:pPrChange>
            </w:pPr>
            <w:r>
              <w:rPr>
                <w:rFonts w:ascii="Times New Roman" w:eastAsia="仿宋_GB2312" w:hAnsi="Times New Roman" w:cs="Times New Roman"/>
                <w:sz w:val="18"/>
                <w:szCs w:val="18"/>
                <w:rPrChange w:id="6109" w:author="Xuning Wei12232" w:date="2026-10-24T11:11:00Z">
                  <w:rPr/>
                </w:rPrChange>
              </w:rPr>
              <w:t>After the liquid is filtered out of the synthesis reactor. Transfer the mixture in activation tank (TJ4S-1213-Sy15-R01) to synthesis reactor (TJ4S-1213-Sy15).</w:t>
            </w:r>
            <w:del w:id="6110" w:author="Xuning Wei12232" w:date="2026-10-20T15:43:00Z">
              <w:r>
                <w:rPr>
                  <w:rFonts w:ascii="Times New Roman" w:eastAsia="仿宋_GB2312" w:hAnsi="Times New Roman" w:cs="Times New Roman"/>
                  <w:sz w:val="18"/>
                  <w:szCs w:val="18"/>
                  <w:rPrChange w:id="6111" w:author="Xuning Wei12232" w:date="2026-10-24T11:11:00Z">
                    <w:rPr/>
                  </w:rPrChange>
                </w:rPr>
                <w:br/>
                <w:delText xml:space="preserve">3. </w:delText>
              </w:r>
            </w:del>
          </w:p>
          <w:p w14:paraId="175FDF9B" w14:textId="77777777" w:rsidR="007617DE" w:rsidRPr="007617DE" w:rsidRDefault="00AE300B" w:rsidP="007617DE">
            <w:pPr>
              <w:pStyle w:val="aff7"/>
              <w:widowControl w:val="0"/>
              <w:numPr>
                <w:ilvl w:val="0"/>
                <w:numId w:val="85"/>
              </w:numPr>
              <w:spacing w:beforeLines="50" w:before="120" w:afterLines="50" w:after="120"/>
              <w:jc w:val="both"/>
              <w:rPr>
                <w:rFonts w:ascii="Times New Roman" w:eastAsia="仿宋_GB2312" w:hAnsi="Times New Roman" w:cs="Times New Roman"/>
                <w:sz w:val="18"/>
                <w:szCs w:val="18"/>
                <w:rPrChange w:id="6112" w:author="Xuning Wei12232" w:date="2026-10-24T11:11:00Z">
                  <w:rPr/>
                </w:rPrChange>
              </w:rPr>
              <w:pPrChange w:id="6113" w:author="Xuning Wei12232" w:date="2026-10-20T15:42:00Z">
                <w:pPr>
                  <w:widowControl w:val="0"/>
                  <w:spacing w:beforeLines="50" w:before="120" w:afterLines="50" w:after="120"/>
                  <w:contextualSpacing/>
                </w:pPr>
              </w:pPrChange>
            </w:pPr>
            <w:r>
              <w:rPr>
                <w:rFonts w:ascii="Times New Roman" w:eastAsia="仿宋_GB2312" w:hAnsi="Times New Roman" w:cs="Times New Roman"/>
                <w:sz w:val="18"/>
                <w:szCs w:val="18"/>
                <w:rPrChange w:id="6114" w:author="Xuning Wei12232" w:date="2026-10-24T11:11:00Z">
                  <w:rPr/>
                </w:rPrChange>
              </w:rPr>
              <w:t>Bubble with nitrogen, after s</w:t>
            </w:r>
            <w:r>
              <w:rPr>
                <w:rFonts w:ascii="Times New Roman" w:eastAsia="仿宋_GB2312" w:hAnsi="Times New Roman" w:cs="Times New Roman"/>
                <w:color w:val="0000FF"/>
                <w:sz w:val="18"/>
                <w:szCs w:val="18"/>
                <w:rPrChange w:id="6115" w:author="Xuning Wei12232" w:date="2026-10-24T11:11:00Z">
                  <w:rPr>
                    <w:color w:val="0000FF"/>
                  </w:rPr>
                </w:rPrChange>
              </w:rPr>
              <w:t>tirring, turn off the nitrogen</w:t>
            </w:r>
            <w:r>
              <w:rPr>
                <w:rFonts w:ascii="Times New Roman" w:eastAsia="仿宋_GB2312" w:hAnsi="Times New Roman" w:cs="Times New Roman"/>
                <w:sz w:val="18"/>
                <w:szCs w:val="18"/>
                <w:rPrChange w:id="6116" w:author="Xuning Wei12232" w:date="2026-10-24T11:11:00Z">
                  <w:rPr/>
                </w:rPrChange>
              </w:rPr>
              <w:t xml:space="preserve">. Drain until there is no obvious drip </w:t>
            </w:r>
          </w:p>
          <w:p w14:paraId="5411F7C0"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11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571D461B" w14:textId="77777777">
        <w:trPr>
          <w:trHeight w:val="20"/>
        </w:trPr>
        <w:tc>
          <w:tcPr>
            <w:tcW w:w="310" w:type="pct"/>
            <w:tcMar>
              <w:top w:w="57" w:type="dxa"/>
              <w:left w:w="85" w:type="dxa"/>
              <w:bottom w:w="57" w:type="dxa"/>
              <w:right w:w="85" w:type="dxa"/>
            </w:tcMar>
            <w:vAlign w:val="center"/>
          </w:tcPr>
          <w:p w14:paraId="393A778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3081A6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38E8FF1D" w14:textId="77777777" w:rsidR="007617DE" w:rsidRDefault="00AE300B" w:rsidP="007617DE">
            <w:pPr>
              <w:pStyle w:val="aff7"/>
              <w:widowControl w:val="0"/>
              <w:numPr>
                <w:ilvl w:val="0"/>
                <w:numId w:val="86"/>
              </w:numPr>
              <w:spacing w:beforeLines="50" w:before="120" w:afterLines="50" w:after="120"/>
              <w:jc w:val="both"/>
              <w:rPr>
                <w:ins w:id="6118" w:author="Xuning Wei12232" w:date="2026-10-20T15:43:00Z"/>
                <w:rFonts w:ascii="Times New Roman" w:eastAsia="仿宋_GB2312" w:hAnsi="Times New Roman" w:cs="Times New Roman"/>
                <w:sz w:val="18"/>
                <w:szCs w:val="18"/>
              </w:rPr>
              <w:pPrChange w:id="6119" w:author="Xuning Wei12232" w:date="2026-10-20T15:43:00Z">
                <w:pPr>
                  <w:widowControl w:val="0"/>
                  <w:spacing w:beforeLines="50" w:before="120" w:afterLines="50" w:after="120"/>
                  <w:contextualSpacing/>
                </w:pPr>
              </w:pPrChange>
            </w:pPr>
            <w:del w:id="6120" w:author="Xuning Wei12232" w:date="2026-10-20T15:43:00Z">
              <w:r>
                <w:rPr>
                  <w:rFonts w:ascii="Times New Roman" w:eastAsia="仿宋_GB2312" w:hAnsi="Times New Roman" w:cs="Times New Roman"/>
                  <w:sz w:val="18"/>
                  <w:szCs w:val="18"/>
                  <w:rPrChange w:id="6121" w:author="Xuning Wei12232" w:date="2026-10-24T11:11:00Z">
                    <w:rPr/>
                  </w:rPrChange>
                </w:rPr>
                <w:delText xml:space="preserve">1. </w:delText>
              </w:r>
            </w:del>
            <w:r>
              <w:rPr>
                <w:rFonts w:ascii="Times New Roman" w:eastAsia="仿宋_GB2312" w:hAnsi="Times New Roman" w:cs="Times New Roman"/>
                <w:sz w:val="18"/>
                <w:szCs w:val="18"/>
                <w:rPrChange w:id="6122" w:author="Xuning Wei12232" w:date="2026-10-24T11:11:00Z">
                  <w:rPr/>
                </w:rPrChange>
              </w:rPr>
              <w:t>Add</w:t>
            </w:r>
            <w:r>
              <w:rPr>
                <w:rFonts w:ascii="Times New Roman" w:eastAsia="仿宋_GB2312" w:hAnsi="Times New Roman" w:cs="Times New Roman"/>
                <w:sz w:val="18"/>
                <w:szCs w:val="18"/>
                <w:lang w:eastAsia="zh-CN"/>
                <w:rPrChange w:id="6123" w:author="Xuning Wei12232" w:date="2026-10-24T11:11:00Z">
                  <w:rPr>
                    <w:lang w:eastAsia="zh-CN"/>
                  </w:rPr>
                </w:rPrChange>
              </w:rPr>
              <w:t xml:space="preserve"> </w:t>
            </w:r>
            <w:del w:id="6124" w:author="Xuning Wei12232" w:date="2026-10-20T08:14:00Z">
              <w:r>
                <w:rPr>
                  <w:rFonts w:ascii="Times New Roman" w:eastAsia="仿宋_GB2312" w:hAnsi="Times New Roman" w:cs="Times New Roman"/>
                  <w:bCs w:val="0"/>
                  <w:sz w:val="18"/>
                  <w:szCs w:val="18"/>
                  <w:lang w:eastAsia="zh-CN"/>
                  <w:rPrChange w:id="6125" w:author="Xuning Wei12232" w:date="2026-10-24T11:11:00Z">
                    <w:rPr>
                      <w:lang w:eastAsia="zh-CN"/>
                    </w:rPr>
                  </w:rPrChange>
                </w:rPr>
                <w:delText>8.0 V 20 % piperidine in DMF (7.448 kg/kg)</w:delText>
              </w:r>
            </w:del>
            <w:ins w:id="6126" w:author="Xuning Wei12232" w:date="2026-10-20T08:14:00Z">
              <w:r>
                <w:rPr>
                  <w:rFonts w:ascii="Times New Roman" w:eastAsia="仿宋_GB2312" w:hAnsi="Times New Roman" w:cs="Times New Roman"/>
                  <w:bCs w:val="0"/>
                  <w:sz w:val="18"/>
                  <w:szCs w:val="18"/>
                  <w:lang w:eastAsia="zh-CN"/>
                  <w:rPrChange w:id="6127"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6128"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6129" w:author="Xuning Wei12232" w:date="2026-10-24T11:11:00Z">
                    <w:rPr>
                      <w:lang w:eastAsia="zh-CN"/>
                    </w:rPr>
                  </w:rPrChange>
                </w:rPr>
                <w:t xml:space="preserve"> in</w:t>
              </w:r>
            </w:ins>
            <w:ins w:id="6130" w:author="Xuning Wei12232" w:date="2026-10-20T20:01:00Z">
              <w:r>
                <w:rPr>
                  <w:rFonts w:ascii="Times New Roman" w:eastAsia="仿宋_GB2312" w:hAnsi="Times New Roman" w:cs="Times New Roman"/>
                  <w:bCs w:val="0"/>
                  <w:sz w:val="18"/>
                  <w:szCs w:val="18"/>
                  <w:lang w:eastAsia="zh-CN"/>
                  <w:rPrChange w:id="6131" w:author="Xuning Wei12232" w:date="2026-10-24T11:11:00Z">
                    <w:rPr>
                      <w:rFonts w:ascii="Times New Roman" w:eastAsia="仿宋_GB2312" w:hAnsi="Times New Roman" w:cs="Times New Roman"/>
                      <w:bCs w:val="0"/>
                      <w:sz w:val="18"/>
                      <w:szCs w:val="18"/>
                      <w:highlight w:val="lightGray"/>
                      <w:lang w:eastAsia="zh-CN"/>
                    </w:rPr>
                  </w:rPrChange>
                </w:rPr>
                <w:t xml:space="preserve"> DMF (8.0 V, 7.45 kg/kg)</w:t>
              </w:r>
            </w:ins>
            <w:r>
              <w:rPr>
                <w:rFonts w:ascii="Times New Roman" w:eastAsia="仿宋_GB2312" w:hAnsi="Times New Roman" w:cs="Times New Roman"/>
                <w:bCs w:val="0"/>
                <w:sz w:val="18"/>
                <w:szCs w:val="18"/>
                <w:lang w:eastAsia="zh-CN"/>
                <w:rPrChange w:id="6132" w:author="Xuning Wei12232" w:date="2026-10-24T11:11:00Z">
                  <w:rPr>
                    <w:lang w:eastAsia="zh-CN"/>
                  </w:rPr>
                </w:rPrChange>
              </w:rPr>
              <w:t xml:space="preserve"> </w:t>
            </w:r>
            <w:r>
              <w:rPr>
                <w:rFonts w:ascii="Times New Roman" w:eastAsia="仿宋_GB2312" w:hAnsi="Times New Roman" w:cs="Times New Roman"/>
                <w:sz w:val="18"/>
                <w:szCs w:val="18"/>
                <w:rPrChange w:id="6133" w:author="Xuning Wei12232" w:date="2026-10-24T11:11:00Z">
                  <w:rPr/>
                </w:rPrChange>
              </w:rPr>
              <w:t>into</w:t>
            </w:r>
            <w:r>
              <w:rPr>
                <w:rFonts w:ascii="Times New Roman" w:eastAsia="仿宋_GB2312" w:hAnsi="Times New Roman" w:cs="Times New Roman"/>
                <w:b/>
                <w:sz w:val="18"/>
                <w:szCs w:val="18"/>
                <w:rPrChange w:id="6134" w:author="Xuning Wei12232" w:date="2026-10-24T11:11:00Z">
                  <w:rPr>
                    <w:b/>
                  </w:rPr>
                </w:rPrChange>
              </w:rPr>
              <w:t xml:space="preserve"> </w:t>
            </w:r>
            <w:r>
              <w:rPr>
                <w:rFonts w:ascii="Times New Roman" w:eastAsia="仿宋_GB2312" w:hAnsi="Times New Roman" w:cs="Times New Roman"/>
                <w:sz w:val="18"/>
                <w:szCs w:val="18"/>
                <w:rPrChange w:id="6135" w:author="Xuning Wei12232" w:date="2026-10-24T11:11:00Z">
                  <w:rPr/>
                </w:rPrChange>
              </w:rPr>
              <w:t xml:space="preserve">TJ4S-1213-Sy15. </w:t>
            </w:r>
            <w:del w:id="6136" w:author="Xuning Wei12232" w:date="2026-10-20T15:43:00Z">
              <w:r>
                <w:rPr>
                  <w:rFonts w:ascii="Times New Roman" w:eastAsia="仿宋_GB2312" w:hAnsi="Times New Roman" w:cs="Times New Roman"/>
                  <w:sz w:val="18"/>
                  <w:szCs w:val="18"/>
                  <w:rPrChange w:id="6137" w:author="Xuning Wei12232" w:date="2026-10-24T11:11:00Z">
                    <w:rPr/>
                  </w:rPrChange>
                </w:rPr>
                <w:br/>
                <w:delText xml:space="preserve">2. </w:delText>
              </w:r>
            </w:del>
          </w:p>
          <w:p w14:paraId="5D8FC962" w14:textId="77777777" w:rsidR="007617DE" w:rsidRDefault="00AE300B" w:rsidP="007617DE">
            <w:pPr>
              <w:pStyle w:val="aff7"/>
              <w:widowControl w:val="0"/>
              <w:numPr>
                <w:ilvl w:val="0"/>
                <w:numId w:val="86"/>
              </w:numPr>
              <w:spacing w:beforeLines="50" w:before="120" w:afterLines="50" w:after="120"/>
              <w:jc w:val="both"/>
              <w:rPr>
                <w:ins w:id="6138" w:author="Xuning Wei12232" w:date="2026-10-20T15:43:00Z"/>
                <w:rFonts w:ascii="Times New Roman" w:eastAsia="仿宋_GB2312" w:hAnsi="Times New Roman" w:cs="Times New Roman"/>
                <w:sz w:val="18"/>
                <w:szCs w:val="18"/>
              </w:rPr>
              <w:pPrChange w:id="6139" w:author="Xuning Wei12232" w:date="2026-10-20T15:43:00Z">
                <w:pPr>
                  <w:widowControl w:val="0"/>
                  <w:spacing w:beforeLines="50" w:before="120" w:afterLines="50" w:after="120"/>
                  <w:contextualSpacing/>
                </w:pPr>
              </w:pPrChange>
            </w:pPr>
            <w:r>
              <w:rPr>
                <w:rFonts w:ascii="Times New Roman" w:eastAsia="仿宋_GB2312" w:hAnsi="Times New Roman" w:cs="Times New Roman"/>
                <w:sz w:val="18"/>
                <w:szCs w:val="18"/>
                <w:rPrChange w:id="6140"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6141" w:author="Xuning Wei12232" w:date="2026-10-24T11:11:00Z">
                  <w:rPr>
                    <w:color w:val="0000FF"/>
                  </w:rPr>
                </w:rPrChange>
              </w:rPr>
              <w:t>agitator</w:t>
            </w:r>
            <w:r>
              <w:rPr>
                <w:rFonts w:ascii="Times New Roman" w:eastAsia="仿宋_GB2312" w:hAnsi="Times New Roman" w:cs="Times New Roman"/>
                <w:sz w:val="18"/>
                <w:szCs w:val="18"/>
                <w:rPrChange w:id="6142" w:author="Xuning Wei12232" w:date="2026-10-24T11:11:00Z">
                  <w:rPr/>
                </w:rPrChange>
              </w:rPr>
              <w:t>.</w:t>
            </w:r>
            <w:del w:id="6143" w:author="Xuning Wei12232" w:date="2026-10-20T15:43:00Z">
              <w:r>
                <w:rPr>
                  <w:rFonts w:ascii="Times New Roman" w:eastAsia="仿宋_GB2312" w:hAnsi="Times New Roman" w:cs="Times New Roman"/>
                  <w:sz w:val="18"/>
                  <w:szCs w:val="18"/>
                  <w:rPrChange w:id="6144" w:author="Xuning Wei12232" w:date="2026-10-24T11:11:00Z">
                    <w:rPr/>
                  </w:rPrChange>
                </w:rPr>
                <w:br/>
                <w:delText>3.</w:delText>
              </w:r>
            </w:del>
          </w:p>
          <w:p w14:paraId="702DAA3D" w14:textId="77777777" w:rsidR="007617DE" w:rsidRDefault="00AE300B" w:rsidP="007617DE">
            <w:pPr>
              <w:pStyle w:val="aff7"/>
              <w:widowControl w:val="0"/>
              <w:numPr>
                <w:ilvl w:val="0"/>
                <w:numId w:val="86"/>
              </w:numPr>
              <w:spacing w:beforeLines="50" w:before="120" w:afterLines="50" w:after="120"/>
              <w:jc w:val="both"/>
              <w:rPr>
                <w:ins w:id="6145" w:author="Xuning Wei12232" w:date="2026-10-20T15:43:00Z"/>
                <w:rFonts w:ascii="Times New Roman" w:eastAsia="仿宋_GB2312" w:hAnsi="Times New Roman" w:cs="Times New Roman"/>
                <w:sz w:val="18"/>
                <w:szCs w:val="18"/>
              </w:rPr>
              <w:pPrChange w:id="6146" w:author="Xuning Wei12232" w:date="2026-10-20T15:43:00Z">
                <w:pPr>
                  <w:widowControl w:val="0"/>
                  <w:spacing w:beforeLines="50" w:before="120" w:afterLines="50" w:after="120"/>
                  <w:contextualSpacing/>
                </w:pPr>
              </w:pPrChange>
            </w:pPr>
            <w:r>
              <w:rPr>
                <w:rFonts w:ascii="Times New Roman" w:eastAsia="仿宋_GB2312" w:hAnsi="Times New Roman" w:cs="Times New Roman"/>
                <w:sz w:val="18"/>
                <w:szCs w:val="18"/>
                <w:rPrChange w:id="6147" w:author="Xuning Wei12232" w:date="2026-10-24T11:11:00Z">
                  <w:rPr/>
                </w:rPrChange>
              </w:rPr>
              <w:t xml:space="preserve"> </w:t>
            </w:r>
            <w:r>
              <w:rPr>
                <w:rFonts w:ascii="Times New Roman" w:eastAsia="仿宋_GB2312" w:hAnsi="Times New Roman" w:cs="Times New Roman"/>
                <w:sz w:val="18"/>
                <w:szCs w:val="18"/>
                <w:lang w:eastAsia="zh-CN"/>
                <w:rPrChange w:id="6148" w:author="Xuning Wei12232" w:date="2026-10-24T11:11:00Z">
                  <w:rPr>
                    <w:lang w:eastAsia="zh-CN"/>
                  </w:rPr>
                </w:rPrChange>
              </w:rPr>
              <w:t>A</w:t>
            </w:r>
            <w:r>
              <w:rPr>
                <w:rFonts w:ascii="Times New Roman" w:eastAsia="仿宋_GB2312" w:hAnsi="Times New Roman" w:cs="Times New Roman"/>
                <w:sz w:val="18"/>
                <w:szCs w:val="18"/>
                <w:rPrChange w:id="6149" w:author="Xuning Wei12232" w:date="2026-10-24T11:11:00Z">
                  <w:rPr/>
                </w:rPrChange>
              </w:rPr>
              <w:t xml:space="preserve">djust to </w:t>
            </w:r>
            <w:ins w:id="6150" w:author="Xuning Wei12232" w:date="2026-10-20T20:03:00Z">
              <w:r>
                <w:rPr>
                  <w:rFonts w:ascii="Times New Roman" w:eastAsia="仿宋_GB2312" w:hAnsi="Times New Roman" w:cs="Times New Roman"/>
                  <w:color w:val="FF0000"/>
                  <w:sz w:val="18"/>
                  <w:szCs w:val="18"/>
                </w:rPr>
                <w:t xml:space="preserve">25.0 ± 5.0 °C (target: </w:t>
              </w:r>
            </w:ins>
            <w:ins w:id="6151" w:author="Xuning Wei12232" w:date="2026-10-20T21:36:00Z">
              <w:r>
                <w:rPr>
                  <w:rFonts w:ascii="Times New Roman" w:eastAsia="仿宋_GB2312" w:hAnsi="Times New Roman" w:cs="Times New Roman"/>
                  <w:color w:val="FF0000"/>
                  <w:sz w:val="18"/>
                  <w:szCs w:val="18"/>
                </w:rPr>
                <w:t>25.0 °C</w:t>
              </w:r>
            </w:ins>
            <w:ins w:id="6152" w:author="Xuning Wei12232" w:date="2026-10-20T20:03:00Z">
              <w:r>
                <w:rPr>
                  <w:rFonts w:ascii="Times New Roman" w:eastAsia="仿宋_GB2312" w:hAnsi="Times New Roman" w:cs="Times New Roman"/>
                  <w:color w:val="FF0000"/>
                  <w:sz w:val="18"/>
                  <w:szCs w:val="18"/>
                </w:rPr>
                <w:t>)</w:t>
              </w:r>
            </w:ins>
            <w:ins w:id="6153" w:author="Xuning Wei12232" w:date="2026-10-22T10:27:00Z">
              <w:r>
                <w:rPr>
                  <w:rFonts w:ascii="Times New Roman" w:eastAsia="仿宋_GB2312" w:hAnsi="Times New Roman" w:cs="Times New Roman"/>
                  <w:color w:val="FF0000"/>
                  <w:sz w:val="18"/>
                  <w:szCs w:val="18"/>
                </w:rPr>
                <w:t>,</w:t>
              </w:r>
            </w:ins>
            <w:del w:id="6154" w:author="Xuning Wei12232" w:date="2026-10-20T14:33:00Z">
              <w:r>
                <w:rPr>
                  <w:rFonts w:ascii="Times New Roman" w:eastAsia="仿宋_GB2312" w:hAnsi="Times New Roman" w:cs="Times New Roman"/>
                  <w:sz w:val="18"/>
                  <w:szCs w:val="18"/>
                  <w:rPrChange w:id="6155" w:author="Xuning Wei12232" w:date="2026-10-24T11:11:00Z">
                    <w:rPr/>
                  </w:rPrChange>
                </w:rPr>
                <w:delText>25 ± 5 °C</w:delText>
              </w:r>
            </w:del>
            <w:del w:id="6156" w:author="Xuning Wei12232" w:date="2026-10-20T20:03:00Z">
              <w:r>
                <w:rPr>
                  <w:rFonts w:ascii="Times New Roman" w:eastAsia="仿宋_GB2312" w:hAnsi="Times New Roman" w:cs="Times New Roman"/>
                  <w:sz w:val="18"/>
                  <w:szCs w:val="18"/>
                  <w:rPrChange w:id="6157" w:author="Xuning Wei12232" w:date="2026-10-24T11:11:00Z">
                    <w:rPr/>
                  </w:rPrChange>
                </w:rPr>
                <w:delText xml:space="preserve"> (target: 25 °C)</w:delText>
              </w:r>
            </w:del>
            <w:r>
              <w:rPr>
                <w:rFonts w:ascii="Times New Roman" w:eastAsia="仿宋_GB2312" w:hAnsi="Times New Roman" w:cs="Times New Roman"/>
                <w:sz w:val="18"/>
                <w:szCs w:val="18"/>
                <w:rPrChange w:id="6158" w:author="Xuning Wei12232" w:date="2026-10-24T11:11:00Z">
                  <w:rPr/>
                </w:rPrChange>
              </w:rPr>
              <w:t xml:space="preserve"> and stir for </w:t>
            </w:r>
            <w:ins w:id="6159" w:author="Xuning Wei12232" w:date="2026-10-22T10:27:00Z">
              <w:r>
                <w:rPr>
                  <w:rFonts w:ascii="Times New Roman" w:eastAsia="仿宋_GB2312" w:hAnsi="Times New Roman" w:cs="Times New Roman"/>
                  <w:color w:val="000000" w:themeColor="text1"/>
                  <w:sz w:val="18"/>
                  <w:szCs w:val="18"/>
                  <w:rPrChange w:id="6160"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6161" w:author="Xuning Wei12232" w:date="2026-10-22T10:27:00Z">
              <w:r>
                <w:rPr>
                  <w:rFonts w:ascii="Times New Roman" w:eastAsia="仿宋_GB2312" w:hAnsi="Times New Roman" w:cs="Times New Roman"/>
                  <w:sz w:val="18"/>
                  <w:szCs w:val="18"/>
                  <w:rPrChange w:id="6162" w:author="Xuning Wei12232" w:date="2026-10-24T11:11:00Z">
                    <w:rPr/>
                  </w:rPrChange>
                </w:rPr>
                <w:delText>2 h ± 15 min</w:delText>
              </w:r>
            </w:del>
            <w:r>
              <w:rPr>
                <w:rFonts w:ascii="Times New Roman" w:eastAsia="仿宋_GB2312" w:hAnsi="Times New Roman" w:cs="Times New Roman"/>
                <w:sz w:val="18"/>
                <w:szCs w:val="18"/>
                <w:rPrChange w:id="6163" w:author="Xuning Wei12232" w:date="2026-10-24T11:11:00Z">
                  <w:rPr/>
                </w:rPrChange>
              </w:rPr>
              <w:t xml:space="preserve"> (target: 2 h) at </w:t>
            </w:r>
            <w:del w:id="6164" w:author="Xuning Wei12232" w:date="2026-10-20T14:33:00Z">
              <w:r>
                <w:rPr>
                  <w:rFonts w:ascii="Times New Roman" w:eastAsia="仿宋_GB2312" w:hAnsi="Times New Roman" w:cs="Times New Roman"/>
                  <w:sz w:val="18"/>
                  <w:szCs w:val="18"/>
                  <w:rPrChange w:id="6165" w:author="Xuning Wei12232" w:date="2026-10-24T11:11:00Z">
                    <w:rPr/>
                  </w:rPrChange>
                </w:rPr>
                <w:delText>25 ± 5 °C</w:delText>
              </w:r>
            </w:del>
            <w:ins w:id="6166" w:author="Xuning Wei12232" w:date="2026-10-20T14:33:00Z">
              <w:r>
                <w:rPr>
                  <w:rFonts w:ascii="Times New Roman" w:eastAsia="仿宋_GB2312" w:hAnsi="Times New Roman" w:cs="Times New Roman"/>
                  <w:sz w:val="18"/>
                  <w:szCs w:val="18"/>
                  <w:rPrChange w:id="6167" w:author="Xuning Wei12232" w:date="2026-10-24T11:11:00Z">
                    <w:rPr/>
                  </w:rPrChange>
                </w:rPr>
                <w:t>25.0 ± 5.0 °C</w:t>
              </w:r>
            </w:ins>
            <w:r>
              <w:rPr>
                <w:rFonts w:ascii="Times New Roman" w:eastAsia="仿宋_GB2312" w:hAnsi="Times New Roman" w:cs="Times New Roman"/>
                <w:sz w:val="18"/>
                <w:szCs w:val="18"/>
                <w:rPrChange w:id="6168" w:author="Xuning Wei12232" w:date="2026-10-24T11:11:00Z">
                  <w:rPr/>
                </w:rPrChange>
              </w:rPr>
              <w:t xml:space="preserve"> (target: </w:t>
            </w:r>
            <w:del w:id="6169" w:author="Xuning Wei12232" w:date="2026-10-20T21:36:00Z">
              <w:r>
                <w:rPr>
                  <w:rFonts w:ascii="Times New Roman" w:eastAsia="仿宋_GB2312" w:hAnsi="Times New Roman" w:cs="Times New Roman"/>
                  <w:sz w:val="18"/>
                  <w:szCs w:val="18"/>
                  <w:rPrChange w:id="6170" w:author="Xuning Wei12232" w:date="2026-10-24T11:11:00Z">
                    <w:rPr/>
                  </w:rPrChange>
                </w:rPr>
                <w:delText>25 °C</w:delText>
              </w:r>
            </w:del>
            <w:ins w:id="6171"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6172" w:author="Xuning Wei12232" w:date="2026-10-24T11:11:00Z">
                  <w:rPr/>
                </w:rPrChange>
              </w:rPr>
              <w:t>).</w:t>
            </w:r>
            <w:del w:id="6173" w:author="Xuning Wei12232" w:date="2026-10-20T15:43:00Z">
              <w:r>
                <w:rPr>
                  <w:rFonts w:ascii="Times New Roman" w:eastAsia="仿宋_GB2312" w:hAnsi="Times New Roman" w:cs="Times New Roman"/>
                  <w:sz w:val="18"/>
                  <w:szCs w:val="18"/>
                  <w:rPrChange w:id="6174" w:author="Xuning Wei12232" w:date="2026-10-24T11:11:00Z">
                    <w:rPr/>
                  </w:rPrChange>
                </w:rPr>
                <w:br/>
                <w:delText xml:space="preserve">4. </w:delText>
              </w:r>
            </w:del>
          </w:p>
          <w:p w14:paraId="22E8C6BF" w14:textId="77777777" w:rsidR="007617DE" w:rsidRPr="007617DE" w:rsidRDefault="00AE300B" w:rsidP="007617DE">
            <w:pPr>
              <w:pStyle w:val="aff7"/>
              <w:widowControl w:val="0"/>
              <w:numPr>
                <w:ilvl w:val="0"/>
                <w:numId w:val="86"/>
              </w:numPr>
              <w:spacing w:beforeLines="50" w:before="120" w:afterLines="50" w:after="120"/>
              <w:jc w:val="both"/>
              <w:rPr>
                <w:rFonts w:ascii="Times New Roman" w:eastAsia="仿宋_GB2312" w:hAnsi="Times New Roman" w:cs="Times New Roman"/>
                <w:sz w:val="18"/>
                <w:szCs w:val="18"/>
                <w:rPrChange w:id="6175" w:author="Xuning Wei12232" w:date="2026-10-24T11:11:00Z">
                  <w:rPr/>
                </w:rPrChange>
              </w:rPr>
              <w:pPrChange w:id="6176" w:author="Xuning Wei12232" w:date="2026-10-20T15:43:00Z">
                <w:pPr>
                  <w:widowControl w:val="0"/>
                  <w:spacing w:beforeLines="50" w:before="120" w:afterLines="50" w:after="120"/>
                  <w:contextualSpacing/>
                </w:pPr>
              </w:pPrChange>
            </w:pPr>
            <w:r>
              <w:rPr>
                <w:rFonts w:ascii="Times New Roman" w:eastAsia="仿宋_GB2312" w:hAnsi="Times New Roman" w:cs="Times New Roman"/>
                <w:sz w:val="18"/>
                <w:szCs w:val="18"/>
                <w:rPrChange w:id="6177" w:author="Xuning Wei12232" w:date="2026-10-24T11:11:00Z">
                  <w:rPr/>
                </w:rPrChange>
              </w:rPr>
              <w:t xml:space="preserve">Stop stirring, turn off the nitrogen. Drain until there is no obvious drip. </w:t>
            </w:r>
          </w:p>
        </w:tc>
      </w:tr>
      <w:tr w:rsidR="007617DE" w14:paraId="6023FB3A" w14:textId="77777777">
        <w:trPr>
          <w:trHeight w:val="20"/>
        </w:trPr>
        <w:tc>
          <w:tcPr>
            <w:tcW w:w="310" w:type="pct"/>
            <w:tcMar>
              <w:top w:w="57" w:type="dxa"/>
              <w:left w:w="85" w:type="dxa"/>
              <w:bottom w:w="57" w:type="dxa"/>
              <w:right w:w="85" w:type="dxa"/>
            </w:tcMar>
            <w:vAlign w:val="center"/>
          </w:tcPr>
          <w:p w14:paraId="191766E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1D397B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1D71161D" w14:textId="77777777" w:rsidR="007617DE" w:rsidRDefault="00AE300B" w:rsidP="007617DE">
            <w:pPr>
              <w:pStyle w:val="aff7"/>
              <w:widowControl w:val="0"/>
              <w:numPr>
                <w:ilvl w:val="0"/>
                <w:numId w:val="87"/>
              </w:numPr>
              <w:spacing w:beforeLines="50" w:before="120" w:afterLines="50" w:after="120"/>
              <w:jc w:val="both"/>
              <w:rPr>
                <w:ins w:id="6178" w:author="Xuning Wei12232" w:date="2026-10-20T15:43:00Z"/>
                <w:rFonts w:ascii="Times New Roman" w:eastAsia="仿宋_GB2312" w:hAnsi="Times New Roman" w:cs="Times New Roman"/>
                <w:sz w:val="18"/>
                <w:szCs w:val="18"/>
              </w:rPr>
              <w:pPrChange w:id="6179" w:author="Xuning Wei12232" w:date="2026-10-20T15:43:00Z">
                <w:pPr>
                  <w:widowControl w:val="0"/>
                  <w:spacing w:beforeLines="50" w:before="120" w:afterLines="50" w:after="120"/>
                  <w:contextualSpacing/>
                </w:pPr>
              </w:pPrChange>
            </w:pPr>
            <w:del w:id="6180" w:author="Xuning Wei12232" w:date="2026-10-20T15:43: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6181"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6182" w:author="Xuning Wei12232" w:date="2026-10-24T11:11:00Z">
                  <w:rPr>
                    <w:rFonts w:hint="eastAsia"/>
                  </w:rPr>
                </w:rPrChange>
              </w:rPr>
              <w:t>±</w:t>
            </w:r>
            <w:r>
              <w:rPr>
                <w:rFonts w:ascii="Times New Roman" w:eastAsia="仿宋_GB2312" w:hAnsi="Times New Roman" w:cs="Times New Roman"/>
                <w:sz w:val="18"/>
                <w:szCs w:val="18"/>
                <w:rPrChange w:id="6183" w:author="Xuning Wei12232" w:date="2026-10-24T11:11:00Z">
                  <w:rPr/>
                </w:rPrChange>
              </w:rPr>
              <w:t>5 °C (</w:t>
            </w:r>
            <w:del w:id="6184" w:author="Xuning Wei12232" w:date="2026-10-24T10:48:00Z">
              <w:r>
                <w:rPr>
                  <w:rFonts w:ascii="Times New Roman" w:eastAsia="仿宋_GB2312" w:hAnsi="Times New Roman" w:cs="Times New Roman"/>
                  <w:sz w:val="18"/>
                  <w:szCs w:val="18"/>
                  <w:rPrChange w:id="6185" w:author="Xuning Wei12232" w:date="2026-10-24T11:11:00Z">
                    <w:rPr/>
                  </w:rPrChange>
                </w:rPr>
                <w:delText>target: 20 °C</w:delText>
              </w:r>
            </w:del>
            <w:ins w:id="6186"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6187" w:author="Xuning Wei12232" w:date="2026-10-24T11:11:00Z">
                  <w:rPr/>
                </w:rPrChange>
              </w:rPr>
              <w:t>).</w:t>
            </w:r>
            <w:del w:id="6188" w:author="Xuning Wei12232" w:date="2026-10-20T15:43:00Z">
              <w:r>
                <w:rPr>
                  <w:rFonts w:ascii="Times New Roman" w:eastAsia="仿宋_GB2312" w:hAnsi="Times New Roman" w:cs="Times New Roman"/>
                  <w:sz w:val="18"/>
                  <w:szCs w:val="18"/>
                  <w:rPrChange w:id="6189" w:author="Xuning Wei12232" w:date="2026-10-24T11:11:00Z">
                    <w:rPr/>
                  </w:rPrChange>
                </w:rPr>
                <w:br/>
                <w:delText xml:space="preserve">2. </w:delText>
              </w:r>
            </w:del>
          </w:p>
          <w:p w14:paraId="166A11F5" w14:textId="77777777" w:rsidR="007617DE" w:rsidRDefault="00AE300B" w:rsidP="007617DE">
            <w:pPr>
              <w:pStyle w:val="aff7"/>
              <w:widowControl w:val="0"/>
              <w:numPr>
                <w:ilvl w:val="0"/>
                <w:numId w:val="87"/>
              </w:numPr>
              <w:spacing w:beforeLines="50" w:before="120" w:afterLines="50" w:after="120"/>
              <w:jc w:val="both"/>
              <w:rPr>
                <w:ins w:id="6190" w:author="Xuning Wei12232" w:date="2026-10-20T15:43:00Z"/>
                <w:rFonts w:ascii="Times New Roman" w:eastAsia="仿宋_GB2312" w:hAnsi="Times New Roman" w:cs="Times New Roman"/>
                <w:sz w:val="18"/>
                <w:szCs w:val="18"/>
              </w:rPr>
              <w:pPrChange w:id="6191" w:author="Xuning Wei12232" w:date="2026-10-20T15:43:00Z">
                <w:pPr>
                  <w:widowControl w:val="0"/>
                  <w:spacing w:beforeLines="50" w:before="120" w:afterLines="50" w:after="120"/>
                  <w:contextualSpacing/>
                </w:pPr>
              </w:pPrChange>
            </w:pPr>
            <w:ins w:id="6192" w:author="Xuning Wei12232" w:date="2026-10-23T19:44:00Z">
              <w:r>
                <w:rPr>
                  <w:rFonts w:ascii="Times New Roman" w:eastAsia="仿宋_GB2312" w:hAnsi="Times New Roman" w:cs="Times New Roman"/>
                  <w:color w:val="FF0000"/>
                  <w:sz w:val="18"/>
                  <w:szCs w:val="18"/>
                  <w:rPrChange w:id="6193"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6194"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6195" w:author="Xuning Wei12232" w:date="2026-10-24T11:11:00Z">
                    <w:rPr>
                      <w:rFonts w:ascii="Times New Roman" w:eastAsia="仿宋_GB2312" w:hAnsi="Times New Roman" w:cs="Times New Roman"/>
                      <w:color w:val="FF0000"/>
                      <w:sz w:val="18"/>
                      <w:szCs w:val="18"/>
                      <w:highlight w:val="yellow"/>
                    </w:rPr>
                  </w:rPrChange>
                </w:rPr>
                <w:t>into TJ4S-1213-Sy15</w:t>
              </w:r>
            </w:ins>
            <w:del w:id="6196" w:author="Xuning Wei12232" w:date="2026-10-23T19:44:00Z">
              <w:r>
                <w:rPr>
                  <w:rFonts w:ascii="Times New Roman" w:eastAsia="仿宋_GB2312" w:hAnsi="Times New Roman" w:cs="Times New Roman"/>
                  <w:sz w:val="18"/>
                  <w:szCs w:val="18"/>
                  <w:rPrChange w:id="6197" w:author="Xuning Wei12232" w:date="2026-10-24T11:11:00Z">
                    <w:rPr/>
                  </w:rPrChange>
                </w:rPr>
                <w:delText>Add</w:delText>
              </w:r>
              <w:r>
                <w:rPr>
                  <w:rFonts w:ascii="Times New Roman" w:eastAsia="仿宋_GB2312" w:hAnsi="Times New Roman" w:cs="Times New Roman"/>
                  <w:sz w:val="18"/>
                  <w:szCs w:val="18"/>
                  <w:lang w:eastAsia="zh-CN"/>
                  <w:rPrChange w:id="6198" w:author="Xuning Wei12232" w:date="2026-10-24T11:11:00Z">
                    <w:rPr>
                      <w:lang w:eastAsia="zh-CN"/>
                    </w:rPr>
                  </w:rPrChange>
                </w:rPr>
                <w:delText xml:space="preserve"> </w:delText>
              </w:r>
            </w:del>
            <w:del w:id="6199" w:author="Xuning Wei12232" w:date="2026-10-18T19:02:00Z">
              <w:r>
                <w:rPr>
                  <w:rFonts w:ascii="Times New Roman" w:eastAsia="仿宋_GB2312" w:hAnsi="Times New Roman" w:cs="Times New Roman"/>
                  <w:sz w:val="18"/>
                  <w:szCs w:val="18"/>
                  <w:lang w:eastAsia="zh-CN"/>
                  <w:rPrChange w:id="6200" w:author="Xuning Wei12232" w:date="2026-10-24T11:11:00Z">
                    <w:rPr>
                      <w:lang w:eastAsia="zh-CN"/>
                    </w:rPr>
                  </w:rPrChange>
                </w:rPr>
                <w:delText>10.0 V Isopropyl Acetate (8.730 kg/kg)</w:delText>
              </w:r>
            </w:del>
            <w:del w:id="6201" w:author="Xuning Wei12232" w:date="2026-10-20T20:08:00Z">
              <w:r>
                <w:rPr>
                  <w:rFonts w:ascii="Times New Roman" w:eastAsia="仿宋_GB2312" w:hAnsi="Times New Roman" w:cs="Times New Roman"/>
                  <w:sz w:val="18"/>
                  <w:szCs w:val="18"/>
                  <w:lang w:eastAsia="zh-CN"/>
                  <w:rPrChange w:id="6202" w:author="Xuning Wei12232" w:date="2026-10-24T11:11:00Z">
                    <w:rPr>
                      <w:lang w:eastAsia="zh-CN"/>
                    </w:rPr>
                  </w:rPrChange>
                </w:rPr>
                <w:delText xml:space="preserve"> </w:delText>
              </w:r>
            </w:del>
            <w:del w:id="6203" w:author="Xuning Wei12232" w:date="2026-10-23T19:44:00Z">
              <w:r>
                <w:rPr>
                  <w:rFonts w:ascii="Times New Roman" w:eastAsia="仿宋_GB2312" w:hAnsi="Times New Roman" w:cs="Times New Roman"/>
                  <w:sz w:val="18"/>
                  <w:szCs w:val="18"/>
                  <w:rPrChange w:id="6204" w:author="Xuning Wei12232" w:date="2026-10-24T11:11:00Z">
                    <w:rPr/>
                  </w:rPrChange>
                </w:rPr>
                <w:delText>into TJ4S-1213-Sy15</w:delText>
              </w:r>
            </w:del>
            <w:r>
              <w:rPr>
                <w:rFonts w:ascii="Times New Roman" w:eastAsia="仿宋_GB2312" w:hAnsi="Times New Roman" w:cs="Times New Roman"/>
                <w:sz w:val="18"/>
                <w:szCs w:val="18"/>
                <w:rPrChange w:id="6205" w:author="Xuning Wei12232" w:date="2026-10-24T11:11:00Z">
                  <w:rPr/>
                </w:rPrChange>
              </w:rPr>
              <w:t xml:space="preserve">. </w:t>
            </w:r>
            <w:del w:id="6206" w:author="Xuning Wei12232" w:date="2026-10-20T15:43:00Z">
              <w:r>
                <w:rPr>
                  <w:rFonts w:ascii="Times New Roman" w:eastAsia="仿宋_GB2312" w:hAnsi="Times New Roman" w:cs="Times New Roman"/>
                  <w:sz w:val="18"/>
                  <w:szCs w:val="18"/>
                  <w:rPrChange w:id="6207" w:author="Xuning Wei12232" w:date="2026-10-24T11:11:00Z">
                    <w:rPr/>
                  </w:rPrChange>
                </w:rPr>
                <w:br/>
                <w:delText xml:space="preserve">3. </w:delText>
              </w:r>
            </w:del>
          </w:p>
          <w:p w14:paraId="7E3F990D" w14:textId="77777777" w:rsidR="007617DE" w:rsidRPr="007617DE" w:rsidRDefault="00AE300B" w:rsidP="007617DE">
            <w:pPr>
              <w:pStyle w:val="aff7"/>
              <w:widowControl w:val="0"/>
              <w:numPr>
                <w:ilvl w:val="0"/>
                <w:numId w:val="87"/>
              </w:numPr>
              <w:spacing w:beforeLines="50" w:before="120" w:afterLines="50" w:after="120"/>
              <w:jc w:val="both"/>
              <w:rPr>
                <w:rFonts w:ascii="Times New Roman" w:eastAsia="仿宋_GB2312" w:hAnsi="Times New Roman" w:cs="Times New Roman"/>
                <w:sz w:val="18"/>
                <w:szCs w:val="18"/>
                <w:rPrChange w:id="6208" w:author="Xuning Wei12232" w:date="2026-10-24T11:11:00Z">
                  <w:rPr/>
                </w:rPrChange>
              </w:rPr>
              <w:pPrChange w:id="6209" w:author="Xuning Wei12232" w:date="2026-10-20T15:43:00Z">
                <w:pPr>
                  <w:widowControl w:val="0"/>
                  <w:spacing w:beforeLines="50" w:before="120" w:afterLines="50" w:after="120"/>
                  <w:contextualSpacing/>
                </w:pPr>
              </w:pPrChange>
            </w:pPr>
            <w:r>
              <w:rPr>
                <w:rFonts w:ascii="Times New Roman" w:eastAsia="仿宋_GB2312" w:hAnsi="Times New Roman" w:cs="Times New Roman"/>
                <w:sz w:val="18"/>
                <w:szCs w:val="18"/>
                <w:rPrChange w:id="6210" w:author="Xuning Wei12232" w:date="2026-10-24T11:11:00Z">
                  <w:rPr/>
                </w:rPrChange>
              </w:rPr>
              <w:t>Bubble with nitrogen, after s</w:t>
            </w:r>
            <w:r>
              <w:rPr>
                <w:rFonts w:ascii="Times New Roman" w:eastAsia="仿宋_GB2312" w:hAnsi="Times New Roman" w:cs="Times New Roman"/>
                <w:color w:val="0000FF"/>
                <w:sz w:val="18"/>
                <w:szCs w:val="18"/>
                <w:rPrChange w:id="6211" w:author="Xuning Wei12232" w:date="2026-10-24T11:11:00Z">
                  <w:rPr>
                    <w:color w:val="0000FF"/>
                  </w:rPr>
                </w:rPrChange>
              </w:rPr>
              <w:t>tirring, turn off the nitrogen</w:t>
            </w:r>
            <w:r>
              <w:rPr>
                <w:rFonts w:ascii="Times New Roman" w:eastAsia="仿宋_GB2312" w:hAnsi="Times New Roman" w:cs="Times New Roman"/>
                <w:sz w:val="18"/>
                <w:szCs w:val="18"/>
                <w:rPrChange w:id="6212" w:author="Xuning Wei12232" w:date="2026-10-24T11:11:00Z">
                  <w:rPr/>
                </w:rPrChange>
              </w:rPr>
              <w:t>. Drain until there is no obvious drip</w:t>
            </w:r>
          </w:p>
          <w:p w14:paraId="68DF78A3"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21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054F6AB2" w14:textId="77777777">
        <w:trPr>
          <w:trHeight w:val="20"/>
        </w:trPr>
        <w:tc>
          <w:tcPr>
            <w:tcW w:w="310" w:type="pct"/>
            <w:tcMar>
              <w:top w:w="57" w:type="dxa"/>
              <w:left w:w="85" w:type="dxa"/>
              <w:bottom w:w="57" w:type="dxa"/>
              <w:right w:w="85" w:type="dxa"/>
            </w:tcMar>
            <w:vAlign w:val="center"/>
          </w:tcPr>
          <w:p w14:paraId="5F69BD2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6898BC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15C3531E" w14:textId="77777777" w:rsidR="007617DE" w:rsidRDefault="00AE300B" w:rsidP="007617DE">
            <w:pPr>
              <w:pStyle w:val="aff7"/>
              <w:widowControl w:val="0"/>
              <w:numPr>
                <w:ilvl w:val="0"/>
                <w:numId w:val="88"/>
              </w:numPr>
              <w:spacing w:beforeLines="50" w:before="120" w:afterLines="50" w:after="120"/>
              <w:jc w:val="both"/>
              <w:rPr>
                <w:ins w:id="6214" w:author="Xuning Wei12232" w:date="2026-10-20T15:43:00Z"/>
                <w:rFonts w:ascii="Times New Roman" w:eastAsia="仿宋_GB2312" w:hAnsi="Times New Roman" w:cs="Times New Roman"/>
                <w:sz w:val="18"/>
                <w:szCs w:val="18"/>
              </w:rPr>
              <w:pPrChange w:id="6215" w:author="Xuning Wei12232" w:date="2026-10-20T15:43:00Z">
                <w:pPr>
                  <w:widowControl w:val="0"/>
                  <w:spacing w:beforeLines="50" w:before="120" w:afterLines="50" w:after="120"/>
                  <w:contextualSpacing/>
                </w:pPr>
              </w:pPrChange>
            </w:pPr>
            <w:del w:id="6216" w:author="Xuning Wei12232" w:date="2026-10-20T15:43: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6217" w:author="Xuning Wei12232" w:date="2026-10-24T11:11:00Z">
                    <w:rPr/>
                  </w:rPrChange>
                </w:rPr>
                <w:delText xml:space="preserve"> </w:delText>
              </w:r>
            </w:del>
            <w:r>
              <w:rPr>
                <w:rFonts w:ascii="Times New Roman" w:eastAsia="仿宋_GB2312" w:hAnsi="Times New Roman" w:cs="Times New Roman"/>
                <w:sz w:val="18"/>
                <w:szCs w:val="18"/>
                <w:rPrChange w:id="6218" w:author="Xuning Wei12232" w:date="2026-10-24T11:11:00Z">
                  <w:rPr/>
                </w:rPrChange>
              </w:rPr>
              <w:t xml:space="preserve">Add </w:t>
            </w:r>
            <w:ins w:id="6219" w:author="Xuning Wei12232" w:date="2026-10-23T19:51:00Z">
              <w:r>
                <w:rPr>
                  <w:rFonts w:ascii="Times New Roman" w:eastAsia="仿宋_GB2312" w:hAnsi="Times New Roman" w:cs="Times New Roman"/>
                  <w:color w:val="000000" w:themeColor="text1"/>
                  <w:sz w:val="18"/>
                  <w:szCs w:val="18"/>
                  <w:rPrChange w:id="6220"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6221" w:author="Xuning Wei12232" w:date="2026-10-20T08:12:00Z">
              <w:r>
                <w:rPr>
                  <w:rFonts w:ascii="Times New Roman" w:eastAsia="仿宋_GB2312" w:hAnsi="Times New Roman" w:cs="Times New Roman"/>
                  <w:sz w:val="18"/>
                  <w:szCs w:val="18"/>
                  <w:rPrChange w:id="6222" w:author="Xuning Wei12232" w:date="2026-10-24T11:11:00Z">
                    <w:rPr/>
                  </w:rPrChange>
                </w:rPr>
                <w:delText>12.0 V DMF (11.376 kg/kg)</w:delText>
              </w:r>
            </w:del>
            <w:del w:id="6223" w:author="Xuning Wei12232" w:date="2026-10-23T19:51:00Z">
              <w:r>
                <w:rPr>
                  <w:rFonts w:ascii="Times New Roman" w:eastAsia="仿宋_GB2312" w:hAnsi="Times New Roman" w:cs="Times New Roman"/>
                  <w:sz w:val="18"/>
                  <w:szCs w:val="18"/>
                  <w:rPrChange w:id="6224" w:author="Xuning Wei12232" w:date="2026-10-24T11:11:00Z">
                    <w:rPr/>
                  </w:rPrChange>
                </w:rPr>
                <w:delText xml:space="preserve"> </w:delText>
              </w:r>
            </w:del>
            <w:r>
              <w:rPr>
                <w:rFonts w:ascii="Times New Roman" w:eastAsia="仿宋_GB2312" w:hAnsi="Times New Roman" w:cs="Times New Roman"/>
                <w:sz w:val="18"/>
                <w:szCs w:val="18"/>
                <w:rPrChange w:id="6225" w:author="Xuning Wei12232" w:date="2026-10-24T11:11:00Z">
                  <w:rPr/>
                </w:rPrChange>
              </w:rPr>
              <w:t xml:space="preserve">into TJ4S-1213-Sy15. </w:t>
            </w:r>
            <w:del w:id="6226" w:author="Xuning Wei12232" w:date="2026-10-20T15:43:00Z">
              <w:r>
                <w:rPr>
                  <w:rFonts w:ascii="Times New Roman" w:eastAsia="仿宋_GB2312" w:hAnsi="Times New Roman" w:cs="Times New Roman"/>
                  <w:sz w:val="18"/>
                  <w:szCs w:val="18"/>
                  <w:rPrChange w:id="6227" w:author="Xuning Wei12232" w:date="2026-10-24T11:11:00Z">
                    <w:rPr/>
                  </w:rPrChange>
                </w:rPr>
                <w:br/>
                <w:delText xml:space="preserve">2. </w:delText>
              </w:r>
            </w:del>
          </w:p>
          <w:p w14:paraId="01585DE0" w14:textId="77777777" w:rsidR="007617DE" w:rsidRPr="007617DE" w:rsidRDefault="00AE300B" w:rsidP="007617DE">
            <w:pPr>
              <w:pStyle w:val="aff7"/>
              <w:widowControl w:val="0"/>
              <w:numPr>
                <w:ilvl w:val="0"/>
                <w:numId w:val="88"/>
              </w:numPr>
              <w:spacing w:beforeLines="50" w:before="120" w:afterLines="50" w:after="120"/>
              <w:jc w:val="both"/>
              <w:rPr>
                <w:rFonts w:ascii="Times New Roman" w:eastAsia="仿宋_GB2312" w:hAnsi="Times New Roman" w:cs="Times New Roman"/>
                <w:sz w:val="18"/>
                <w:szCs w:val="18"/>
                <w:rPrChange w:id="6228" w:author="Xuning Wei12232" w:date="2026-10-24T11:11:00Z">
                  <w:rPr/>
                </w:rPrChange>
              </w:rPr>
              <w:pPrChange w:id="6229" w:author="Xuning Wei12232" w:date="2026-10-20T15:43:00Z">
                <w:pPr>
                  <w:widowControl w:val="0"/>
                  <w:spacing w:beforeLines="50" w:before="120" w:afterLines="50" w:after="120"/>
                  <w:contextualSpacing/>
                </w:pPr>
              </w:pPrChange>
            </w:pPr>
            <w:r>
              <w:rPr>
                <w:rFonts w:ascii="Times New Roman" w:eastAsia="仿宋_GB2312" w:hAnsi="Times New Roman" w:cs="Times New Roman"/>
                <w:sz w:val="18"/>
                <w:szCs w:val="18"/>
                <w:rPrChange w:id="6230" w:author="Xuning Wei12232" w:date="2026-10-24T11:11:00Z">
                  <w:rPr/>
                </w:rPrChange>
              </w:rPr>
              <w:t>Bubble with nitrogen, after s</w:t>
            </w:r>
            <w:r>
              <w:rPr>
                <w:rFonts w:ascii="Times New Roman" w:eastAsia="仿宋_GB2312" w:hAnsi="Times New Roman" w:cs="Times New Roman"/>
                <w:color w:val="0000FF"/>
                <w:sz w:val="18"/>
                <w:szCs w:val="18"/>
                <w:rPrChange w:id="6231" w:author="Xuning Wei12232" w:date="2026-10-24T11:11:00Z">
                  <w:rPr>
                    <w:color w:val="0000FF"/>
                  </w:rPr>
                </w:rPrChange>
              </w:rPr>
              <w:t>tirring, turn off the nitrogen</w:t>
            </w:r>
            <w:r>
              <w:rPr>
                <w:rFonts w:ascii="Times New Roman" w:eastAsia="仿宋_GB2312" w:hAnsi="Times New Roman" w:cs="Times New Roman"/>
                <w:sz w:val="18"/>
                <w:szCs w:val="18"/>
                <w:rPrChange w:id="6232" w:author="Xuning Wei12232" w:date="2026-10-24T11:11:00Z">
                  <w:rPr/>
                </w:rPrChange>
              </w:rPr>
              <w:t>. Drain until there is no obvious drip</w:t>
            </w:r>
          </w:p>
          <w:p w14:paraId="361601C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23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16802239" w14:textId="77777777">
        <w:trPr>
          <w:trHeight w:val="20"/>
        </w:trPr>
        <w:tc>
          <w:tcPr>
            <w:tcW w:w="310" w:type="pct"/>
            <w:tcMar>
              <w:top w:w="57" w:type="dxa"/>
              <w:left w:w="85" w:type="dxa"/>
              <w:bottom w:w="57" w:type="dxa"/>
              <w:right w:w="85" w:type="dxa"/>
            </w:tcMar>
            <w:vAlign w:val="center"/>
          </w:tcPr>
          <w:p w14:paraId="52BCD21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0D52C6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Fmoc-L-Ala-OH·H</w:t>
            </w:r>
            <w:r>
              <w:rPr>
                <w:rFonts w:ascii="Times New Roman" w:eastAsia="仿宋_GB2312" w:hAnsi="Times New Roman" w:cs="Times New Roman"/>
                <w:sz w:val="18"/>
                <w:szCs w:val="18"/>
                <w:vertAlign w:val="subscript"/>
                <w:lang w:eastAsia="zh-CN"/>
              </w:rPr>
              <w:t>2</w:t>
            </w:r>
            <w:r>
              <w:rPr>
                <w:rFonts w:ascii="Times New Roman" w:eastAsia="仿宋_GB2312" w:hAnsi="Times New Roman" w:cs="Times New Roman"/>
                <w:sz w:val="18"/>
                <w:szCs w:val="18"/>
                <w:lang w:eastAsia="zh-CN"/>
              </w:rPr>
              <w:t>O activation and transfer</w:t>
            </w:r>
          </w:p>
        </w:tc>
        <w:tc>
          <w:tcPr>
            <w:tcW w:w="3909" w:type="pct"/>
            <w:tcMar>
              <w:top w:w="57" w:type="dxa"/>
              <w:left w:w="85" w:type="dxa"/>
              <w:bottom w:w="57" w:type="dxa"/>
              <w:right w:w="85" w:type="dxa"/>
            </w:tcMar>
            <w:vAlign w:val="center"/>
          </w:tcPr>
          <w:p w14:paraId="7D162A89" w14:textId="77777777" w:rsidR="007617DE" w:rsidRDefault="00AE300B" w:rsidP="007617DE">
            <w:pPr>
              <w:pStyle w:val="aff7"/>
              <w:widowControl w:val="0"/>
              <w:numPr>
                <w:ilvl w:val="0"/>
                <w:numId w:val="89"/>
              </w:numPr>
              <w:spacing w:beforeLines="50" w:before="120" w:afterLines="50" w:after="120"/>
              <w:jc w:val="both"/>
              <w:rPr>
                <w:ins w:id="6234" w:author="Xuning Wei12232" w:date="2026-10-20T15:44:00Z"/>
                <w:rFonts w:ascii="Times New Roman" w:eastAsia="等线" w:hAnsi="Times New Roman" w:cs="Times New Roman"/>
                <w:sz w:val="18"/>
                <w:szCs w:val="18"/>
              </w:rPr>
              <w:pPrChange w:id="6235" w:author="Xuning Wei12232" w:date="2026-10-20T15:44:00Z">
                <w:pPr>
                  <w:widowControl w:val="0"/>
                  <w:spacing w:beforeLines="50" w:before="120" w:afterLines="50" w:after="120"/>
                  <w:contextualSpacing/>
                </w:pPr>
              </w:pPrChange>
            </w:pPr>
            <w:del w:id="6236" w:author="Xuning Wei12232" w:date="2026-10-20T15:44: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6237" w:author="Xuning Wei12232" w:date="2026-10-24T11:11:00Z">
                  <w:rPr/>
                </w:rPrChange>
              </w:rPr>
              <w:t xml:space="preserve">Add </w:t>
            </w:r>
            <w:ins w:id="6238" w:author="Xuning Wei12232" w:date="2026-10-20T21:16:00Z">
              <w:r>
                <w:rPr>
                  <w:rFonts w:ascii="Times New Roman" w:eastAsia="等线" w:hAnsi="Times New Roman" w:cs="Times New Roman"/>
                  <w:color w:val="000000" w:themeColor="text1"/>
                  <w:sz w:val="18"/>
                  <w:szCs w:val="18"/>
                  <w:lang w:eastAsia="zh-CN"/>
                  <w:rPrChange w:id="6239"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240" w:author="Xuning Wei12232" w:date="2026-10-20T08:15:00Z">
              <w:r>
                <w:rPr>
                  <w:rFonts w:ascii="Times New Roman" w:eastAsia="等线" w:hAnsi="Times New Roman" w:cs="Times New Roman"/>
                  <w:sz w:val="18"/>
                  <w:szCs w:val="18"/>
                  <w:lang w:eastAsia="zh-CN"/>
                  <w:rPrChange w:id="6241" w:author="Xuning Wei12232" w:date="2026-10-24T11:11:00Z">
                    <w:rPr>
                      <w:lang w:eastAsia="zh-CN"/>
                    </w:rPr>
                  </w:rPrChange>
                </w:rPr>
                <w:delText>5.0 V DMF (4.740 kg/kg)</w:delText>
              </w:r>
              <w:r>
                <w:rPr>
                  <w:rFonts w:ascii="Times New Roman" w:eastAsia="等线" w:hAnsi="Times New Roman" w:cs="Times New Roman"/>
                  <w:sz w:val="18"/>
                  <w:szCs w:val="18"/>
                  <w:rPrChange w:id="6242" w:author="Xuning Wei12232" w:date="2026-10-24T11:11:00Z">
                    <w:rPr/>
                  </w:rPrChange>
                </w:rPr>
                <w:delText xml:space="preserve"> </w:delText>
              </w:r>
            </w:del>
            <w:ins w:id="6243" w:author="Xuning Wei12232" w:date="2026-10-20T08:15:00Z">
              <w:r>
                <w:rPr>
                  <w:rFonts w:ascii="Times New Roman" w:eastAsia="等线" w:hAnsi="Times New Roman" w:cs="Times New Roman"/>
                  <w:sz w:val="18"/>
                  <w:szCs w:val="18"/>
                  <w:lang w:eastAsia="zh-CN"/>
                  <w:rPrChange w:id="6244" w:author="Xuning Wei12232" w:date="2026-10-24T11:11:00Z">
                    <w:rPr>
                      <w:lang w:eastAsia="zh-CN"/>
                    </w:rPr>
                  </w:rPrChange>
                </w:rPr>
                <w:t xml:space="preserve"> </w:t>
              </w:r>
            </w:ins>
            <w:r>
              <w:rPr>
                <w:rFonts w:ascii="Times New Roman" w:eastAsia="等线" w:hAnsi="Times New Roman" w:cs="Times New Roman"/>
                <w:sz w:val="18"/>
                <w:szCs w:val="18"/>
                <w:rPrChange w:id="6245" w:author="Xuning Wei12232" w:date="2026-10-24T11:11:00Z">
                  <w:rPr/>
                </w:rPrChange>
              </w:rPr>
              <w:t xml:space="preserve">into </w:t>
            </w:r>
            <w:r>
              <w:rPr>
                <w:rFonts w:ascii="Times New Roman" w:eastAsia="仿宋_GB2312" w:hAnsi="Times New Roman" w:cs="Times New Roman"/>
                <w:sz w:val="18"/>
                <w:szCs w:val="18"/>
                <w:rPrChange w:id="6246"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6247" w:author="Xuning Wei12232" w:date="2026-10-24T11:11:00Z">
                  <w:rPr>
                    <w:rFonts w:eastAsia="仿宋_GB2312"/>
                    <w:lang w:eastAsia="zh-CN"/>
                  </w:rPr>
                </w:rPrChange>
              </w:rPr>
              <w:t>-R01</w:t>
            </w:r>
            <w:r>
              <w:rPr>
                <w:rFonts w:ascii="Times New Roman" w:eastAsia="等线" w:hAnsi="Times New Roman" w:cs="Times New Roman"/>
                <w:sz w:val="18"/>
                <w:szCs w:val="18"/>
                <w:rPrChange w:id="6248" w:author="Xuning Wei12232" w:date="2026-10-24T11:11:00Z">
                  <w:rPr/>
                </w:rPrChange>
              </w:rPr>
              <w:t xml:space="preserve">. Start the </w:t>
            </w:r>
            <w:r>
              <w:rPr>
                <w:rFonts w:ascii="Times New Roman" w:eastAsia="等线" w:hAnsi="Times New Roman" w:cs="Times New Roman"/>
                <w:color w:val="0000FF"/>
                <w:sz w:val="18"/>
                <w:szCs w:val="18"/>
                <w:rPrChange w:id="6249" w:author="Xuning Wei12232" w:date="2026-10-24T11:11:00Z">
                  <w:rPr>
                    <w:color w:val="0000FF"/>
                  </w:rPr>
                </w:rPrChange>
              </w:rPr>
              <w:t>agitator</w:t>
            </w:r>
            <w:r>
              <w:rPr>
                <w:rFonts w:ascii="Times New Roman" w:eastAsia="等线" w:hAnsi="Times New Roman" w:cs="Times New Roman"/>
                <w:sz w:val="18"/>
                <w:szCs w:val="18"/>
                <w:rPrChange w:id="6250" w:author="Xuning Wei12232" w:date="2026-10-24T11:11:00Z">
                  <w:rPr/>
                </w:rPrChange>
              </w:rPr>
              <w:t xml:space="preserve">. </w:t>
            </w:r>
            <w:del w:id="6251" w:author="Xuning Wei12232" w:date="2026-10-20T15:44:00Z">
              <w:r>
                <w:rPr>
                  <w:rFonts w:ascii="Times New Roman" w:eastAsia="等线" w:hAnsi="Times New Roman" w:cs="Times New Roman"/>
                  <w:sz w:val="18"/>
                  <w:szCs w:val="18"/>
                  <w:rPrChange w:id="6252" w:author="Xuning Wei12232" w:date="2026-10-24T11:11:00Z">
                    <w:rPr/>
                  </w:rPrChange>
                </w:rPr>
                <w:br/>
              </w:r>
            </w:del>
          </w:p>
          <w:p w14:paraId="566ABAE9" w14:textId="77777777" w:rsidR="007617DE" w:rsidRPr="007617DE" w:rsidRDefault="00AE300B" w:rsidP="007617DE">
            <w:pPr>
              <w:pStyle w:val="aff7"/>
              <w:widowControl w:val="0"/>
              <w:numPr>
                <w:ilvl w:val="0"/>
                <w:numId w:val="89"/>
              </w:numPr>
              <w:spacing w:beforeLines="50" w:before="120" w:afterLines="50" w:after="120"/>
              <w:jc w:val="both"/>
              <w:rPr>
                <w:ins w:id="6253" w:author="Xuning Wei12232" w:date="2026-10-20T21:17:00Z"/>
                <w:rFonts w:ascii="Times New Roman" w:eastAsia="仿宋_GB2312" w:hAnsi="Times New Roman" w:cs="Times New Roman"/>
                <w:color w:val="FF0000"/>
                <w:sz w:val="18"/>
                <w:szCs w:val="18"/>
                <w:lang w:eastAsia="zh-CN"/>
                <w:rPrChange w:id="6254" w:author="Xuning Wei12232" w:date="2026-10-24T11:11:00Z">
                  <w:rPr>
                    <w:ins w:id="6255" w:author="Xuning Wei12232" w:date="2026-10-20T21:17:00Z"/>
                    <w:rFonts w:ascii="Times New Roman" w:eastAsia="等线" w:hAnsi="Times New Roman" w:cs="Times New Roman"/>
                    <w:color w:val="FF0000"/>
                    <w:sz w:val="18"/>
                    <w:szCs w:val="18"/>
                    <w:lang w:eastAsia="zh-CN"/>
                  </w:rPr>
                </w:rPrChange>
              </w:rPr>
              <w:pPrChange w:id="6256" w:author="Xuning Wei12232" w:date="2026-10-20T15:44:00Z">
                <w:pPr>
                  <w:widowControl w:val="0"/>
                  <w:spacing w:beforeLines="50" w:before="120" w:afterLines="50" w:after="120"/>
                  <w:contextualSpacing/>
                </w:pPr>
              </w:pPrChange>
            </w:pPr>
            <w:ins w:id="6257" w:author="Xuning Wei12232" w:date="2026-10-20T08:48:00Z">
              <w:r>
                <w:rPr>
                  <w:rFonts w:ascii="Times New Roman" w:eastAsia="等线" w:hAnsi="Times New Roman" w:cs="Times New Roman"/>
                  <w:sz w:val="18"/>
                  <w:szCs w:val="18"/>
                  <w:lang w:eastAsia="zh-CN"/>
                  <w:rPrChange w:id="6258" w:author="Xuning Wei12232" w:date="2026-10-24T11:11:00Z">
                    <w:rPr>
                      <w:lang w:eastAsia="zh-CN"/>
                    </w:rPr>
                  </w:rPrChange>
                </w:rPr>
                <w:t>A</w:t>
              </w:r>
              <w:r>
                <w:rPr>
                  <w:rFonts w:ascii="Times New Roman" w:eastAsia="等线" w:hAnsi="Times New Roman" w:cs="Times New Roman"/>
                  <w:sz w:val="18"/>
                  <w:szCs w:val="18"/>
                  <w:lang w:eastAsia="zh-CN"/>
                </w:rPr>
                <w:t>djust</w:t>
              </w:r>
              <w:r>
                <w:rPr>
                  <w:rFonts w:ascii="Times New Roman" w:eastAsia="等线" w:hAnsi="Times New Roman" w:cs="Times New Roman"/>
                  <w:bCs w:val="0"/>
                  <w:sz w:val="18"/>
                  <w:szCs w:val="18"/>
                </w:rPr>
                <w:t xml:space="preserve"> the</w:t>
              </w:r>
            </w:ins>
            <w:ins w:id="6259" w:author="Xuning Wei12232" w:date="2026-10-24T11:10:00Z">
              <w:r>
                <w:rPr>
                  <w:rFonts w:ascii="Times New Roman" w:eastAsia="仿宋_GB2312" w:hAnsi="Times New Roman" w:cs="Times New Roman"/>
                  <w:color w:val="FF0000"/>
                  <w:sz w:val="18"/>
                  <w:szCs w:val="18"/>
                  <w:rPrChange w:id="6260" w:author="Xuning Wei12232" w:date="2026-10-24T11:11:00Z">
                    <w:rPr>
                      <w:rFonts w:ascii="Times New Roman" w:eastAsia="仿宋_GB2312" w:hAnsi="Times New Roman" w:cs="Times New Roman"/>
                      <w:color w:val="FF0000"/>
                      <w:sz w:val="18"/>
                      <w:szCs w:val="18"/>
                      <w:highlight w:val="green"/>
                    </w:rPr>
                  </w:rPrChange>
                </w:rPr>
                <w:t xml:space="preserve"> jacket temperature</w:t>
              </w:r>
            </w:ins>
            <w:ins w:id="6261" w:author="Xuning Wei12232" w:date="2026-10-20T08:48:00Z">
              <w:r>
                <w:rPr>
                  <w:rFonts w:ascii="Times New Roman" w:eastAsia="等线" w:hAnsi="Times New Roman" w:cs="Times New Roman"/>
                  <w:bCs w:val="0"/>
                  <w:sz w:val="18"/>
                  <w:szCs w:val="18"/>
                </w:rPr>
                <w:t xml:space="preserve"> to </w:t>
              </w:r>
            </w:ins>
            <w:ins w:id="6262" w:author="Xuning Wei12232" w:date="2026-10-20T21:17:00Z">
              <w:r>
                <w:rPr>
                  <w:rFonts w:ascii="Times New Roman" w:eastAsia="等线" w:hAnsi="Times New Roman" w:cs="Times New Roman"/>
                  <w:bCs w:val="0"/>
                  <w:sz w:val="18"/>
                  <w:szCs w:val="18"/>
                  <w:lang w:eastAsia="zh-CN"/>
                  <w:rPrChange w:id="6263"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6264" w:author="Xuning Wei12232" w:date="2026-10-24T10:48:00Z">
              <w:r>
                <w:rPr>
                  <w:rFonts w:ascii="Times New Roman" w:eastAsia="等线" w:hAnsi="Times New Roman" w:cs="Times New Roman"/>
                  <w:bCs w:val="0"/>
                  <w:sz w:val="18"/>
                  <w:szCs w:val="18"/>
                  <w:lang w:eastAsia="zh-CN"/>
                </w:rPr>
                <w:t>target: 20.0 °C</w:t>
              </w:r>
            </w:ins>
            <w:ins w:id="6265" w:author="Xuning Wei12232" w:date="2026-10-20T21:17: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ins>
          </w:p>
          <w:p w14:paraId="57916146" w14:textId="77777777" w:rsidR="007617DE" w:rsidRPr="007617DE" w:rsidRDefault="00AE300B" w:rsidP="007617DE">
            <w:pPr>
              <w:pStyle w:val="aff7"/>
              <w:widowControl w:val="0"/>
              <w:numPr>
                <w:ilvl w:val="0"/>
                <w:numId w:val="89"/>
              </w:numPr>
              <w:spacing w:beforeLines="50" w:before="120" w:afterLines="50" w:after="120"/>
              <w:jc w:val="both"/>
              <w:rPr>
                <w:ins w:id="6266" w:author="Xuning Wei12232" w:date="2026-10-20T15:44:00Z"/>
                <w:rFonts w:ascii="Times New Roman" w:eastAsia="仿宋_GB2312" w:hAnsi="Times New Roman" w:cs="Times New Roman"/>
                <w:color w:val="000000" w:themeColor="text1"/>
                <w:sz w:val="18"/>
                <w:szCs w:val="18"/>
                <w:lang w:eastAsia="zh-CN"/>
                <w:rPrChange w:id="6267" w:author="Xuning Wei12232" w:date="2026-10-24T11:11:00Z">
                  <w:rPr>
                    <w:ins w:id="6268" w:author="Xuning Wei12232" w:date="2026-10-20T15:44:00Z"/>
                    <w:rFonts w:ascii="Times New Roman" w:eastAsia="等线" w:hAnsi="Times New Roman" w:cs="Times New Roman"/>
                    <w:color w:val="000000" w:themeColor="text1"/>
                    <w:sz w:val="18"/>
                    <w:szCs w:val="18"/>
                    <w:lang w:eastAsia="zh-CN"/>
                  </w:rPr>
                </w:rPrChange>
              </w:rPr>
              <w:pPrChange w:id="6269" w:author="Xuning Wei12232" w:date="2026-10-20T15:44:00Z">
                <w:pPr>
                  <w:widowControl w:val="0"/>
                  <w:spacing w:beforeLines="50" w:before="120" w:afterLines="50" w:after="120"/>
                  <w:contextualSpacing/>
                </w:pPr>
              </w:pPrChange>
            </w:pPr>
            <w:del w:id="6270" w:author="Xuning Wei12232" w:date="2026-10-20T08:48:00Z">
              <w:r>
                <w:rPr>
                  <w:rFonts w:ascii="Times New Roman" w:eastAsia="等线" w:hAnsi="Times New Roman" w:cs="Times New Roman"/>
                  <w:sz w:val="18"/>
                  <w:szCs w:val="18"/>
                </w:rPr>
                <w:delText>2</w:delText>
              </w:r>
            </w:del>
            <w:del w:id="6271" w:author="Xuning Wei12232" w:date="2026-10-20T15:44:00Z">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 xml:space="preserve">Add </w:t>
            </w:r>
            <w:del w:id="6272" w:author="Xuning Wei12232" w:date="2026-10-20T08:45:00Z">
              <w:r>
                <w:rPr>
                  <w:rFonts w:ascii="Times New Roman" w:eastAsia="等线" w:hAnsi="Times New Roman" w:cs="Times New Roman"/>
                  <w:sz w:val="18"/>
                  <w:szCs w:val="18"/>
                </w:rPr>
                <w:delText>2.0 eq.</w:delText>
              </w:r>
              <w:r>
                <w:rPr>
                  <w:rFonts w:ascii="Times New Roman" w:eastAsia="仿宋_GB2312" w:hAnsi="Times New Roman" w:cs="Times New Roman"/>
                  <w:sz w:val="18"/>
                  <w:szCs w:val="18"/>
                  <w:lang w:eastAsia="zh-CN"/>
                </w:rPr>
                <w:delText xml:space="preserve"> </w:delText>
              </w:r>
            </w:del>
            <w:r>
              <w:rPr>
                <w:rFonts w:ascii="Times New Roman" w:eastAsia="仿宋_GB2312" w:hAnsi="Times New Roman" w:cs="Times New Roman"/>
                <w:sz w:val="18"/>
                <w:szCs w:val="18"/>
                <w:lang w:eastAsia="zh-CN"/>
              </w:rPr>
              <w:t>Fmoc-L-Ala-OH·H</w:t>
            </w:r>
            <w:r>
              <w:rPr>
                <w:rFonts w:ascii="Times New Roman" w:eastAsia="仿宋_GB2312" w:hAnsi="Times New Roman" w:cs="Times New Roman"/>
                <w:sz w:val="18"/>
                <w:szCs w:val="18"/>
                <w:vertAlign w:val="subscript"/>
                <w:lang w:eastAsia="zh-CN"/>
              </w:rPr>
              <w:t>2</w:t>
            </w:r>
            <w:r>
              <w:rPr>
                <w:rFonts w:ascii="Times New Roman" w:eastAsia="仿宋_GB2312" w:hAnsi="Times New Roman" w:cs="Times New Roman"/>
                <w:sz w:val="18"/>
                <w:szCs w:val="18"/>
                <w:lang w:eastAsia="zh-CN"/>
              </w:rPr>
              <w:t>O</w:t>
            </w:r>
            <w:ins w:id="6273" w:author="Xuning Wei12232" w:date="2026-10-20T08:45:00Z">
              <w:r>
                <w:rPr>
                  <w:rFonts w:ascii="Times New Roman" w:eastAsia="仿宋_GB2312" w:hAnsi="Times New Roman" w:cs="Times New Roman"/>
                  <w:color w:val="FF0000"/>
                  <w:sz w:val="18"/>
                  <w:szCs w:val="18"/>
                  <w:lang w:eastAsia="zh-CN"/>
                </w:rPr>
                <w:t xml:space="preserve"> </w:t>
              </w:r>
              <w:r>
                <w:rPr>
                  <w:rFonts w:ascii="Times New Roman" w:eastAsia="仿宋_GB2312" w:hAnsi="Times New Roman" w:cs="Times New Roman"/>
                  <w:sz w:val="18"/>
                  <w:szCs w:val="18"/>
                  <w:lang w:eastAsia="zh-CN"/>
                </w:rPr>
                <w:t>(</w:t>
              </w:r>
              <w:r>
                <w:rPr>
                  <w:rFonts w:ascii="Times New Roman" w:eastAsia="等线" w:hAnsi="Times New Roman" w:cs="Times New Roman"/>
                  <w:sz w:val="18"/>
                  <w:szCs w:val="18"/>
                </w:rPr>
                <w:t>2.0</w:t>
              </w:r>
            </w:ins>
            <w:ins w:id="6274" w:author="Xuning Wei12232" w:date="2026-10-22T10:29:00Z">
              <w:r>
                <w:rPr>
                  <w:rFonts w:ascii="Times New Roman" w:eastAsia="等线" w:hAnsi="Times New Roman" w:cs="Times New Roman"/>
                  <w:color w:val="000000" w:themeColor="text1"/>
                  <w:sz w:val="18"/>
                  <w:szCs w:val="18"/>
                  <w:rPrChange w:id="6275" w:author="Xuning Wei12232" w:date="2026-10-24T11:11:00Z">
                    <w:rPr>
                      <w:rFonts w:ascii="Times New Roman" w:eastAsia="等线" w:hAnsi="Times New Roman" w:cs="Times New Roman"/>
                      <w:color w:val="000000" w:themeColor="text1"/>
                      <w:sz w:val="18"/>
                      <w:szCs w:val="18"/>
                      <w:highlight w:val="lightGray"/>
                    </w:rPr>
                  </w:rPrChange>
                </w:rPr>
                <w:t>0</w:t>
              </w:r>
            </w:ins>
            <w:ins w:id="6276" w:author="Xuning Wei12232" w:date="2026-10-20T08:45:00Z">
              <w:r>
                <w:rPr>
                  <w:rFonts w:ascii="Times New Roman" w:eastAsia="等线" w:hAnsi="Times New Roman" w:cs="Times New Roman"/>
                  <w:sz w:val="18"/>
                  <w:szCs w:val="18"/>
                </w:rPr>
                <w:t xml:space="preserve"> </w:t>
              </w:r>
              <w:proofErr w:type="spellStart"/>
              <w:r>
                <w:rPr>
                  <w:rFonts w:ascii="Times New Roman" w:eastAsia="等线" w:hAnsi="Times New Roman" w:cs="Times New Roman"/>
                  <w:sz w:val="18"/>
                  <w:szCs w:val="18"/>
                </w:rPr>
                <w:t>eq</w:t>
              </w:r>
              <w:proofErr w:type="spellEnd"/>
              <w:r>
                <w:rPr>
                  <w:rFonts w:ascii="Times New Roman" w:eastAsia="等线" w:hAnsi="Times New Roman" w:cs="Times New Roman"/>
                  <w:sz w:val="18"/>
                  <w:szCs w:val="18"/>
                </w:rPr>
                <w:t>)</w:t>
              </w:r>
            </w:ins>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6277" w:author="Xuning Wei12232" w:date="2026-10-18T22:31:00Z">
              <w:r>
                <w:rPr>
                  <w:rFonts w:ascii="Times New Roman" w:eastAsia="等线" w:hAnsi="Times New Roman" w:cs="Times New Roman"/>
                  <w:color w:val="0000FF"/>
                  <w:sz w:val="18"/>
                  <w:szCs w:val="18"/>
                </w:rPr>
                <w:delText>Stir at least 15minutes.</w:delText>
              </w:r>
            </w:del>
            <w:ins w:id="6278" w:author="Xuning Wei12232" w:date="2026-10-20T22:21:00Z">
              <w:r>
                <w:rPr>
                  <w:rFonts w:ascii="Times New Roman" w:eastAsia="等线" w:hAnsi="Times New Roman" w:cs="Times New Roman"/>
                  <w:sz w:val="18"/>
                  <w:szCs w:val="18"/>
                </w:rPr>
                <w:t>Stir at least 15minutes at 20.0 ± 5.0 °C (</w:t>
              </w:r>
            </w:ins>
            <w:ins w:id="6279" w:author="Xuning Wei12232" w:date="2026-10-24T10:48:00Z">
              <w:r>
                <w:rPr>
                  <w:rFonts w:ascii="Times New Roman" w:eastAsia="等线" w:hAnsi="Times New Roman" w:cs="Times New Roman"/>
                  <w:sz w:val="18"/>
                  <w:szCs w:val="18"/>
                </w:rPr>
                <w:t>target: 20.0 °C</w:t>
              </w:r>
            </w:ins>
            <w:ins w:id="6280" w:author="Xuning Wei12232" w:date="2026-10-20T22:21:00Z">
              <w:r>
                <w:rPr>
                  <w:rFonts w:ascii="Times New Roman" w:eastAsia="等线" w:hAnsi="Times New Roman" w:cs="Times New Roman"/>
                  <w:sz w:val="18"/>
                  <w:szCs w:val="18"/>
                </w:rPr>
                <w:t>)</w:t>
              </w:r>
            </w:ins>
            <w:ins w:id="6281" w:author="Xuning Wei12232" w:date="2026-10-18T22:31:00Z">
              <w:r>
                <w:rPr>
                  <w:rFonts w:ascii="Times New Roman" w:eastAsia="等线" w:hAnsi="Times New Roman" w:cs="Times New Roman"/>
                  <w:color w:val="FF0000"/>
                  <w:sz w:val="18"/>
                  <w:szCs w:val="18"/>
                </w:rPr>
                <w:t>, Confirm no visible solids and later use.</w:t>
              </w:r>
            </w:ins>
            <w:del w:id="6282" w:author="Xuning Wei12232" w:date="2026-10-20T08:48:00Z">
              <w:r>
                <w:rPr>
                  <w:rFonts w:ascii="Times New Roman" w:eastAsia="等线" w:hAnsi="Times New Roman" w:cs="Times New Roman"/>
                  <w:sz w:val="18"/>
                  <w:szCs w:val="18"/>
                </w:rPr>
                <w:br/>
              </w:r>
              <w:r>
                <w:rPr>
                  <w:rFonts w:ascii="Times New Roman" w:eastAsia="等线" w:hAnsi="Times New Roman" w:cs="Times New Roman"/>
                  <w:sz w:val="18"/>
                  <w:szCs w:val="18"/>
                  <w:lang w:eastAsia="zh-CN"/>
                </w:rPr>
                <w:delText>3. Adjust</w:delText>
              </w:r>
              <w:r>
                <w:rPr>
                  <w:rFonts w:ascii="Times New Roman" w:eastAsia="等线" w:hAnsi="Times New Roman" w:cs="Times New Roman"/>
                  <w:bCs w:val="0"/>
                  <w:sz w:val="18"/>
                  <w:szCs w:val="18"/>
                </w:rPr>
                <w:delText xml:space="preserve"> the mixture to </w:delText>
              </w:r>
              <w:r>
                <w:rPr>
                  <w:rFonts w:ascii="Times New Roman" w:eastAsia="等线" w:hAnsi="Times New Roman" w:cs="Times New Roman"/>
                  <w:bCs w:val="0"/>
                  <w:sz w:val="18"/>
                  <w:szCs w:val="18"/>
                  <w:lang w:eastAsia="zh-CN"/>
                </w:rPr>
                <w:delText>20 ± 5 °C (target: 20 °C)</w:delText>
              </w:r>
              <w:r>
                <w:rPr>
                  <w:rFonts w:ascii="Times New Roman" w:eastAsia="等线" w:hAnsi="Times New Roman" w:cs="Times New Roman"/>
                  <w:sz w:val="18"/>
                  <w:szCs w:val="18"/>
                </w:rPr>
                <w:delText xml:space="preserve">. Maintain for next operation at </w:delText>
              </w:r>
              <w:r>
                <w:rPr>
                  <w:rFonts w:ascii="Times New Roman" w:eastAsia="等线" w:hAnsi="Times New Roman" w:cs="Times New Roman"/>
                  <w:sz w:val="18"/>
                  <w:szCs w:val="18"/>
                  <w:lang w:eastAsia="zh-CN"/>
                </w:rPr>
                <w:delText xml:space="preserve">20 ± 5 °C (target: </w:delText>
              </w:r>
              <w:r>
                <w:rPr>
                  <w:rFonts w:ascii="Times New Roman" w:eastAsia="等线" w:hAnsi="Times New Roman" w:cs="Times New Roman"/>
                  <w:bCs w:val="0"/>
                  <w:sz w:val="18"/>
                  <w:szCs w:val="18"/>
                  <w:lang w:eastAsia="zh-CN"/>
                </w:rPr>
                <w:delText>20 °C</w:delText>
              </w:r>
              <w:r>
                <w:rPr>
                  <w:rFonts w:ascii="Times New Roman" w:eastAsia="等线" w:hAnsi="Times New Roman" w:cs="Times New Roman"/>
                  <w:sz w:val="18"/>
                  <w:szCs w:val="18"/>
                  <w:lang w:eastAsia="zh-CN"/>
                </w:rPr>
                <w:delText>)</w:delText>
              </w:r>
            </w:del>
            <w:del w:id="6283" w:author="Xuning Wei12232" w:date="2026-10-20T15:44:00Z">
              <w:r>
                <w:rPr>
                  <w:rFonts w:ascii="Times New Roman" w:eastAsia="等线" w:hAnsi="Times New Roman" w:cs="Times New Roman"/>
                  <w:sz w:val="18"/>
                  <w:szCs w:val="18"/>
                  <w:lang w:eastAsia="zh-CN"/>
                </w:rPr>
                <w:br/>
                <w:delText xml:space="preserve">4. </w:delText>
              </w:r>
            </w:del>
          </w:p>
          <w:p w14:paraId="7F4D9218" w14:textId="77777777" w:rsidR="007617DE" w:rsidRPr="007617DE" w:rsidRDefault="00AE300B" w:rsidP="007617DE">
            <w:pPr>
              <w:pStyle w:val="aff7"/>
              <w:widowControl w:val="0"/>
              <w:numPr>
                <w:ilvl w:val="0"/>
                <w:numId w:val="89"/>
              </w:numPr>
              <w:spacing w:beforeLines="50" w:before="120" w:afterLines="50" w:after="120"/>
              <w:jc w:val="both"/>
              <w:rPr>
                <w:ins w:id="6284" w:author="Xuning Wei12232" w:date="2026-10-20T15:44:00Z"/>
                <w:rFonts w:ascii="Times New Roman" w:eastAsia="仿宋_GB2312" w:hAnsi="Times New Roman" w:cs="Times New Roman"/>
                <w:color w:val="000000" w:themeColor="text1"/>
                <w:sz w:val="18"/>
                <w:szCs w:val="18"/>
                <w:rPrChange w:id="6285" w:author="Xuning Wei12232" w:date="2026-10-24T11:11:00Z">
                  <w:rPr>
                    <w:ins w:id="6286" w:author="Xuning Wei12232" w:date="2026-10-20T15:44:00Z"/>
                    <w:rFonts w:ascii="Times New Roman" w:eastAsia="等线" w:hAnsi="Times New Roman" w:cs="Times New Roman"/>
                    <w:color w:val="000000" w:themeColor="text1"/>
                    <w:sz w:val="18"/>
                    <w:szCs w:val="18"/>
                  </w:rPr>
                </w:rPrChange>
              </w:rPr>
              <w:pPrChange w:id="6287"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proofErr w:type="spellStart"/>
            <w:ins w:id="6288" w:author="Xuning Wei12232" w:date="2026-10-20T21:21:00Z">
              <w:r>
                <w:rPr>
                  <w:rFonts w:ascii="Times New Roman" w:eastAsia="等线" w:hAnsi="Times New Roman" w:cs="Times New Roman"/>
                  <w:bCs w:val="0"/>
                  <w:color w:val="FF0000"/>
                  <w:sz w:val="18"/>
                  <w:szCs w:val="18"/>
                </w:rPr>
                <w:t>OxymaPure</w:t>
              </w:r>
              <w:proofErr w:type="spellEnd"/>
              <w:r>
                <w:rPr>
                  <w:rFonts w:ascii="Times New Roman" w:eastAsia="等线" w:hAnsi="Times New Roman" w:cs="Times New Roman"/>
                  <w:bCs w:val="0"/>
                  <w:color w:val="FF0000"/>
                  <w:sz w:val="18"/>
                  <w:szCs w:val="18"/>
                </w:rPr>
                <w:t xml:space="preserve"> (</w:t>
              </w:r>
              <w:r>
                <w:rPr>
                  <w:rFonts w:ascii="Times New Roman" w:eastAsia="等线" w:hAnsi="Times New Roman" w:cs="Times New Roman"/>
                  <w:color w:val="FF0000"/>
                  <w:sz w:val="18"/>
                  <w:szCs w:val="18"/>
                </w:rPr>
                <w:t>2.0</w:t>
              </w:r>
            </w:ins>
            <w:ins w:id="6289" w:author="Xuning Wei12232" w:date="2026-10-22T10:29:00Z">
              <w:r>
                <w:rPr>
                  <w:rFonts w:ascii="Times New Roman" w:eastAsia="等线" w:hAnsi="Times New Roman" w:cs="Times New Roman"/>
                  <w:color w:val="FF0000"/>
                  <w:sz w:val="18"/>
                  <w:szCs w:val="18"/>
                </w:rPr>
                <w:t>0</w:t>
              </w:r>
            </w:ins>
            <w:ins w:id="6290" w:author="Xuning Wei12232" w:date="2026-10-20T21:21: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6291" w:author="Xuning Wei12232" w:date="2026-10-24T11:11:00Z">
                    <w:rPr>
                      <w:rFonts w:ascii="Times New Roman" w:eastAsia="等线" w:hAnsi="Times New Roman" w:cs="Times New Roman"/>
                      <w:color w:val="000000" w:themeColor="text1"/>
                      <w:sz w:val="18"/>
                      <w:szCs w:val="18"/>
                      <w:highlight w:val="cyan"/>
                    </w:rPr>
                  </w:rPrChange>
                </w:rPr>
                <w:t>DMF (2.0 V, 1.9</w:t>
              </w:r>
            </w:ins>
            <w:ins w:id="6292" w:author="Xuning Wei12232" w:date="2026-10-23T16:06:00Z">
              <w:r>
                <w:rPr>
                  <w:rFonts w:ascii="Times New Roman" w:eastAsia="等线" w:hAnsi="Times New Roman" w:cs="Times New Roman"/>
                  <w:color w:val="000000" w:themeColor="text1"/>
                  <w:sz w:val="18"/>
                  <w:szCs w:val="18"/>
                  <w:rPrChange w:id="6293" w:author="Xuning Wei12232" w:date="2026-10-24T11:11:00Z">
                    <w:rPr>
                      <w:rFonts w:ascii="Times New Roman" w:eastAsia="等线" w:hAnsi="Times New Roman" w:cs="Times New Roman"/>
                      <w:color w:val="000000" w:themeColor="text1"/>
                      <w:sz w:val="18"/>
                      <w:szCs w:val="18"/>
                      <w:highlight w:val="cyan"/>
                    </w:rPr>
                  </w:rPrChange>
                </w:rPr>
                <w:t>0</w:t>
              </w:r>
            </w:ins>
            <w:ins w:id="6294" w:author="Xuning Wei12232" w:date="2026-10-20T21:21:00Z">
              <w:r>
                <w:rPr>
                  <w:rFonts w:ascii="Times New Roman" w:eastAsia="等线" w:hAnsi="Times New Roman" w:cs="Times New Roman"/>
                  <w:color w:val="000000" w:themeColor="text1"/>
                  <w:sz w:val="18"/>
                  <w:szCs w:val="18"/>
                  <w:rPrChange w:id="6295"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6296"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del w:id="6297" w:author="Xuning Wei12232" w:date="2026-10-20T21:21:00Z">
              <w:r>
                <w:rPr>
                  <w:rFonts w:ascii="Times New Roman" w:eastAsia="等线" w:hAnsi="Times New Roman" w:cs="Times New Roman"/>
                  <w:sz w:val="18"/>
                  <w:szCs w:val="18"/>
                </w:rPr>
                <w:delText xml:space="preserve"> into </w:delText>
              </w:r>
              <w:r>
                <w:rPr>
                  <w:rFonts w:ascii="Times New Roman" w:eastAsia="仿宋_GB2312" w:hAnsi="Times New Roman" w:cs="Times New Roman"/>
                  <w:sz w:val="18"/>
                  <w:szCs w:val="18"/>
                </w:rPr>
                <w:delText>TJ4S-1213-Sy15</w:delText>
              </w:r>
              <w:r>
                <w:rPr>
                  <w:rFonts w:ascii="Times New Roman" w:eastAsia="仿宋_GB2312" w:hAnsi="Times New Roman" w:cs="Times New Roman"/>
                  <w:sz w:val="18"/>
                  <w:szCs w:val="18"/>
                  <w:lang w:eastAsia="zh-CN"/>
                </w:rPr>
                <w:delText>-R01</w:delText>
              </w:r>
              <w:r>
                <w:rPr>
                  <w:rFonts w:ascii="Times New Roman" w:eastAsia="等线" w:hAnsi="Times New Roman" w:cs="Times New Roman"/>
                  <w:sz w:val="18"/>
                  <w:szCs w:val="18"/>
                </w:rPr>
                <w:delText xml:space="preserve"> at </w:delText>
              </w:r>
            </w:del>
            <w:del w:id="6298" w:author="Xuning Wei12232" w:date="2026-10-20T14:33:00Z">
              <w:r>
                <w:rPr>
                  <w:rFonts w:ascii="Times New Roman" w:eastAsia="等线" w:hAnsi="Times New Roman" w:cs="Times New Roman"/>
                  <w:sz w:val="18"/>
                  <w:szCs w:val="18"/>
                  <w:lang w:eastAsia="zh-CN"/>
                </w:rPr>
                <w:delText>20 ± 5 °C</w:delText>
              </w:r>
            </w:del>
            <w:del w:id="6299" w:author="Xuning Wei12232" w:date="2026-10-20T21:21: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6300" w:author="Xuning Wei12232" w:date="2026-10-20T08:13:00Z">
              <w:r>
                <w:rPr>
                  <w:rFonts w:ascii="Times New Roman" w:eastAsia="等线" w:hAnsi="Times New Roman" w:cs="Times New Roman"/>
                  <w:sz w:val="18"/>
                  <w:szCs w:val="18"/>
                </w:rPr>
                <w:delText>2.0 V DMF (1.896 kg/kg)</w:delText>
              </w:r>
            </w:del>
            <w:r>
              <w:rPr>
                <w:rFonts w:ascii="Times New Roman" w:eastAsia="等线" w:hAnsi="Times New Roman" w:cs="Times New Roman"/>
                <w:sz w:val="18"/>
                <w:szCs w:val="18"/>
              </w:rPr>
              <w:t>.</w:t>
            </w:r>
            <w:del w:id="6301" w:author="Xuning Wei12232" w:date="2026-10-20T15:44: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
                <w:br/>
                <w:delText xml:space="preserve">5. </w:delText>
              </w:r>
            </w:del>
          </w:p>
          <w:p w14:paraId="5DEA907D" w14:textId="77777777" w:rsidR="007617DE" w:rsidRPr="007617DE" w:rsidRDefault="00AE300B" w:rsidP="007617DE">
            <w:pPr>
              <w:pStyle w:val="aff7"/>
              <w:widowControl w:val="0"/>
              <w:numPr>
                <w:ilvl w:val="0"/>
                <w:numId w:val="89"/>
              </w:numPr>
              <w:spacing w:beforeLines="50" w:before="120" w:afterLines="50" w:after="120"/>
              <w:jc w:val="both"/>
              <w:rPr>
                <w:ins w:id="6302" w:author="Xuning Wei12232" w:date="2026-10-20T15:44:00Z"/>
                <w:rFonts w:ascii="Times New Roman" w:eastAsia="仿宋_GB2312" w:hAnsi="Times New Roman" w:cs="Times New Roman"/>
                <w:color w:val="000000" w:themeColor="text1"/>
                <w:sz w:val="18"/>
                <w:szCs w:val="18"/>
                <w:rPrChange w:id="6303" w:author="Xuning Wei12232" w:date="2026-10-24T11:11:00Z">
                  <w:rPr>
                    <w:ins w:id="6304" w:author="Xuning Wei12232" w:date="2026-10-20T15:44:00Z"/>
                    <w:rFonts w:ascii="Times New Roman" w:eastAsia="等线" w:hAnsi="Times New Roman" w:cs="Times New Roman"/>
                    <w:color w:val="000000" w:themeColor="text1"/>
                    <w:sz w:val="18"/>
                    <w:szCs w:val="18"/>
                  </w:rPr>
                </w:rPrChange>
              </w:rPr>
              <w:pPrChange w:id="6305"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6306" w:author="Xuning Wei12232" w:date="2026-10-20T21:22:00Z">
              <w:r>
                <w:rPr>
                  <w:rFonts w:ascii="Times New Roman" w:eastAsia="等线" w:hAnsi="Times New Roman" w:cs="Times New Roman"/>
                  <w:color w:val="FF0000"/>
                  <w:sz w:val="18"/>
                  <w:szCs w:val="18"/>
                  <w:rPrChange w:id="6307" w:author="Xuning Wei12232" w:date="2026-10-24T11:11:00Z">
                    <w:rPr>
                      <w:rFonts w:ascii="Times New Roman" w:eastAsia="等线" w:hAnsi="Times New Roman" w:cs="Times New Roman"/>
                      <w:color w:val="FF0000"/>
                      <w:sz w:val="18"/>
                      <w:szCs w:val="18"/>
                      <w:highlight w:val="lightGray"/>
                    </w:rPr>
                  </w:rPrChange>
                </w:rPr>
                <w:t>DIC (2.2</w:t>
              </w:r>
            </w:ins>
            <w:ins w:id="6308" w:author="Xuning Wei12232" w:date="2026-10-22T10:29:00Z">
              <w:r>
                <w:rPr>
                  <w:rFonts w:ascii="Times New Roman" w:eastAsia="等线" w:hAnsi="Times New Roman" w:cs="Times New Roman"/>
                  <w:color w:val="FF0000"/>
                  <w:sz w:val="18"/>
                  <w:szCs w:val="18"/>
                  <w:rPrChange w:id="6309" w:author="Xuning Wei12232" w:date="2026-10-24T11:11:00Z">
                    <w:rPr>
                      <w:rFonts w:ascii="Times New Roman" w:eastAsia="等线" w:hAnsi="Times New Roman" w:cs="Times New Roman"/>
                      <w:color w:val="FF0000"/>
                      <w:sz w:val="18"/>
                      <w:szCs w:val="18"/>
                      <w:highlight w:val="lightGray"/>
                    </w:rPr>
                  </w:rPrChange>
                </w:rPr>
                <w:t>0</w:t>
              </w:r>
            </w:ins>
            <w:ins w:id="6310" w:author="Xuning Wei12232" w:date="2026-10-20T21:22:00Z">
              <w:r>
                <w:rPr>
                  <w:rFonts w:ascii="Times New Roman" w:eastAsia="等线" w:hAnsi="Times New Roman" w:cs="Times New Roman"/>
                  <w:color w:val="FF0000"/>
                  <w:sz w:val="18"/>
                  <w:szCs w:val="18"/>
                  <w:rPrChange w:id="6311"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6312" w:author="Xuning Wei12232" w:date="2026-10-24T10:48:00Z">
              <w:r>
                <w:rPr>
                  <w:rFonts w:ascii="Times New Roman" w:eastAsia="等线" w:hAnsi="Times New Roman" w:cs="Times New Roman"/>
                  <w:sz w:val="18"/>
                  <w:szCs w:val="18"/>
                  <w:lang w:eastAsia="zh-CN"/>
                </w:rPr>
                <w:t>target: 20.0 °C</w:t>
              </w:r>
            </w:ins>
            <w:ins w:id="6313" w:author="Xuning Wei12232" w:date="2026-10-20T21:22:00Z">
              <w:r>
                <w:rPr>
                  <w:rFonts w:ascii="Times New Roman" w:eastAsia="等线" w:hAnsi="Times New Roman" w:cs="Times New Roman"/>
                  <w:sz w:val="18"/>
                  <w:szCs w:val="18"/>
                </w:rPr>
                <w:t xml:space="preserve">, activate for </w:t>
              </w:r>
              <w:r>
                <w:rPr>
                  <w:rFonts w:ascii="Times New Roman" w:eastAsia="等线" w:hAnsi="Times New Roman" w:cs="Times New Roman"/>
                  <w:color w:val="000000" w:themeColor="text1"/>
                  <w:sz w:val="18"/>
                  <w:szCs w:val="18"/>
                  <w:rPrChange w:id="6314"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6315" w:author="Xuning Wei12232" w:date="2026-10-24T10:48:00Z">
              <w:r>
                <w:rPr>
                  <w:rFonts w:ascii="Times New Roman" w:eastAsia="等线" w:hAnsi="Times New Roman" w:cs="Times New Roman"/>
                  <w:color w:val="FF0000"/>
                  <w:sz w:val="18"/>
                  <w:szCs w:val="18"/>
                  <w:lang w:eastAsia="zh-CN"/>
                </w:rPr>
                <w:t>target: 20.0 °C</w:t>
              </w:r>
            </w:ins>
            <w:ins w:id="6316" w:author="Xuning Wei12232" w:date="2026-10-20T21:22:00Z">
              <w:r>
                <w:rPr>
                  <w:rFonts w:ascii="Times New Roman" w:eastAsia="等线" w:hAnsi="Times New Roman" w:cs="Times New Roman"/>
                  <w:color w:val="FF0000"/>
                  <w:sz w:val="18"/>
                  <w:szCs w:val="18"/>
                  <w:lang w:eastAsia="zh-CN"/>
                </w:rPr>
                <w:t>).</w:t>
              </w:r>
            </w:ins>
            <w:del w:id="6317" w:author="Xuning Wei12232" w:date="2026-10-20T08:14:00Z">
              <w:r>
                <w:rPr>
                  <w:rFonts w:ascii="Times New Roman" w:eastAsia="等线" w:hAnsi="Times New Roman" w:cs="Times New Roman"/>
                  <w:sz w:val="18"/>
                  <w:szCs w:val="18"/>
                </w:rPr>
                <w:delText>2.2 eq. DIC</w:delText>
              </w:r>
            </w:del>
            <w:del w:id="6318" w:author="Xuning Wei12232" w:date="2026-10-20T21:22:00Z">
              <w:r>
                <w:rPr>
                  <w:rFonts w:ascii="Times New Roman" w:eastAsia="等线" w:hAnsi="Times New Roman" w:cs="Times New Roman"/>
                  <w:sz w:val="18"/>
                  <w:szCs w:val="18"/>
                </w:rPr>
                <w:delText xml:space="preserve"> into TJ4S-1213-Sy15-R01. Activate for 20±5 min (target: 20 min) at </w:delText>
              </w:r>
            </w:del>
            <w:del w:id="6319" w:author="Xuning Wei12232" w:date="2026-10-20T14:33:00Z">
              <w:r>
                <w:rPr>
                  <w:rFonts w:ascii="Times New Roman" w:eastAsia="等线" w:hAnsi="Times New Roman" w:cs="Times New Roman"/>
                  <w:sz w:val="18"/>
                  <w:szCs w:val="18"/>
                  <w:lang w:eastAsia="zh-CN"/>
                </w:rPr>
                <w:delText>20 ± 5 °C</w:delText>
              </w:r>
            </w:del>
            <w:del w:id="6320" w:author="Xuning Wei12232" w:date="2026-10-20T21:22: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lang w:eastAsia="zh-CN"/>
              </w:rPr>
              <w:t>.</w:t>
            </w:r>
            <w:del w:id="6321" w:author="Xuning Wei12232" w:date="2026-10-20T15:44: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
                <w:br/>
                <w:delText xml:space="preserve">6. </w:delText>
              </w:r>
            </w:del>
          </w:p>
          <w:p w14:paraId="0AB5E94D" w14:textId="77777777" w:rsidR="007617DE" w:rsidRPr="007617DE" w:rsidRDefault="00AE300B" w:rsidP="007617DE">
            <w:pPr>
              <w:pStyle w:val="aff7"/>
              <w:widowControl w:val="0"/>
              <w:numPr>
                <w:ilvl w:val="0"/>
                <w:numId w:val="89"/>
              </w:numPr>
              <w:spacing w:beforeLines="50" w:before="120" w:afterLines="50" w:after="120"/>
              <w:jc w:val="both"/>
              <w:rPr>
                <w:ins w:id="6322" w:author="Xuning Wei12232" w:date="2026-10-20T15:44:00Z"/>
                <w:rFonts w:ascii="Times New Roman" w:eastAsia="仿宋_GB2312" w:hAnsi="Times New Roman" w:cs="Times New Roman"/>
                <w:color w:val="000000" w:themeColor="text1"/>
                <w:sz w:val="18"/>
                <w:szCs w:val="18"/>
                <w:rPrChange w:id="6323" w:author="Xuning Wei12232" w:date="2026-10-24T11:11:00Z">
                  <w:rPr>
                    <w:ins w:id="6324" w:author="Xuning Wei12232" w:date="2026-10-20T15:44:00Z"/>
                    <w:rFonts w:ascii="Times New Roman" w:eastAsia="等线" w:hAnsi="Times New Roman" w:cs="Times New Roman"/>
                    <w:color w:val="000000" w:themeColor="text1"/>
                    <w:sz w:val="18"/>
                    <w:szCs w:val="18"/>
                  </w:rPr>
                </w:rPrChange>
              </w:rPr>
              <w:pPrChange w:id="6325"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6326"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6327" w:author="Xuning Wei12232" w:date="2026-10-20T08:47:00Z">
              <w:r>
                <w:rPr>
                  <w:rFonts w:ascii="Times New Roman" w:eastAsia="等线" w:hAnsi="Times New Roman" w:cs="Times New Roman"/>
                  <w:sz w:val="18"/>
                  <w:szCs w:val="18"/>
                </w:rPr>
                <w:t xml:space="preserve"> </w:t>
              </w:r>
            </w:ins>
            <w:ins w:id="6328" w:author="Xuning Wei12232" w:date="2026-10-20T21:25:00Z">
              <w:r>
                <w:rPr>
                  <w:rFonts w:ascii="Times New Roman" w:eastAsia="等线" w:hAnsi="Times New Roman" w:cs="Times New Roman"/>
                  <w:color w:val="FF0000"/>
                  <w:sz w:val="18"/>
                  <w:szCs w:val="18"/>
                  <w:rPrChange w:id="6329"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6330"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6331" w:author="Xuning Wei12232" w:date="2026-10-24T11:11:00Z">
                    <w:rPr>
                      <w:rFonts w:ascii="Times New Roman" w:eastAsia="等线" w:hAnsi="Times New Roman" w:cs="Times New Roman"/>
                      <w:color w:val="FF0000"/>
                      <w:sz w:val="18"/>
                      <w:szCs w:val="18"/>
                      <w:highlight w:val="cyan"/>
                    </w:rPr>
                  </w:rPrChange>
                </w:rPr>
                <w:t>0.95 kg/kg)</w:t>
              </w:r>
            </w:ins>
            <w:ins w:id="6332" w:author="Xuning Wei12232" w:date="2026-10-20T08:47: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6333" w:author="Xuning Wei12232" w:date="2026-10-20T15:44:00Z">
              <w:r>
                <w:rPr>
                  <w:rFonts w:ascii="Times New Roman" w:eastAsia="等线" w:hAnsi="Times New Roman" w:cs="Times New Roman"/>
                  <w:sz w:val="18"/>
                  <w:szCs w:val="18"/>
                </w:rPr>
                <w:br/>
                <w:delText xml:space="preserve">7. </w:delText>
              </w:r>
            </w:del>
          </w:p>
          <w:p w14:paraId="7FC3D2EF" w14:textId="77777777" w:rsidR="007617DE" w:rsidRDefault="00AE300B" w:rsidP="007617DE">
            <w:pPr>
              <w:pStyle w:val="aff7"/>
              <w:widowControl w:val="0"/>
              <w:numPr>
                <w:ilvl w:val="0"/>
                <w:numId w:val="89"/>
              </w:numPr>
              <w:spacing w:beforeLines="50" w:before="120" w:afterLines="50" w:after="120"/>
              <w:jc w:val="both"/>
              <w:rPr>
                <w:rFonts w:ascii="Times New Roman" w:eastAsia="仿宋_GB2312" w:hAnsi="Times New Roman" w:cs="Times New Roman"/>
                <w:sz w:val="18"/>
                <w:szCs w:val="18"/>
              </w:rPr>
              <w:pPrChange w:id="6334"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7E3F26C0" w14:textId="77777777">
        <w:trPr>
          <w:trHeight w:val="20"/>
        </w:trPr>
        <w:tc>
          <w:tcPr>
            <w:tcW w:w="310" w:type="pct"/>
            <w:tcMar>
              <w:top w:w="57" w:type="dxa"/>
              <w:left w:w="85" w:type="dxa"/>
              <w:bottom w:w="57" w:type="dxa"/>
              <w:right w:w="85" w:type="dxa"/>
            </w:tcMar>
            <w:vAlign w:val="center"/>
          </w:tcPr>
          <w:p w14:paraId="4CADA0E0"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C0185B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2174B818" w14:textId="77777777" w:rsidR="007617DE" w:rsidRDefault="00AE300B" w:rsidP="007617DE">
            <w:pPr>
              <w:pStyle w:val="aff7"/>
              <w:widowControl w:val="0"/>
              <w:numPr>
                <w:ilvl w:val="0"/>
                <w:numId w:val="90"/>
              </w:numPr>
              <w:spacing w:beforeLines="50" w:before="120" w:afterLines="50" w:after="120"/>
              <w:jc w:val="both"/>
              <w:rPr>
                <w:ins w:id="6335" w:author="Xuning Wei12232" w:date="2026-10-20T15:44:00Z"/>
                <w:rFonts w:ascii="Times New Roman" w:eastAsia="等线" w:hAnsi="Times New Roman" w:cs="Times New Roman"/>
                <w:sz w:val="18"/>
                <w:szCs w:val="18"/>
              </w:rPr>
              <w:pPrChange w:id="6336" w:author="Xuning Wei12232" w:date="2026-10-20T15:44:00Z">
                <w:pPr>
                  <w:widowControl w:val="0"/>
                  <w:spacing w:beforeLines="50" w:before="120" w:afterLines="50" w:after="120"/>
                  <w:contextualSpacing/>
                </w:pPr>
              </w:pPrChange>
            </w:pPr>
            <w:ins w:id="6337" w:author="Xuning Wei12232" w:date="2026-10-20T21:35: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6338" w:author="Xuning Wei12232" w:date="2026-10-20T21:36:00Z">
              <w:r>
                <w:rPr>
                  <w:rFonts w:ascii="Times New Roman" w:eastAsia="等线" w:hAnsi="Times New Roman" w:cs="Times New Roman"/>
                  <w:bCs w:val="0"/>
                  <w:color w:val="FF0000"/>
                  <w:sz w:val="18"/>
                  <w:szCs w:val="18"/>
                </w:rPr>
                <w:t>25.0 °C</w:t>
              </w:r>
            </w:ins>
            <w:ins w:id="6339" w:author="Xuning Wei12232" w:date="2026-10-20T21:35: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6340" w:author="Xuning Wei12232" w:date="2026-10-20T21:36:00Z">
              <w:r>
                <w:rPr>
                  <w:rFonts w:ascii="Times New Roman" w:eastAsia="等线" w:hAnsi="Times New Roman" w:cs="Times New Roman"/>
                  <w:bCs w:val="0"/>
                  <w:color w:val="FF0000"/>
                  <w:sz w:val="18"/>
                  <w:szCs w:val="18"/>
                </w:rPr>
                <w:t>25.0 °C</w:t>
              </w:r>
            </w:ins>
            <w:ins w:id="6341" w:author="Xuning Wei12232" w:date="2026-10-20T21:35:00Z">
              <w:r>
                <w:rPr>
                  <w:rFonts w:ascii="Times New Roman" w:eastAsia="等线" w:hAnsi="Times New Roman" w:cs="Times New Roman"/>
                  <w:bCs w:val="0"/>
                  <w:color w:val="FF0000"/>
                  <w:sz w:val="18"/>
                  <w:szCs w:val="18"/>
                </w:rPr>
                <w:t>)</w:t>
              </w:r>
            </w:ins>
            <w:del w:id="6342" w:author="Xuning Wei12232" w:date="2026-10-20T15:44:00Z">
              <w:r>
                <w:rPr>
                  <w:rFonts w:ascii="Times New Roman" w:eastAsia="等线" w:hAnsi="Times New Roman" w:cs="Times New Roman"/>
                  <w:sz w:val="18"/>
                  <w:szCs w:val="18"/>
                </w:rPr>
                <w:delText xml:space="preserve">1. </w:delText>
              </w:r>
            </w:del>
            <w:ins w:id="6343" w:author="Xuning Wei12232" w:date="2026-10-20T08:40:00Z">
              <w:r>
                <w:rPr>
                  <w:rFonts w:ascii="Times New Roman" w:eastAsia="等线" w:hAnsi="Times New Roman" w:cs="Times New Roman"/>
                  <w:color w:val="FF0000"/>
                  <w:sz w:val="18"/>
                  <w:szCs w:val="18"/>
                  <w:rPrChange w:id="6344" w:author="Xuning Wei12232" w:date="2026-10-24T11:11:00Z">
                    <w:rPr>
                      <w:color w:val="FF0000"/>
                    </w:rPr>
                  </w:rPrChange>
                </w:rPr>
                <w:t>.</w:t>
              </w:r>
            </w:ins>
            <w:del w:id="6345" w:author="Xuning Wei12232" w:date="2026-10-20T08:40:00Z">
              <w:r>
                <w:rPr>
                  <w:rFonts w:ascii="Times New Roman" w:eastAsia="等线" w:hAnsi="Times New Roman" w:cs="Times New Roman"/>
                  <w:sz w:val="18"/>
                  <w:szCs w:val="18"/>
                  <w:rPrChange w:id="6346"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6347" w:author="Xuning Wei12232" w:date="2026-10-24T11:11:00Z">
                    <w:rPr/>
                  </w:rPrChange>
                </w:rPr>
                <w:delText>react at 25±5 °C (target: 25 °C)</w:delText>
              </w:r>
              <w:r>
                <w:rPr>
                  <w:rFonts w:ascii="Times New Roman" w:eastAsia="等线" w:hAnsi="Times New Roman" w:cs="Times New Roman"/>
                  <w:sz w:val="18"/>
                  <w:szCs w:val="18"/>
                  <w:rPrChange w:id="6348" w:author="Xuning Wei12232" w:date="2026-10-24T11:11:00Z">
                    <w:rPr/>
                  </w:rPrChange>
                </w:rPr>
                <w:delText xml:space="preserve">. </w:delText>
              </w:r>
            </w:del>
            <w:del w:id="6349" w:author="Xuning Wei12232" w:date="2026-10-20T15:44:00Z">
              <w:r>
                <w:rPr>
                  <w:rFonts w:ascii="Times New Roman" w:eastAsia="等线" w:hAnsi="Times New Roman" w:cs="Times New Roman"/>
                  <w:sz w:val="18"/>
                  <w:szCs w:val="18"/>
                  <w:rPrChange w:id="6350" w:author="Xuning Wei12232" w:date="2026-10-24T11:11:00Z">
                    <w:rPr/>
                  </w:rPrChange>
                </w:rPr>
                <w:br/>
                <w:delText xml:space="preserve">2. </w:delText>
              </w:r>
            </w:del>
          </w:p>
          <w:p w14:paraId="15C7440B" w14:textId="77777777" w:rsidR="007617DE" w:rsidRDefault="00AE300B" w:rsidP="007617DE">
            <w:pPr>
              <w:pStyle w:val="aff7"/>
              <w:widowControl w:val="0"/>
              <w:numPr>
                <w:ilvl w:val="0"/>
                <w:numId w:val="90"/>
              </w:numPr>
              <w:spacing w:beforeLines="50" w:before="120" w:afterLines="50" w:after="120"/>
              <w:jc w:val="both"/>
              <w:rPr>
                <w:ins w:id="6351" w:author="Xuning Wei12232" w:date="2026-10-20T15:44:00Z"/>
                <w:rFonts w:ascii="Times New Roman" w:eastAsia="等线" w:hAnsi="Times New Roman" w:cs="Times New Roman"/>
                <w:sz w:val="18"/>
                <w:szCs w:val="18"/>
              </w:rPr>
              <w:pPrChange w:id="6352"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Change w:id="6353" w:author="Xuning Wei12232" w:date="2026-10-24T11:11:00Z">
                  <w:rPr/>
                </w:rPrChange>
              </w:rPr>
              <w:t>After 3 h±15 min (target</w:t>
            </w:r>
            <w:r>
              <w:rPr>
                <w:rFonts w:ascii="Times New Roman" w:eastAsia="等线" w:hAnsi="Times New Roman" w:cs="Times New Roman"/>
                <w:sz w:val="18"/>
                <w:szCs w:val="18"/>
                <w:lang w:eastAsia="zh-CN"/>
                <w:rPrChange w:id="6354" w:author="Xuning Wei12232" w:date="2026-10-24T11:11:00Z">
                  <w:rPr>
                    <w:lang w:eastAsia="zh-CN"/>
                  </w:rPr>
                </w:rPrChange>
              </w:rPr>
              <w:t xml:space="preserve">: 3 </w:t>
            </w:r>
            <w:r>
              <w:rPr>
                <w:rFonts w:ascii="Times New Roman" w:eastAsia="等线" w:hAnsi="Times New Roman" w:cs="Times New Roman"/>
                <w:sz w:val="18"/>
                <w:szCs w:val="18"/>
                <w:rPrChange w:id="6355" w:author="Xuning Wei12232" w:date="2026-10-24T11:11:00Z">
                  <w:rPr/>
                </w:rPrChange>
              </w:rPr>
              <w:t xml:space="preserve">h), sample the mixture every 0.5~1 h for </w:t>
            </w:r>
            <w:proofErr w:type="spellStart"/>
            <w:r>
              <w:rPr>
                <w:rFonts w:ascii="Times New Roman" w:eastAsia="等线" w:hAnsi="Times New Roman" w:cs="Times New Roman"/>
                <w:sz w:val="18"/>
                <w:szCs w:val="18"/>
                <w:rPrChange w:id="6356" w:author="Xuning Wei12232" w:date="2026-10-24T11:11:00Z">
                  <w:rPr/>
                </w:rPrChange>
              </w:rPr>
              <w:t>ninhydrin</w:t>
            </w:r>
            <w:proofErr w:type="spellEnd"/>
            <w:r>
              <w:rPr>
                <w:rFonts w:ascii="Times New Roman" w:eastAsia="等线" w:hAnsi="Times New Roman" w:cs="Times New Roman"/>
                <w:sz w:val="18"/>
                <w:szCs w:val="18"/>
                <w:rPrChange w:id="6357"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6358" w:author="Xuning Wei12232" w:date="2026-10-20T21:28:00Z">
              <w:r>
                <w:rPr>
                  <w:rFonts w:ascii="Times New Roman" w:eastAsia="等线" w:hAnsi="Times New Roman" w:cs="Times New Roman"/>
                  <w:color w:val="000000" w:themeColor="text1"/>
                  <w:sz w:val="18"/>
                  <w:szCs w:val="18"/>
                  <w:rPrChange w:id="6359" w:author="Xuning Wei12232" w:date="2026-10-24T11:11:00Z">
                    <w:rPr>
                      <w:rFonts w:ascii="Times New Roman" w:eastAsia="等线" w:hAnsi="Times New Roman" w:cs="Times New Roman"/>
                      <w:color w:val="000000" w:themeColor="text1"/>
                      <w:sz w:val="18"/>
                      <w:szCs w:val="18"/>
                      <w:highlight w:val="lightGray"/>
                    </w:rPr>
                  </w:rPrChange>
                </w:rPr>
                <w:t>(4</w:t>
              </w:r>
            </w:ins>
            <w:ins w:id="6360" w:author="Xuning Wei12232" w:date="2026-10-22T08:07:00Z">
              <w:r>
                <w:rPr>
                  <w:rFonts w:ascii="Times New Roman" w:eastAsia="等线" w:hAnsi="Times New Roman" w:cs="Times New Roman"/>
                  <w:color w:val="000000" w:themeColor="text1"/>
                  <w:sz w:val="18"/>
                  <w:szCs w:val="18"/>
                  <w:rPrChange w:id="6361" w:author="Xuning Wei12232" w:date="2026-10-24T11:11:00Z">
                    <w:rPr>
                      <w:rFonts w:ascii="Times New Roman" w:eastAsia="等线" w:hAnsi="Times New Roman" w:cs="Times New Roman"/>
                      <w:color w:val="000000" w:themeColor="text1"/>
                      <w:sz w:val="18"/>
                      <w:szCs w:val="18"/>
                      <w:highlight w:val="lightGray"/>
                    </w:rPr>
                  </w:rPrChange>
                </w:rPr>
                <w:t>.5</w:t>
              </w:r>
            </w:ins>
            <w:ins w:id="6362" w:author="Xuning Wei12232" w:date="2026-10-20T21:28:00Z">
              <w:r>
                <w:rPr>
                  <w:rFonts w:ascii="Times New Roman" w:eastAsia="等线" w:hAnsi="Times New Roman" w:cs="Times New Roman"/>
                  <w:color w:val="000000" w:themeColor="text1"/>
                  <w:sz w:val="18"/>
                  <w:szCs w:val="18"/>
                  <w:rPrChange w:id="6363"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6364" w:author="Xuning Wei12232" w:date="2026-10-22T08:07: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ins w:id="6365" w:author="Xuning Wei12232" w:date="2026-10-20T21:28:00Z">
              <w:r>
                <w:rPr>
                  <w:rFonts w:ascii="Times New Roman" w:eastAsia="等线" w:hAnsi="Times New Roman" w:cs="Times New Roman"/>
                  <w:color w:val="000000" w:themeColor="text1"/>
                  <w:sz w:val="18"/>
                  <w:szCs w:val="18"/>
                  <w:rPrChange w:id="6366"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6367" w:author="Xuning Wei12232" w:date="2026-10-21T09:19:00Z">
              <w:r>
                <w:rPr>
                  <w:rFonts w:ascii="Times New Roman" w:eastAsia="仿宋_GB2312" w:hAnsi="Times New Roman" w:cs="Times New Roman"/>
                  <w:sz w:val="18"/>
                  <w:szCs w:val="18"/>
                </w:rPr>
                <w:t>≤</w:t>
              </w:r>
            </w:ins>
            <w:ins w:id="6368" w:author="Xuning Wei12232" w:date="2026-10-22T08:07:00Z">
              <w:r>
                <w:rPr>
                  <w:rFonts w:ascii="Times New Roman" w:eastAsia="等线" w:hAnsi="Times New Roman" w:cs="Times New Roman"/>
                  <w:color w:val="000000" w:themeColor="text1"/>
                  <w:sz w:val="18"/>
                  <w:szCs w:val="18"/>
                  <w:rPrChange w:id="6369" w:author="Xuning Wei12232" w:date="2026-10-24T11:11:00Z">
                    <w:rPr>
                      <w:rFonts w:ascii="Times New Roman" w:eastAsia="等线" w:hAnsi="Times New Roman" w:cs="Times New Roman"/>
                      <w:color w:val="000000" w:themeColor="text1"/>
                      <w:sz w:val="18"/>
                      <w:szCs w:val="18"/>
                      <w:highlight w:val="lightGray"/>
                    </w:rPr>
                  </w:rPrChange>
                </w:rPr>
                <w:t xml:space="preserve"> 9.5</w:t>
              </w:r>
            </w:ins>
            <w:ins w:id="6370" w:author="Xuning Wei12232" w:date="2026-10-20T21:28:00Z">
              <w:r>
                <w:rPr>
                  <w:rFonts w:ascii="Times New Roman" w:eastAsia="等线" w:hAnsi="Times New Roman" w:cs="Times New Roman"/>
                  <w:color w:val="000000" w:themeColor="text1"/>
                  <w:sz w:val="18"/>
                  <w:szCs w:val="18"/>
                  <w:rPrChange w:id="6371"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6372" w:author="Xuning Wei12232" w:date="2026-10-20T21:28:00Z">
              <w:r>
                <w:rPr>
                  <w:rFonts w:ascii="Times New Roman" w:eastAsia="等线" w:hAnsi="Times New Roman" w:cs="Times New Roman"/>
                  <w:sz w:val="18"/>
                  <w:szCs w:val="18"/>
                  <w:rPrChange w:id="6373" w:author="Xuning Wei12232" w:date="2026-10-24T11:11:00Z">
                    <w:rPr/>
                  </w:rPrChange>
                </w:rPr>
                <w:delText xml:space="preserve">(4 h </w:delText>
              </w:r>
            </w:del>
            <w:del w:id="6374" w:author="Xuning Wei12232" w:date="2026-10-20T13:10:00Z">
              <w:r>
                <w:rPr>
                  <w:rFonts w:ascii="Times New Roman" w:eastAsia="等线" w:hAnsi="Times New Roman" w:cs="Times New Roman" w:hint="eastAsia"/>
                  <w:sz w:val="18"/>
                  <w:szCs w:val="18"/>
                  <w:rPrChange w:id="6375" w:author="Xuning Wei12232" w:date="2026-10-24T11:11:00Z">
                    <w:rPr>
                      <w:rFonts w:hint="eastAsia"/>
                    </w:rPr>
                  </w:rPrChange>
                </w:rPr>
                <w:delText>≤</w:delText>
              </w:r>
              <w:r>
                <w:rPr>
                  <w:rFonts w:ascii="Times New Roman" w:eastAsia="等线" w:hAnsi="Times New Roman" w:cs="Times New Roman"/>
                  <w:sz w:val="18"/>
                  <w:szCs w:val="18"/>
                  <w:rPrChange w:id="6376" w:author="Xuning Wei12232" w:date="2026-10-24T11:11:00Z">
                    <w:rPr/>
                  </w:rPrChange>
                </w:rPr>
                <w:delText xml:space="preserve"> </w:delText>
              </w:r>
            </w:del>
            <w:del w:id="6377" w:author="Xuning Wei12232" w:date="2026-10-20T21:28:00Z">
              <w:r>
                <w:rPr>
                  <w:rFonts w:ascii="Times New Roman" w:eastAsia="等线" w:hAnsi="Times New Roman" w:cs="Times New Roman"/>
                  <w:sz w:val="18"/>
                  <w:szCs w:val="18"/>
                  <w:rPrChange w:id="6378" w:author="Xuning Wei12232" w:date="2026-10-24T11:11:00Z">
                    <w:rPr/>
                  </w:rPrChange>
                </w:rPr>
                <w:delText xml:space="preserve">Coupling time </w:delText>
              </w:r>
            </w:del>
            <w:del w:id="6379" w:author="Xuning Wei12232" w:date="2026-10-20T13:10:00Z">
              <w:r>
                <w:rPr>
                  <w:rFonts w:ascii="Times New Roman" w:eastAsia="等线" w:hAnsi="Times New Roman" w:cs="Times New Roman" w:hint="eastAsia"/>
                  <w:sz w:val="18"/>
                  <w:szCs w:val="18"/>
                  <w:rPrChange w:id="6380" w:author="Xuning Wei12232" w:date="2026-10-24T11:11:00Z">
                    <w:rPr>
                      <w:rFonts w:hint="eastAsia"/>
                    </w:rPr>
                  </w:rPrChange>
                </w:rPr>
                <w:delText>≤</w:delText>
              </w:r>
              <w:r>
                <w:rPr>
                  <w:rFonts w:ascii="Times New Roman" w:eastAsia="等线" w:hAnsi="Times New Roman" w:cs="Times New Roman"/>
                  <w:sz w:val="18"/>
                  <w:szCs w:val="18"/>
                  <w:rPrChange w:id="6381" w:author="Xuning Wei12232" w:date="2026-10-24T11:11:00Z">
                    <w:rPr/>
                  </w:rPrChange>
                </w:rPr>
                <w:delText xml:space="preserve"> </w:delText>
              </w:r>
            </w:del>
            <w:del w:id="6382" w:author="Xuning Wei12232" w:date="2026-10-20T21:28:00Z">
              <w:r>
                <w:rPr>
                  <w:rFonts w:ascii="Times New Roman" w:eastAsia="等线" w:hAnsi="Times New Roman" w:cs="Times New Roman"/>
                  <w:sz w:val="18"/>
                  <w:szCs w:val="18"/>
                  <w:rPrChange w:id="6383" w:author="Xuning Wei12232" w:date="2026-10-24T11:11:00Z">
                    <w:rPr/>
                  </w:rPrChange>
                </w:rPr>
                <w:delText>10 h).</w:delText>
              </w:r>
            </w:del>
            <w:del w:id="6384" w:author="Xuning Wei12232" w:date="2026-10-20T15:44:00Z">
              <w:r>
                <w:rPr>
                  <w:rFonts w:ascii="Times New Roman" w:eastAsia="等线" w:hAnsi="Times New Roman" w:cs="Times New Roman"/>
                  <w:sz w:val="18"/>
                  <w:szCs w:val="18"/>
                  <w:rPrChange w:id="6385" w:author="Xuning Wei12232" w:date="2026-10-24T11:11:00Z">
                    <w:rPr/>
                  </w:rPrChange>
                </w:rPr>
                <w:delText xml:space="preserve"> </w:delText>
              </w:r>
              <w:r>
                <w:rPr>
                  <w:rFonts w:ascii="Times New Roman" w:eastAsia="等线" w:hAnsi="Times New Roman" w:cs="Times New Roman"/>
                  <w:sz w:val="18"/>
                  <w:szCs w:val="18"/>
                  <w:rPrChange w:id="6386" w:author="Xuning Wei12232" w:date="2026-10-24T11:11:00Z">
                    <w:rPr/>
                  </w:rPrChange>
                </w:rPr>
                <w:br/>
                <w:delText xml:space="preserve">3. </w:delText>
              </w:r>
            </w:del>
          </w:p>
          <w:p w14:paraId="188A0CE0" w14:textId="77777777" w:rsidR="007617DE" w:rsidRPr="007617DE" w:rsidRDefault="00AE300B" w:rsidP="007617DE">
            <w:pPr>
              <w:pStyle w:val="aff7"/>
              <w:widowControl w:val="0"/>
              <w:numPr>
                <w:ilvl w:val="0"/>
                <w:numId w:val="90"/>
              </w:numPr>
              <w:spacing w:beforeLines="50" w:before="120" w:afterLines="50" w:after="120"/>
              <w:jc w:val="both"/>
              <w:rPr>
                <w:rFonts w:ascii="Times New Roman" w:eastAsia="等线" w:hAnsi="Times New Roman" w:cs="Times New Roman"/>
                <w:sz w:val="18"/>
                <w:szCs w:val="18"/>
                <w:rPrChange w:id="6387" w:author="Xuning Wei12232" w:date="2026-10-24T11:11:00Z">
                  <w:rPr/>
                </w:rPrChange>
              </w:rPr>
              <w:pPrChange w:id="6388" w:author="Xuning Wei12232" w:date="2026-10-20T15:44:00Z">
                <w:pPr>
                  <w:widowControl w:val="0"/>
                  <w:spacing w:beforeLines="50" w:before="120" w:afterLines="50" w:after="120"/>
                  <w:contextualSpacing/>
                </w:pPr>
              </w:pPrChange>
            </w:pPr>
            <w:r>
              <w:rPr>
                <w:rFonts w:ascii="Times New Roman" w:eastAsia="等线" w:hAnsi="Times New Roman" w:cs="Times New Roman"/>
                <w:sz w:val="18"/>
                <w:szCs w:val="18"/>
                <w:rPrChange w:id="6389" w:author="Xuning Wei12232" w:date="2026-10-24T11:11:00Z">
                  <w:rPr/>
                </w:rPrChange>
              </w:rPr>
              <w:t xml:space="preserve">Stop stirring and turn off the nitrogen. Drain until there is no reaction mixture drip. </w:t>
            </w:r>
          </w:p>
          <w:p w14:paraId="031CADAB"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390"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3DA3DC24" w14:textId="77777777">
        <w:trPr>
          <w:trHeight w:val="20"/>
        </w:trPr>
        <w:tc>
          <w:tcPr>
            <w:tcW w:w="310" w:type="pct"/>
            <w:tcMar>
              <w:top w:w="57" w:type="dxa"/>
              <w:left w:w="85" w:type="dxa"/>
              <w:bottom w:w="57" w:type="dxa"/>
              <w:right w:w="85" w:type="dxa"/>
            </w:tcMar>
            <w:vAlign w:val="center"/>
          </w:tcPr>
          <w:p w14:paraId="57BE855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30E599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18908AF1" w14:textId="77777777" w:rsidR="007617DE" w:rsidRDefault="00AE300B" w:rsidP="007617DE">
            <w:pPr>
              <w:pStyle w:val="aff7"/>
              <w:widowControl w:val="0"/>
              <w:numPr>
                <w:ilvl w:val="0"/>
                <w:numId w:val="91"/>
              </w:numPr>
              <w:spacing w:beforeLines="50" w:before="120" w:afterLines="50" w:after="120"/>
              <w:jc w:val="both"/>
              <w:rPr>
                <w:ins w:id="6391" w:author="Xuning Wei12232" w:date="2026-10-20T15:44:00Z"/>
                <w:rFonts w:ascii="Times New Roman" w:eastAsia="仿宋_GB2312" w:hAnsi="Times New Roman" w:cs="Times New Roman"/>
                <w:sz w:val="18"/>
                <w:szCs w:val="18"/>
              </w:rPr>
              <w:pPrChange w:id="6392" w:author="Xuning Wei12232" w:date="2026-10-20T15:44:00Z">
                <w:pPr>
                  <w:widowControl w:val="0"/>
                  <w:spacing w:beforeLines="50" w:before="120" w:afterLines="50" w:after="120"/>
                  <w:contextualSpacing/>
                </w:pPr>
              </w:pPrChange>
            </w:pPr>
            <w:del w:id="6393" w:author="Xuning Wei12232" w:date="2026-10-20T15:44: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6394" w:author="Xuning Wei12232" w:date="2026-10-24T11:11:00Z">
                  <w:rPr/>
                </w:rPrChange>
              </w:rPr>
              <w:t>Add</w:t>
            </w:r>
            <w:r>
              <w:rPr>
                <w:rFonts w:ascii="Times New Roman" w:eastAsia="仿宋_GB2312" w:hAnsi="Times New Roman" w:cs="Times New Roman"/>
                <w:sz w:val="18"/>
                <w:szCs w:val="18"/>
                <w:lang w:eastAsia="zh-CN"/>
                <w:rPrChange w:id="6395" w:author="Xuning Wei12232" w:date="2026-10-24T11:11:00Z">
                  <w:rPr>
                    <w:lang w:eastAsia="zh-CN"/>
                  </w:rPr>
                </w:rPrChange>
              </w:rPr>
              <w:t xml:space="preserve"> </w:t>
            </w:r>
            <w:ins w:id="6396" w:author="Xuning Wei12232" w:date="2026-10-23T19:54:00Z">
              <w:r>
                <w:rPr>
                  <w:rFonts w:ascii="Times New Roman" w:eastAsia="仿宋_GB2312" w:hAnsi="Times New Roman" w:cs="Times New Roman"/>
                  <w:color w:val="000000" w:themeColor="text1"/>
                  <w:sz w:val="18"/>
                  <w:szCs w:val="18"/>
                  <w:rPrChange w:id="6397"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6398" w:author="Xuning Wei12232" w:date="2026-10-24T11:11:00Z">
                    <w:rPr>
                      <w:rFonts w:ascii="Times New Roman" w:eastAsia="仿宋_GB2312" w:hAnsi="Times New Roman" w:cs="Times New Roman"/>
                      <w:color w:val="000000" w:themeColor="text1"/>
                      <w:sz w:val="18"/>
                      <w:szCs w:val="18"/>
                      <w:highlight w:val="yellow"/>
                    </w:rPr>
                  </w:rPrChange>
                </w:rPr>
                <w:t>F (8.0 V, 7.58 kg/kg)</w:t>
              </w:r>
            </w:ins>
            <w:del w:id="6399" w:author="Xuning Wei12232" w:date="2026-10-20T08:14:00Z">
              <w:r>
                <w:rPr>
                  <w:rFonts w:ascii="Times New Roman" w:eastAsia="仿宋_GB2312" w:hAnsi="Times New Roman" w:cs="Times New Roman"/>
                  <w:sz w:val="18"/>
                  <w:szCs w:val="18"/>
                  <w:lang w:eastAsia="zh-CN"/>
                  <w:rPrChange w:id="6400" w:author="Xuning Wei12232" w:date="2026-10-24T11:11:00Z">
                    <w:rPr>
                      <w:lang w:eastAsia="zh-CN"/>
                    </w:rPr>
                  </w:rPrChange>
                </w:rPr>
                <w:delText>8.0 V DMF (7.584 kg/kg)</w:delText>
              </w:r>
            </w:del>
            <w:r>
              <w:rPr>
                <w:rFonts w:ascii="Times New Roman" w:eastAsia="仿宋_GB2312" w:hAnsi="Times New Roman" w:cs="Times New Roman"/>
                <w:sz w:val="18"/>
                <w:szCs w:val="18"/>
                <w:rPrChange w:id="6401" w:author="Xuning Wei12232" w:date="2026-10-24T11:11:00Z">
                  <w:rPr/>
                </w:rPrChange>
              </w:rPr>
              <w:t xml:space="preserve"> into the activation tank (TJ4S-1213-Sy15</w:t>
            </w:r>
            <w:r>
              <w:rPr>
                <w:rFonts w:ascii="Times New Roman" w:eastAsia="仿宋_GB2312" w:hAnsi="Times New Roman" w:cs="Times New Roman"/>
                <w:sz w:val="18"/>
                <w:szCs w:val="18"/>
                <w:lang w:eastAsia="zh-CN"/>
                <w:rPrChange w:id="6402" w:author="Xuning Wei12232" w:date="2026-10-24T11:11:00Z">
                  <w:rPr>
                    <w:lang w:eastAsia="zh-CN"/>
                  </w:rPr>
                </w:rPrChange>
              </w:rPr>
              <w:t>-R01)</w:t>
            </w:r>
            <w:r>
              <w:rPr>
                <w:rFonts w:ascii="Times New Roman" w:eastAsia="仿宋_GB2312" w:hAnsi="Times New Roman" w:cs="Times New Roman"/>
                <w:sz w:val="18"/>
                <w:szCs w:val="18"/>
                <w:rPrChange w:id="6403"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6404" w:author="Xuning Wei12232" w:date="2026-10-24T11:11:00Z">
                  <w:rPr>
                    <w:color w:val="0000FF"/>
                  </w:rPr>
                </w:rPrChange>
              </w:rPr>
              <w:t xml:space="preserve"> cleaning pipeline.</w:t>
            </w:r>
            <w:del w:id="6405" w:author="Xuning Wei12232" w:date="2026-10-20T08:18:00Z">
              <w:r>
                <w:rPr>
                  <w:rFonts w:ascii="Times New Roman" w:eastAsia="仿宋_GB2312" w:hAnsi="Times New Roman" w:cs="Times New Roman"/>
                  <w:sz w:val="18"/>
                  <w:szCs w:val="18"/>
                  <w:rPrChange w:id="6406" w:author="Xuning Wei12232" w:date="2026-10-24T11:11:00Z">
                    <w:rPr/>
                  </w:rPrChange>
                </w:rPr>
                <w:delText xml:space="preserve">. </w:delText>
              </w:r>
            </w:del>
            <w:del w:id="6407" w:author="Xuning Wei12232" w:date="2026-10-20T15:44:00Z">
              <w:r>
                <w:rPr>
                  <w:rFonts w:ascii="Times New Roman" w:eastAsia="仿宋_GB2312" w:hAnsi="Times New Roman" w:cs="Times New Roman"/>
                  <w:sz w:val="18"/>
                  <w:szCs w:val="18"/>
                  <w:rPrChange w:id="6408" w:author="Xuning Wei12232" w:date="2026-10-24T11:11:00Z">
                    <w:rPr/>
                  </w:rPrChange>
                </w:rPr>
                <w:br/>
                <w:delText>2.</w:delText>
              </w:r>
            </w:del>
          </w:p>
          <w:p w14:paraId="7C2F0E26" w14:textId="77777777" w:rsidR="007617DE" w:rsidRDefault="00AE300B" w:rsidP="007617DE">
            <w:pPr>
              <w:pStyle w:val="aff7"/>
              <w:widowControl w:val="0"/>
              <w:numPr>
                <w:ilvl w:val="0"/>
                <w:numId w:val="91"/>
              </w:numPr>
              <w:spacing w:beforeLines="50" w:before="120" w:afterLines="50" w:after="120"/>
              <w:jc w:val="both"/>
              <w:rPr>
                <w:ins w:id="6409" w:author="Xuning Wei12232" w:date="2026-10-20T15:44:00Z"/>
                <w:rFonts w:ascii="Times New Roman" w:eastAsia="仿宋_GB2312" w:hAnsi="Times New Roman" w:cs="Times New Roman"/>
                <w:sz w:val="18"/>
                <w:szCs w:val="18"/>
              </w:rPr>
              <w:pPrChange w:id="6410" w:author="Xuning Wei12232" w:date="2026-10-20T15:44:00Z">
                <w:pPr>
                  <w:widowControl w:val="0"/>
                  <w:spacing w:beforeLines="50" w:before="120" w:afterLines="50" w:after="120"/>
                  <w:contextualSpacing/>
                </w:pPr>
              </w:pPrChange>
            </w:pPr>
            <w:del w:id="6411" w:author="Xuning Wei12232" w:date="2026-10-20T15:44:00Z">
              <w:r>
                <w:rPr>
                  <w:rFonts w:ascii="Times New Roman" w:eastAsia="仿宋_GB2312" w:hAnsi="Times New Roman" w:cs="Times New Roman"/>
                  <w:sz w:val="18"/>
                  <w:szCs w:val="18"/>
                  <w:rPrChange w:id="6412" w:author="Xuning Wei12232" w:date="2026-10-24T11:11:00Z">
                    <w:rPr/>
                  </w:rPrChange>
                </w:rPr>
                <w:delText xml:space="preserve"> </w:delText>
              </w:r>
            </w:del>
            <w:r>
              <w:rPr>
                <w:rFonts w:ascii="Times New Roman" w:eastAsia="仿宋_GB2312" w:hAnsi="Times New Roman" w:cs="Times New Roman"/>
                <w:sz w:val="18"/>
                <w:szCs w:val="18"/>
                <w:rPrChange w:id="6413" w:author="Xuning Wei12232" w:date="2026-10-24T11:11:00Z">
                  <w:rPr/>
                </w:rPrChange>
              </w:rPr>
              <w:t>After the liquid is filtered out of the synthesis reactor. Transfer the mixture in activation tank (TJ4S-1213-Sy15-R01) to synthesis reactor (TJ4S-1213-Sy15).</w:t>
            </w:r>
            <w:del w:id="6414" w:author="Xuning Wei12232" w:date="2026-10-20T15:44:00Z">
              <w:r>
                <w:rPr>
                  <w:rFonts w:ascii="Times New Roman" w:eastAsia="仿宋_GB2312" w:hAnsi="Times New Roman" w:cs="Times New Roman"/>
                  <w:sz w:val="18"/>
                  <w:szCs w:val="18"/>
                  <w:rPrChange w:id="6415" w:author="Xuning Wei12232" w:date="2026-10-24T11:11:00Z">
                    <w:rPr/>
                  </w:rPrChange>
                </w:rPr>
                <w:br/>
                <w:delText xml:space="preserve">3. </w:delText>
              </w:r>
            </w:del>
          </w:p>
          <w:p w14:paraId="343EB666" w14:textId="77777777" w:rsidR="007617DE" w:rsidRPr="007617DE" w:rsidRDefault="00AE300B" w:rsidP="007617DE">
            <w:pPr>
              <w:pStyle w:val="aff7"/>
              <w:widowControl w:val="0"/>
              <w:numPr>
                <w:ilvl w:val="0"/>
                <w:numId w:val="91"/>
              </w:numPr>
              <w:spacing w:beforeLines="50" w:before="120" w:afterLines="50" w:after="120"/>
              <w:jc w:val="both"/>
              <w:rPr>
                <w:rFonts w:ascii="Times New Roman" w:eastAsia="仿宋_GB2312" w:hAnsi="Times New Roman" w:cs="Times New Roman"/>
                <w:sz w:val="18"/>
                <w:szCs w:val="18"/>
                <w:rPrChange w:id="6416" w:author="Xuning Wei12232" w:date="2026-10-24T11:11:00Z">
                  <w:rPr/>
                </w:rPrChange>
              </w:rPr>
              <w:pPrChange w:id="6417" w:author="Xuning Wei12232" w:date="2026-10-20T15:44:00Z">
                <w:pPr>
                  <w:widowControl w:val="0"/>
                  <w:spacing w:beforeLines="50" w:before="120" w:afterLines="50" w:after="120"/>
                  <w:contextualSpacing/>
                </w:pPr>
              </w:pPrChange>
            </w:pPr>
            <w:r>
              <w:rPr>
                <w:rFonts w:ascii="Times New Roman" w:eastAsia="仿宋_GB2312" w:hAnsi="Times New Roman" w:cs="Times New Roman"/>
                <w:sz w:val="18"/>
                <w:szCs w:val="18"/>
                <w:rPrChange w:id="6418" w:author="Xuning Wei12232" w:date="2026-10-24T11:11:00Z">
                  <w:rPr/>
                </w:rPrChange>
              </w:rPr>
              <w:t>Bubble with nitrogen, after s</w:t>
            </w:r>
            <w:r>
              <w:rPr>
                <w:rFonts w:ascii="Times New Roman" w:eastAsia="仿宋_GB2312" w:hAnsi="Times New Roman" w:cs="Times New Roman"/>
                <w:color w:val="0000FF"/>
                <w:sz w:val="18"/>
                <w:szCs w:val="18"/>
                <w:rPrChange w:id="6419" w:author="Xuning Wei12232" w:date="2026-10-24T11:11:00Z">
                  <w:rPr>
                    <w:color w:val="0000FF"/>
                  </w:rPr>
                </w:rPrChange>
              </w:rPr>
              <w:t>tirring, turn off the nitrogen</w:t>
            </w:r>
            <w:r>
              <w:rPr>
                <w:rFonts w:ascii="Times New Roman" w:eastAsia="仿宋_GB2312" w:hAnsi="Times New Roman" w:cs="Times New Roman"/>
                <w:sz w:val="18"/>
                <w:szCs w:val="18"/>
                <w:rPrChange w:id="6420" w:author="Xuning Wei12232" w:date="2026-10-24T11:11:00Z">
                  <w:rPr/>
                </w:rPrChange>
              </w:rPr>
              <w:t>. Drain until there is no obvious drip</w:t>
            </w:r>
          </w:p>
          <w:p w14:paraId="64E844C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421"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185879EF" w14:textId="77777777">
        <w:trPr>
          <w:trHeight w:val="20"/>
        </w:trPr>
        <w:tc>
          <w:tcPr>
            <w:tcW w:w="310" w:type="pct"/>
            <w:tcMar>
              <w:top w:w="57" w:type="dxa"/>
              <w:left w:w="85" w:type="dxa"/>
              <w:bottom w:w="57" w:type="dxa"/>
              <w:right w:w="85" w:type="dxa"/>
            </w:tcMar>
            <w:vAlign w:val="center"/>
          </w:tcPr>
          <w:p w14:paraId="524113FD"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25A8B29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53D92BD7" w14:textId="77777777" w:rsidR="007617DE" w:rsidRDefault="00AE300B" w:rsidP="007617DE">
            <w:pPr>
              <w:pStyle w:val="aff7"/>
              <w:widowControl w:val="0"/>
              <w:numPr>
                <w:ilvl w:val="0"/>
                <w:numId w:val="92"/>
              </w:numPr>
              <w:spacing w:beforeLines="50" w:before="120" w:afterLines="50" w:after="120"/>
              <w:jc w:val="both"/>
              <w:rPr>
                <w:ins w:id="6422" w:author="Xuning Wei12232" w:date="2026-10-20T15:45:00Z"/>
                <w:rFonts w:ascii="Times New Roman" w:eastAsia="仿宋_GB2312" w:hAnsi="Times New Roman" w:cs="Times New Roman"/>
                <w:sz w:val="18"/>
                <w:szCs w:val="18"/>
              </w:rPr>
              <w:pPrChange w:id="6423" w:author="Xuning Wei12232" w:date="2026-10-20T15:45:00Z">
                <w:pPr>
                  <w:widowControl w:val="0"/>
                  <w:spacing w:beforeLines="50" w:before="120" w:afterLines="50" w:after="120"/>
                  <w:contextualSpacing/>
                </w:pPr>
              </w:pPrChange>
            </w:pPr>
            <w:del w:id="6424" w:author="Xuning Wei12232" w:date="2026-10-20T15:45:00Z">
              <w:r>
                <w:rPr>
                  <w:rFonts w:ascii="Times New Roman" w:eastAsia="仿宋_GB2312" w:hAnsi="Times New Roman" w:cs="Times New Roman"/>
                  <w:sz w:val="18"/>
                  <w:szCs w:val="18"/>
                  <w:rPrChange w:id="6425" w:author="Xuning Wei12232" w:date="2026-10-24T11:11:00Z">
                    <w:rPr/>
                  </w:rPrChange>
                </w:rPr>
                <w:delText xml:space="preserve">1. </w:delText>
              </w:r>
            </w:del>
            <w:r>
              <w:rPr>
                <w:rFonts w:ascii="Times New Roman" w:eastAsia="仿宋_GB2312" w:hAnsi="Times New Roman" w:cs="Times New Roman"/>
                <w:sz w:val="18"/>
                <w:szCs w:val="18"/>
                <w:rPrChange w:id="6426" w:author="Xuning Wei12232" w:date="2026-10-24T11:11:00Z">
                  <w:rPr/>
                </w:rPrChange>
              </w:rPr>
              <w:t>Add</w:t>
            </w:r>
            <w:r>
              <w:rPr>
                <w:rFonts w:ascii="Times New Roman" w:eastAsia="仿宋_GB2312" w:hAnsi="Times New Roman" w:cs="Times New Roman"/>
                <w:sz w:val="18"/>
                <w:szCs w:val="18"/>
                <w:lang w:eastAsia="zh-CN"/>
                <w:rPrChange w:id="6427" w:author="Xuning Wei12232" w:date="2026-10-24T11:11:00Z">
                  <w:rPr>
                    <w:lang w:eastAsia="zh-CN"/>
                  </w:rPr>
                </w:rPrChange>
              </w:rPr>
              <w:t xml:space="preserve"> </w:t>
            </w:r>
            <w:del w:id="6428" w:author="Xuning Wei12232" w:date="2026-10-20T08:14:00Z">
              <w:r>
                <w:rPr>
                  <w:rFonts w:ascii="Times New Roman" w:eastAsia="仿宋_GB2312" w:hAnsi="Times New Roman" w:cs="Times New Roman"/>
                  <w:bCs w:val="0"/>
                  <w:sz w:val="18"/>
                  <w:szCs w:val="18"/>
                  <w:lang w:eastAsia="zh-CN"/>
                  <w:rPrChange w:id="6429" w:author="Xuning Wei12232" w:date="2026-10-24T11:11:00Z">
                    <w:rPr>
                      <w:lang w:eastAsia="zh-CN"/>
                    </w:rPr>
                  </w:rPrChange>
                </w:rPr>
                <w:delText>8.0 V 20 % piperidine in DMF (7.448 kg/kg)</w:delText>
              </w:r>
            </w:del>
            <w:ins w:id="6430" w:author="Xuning Wei12232" w:date="2026-10-20T08:14:00Z">
              <w:r>
                <w:rPr>
                  <w:rFonts w:ascii="Times New Roman" w:eastAsia="仿宋_GB2312" w:hAnsi="Times New Roman" w:cs="Times New Roman"/>
                  <w:bCs w:val="0"/>
                  <w:sz w:val="18"/>
                  <w:szCs w:val="18"/>
                  <w:lang w:eastAsia="zh-CN"/>
                  <w:rPrChange w:id="6431"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6432"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6433" w:author="Xuning Wei12232" w:date="2026-10-24T11:11:00Z">
                    <w:rPr>
                      <w:lang w:eastAsia="zh-CN"/>
                    </w:rPr>
                  </w:rPrChange>
                </w:rPr>
                <w:t xml:space="preserve"> in </w:t>
              </w:r>
            </w:ins>
            <w:ins w:id="6434" w:author="Xuning Wei12232" w:date="2026-10-20T20:01:00Z">
              <w:r>
                <w:rPr>
                  <w:rFonts w:ascii="Times New Roman" w:eastAsia="仿宋_GB2312" w:hAnsi="Times New Roman" w:cs="Times New Roman"/>
                  <w:bCs w:val="0"/>
                  <w:sz w:val="18"/>
                  <w:szCs w:val="18"/>
                  <w:lang w:eastAsia="zh-CN"/>
                  <w:rPrChange w:id="6435"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Pr>
                <w:rFonts w:ascii="Times New Roman" w:eastAsia="仿宋_GB2312" w:hAnsi="Times New Roman" w:cs="Times New Roman"/>
                <w:bCs w:val="0"/>
                <w:sz w:val="18"/>
                <w:szCs w:val="18"/>
                <w:lang w:eastAsia="zh-CN"/>
                <w:rPrChange w:id="6436" w:author="Xuning Wei12232" w:date="2026-10-24T11:11:00Z">
                  <w:rPr>
                    <w:lang w:eastAsia="zh-CN"/>
                  </w:rPr>
                </w:rPrChange>
              </w:rPr>
              <w:t xml:space="preserve"> </w:t>
            </w:r>
            <w:r>
              <w:rPr>
                <w:rFonts w:ascii="Times New Roman" w:eastAsia="仿宋_GB2312" w:hAnsi="Times New Roman" w:cs="Times New Roman"/>
                <w:sz w:val="18"/>
                <w:szCs w:val="18"/>
                <w:rPrChange w:id="6437" w:author="Xuning Wei12232" w:date="2026-10-24T11:11:00Z">
                  <w:rPr/>
                </w:rPrChange>
              </w:rPr>
              <w:t>into</w:t>
            </w:r>
            <w:r>
              <w:rPr>
                <w:rFonts w:ascii="Times New Roman" w:eastAsia="仿宋_GB2312" w:hAnsi="Times New Roman" w:cs="Times New Roman"/>
                <w:b/>
                <w:sz w:val="18"/>
                <w:szCs w:val="18"/>
                <w:rPrChange w:id="6438" w:author="Xuning Wei12232" w:date="2026-10-24T11:11:00Z">
                  <w:rPr>
                    <w:b/>
                  </w:rPr>
                </w:rPrChange>
              </w:rPr>
              <w:t xml:space="preserve"> </w:t>
            </w:r>
            <w:r>
              <w:rPr>
                <w:rFonts w:ascii="Times New Roman" w:eastAsia="仿宋_GB2312" w:hAnsi="Times New Roman" w:cs="Times New Roman"/>
                <w:sz w:val="18"/>
                <w:szCs w:val="18"/>
                <w:rPrChange w:id="6439" w:author="Xuning Wei12232" w:date="2026-10-24T11:11:00Z">
                  <w:rPr/>
                </w:rPrChange>
              </w:rPr>
              <w:t xml:space="preserve">TJ4S-1213-Sy15. </w:t>
            </w:r>
            <w:del w:id="6440" w:author="Xuning Wei12232" w:date="2026-10-20T15:45:00Z">
              <w:r>
                <w:rPr>
                  <w:rFonts w:ascii="Times New Roman" w:eastAsia="仿宋_GB2312" w:hAnsi="Times New Roman" w:cs="Times New Roman"/>
                  <w:sz w:val="18"/>
                  <w:szCs w:val="18"/>
                  <w:rPrChange w:id="6441" w:author="Xuning Wei12232" w:date="2026-10-24T11:11:00Z">
                    <w:rPr/>
                  </w:rPrChange>
                </w:rPr>
                <w:br/>
                <w:delText xml:space="preserve">2. </w:delText>
              </w:r>
            </w:del>
          </w:p>
          <w:p w14:paraId="4D73CC25" w14:textId="77777777" w:rsidR="007617DE" w:rsidRDefault="00AE300B" w:rsidP="007617DE">
            <w:pPr>
              <w:pStyle w:val="aff7"/>
              <w:widowControl w:val="0"/>
              <w:numPr>
                <w:ilvl w:val="0"/>
                <w:numId w:val="92"/>
              </w:numPr>
              <w:spacing w:beforeLines="50" w:before="120" w:afterLines="50" w:after="120"/>
              <w:jc w:val="both"/>
              <w:rPr>
                <w:ins w:id="6442" w:author="Xuning Wei12232" w:date="2026-10-20T15:45:00Z"/>
                <w:rFonts w:ascii="Times New Roman" w:eastAsia="仿宋_GB2312" w:hAnsi="Times New Roman" w:cs="Times New Roman"/>
                <w:sz w:val="18"/>
                <w:szCs w:val="18"/>
              </w:rPr>
              <w:pPrChange w:id="6443" w:author="Xuning Wei12232" w:date="2026-10-20T15:45:00Z">
                <w:pPr>
                  <w:widowControl w:val="0"/>
                  <w:spacing w:beforeLines="50" w:before="120" w:afterLines="50" w:after="120"/>
                  <w:contextualSpacing/>
                </w:pPr>
              </w:pPrChange>
            </w:pPr>
            <w:r>
              <w:rPr>
                <w:rFonts w:ascii="Times New Roman" w:eastAsia="仿宋_GB2312" w:hAnsi="Times New Roman" w:cs="Times New Roman"/>
                <w:sz w:val="18"/>
                <w:szCs w:val="18"/>
                <w:rPrChange w:id="6444"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6445" w:author="Xuning Wei12232" w:date="2026-10-24T11:11:00Z">
                  <w:rPr>
                    <w:color w:val="0000FF"/>
                  </w:rPr>
                </w:rPrChange>
              </w:rPr>
              <w:t>agitator</w:t>
            </w:r>
            <w:r>
              <w:rPr>
                <w:rFonts w:ascii="Times New Roman" w:eastAsia="仿宋_GB2312" w:hAnsi="Times New Roman" w:cs="Times New Roman"/>
                <w:sz w:val="18"/>
                <w:szCs w:val="18"/>
                <w:rPrChange w:id="6446" w:author="Xuning Wei12232" w:date="2026-10-24T11:11:00Z">
                  <w:rPr/>
                </w:rPrChange>
              </w:rPr>
              <w:t>.</w:t>
            </w:r>
            <w:del w:id="6447" w:author="Xuning Wei12232" w:date="2026-10-20T15:45:00Z">
              <w:r>
                <w:rPr>
                  <w:rFonts w:ascii="Times New Roman" w:eastAsia="仿宋_GB2312" w:hAnsi="Times New Roman" w:cs="Times New Roman"/>
                  <w:sz w:val="18"/>
                  <w:szCs w:val="18"/>
                  <w:rPrChange w:id="6448" w:author="Xuning Wei12232" w:date="2026-10-24T11:11:00Z">
                    <w:rPr/>
                  </w:rPrChange>
                </w:rPr>
                <w:br/>
                <w:delText xml:space="preserve">3. </w:delText>
              </w:r>
            </w:del>
          </w:p>
          <w:p w14:paraId="6E6B76A3" w14:textId="77777777" w:rsidR="007617DE" w:rsidRDefault="00AE300B" w:rsidP="007617DE">
            <w:pPr>
              <w:pStyle w:val="aff7"/>
              <w:widowControl w:val="0"/>
              <w:numPr>
                <w:ilvl w:val="0"/>
                <w:numId w:val="92"/>
              </w:numPr>
              <w:spacing w:beforeLines="50" w:before="120" w:afterLines="50" w:after="120"/>
              <w:jc w:val="both"/>
              <w:rPr>
                <w:ins w:id="6449" w:author="Xuning Wei12232" w:date="2026-10-20T15:45:00Z"/>
                <w:rFonts w:ascii="Times New Roman" w:eastAsia="仿宋_GB2312" w:hAnsi="Times New Roman" w:cs="Times New Roman"/>
                <w:sz w:val="18"/>
                <w:szCs w:val="18"/>
              </w:rPr>
              <w:pPrChange w:id="6450" w:author="Xuning Wei12232" w:date="2026-10-20T15:45: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6451" w:author="Xuning Wei12232" w:date="2026-10-24T11:11:00Z">
                  <w:rPr>
                    <w:lang w:eastAsia="zh-CN"/>
                  </w:rPr>
                </w:rPrChange>
              </w:rPr>
              <w:t>A</w:t>
            </w:r>
            <w:r>
              <w:rPr>
                <w:rFonts w:ascii="Times New Roman" w:eastAsia="仿宋_GB2312" w:hAnsi="Times New Roman" w:cs="Times New Roman"/>
                <w:sz w:val="18"/>
                <w:szCs w:val="18"/>
                <w:rPrChange w:id="6452" w:author="Xuning Wei12232" w:date="2026-10-24T11:11:00Z">
                  <w:rPr/>
                </w:rPrChange>
              </w:rPr>
              <w:t xml:space="preserve">djust to </w:t>
            </w:r>
            <w:ins w:id="6453" w:author="Xuning Wei12232" w:date="2026-10-20T20:03:00Z">
              <w:r>
                <w:rPr>
                  <w:rFonts w:ascii="Times New Roman" w:eastAsia="仿宋_GB2312" w:hAnsi="Times New Roman" w:cs="Times New Roman"/>
                  <w:color w:val="FF0000"/>
                  <w:sz w:val="18"/>
                  <w:szCs w:val="18"/>
                </w:rPr>
                <w:t xml:space="preserve">25.0 ± 5.0 °C (target: </w:t>
              </w:r>
            </w:ins>
            <w:ins w:id="6454" w:author="Xuning Wei12232" w:date="2026-10-20T21:36:00Z">
              <w:r>
                <w:rPr>
                  <w:rFonts w:ascii="Times New Roman" w:eastAsia="仿宋_GB2312" w:hAnsi="Times New Roman" w:cs="Times New Roman"/>
                  <w:color w:val="FF0000"/>
                  <w:sz w:val="18"/>
                  <w:szCs w:val="18"/>
                </w:rPr>
                <w:t>25.0 °C</w:t>
              </w:r>
            </w:ins>
            <w:ins w:id="6455" w:author="Xuning Wei12232" w:date="2026-10-20T20:03:00Z">
              <w:r>
                <w:rPr>
                  <w:rFonts w:ascii="Times New Roman" w:eastAsia="仿宋_GB2312" w:hAnsi="Times New Roman" w:cs="Times New Roman"/>
                  <w:color w:val="FF0000"/>
                  <w:sz w:val="18"/>
                  <w:szCs w:val="18"/>
                </w:rPr>
                <w:t>)</w:t>
              </w:r>
            </w:ins>
            <w:ins w:id="6456" w:author="Xuning Wei12232" w:date="2026-10-22T10:27:00Z">
              <w:r>
                <w:rPr>
                  <w:rFonts w:ascii="Times New Roman" w:eastAsia="仿宋_GB2312" w:hAnsi="Times New Roman" w:cs="Times New Roman"/>
                  <w:color w:val="FF0000"/>
                  <w:sz w:val="18"/>
                  <w:szCs w:val="18"/>
                </w:rPr>
                <w:t xml:space="preserve">, </w:t>
              </w:r>
            </w:ins>
            <w:del w:id="6457" w:author="Xuning Wei12232" w:date="2026-10-20T14:33:00Z">
              <w:r>
                <w:rPr>
                  <w:rFonts w:ascii="Times New Roman" w:eastAsia="仿宋_GB2312" w:hAnsi="Times New Roman" w:cs="Times New Roman"/>
                  <w:sz w:val="18"/>
                  <w:szCs w:val="18"/>
                  <w:rPrChange w:id="6458" w:author="Xuning Wei12232" w:date="2026-10-24T11:11:00Z">
                    <w:rPr/>
                  </w:rPrChange>
                </w:rPr>
                <w:delText>25 ± 5 °C</w:delText>
              </w:r>
            </w:del>
            <w:del w:id="6459" w:author="Xuning Wei12232" w:date="2026-10-20T20:03:00Z">
              <w:r>
                <w:rPr>
                  <w:rFonts w:ascii="Times New Roman" w:eastAsia="仿宋_GB2312" w:hAnsi="Times New Roman" w:cs="Times New Roman"/>
                  <w:sz w:val="18"/>
                  <w:szCs w:val="18"/>
                  <w:rPrChange w:id="6460" w:author="Xuning Wei12232" w:date="2026-10-24T11:11:00Z">
                    <w:rPr/>
                  </w:rPrChange>
                </w:rPr>
                <w:delText xml:space="preserve"> (target: 25 °C) </w:delText>
              </w:r>
            </w:del>
            <w:r>
              <w:rPr>
                <w:rFonts w:ascii="Times New Roman" w:eastAsia="仿宋_GB2312" w:hAnsi="Times New Roman" w:cs="Times New Roman"/>
                <w:sz w:val="18"/>
                <w:szCs w:val="18"/>
                <w:rPrChange w:id="6461" w:author="Xuning Wei12232" w:date="2026-10-24T11:11:00Z">
                  <w:rPr/>
                </w:rPrChange>
              </w:rPr>
              <w:t xml:space="preserve">and stir for </w:t>
            </w:r>
            <w:ins w:id="6462" w:author="Xuning Wei12232" w:date="2026-10-22T10:27:00Z">
              <w:r>
                <w:rPr>
                  <w:rFonts w:ascii="Times New Roman" w:eastAsia="仿宋_GB2312" w:hAnsi="Times New Roman" w:cs="Times New Roman"/>
                  <w:color w:val="000000" w:themeColor="text1"/>
                  <w:sz w:val="18"/>
                  <w:szCs w:val="18"/>
                  <w:rPrChange w:id="6463"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6464" w:author="Xuning Wei12232" w:date="2026-10-22T10:27:00Z">
              <w:r>
                <w:rPr>
                  <w:rFonts w:ascii="Times New Roman" w:eastAsia="仿宋_GB2312" w:hAnsi="Times New Roman" w:cs="Times New Roman"/>
                  <w:sz w:val="18"/>
                  <w:szCs w:val="18"/>
                  <w:rPrChange w:id="6465" w:author="Xuning Wei12232" w:date="2026-10-24T11:11:00Z">
                    <w:rPr/>
                  </w:rPrChange>
                </w:rPr>
                <w:delText>2 h ± 15 min</w:delText>
              </w:r>
            </w:del>
            <w:r>
              <w:rPr>
                <w:rFonts w:ascii="Times New Roman" w:eastAsia="仿宋_GB2312" w:hAnsi="Times New Roman" w:cs="Times New Roman"/>
                <w:sz w:val="18"/>
                <w:szCs w:val="18"/>
                <w:rPrChange w:id="6466" w:author="Xuning Wei12232" w:date="2026-10-24T11:11:00Z">
                  <w:rPr/>
                </w:rPrChange>
              </w:rPr>
              <w:t xml:space="preserve"> (target: 2 h) at </w:t>
            </w:r>
            <w:del w:id="6467" w:author="Xuning Wei12232" w:date="2026-10-20T14:33:00Z">
              <w:r>
                <w:rPr>
                  <w:rFonts w:ascii="Times New Roman" w:eastAsia="仿宋_GB2312" w:hAnsi="Times New Roman" w:cs="Times New Roman"/>
                  <w:sz w:val="18"/>
                  <w:szCs w:val="18"/>
                  <w:rPrChange w:id="6468" w:author="Xuning Wei12232" w:date="2026-10-24T11:11:00Z">
                    <w:rPr/>
                  </w:rPrChange>
                </w:rPr>
                <w:delText>25 ± 5 °C</w:delText>
              </w:r>
            </w:del>
            <w:ins w:id="6469" w:author="Xuning Wei12232" w:date="2026-10-20T14:33:00Z">
              <w:r>
                <w:rPr>
                  <w:rFonts w:ascii="Times New Roman" w:eastAsia="仿宋_GB2312" w:hAnsi="Times New Roman" w:cs="Times New Roman"/>
                  <w:sz w:val="18"/>
                  <w:szCs w:val="18"/>
                  <w:rPrChange w:id="6470" w:author="Xuning Wei12232" w:date="2026-10-24T11:11:00Z">
                    <w:rPr/>
                  </w:rPrChange>
                </w:rPr>
                <w:t>25.0 ± 5.0 °C</w:t>
              </w:r>
            </w:ins>
            <w:r>
              <w:rPr>
                <w:rFonts w:ascii="Times New Roman" w:eastAsia="仿宋_GB2312" w:hAnsi="Times New Roman" w:cs="Times New Roman"/>
                <w:sz w:val="18"/>
                <w:szCs w:val="18"/>
                <w:rPrChange w:id="6471" w:author="Xuning Wei12232" w:date="2026-10-24T11:11:00Z">
                  <w:rPr/>
                </w:rPrChange>
              </w:rPr>
              <w:t xml:space="preserve"> (target: </w:t>
            </w:r>
            <w:del w:id="6472" w:author="Xuning Wei12232" w:date="2026-10-20T21:36:00Z">
              <w:r>
                <w:rPr>
                  <w:rFonts w:ascii="Times New Roman" w:eastAsia="仿宋_GB2312" w:hAnsi="Times New Roman" w:cs="Times New Roman"/>
                  <w:sz w:val="18"/>
                  <w:szCs w:val="18"/>
                  <w:rPrChange w:id="6473" w:author="Xuning Wei12232" w:date="2026-10-24T11:11:00Z">
                    <w:rPr/>
                  </w:rPrChange>
                </w:rPr>
                <w:delText>25 °C</w:delText>
              </w:r>
            </w:del>
            <w:ins w:id="6474"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6475" w:author="Xuning Wei12232" w:date="2026-10-24T11:11:00Z">
                  <w:rPr/>
                </w:rPrChange>
              </w:rPr>
              <w:t>).</w:t>
            </w:r>
            <w:del w:id="6476" w:author="Xuning Wei12232" w:date="2026-10-20T15:45:00Z">
              <w:r>
                <w:rPr>
                  <w:rFonts w:ascii="Times New Roman" w:eastAsia="仿宋_GB2312" w:hAnsi="Times New Roman" w:cs="Times New Roman"/>
                  <w:sz w:val="18"/>
                  <w:szCs w:val="18"/>
                  <w:rPrChange w:id="6477" w:author="Xuning Wei12232" w:date="2026-10-24T11:11:00Z">
                    <w:rPr/>
                  </w:rPrChange>
                </w:rPr>
                <w:br/>
                <w:delText xml:space="preserve">4. </w:delText>
              </w:r>
            </w:del>
          </w:p>
          <w:p w14:paraId="2BB34B32" w14:textId="77777777" w:rsidR="007617DE" w:rsidRPr="007617DE" w:rsidRDefault="00AE300B" w:rsidP="007617DE">
            <w:pPr>
              <w:pStyle w:val="aff7"/>
              <w:widowControl w:val="0"/>
              <w:numPr>
                <w:ilvl w:val="0"/>
                <w:numId w:val="92"/>
              </w:numPr>
              <w:spacing w:beforeLines="50" w:before="120" w:afterLines="50" w:after="120"/>
              <w:jc w:val="both"/>
              <w:rPr>
                <w:rFonts w:ascii="Times New Roman" w:eastAsia="仿宋_GB2312" w:hAnsi="Times New Roman" w:cs="Times New Roman"/>
                <w:sz w:val="18"/>
                <w:szCs w:val="18"/>
                <w:rPrChange w:id="6478" w:author="Xuning Wei12232" w:date="2026-10-24T11:11:00Z">
                  <w:rPr/>
                </w:rPrChange>
              </w:rPr>
              <w:pPrChange w:id="6479" w:author="Xuning Wei12232" w:date="2026-10-20T15:45:00Z">
                <w:pPr>
                  <w:widowControl w:val="0"/>
                  <w:spacing w:beforeLines="50" w:before="120" w:afterLines="50" w:after="120"/>
                  <w:contextualSpacing/>
                </w:pPr>
              </w:pPrChange>
            </w:pPr>
            <w:r>
              <w:rPr>
                <w:rFonts w:ascii="Times New Roman" w:eastAsia="仿宋_GB2312" w:hAnsi="Times New Roman" w:cs="Times New Roman"/>
                <w:sz w:val="18"/>
                <w:szCs w:val="18"/>
                <w:rPrChange w:id="6480" w:author="Xuning Wei12232" w:date="2026-10-24T11:11:00Z">
                  <w:rPr/>
                </w:rPrChange>
              </w:rPr>
              <w:t xml:space="preserve">Stop stirring, turn off the nitrogen. Drain until there is no obvious drip. </w:t>
            </w:r>
          </w:p>
        </w:tc>
      </w:tr>
      <w:tr w:rsidR="007617DE" w14:paraId="158BC954" w14:textId="77777777">
        <w:trPr>
          <w:trHeight w:val="20"/>
        </w:trPr>
        <w:tc>
          <w:tcPr>
            <w:tcW w:w="310" w:type="pct"/>
            <w:tcMar>
              <w:top w:w="57" w:type="dxa"/>
              <w:left w:w="85" w:type="dxa"/>
              <w:bottom w:w="57" w:type="dxa"/>
              <w:right w:w="85" w:type="dxa"/>
            </w:tcMar>
            <w:vAlign w:val="center"/>
          </w:tcPr>
          <w:p w14:paraId="154A853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6E55C1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080A67F3" w14:textId="77777777" w:rsidR="007617DE" w:rsidRDefault="00AE300B" w:rsidP="007617DE">
            <w:pPr>
              <w:pStyle w:val="aff7"/>
              <w:widowControl w:val="0"/>
              <w:numPr>
                <w:ilvl w:val="0"/>
                <w:numId w:val="93"/>
              </w:numPr>
              <w:spacing w:beforeLines="50" w:before="120" w:afterLines="50" w:after="120"/>
              <w:jc w:val="both"/>
              <w:rPr>
                <w:ins w:id="6481" w:author="Xuning Wei12232" w:date="2026-10-20T15:45:00Z"/>
                <w:rFonts w:ascii="Times New Roman" w:eastAsia="仿宋_GB2312" w:hAnsi="Times New Roman" w:cs="Times New Roman"/>
                <w:sz w:val="18"/>
                <w:szCs w:val="18"/>
              </w:rPr>
              <w:pPrChange w:id="6482" w:author="Xuning Wei12232" w:date="2026-10-20T15:45:00Z">
                <w:pPr>
                  <w:widowControl w:val="0"/>
                  <w:spacing w:beforeLines="50" w:before="120" w:afterLines="50" w:after="120"/>
                  <w:contextualSpacing/>
                </w:pPr>
              </w:pPrChange>
            </w:pPr>
            <w:del w:id="6483" w:author="Xuning Wei12232" w:date="2026-10-20T15:45: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6484"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6485" w:author="Xuning Wei12232" w:date="2026-10-24T11:11:00Z">
                  <w:rPr>
                    <w:rFonts w:hint="eastAsia"/>
                  </w:rPr>
                </w:rPrChange>
              </w:rPr>
              <w:t>±</w:t>
            </w:r>
            <w:r>
              <w:rPr>
                <w:rFonts w:ascii="Times New Roman" w:eastAsia="仿宋_GB2312" w:hAnsi="Times New Roman" w:cs="Times New Roman"/>
                <w:sz w:val="18"/>
                <w:szCs w:val="18"/>
                <w:rPrChange w:id="6486" w:author="Xuning Wei12232" w:date="2026-10-24T11:11:00Z">
                  <w:rPr/>
                </w:rPrChange>
              </w:rPr>
              <w:t>5 °C (</w:t>
            </w:r>
            <w:del w:id="6487" w:author="Xuning Wei12232" w:date="2026-10-24T10:48:00Z">
              <w:r>
                <w:rPr>
                  <w:rFonts w:ascii="Times New Roman" w:eastAsia="仿宋_GB2312" w:hAnsi="Times New Roman" w:cs="Times New Roman"/>
                  <w:sz w:val="18"/>
                  <w:szCs w:val="18"/>
                  <w:rPrChange w:id="6488" w:author="Xuning Wei12232" w:date="2026-10-24T11:11:00Z">
                    <w:rPr/>
                  </w:rPrChange>
                </w:rPr>
                <w:delText>target: 20 °C</w:delText>
              </w:r>
            </w:del>
            <w:ins w:id="6489"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6490" w:author="Xuning Wei12232" w:date="2026-10-24T11:11:00Z">
                  <w:rPr/>
                </w:rPrChange>
              </w:rPr>
              <w:t>).</w:t>
            </w:r>
            <w:del w:id="6491" w:author="Xuning Wei12232" w:date="2026-10-20T15:45:00Z">
              <w:r>
                <w:rPr>
                  <w:rFonts w:ascii="Times New Roman" w:eastAsia="仿宋_GB2312" w:hAnsi="Times New Roman" w:cs="Times New Roman"/>
                  <w:sz w:val="18"/>
                  <w:szCs w:val="18"/>
                  <w:rPrChange w:id="6492" w:author="Xuning Wei12232" w:date="2026-10-24T11:11:00Z">
                    <w:rPr/>
                  </w:rPrChange>
                </w:rPr>
                <w:br/>
                <w:delText xml:space="preserve">2. </w:delText>
              </w:r>
            </w:del>
          </w:p>
          <w:p w14:paraId="12429259" w14:textId="77777777" w:rsidR="007617DE" w:rsidRDefault="00AE300B" w:rsidP="007617DE">
            <w:pPr>
              <w:pStyle w:val="aff7"/>
              <w:widowControl w:val="0"/>
              <w:numPr>
                <w:ilvl w:val="0"/>
                <w:numId w:val="93"/>
              </w:numPr>
              <w:spacing w:beforeLines="50" w:before="120" w:afterLines="50" w:after="120"/>
              <w:jc w:val="both"/>
              <w:rPr>
                <w:ins w:id="6493" w:author="Xuning Wei12232" w:date="2026-10-20T15:45:00Z"/>
                <w:rFonts w:ascii="Times New Roman" w:eastAsia="仿宋_GB2312" w:hAnsi="Times New Roman" w:cs="Times New Roman"/>
                <w:sz w:val="18"/>
                <w:szCs w:val="18"/>
              </w:rPr>
              <w:pPrChange w:id="6494" w:author="Xuning Wei12232" w:date="2026-10-20T15:45:00Z">
                <w:pPr>
                  <w:widowControl w:val="0"/>
                  <w:spacing w:beforeLines="50" w:before="120" w:afterLines="50" w:after="120"/>
                  <w:contextualSpacing/>
                </w:pPr>
              </w:pPrChange>
            </w:pPr>
            <w:ins w:id="6495" w:author="Xuning Wei12232" w:date="2026-10-23T19:44:00Z">
              <w:r>
                <w:rPr>
                  <w:rFonts w:ascii="Times New Roman" w:eastAsia="仿宋_GB2312" w:hAnsi="Times New Roman" w:cs="Times New Roman"/>
                  <w:color w:val="FF0000"/>
                  <w:sz w:val="18"/>
                  <w:szCs w:val="18"/>
                  <w:rPrChange w:id="6496" w:author="Xuning Wei12232" w:date="2026-10-24T11:11:00Z">
                    <w:rPr>
                      <w:rFonts w:ascii="Times New Roman" w:eastAsia="仿宋_GB2312" w:hAnsi="Times New Roman" w:cs="Times New Roman"/>
                      <w:color w:val="FF0000"/>
                      <w:sz w:val="18"/>
                      <w:szCs w:val="18"/>
                      <w:highlight w:val="yellow"/>
                    </w:rPr>
                  </w:rPrChange>
                </w:rPr>
                <w:t>Add</w:t>
              </w:r>
              <w:r>
                <w:rPr>
                  <w:rFonts w:ascii="Times New Roman" w:eastAsia="仿宋_GB2312" w:hAnsi="Times New Roman" w:cs="Times New Roman"/>
                  <w:color w:val="FF0000"/>
                  <w:sz w:val="18"/>
                  <w:szCs w:val="18"/>
                  <w:lang w:eastAsia="zh-CN"/>
                  <w:rPrChange w:id="6497" w:author="Xuning Wei12232" w:date="2026-10-24T11:11:00Z">
                    <w:rPr>
                      <w:rFonts w:ascii="Times New Roman" w:eastAsia="仿宋_GB2312" w:hAnsi="Times New Roman" w:cs="Times New Roman"/>
                      <w:color w:val="FF0000"/>
                      <w:sz w:val="18"/>
                      <w:szCs w:val="18"/>
                      <w:highlight w:val="yellow"/>
                      <w:lang w:eastAsia="zh-CN"/>
                    </w:rPr>
                  </w:rPrChange>
                </w:rPr>
                <w:t xml:space="preserve"> Isopropyl Acetate (10.0V, 8.73 kg/kg) </w:t>
              </w:r>
              <w:r>
                <w:rPr>
                  <w:rFonts w:ascii="Times New Roman" w:eastAsia="仿宋_GB2312" w:hAnsi="Times New Roman" w:cs="Times New Roman"/>
                  <w:color w:val="FF0000"/>
                  <w:sz w:val="18"/>
                  <w:szCs w:val="18"/>
                  <w:rPrChange w:id="6498" w:author="Xuning Wei12232" w:date="2026-10-24T11:11:00Z">
                    <w:rPr>
                      <w:rFonts w:ascii="Times New Roman" w:eastAsia="仿宋_GB2312" w:hAnsi="Times New Roman" w:cs="Times New Roman"/>
                      <w:color w:val="FF0000"/>
                      <w:sz w:val="18"/>
                      <w:szCs w:val="18"/>
                      <w:highlight w:val="yellow"/>
                    </w:rPr>
                  </w:rPrChange>
                </w:rPr>
                <w:t>into TJ4S-1213-Sy15</w:t>
              </w:r>
            </w:ins>
            <w:del w:id="6499" w:author="Xuning Wei12232" w:date="2026-10-23T19:44:00Z">
              <w:r>
                <w:rPr>
                  <w:rFonts w:ascii="Times New Roman" w:eastAsia="仿宋_GB2312" w:hAnsi="Times New Roman" w:cs="Times New Roman"/>
                  <w:sz w:val="18"/>
                  <w:szCs w:val="18"/>
                  <w:rPrChange w:id="6500" w:author="Xuning Wei12232" w:date="2026-10-24T11:11:00Z">
                    <w:rPr/>
                  </w:rPrChange>
                </w:rPr>
                <w:delText>Add</w:delText>
              </w:r>
              <w:r>
                <w:rPr>
                  <w:rFonts w:ascii="Times New Roman" w:eastAsia="仿宋_GB2312" w:hAnsi="Times New Roman" w:cs="Times New Roman"/>
                  <w:sz w:val="18"/>
                  <w:szCs w:val="18"/>
                  <w:lang w:eastAsia="zh-CN"/>
                  <w:rPrChange w:id="6501" w:author="Xuning Wei12232" w:date="2026-10-24T11:11:00Z">
                    <w:rPr>
                      <w:lang w:eastAsia="zh-CN"/>
                    </w:rPr>
                  </w:rPrChange>
                </w:rPr>
                <w:delText xml:space="preserve"> </w:delText>
              </w:r>
            </w:del>
            <w:del w:id="6502" w:author="Xuning Wei12232" w:date="2026-10-18T19:02:00Z">
              <w:r>
                <w:rPr>
                  <w:rFonts w:ascii="Times New Roman" w:eastAsia="仿宋_GB2312" w:hAnsi="Times New Roman" w:cs="Times New Roman"/>
                  <w:sz w:val="18"/>
                  <w:szCs w:val="18"/>
                  <w:lang w:eastAsia="zh-CN"/>
                  <w:rPrChange w:id="6503" w:author="Xuning Wei12232" w:date="2026-10-24T11:11:00Z">
                    <w:rPr>
                      <w:lang w:eastAsia="zh-CN"/>
                    </w:rPr>
                  </w:rPrChange>
                </w:rPr>
                <w:delText>10.0 V Isopropyl Acetate (8.730 kg/kg)</w:delText>
              </w:r>
            </w:del>
            <w:del w:id="6504" w:author="Xuning Wei12232" w:date="2026-10-20T15:45:00Z">
              <w:r>
                <w:rPr>
                  <w:rFonts w:ascii="Times New Roman" w:eastAsia="仿宋_GB2312" w:hAnsi="Times New Roman" w:cs="Times New Roman"/>
                  <w:sz w:val="18"/>
                  <w:szCs w:val="18"/>
                  <w:lang w:eastAsia="zh-CN"/>
                  <w:rPrChange w:id="6505" w:author="Xuning Wei12232" w:date="2026-10-24T11:11:00Z">
                    <w:rPr>
                      <w:lang w:eastAsia="zh-CN"/>
                    </w:rPr>
                  </w:rPrChange>
                </w:rPr>
                <w:delText xml:space="preserve"> </w:delText>
              </w:r>
            </w:del>
            <w:del w:id="6506" w:author="Xuning Wei12232" w:date="2026-10-23T19:44:00Z">
              <w:r>
                <w:rPr>
                  <w:rFonts w:ascii="Times New Roman" w:eastAsia="仿宋_GB2312" w:hAnsi="Times New Roman" w:cs="Times New Roman"/>
                  <w:sz w:val="18"/>
                  <w:szCs w:val="18"/>
                  <w:rPrChange w:id="6507" w:author="Xuning Wei12232" w:date="2026-10-24T11:11:00Z">
                    <w:rPr/>
                  </w:rPrChange>
                </w:rPr>
                <w:delText>into TJ4S-1213-Sy15</w:delText>
              </w:r>
            </w:del>
            <w:r>
              <w:rPr>
                <w:rFonts w:ascii="Times New Roman" w:eastAsia="仿宋_GB2312" w:hAnsi="Times New Roman" w:cs="Times New Roman"/>
                <w:sz w:val="18"/>
                <w:szCs w:val="18"/>
                <w:rPrChange w:id="6508" w:author="Xuning Wei12232" w:date="2026-10-24T11:11:00Z">
                  <w:rPr/>
                </w:rPrChange>
              </w:rPr>
              <w:t>.</w:t>
            </w:r>
            <w:del w:id="6509" w:author="Xuning Wei12232" w:date="2026-10-20T15:45:00Z">
              <w:r>
                <w:rPr>
                  <w:rFonts w:ascii="Times New Roman" w:eastAsia="仿宋_GB2312" w:hAnsi="Times New Roman" w:cs="Times New Roman"/>
                  <w:sz w:val="18"/>
                  <w:szCs w:val="18"/>
                  <w:rPrChange w:id="6510" w:author="Xuning Wei12232" w:date="2026-10-24T11:11:00Z">
                    <w:rPr/>
                  </w:rPrChange>
                </w:rPr>
                <w:delText xml:space="preserve"> </w:delText>
              </w:r>
              <w:r>
                <w:rPr>
                  <w:rFonts w:ascii="Times New Roman" w:eastAsia="仿宋_GB2312" w:hAnsi="Times New Roman" w:cs="Times New Roman"/>
                  <w:sz w:val="18"/>
                  <w:szCs w:val="18"/>
                  <w:rPrChange w:id="6511" w:author="Xuning Wei12232" w:date="2026-10-24T11:11:00Z">
                    <w:rPr/>
                  </w:rPrChange>
                </w:rPr>
                <w:br/>
                <w:delText xml:space="preserve">3. </w:delText>
              </w:r>
            </w:del>
          </w:p>
          <w:p w14:paraId="1EF5153C" w14:textId="77777777" w:rsidR="007617DE" w:rsidRPr="007617DE" w:rsidRDefault="00AE300B" w:rsidP="007617DE">
            <w:pPr>
              <w:pStyle w:val="aff7"/>
              <w:widowControl w:val="0"/>
              <w:numPr>
                <w:ilvl w:val="0"/>
                <w:numId w:val="93"/>
              </w:numPr>
              <w:spacing w:beforeLines="50" w:before="120" w:afterLines="50" w:after="120"/>
              <w:jc w:val="both"/>
              <w:rPr>
                <w:rFonts w:ascii="Times New Roman" w:eastAsia="仿宋_GB2312" w:hAnsi="Times New Roman" w:cs="Times New Roman"/>
                <w:sz w:val="18"/>
                <w:szCs w:val="18"/>
                <w:rPrChange w:id="6512" w:author="Xuning Wei12232" w:date="2026-10-24T11:11:00Z">
                  <w:rPr/>
                </w:rPrChange>
              </w:rPr>
              <w:pPrChange w:id="6513" w:author="Xuning Wei12232" w:date="2026-10-20T15:45:00Z">
                <w:pPr>
                  <w:widowControl w:val="0"/>
                  <w:spacing w:beforeLines="50" w:before="120" w:afterLines="50" w:after="120"/>
                  <w:contextualSpacing/>
                </w:pPr>
              </w:pPrChange>
            </w:pPr>
            <w:r>
              <w:rPr>
                <w:rFonts w:ascii="Times New Roman" w:eastAsia="仿宋_GB2312" w:hAnsi="Times New Roman" w:cs="Times New Roman"/>
                <w:sz w:val="18"/>
                <w:szCs w:val="18"/>
                <w:rPrChange w:id="6514" w:author="Xuning Wei12232" w:date="2026-10-24T11:11:00Z">
                  <w:rPr/>
                </w:rPrChange>
              </w:rPr>
              <w:t>Bubble with nitrogen, after s</w:t>
            </w:r>
            <w:r>
              <w:rPr>
                <w:rFonts w:ascii="Times New Roman" w:eastAsia="仿宋_GB2312" w:hAnsi="Times New Roman" w:cs="Times New Roman"/>
                <w:color w:val="0000FF"/>
                <w:sz w:val="18"/>
                <w:szCs w:val="18"/>
                <w:rPrChange w:id="6515" w:author="Xuning Wei12232" w:date="2026-10-24T11:11:00Z">
                  <w:rPr>
                    <w:color w:val="0000FF"/>
                  </w:rPr>
                </w:rPrChange>
              </w:rPr>
              <w:t>tirring, turn off the nitrogen</w:t>
            </w:r>
            <w:r>
              <w:rPr>
                <w:rFonts w:ascii="Times New Roman" w:eastAsia="仿宋_GB2312" w:hAnsi="Times New Roman" w:cs="Times New Roman"/>
                <w:sz w:val="18"/>
                <w:szCs w:val="18"/>
                <w:rPrChange w:id="6516" w:author="Xuning Wei12232" w:date="2026-10-24T11:11:00Z">
                  <w:rPr/>
                </w:rPrChange>
              </w:rPr>
              <w:t>. Drain until there is no obvious drip</w:t>
            </w:r>
          </w:p>
          <w:p w14:paraId="3B3C5B6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517"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Perform this operation 4 times.</w:t>
            </w:r>
          </w:p>
        </w:tc>
      </w:tr>
      <w:tr w:rsidR="007617DE" w14:paraId="71BEEFC4" w14:textId="77777777">
        <w:trPr>
          <w:trHeight w:val="20"/>
        </w:trPr>
        <w:tc>
          <w:tcPr>
            <w:tcW w:w="310" w:type="pct"/>
            <w:tcMar>
              <w:top w:w="57" w:type="dxa"/>
              <w:left w:w="85" w:type="dxa"/>
              <w:bottom w:w="57" w:type="dxa"/>
              <w:right w:w="85" w:type="dxa"/>
            </w:tcMar>
            <w:vAlign w:val="center"/>
          </w:tcPr>
          <w:p w14:paraId="2EB74A7F"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8B1BFB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661446DD" w14:textId="77777777" w:rsidR="007617DE" w:rsidRDefault="00AE300B" w:rsidP="007617DE">
            <w:pPr>
              <w:pStyle w:val="aff7"/>
              <w:widowControl w:val="0"/>
              <w:numPr>
                <w:ilvl w:val="0"/>
                <w:numId w:val="94"/>
              </w:numPr>
              <w:spacing w:beforeLines="50" w:before="120" w:afterLines="50" w:after="120"/>
              <w:jc w:val="both"/>
              <w:rPr>
                <w:ins w:id="6518" w:author="Xuning Wei12232" w:date="2026-10-20T15:45:00Z"/>
                <w:rFonts w:ascii="Times New Roman" w:eastAsia="仿宋_GB2312" w:hAnsi="Times New Roman" w:cs="Times New Roman"/>
                <w:sz w:val="18"/>
                <w:szCs w:val="18"/>
              </w:rPr>
              <w:pPrChange w:id="6519" w:author="Xuning Wei12232" w:date="2026-10-20T15:45:00Z">
                <w:pPr>
                  <w:widowControl w:val="0"/>
                  <w:spacing w:beforeLines="50" w:before="120" w:afterLines="50" w:after="120"/>
                  <w:contextualSpacing/>
                </w:pPr>
              </w:pPrChange>
            </w:pPr>
            <w:del w:id="6520" w:author="Xuning Wei12232" w:date="2026-10-20T15:45: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6521" w:author="Xuning Wei12232" w:date="2026-10-24T11:11:00Z">
                    <w:rPr/>
                  </w:rPrChange>
                </w:rPr>
                <w:delText xml:space="preserve"> </w:delText>
              </w:r>
            </w:del>
            <w:r>
              <w:rPr>
                <w:rFonts w:ascii="Times New Roman" w:eastAsia="仿宋_GB2312" w:hAnsi="Times New Roman" w:cs="Times New Roman"/>
                <w:sz w:val="18"/>
                <w:szCs w:val="18"/>
                <w:rPrChange w:id="6522" w:author="Xuning Wei12232" w:date="2026-10-24T11:11:00Z">
                  <w:rPr/>
                </w:rPrChange>
              </w:rPr>
              <w:t>Add</w:t>
            </w:r>
            <w:ins w:id="6523" w:author="Xuning Wei12232" w:date="2026-10-23T19:51:00Z">
              <w:r>
                <w:rPr>
                  <w:rFonts w:ascii="Times New Roman" w:eastAsia="仿宋_GB2312" w:hAnsi="Times New Roman" w:cs="Times New Roman"/>
                  <w:color w:val="000000" w:themeColor="text1"/>
                  <w:sz w:val="18"/>
                  <w:szCs w:val="18"/>
                  <w:rPrChange w:id="6524" w:author="Xuning Wei12232" w:date="2026-10-24T11:11:00Z">
                    <w:rPr>
                      <w:rFonts w:ascii="Times New Roman" w:eastAsia="仿宋_GB2312" w:hAnsi="Times New Roman" w:cs="Times New Roman"/>
                      <w:color w:val="000000" w:themeColor="text1"/>
                      <w:sz w:val="18"/>
                      <w:szCs w:val="18"/>
                      <w:highlight w:val="yellow"/>
                    </w:rPr>
                  </w:rPrChange>
                </w:rPr>
                <w:t xml:space="preserve"> DMF (12 V, 11.38 kg/kg)</w:t>
              </w:r>
              <w:r>
                <w:rPr>
                  <w:rFonts w:ascii="Times New Roman" w:eastAsia="仿宋_GB2312" w:hAnsi="Times New Roman" w:cs="Times New Roman"/>
                  <w:sz w:val="18"/>
                  <w:szCs w:val="18"/>
                </w:rPr>
                <w:t xml:space="preserve"> </w:t>
              </w:r>
            </w:ins>
            <w:del w:id="6525" w:author="Xuning Wei12232" w:date="2026-10-23T19:51:00Z">
              <w:r>
                <w:rPr>
                  <w:rFonts w:ascii="Times New Roman" w:eastAsia="仿宋_GB2312" w:hAnsi="Times New Roman" w:cs="Times New Roman"/>
                  <w:sz w:val="18"/>
                  <w:szCs w:val="18"/>
                  <w:rPrChange w:id="6526" w:author="Xuning Wei12232" w:date="2026-10-24T11:11:00Z">
                    <w:rPr/>
                  </w:rPrChange>
                </w:rPr>
                <w:delText xml:space="preserve"> </w:delText>
              </w:r>
            </w:del>
            <w:del w:id="6527" w:author="Xuning Wei12232" w:date="2026-10-20T08:12:00Z">
              <w:r>
                <w:rPr>
                  <w:rFonts w:ascii="Times New Roman" w:eastAsia="仿宋_GB2312" w:hAnsi="Times New Roman" w:cs="Times New Roman"/>
                  <w:sz w:val="18"/>
                  <w:szCs w:val="18"/>
                  <w:rPrChange w:id="6528" w:author="Xuning Wei12232" w:date="2026-10-24T11:11:00Z">
                    <w:rPr/>
                  </w:rPrChange>
                </w:rPr>
                <w:delText>12.0 V DMF (11.376 kg/kg)</w:delText>
              </w:r>
            </w:del>
            <w:del w:id="6529" w:author="Xuning Wei12232" w:date="2026-10-23T19:51:00Z">
              <w:r>
                <w:rPr>
                  <w:rFonts w:ascii="Times New Roman" w:eastAsia="仿宋_GB2312" w:hAnsi="Times New Roman" w:cs="Times New Roman"/>
                  <w:sz w:val="18"/>
                  <w:szCs w:val="18"/>
                  <w:rPrChange w:id="6530" w:author="Xuning Wei12232" w:date="2026-10-24T11:11:00Z">
                    <w:rPr/>
                  </w:rPrChange>
                </w:rPr>
                <w:delText xml:space="preserve"> </w:delText>
              </w:r>
            </w:del>
            <w:r>
              <w:rPr>
                <w:rFonts w:ascii="Times New Roman" w:eastAsia="仿宋_GB2312" w:hAnsi="Times New Roman" w:cs="Times New Roman"/>
                <w:sz w:val="18"/>
                <w:szCs w:val="18"/>
                <w:rPrChange w:id="6531" w:author="Xuning Wei12232" w:date="2026-10-24T11:11:00Z">
                  <w:rPr/>
                </w:rPrChange>
              </w:rPr>
              <w:t>into TJ4S-1213-Sy15.</w:t>
            </w:r>
            <w:del w:id="6532" w:author="Xuning Wei12232" w:date="2026-10-20T15:45:00Z">
              <w:r>
                <w:rPr>
                  <w:rFonts w:ascii="Times New Roman" w:eastAsia="仿宋_GB2312" w:hAnsi="Times New Roman" w:cs="Times New Roman"/>
                  <w:sz w:val="18"/>
                  <w:szCs w:val="18"/>
                  <w:rPrChange w:id="6533" w:author="Xuning Wei12232" w:date="2026-10-24T11:11:00Z">
                    <w:rPr/>
                  </w:rPrChange>
                </w:rPr>
                <w:delText xml:space="preserve"> </w:delText>
              </w:r>
              <w:r>
                <w:rPr>
                  <w:rFonts w:ascii="Times New Roman" w:eastAsia="仿宋_GB2312" w:hAnsi="Times New Roman" w:cs="Times New Roman"/>
                  <w:sz w:val="18"/>
                  <w:szCs w:val="18"/>
                  <w:rPrChange w:id="6534" w:author="Xuning Wei12232" w:date="2026-10-24T11:11:00Z">
                    <w:rPr/>
                  </w:rPrChange>
                </w:rPr>
                <w:br/>
                <w:delText xml:space="preserve">2. </w:delText>
              </w:r>
            </w:del>
          </w:p>
          <w:p w14:paraId="32EF6A65" w14:textId="77777777" w:rsidR="007617DE" w:rsidRPr="007617DE" w:rsidRDefault="00AE300B" w:rsidP="007617DE">
            <w:pPr>
              <w:pStyle w:val="aff7"/>
              <w:widowControl w:val="0"/>
              <w:numPr>
                <w:ilvl w:val="0"/>
                <w:numId w:val="94"/>
              </w:numPr>
              <w:spacing w:beforeLines="50" w:before="120" w:afterLines="50" w:after="120"/>
              <w:jc w:val="both"/>
              <w:rPr>
                <w:rFonts w:ascii="Times New Roman" w:eastAsia="仿宋_GB2312" w:hAnsi="Times New Roman" w:cs="Times New Roman"/>
                <w:sz w:val="18"/>
                <w:szCs w:val="18"/>
                <w:rPrChange w:id="6535" w:author="Xuning Wei12232" w:date="2026-10-24T11:11:00Z">
                  <w:rPr/>
                </w:rPrChange>
              </w:rPr>
              <w:pPrChange w:id="6536" w:author="Xuning Wei12232" w:date="2026-10-20T15:45:00Z">
                <w:pPr>
                  <w:widowControl w:val="0"/>
                  <w:spacing w:beforeLines="50" w:before="120" w:afterLines="50" w:after="120"/>
                  <w:contextualSpacing/>
                </w:pPr>
              </w:pPrChange>
            </w:pPr>
            <w:r>
              <w:rPr>
                <w:rFonts w:ascii="Times New Roman" w:eastAsia="仿宋_GB2312" w:hAnsi="Times New Roman" w:cs="Times New Roman"/>
                <w:sz w:val="18"/>
                <w:szCs w:val="18"/>
                <w:rPrChange w:id="6537" w:author="Xuning Wei12232" w:date="2026-10-24T11:11:00Z">
                  <w:rPr/>
                </w:rPrChange>
              </w:rPr>
              <w:t xml:space="preserve">Bubble with nitrogen, then start the </w:t>
            </w:r>
            <w:r>
              <w:rPr>
                <w:rFonts w:ascii="Times New Roman" w:eastAsia="仿宋_GB2312" w:hAnsi="Times New Roman" w:cs="Times New Roman"/>
                <w:color w:val="0000FF"/>
                <w:sz w:val="18"/>
                <w:szCs w:val="18"/>
                <w:rPrChange w:id="6538" w:author="Xuning Wei12232" w:date="2026-10-24T11:11:00Z">
                  <w:rPr>
                    <w:color w:val="0000FF"/>
                  </w:rPr>
                </w:rPrChange>
              </w:rPr>
              <w:t>agitator</w:t>
            </w:r>
            <w:r>
              <w:rPr>
                <w:rFonts w:ascii="Times New Roman" w:eastAsia="仿宋_GB2312" w:hAnsi="Times New Roman" w:cs="Times New Roman"/>
                <w:sz w:val="18"/>
                <w:szCs w:val="18"/>
                <w:rPrChange w:id="6539" w:author="Xuning Wei12232" w:date="2026-10-24T11:11:00Z">
                  <w:rPr/>
                </w:rPrChange>
              </w:rPr>
              <w:t xml:space="preserve">. </w:t>
            </w:r>
            <w:r>
              <w:rPr>
                <w:rFonts w:ascii="Times New Roman" w:eastAsia="仿宋_GB2312" w:hAnsi="Times New Roman" w:cs="Times New Roman"/>
                <w:color w:val="0000FF"/>
                <w:sz w:val="18"/>
                <w:szCs w:val="18"/>
                <w:rPrChange w:id="6540" w:author="Xuning Wei12232" w:date="2026-10-24T11:11:00Z">
                  <w:rPr>
                    <w:color w:val="0000FF"/>
                  </w:rPr>
                </w:rPrChange>
              </w:rPr>
              <w:t>Stirring and turn off the nitrogen</w:t>
            </w:r>
            <w:r>
              <w:rPr>
                <w:rFonts w:ascii="Times New Roman" w:eastAsia="仿宋_GB2312" w:hAnsi="Times New Roman" w:cs="Times New Roman"/>
                <w:sz w:val="18"/>
                <w:szCs w:val="18"/>
                <w:rPrChange w:id="6541" w:author="Xuning Wei12232" w:date="2026-10-24T11:11:00Z">
                  <w:rPr/>
                </w:rPrChange>
              </w:rPr>
              <w:t xml:space="preserve">. Drain until there is no obvious drip. </w:t>
            </w:r>
          </w:p>
          <w:p w14:paraId="25D183ED"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54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330B6BED" w14:textId="77777777">
        <w:trPr>
          <w:trHeight w:val="20"/>
        </w:trPr>
        <w:tc>
          <w:tcPr>
            <w:tcW w:w="310" w:type="pct"/>
            <w:tcMar>
              <w:top w:w="57" w:type="dxa"/>
              <w:left w:w="85" w:type="dxa"/>
              <w:bottom w:w="57" w:type="dxa"/>
              <w:right w:w="85" w:type="dxa"/>
            </w:tcMar>
            <w:vAlign w:val="center"/>
          </w:tcPr>
          <w:p w14:paraId="450115C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5AD82E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Leu</w:t>
            </w:r>
            <w:proofErr w:type="spellEnd"/>
            <w:r>
              <w:rPr>
                <w:rFonts w:ascii="Times New Roman" w:eastAsia="仿宋_GB2312" w:hAnsi="Times New Roman" w:cs="Times New Roman"/>
                <w:sz w:val="18"/>
                <w:szCs w:val="18"/>
                <w:lang w:eastAsia="zh-CN"/>
              </w:rPr>
              <w:t xml:space="preserve">-OH </w:t>
            </w:r>
          </w:p>
          <w:p w14:paraId="7C84C62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activation and transfer</w:t>
            </w:r>
          </w:p>
        </w:tc>
        <w:tc>
          <w:tcPr>
            <w:tcW w:w="3909" w:type="pct"/>
            <w:tcMar>
              <w:top w:w="57" w:type="dxa"/>
              <w:left w:w="85" w:type="dxa"/>
              <w:bottom w:w="57" w:type="dxa"/>
              <w:right w:w="85" w:type="dxa"/>
            </w:tcMar>
            <w:vAlign w:val="center"/>
          </w:tcPr>
          <w:p w14:paraId="0CB33412" w14:textId="77777777" w:rsidR="007617DE" w:rsidRDefault="00AE300B" w:rsidP="007617DE">
            <w:pPr>
              <w:pStyle w:val="aff7"/>
              <w:widowControl w:val="0"/>
              <w:numPr>
                <w:ilvl w:val="0"/>
                <w:numId w:val="95"/>
              </w:numPr>
              <w:spacing w:beforeLines="50" w:before="120" w:afterLines="50" w:after="120"/>
              <w:jc w:val="both"/>
              <w:rPr>
                <w:ins w:id="6543" w:author="Xuning Wei12232" w:date="2026-10-20T15:45:00Z"/>
                <w:rFonts w:ascii="Times New Roman" w:eastAsia="等线" w:hAnsi="Times New Roman" w:cs="Times New Roman"/>
                <w:sz w:val="18"/>
                <w:szCs w:val="18"/>
                <w:lang w:eastAsia="zh-CN"/>
              </w:rPr>
              <w:pPrChange w:id="6544" w:author="Xuning Wei12232" w:date="2026-10-20T15:45:00Z">
                <w:pPr>
                  <w:widowControl w:val="0"/>
                  <w:spacing w:beforeLines="50" w:before="120" w:afterLines="50" w:after="120"/>
                  <w:contextualSpacing/>
                </w:pPr>
              </w:pPrChange>
            </w:pPr>
            <w:del w:id="6545" w:author="Xuning Wei12232" w:date="2026-10-20T15:45:00Z">
              <w:r>
                <w:rPr>
                  <w:rFonts w:ascii="Times New Roman" w:eastAsia="等线" w:hAnsi="Times New Roman" w:cs="Times New Roman"/>
                  <w:sz w:val="18"/>
                  <w:szCs w:val="18"/>
                </w:rPr>
                <w:delText xml:space="preserve">1. </w:delText>
              </w:r>
            </w:del>
            <w:r>
              <w:rPr>
                <w:rFonts w:ascii="Times New Roman" w:eastAsia="等线" w:hAnsi="Times New Roman" w:cs="Times New Roman"/>
                <w:color w:val="000000" w:themeColor="text1"/>
                <w:sz w:val="18"/>
                <w:szCs w:val="18"/>
                <w:rPrChange w:id="6546" w:author="Xuning Wei12232" w:date="2026-10-24T11:11:00Z">
                  <w:rPr>
                    <w:color w:val="000000" w:themeColor="text1"/>
                  </w:rPr>
                </w:rPrChange>
              </w:rPr>
              <w:t xml:space="preserve">Add </w:t>
            </w:r>
            <w:ins w:id="6547" w:author="Xuning Wei12232" w:date="2026-10-20T21:16:00Z">
              <w:r>
                <w:rPr>
                  <w:rFonts w:ascii="Times New Roman" w:eastAsia="等线" w:hAnsi="Times New Roman" w:cs="Times New Roman"/>
                  <w:color w:val="000000" w:themeColor="text1"/>
                  <w:sz w:val="18"/>
                  <w:szCs w:val="18"/>
                  <w:lang w:eastAsia="zh-CN"/>
                  <w:rPrChange w:id="6548"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549" w:author="Xuning Wei12232" w:date="2026-10-20T08:15:00Z">
              <w:r>
                <w:rPr>
                  <w:rFonts w:ascii="Times New Roman" w:eastAsia="等线" w:hAnsi="Times New Roman" w:cs="Times New Roman"/>
                  <w:color w:val="000000" w:themeColor="text1"/>
                  <w:sz w:val="18"/>
                  <w:szCs w:val="18"/>
                  <w:lang w:eastAsia="zh-CN"/>
                  <w:rPrChange w:id="6550" w:author="Xuning Wei12232" w:date="2026-10-24T11:11:00Z">
                    <w:rPr>
                      <w:color w:val="000000" w:themeColor="text1"/>
                      <w:lang w:eastAsia="zh-CN"/>
                    </w:rPr>
                  </w:rPrChange>
                </w:rPr>
                <w:delText>5.0 V DMF (4.740 kg/kg)</w:delText>
              </w:r>
              <w:r>
                <w:rPr>
                  <w:rFonts w:ascii="Times New Roman" w:eastAsia="等线" w:hAnsi="Times New Roman" w:cs="Times New Roman"/>
                  <w:color w:val="000000" w:themeColor="text1"/>
                  <w:sz w:val="18"/>
                  <w:szCs w:val="18"/>
                  <w:rPrChange w:id="6551" w:author="Xuning Wei12232" w:date="2026-10-24T11:11:00Z">
                    <w:rPr>
                      <w:color w:val="000000" w:themeColor="text1"/>
                    </w:rPr>
                  </w:rPrChange>
                </w:rPr>
                <w:delText xml:space="preserve"> </w:delText>
              </w:r>
            </w:del>
            <w:ins w:id="6552" w:author="Xuning Wei12232" w:date="2026-10-20T21:16:00Z">
              <w:r>
                <w:rPr>
                  <w:rFonts w:ascii="Times New Roman" w:eastAsia="等线" w:hAnsi="Times New Roman" w:cs="Times New Roman"/>
                  <w:sz w:val="18"/>
                  <w:szCs w:val="18"/>
                </w:rPr>
                <w:t xml:space="preserve"> </w:t>
              </w:r>
            </w:ins>
            <w:r>
              <w:rPr>
                <w:rFonts w:ascii="Times New Roman" w:eastAsia="等线" w:hAnsi="Times New Roman" w:cs="Times New Roman"/>
                <w:color w:val="000000" w:themeColor="text1"/>
                <w:sz w:val="18"/>
                <w:szCs w:val="18"/>
                <w:rPrChange w:id="6553" w:author="Xuning Wei12232" w:date="2026-10-24T11:11:00Z">
                  <w:rPr>
                    <w:color w:val="000000" w:themeColor="text1"/>
                  </w:rPr>
                </w:rPrChange>
              </w:rPr>
              <w:t xml:space="preserve">into </w:t>
            </w:r>
            <w:r>
              <w:rPr>
                <w:rFonts w:ascii="Times New Roman" w:eastAsia="仿宋_GB2312" w:hAnsi="Times New Roman" w:cs="Times New Roman"/>
                <w:color w:val="000000" w:themeColor="text1"/>
                <w:sz w:val="18"/>
                <w:szCs w:val="18"/>
                <w:rPrChange w:id="6554" w:author="Xuning Wei12232" w:date="2026-10-24T11:11:00Z">
                  <w:rPr>
                    <w:rFonts w:eastAsia="仿宋_GB2312"/>
                    <w:color w:val="000000" w:themeColor="text1"/>
                  </w:rPr>
                </w:rPrChange>
              </w:rPr>
              <w:t>TJ4S-1213-Sy15</w:t>
            </w:r>
            <w:r>
              <w:rPr>
                <w:rFonts w:ascii="Times New Roman" w:eastAsia="仿宋_GB2312" w:hAnsi="Times New Roman" w:cs="Times New Roman"/>
                <w:color w:val="000000" w:themeColor="text1"/>
                <w:sz w:val="18"/>
                <w:szCs w:val="18"/>
                <w:lang w:eastAsia="zh-CN"/>
                <w:rPrChange w:id="6555" w:author="Xuning Wei12232" w:date="2026-10-24T11:11:00Z">
                  <w:rPr>
                    <w:rFonts w:eastAsia="仿宋_GB2312"/>
                    <w:color w:val="000000" w:themeColor="text1"/>
                    <w:lang w:eastAsia="zh-CN"/>
                  </w:rPr>
                </w:rPrChange>
              </w:rPr>
              <w:t>-R01</w:t>
            </w:r>
            <w:r>
              <w:rPr>
                <w:rFonts w:ascii="Times New Roman" w:eastAsia="等线" w:hAnsi="Times New Roman" w:cs="Times New Roman"/>
                <w:color w:val="000000" w:themeColor="text1"/>
                <w:sz w:val="18"/>
                <w:szCs w:val="18"/>
                <w:rPrChange w:id="6556" w:author="Xuning Wei12232" w:date="2026-10-24T11:11:00Z">
                  <w:rPr>
                    <w:color w:val="000000" w:themeColor="text1"/>
                  </w:rPr>
                </w:rPrChange>
              </w:rPr>
              <w:t xml:space="preserve">. Start the </w:t>
            </w:r>
            <w:r>
              <w:rPr>
                <w:rFonts w:ascii="Times New Roman" w:eastAsia="等线" w:hAnsi="Times New Roman" w:cs="Times New Roman"/>
                <w:color w:val="0000FF"/>
                <w:sz w:val="18"/>
                <w:szCs w:val="18"/>
                <w:rPrChange w:id="6557" w:author="Xuning Wei12232" w:date="2026-10-24T11:11:00Z">
                  <w:rPr>
                    <w:color w:val="0000FF"/>
                  </w:rPr>
                </w:rPrChange>
              </w:rPr>
              <w:t>agitator</w:t>
            </w:r>
            <w:r>
              <w:rPr>
                <w:rFonts w:ascii="Times New Roman" w:eastAsia="等线" w:hAnsi="Times New Roman" w:cs="Times New Roman"/>
                <w:color w:val="000000" w:themeColor="text1"/>
                <w:sz w:val="18"/>
                <w:szCs w:val="18"/>
                <w:rPrChange w:id="6558" w:author="Xuning Wei12232" w:date="2026-10-24T11:11:00Z">
                  <w:rPr>
                    <w:color w:val="000000" w:themeColor="text1"/>
                  </w:rPr>
                </w:rPrChange>
              </w:rPr>
              <w:t xml:space="preserve">. </w:t>
            </w:r>
            <w:del w:id="6559" w:author="Xuning Wei12232" w:date="2026-10-20T15:45:00Z">
              <w:r>
                <w:rPr>
                  <w:rFonts w:ascii="Times New Roman" w:eastAsia="等线" w:hAnsi="Times New Roman" w:cs="Times New Roman"/>
                  <w:color w:val="000000" w:themeColor="text1"/>
                  <w:sz w:val="18"/>
                  <w:szCs w:val="18"/>
                  <w:rPrChange w:id="6560" w:author="Xuning Wei12232" w:date="2026-10-24T11:11:00Z">
                    <w:rPr>
                      <w:color w:val="000000" w:themeColor="text1"/>
                    </w:rPr>
                  </w:rPrChange>
                </w:rPr>
                <w:br/>
              </w:r>
            </w:del>
            <w:del w:id="6561" w:author="Xuning Wei12232" w:date="2026-10-20T08:47:00Z">
              <w:r>
                <w:rPr>
                  <w:rFonts w:ascii="Times New Roman" w:eastAsia="等线" w:hAnsi="Times New Roman" w:cs="Times New Roman"/>
                  <w:color w:val="000000" w:themeColor="text1"/>
                  <w:sz w:val="18"/>
                  <w:szCs w:val="18"/>
                  <w:rPrChange w:id="6562" w:author="Xuning Wei12232" w:date="2026-10-24T11:11:00Z">
                    <w:rPr>
                      <w:color w:val="000000" w:themeColor="text1"/>
                    </w:rPr>
                  </w:rPrChange>
                </w:rPr>
                <w:delText xml:space="preserve">2. Add </w:delText>
              </w:r>
            </w:del>
            <w:del w:id="6563" w:author="Xuning Wei12232" w:date="2026-10-20T08:16:00Z">
              <w:r>
                <w:rPr>
                  <w:rFonts w:ascii="Times New Roman" w:eastAsia="等线" w:hAnsi="Times New Roman" w:cs="Times New Roman"/>
                  <w:sz w:val="18"/>
                  <w:szCs w:val="18"/>
                </w:rPr>
                <w:delText>2.0 eq.</w:delText>
              </w:r>
              <w:r>
                <w:rPr>
                  <w:rFonts w:ascii="Times New Roman" w:eastAsia="等线" w:hAnsi="Times New Roman" w:cs="Times New Roman"/>
                  <w:sz w:val="18"/>
                  <w:szCs w:val="18"/>
                  <w:lang w:eastAsia="zh-CN"/>
                </w:rPr>
                <w:delText xml:space="preserve"> </w:delText>
              </w:r>
              <w:r>
                <w:rPr>
                  <w:rFonts w:ascii="Times New Roman" w:eastAsia="仿宋_GB2312" w:hAnsi="Times New Roman" w:cs="Times New Roman"/>
                  <w:sz w:val="18"/>
                  <w:szCs w:val="18"/>
                  <w:lang w:eastAsia="zh-CN"/>
                </w:rPr>
                <w:delText>Fmoc-L-Leu-OH</w:delText>
              </w:r>
            </w:del>
            <w:del w:id="6564" w:author="Xuning Wei12232" w:date="2026-10-20T08:47:00Z">
              <w:r>
                <w:rPr>
                  <w:rFonts w:ascii="Times New Roman" w:eastAsia="等线" w:hAnsi="Times New Roman" w:cs="Times New Roman"/>
                  <w:sz w:val="18"/>
                  <w:szCs w:val="18"/>
                  <w:lang w:eastAsia="zh-CN"/>
                </w:rPr>
                <w:delText>.</w:delText>
              </w:r>
              <w:r>
                <w:rPr>
                  <w:rFonts w:ascii="Times New Roman" w:eastAsia="等线" w:hAnsi="Times New Roman" w:cs="Times New Roman"/>
                  <w:color w:val="000000" w:themeColor="text1"/>
                  <w:sz w:val="18"/>
                  <w:szCs w:val="18"/>
                  <w:rPrChange w:id="6565" w:author="Xuning Wei12232" w:date="2026-10-24T11:11:00Z">
                    <w:rPr>
                      <w:color w:val="000000" w:themeColor="text1"/>
                    </w:rPr>
                  </w:rPrChange>
                </w:rPr>
                <w:delText xml:space="preserve"> </w:delText>
              </w:r>
            </w:del>
            <w:del w:id="6566" w:author="Xuning Wei12232" w:date="2026-10-18T22:31:00Z">
              <w:r>
                <w:rPr>
                  <w:rFonts w:ascii="Times New Roman" w:eastAsia="等线" w:hAnsi="Times New Roman" w:cs="Times New Roman"/>
                  <w:color w:val="0000FF"/>
                  <w:sz w:val="18"/>
                  <w:szCs w:val="18"/>
                </w:rPr>
                <w:delText>Stir at least 15minutes.</w:delText>
              </w:r>
            </w:del>
            <w:del w:id="6567" w:author="Xuning Wei12232" w:date="2026-10-20T08:47:00Z">
              <w:r>
                <w:rPr>
                  <w:rFonts w:ascii="Times New Roman" w:eastAsia="等线" w:hAnsi="Times New Roman" w:cs="Times New Roman"/>
                  <w:color w:val="000000" w:themeColor="text1"/>
                  <w:sz w:val="18"/>
                  <w:szCs w:val="18"/>
                  <w:rPrChange w:id="6568" w:author="Xuning Wei12232" w:date="2026-10-24T11:11:00Z">
                    <w:rPr>
                      <w:color w:val="000000" w:themeColor="text1"/>
                    </w:rPr>
                  </w:rPrChange>
                </w:rPr>
                <w:br/>
              </w:r>
              <w:r>
                <w:rPr>
                  <w:rFonts w:ascii="Times New Roman" w:eastAsia="等线" w:hAnsi="Times New Roman" w:cs="Times New Roman"/>
                  <w:color w:val="000000" w:themeColor="text1"/>
                  <w:sz w:val="18"/>
                  <w:szCs w:val="18"/>
                  <w:lang w:eastAsia="zh-CN"/>
                  <w:rPrChange w:id="6569" w:author="Xuning Wei12232" w:date="2026-10-24T11:11:00Z">
                    <w:rPr>
                      <w:color w:val="000000" w:themeColor="text1"/>
                      <w:lang w:eastAsia="zh-CN"/>
                    </w:rPr>
                  </w:rPrChange>
                </w:rPr>
                <w:delText>3</w:delText>
              </w:r>
            </w:del>
            <w:del w:id="6570" w:author="Xuning Wei12232" w:date="2026-10-20T15:45:00Z">
              <w:r>
                <w:rPr>
                  <w:rFonts w:ascii="Times New Roman" w:eastAsia="等线" w:hAnsi="Times New Roman" w:cs="Times New Roman"/>
                  <w:color w:val="000000" w:themeColor="text1"/>
                  <w:sz w:val="18"/>
                  <w:szCs w:val="18"/>
                  <w:lang w:eastAsia="zh-CN"/>
                  <w:rPrChange w:id="6571" w:author="Xuning Wei12232" w:date="2026-10-24T11:11:00Z">
                    <w:rPr>
                      <w:color w:val="000000" w:themeColor="text1"/>
                      <w:lang w:eastAsia="zh-CN"/>
                    </w:rPr>
                  </w:rPrChange>
                </w:rPr>
                <w:delText xml:space="preserve">. </w:delText>
              </w:r>
            </w:del>
          </w:p>
          <w:p w14:paraId="51E13EED" w14:textId="77777777" w:rsidR="007617DE" w:rsidRPr="007617DE" w:rsidRDefault="00AE300B" w:rsidP="007617DE">
            <w:pPr>
              <w:pStyle w:val="aff7"/>
              <w:widowControl w:val="0"/>
              <w:numPr>
                <w:ilvl w:val="0"/>
                <w:numId w:val="95"/>
              </w:numPr>
              <w:spacing w:beforeLines="50" w:before="120" w:afterLines="50" w:after="120"/>
              <w:jc w:val="both"/>
              <w:rPr>
                <w:ins w:id="6572" w:author="Xuning Wei12232" w:date="2026-10-20T21:17:00Z"/>
                <w:rFonts w:ascii="Times New Roman" w:eastAsia="仿宋_GB2312" w:hAnsi="Times New Roman" w:cs="Times New Roman"/>
                <w:color w:val="FF0000"/>
                <w:sz w:val="18"/>
                <w:szCs w:val="18"/>
                <w:lang w:eastAsia="zh-CN"/>
                <w:rPrChange w:id="6573" w:author="Xuning Wei12232" w:date="2026-10-24T11:11:00Z">
                  <w:rPr>
                    <w:ins w:id="6574" w:author="Xuning Wei12232" w:date="2026-10-20T21:17:00Z"/>
                    <w:rFonts w:ascii="Times New Roman" w:eastAsia="等线" w:hAnsi="Times New Roman" w:cs="Times New Roman"/>
                    <w:color w:val="FF0000"/>
                    <w:sz w:val="18"/>
                    <w:szCs w:val="18"/>
                    <w:lang w:eastAsia="zh-CN"/>
                  </w:rPr>
                </w:rPrChange>
              </w:rPr>
              <w:pPrChange w:id="6575" w:author="Xuning Wei12232" w:date="2026-10-20T15:46:00Z">
                <w:pPr>
                  <w:widowControl w:val="0"/>
                  <w:spacing w:beforeLines="50" w:before="120" w:afterLines="50" w:after="120"/>
                  <w:contextualSpacing/>
                </w:pPr>
              </w:pPrChange>
            </w:pPr>
            <w:r>
              <w:rPr>
                <w:rFonts w:ascii="Times New Roman" w:eastAsia="等线" w:hAnsi="Times New Roman" w:cs="Times New Roman"/>
                <w:color w:val="000000" w:themeColor="text1"/>
                <w:sz w:val="18"/>
                <w:szCs w:val="18"/>
                <w:lang w:eastAsia="zh-CN"/>
                <w:rPrChange w:id="6576" w:author="Xuning Wei12232" w:date="2026-10-24T11:11:00Z">
                  <w:rPr>
                    <w:color w:val="000000" w:themeColor="text1"/>
                    <w:lang w:eastAsia="zh-CN"/>
                  </w:rPr>
                </w:rPrChange>
              </w:rPr>
              <w:t>Adju</w:t>
            </w:r>
            <w:r>
              <w:rPr>
                <w:rFonts w:ascii="Times New Roman" w:eastAsia="等线" w:hAnsi="Times New Roman" w:cs="Times New Roman"/>
                <w:sz w:val="18"/>
                <w:szCs w:val="18"/>
                <w:lang w:eastAsia="zh-CN"/>
              </w:rPr>
              <w:t>st</w:t>
            </w:r>
            <w:r>
              <w:rPr>
                <w:rFonts w:ascii="Times New Roman" w:eastAsia="等线" w:hAnsi="Times New Roman" w:cs="Times New Roman"/>
                <w:bCs w:val="0"/>
                <w:sz w:val="18"/>
                <w:szCs w:val="18"/>
              </w:rPr>
              <w:t xml:space="preserve"> the </w:t>
            </w:r>
            <w:ins w:id="6577" w:author="Xuning Wei12232" w:date="2026-10-24T11:10:00Z">
              <w:r>
                <w:rPr>
                  <w:rFonts w:ascii="Times New Roman" w:eastAsia="仿宋_GB2312" w:hAnsi="Times New Roman" w:cs="Times New Roman"/>
                  <w:color w:val="FF0000"/>
                  <w:sz w:val="18"/>
                  <w:szCs w:val="18"/>
                  <w:rPrChange w:id="6578" w:author="Xuning Wei12232" w:date="2026-10-24T11:11:00Z">
                    <w:rPr>
                      <w:rFonts w:ascii="Times New Roman" w:eastAsia="仿宋_GB2312" w:hAnsi="Times New Roman" w:cs="Times New Roman"/>
                      <w:color w:val="FF0000"/>
                      <w:sz w:val="18"/>
                      <w:szCs w:val="18"/>
                      <w:highlight w:val="green"/>
                    </w:rPr>
                  </w:rPrChange>
                </w:rPr>
                <w:t>jacket temperature</w:t>
              </w:r>
            </w:ins>
            <w:del w:id="6579" w:author="Xuning Wei12232" w:date="2026-10-24T11:10:00Z">
              <w:r>
                <w:rPr>
                  <w:rFonts w:ascii="Times New Roman" w:eastAsia="等线" w:hAnsi="Times New Roman" w:cs="Times New Roman"/>
                  <w:bCs w:val="0"/>
                  <w:sz w:val="18"/>
                  <w:szCs w:val="18"/>
                </w:rPr>
                <w:delText>mixture</w:delText>
              </w:r>
            </w:del>
            <w:r>
              <w:rPr>
                <w:rFonts w:ascii="Times New Roman" w:eastAsia="等线" w:hAnsi="Times New Roman" w:cs="Times New Roman"/>
                <w:bCs w:val="0"/>
                <w:sz w:val="18"/>
                <w:szCs w:val="18"/>
              </w:rPr>
              <w:t xml:space="preserve"> to </w:t>
            </w:r>
            <w:ins w:id="6580" w:author="Xuning Wei12232" w:date="2026-10-20T21:17:00Z">
              <w:r>
                <w:rPr>
                  <w:rFonts w:ascii="Times New Roman" w:eastAsia="等线" w:hAnsi="Times New Roman" w:cs="Times New Roman"/>
                  <w:bCs w:val="0"/>
                  <w:sz w:val="18"/>
                  <w:szCs w:val="18"/>
                  <w:lang w:eastAsia="zh-CN"/>
                  <w:rPrChange w:id="6581"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6582" w:author="Xuning Wei12232" w:date="2026-10-24T10:48:00Z">
              <w:r>
                <w:rPr>
                  <w:rFonts w:ascii="Times New Roman" w:eastAsia="等线" w:hAnsi="Times New Roman" w:cs="Times New Roman"/>
                  <w:bCs w:val="0"/>
                  <w:sz w:val="18"/>
                  <w:szCs w:val="18"/>
                  <w:lang w:eastAsia="zh-CN"/>
                </w:rPr>
                <w:t>target: 20.0 °C</w:t>
              </w:r>
            </w:ins>
            <w:ins w:id="6583" w:author="Xuning Wei12232" w:date="2026-10-20T21:17: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color w:val="FF0000"/>
                  <w:sz w:val="18"/>
                  <w:szCs w:val="18"/>
                </w:rPr>
                <w:t xml:space="preserve"> </w:t>
              </w:r>
            </w:ins>
            <w:del w:id="6584" w:author="Xuning Wei12232" w:date="2026-10-20T14:33:00Z">
              <w:r>
                <w:rPr>
                  <w:rFonts w:ascii="Times New Roman" w:eastAsia="等线" w:hAnsi="Times New Roman" w:cs="Times New Roman"/>
                  <w:bCs w:val="0"/>
                  <w:sz w:val="18"/>
                  <w:szCs w:val="18"/>
                  <w:lang w:eastAsia="zh-CN"/>
                </w:rPr>
                <w:delText>20 ± 5 °C</w:delText>
              </w:r>
            </w:del>
            <w:del w:id="6585" w:author="Xuning Wei12232" w:date="2026-10-20T21:17:00Z">
              <w:r>
                <w:rPr>
                  <w:rFonts w:ascii="Times New Roman" w:eastAsia="等线" w:hAnsi="Times New Roman" w:cs="Times New Roman"/>
                  <w:bCs w:val="0"/>
                  <w:sz w:val="18"/>
                  <w:szCs w:val="18"/>
                  <w:lang w:eastAsia="zh-CN"/>
                </w:rPr>
                <w:delText xml:space="preserve"> (target: 20 °C)</w:delText>
              </w:r>
              <w:r>
                <w:rPr>
                  <w:rFonts w:ascii="Times New Roman" w:eastAsia="等线" w:hAnsi="Times New Roman" w:cs="Times New Roman"/>
                  <w:sz w:val="18"/>
                  <w:szCs w:val="18"/>
                </w:rPr>
                <w:delText xml:space="preserve">. Maintain for next operation at </w:delText>
              </w:r>
            </w:del>
            <w:del w:id="6586" w:author="Xuning Wei12232" w:date="2026-10-20T14:33:00Z">
              <w:r>
                <w:rPr>
                  <w:rFonts w:ascii="Times New Roman" w:eastAsia="等线" w:hAnsi="Times New Roman" w:cs="Times New Roman"/>
                  <w:sz w:val="18"/>
                  <w:szCs w:val="18"/>
                  <w:lang w:eastAsia="zh-CN"/>
                </w:rPr>
                <w:delText>20 ± 5 °C</w:delText>
              </w:r>
            </w:del>
            <w:del w:id="6587" w:author="Xuning Wei12232" w:date="2026-10-20T21:17:00Z">
              <w:r>
                <w:rPr>
                  <w:rFonts w:ascii="Times New Roman" w:eastAsia="等线" w:hAnsi="Times New Roman" w:cs="Times New Roman"/>
                  <w:sz w:val="18"/>
                  <w:szCs w:val="18"/>
                  <w:lang w:eastAsia="zh-CN"/>
                </w:rPr>
                <w:delText xml:space="preserve"> (target: </w:delText>
              </w:r>
              <w:r>
                <w:rPr>
                  <w:rFonts w:ascii="Times New Roman" w:eastAsia="等线" w:hAnsi="Times New Roman" w:cs="Times New Roman"/>
                  <w:bCs w:val="0"/>
                  <w:sz w:val="18"/>
                  <w:szCs w:val="18"/>
                  <w:lang w:eastAsia="zh-CN"/>
                </w:rPr>
                <w:delText>20 °C</w:delText>
              </w:r>
              <w:r>
                <w:rPr>
                  <w:rFonts w:ascii="Times New Roman" w:eastAsia="等线" w:hAnsi="Times New Roman" w:cs="Times New Roman"/>
                  <w:sz w:val="18"/>
                  <w:szCs w:val="18"/>
                  <w:lang w:eastAsia="zh-CN"/>
                </w:rPr>
                <w:delText>)</w:delText>
              </w:r>
            </w:del>
          </w:p>
          <w:p w14:paraId="4937E044" w14:textId="77777777" w:rsidR="007617DE" w:rsidRPr="007617DE" w:rsidRDefault="00AE300B" w:rsidP="007617DE">
            <w:pPr>
              <w:pStyle w:val="aff7"/>
              <w:widowControl w:val="0"/>
              <w:numPr>
                <w:ilvl w:val="0"/>
                <w:numId w:val="95"/>
              </w:numPr>
              <w:spacing w:beforeLines="50" w:before="120" w:afterLines="50" w:after="120"/>
              <w:jc w:val="both"/>
              <w:rPr>
                <w:ins w:id="6588" w:author="Xuning Wei12232" w:date="2026-10-20T15:46:00Z"/>
                <w:rFonts w:ascii="Times New Roman" w:eastAsia="仿宋_GB2312" w:hAnsi="Times New Roman" w:cs="Times New Roman"/>
                <w:color w:val="000000" w:themeColor="text1"/>
                <w:sz w:val="18"/>
                <w:szCs w:val="18"/>
                <w:lang w:eastAsia="zh-CN"/>
                <w:rPrChange w:id="6589" w:author="Xuning Wei12232" w:date="2026-10-24T11:11:00Z">
                  <w:rPr>
                    <w:ins w:id="6590" w:author="Xuning Wei12232" w:date="2026-10-20T15:46:00Z"/>
                    <w:rFonts w:ascii="Times New Roman" w:eastAsia="等线" w:hAnsi="Times New Roman" w:cs="Times New Roman"/>
                    <w:color w:val="000000" w:themeColor="text1"/>
                    <w:sz w:val="18"/>
                    <w:szCs w:val="18"/>
                    <w:lang w:eastAsia="zh-CN"/>
                  </w:rPr>
                </w:rPrChange>
              </w:rPr>
              <w:pPrChange w:id="6591" w:author="Xuning Wei12232" w:date="2026-10-20T15:46:00Z">
                <w:pPr>
                  <w:widowControl w:val="0"/>
                  <w:spacing w:beforeLines="50" w:before="120" w:afterLines="50" w:after="120"/>
                  <w:contextualSpacing/>
                </w:pPr>
              </w:pPrChange>
            </w:pPr>
            <w:ins w:id="6592" w:author="Xuning Wei12232" w:date="2026-10-20T08:47:00Z">
              <w:r>
                <w:rPr>
                  <w:rFonts w:ascii="Times New Roman" w:eastAsia="等线" w:hAnsi="Times New Roman" w:cs="Times New Roman"/>
                  <w:sz w:val="18"/>
                  <w:szCs w:val="18"/>
                </w:rPr>
                <w:t xml:space="preserve">Add </w:t>
              </w:r>
              <w:proofErr w:type="spellStart"/>
              <w:r>
                <w:rPr>
                  <w:rFonts w:ascii="Times New Roman" w:eastAsia="等线" w:hAnsi="Times New Roman" w:cs="Times New Roman"/>
                  <w:color w:val="FF0000"/>
                  <w:sz w:val="18"/>
                  <w:szCs w:val="18"/>
                </w:rPr>
                <w:t>Fmoc</w:t>
              </w:r>
              <w:proofErr w:type="spellEnd"/>
              <w:r>
                <w:rPr>
                  <w:rFonts w:ascii="Times New Roman" w:eastAsia="等线" w:hAnsi="Times New Roman" w:cs="Times New Roman"/>
                  <w:color w:val="FF0000"/>
                  <w:sz w:val="18"/>
                  <w:szCs w:val="18"/>
                </w:rPr>
                <w:t>-L-</w:t>
              </w:r>
              <w:proofErr w:type="spellStart"/>
              <w:r>
                <w:rPr>
                  <w:rFonts w:ascii="Times New Roman" w:eastAsia="等线" w:hAnsi="Times New Roman" w:cs="Times New Roman"/>
                  <w:color w:val="FF0000"/>
                  <w:sz w:val="18"/>
                  <w:szCs w:val="18"/>
                </w:rPr>
                <w:t>Leu</w:t>
              </w:r>
              <w:proofErr w:type="spellEnd"/>
              <w:r>
                <w:rPr>
                  <w:rFonts w:ascii="Times New Roman" w:eastAsia="等线" w:hAnsi="Times New Roman" w:cs="Times New Roman"/>
                  <w:color w:val="FF0000"/>
                  <w:sz w:val="18"/>
                  <w:szCs w:val="18"/>
                </w:rPr>
                <w:t>-OH (2.0</w:t>
              </w:r>
            </w:ins>
            <w:ins w:id="6593" w:author="Xuning Wei12232" w:date="2026-10-22T10:29:00Z">
              <w:r>
                <w:rPr>
                  <w:rFonts w:ascii="Times New Roman" w:eastAsia="等线" w:hAnsi="Times New Roman" w:cs="Times New Roman"/>
                  <w:color w:val="000000" w:themeColor="text1"/>
                  <w:sz w:val="18"/>
                  <w:szCs w:val="18"/>
                  <w:rPrChange w:id="6594" w:author="Xuning Wei12232" w:date="2026-10-24T11:11:00Z">
                    <w:rPr>
                      <w:rFonts w:ascii="Times New Roman" w:eastAsia="等线" w:hAnsi="Times New Roman" w:cs="Times New Roman"/>
                      <w:color w:val="000000" w:themeColor="text1"/>
                      <w:sz w:val="18"/>
                      <w:szCs w:val="18"/>
                      <w:highlight w:val="lightGray"/>
                    </w:rPr>
                  </w:rPrChange>
                </w:rPr>
                <w:t>0</w:t>
              </w:r>
            </w:ins>
            <w:ins w:id="6595" w:author="Xuning Wei12232" w:date="2026-10-20T08:47:00Z">
              <w:r>
                <w:rPr>
                  <w:rFonts w:ascii="Times New Roman" w:eastAsia="等线" w:hAnsi="Times New Roman" w:cs="Times New Roman"/>
                  <w:color w:val="FF0000"/>
                  <w:sz w:val="18"/>
                  <w:szCs w:val="18"/>
                </w:rPr>
                <w:t xml:space="preserve"> </w:t>
              </w:r>
              <w:proofErr w:type="spellStart"/>
              <w:r>
                <w:rPr>
                  <w:rFonts w:ascii="Times New Roman" w:eastAsia="等线" w:hAnsi="Times New Roman" w:cs="Times New Roman"/>
                  <w:color w:val="FF0000"/>
                  <w:sz w:val="18"/>
                  <w:szCs w:val="18"/>
                </w:rPr>
                <w:t>eq</w:t>
              </w:r>
              <w:proofErr w:type="spellEnd"/>
              <w:r>
                <w:rPr>
                  <w:rFonts w:ascii="Times New Roman" w:eastAsia="等线" w:hAnsi="Times New Roman" w:cs="Times New Roman"/>
                  <w:color w:val="FF0000"/>
                  <w:sz w:val="18"/>
                  <w:szCs w:val="18"/>
                </w:rPr>
                <w:t>)</w:t>
              </w:r>
              <w:r>
                <w:rPr>
                  <w:rFonts w:ascii="Times New Roman" w:eastAsia="等线" w:hAnsi="Times New Roman" w:cs="Times New Roman"/>
                  <w:color w:val="FF0000"/>
                  <w:sz w:val="18"/>
                  <w:szCs w:val="18"/>
                  <w:lang w:eastAsia="zh-CN"/>
                </w:rPr>
                <w:t>.</w:t>
              </w:r>
              <w:r>
                <w:rPr>
                  <w:rFonts w:ascii="Times New Roman" w:eastAsia="等线" w:hAnsi="Times New Roman" w:cs="Times New Roman"/>
                  <w:sz w:val="18"/>
                  <w:szCs w:val="18"/>
                </w:rPr>
                <w:t xml:space="preserve"> </w:t>
              </w:r>
            </w:ins>
            <w:ins w:id="6596" w:author="Xuning Wei12232" w:date="2026-10-20T22:21:00Z">
              <w:r>
                <w:rPr>
                  <w:rFonts w:ascii="Times New Roman" w:eastAsia="等线" w:hAnsi="Times New Roman" w:cs="Times New Roman"/>
                  <w:color w:val="000000" w:themeColor="text1"/>
                  <w:sz w:val="18"/>
                  <w:szCs w:val="18"/>
                  <w:rPrChange w:id="6597" w:author="Xuning Wei12232" w:date="2026-10-24T11:11:00Z">
                    <w:rPr>
                      <w:rFonts w:ascii="Times New Roman" w:eastAsia="等线" w:hAnsi="Times New Roman" w:cs="Times New Roman"/>
                      <w:color w:val="000000" w:themeColor="text1"/>
                      <w:sz w:val="18"/>
                      <w:szCs w:val="18"/>
                      <w:highlight w:val="lightGray"/>
                    </w:rPr>
                  </w:rPrChange>
                </w:rPr>
                <w:t>Stir at least 15minutes at 20.0 ± 5.0 °C (</w:t>
              </w:r>
            </w:ins>
            <w:ins w:id="6598" w:author="Xuning Wei12232" w:date="2026-10-24T10:48:00Z">
              <w:r>
                <w:rPr>
                  <w:rFonts w:ascii="Times New Roman" w:eastAsia="等线" w:hAnsi="Times New Roman" w:cs="Times New Roman"/>
                  <w:color w:val="000000" w:themeColor="text1"/>
                  <w:sz w:val="18"/>
                  <w:szCs w:val="18"/>
                  <w:rPrChange w:id="6599" w:author="Xuning Wei12232" w:date="2026-10-24T11:11:00Z">
                    <w:rPr>
                      <w:rFonts w:ascii="Times New Roman" w:eastAsia="等线" w:hAnsi="Times New Roman" w:cs="Times New Roman"/>
                      <w:color w:val="000000" w:themeColor="text1"/>
                      <w:sz w:val="18"/>
                      <w:szCs w:val="18"/>
                      <w:highlight w:val="lightGray"/>
                    </w:rPr>
                  </w:rPrChange>
                </w:rPr>
                <w:t>target: 20.0 °C</w:t>
              </w:r>
            </w:ins>
            <w:ins w:id="6600" w:author="Xuning Wei12232" w:date="2026-10-20T22:21:00Z">
              <w:r>
                <w:rPr>
                  <w:rFonts w:ascii="Times New Roman" w:eastAsia="等线" w:hAnsi="Times New Roman" w:cs="Times New Roman"/>
                  <w:color w:val="000000" w:themeColor="text1"/>
                  <w:sz w:val="18"/>
                  <w:szCs w:val="18"/>
                  <w:rPrChange w:id="6601" w:author="Xuning Wei12232" w:date="2026-10-24T11:11:00Z">
                    <w:rPr>
                      <w:rFonts w:ascii="Times New Roman" w:eastAsia="等线" w:hAnsi="Times New Roman" w:cs="Times New Roman"/>
                      <w:color w:val="000000" w:themeColor="text1"/>
                      <w:sz w:val="18"/>
                      <w:szCs w:val="18"/>
                      <w:highlight w:val="lightGray"/>
                    </w:rPr>
                  </w:rPrChange>
                </w:rPr>
                <w:t>)</w:t>
              </w:r>
              <w:proofErr w:type="gramStart"/>
              <w:r>
                <w:rPr>
                  <w:rFonts w:ascii="Times New Roman" w:eastAsia="等线" w:hAnsi="Times New Roman" w:cs="Times New Roman"/>
                  <w:color w:val="000000" w:themeColor="text1"/>
                  <w:sz w:val="18"/>
                  <w:szCs w:val="18"/>
                  <w:rPrChange w:id="6602" w:author="Xuning Wei12232" w:date="2026-10-24T11:11:00Z">
                    <w:rPr>
                      <w:rFonts w:ascii="Times New Roman" w:eastAsia="等线" w:hAnsi="Times New Roman" w:cs="Times New Roman"/>
                      <w:color w:val="000000" w:themeColor="text1"/>
                      <w:sz w:val="18"/>
                      <w:szCs w:val="18"/>
                      <w:highlight w:val="lightGray"/>
                    </w:rPr>
                  </w:rPrChange>
                </w:rPr>
                <w:t>.</w:t>
              </w:r>
            </w:ins>
            <w:ins w:id="6603" w:author="Xuning Wei12232" w:date="2026-10-20T08:47:00Z">
              <w:r>
                <w:rPr>
                  <w:rFonts w:ascii="Times New Roman" w:eastAsia="等线" w:hAnsi="Times New Roman" w:cs="Times New Roman"/>
                  <w:sz w:val="18"/>
                  <w:szCs w:val="18"/>
                </w:rPr>
                <w:t>,</w:t>
              </w:r>
              <w:proofErr w:type="gramEnd"/>
              <w:r>
                <w:rPr>
                  <w:rFonts w:ascii="Times New Roman" w:eastAsia="等线" w:hAnsi="Times New Roman" w:cs="Times New Roman"/>
                  <w:sz w:val="18"/>
                  <w:szCs w:val="18"/>
                </w:rPr>
                <w:t xml:space="preserve"> Confirm no visible solids and later use.</w:t>
              </w:r>
            </w:ins>
            <w:del w:id="6604" w:author="Xuning Wei12232" w:date="2026-10-20T15:46:00Z">
              <w:r>
                <w:rPr>
                  <w:rFonts w:ascii="Times New Roman" w:eastAsia="等线" w:hAnsi="Times New Roman" w:cs="Times New Roman"/>
                  <w:sz w:val="18"/>
                  <w:szCs w:val="18"/>
                  <w:lang w:eastAsia="zh-CN"/>
                </w:rPr>
                <w:br/>
                <w:delText>4.</w:delText>
              </w:r>
            </w:del>
          </w:p>
          <w:p w14:paraId="7FA36631" w14:textId="77777777" w:rsidR="007617DE" w:rsidRPr="007617DE" w:rsidRDefault="00AE300B" w:rsidP="007617DE">
            <w:pPr>
              <w:pStyle w:val="aff7"/>
              <w:widowControl w:val="0"/>
              <w:numPr>
                <w:ilvl w:val="0"/>
                <w:numId w:val="95"/>
              </w:numPr>
              <w:spacing w:beforeLines="50" w:before="120" w:afterLines="50" w:after="120"/>
              <w:jc w:val="both"/>
              <w:rPr>
                <w:ins w:id="6605" w:author="Xuning Wei12232" w:date="2026-10-20T15:46:00Z"/>
                <w:rFonts w:ascii="Times New Roman" w:eastAsia="仿宋_GB2312" w:hAnsi="Times New Roman" w:cs="Times New Roman"/>
                <w:color w:val="000000" w:themeColor="text1"/>
                <w:sz w:val="18"/>
                <w:szCs w:val="18"/>
                <w:rPrChange w:id="6606" w:author="Xuning Wei12232" w:date="2026-10-24T11:11:00Z">
                  <w:rPr>
                    <w:ins w:id="6607" w:author="Xuning Wei12232" w:date="2026-10-20T15:46:00Z"/>
                    <w:rFonts w:ascii="Times New Roman" w:eastAsia="等线" w:hAnsi="Times New Roman" w:cs="Times New Roman"/>
                    <w:color w:val="000000" w:themeColor="text1"/>
                    <w:sz w:val="18"/>
                    <w:szCs w:val="18"/>
                  </w:rPr>
                </w:rPrChange>
              </w:rPr>
              <w:pPrChange w:id="6608" w:author="Xuning Wei12232" w:date="2026-10-20T15:46:00Z">
                <w:pPr>
                  <w:widowControl w:val="0"/>
                  <w:spacing w:beforeLines="50" w:before="120" w:afterLines="50" w:after="120"/>
                  <w:contextualSpacing/>
                </w:pPr>
              </w:pPrChange>
            </w:pPr>
            <w:del w:id="6609" w:author="Xuning Wei12232" w:date="2026-10-20T15:46:00Z">
              <w:r>
                <w:rPr>
                  <w:rFonts w:ascii="Times New Roman" w:eastAsia="等线" w:hAnsi="Times New Roman" w:cs="Times New Roman"/>
                  <w:sz w:val="18"/>
                  <w:szCs w:val="18"/>
                  <w:lang w:eastAsia="zh-CN"/>
                </w:rPr>
                <w:delText xml:space="preserve"> </w:delText>
              </w:r>
            </w:del>
            <w:r>
              <w:rPr>
                <w:rFonts w:ascii="Times New Roman" w:eastAsia="等线" w:hAnsi="Times New Roman" w:cs="Times New Roman"/>
                <w:sz w:val="18"/>
                <w:szCs w:val="18"/>
              </w:rPr>
              <w:t xml:space="preserve">Add </w:t>
            </w:r>
            <w:proofErr w:type="spellStart"/>
            <w:ins w:id="6610" w:author="Xuning Wei12232" w:date="2026-10-20T21:21:00Z">
              <w:r>
                <w:rPr>
                  <w:rFonts w:ascii="Times New Roman" w:eastAsia="等线" w:hAnsi="Times New Roman" w:cs="Times New Roman"/>
                  <w:bCs w:val="0"/>
                  <w:color w:val="FF0000"/>
                  <w:sz w:val="18"/>
                  <w:szCs w:val="18"/>
                </w:rPr>
                <w:t>OxymaPure</w:t>
              </w:r>
              <w:proofErr w:type="spellEnd"/>
              <w:r>
                <w:rPr>
                  <w:rFonts w:ascii="Times New Roman" w:eastAsia="等线" w:hAnsi="Times New Roman" w:cs="Times New Roman"/>
                  <w:bCs w:val="0"/>
                  <w:color w:val="FF0000"/>
                  <w:sz w:val="18"/>
                  <w:szCs w:val="18"/>
                </w:rPr>
                <w:t xml:space="preserve"> (</w:t>
              </w:r>
              <w:r>
                <w:rPr>
                  <w:rFonts w:ascii="Times New Roman" w:eastAsia="等线" w:hAnsi="Times New Roman" w:cs="Times New Roman"/>
                  <w:color w:val="FF0000"/>
                  <w:sz w:val="18"/>
                  <w:szCs w:val="18"/>
                </w:rPr>
                <w:t>2.0</w:t>
              </w:r>
            </w:ins>
            <w:ins w:id="6611" w:author="Xuning Wei12232" w:date="2026-10-22T10:29:00Z">
              <w:r>
                <w:rPr>
                  <w:rFonts w:ascii="Times New Roman" w:eastAsia="等线" w:hAnsi="Times New Roman" w:cs="Times New Roman"/>
                  <w:color w:val="FF0000"/>
                  <w:sz w:val="18"/>
                  <w:szCs w:val="18"/>
                </w:rPr>
                <w:t>0</w:t>
              </w:r>
            </w:ins>
            <w:ins w:id="6612" w:author="Xuning Wei12232" w:date="2026-10-20T21:21: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6613" w:author="Xuning Wei12232" w:date="2026-10-24T11:11:00Z">
                    <w:rPr>
                      <w:rFonts w:ascii="Times New Roman" w:eastAsia="等线" w:hAnsi="Times New Roman" w:cs="Times New Roman"/>
                      <w:color w:val="000000" w:themeColor="text1"/>
                      <w:sz w:val="18"/>
                      <w:szCs w:val="18"/>
                      <w:highlight w:val="cyan"/>
                    </w:rPr>
                  </w:rPrChange>
                </w:rPr>
                <w:t>DMF (2.0 V, 1.9</w:t>
              </w:r>
            </w:ins>
            <w:ins w:id="6614" w:author="Xuning Wei12232" w:date="2026-10-23T16:06:00Z">
              <w:r>
                <w:rPr>
                  <w:rFonts w:ascii="Times New Roman" w:eastAsia="等线" w:hAnsi="Times New Roman" w:cs="Times New Roman"/>
                  <w:color w:val="000000" w:themeColor="text1"/>
                  <w:sz w:val="18"/>
                  <w:szCs w:val="18"/>
                  <w:rPrChange w:id="6615" w:author="Xuning Wei12232" w:date="2026-10-24T11:11:00Z">
                    <w:rPr>
                      <w:rFonts w:ascii="Times New Roman" w:eastAsia="等线" w:hAnsi="Times New Roman" w:cs="Times New Roman"/>
                      <w:color w:val="000000" w:themeColor="text1"/>
                      <w:sz w:val="18"/>
                      <w:szCs w:val="18"/>
                      <w:highlight w:val="cyan"/>
                    </w:rPr>
                  </w:rPrChange>
                </w:rPr>
                <w:t>0</w:t>
              </w:r>
            </w:ins>
            <w:ins w:id="6616" w:author="Xuning Wei12232" w:date="2026-10-20T21:21:00Z">
              <w:r>
                <w:rPr>
                  <w:rFonts w:ascii="Times New Roman" w:eastAsia="等线" w:hAnsi="Times New Roman" w:cs="Times New Roman"/>
                  <w:color w:val="000000" w:themeColor="text1"/>
                  <w:sz w:val="18"/>
                  <w:szCs w:val="18"/>
                  <w:rPrChange w:id="6617"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6618"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del w:id="6619" w:author="Xuning Wei12232" w:date="2026-10-20T21:21:00Z">
              <w:r>
                <w:rPr>
                  <w:rFonts w:ascii="Times New Roman" w:eastAsia="等线" w:hAnsi="Times New Roman" w:cs="Times New Roman"/>
                  <w:sz w:val="18"/>
                  <w:szCs w:val="18"/>
                </w:rPr>
                <w:delText xml:space="preserve"> into </w:delText>
              </w:r>
              <w:r>
                <w:rPr>
                  <w:rFonts w:ascii="Times New Roman" w:eastAsia="仿宋_GB2312" w:hAnsi="Times New Roman" w:cs="Times New Roman"/>
                  <w:sz w:val="18"/>
                  <w:szCs w:val="18"/>
                </w:rPr>
                <w:delText>TJ4S-1213-Sy15</w:delText>
              </w:r>
              <w:r>
                <w:rPr>
                  <w:rFonts w:ascii="Times New Roman" w:eastAsia="仿宋_GB2312" w:hAnsi="Times New Roman" w:cs="Times New Roman"/>
                  <w:sz w:val="18"/>
                  <w:szCs w:val="18"/>
                  <w:lang w:eastAsia="zh-CN"/>
                </w:rPr>
                <w:delText>-R01</w:delText>
              </w:r>
              <w:r>
                <w:rPr>
                  <w:rFonts w:ascii="Times New Roman" w:eastAsia="等线" w:hAnsi="Times New Roman" w:cs="Times New Roman"/>
                  <w:sz w:val="18"/>
                  <w:szCs w:val="18"/>
                </w:rPr>
                <w:delText xml:space="preserve"> at </w:delText>
              </w:r>
            </w:del>
            <w:del w:id="6620" w:author="Xuning Wei12232" w:date="2026-10-20T14:33:00Z">
              <w:r>
                <w:rPr>
                  <w:rFonts w:ascii="Times New Roman" w:eastAsia="等线" w:hAnsi="Times New Roman" w:cs="Times New Roman"/>
                  <w:sz w:val="18"/>
                  <w:szCs w:val="18"/>
                  <w:lang w:eastAsia="zh-CN"/>
                </w:rPr>
                <w:delText>20 ± 5 °C</w:delText>
              </w:r>
            </w:del>
            <w:del w:id="6621" w:author="Xuning Wei12232" w:date="2026-10-20T21:21: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6622" w:author="Xuning Wei12232" w:date="2026-10-20T08:13:00Z">
              <w:r>
                <w:rPr>
                  <w:rFonts w:ascii="Times New Roman" w:eastAsia="等线" w:hAnsi="Times New Roman" w:cs="Times New Roman"/>
                  <w:sz w:val="18"/>
                  <w:szCs w:val="18"/>
                </w:rPr>
                <w:delText>2.0 V DMF (1.896 kg/kg)</w:delText>
              </w:r>
            </w:del>
            <w:del w:id="6623" w:author="Xuning Wei12232" w:date="2026-10-20T21:21:00Z">
              <w:r>
                <w:rPr>
                  <w:rFonts w:ascii="Times New Roman" w:eastAsia="等线" w:hAnsi="Times New Roman" w:cs="Times New Roman"/>
                  <w:sz w:val="18"/>
                  <w:szCs w:val="18"/>
                </w:rPr>
                <w:delText>.</w:delText>
              </w:r>
            </w:del>
            <w:r>
              <w:rPr>
                <w:rFonts w:ascii="Times New Roman" w:eastAsia="等线" w:hAnsi="Times New Roman" w:cs="Times New Roman"/>
                <w:sz w:val="18"/>
                <w:szCs w:val="18"/>
              </w:rPr>
              <w:t xml:space="preserve"> </w:t>
            </w:r>
            <w:del w:id="6624" w:author="Xuning Wei12232" w:date="2026-10-20T15:46: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
                <w:br/>
                <w:delText xml:space="preserve">5. </w:delText>
              </w:r>
            </w:del>
          </w:p>
          <w:p w14:paraId="3A946FAB" w14:textId="77777777" w:rsidR="007617DE" w:rsidRPr="007617DE" w:rsidRDefault="00AE300B" w:rsidP="007617DE">
            <w:pPr>
              <w:pStyle w:val="aff7"/>
              <w:widowControl w:val="0"/>
              <w:numPr>
                <w:ilvl w:val="0"/>
                <w:numId w:val="95"/>
              </w:numPr>
              <w:spacing w:beforeLines="50" w:before="120" w:afterLines="50" w:after="120"/>
              <w:jc w:val="both"/>
              <w:rPr>
                <w:ins w:id="6625" w:author="Xuning Wei12232" w:date="2026-10-20T15:46:00Z"/>
                <w:rFonts w:ascii="Times New Roman" w:eastAsia="仿宋_GB2312" w:hAnsi="Times New Roman" w:cs="Times New Roman"/>
                <w:color w:val="000000" w:themeColor="text1"/>
                <w:sz w:val="18"/>
                <w:szCs w:val="18"/>
                <w:rPrChange w:id="6626" w:author="Xuning Wei12232" w:date="2026-10-24T11:11:00Z">
                  <w:rPr>
                    <w:ins w:id="6627" w:author="Xuning Wei12232" w:date="2026-10-20T15:46:00Z"/>
                    <w:rFonts w:ascii="Times New Roman" w:eastAsia="等线" w:hAnsi="Times New Roman" w:cs="Times New Roman"/>
                    <w:color w:val="000000" w:themeColor="text1"/>
                    <w:sz w:val="18"/>
                    <w:szCs w:val="18"/>
                  </w:rPr>
                </w:rPrChange>
              </w:rPr>
              <w:pPrChange w:id="6628" w:author="Xuning Wei12232" w:date="2026-10-20T15:46: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6629" w:author="Xuning Wei12232" w:date="2026-10-20T21:22:00Z">
              <w:r>
                <w:rPr>
                  <w:rFonts w:ascii="Times New Roman" w:eastAsia="等线" w:hAnsi="Times New Roman" w:cs="Times New Roman"/>
                  <w:color w:val="FF0000"/>
                  <w:sz w:val="18"/>
                  <w:szCs w:val="18"/>
                  <w:rPrChange w:id="6630" w:author="Xuning Wei12232" w:date="2026-10-24T11:11:00Z">
                    <w:rPr>
                      <w:rFonts w:ascii="Times New Roman" w:eastAsia="等线" w:hAnsi="Times New Roman" w:cs="Times New Roman"/>
                      <w:color w:val="FF0000"/>
                      <w:sz w:val="18"/>
                      <w:szCs w:val="18"/>
                      <w:highlight w:val="lightGray"/>
                    </w:rPr>
                  </w:rPrChange>
                </w:rPr>
                <w:t>DIC (2.2</w:t>
              </w:r>
            </w:ins>
            <w:ins w:id="6631" w:author="Xuning Wei12232" w:date="2026-10-22T10:29:00Z">
              <w:r>
                <w:rPr>
                  <w:rFonts w:ascii="Times New Roman" w:eastAsia="等线" w:hAnsi="Times New Roman" w:cs="Times New Roman"/>
                  <w:color w:val="FF0000"/>
                  <w:sz w:val="18"/>
                  <w:szCs w:val="18"/>
                  <w:rPrChange w:id="6632" w:author="Xuning Wei12232" w:date="2026-10-24T11:11:00Z">
                    <w:rPr>
                      <w:rFonts w:ascii="Times New Roman" w:eastAsia="等线" w:hAnsi="Times New Roman" w:cs="Times New Roman"/>
                      <w:color w:val="FF0000"/>
                      <w:sz w:val="18"/>
                      <w:szCs w:val="18"/>
                      <w:highlight w:val="lightGray"/>
                    </w:rPr>
                  </w:rPrChange>
                </w:rPr>
                <w:t>0</w:t>
              </w:r>
            </w:ins>
            <w:ins w:id="6633" w:author="Xuning Wei12232" w:date="2026-10-20T21:22:00Z">
              <w:r>
                <w:rPr>
                  <w:rFonts w:ascii="Times New Roman" w:eastAsia="等线" w:hAnsi="Times New Roman" w:cs="Times New Roman"/>
                  <w:color w:val="FF0000"/>
                  <w:sz w:val="18"/>
                  <w:szCs w:val="18"/>
                  <w:rPrChange w:id="6634"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6635" w:author="Xuning Wei12232" w:date="2026-10-24T10:48:00Z">
              <w:r>
                <w:rPr>
                  <w:rFonts w:ascii="Times New Roman" w:eastAsia="等线" w:hAnsi="Times New Roman" w:cs="Times New Roman"/>
                  <w:sz w:val="18"/>
                  <w:szCs w:val="18"/>
                  <w:lang w:eastAsia="zh-CN"/>
                </w:rPr>
                <w:t>target: 20.0 °C</w:t>
              </w:r>
            </w:ins>
            <w:ins w:id="6636" w:author="Xuning Wei12232" w:date="2026-10-20T21:22:00Z">
              <w:r>
                <w:rPr>
                  <w:rFonts w:ascii="Times New Roman" w:eastAsia="等线" w:hAnsi="Times New Roman" w:cs="Times New Roman"/>
                  <w:sz w:val="18"/>
                  <w:szCs w:val="18"/>
                </w:rPr>
                <w:t xml:space="preserve">, activate for </w:t>
              </w:r>
              <w:r>
                <w:rPr>
                  <w:rFonts w:ascii="Times New Roman" w:eastAsia="等线" w:hAnsi="Times New Roman" w:cs="Times New Roman"/>
                  <w:color w:val="000000" w:themeColor="text1"/>
                  <w:sz w:val="18"/>
                  <w:szCs w:val="18"/>
                  <w:rPrChange w:id="6637"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6638" w:author="Xuning Wei12232" w:date="2026-10-24T10:48:00Z">
              <w:r>
                <w:rPr>
                  <w:rFonts w:ascii="Times New Roman" w:eastAsia="等线" w:hAnsi="Times New Roman" w:cs="Times New Roman"/>
                  <w:color w:val="FF0000"/>
                  <w:sz w:val="18"/>
                  <w:szCs w:val="18"/>
                  <w:lang w:eastAsia="zh-CN"/>
                </w:rPr>
                <w:t>target: 20.0 °C</w:t>
              </w:r>
            </w:ins>
            <w:ins w:id="6639" w:author="Xuning Wei12232" w:date="2026-10-20T21:22:00Z">
              <w:r>
                <w:rPr>
                  <w:rFonts w:ascii="Times New Roman" w:eastAsia="等线" w:hAnsi="Times New Roman" w:cs="Times New Roman"/>
                  <w:color w:val="FF0000"/>
                  <w:sz w:val="18"/>
                  <w:szCs w:val="18"/>
                  <w:lang w:eastAsia="zh-CN"/>
                </w:rPr>
                <w:t>).</w:t>
              </w:r>
            </w:ins>
            <w:del w:id="6640" w:author="Xuning Wei12232" w:date="2026-10-20T08:14:00Z">
              <w:r>
                <w:rPr>
                  <w:rFonts w:ascii="Times New Roman" w:eastAsia="等线" w:hAnsi="Times New Roman" w:cs="Times New Roman"/>
                  <w:sz w:val="18"/>
                  <w:szCs w:val="18"/>
                </w:rPr>
                <w:delText>2.2 eq. DIC</w:delText>
              </w:r>
            </w:del>
            <w:del w:id="6641" w:author="Xuning Wei12232" w:date="2026-10-20T21:22:00Z">
              <w:r>
                <w:rPr>
                  <w:rFonts w:ascii="Times New Roman" w:eastAsia="等线" w:hAnsi="Times New Roman" w:cs="Times New Roman"/>
                  <w:sz w:val="18"/>
                  <w:szCs w:val="18"/>
                </w:rPr>
                <w:delText xml:space="preserve"> into TJ4S-1213-Sy15-R01. Activate for 20±5 min (target: 20 min) at </w:delText>
              </w:r>
            </w:del>
            <w:del w:id="6642" w:author="Xuning Wei12232" w:date="2026-10-20T14:33:00Z">
              <w:r>
                <w:rPr>
                  <w:rFonts w:ascii="Times New Roman" w:eastAsia="等线" w:hAnsi="Times New Roman" w:cs="Times New Roman"/>
                  <w:sz w:val="18"/>
                  <w:szCs w:val="18"/>
                  <w:lang w:eastAsia="zh-CN"/>
                </w:rPr>
                <w:delText>20 ± 5 °C</w:delText>
              </w:r>
            </w:del>
            <w:del w:id="6643" w:author="Xuning Wei12232" w:date="2026-10-20T21:22: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del w:id="6644" w:author="Xuning Wei12232" w:date="2026-10-20T08:47:00Z">
              <w:r>
                <w:rPr>
                  <w:rFonts w:ascii="Times New Roman" w:eastAsia="等线" w:hAnsi="Times New Roman" w:cs="Times New Roman"/>
                  <w:sz w:val="18"/>
                  <w:szCs w:val="18"/>
                </w:rPr>
                <w:delText xml:space="preserve"> </w:delText>
              </w:r>
            </w:del>
            <w:del w:id="6645" w:author="Xuning Wei12232" w:date="2026-10-20T15:46:00Z">
              <w:r>
                <w:rPr>
                  <w:rFonts w:ascii="Times New Roman" w:eastAsia="等线" w:hAnsi="Times New Roman" w:cs="Times New Roman"/>
                  <w:sz w:val="18"/>
                  <w:szCs w:val="18"/>
                </w:rPr>
                <w:br/>
                <w:delText xml:space="preserve">6. </w:delText>
              </w:r>
            </w:del>
          </w:p>
          <w:p w14:paraId="6B8CD55A" w14:textId="77777777" w:rsidR="007617DE" w:rsidRPr="007617DE" w:rsidRDefault="00AE300B" w:rsidP="007617DE">
            <w:pPr>
              <w:pStyle w:val="aff7"/>
              <w:widowControl w:val="0"/>
              <w:numPr>
                <w:ilvl w:val="0"/>
                <w:numId w:val="95"/>
              </w:numPr>
              <w:spacing w:beforeLines="50" w:before="120" w:afterLines="50" w:after="120"/>
              <w:jc w:val="both"/>
              <w:rPr>
                <w:ins w:id="6646" w:author="Xuning Wei12232" w:date="2026-10-20T15:46:00Z"/>
                <w:rFonts w:ascii="Times New Roman" w:eastAsia="仿宋_GB2312" w:hAnsi="Times New Roman" w:cs="Times New Roman"/>
                <w:color w:val="000000" w:themeColor="text1"/>
                <w:sz w:val="18"/>
                <w:szCs w:val="18"/>
                <w:rPrChange w:id="6647" w:author="Xuning Wei12232" w:date="2026-10-24T11:11:00Z">
                  <w:rPr>
                    <w:ins w:id="6648" w:author="Xuning Wei12232" w:date="2026-10-20T15:46:00Z"/>
                    <w:rFonts w:ascii="Times New Roman" w:eastAsia="等线" w:hAnsi="Times New Roman" w:cs="Times New Roman"/>
                    <w:color w:val="000000" w:themeColor="text1"/>
                    <w:sz w:val="18"/>
                    <w:szCs w:val="18"/>
                  </w:rPr>
                </w:rPrChange>
              </w:rPr>
              <w:pPrChange w:id="6649" w:author="Xuning Wei12232" w:date="2026-10-20T15:46: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 xml:space="preserve">-R01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6650"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6651" w:author="Xuning Wei12232" w:date="2026-10-20T08:47:00Z">
              <w:r>
                <w:rPr>
                  <w:rFonts w:ascii="Times New Roman" w:eastAsia="等线" w:hAnsi="Times New Roman" w:cs="Times New Roman"/>
                  <w:sz w:val="18"/>
                  <w:szCs w:val="18"/>
                </w:rPr>
                <w:t xml:space="preserve"> </w:t>
              </w:r>
            </w:ins>
            <w:ins w:id="6652" w:author="Xuning Wei12232" w:date="2026-10-20T21:25:00Z">
              <w:r>
                <w:rPr>
                  <w:rFonts w:ascii="Times New Roman" w:eastAsia="等线" w:hAnsi="Times New Roman" w:cs="Times New Roman"/>
                  <w:color w:val="FF0000"/>
                  <w:sz w:val="18"/>
                  <w:szCs w:val="18"/>
                  <w:rPrChange w:id="6653"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6654"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6655" w:author="Xuning Wei12232" w:date="2026-10-24T11:11:00Z">
                    <w:rPr>
                      <w:rFonts w:ascii="Times New Roman" w:eastAsia="等线" w:hAnsi="Times New Roman" w:cs="Times New Roman"/>
                      <w:color w:val="FF0000"/>
                      <w:sz w:val="18"/>
                      <w:szCs w:val="18"/>
                      <w:highlight w:val="cyan"/>
                    </w:rPr>
                  </w:rPrChange>
                </w:rPr>
                <w:t>0.95 kg/kg)</w:t>
              </w:r>
            </w:ins>
            <w:ins w:id="6656" w:author="Xuning Wei12232" w:date="2026-10-20T08:47: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6657" w:author="Xuning Wei12232" w:date="2026-10-20T15:46:00Z">
              <w:r>
                <w:rPr>
                  <w:rFonts w:ascii="Times New Roman" w:eastAsia="等线" w:hAnsi="Times New Roman" w:cs="Times New Roman"/>
                  <w:sz w:val="18"/>
                  <w:szCs w:val="18"/>
                </w:rPr>
                <w:br/>
                <w:delText>7.</w:delText>
              </w:r>
            </w:del>
          </w:p>
          <w:p w14:paraId="14E1BC8F" w14:textId="77777777" w:rsidR="007617DE" w:rsidRDefault="00AE300B" w:rsidP="007617DE">
            <w:pPr>
              <w:pStyle w:val="aff7"/>
              <w:widowControl w:val="0"/>
              <w:numPr>
                <w:ilvl w:val="0"/>
                <w:numId w:val="95"/>
              </w:numPr>
              <w:spacing w:beforeLines="50" w:before="120" w:afterLines="50" w:after="120"/>
              <w:jc w:val="both"/>
              <w:rPr>
                <w:rFonts w:ascii="Times New Roman" w:eastAsia="仿宋_GB2312" w:hAnsi="Times New Roman" w:cs="Times New Roman"/>
                <w:sz w:val="18"/>
                <w:szCs w:val="18"/>
              </w:rPr>
              <w:pPrChange w:id="6658" w:author="Xuning Wei12232" w:date="2026-10-20T15:46:00Z">
                <w:pPr>
                  <w:widowControl w:val="0"/>
                  <w:spacing w:beforeLines="50" w:before="120" w:afterLines="50" w:after="120"/>
                  <w:contextualSpacing/>
                </w:pPr>
              </w:pPrChange>
            </w:pPr>
            <w:del w:id="6659" w:author="Xuning Wei12232" w:date="2026-10-20T15:46:00Z">
              <w:r>
                <w:rPr>
                  <w:rFonts w:ascii="Times New Roman" w:eastAsia="等线" w:hAnsi="Times New Roman" w:cs="Times New Roman"/>
                  <w:sz w:val="18"/>
                  <w:szCs w:val="18"/>
                </w:rPr>
                <w:delText xml:space="preserve"> </w:delText>
              </w:r>
            </w:del>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47037107" w14:textId="77777777">
        <w:trPr>
          <w:trHeight w:val="20"/>
        </w:trPr>
        <w:tc>
          <w:tcPr>
            <w:tcW w:w="310" w:type="pct"/>
            <w:tcMar>
              <w:top w:w="57" w:type="dxa"/>
              <w:left w:w="85" w:type="dxa"/>
              <w:bottom w:w="57" w:type="dxa"/>
              <w:right w:w="85" w:type="dxa"/>
            </w:tcMar>
            <w:vAlign w:val="center"/>
          </w:tcPr>
          <w:p w14:paraId="583842D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169AAA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4DC442AC" w14:textId="77777777" w:rsidR="007617DE" w:rsidRDefault="00AE300B" w:rsidP="007617DE">
            <w:pPr>
              <w:pStyle w:val="aff7"/>
              <w:widowControl w:val="0"/>
              <w:numPr>
                <w:ilvl w:val="0"/>
                <w:numId w:val="96"/>
              </w:numPr>
              <w:spacing w:beforeLines="50" w:before="120" w:afterLines="50" w:after="120"/>
              <w:jc w:val="both"/>
              <w:rPr>
                <w:ins w:id="6660" w:author="Xuning Wei12232" w:date="2026-10-20T15:56:00Z"/>
                <w:rFonts w:ascii="Times New Roman" w:eastAsia="等线" w:hAnsi="Times New Roman" w:cs="Times New Roman"/>
                <w:sz w:val="18"/>
                <w:szCs w:val="18"/>
              </w:rPr>
              <w:pPrChange w:id="6661" w:author="Xuning Wei12232" w:date="2026-10-20T15:53:00Z">
                <w:pPr>
                  <w:widowControl w:val="0"/>
                  <w:spacing w:beforeLines="50" w:before="120" w:afterLines="50" w:after="120"/>
                  <w:contextualSpacing/>
                </w:pPr>
              </w:pPrChange>
            </w:pPr>
            <w:ins w:id="6662" w:author="Xuning Wei12232" w:date="2026-10-20T21:34:00Z">
              <w:r>
                <w:rPr>
                  <w:rFonts w:ascii="Times New Roman" w:eastAsia="等线" w:hAnsi="Times New Roman" w:cs="Times New Roman"/>
                  <w:color w:val="FF0000"/>
                  <w:sz w:val="18"/>
                  <w:szCs w:val="18"/>
                </w:rPr>
                <w:t xml:space="preserve">Heat the mixture to </w:t>
              </w:r>
              <w:r>
                <w:rPr>
                  <w:rFonts w:ascii="Times New Roman" w:eastAsia="等线" w:hAnsi="Times New Roman" w:cs="Times New Roman"/>
                  <w:bCs w:val="0"/>
                  <w:color w:val="FF0000"/>
                  <w:sz w:val="18"/>
                  <w:szCs w:val="18"/>
                </w:rPr>
                <w:t xml:space="preserve">20.0 ~27.0 °C (target: </w:t>
              </w:r>
            </w:ins>
            <w:ins w:id="6663" w:author="Xuning Wei12232" w:date="2026-10-20T21:36:00Z">
              <w:r>
                <w:rPr>
                  <w:rFonts w:ascii="Times New Roman" w:eastAsia="等线" w:hAnsi="Times New Roman" w:cs="Times New Roman"/>
                  <w:bCs w:val="0"/>
                  <w:color w:val="FF0000"/>
                  <w:sz w:val="18"/>
                  <w:szCs w:val="18"/>
                </w:rPr>
                <w:t>25.0 °C</w:t>
              </w:r>
            </w:ins>
            <w:ins w:id="6664" w:author="Xuning Wei12232" w:date="2026-10-20T21:34:00Z">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The mixture is allowed to </w:t>
              </w:r>
              <w:r>
                <w:rPr>
                  <w:rFonts w:ascii="Times New Roman" w:eastAsia="等线" w:hAnsi="Times New Roman" w:cs="Times New Roman"/>
                  <w:bCs w:val="0"/>
                  <w:color w:val="FF0000"/>
                  <w:sz w:val="18"/>
                  <w:szCs w:val="18"/>
                </w:rPr>
                <w:t xml:space="preserve">react at 20.0 ~27.0 °C (target: </w:t>
              </w:r>
            </w:ins>
            <w:ins w:id="6665" w:author="Xuning Wei12232" w:date="2026-10-20T21:36:00Z">
              <w:r>
                <w:rPr>
                  <w:rFonts w:ascii="Times New Roman" w:eastAsia="等线" w:hAnsi="Times New Roman" w:cs="Times New Roman"/>
                  <w:bCs w:val="0"/>
                  <w:color w:val="FF0000"/>
                  <w:sz w:val="18"/>
                  <w:szCs w:val="18"/>
                </w:rPr>
                <w:t>25.0 °C</w:t>
              </w:r>
            </w:ins>
            <w:ins w:id="6666" w:author="Xuning Wei12232" w:date="2026-10-20T21:34:00Z">
              <w:r>
                <w:rPr>
                  <w:rFonts w:ascii="Times New Roman" w:eastAsia="等线" w:hAnsi="Times New Roman" w:cs="Times New Roman"/>
                  <w:bCs w:val="0"/>
                  <w:color w:val="FF0000"/>
                  <w:sz w:val="18"/>
                  <w:szCs w:val="18"/>
                </w:rPr>
                <w:t>)</w:t>
              </w:r>
            </w:ins>
            <w:del w:id="6667" w:author="Xuning Wei12232" w:date="2026-10-20T15:54:00Z">
              <w:r>
                <w:rPr>
                  <w:rFonts w:ascii="Times New Roman" w:eastAsia="等线" w:hAnsi="Times New Roman" w:cs="Times New Roman"/>
                  <w:sz w:val="18"/>
                  <w:szCs w:val="18"/>
                </w:rPr>
                <w:delText>1.</w:delText>
              </w:r>
            </w:del>
            <w:del w:id="6668" w:author="Xuning Wei12232" w:date="2026-10-20T15:53:00Z">
              <w:r>
                <w:rPr>
                  <w:rFonts w:ascii="Times New Roman" w:eastAsia="等线" w:hAnsi="Times New Roman" w:cs="Times New Roman"/>
                  <w:sz w:val="18"/>
                  <w:szCs w:val="18"/>
                  <w:rPrChange w:id="6669" w:author="Xuning Wei12232" w:date="2026-10-24T11:11:00Z">
                    <w:rPr/>
                  </w:rPrChange>
                </w:rPr>
                <w:delText xml:space="preserve"> </w:delText>
              </w:r>
            </w:del>
            <w:ins w:id="6670" w:author="Xuning Wei12232" w:date="2026-10-20T08:40:00Z">
              <w:r>
                <w:rPr>
                  <w:rFonts w:ascii="Times New Roman" w:eastAsia="等线" w:hAnsi="Times New Roman" w:cs="Times New Roman"/>
                  <w:color w:val="FF0000"/>
                  <w:sz w:val="18"/>
                  <w:szCs w:val="18"/>
                  <w:rPrChange w:id="6671" w:author="Xuning Wei12232" w:date="2026-10-24T11:11:00Z">
                    <w:rPr>
                      <w:color w:val="FF0000"/>
                    </w:rPr>
                  </w:rPrChange>
                </w:rPr>
                <w:t>.</w:t>
              </w:r>
            </w:ins>
            <w:del w:id="6672" w:author="Xuning Wei12232" w:date="2026-10-20T08:40:00Z">
              <w:r>
                <w:rPr>
                  <w:rFonts w:ascii="Times New Roman" w:eastAsia="等线" w:hAnsi="Times New Roman" w:cs="Times New Roman"/>
                  <w:sz w:val="18"/>
                  <w:szCs w:val="18"/>
                  <w:rPrChange w:id="6673" w:author="Xuning Wei12232" w:date="2026-10-24T11:11:00Z">
                    <w:rPr/>
                  </w:rPrChange>
                </w:rPr>
                <w:delText xml:space="preserve">Heat the mixture to 25±5 °C. The mixture is allowed to </w:delText>
              </w:r>
              <w:r>
                <w:rPr>
                  <w:rFonts w:ascii="Times New Roman" w:eastAsia="等线" w:hAnsi="Times New Roman" w:cs="Times New Roman"/>
                  <w:bCs w:val="0"/>
                  <w:sz w:val="18"/>
                  <w:szCs w:val="18"/>
                  <w:rPrChange w:id="6674" w:author="Xuning Wei12232" w:date="2026-10-24T11:11:00Z">
                    <w:rPr/>
                  </w:rPrChange>
                </w:rPr>
                <w:delText>react at 25±5 °C (target: 25 °C)</w:delText>
              </w:r>
              <w:r>
                <w:rPr>
                  <w:rFonts w:ascii="Times New Roman" w:eastAsia="等线" w:hAnsi="Times New Roman" w:cs="Times New Roman"/>
                  <w:sz w:val="18"/>
                  <w:szCs w:val="18"/>
                  <w:rPrChange w:id="6675" w:author="Xuning Wei12232" w:date="2026-10-24T11:11:00Z">
                    <w:rPr/>
                  </w:rPrChange>
                </w:rPr>
                <w:delText xml:space="preserve">. </w:delText>
              </w:r>
            </w:del>
            <w:del w:id="6676" w:author="Xuning Wei12232" w:date="2026-10-20T15:56:00Z">
              <w:r>
                <w:rPr>
                  <w:rFonts w:ascii="Times New Roman" w:eastAsia="等线" w:hAnsi="Times New Roman" w:cs="Times New Roman"/>
                  <w:sz w:val="18"/>
                  <w:szCs w:val="18"/>
                  <w:rPrChange w:id="6677" w:author="Xuning Wei12232" w:date="2026-10-24T11:11:00Z">
                    <w:rPr/>
                  </w:rPrChange>
                </w:rPr>
                <w:br/>
                <w:delText xml:space="preserve">2. </w:delText>
              </w:r>
            </w:del>
          </w:p>
          <w:p w14:paraId="7D3EAC4E" w14:textId="77777777" w:rsidR="007617DE" w:rsidRDefault="00AE300B" w:rsidP="007617DE">
            <w:pPr>
              <w:pStyle w:val="aff7"/>
              <w:widowControl w:val="0"/>
              <w:numPr>
                <w:ilvl w:val="0"/>
                <w:numId w:val="96"/>
              </w:numPr>
              <w:spacing w:beforeLines="50" w:before="120" w:afterLines="50" w:after="120"/>
              <w:jc w:val="both"/>
              <w:rPr>
                <w:ins w:id="6678" w:author="Xuning Wei12232" w:date="2026-10-20T15:56:00Z"/>
                <w:rFonts w:ascii="Times New Roman" w:eastAsia="等线" w:hAnsi="Times New Roman" w:cs="Times New Roman"/>
                <w:sz w:val="18"/>
                <w:szCs w:val="18"/>
              </w:rPr>
              <w:pPrChange w:id="6679" w:author="Xuning Wei12232" w:date="2026-10-20T15:53:00Z">
                <w:pPr>
                  <w:widowControl w:val="0"/>
                  <w:spacing w:beforeLines="50" w:before="120" w:afterLines="50" w:after="120"/>
                  <w:contextualSpacing/>
                </w:pPr>
              </w:pPrChange>
            </w:pPr>
            <w:r>
              <w:rPr>
                <w:rFonts w:ascii="Times New Roman" w:eastAsia="等线" w:hAnsi="Times New Roman" w:cs="Times New Roman"/>
                <w:sz w:val="18"/>
                <w:szCs w:val="18"/>
                <w:rPrChange w:id="6680" w:author="Xuning Wei12232" w:date="2026-10-24T11:11:00Z">
                  <w:rPr/>
                </w:rPrChange>
              </w:rPr>
              <w:t>After 3 h±15 min (target</w:t>
            </w:r>
            <w:r>
              <w:rPr>
                <w:rFonts w:ascii="Times New Roman" w:eastAsia="等线" w:hAnsi="Times New Roman" w:cs="Times New Roman"/>
                <w:sz w:val="18"/>
                <w:szCs w:val="18"/>
                <w:lang w:eastAsia="zh-CN"/>
                <w:rPrChange w:id="6681" w:author="Xuning Wei12232" w:date="2026-10-24T11:11:00Z">
                  <w:rPr>
                    <w:lang w:eastAsia="zh-CN"/>
                  </w:rPr>
                </w:rPrChange>
              </w:rPr>
              <w:t xml:space="preserve">: 3 </w:t>
            </w:r>
            <w:r>
              <w:rPr>
                <w:rFonts w:ascii="Times New Roman" w:eastAsia="等线" w:hAnsi="Times New Roman" w:cs="Times New Roman"/>
                <w:sz w:val="18"/>
                <w:szCs w:val="18"/>
                <w:rPrChange w:id="6682" w:author="Xuning Wei12232" w:date="2026-10-24T11:11:00Z">
                  <w:rPr/>
                </w:rPrChange>
              </w:rPr>
              <w:t xml:space="preserve">h), sample the mixture every 0.5~1 h for </w:t>
            </w:r>
            <w:proofErr w:type="spellStart"/>
            <w:r>
              <w:rPr>
                <w:rFonts w:ascii="Times New Roman" w:eastAsia="等线" w:hAnsi="Times New Roman" w:cs="Times New Roman"/>
                <w:sz w:val="18"/>
                <w:szCs w:val="18"/>
                <w:rPrChange w:id="6683" w:author="Xuning Wei12232" w:date="2026-10-24T11:11:00Z">
                  <w:rPr/>
                </w:rPrChange>
              </w:rPr>
              <w:t>ninhydrin</w:t>
            </w:r>
            <w:proofErr w:type="spellEnd"/>
            <w:r>
              <w:rPr>
                <w:rFonts w:ascii="Times New Roman" w:eastAsia="等线" w:hAnsi="Times New Roman" w:cs="Times New Roman"/>
                <w:sz w:val="18"/>
                <w:szCs w:val="18"/>
                <w:rPrChange w:id="6684"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w:t>
            </w:r>
            <w:del w:id="6685" w:author="Xuning Wei12232" w:date="2026-10-20T21:28:00Z">
              <w:r>
                <w:rPr>
                  <w:rFonts w:ascii="Times New Roman" w:eastAsia="等线" w:hAnsi="Times New Roman" w:cs="Times New Roman"/>
                  <w:sz w:val="18"/>
                  <w:szCs w:val="18"/>
                  <w:rPrChange w:id="6686" w:author="Xuning Wei12232" w:date="2026-10-24T11:11:00Z">
                    <w:rPr/>
                  </w:rPrChange>
                </w:rPr>
                <w:delText xml:space="preserve"> </w:delText>
              </w:r>
            </w:del>
            <w:ins w:id="6687" w:author="Xuning Wei12232" w:date="2026-10-20T21:28:00Z">
              <w:r>
                <w:rPr>
                  <w:rFonts w:ascii="Times New Roman" w:eastAsia="等线" w:hAnsi="Times New Roman" w:cs="Times New Roman"/>
                  <w:sz w:val="18"/>
                  <w:szCs w:val="18"/>
                </w:rPr>
                <w:t xml:space="preserve"> </w:t>
              </w:r>
              <w:r>
                <w:rPr>
                  <w:rFonts w:ascii="Times New Roman" w:eastAsia="等线" w:hAnsi="Times New Roman" w:cs="Times New Roman"/>
                  <w:color w:val="000000" w:themeColor="text1"/>
                  <w:sz w:val="18"/>
                  <w:szCs w:val="18"/>
                  <w:rPrChange w:id="6688" w:author="Xuning Wei12232" w:date="2026-10-24T11:11:00Z">
                    <w:rPr>
                      <w:rFonts w:ascii="Times New Roman" w:eastAsia="等线" w:hAnsi="Times New Roman" w:cs="Times New Roman"/>
                      <w:color w:val="000000" w:themeColor="text1"/>
                      <w:sz w:val="18"/>
                      <w:szCs w:val="18"/>
                      <w:highlight w:val="lightGray"/>
                    </w:rPr>
                  </w:rPrChange>
                </w:rPr>
                <w:t>(4</w:t>
              </w:r>
            </w:ins>
            <w:ins w:id="6689" w:author="Xuning Wei12232" w:date="2026-10-22T08:07:00Z">
              <w:r>
                <w:rPr>
                  <w:rFonts w:ascii="Times New Roman" w:eastAsia="等线" w:hAnsi="Times New Roman" w:cs="Times New Roman"/>
                  <w:color w:val="000000" w:themeColor="text1"/>
                  <w:sz w:val="18"/>
                  <w:szCs w:val="18"/>
                  <w:rPrChange w:id="6690" w:author="Xuning Wei12232" w:date="2026-10-24T11:11:00Z">
                    <w:rPr>
                      <w:rFonts w:ascii="Times New Roman" w:eastAsia="等线" w:hAnsi="Times New Roman" w:cs="Times New Roman"/>
                      <w:color w:val="000000" w:themeColor="text1"/>
                      <w:sz w:val="18"/>
                      <w:szCs w:val="18"/>
                      <w:highlight w:val="lightGray"/>
                    </w:rPr>
                  </w:rPrChange>
                </w:rPr>
                <w:t>.5</w:t>
              </w:r>
            </w:ins>
            <w:ins w:id="6691" w:author="Xuning Wei12232" w:date="2026-10-20T21:28:00Z">
              <w:r>
                <w:rPr>
                  <w:rFonts w:ascii="Times New Roman" w:eastAsia="等线" w:hAnsi="Times New Roman" w:cs="Times New Roman"/>
                  <w:color w:val="000000" w:themeColor="text1"/>
                  <w:sz w:val="18"/>
                  <w:szCs w:val="18"/>
                  <w:rPrChange w:id="6692" w:author="Xuning Wei12232" w:date="2026-10-24T11:11:00Z">
                    <w:rPr>
                      <w:rFonts w:ascii="Times New Roman" w:eastAsia="等线" w:hAnsi="Times New Roman" w:cs="Times New Roman"/>
                      <w:color w:val="000000" w:themeColor="text1"/>
                      <w:sz w:val="18"/>
                      <w:szCs w:val="18"/>
                      <w:highlight w:val="lightGray"/>
                    </w:rPr>
                  </w:rPrChange>
                </w:rPr>
                <w:t xml:space="preserve"> h </w:t>
              </w:r>
            </w:ins>
            <w:ins w:id="6693" w:author="Xuning Wei12232" w:date="2026-10-21T09:19:00Z">
              <w:r>
                <w:rPr>
                  <w:rFonts w:ascii="Times New Roman" w:eastAsia="仿宋_GB2312" w:hAnsi="Times New Roman" w:cs="Times New Roman"/>
                  <w:sz w:val="18"/>
                  <w:szCs w:val="18"/>
                </w:rPr>
                <w:t>≤</w:t>
              </w:r>
            </w:ins>
            <w:ins w:id="6694" w:author="Xuning Wei12232" w:date="2026-10-22T08:07:00Z">
              <w:r>
                <w:rPr>
                  <w:rFonts w:ascii="Times New Roman" w:eastAsia="仿宋_GB2312" w:hAnsi="Times New Roman" w:cs="Times New Roman"/>
                  <w:sz w:val="18"/>
                  <w:szCs w:val="18"/>
                </w:rPr>
                <w:t xml:space="preserve"> </w:t>
              </w:r>
            </w:ins>
            <w:ins w:id="6695" w:author="Xuning Wei12232" w:date="2026-10-20T21:28:00Z">
              <w:r>
                <w:rPr>
                  <w:rFonts w:ascii="Times New Roman" w:eastAsia="等线" w:hAnsi="Times New Roman" w:cs="Times New Roman"/>
                  <w:color w:val="000000" w:themeColor="text1"/>
                  <w:sz w:val="18"/>
                  <w:szCs w:val="18"/>
                  <w:rPrChange w:id="6696" w:author="Xuning Wei12232" w:date="2026-10-24T11:11:00Z">
                    <w:rPr>
                      <w:rFonts w:ascii="Times New Roman" w:eastAsia="等线" w:hAnsi="Times New Roman" w:cs="Times New Roman"/>
                      <w:color w:val="000000" w:themeColor="text1"/>
                      <w:sz w:val="18"/>
                      <w:szCs w:val="18"/>
                      <w:highlight w:val="lightGray"/>
                    </w:rPr>
                  </w:rPrChange>
                </w:rPr>
                <w:t xml:space="preserve">Coupling time </w:t>
              </w:r>
            </w:ins>
            <w:ins w:id="6697" w:author="Xuning Wei12232" w:date="2026-10-21T09:19:00Z">
              <w:r>
                <w:rPr>
                  <w:rFonts w:ascii="Times New Roman" w:eastAsia="仿宋_GB2312" w:hAnsi="Times New Roman" w:cs="Times New Roman"/>
                  <w:sz w:val="18"/>
                  <w:szCs w:val="18"/>
                </w:rPr>
                <w:t>≤</w:t>
              </w:r>
            </w:ins>
            <w:ins w:id="6698" w:author="Xuning Wei12232" w:date="2026-10-22T08:07:00Z">
              <w:r>
                <w:rPr>
                  <w:rFonts w:ascii="Times New Roman" w:eastAsia="仿宋_GB2312" w:hAnsi="Times New Roman" w:cs="Times New Roman"/>
                  <w:sz w:val="18"/>
                  <w:szCs w:val="18"/>
                </w:rPr>
                <w:t xml:space="preserve"> </w:t>
              </w:r>
              <w:r>
                <w:rPr>
                  <w:rFonts w:ascii="Times New Roman" w:eastAsia="等线" w:hAnsi="Times New Roman" w:cs="Times New Roman"/>
                  <w:color w:val="000000" w:themeColor="text1"/>
                  <w:sz w:val="18"/>
                  <w:szCs w:val="18"/>
                  <w:rPrChange w:id="6699" w:author="Xuning Wei12232" w:date="2026-10-24T11:11:00Z">
                    <w:rPr>
                      <w:rFonts w:ascii="Times New Roman" w:eastAsia="等线" w:hAnsi="Times New Roman" w:cs="Times New Roman"/>
                      <w:color w:val="000000" w:themeColor="text1"/>
                      <w:sz w:val="18"/>
                      <w:szCs w:val="18"/>
                      <w:highlight w:val="lightGray"/>
                    </w:rPr>
                  </w:rPrChange>
                </w:rPr>
                <w:t>9.5</w:t>
              </w:r>
            </w:ins>
            <w:ins w:id="6700" w:author="Xuning Wei12232" w:date="2026-10-20T21:28:00Z">
              <w:r>
                <w:rPr>
                  <w:rFonts w:ascii="Times New Roman" w:eastAsia="等线" w:hAnsi="Times New Roman" w:cs="Times New Roman"/>
                  <w:color w:val="000000" w:themeColor="text1"/>
                  <w:sz w:val="18"/>
                  <w:szCs w:val="18"/>
                  <w:rPrChange w:id="6701" w:author="Xuning Wei12232" w:date="2026-10-24T11:11:00Z">
                    <w:rPr>
                      <w:rFonts w:ascii="Times New Roman" w:eastAsia="等线" w:hAnsi="Times New Roman" w:cs="Times New Roman"/>
                      <w:color w:val="000000" w:themeColor="text1"/>
                      <w:sz w:val="18"/>
                      <w:szCs w:val="18"/>
                      <w:highlight w:val="lightGray"/>
                    </w:rPr>
                  </w:rPrChange>
                </w:rPr>
                <w:t xml:space="preserve"> h).</w:t>
              </w:r>
            </w:ins>
            <w:del w:id="6702" w:author="Xuning Wei12232" w:date="2026-10-20T21:28:00Z">
              <w:r>
                <w:rPr>
                  <w:rFonts w:ascii="Times New Roman" w:eastAsia="等线" w:hAnsi="Times New Roman" w:cs="Times New Roman"/>
                  <w:sz w:val="18"/>
                  <w:szCs w:val="18"/>
                  <w:rPrChange w:id="6703" w:author="Xuning Wei12232" w:date="2026-10-24T11:11:00Z">
                    <w:rPr/>
                  </w:rPrChange>
                </w:rPr>
                <w:delText xml:space="preserve">(4 h </w:delText>
              </w:r>
            </w:del>
            <w:del w:id="6704" w:author="Xuning Wei12232" w:date="2026-10-20T13:10:00Z">
              <w:r>
                <w:rPr>
                  <w:rFonts w:ascii="Times New Roman" w:eastAsia="等线" w:hAnsi="Times New Roman" w:cs="Times New Roman" w:hint="eastAsia"/>
                  <w:sz w:val="18"/>
                  <w:szCs w:val="18"/>
                  <w:rPrChange w:id="6705" w:author="Xuning Wei12232" w:date="2026-10-24T11:11:00Z">
                    <w:rPr>
                      <w:rFonts w:hint="eastAsia"/>
                    </w:rPr>
                  </w:rPrChange>
                </w:rPr>
                <w:delText>≤</w:delText>
              </w:r>
              <w:r>
                <w:rPr>
                  <w:rFonts w:ascii="Times New Roman" w:eastAsia="等线" w:hAnsi="Times New Roman" w:cs="Times New Roman"/>
                  <w:sz w:val="18"/>
                  <w:szCs w:val="18"/>
                  <w:rPrChange w:id="6706" w:author="Xuning Wei12232" w:date="2026-10-24T11:11:00Z">
                    <w:rPr/>
                  </w:rPrChange>
                </w:rPr>
                <w:delText xml:space="preserve"> </w:delText>
              </w:r>
            </w:del>
            <w:del w:id="6707" w:author="Xuning Wei12232" w:date="2026-10-20T21:28:00Z">
              <w:r>
                <w:rPr>
                  <w:rFonts w:ascii="Times New Roman" w:eastAsia="等线" w:hAnsi="Times New Roman" w:cs="Times New Roman"/>
                  <w:sz w:val="18"/>
                  <w:szCs w:val="18"/>
                  <w:rPrChange w:id="6708" w:author="Xuning Wei12232" w:date="2026-10-24T11:11:00Z">
                    <w:rPr/>
                  </w:rPrChange>
                </w:rPr>
                <w:delText xml:space="preserve">Coupling time </w:delText>
              </w:r>
            </w:del>
            <w:del w:id="6709" w:author="Xuning Wei12232" w:date="2026-10-20T13:10:00Z">
              <w:r>
                <w:rPr>
                  <w:rFonts w:ascii="Times New Roman" w:eastAsia="等线" w:hAnsi="Times New Roman" w:cs="Times New Roman" w:hint="eastAsia"/>
                  <w:sz w:val="18"/>
                  <w:szCs w:val="18"/>
                  <w:rPrChange w:id="6710" w:author="Xuning Wei12232" w:date="2026-10-24T11:11:00Z">
                    <w:rPr>
                      <w:rFonts w:hint="eastAsia"/>
                    </w:rPr>
                  </w:rPrChange>
                </w:rPr>
                <w:delText>≤</w:delText>
              </w:r>
              <w:r>
                <w:rPr>
                  <w:rFonts w:ascii="Times New Roman" w:eastAsia="等线" w:hAnsi="Times New Roman" w:cs="Times New Roman"/>
                  <w:sz w:val="18"/>
                  <w:szCs w:val="18"/>
                  <w:rPrChange w:id="6711" w:author="Xuning Wei12232" w:date="2026-10-24T11:11:00Z">
                    <w:rPr/>
                  </w:rPrChange>
                </w:rPr>
                <w:delText xml:space="preserve"> </w:delText>
              </w:r>
            </w:del>
            <w:del w:id="6712" w:author="Xuning Wei12232" w:date="2026-10-20T21:28:00Z">
              <w:r>
                <w:rPr>
                  <w:rFonts w:ascii="Times New Roman" w:eastAsia="等线" w:hAnsi="Times New Roman" w:cs="Times New Roman"/>
                  <w:sz w:val="18"/>
                  <w:szCs w:val="18"/>
                  <w:rPrChange w:id="6713" w:author="Xuning Wei12232" w:date="2026-10-24T11:11:00Z">
                    <w:rPr/>
                  </w:rPrChange>
                </w:rPr>
                <w:delText>10 h)</w:delText>
              </w:r>
            </w:del>
            <w:r>
              <w:rPr>
                <w:rFonts w:ascii="Times New Roman" w:eastAsia="等线" w:hAnsi="Times New Roman" w:cs="Times New Roman"/>
                <w:sz w:val="18"/>
                <w:szCs w:val="18"/>
                <w:rPrChange w:id="6714" w:author="Xuning Wei12232" w:date="2026-10-24T11:11:00Z">
                  <w:rPr/>
                </w:rPrChange>
              </w:rPr>
              <w:t xml:space="preserve">. </w:t>
            </w:r>
            <w:del w:id="6715" w:author="Xuning Wei12232" w:date="2026-10-20T15:56:00Z">
              <w:r>
                <w:rPr>
                  <w:rFonts w:ascii="Times New Roman" w:eastAsia="等线" w:hAnsi="Times New Roman" w:cs="Times New Roman"/>
                  <w:sz w:val="18"/>
                  <w:szCs w:val="18"/>
                  <w:rPrChange w:id="6716" w:author="Xuning Wei12232" w:date="2026-10-24T11:11:00Z">
                    <w:rPr/>
                  </w:rPrChange>
                </w:rPr>
                <w:br/>
                <w:delText>3.</w:delText>
              </w:r>
            </w:del>
          </w:p>
          <w:p w14:paraId="6865203F" w14:textId="77777777" w:rsidR="007617DE" w:rsidRPr="007617DE" w:rsidRDefault="00AE300B" w:rsidP="007617DE">
            <w:pPr>
              <w:pStyle w:val="aff7"/>
              <w:widowControl w:val="0"/>
              <w:numPr>
                <w:ilvl w:val="0"/>
                <w:numId w:val="96"/>
              </w:numPr>
              <w:spacing w:beforeLines="50" w:before="120" w:afterLines="50" w:after="120"/>
              <w:jc w:val="both"/>
              <w:rPr>
                <w:rFonts w:ascii="Times New Roman" w:eastAsia="等线" w:hAnsi="Times New Roman" w:cs="Times New Roman"/>
                <w:sz w:val="18"/>
                <w:szCs w:val="18"/>
                <w:rPrChange w:id="6717" w:author="Xuning Wei12232" w:date="2026-10-24T11:11:00Z">
                  <w:rPr/>
                </w:rPrChange>
              </w:rPr>
              <w:pPrChange w:id="6718" w:author="Xuning Wei12232" w:date="2026-10-20T15:53:00Z">
                <w:pPr>
                  <w:widowControl w:val="0"/>
                  <w:spacing w:beforeLines="50" w:before="120" w:afterLines="50" w:after="120"/>
                  <w:contextualSpacing/>
                </w:pPr>
              </w:pPrChange>
            </w:pPr>
            <w:del w:id="6719" w:author="Xuning Wei12232" w:date="2026-10-20T15:56:00Z">
              <w:r>
                <w:rPr>
                  <w:rFonts w:ascii="Times New Roman" w:eastAsia="等线" w:hAnsi="Times New Roman" w:cs="Times New Roman"/>
                  <w:sz w:val="18"/>
                  <w:szCs w:val="18"/>
                  <w:rPrChange w:id="6720" w:author="Xuning Wei12232" w:date="2026-10-24T11:11:00Z">
                    <w:rPr/>
                  </w:rPrChange>
                </w:rPr>
                <w:lastRenderedPageBreak/>
                <w:delText xml:space="preserve"> </w:delText>
              </w:r>
            </w:del>
            <w:r>
              <w:rPr>
                <w:rFonts w:ascii="Times New Roman" w:eastAsia="等线" w:hAnsi="Times New Roman" w:cs="Times New Roman"/>
                <w:sz w:val="18"/>
                <w:szCs w:val="18"/>
                <w:rPrChange w:id="6721" w:author="Xuning Wei12232" w:date="2026-10-24T11:11:00Z">
                  <w:rPr/>
                </w:rPrChange>
              </w:rPr>
              <w:t xml:space="preserve">Stop stirring and turn off the nitrogen. Drain until there is no reaction mixture drip. </w:t>
            </w:r>
          </w:p>
          <w:p w14:paraId="0A93111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72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If resin adherence is found at other times during the reaction, rinse the reactor with 0.50~5.00 kg DMF each time.</w:t>
            </w:r>
          </w:p>
        </w:tc>
      </w:tr>
      <w:tr w:rsidR="007617DE" w14:paraId="64F2EBE3" w14:textId="77777777">
        <w:trPr>
          <w:trHeight w:val="20"/>
        </w:trPr>
        <w:tc>
          <w:tcPr>
            <w:tcW w:w="310" w:type="pct"/>
            <w:tcMar>
              <w:top w:w="57" w:type="dxa"/>
              <w:left w:w="85" w:type="dxa"/>
              <w:bottom w:w="57" w:type="dxa"/>
              <w:right w:w="85" w:type="dxa"/>
            </w:tcMar>
            <w:vAlign w:val="center"/>
          </w:tcPr>
          <w:p w14:paraId="6A13F2EE"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A5B890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44A5837A" w14:textId="77777777" w:rsidR="007617DE" w:rsidRDefault="00AE300B" w:rsidP="007617DE">
            <w:pPr>
              <w:pStyle w:val="aff7"/>
              <w:widowControl w:val="0"/>
              <w:numPr>
                <w:ilvl w:val="0"/>
                <w:numId w:val="97"/>
              </w:numPr>
              <w:spacing w:beforeLines="50" w:before="120" w:afterLines="50" w:after="120"/>
              <w:jc w:val="both"/>
              <w:rPr>
                <w:ins w:id="6723" w:author="Xuning Wei12232" w:date="2026-10-20T16:01:00Z"/>
                <w:rFonts w:ascii="Times New Roman" w:eastAsia="仿宋_GB2312" w:hAnsi="Times New Roman" w:cs="Times New Roman"/>
                <w:sz w:val="18"/>
                <w:szCs w:val="18"/>
              </w:rPr>
              <w:pPrChange w:id="6724" w:author="Xuning Wei12232" w:date="2026-10-20T16:00:00Z">
                <w:pPr>
                  <w:widowControl w:val="0"/>
                  <w:spacing w:beforeLines="50" w:before="120" w:afterLines="50" w:after="120"/>
                  <w:contextualSpacing/>
                </w:pPr>
              </w:pPrChange>
            </w:pPr>
            <w:del w:id="6725" w:author="Xuning Wei12232" w:date="2026-10-20T16:00: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6726" w:author="Xuning Wei12232" w:date="2026-10-24T11:11:00Z">
                  <w:rPr/>
                </w:rPrChange>
              </w:rPr>
              <w:t>Add</w:t>
            </w:r>
            <w:r>
              <w:rPr>
                <w:rFonts w:ascii="Times New Roman" w:eastAsia="仿宋_GB2312" w:hAnsi="Times New Roman" w:cs="Times New Roman"/>
                <w:sz w:val="18"/>
                <w:szCs w:val="18"/>
                <w:lang w:eastAsia="zh-CN"/>
                <w:rPrChange w:id="6727" w:author="Xuning Wei12232" w:date="2026-10-24T11:11:00Z">
                  <w:rPr>
                    <w:lang w:eastAsia="zh-CN"/>
                  </w:rPr>
                </w:rPrChange>
              </w:rPr>
              <w:t xml:space="preserve"> </w:t>
            </w:r>
            <w:ins w:id="6728" w:author="Xuning Wei12232" w:date="2026-10-23T19:54:00Z">
              <w:r>
                <w:rPr>
                  <w:rFonts w:ascii="Times New Roman" w:eastAsia="仿宋_GB2312" w:hAnsi="Times New Roman" w:cs="Times New Roman"/>
                  <w:color w:val="000000" w:themeColor="text1"/>
                  <w:sz w:val="18"/>
                  <w:szCs w:val="18"/>
                  <w:rPrChange w:id="6729" w:author="Xuning Wei12232" w:date="2026-10-24T11:11:00Z">
                    <w:rPr>
                      <w:rFonts w:ascii="Times New Roman" w:eastAsia="仿宋_GB2312" w:hAnsi="Times New Roman" w:cs="Times New Roman"/>
                      <w:color w:val="000000" w:themeColor="text1"/>
                      <w:sz w:val="18"/>
                      <w:szCs w:val="18"/>
                      <w:highlight w:val="lightGray"/>
                    </w:rPr>
                  </w:rPrChange>
                </w:rPr>
                <w:t>DM</w:t>
              </w:r>
              <w:r>
                <w:rPr>
                  <w:rFonts w:ascii="Times New Roman" w:eastAsia="仿宋_GB2312" w:hAnsi="Times New Roman" w:cs="Times New Roman"/>
                  <w:color w:val="000000" w:themeColor="text1"/>
                  <w:sz w:val="18"/>
                  <w:szCs w:val="18"/>
                  <w:rPrChange w:id="6730" w:author="Xuning Wei12232" w:date="2026-10-24T11:11:00Z">
                    <w:rPr>
                      <w:rFonts w:ascii="Times New Roman" w:eastAsia="仿宋_GB2312" w:hAnsi="Times New Roman" w:cs="Times New Roman"/>
                      <w:color w:val="000000" w:themeColor="text1"/>
                      <w:sz w:val="18"/>
                      <w:szCs w:val="18"/>
                      <w:highlight w:val="yellow"/>
                    </w:rPr>
                  </w:rPrChange>
                </w:rPr>
                <w:t>F (8.0 V, 7.58 kg/kg)</w:t>
              </w:r>
            </w:ins>
            <w:ins w:id="6731" w:author="Xuning Wei12232" w:date="2026-10-20T19:21:00Z">
              <w:r>
                <w:rPr>
                  <w:rFonts w:ascii="Times New Roman" w:eastAsia="仿宋_GB2312" w:hAnsi="Times New Roman" w:cs="Times New Roman"/>
                  <w:sz w:val="18"/>
                  <w:szCs w:val="18"/>
                </w:rPr>
                <w:t xml:space="preserve"> </w:t>
              </w:r>
            </w:ins>
            <w:del w:id="6732" w:author="Xuning Wei12232" w:date="2026-10-20T08:14:00Z">
              <w:r>
                <w:rPr>
                  <w:rFonts w:ascii="Times New Roman" w:eastAsia="仿宋_GB2312" w:hAnsi="Times New Roman" w:cs="Times New Roman"/>
                  <w:sz w:val="18"/>
                  <w:szCs w:val="18"/>
                  <w:lang w:eastAsia="zh-CN"/>
                  <w:rPrChange w:id="6733" w:author="Xuning Wei12232" w:date="2026-10-24T11:11:00Z">
                    <w:rPr>
                      <w:lang w:eastAsia="zh-CN"/>
                    </w:rPr>
                  </w:rPrChange>
                </w:rPr>
                <w:delText>8.0 V DMF (7.584 kg/kg)</w:delText>
              </w:r>
            </w:del>
            <w:del w:id="6734" w:author="Xuning Wei12232" w:date="2026-10-20T19:21:00Z">
              <w:r>
                <w:rPr>
                  <w:rFonts w:ascii="Times New Roman" w:eastAsia="仿宋_GB2312" w:hAnsi="Times New Roman" w:cs="Times New Roman"/>
                  <w:sz w:val="18"/>
                  <w:szCs w:val="18"/>
                  <w:rPrChange w:id="6735" w:author="Xuning Wei12232" w:date="2026-10-24T11:11:00Z">
                    <w:rPr/>
                  </w:rPrChange>
                </w:rPr>
                <w:delText xml:space="preserve"> </w:delText>
              </w:r>
            </w:del>
            <w:r>
              <w:rPr>
                <w:rFonts w:ascii="Times New Roman" w:eastAsia="仿宋_GB2312" w:hAnsi="Times New Roman" w:cs="Times New Roman"/>
                <w:sz w:val="18"/>
                <w:szCs w:val="18"/>
                <w:rPrChange w:id="6736" w:author="Xuning Wei12232" w:date="2026-10-24T11:11:00Z">
                  <w:rPr/>
                </w:rPrChange>
              </w:rPr>
              <w:t>into the activation tank (TJ4S-1213-Sy15</w:t>
            </w:r>
            <w:r>
              <w:rPr>
                <w:rFonts w:ascii="Times New Roman" w:eastAsia="仿宋_GB2312" w:hAnsi="Times New Roman" w:cs="Times New Roman"/>
                <w:sz w:val="18"/>
                <w:szCs w:val="18"/>
                <w:lang w:eastAsia="zh-CN"/>
                <w:rPrChange w:id="6737" w:author="Xuning Wei12232" w:date="2026-10-24T11:11:00Z">
                  <w:rPr>
                    <w:lang w:eastAsia="zh-CN"/>
                  </w:rPr>
                </w:rPrChange>
              </w:rPr>
              <w:t>-R01)</w:t>
            </w:r>
            <w:r>
              <w:rPr>
                <w:rFonts w:ascii="Times New Roman" w:eastAsia="仿宋_GB2312" w:hAnsi="Times New Roman" w:cs="Times New Roman"/>
                <w:sz w:val="18"/>
                <w:szCs w:val="18"/>
                <w:rPrChange w:id="6738" w:author="Xuning Wei12232" w:date="2026-10-24T11:11:00Z">
                  <w:rPr/>
                </w:rPrChange>
              </w:rPr>
              <w:t>. Circulate and clean the activating liquid transfer pipeline, solid charging port cleaning pipeline and liquid charging port</w:t>
            </w:r>
            <w:r>
              <w:rPr>
                <w:rFonts w:ascii="Times New Roman" w:eastAsia="仿宋_GB2312" w:hAnsi="Times New Roman" w:cs="Times New Roman"/>
                <w:color w:val="0000FF"/>
                <w:sz w:val="18"/>
                <w:szCs w:val="18"/>
                <w:rPrChange w:id="6739" w:author="Xuning Wei12232" w:date="2026-10-24T11:11:00Z">
                  <w:rPr>
                    <w:color w:val="0000FF"/>
                  </w:rPr>
                </w:rPrChange>
              </w:rPr>
              <w:t xml:space="preserve"> cleaning pipeline.</w:t>
            </w:r>
            <w:del w:id="6740" w:author="Xuning Wei12232" w:date="2026-10-20T16:01:00Z">
              <w:r>
                <w:rPr>
                  <w:rFonts w:ascii="Times New Roman" w:eastAsia="仿宋_GB2312" w:hAnsi="Times New Roman" w:cs="Times New Roman"/>
                  <w:sz w:val="18"/>
                  <w:szCs w:val="18"/>
                  <w:rPrChange w:id="6741" w:author="Xuning Wei12232" w:date="2026-10-24T11:11:00Z">
                    <w:rPr/>
                  </w:rPrChange>
                </w:rPr>
                <w:delText xml:space="preserve">. </w:delText>
              </w:r>
              <w:r>
                <w:rPr>
                  <w:rFonts w:ascii="Times New Roman" w:eastAsia="仿宋_GB2312" w:hAnsi="Times New Roman" w:cs="Times New Roman"/>
                  <w:sz w:val="18"/>
                  <w:szCs w:val="18"/>
                  <w:rPrChange w:id="6742" w:author="Xuning Wei12232" w:date="2026-10-24T11:11:00Z">
                    <w:rPr/>
                  </w:rPrChange>
                </w:rPr>
                <w:br/>
                <w:delText xml:space="preserve">2. </w:delText>
              </w:r>
            </w:del>
          </w:p>
          <w:p w14:paraId="1CB1AB4D" w14:textId="77777777" w:rsidR="007617DE" w:rsidRDefault="00AE300B" w:rsidP="007617DE">
            <w:pPr>
              <w:pStyle w:val="aff7"/>
              <w:widowControl w:val="0"/>
              <w:numPr>
                <w:ilvl w:val="0"/>
                <w:numId w:val="97"/>
              </w:numPr>
              <w:spacing w:beforeLines="50" w:before="120" w:afterLines="50" w:after="120"/>
              <w:jc w:val="both"/>
              <w:rPr>
                <w:ins w:id="6743" w:author="Xuning Wei12232" w:date="2026-10-20T16:01:00Z"/>
                <w:rFonts w:ascii="Times New Roman" w:eastAsia="仿宋_GB2312" w:hAnsi="Times New Roman" w:cs="Times New Roman"/>
                <w:sz w:val="18"/>
                <w:szCs w:val="18"/>
              </w:rPr>
              <w:pPrChange w:id="6744" w:author="Xuning Wei12232" w:date="2026-10-20T16:00:00Z">
                <w:pPr>
                  <w:widowControl w:val="0"/>
                  <w:spacing w:beforeLines="50" w:before="120" w:afterLines="50" w:after="120"/>
                  <w:contextualSpacing/>
                </w:pPr>
              </w:pPrChange>
            </w:pPr>
            <w:r>
              <w:rPr>
                <w:rFonts w:ascii="Times New Roman" w:eastAsia="仿宋_GB2312" w:hAnsi="Times New Roman" w:cs="Times New Roman"/>
                <w:sz w:val="18"/>
                <w:szCs w:val="18"/>
                <w:rPrChange w:id="6745" w:author="Xuning Wei12232" w:date="2026-10-24T11:11:00Z">
                  <w:rPr/>
                </w:rPrChange>
              </w:rPr>
              <w:t>After the liquid is filtered out of the synthesis reactor. Transfer the mixture in activation tank (TJ4S-1213-Sy15-R01) to synthesis reactor (TJ4S-1213-Sy15).</w:t>
            </w:r>
            <w:del w:id="6746" w:author="Xuning Wei12232" w:date="2026-10-20T16:01:00Z">
              <w:r>
                <w:rPr>
                  <w:rFonts w:ascii="Times New Roman" w:eastAsia="仿宋_GB2312" w:hAnsi="Times New Roman" w:cs="Times New Roman"/>
                  <w:sz w:val="18"/>
                  <w:szCs w:val="18"/>
                  <w:rPrChange w:id="6747" w:author="Xuning Wei12232" w:date="2026-10-24T11:11:00Z">
                    <w:rPr/>
                  </w:rPrChange>
                </w:rPr>
                <w:br/>
                <w:delText xml:space="preserve">3. </w:delText>
              </w:r>
            </w:del>
          </w:p>
          <w:p w14:paraId="6705637D" w14:textId="77777777" w:rsidR="007617DE" w:rsidRPr="007617DE" w:rsidRDefault="00AE300B" w:rsidP="007617DE">
            <w:pPr>
              <w:pStyle w:val="aff7"/>
              <w:widowControl w:val="0"/>
              <w:numPr>
                <w:ilvl w:val="0"/>
                <w:numId w:val="97"/>
              </w:numPr>
              <w:spacing w:beforeLines="50" w:before="120" w:afterLines="50" w:after="120"/>
              <w:jc w:val="both"/>
              <w:rPr>
                <w:rFonts w:ascii="Times New Roman" w:eastAsia="仿宋_GB2312" w:hAnsi="Times New Roman" w:cs="Times New Roman"/>
                <w:sz w:val="18"/>
                <w:szCs w:val="18"/>
                <w:rPrChange w:id="6748" w:author="Xuning Wei12232" w:date="2026-10-24T11:11:00Z">
                  <w:rPr/>
                </w:rPrChange>
              </w:rPr>
              <w:pPrChange w:id="6749" w:author="Xuning Wei12232" w:date="2026-10-20T16:00:00Z">
                <w:pPr>
                  <w:widowControl w:val="0"/>
                  <w:spacing w:beforeLines="50" w:before="120" w:afterLines="50" w:after="120"/>
                  <w:contextualSpacing/>
                </w:pPr>
              </w:pPrChange>
            </w:pPr>
            <w:r>
              <w:rPr>
                <w:rFonts w:ascii="Times New Roman" w:eastAsia="仿宋_GB2312" w:hAnsi="Times New Roman" w:cs="Times New Roman"/>
                <w:sz w:val="18"/>
                <w:szCs w:val="18"/>
                <w:rPrChange w:id="6750" w:author="Xuning Wei12232" w:date="2026-10-24T11:11:00Z">
                  <w:rPr/>
                </w:rPrChange>
              </w:rPr>
              <w:t>Bubble with nitrogen, after s</w:t>
            </w:r>
            <w:r>
              <w:rPr>
                <w:rFonts w:ascii="Times New Roman" w:eastAsia="仿宋_GB2312" w:hAnsi="Times New Roman" w:cs="Times New Roman"/>
                <w:color w:val="0000FF"/>
                <w:sz w:val="18"/>
                <w:szCs w:val="18"/>
                <w:rPrChange w:id="6751" w:author="Xuning Wei12232" w:date="2026-10-24T11:11:00Z">
                  <w:rPr>
                    <w:color w:val="0000FF"/>
                  </w:rPr>
                </w:rPrChange>
              </w:rPr>
              <w:t>tirring, turn off the nitrogen</w:t>
            </w:r>
            <w:r>
              <w:rPr>
                <w:rFonts w:ascii="Times New Roman" w:eastAsia="仿宋_GB2312" w:hAnsi="Times New Roman" w:cs="Times New Roman"/>
                <w:sz w:val="18"/>
                <w:szCs w:val="18"/>
                <w:rPrChange w:id="6752" w:author="Xuning Wei12232" w:date="2026-10-24T11:11:00Z">
                  <w:rPr/>
                </w:rPrChange>
              </w:rPr>
              <w:t>. Drain until there is no obvious drip</w:t>
            </w:r>
          </w:p>
          <w:p w14:paraId="54C6AD4B"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753"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3 times.</w:t>
            </w:r>
          </w:p>
        </w:tc>
      </w:tr>
      <w:tr w:rsidR="007617DE" w14:paraId="3F8C9542" w14:textId="77777777">
        <w:trPr>
          <w:trHeight w:val="20"/>
        </w:trPr>
        <w:tc>
          <w:tcPr>
            <w:tcW w:w="310" w:type="pct"/>
            <w:tcMar>
              <w:top w:w="57" w:type="dxa"/>
              <w:left w:w="85" w:type="dxa"/>
              <w:bottom w:w="57" w:type="dxa"/>
              <w:right w:w="85" w:type="dxa"/>
            </w:tcMar>
            <w:vAlign w:val="center"/>
          </w:tcPr>
          <w:p w14:paraId="565054E8"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62D6224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De-</w:t>
            </w:r>
            <w:proofErr w:type="spellStart"/>
            <w:r>
              <w:rPr>
                <w:rFonts w:ascii="Times New Roman" w:eastAsia="仿宋_GB2312" w:hAnsi="Times New Roman" w:cs="Times New Roman"/>
                <w:sz w:val="18"/>
                <w:szCs w:val="18"/>
                <w:lang w:eastAsia="zh-CN"/>
              </w:rPr>
              <w:t>Fmoc</w:t>
            </w:r>
            <w:proofErr w:type="spellEnd"/>
          </w:p>
        </w:tc>
        <w:tc>
          <w:tcPr>
            <w:tcW w:w="3909" w:type="pct"/>
            <w:tcMar>
              <w:top w:w="57" w:type="dxa"/>
              <w:left w:w="85" w:type="dxa"/>
              <w:bottom w:w="57" w:type="dxa"/>
              <w:right w:w="85" w:type="dxa"/>
            </w:tcMar>
            <w:vAlign w:val="center"/>
          </w:tcPr>
          <w:p w14:paraId="4BED90AD" w14:textId="77777777" w:rsidR="007617DE" w:rsidRDefault="00AE300B" w:rsidP="007617DE">
            <w:pPr>
              <w:pStyle w:val="aff7"/>
              <w:widowControl w:val="0"/>
              <w:numPr>
                <w:ilvl w:val="0"/>
                <w:numId w:val="98"/>
              </w:numPr>
              <w:spacing w:beforeLines="50" w:before="120" w:afterLines="50" w:after="120"/>
              <w:jc w:val="both"/>
              <w:rPr>
                <w:ins w:id="6754" w:author="Xuning Wei12232" w:date="2026-10-20T16:01:00Z"/>
                <w:rFonts w:ascii="Times New Roman" w:eastAsia="仿宋_GB2312" w:hAnsi="Times New Roman" w:cs="Times New Roman"/>
                <w:sz w:val="18"/>
                <w:szCs w:val="18"/>
              </w:rPr>
              <w:pPrChange w:id="6755" w:author="Xuning Wei12232" w:date="2026-10-20T16:01:00Z">
                <w:pPr>
                  <w:widowControl w:val="0"/>
                  <w:spacing w:beforeLines="50" w:before="120" w:afterLines="50" w:after="120"/>
                  <w:contextualSpacing/>
                </w:pPr>
              </w:pPrChange>
            </w:pPr>
            <w:del w:id="6756" w:author="Xuning Wei12232" w:date="2026-10-20T16:01: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6757" w:author="Xuning Wei12232" w:date="2026-10-24T11:11:00Z">
                  <w:rPr/>
                </w:rPrChange>
              </w:rPr>
              <w:t>Add</w:t>
            </w:r>
            <w:r>
              <w:rPr>
                <w:rFonts w:ascii="Times New Roman" w:eastAsia="仿宋_GB2312" w:hAnsi="Times New Roman" w:cs="Times New Roman"/>
                <w:sz w:val="18"/>
                <w:szCs w:val="18"/>
                <w:lang w:eastAsia="zh-CN"/>
                <w:rPrChange w:id="6758" w:author="Xuning Wei12232" w:date="2026-10-24T11:11:00Z">
                  <w:rPr>
                    <w:lang w:eastAsia="zh-CN"/>
                  </w:rPr>
                </w:rPrChange>
              </w:rPr>
              <w:t xml:space="preserve"> </w:t>
            </w:r>
            <w:del w:id="6759" w:author="Xuning Wei12232" w:date="2026-10-20T08:14:00Z">
              <w:r>
                <w:rPr>
                  <w:rFonts w:ascii="Times New Roman" w:eastAsia="仿宋_GB2312" w:hAnsi="Times New Roman" w:cs="Times New Roman"/>
                  <w:bCs w:val="0"/>
                  <w:sz w:val="18"/>
                  <w:szCs w:val="18"/>
                  <w:lang w:eastAsia="zh-CN"/>
                  <w:rPrChange w:id="6760" w:author="Xuning Wei12232" w:date="2026-10-24T11:11:00Z">
                    <w:rPr>
                      <w:lang w:eastAsia="zh-CN"/>
                    </w:rPr>
                  </w:rPrChange>
                </w:rPr>
                <w:delText>8.0 V 20 % piperidine in DMF (7.448 kg/kg)</w:delText>
              </w:r>
            </w:del>
            <w:ins w:id="6761" w:author="Xuning Wei12232" w:date="2026-10-20T08:14:00Z">
              <w:r>
                <w:rPr>
                  <w:rFonts w:ascii="Times New Roman" w:eastAsia="仿宋_GB2312" w:hAnsi="Times New Roman" w:cs="Times New Roman"/>
                  <w:bCs w:val="0"/>
                  <w:sz w:val="18"/>
                  <w:szCs w:val="18"/>
                  <w:lang w:eastAsia="zh-CN"/>
                  <w:rPrChange w:id="6762" w:author="Xuning Wei12232" w:date="2026-10-24T11:11:00Z">
                    <w:rPr>
                      <w:lang w:eastAsia="zh-CN"/>
                    </w:rPr>
                  </w:rPrChange>
                </w:rPr>
                <w:t xml:space="preserve">20 % </w:t>
              </w:r>
              <w:proofErr w:type="spellStart"/>
              <w:r>
                <w:rPr>
                  <w:rFonts w:ascii="Times New Roman" w:eastAsia="仿宋_GB2312" w:hAnsi="Times New Roman" w:cs="Times New Roman"/>
                  <w:bCs w:val="0"/>
                  <w:sz w:val="18"/>
                  <w:szCs w:val="18"/>
                  <w:lang w:eastAsia="zh-CN"/>
                  <w:rPrChange w:id="6763" w:author="Xuning Wei12232" w:date="2026-10-24T11:11:00Z">
                    <w:rPr>
                      <w:lang w:eastAsia="zh-CN"/>
                    </w:rPr>
                  </w:rPrChange>
                </w:rPr>
                <w:t>piperidine</w:t>
              </w:r>
              <w:proofErr w:type="spellEnd"/>
              <w:r>
                <w:rPr>
                  <w:rFonts w:ascii="Times New Roman" w:eastAsia="仿宋_GB2312" w:hAnsi="Times New Roman" w:cs="Times New Roman"/>
                  <w:bCs w:val="0"/>
                  <w:sz w:val="18"/>
                  <w:szCs w:val="18"/>
                  <w:lang w:eastAsia="zh-CN"/>
                  <w:rPrChange w:id="6764" w:author="Xuning Wei12232" w:date="2026-10-24T11:11:00Z">
                    <w:rPr>
                      <w:lang w:eastAsia="zh-CN"/>
                    </w:rPr>
                  </w:rPrChange>
                </w:rPr>
                <w:t xml:space="preserve"> in </w:t>
              </w:r>
            </w:ins>
            <w:ins w:id="6765" w:author="Xuning Wei12232" w:date="2026-10-20T20:01:00Z">
              <w:r>
                <w:rPr>
                  <w:rFonts w:ascii="Times New Roman" w:eastAsia="仿宋_GB2312" w:hAnsi="Times New Roman" w:cs="Times New Roman"/>
                  <w:bCs w:val="0"/>
                  <w:sz w:val="18"/>
                  <w:szCs w:val="18"/>
                  <w:lang w:eastAsia="zh-CN"/>
                  <w:rPrChange w:id="6766" w:author="Xuning Wei12232" w:date="2026-10-24T11:11:00Z">
                    <w:rPr>
                      <w:rFonts w:ascii="Times New Roman" w:eastAsia="仿宋_GB2312" w:hAnsi="Times New Roman" w:cs="Times New Roman"/>
                      <w:bCs w:val="0"/>
                      <w:sz w:val="18"/>
                      <w:szCs w:val="18"/>
                      <w:highlight w:val="lightGray"/>
                      <w:lang w:eastAsia="zh-CN"/>
                    </w:rPr>
                  </w:rPrChange>
                </w:rPr>
                <w:t>DMF (8.0 V, 7.45 kg/kg)</w:t>
              </w:r>
            </w:ins>
            <w:r>
              <w:rPr>
                <w:rFonts w:ascii="Times New Roman" w:eastAsia="仿宋_GB2312" w:hAnsi="Times New Roman" w:cs="Times New Roman"/>
                <w:bCs w:val="0"/>
                <w:sz w:val="18"/>
                <w:szCs w:val="18"/>
                <w:lang w:eastAsia="zh-CN"/>
                <w:rPrChange w:id="6767" w:author="Xuning Wei12232" w:date="2026-10-24T11:11:00Z">
                  <w:rPr>
                    <w:lang w:eastAsia="zh-CN"/>
                  </w:rPr>
                </w:rPrChange>
              </w:rPr>
              <w:t xml:space="preserve"> </w:t>
            </w:r>
            <w:r>
              <w:rPr>
                <w:rFonts w:ascii="Times New Roman" w:eastAsia="仿宋_GB2312" w:hAnsi="Times New Roman" w:cs="Times New Roman"/>
                <w:sz w:val="18"/>
                <w:szCs w:val="18"/>
                <w:rPrChange w:id="6768" w:author="Xuning Wei12232" w:date="2026-10-24T11:11:00Z">
                  <w:rPr/>
                </w:rPrChange>
              </w:rPr>
              <w:t xml:space="preserve">into TJ4S-1213-Sy15. </w:t>
            </w:r>
            <w:del w:id="6769" w:author="Xuning Wei12232" w:date="2026-10-20T16:01:00Z">
              <w:r>
                <w:rPr>
                  <w:rFonts w:ascii="Times New Roman" w:eastAsia="仿宋_GB2312" w:hAnsi="Times New Roman" w:cs="Times New Roman"/>
                  <w:sz w:val="18"/>
                  <w:szCs w:val="18"/>
                  <w:rPrChange w:id="6770" w:author="Xuning Wei12232" w:date="2026-10-24T11:11:00Z">
                    <w:rPr/>
                  </w:rPrChange>
                </w:rPr>
                <w:br/>
                <w:delText xml:space="preserve">2. </w:delText>
              </w:r>
            </w:del>
          </w:p>
          <w:p w14:paraId="73D40DFE" w14:textId="77777777" w:rsidR="007617DE" w:rsidRDefault="00AE300B" w:rsidP="007617DE">
            <w:pPr>
              <w:pStyle w:val="aff7"/>
              <w:widowControl w:val="0"/>
              <w:numPr>
                <w:ilvl w:val="0"/>
                <w:numId w:val="98"/>
              </w:numPr>
              <w:spacing w:beforeLines="50" w:before="120" w:afterLines="50" w:after="120"/>
              <w:jc w:val="both"/>
              <w:rPr>
                <w:ins w:id="6771" w:author="Xuning Wei12232" w:date="2026-10-20T16:01:00Z"/>
                <w:rFonts w:ascii="Times New Roman" w:eastAsia="仿宋_GB2312" w:hAnsi="Times New Roman" w:cs="Times New Roman"/>
                <w:sz w:val="18"/>
                <w:szCs w:val="18"/>
              </w:rPr>
              <w:pPrChange w:id="6772" w:author="Xuning Wei12232" w:date="2026-10-20T16:01:00Z">
                <w:pPr>
                  <w:widowControl w:val="0"/>
                  <w:spacing w:beforeLines="50" w:before="120" w:afterLines="50" w:after="120"/>
                  <w:contextualSpacing/>
                </w:pPr>
              </w:pPrChange>
            </w:pPr>
            <w:r>
              <w:rPr>
                <w:rFonts w:ascii="Times New Roman" w:eastAsia="仿宋_GB2312" w:hAnsi="Times New Roman" w:cs="Times New Roman"/>
                <w:sz w:val="18"/>
                <w:szCs w:val="18"/>
                <w:rPrChange w:id="6773" w:author="Xuning Wei12232" w:date="2026-10-24T11:11:00Z">
                  <w:rPr/>
                </w:rPrChange>
              </w:rPr>
              <w:t xml:space="preserve">Bubble with nitrogen for 5 ± 2 min, then start the </w:t>
            </w:r>
            <w:r>
              <w:rPr>
                <w:rFonts w:ascii="Times New Roman" w:eastAsia="仿宋_GB2312" w:hAnsi="Times New Roman" w:cs="Times New Roman"/>
                <w:color w:val="0000FF"/>
                <w:sz w:val="18"/>
                <w:szCs w:val="18"/>
                <w:rPrChange w:id="6774" w:author="Xuning Wei12232" w:date="2026-10-24T11:11:00Z">
                  <w:rPr>
                    <w:color w:val="0000FF"/>
                  </w:rPr>
                </w:rPrChange>
              </w:rPr>
              <w:t>agitator</w:t>
            </w:r>
            <w:r>
              <w:rPr>
                <w:rFonts w:ascii="Times New Roman" w:eastAsia="仿宋_GB2312" w:hAnsi="Times New Roman" w:cs="Times New Roman"/>
                <w:sz w:val="18"/>
                <w:szCs w:val="18"/>
                <w:rPrChange w:id="6775" w:author="Xuning Wei12232" w:date="2026-10-24T11:11:00Z">
                  <w:rPr/>
                </w:rPrChange>
              </w:rPr>
              <w:t>.</w:t>
            </w:r>
            <w:del w:id="6776" w:author="Xuning Wei12232" w:date="2026-10-20T16:01:00Z">
              <w:r>
                <w:rPr>
                  <w:rFonts w:ascii="Times New Roman" w:eastAsia="仿宋_GB2312" w:hAnsi="Times New Roman" w:cs="Times New Roman"/>
                  <w:sz w:val="18"/>
                  <w:szCs w:val="18"/>
                  <w:rPrChange w:id="6777" w:author="Xuning Wei12232" w:date="2026-10-24T11:11:00Z">
                    <w:rPr/>
                  </w:rPrChange>
                </w:rPr>
                <w:br/>
                <w:delText xml:space="preserve">3. </w:delText>
              </w:r>
            </w:del>
          </w:p>
          <w:p w14:paraId="2929BE9D" w14:textId="77777777" w:rsidR="007617DE" w:rsidRDefault="00AE300B" w:rsidP="007617DE">
            <w:pPr>
              <w:pStyle w:val="aff7"/>
              <w:widowControl w:val="0"/>
              <w:numPr>
                <w:ilvl w:val="0"/>
                <w:numId w:val="98"/>
              </w:numPr>
              <w:spacing w:beforeLines="50" w:before="120" w:afterLines="50" w:after="120"/>
              <w:jc w:val="both"/>
              <w:rPr>
                <w:ins w:id="6778" w:author="Xuning Wei12232" w:date="2026-10-20T16:01:00Z"/>
                <w:rFonts w:ascii="Times New Roman" w:eastAsia="仿宋_GB2312" w:hAnsi="Times New Roman" w:cs="Times New Roman"/>
                <w:sz w:val="18"/>
                <w:szCs w:val="18"/>
              </w:rPr>
              <w:pPrChange w:id="6779" w:author="Xuning Wei12232" w:date="2026-10-20T16:01: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6780" w:author="Xuning Wei12232" w:date="2026-10-24T11:11:00Z">
                  <w:rPr>
                    <w:lang w:eastAsia="zh-CN"/>
                  </w:rPr>
                </w:rPrChange>
              </w:rPr>
              <w:t>A</w:t>
            </w:r>
            <w:r>
              <w:rPr>
                <w:rFonts w:ascii="Times New Roman" w:eastAsia="仿宋_GB2312" w:hAnsi="Times New Roman" w:cs="Times New Roman"/>
                <w:sz w:val="18"/>
                <w:szCs w:val="18"/>
                <w:rPrChange w:id="6781" w:author="Xuning Wei12232" w:date="2026-10-24T11:11:00Z">
                  <w:rPr/>
                </w:rPrChange>
              </w:rPr>
              <w:t xml:space="preserve">djust to </w:t>
            </w:r>
            <w:ins w:id="6782" w:author="Xuning Wei12232" w:date="2026-10-20T20:04:00Z">
              <w:r>
                <w:rPr>
                  <w:rFonts w:ascii="Times New Roman" w:eastAsia="仿宋_GB2312" w:hAnsi="Times New Roman" w:cs="Times New Roman"/>
                  <w:color w:val="FF0000"/>
                  <w:sz w:val="18"/>
                  <w:szCs w:val="18"/>
                </w:rPr>
                <w:t xml:space="preserve">25.0 ± 5.0 °C (target: </w:t>
              </w:r>
            </w:ins>
            <w:ins w:id="6783" w:author="Xuning Wei12232" w:date="2026-10-20T21:36:00Z">
              <w:r>
                <w:rPr>
                  <w:rFonts w:ascii="Times New Roman" w:eastAsia="仿宋_GB2312" w:hAnsi="Times New Roman" w:cs="Times New Roman"/>
                  <w:color w:val="FF0000"/>
                  <w:sz w:val="18"/>
                  <w:szCs w:val="18"/>
                </w:rPr>
                <w:t>25.0 °C</w:t>
              </w:r>
            </w:ins>
            <w:ins w:id="6784" w:author="Xuning Wei12232" w:date="2026-10-20T20:04:00Z">
              <w:r>
                <w:rPr>
                  <w:rFonts w:ascii="Times New Roman" w:eastAsia="仿宋_GB2312" w:hAnsi="Times New Roman" w:cs="Times New Roman"/>
                  <w:color w:val="FF0000"/>
                  <w:sz w:val="18"/>
                  <w:szCs w:val="18"/>
                </w:rPr>
                <w:t>)</w:t>
              </w:r>
            </w:ins>
            <w:ins w:id="6785" w:author="Xuning Wei12232" w:date="2026-10-22T10:27:00Z">
              <w:r>
                <w:rPr>
                  <w:rFonts w:ascii="Times New Roman" w:eastAsia="仿宋_GB2312" w:hAnsi="Times New Roman" w:cs="Times New Roman"/>
                  <w:color w:val="FF0000"/>
                  <w:sz w:val="18"/>
                  <w:szCs w:val="18"/>
                </w:rPr>
                <w:t xml:space="preserve">, </w:t>
              </w:r>
            </w:ins>
            <w:del w:id="6786" w:author="Xuning Wei12232" w:date="2026-10-20T14:33:00Z">
              <w:r>
                <w:rPr>
                  <w:rFonts w:ascii="Times New Roman" w:eastAsia="仿宋_GB2312" w:hAnsi="Times New Roman" w:cs="Times New Roman"/>
                  <w:sz w:val="18"/>
                  <w:szCs w:val="18"/>
                  <w:rPrChange w:id="6787" w:author="Xuning Wei12232" w:date="2026-10-24T11:11:00Z">
                    <w:rPr/>
                  </w:rPrChange>
                </w:rPr>
                <w:delText>25 ± 5 °C</w:delText>
              </w:r>
            </w:del>
            <w:del w:id="6788" w:author="Xuning Wei12232" w:date="2026-10-20T20:04:00Z">
              <w:r>
                <w:rPr>
                  <w:rFonts w:ascii="Times New Roman" w:eastAsia="仿宋_GB2312" w:hAnsi="Times New Roman" w:cs="Times New Roman"/>
                  <w:sz w:val="18"/>
                  <w:szCs w:val="18"/>
                  <w:rPrChange w:id="6789" w:author="Xuning Wei12232" w:date="2026-10-24T11:11:00Z">
                    <w:rPr/>
                  </w:rPrChange>
                </w:rPr>
                <w:delText xml:space="preserve"> (target: 25 °C) </w:delText>
              </w:r>
            </w:del>
            <w:r>
              <w:rPr>
                <w:rFonts w:ascii="Times New Roman" w:eastAsia="仿宋_GB2312" w:hAnsi="Times New Roman" w:cs="Times New Roman"/>
                <w:sz w:val="18"/>
                <w:szCs w:val="18"/>
                <w:rPrChange w:id="6790" w:author="Xuning Wei12232" w:date="2026-10-24T11:11:00Z">
                  <w:rPr/>
                </w:rPrChange>
              </w:rPr>
              <w:t xml:space="preserve">and stir for </w:t>
            </w:r>
            <w:ins w:id="6791" w:author="Xuning Wei12232" w:date="2026-10-22T10:27:00Z">
              <w:r>
                <w:rPr>
                  <w:rFonts w:ascii="Times New Roman" w:eastAsia="仿宋_GB2312" w:hAnsi="Times New Roman" w:cs="Times New Roman"/>
                  <w:color w:val="000000" w:themeColor="text1"/>
                  <w:sz w:val="18"/>
                  <w:szCs w:val="18"/>
                  <w:rPrChange w:id="6792" w:author="Xuning Wei12232" w:date="2026-10-24T11:11:00Z">
                    <w:rPr>
                      <w:rFonts w:ascii="Times New Roman" w:eastAsia="仿宋_GB2312" w:hAnsi="Times New Roman" w:cs="Times New Roman"/>
                      <w:color w:val="000000" w:themeColor="text1"/>
                      <w:sz w:val="18"/>
                      <w:szCs w:val="18"/>
                      <w:highlight w:val="lightGray"/>
                    </w:rPr>
                  </w:rPrChange>
                </w:rPr>
                <w:t>110 -150 min</w:t>
              </w:r>
            </w:ins>
            <w:del w:id="6793" w:author="Xuning Wei12232" w:date="2026-10-22T10:27:00Z">
              <w:r>
                <w:rPr>
                  <w:rFonts w:ascii="Times New Roman" w:eastAsia="仿宋_GB2312" w:hAnsi="Times New Roman" w:cs="Times New Roman"/>
                  <w:sz w:val="18"/>
                  <w:szCs w:val="18"/>
                  <w:rPrChange w:id="6794" w:author="Xuning Wei12232" w:date="2026-10-24T11:11:00Z">
                    <w:rPr/>
                  </w:rPrChange>
                </w:rPr>
                <w:delText>2 h ± 15 min</w:delText>
              </w:r>
            </w:del>
            <w:r>
              <w:rPr>
                <w:rFonts w:ascii="Times New Roman" w:eastAsia="仿宋_GB2312" w:hAnsi="Times New Roman" w:cs="Times New Roman"/>
                <w:sz w:val="18"/>
                <w:szCs w:val="18"/>
                <w:rPrChange w:id="6795" w:author="Xuning Wei12232" w:date="2026-10-24T11:11:00Z">
                  <w:rPr/>
                </w:rPrChange>
              </w:rPr>
              <w:t xml:space="preserve"> (target: 2 h) at </w:t>
            </w:r>
            <w:del w:id="6796" w:author="Xuning Wei12232" w:date="2026-10-20T14:33:00Z">
              <w:r>
                <w:rPr>
                  <w:rFonts w:ascii="Times New Roman" w:eastAsia="仿宋_GB2312" w:hAnsi="Times New Roman" w:cs="Times New Roman"/>
                  <w:sz w:val="18"/>
                  <w:szCs w:val="18"/>
                  <w:rPrChange w:id="6797" w:author="Xuning Wei12232" w:date="2026-10-24T11:11:00Z">
                    <w:rPr/>
                  </w:rPrChange>
                </w:rPr>
                <w:delText>25 ± 5 °C</w:delText>
              </w:r>
            </w:del>
            <w:ins w:id="6798" w:author="Xuning Wei12232" w:date="2026-10-20T14:33:00Z">
              <w:r>
                <w:rPr>
                  <w:rFonts w:ascii="Times New Roman" w:eastAsia="仿宋_GB2312" w:hAnsi="Times New Roman" w:cs="Times New Roman"/>
                  <w:sz w:val="18"/>
                  <w:szCs w:val="18"/>
                  <w:rPrChange w:id="6799" w:author="Xuning Wei12232" w:date="2026-10-24T11:11:00Z">
                    <w:rPr/>
                  </w:rPrChange>
                </w:rPr>
                <w:t>25.0 ± 5.0 °C</w:t>
              </w:r>
            </w:ins>
            <w:r>
              <w:rPr>
                <w:rFonts w:ascii="Times New Roman" w:eastAsia="仿宋_GB2312" w:hAnsi="Times New Roman" w:cs="Times New Roman"/>
                <w:sz w:val="18"/>
                <w:szCs w:val="18"/>
                <w:rPrChange w:id="6800" w:author="Xuning Wei12232" w:date="2026-10-24T11:11:00Z">
                  <w:rPr/>
                </w:rPrChange>
              </w:rPr>
              <w:t xml:space="preserve"> (target: </w:t>
            </w:r>
            <w:del w:id="6801" w:author="Xuning Wei12232" w:date="2026-10-20T21:36:00Z">
              <w:r>
                <w:rPr>
                  <w:rFonts w:ascii="Times New Roman" w:eastAsia="仿宋_GB2312" w:hAnsi="Times New Roman" w:cs="Times New Roman"/>
                  <w:sz w:val="18"/>
                  <w:szCs w:val="18"/>
                  <w:rPrChange w:id="6802" w:author="Xuning Wei12232" w:date="2026-10-24T11:11:00Z">
                    <w:rPr/>
                  </w:rPrChange>
                </w:rPr>
                <w:delText>25 °C</w:delText>
              </w:r>
            </w:del>
            <w:ins w:id="6803" w:author="Xuning Wei12232" w:date="2026-10-20T21:36:00Z">
              <w:r>
                <w:rPr>
                  <w:rFonts w:ascii="Times New Roman" w:eastAsia="仿宋_GB2312" w:hAnsi="Times New Roman" w:cs="Times New Roman"/>
                  <w:sz w:val="18"/>
                  <w:szCs w:val="18"/>
                </w:rPr>
                <w:t>25.0 °C</w:t>
              </w:r>
            </w:ins>
            <w:r>
              <w:rPr>
                <w:rFonts w:ascii="Times New Roman" w:eastAsia="仿宋_GB2312" w:hAnsi="Times New Roman" w:cs="Times New Roman"/>
                <w:sz w:val="18"/>
                <w:szCs w:val="18"/>
                <w:rPrChange w:id="6804" w:author="Xuning Wei12232" w:date="2026-10-24T11:11:00Z">
                  <w:rPr/>
                </w:rPrChange>
              </w:rPr>
              <w:t>).</w:t>
            </w:r>
            <w:del w:id="6805" w:author="Xuning Wei12232" w:date="2026-10-20T16:01:00Z">
              <w:r>
                <w:rPr>
                  <w:rFonts w:ascii="Times New Roman" w:eastAsia="仿宋_GB2312" w:hAnsi="Times New Roman" w:cs="Times New Roman"/>
                  <w:sz w:val="18"/>
                  <w:szCs w:val="18"/>
                  <w:rPrChange w:id="6806" w:author="Xuning Wei12232" w:date="2026-10-24T11:11:00Z">
                    <w:rPr/>
                  </w:rPrChange>
                </w:rPr>
                <w:br/>
                <w:delText xml:space="preserve">4. </w:delText>
              </w:r>
            </w:del>
          </w:p>
          <w:p w14:paraId="418251E5" w14:textId="77777777" w:rsidR="007617DE" w:rsidRPr="007617DE" w:rsidRDefault="00AE300B" w:rsidP="007617DE">
            <w:pPr>
              <w:pStyle w:val="aff7"/>
              <w:widowControl w:val="0"/>
              <w:numPr>
                <w:ilvl w:val="0"/>
                <w:numId w:val="98"/>
              </w:numPr>
              <w:spacing w:beforeLines="50" w:before="120" w:afterLines="50" w:after="120"/>
              <w:jc w:val="both"/>
              <w:rPr>
                <w:rFonts w:ascii="Times New Roman" w:eastAsia="仿宋_GB2312" w:hAnsi="Times New Roman" w:cs="Times New Roman"/>
                <w:sz w:val="18"/>
                <w:szCs w:val="18"/>
                <w:rPrChange w:id="6807" w:author="Xuning Wei12232" w:date="2026-10-24T11:11:00Z">
                  <w:rPr/>
                </w:rPrChange>
              </w:rPr>
              <w:pPrChange w:id="6808" w:author="Xuning Wei12232" w:date="2026-10-20T16:01:00Z">
                <w:pPr>
                  <w:widowControl w:val="0"/>
                  <w:spacing w:beforeLines="50" w:before="120" w:afterLines="50" w:after="120"/>
                  <w:contextualSpacing/>
                </w:pPr>
              </w:pPrChange>
            </w:pPr>
            <w:r>
              <w:rPr>
                <w:rFonts w:ascii="Times New Roman" w:eastAsia="仿宋_GB2312" w:hAnsi="Times New Roman" w:cs="Times New Roman"/>
                <w:sz w:val="18"/>
                <w:szCs w:val="18"/>
                <w:rPrChange w:id="6809" w:author="Xuning Wei12232" w:date="2026-10-24T11:11:00Z">
                  <w:rPr/>
                </w:rPrChange>
              </w:rPr>
              <w:t xml:space="preserve">Stop stirring, turn off the nitrogen. Drain until there is no obvious drip. </w:t>
            </w:r>
          </w:p>
        </w:tc>
      </w:tr>
      <w:tr w:rsidR="007617DE" w14:paraId="5317EAEF" w14:textId="77777777">
        <w:trPr>
          <w:trHeight w:val="20"/>
        </w:trPr>
        <w:tc>
          <w:tcPr>
            <w:tcW w:w="310" w:type="pct"/>
            <w:tcMar>
              <w:top w:w="57" w:type="dxa"/>
              <w:left w:w="85" w:type="dxa"/>
              <w:bottom w:w="57" w:type="dxa"/>
              <w:right w:w="85" w:type="dxa"/>
            </w:tcMar>
            <w:vAlign w:val="center"/>
          </w:tcPr>
          <w:p w14:paraId="0F46E15E"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2D40853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1F42DC42" w14:textId="77777777" w:rsidR="007617DE" w:rsidRDefault="00AE300B" w:rsidP="007617DE">
            <w:pPr>
              <w:pStyle w:val="aff7"/>
              <w:widowControl w:val="0"/>
              <w:numPr>
                <w:ilvl w:val="0"/>
                <w:numId w:val="99"/>
              </w:numPr>
              <w:spacing w:beforeLines="50" w:before="120" w:afterLines="50" w:after="120"/>
              <w:jc w:val="both"/>
              <w:rPr>
                <w:ins w:id="6810" w:author="Xuning Wei12232" w:date="2026-10-20T16:02:00Z"/>
                <w:rFonts w:ascii="Times New Roman" w:eastAsia="仿宋_GB2312" w:hAnsi="Times New Roman" w:cs="Times New Roman"/>
                <w:sz w:val="18"/>
                <w:szCs w:val="18"/>
              </w:rPr>
              <w:pPrChange w:id="6811" w:author="Xuning Wei12232" w:date="2026-10-20T16:02:00Z">
                <w:pPr>
                  <w:widowControl w:val="0"/>
                  <w:spacing w:beforeLines="50" w:before="120" w:afterLines="50" w:after="120"/>
                  <w:contextualSpacing/>
                </w:pPr>
              </w:pPrChange>
            </w:pPr>
            <w:del w:id="6812" w:author="Xuning Wei12232" w:date="2026-10-20T16:02:00Z">
              <w:r>
                <w:rPr>
                  <w:rFonts w:ascii="Times New Roman" w:eastAsia="仿宋_GB2312" w:hAnsi="Times New Roman" w:cs="Times New Roman"/>
                  <w:sz w:val="18"/>
                  <w:szCs w:val="18"/>
                </w:rPr>
                <w:delText>1.</w:delText>
              </w:r>
              <w:r>
                <w:rPr>
                  <w:rFonts w:ascii="Times New Roman" w:eastAsia="仿宋_GB2312" w:hAnsi="Times New Roman" w:cs="Times New Roman"/>
                  <w:sz w:val="18"/>
                  <w:szCs w:val="18"/>
                  <w:rPrChange w:id="6813" w:author="Xuning Wei12232" w:date="2026-10-24T11:11:00Z">
                    <w:rPr/>
                  </w:rPrChange>
                </w:rPr>
                <w:delText xml:space="preserve"> </w:delText>
              </w:r>
            </w:del>
            <w:r>
              <w:rPr>
                <w:rFonts w:ascii="Times New Roman" w:eastAsia="仿宋_GB2312" w:hAnsi="Times New Roman" w:cs="Times New Roman"/>
                <w:sz w:val="18"/>
                <w:szCs w:val="18"/>
                <w:rPrChange w:id="6814" w:author="Xuning Wei12232" w:date="2026-10-24T11:11:00Z">
                  <w:rPr/>
                </w:rPrChange>
              </w:rPr>
              <w:t>Adjust the jacket of synthesis reactor TJ4S-1213-Sy15 to 20</w:t>
            </w:r>
            <w:r>
              <w:rPr>
                <w:rFonts w:ascii="Times New Roman" w:eastAsia="仿宋_GB2312" w:hAnsi="Times New Roman" w:cs="Times New Roman" w:hint="eastAsia"/>
                <w:sz w:val="18"/>
                <w:szCs w:val="18"/>
                <w:rPrChange w:id="6815" w:author="Xuning Wei12232" w:date="2026-10-24T11:11:00Z">
                  <w:rPr>
                    <w:rFonts w:hint="eastAsia"/>
                  </w:rPr>
                </w:rPrChange>
              </w:rPr>
              <w:t>±</w:t>
            </w:r>
            <w:r>
              <w:rPr>
                <w:rFonts w:ascii="Times New Roman" w:eastAsia="仿宋_GB2312" w:hAnsi="Times New Roman" w:cs="Times New Roman"/>
                <w:sz w:val="18"/>
                <w:szCs w:val="18"/>
                <w:rPrChange w:id="6816" w:author="Xuning Wei12232" w:date="2026-10-24T11:11:00Z">
                  <w:rPr/>
                </w:rPrChange>
              </w:rPr>
              <w:t>5 °C (</w:t>
            </w:r>
            <w:del w:id="6817" w:author="Xuning Wei12232" w:date="2026-10-24T10:48:00Z">
              <w:r>
                <w:rPr>
                  <w:rFonts w:ascii="Times New Roman" w:eastAsia="仿宋_GB2312" w:hAnsi="Times New Roman" w:cs="Times New Roman"/>
                  <w:sz w:val="18"/>
                  <w:szCs w:val="18"/>
                  <w:rPrChange w:id="6818" w:author="Xuning Wei12232" w:date="2026-10-24T11:11:00Z">
                    <w:rPr/>
                  </w:rPrChange>
                </w:rPr>
                <w:delText>target: 20 °C</w:delText>
              </w:r>
            </w:del>
            <w:ins w:id="6819" w:author="Xuning Wei12232" w:date="2026-10-24T10:48:00Z">
              <w:r>
                <w:rPr>
                  <w:rFonts w:ascii="Times New Roman" w:eastAsia="仿宋_GB2312" w:hAnsi="Times New Roman" w:cs="Times New Roman"/>
                  <w:sz w:val="18"/>
                  <w:szCs w:val="18"/>
                </w:rPr>
                <w:t>target: 20.0 °C</w:t>
              </w:r>
            </w:ins>
            <w:r>
              <w:rPr>
                <w:rFonts w:ascii="Times New Roman" w:eastAsia="仿宋_GB2312" w:hAnsi="Times New Roman" w:cs="Times New Roman"/>
                <w:sz w:val="18"/>
                <w:szCs w:val="18"/>
                <w:rPrChange w:id="6820" w:author="Xuning Wei12232" w:date="2026-10-24T11:11:00Z">
                  <w:rPr/>
                </w:rPrChange>
              </w:rPr>
              <w:t>).</w:t>
            </w:r>
            <w:del w:id="6821" w:author="Xuning Wei12232" w:date="2026-10-20T16:02:00Z">
              <w:r>
                <w:rPr>
                  <w:rFonts w:ascii="Times New Roman" w:eastAsia="仿宋_GB2312" w:hAnsi="Times New Roman" w:cs="Times New Roman"/>
                  <w:sz w:val="18"/>
                  <w:szCs w:val="18"/>
                  <w:rPrChange w:id="6822" w:author="Xuning Wei12232" w:date="2026-10-24T11:11:00Z">
                    <w:rPr/>
                  </w:rPrChange>
                </w:rPr>
                <w:br/>
                <w:delText xml:space="preserve">2. </w:delText>
              </w:r>
            </w:del>
          </w:p>
          <w:p w14:paraId="63088493" w14:textId="77777777" w:rsidR="007617DE" w:rsidRDefault="00AE300B" w:rsidP="007617DE">
            <w:pPr>
              <w:pStyle w:val="aff7"/>
              <w:widowControl w:val="0"/>
              <w:numPr>
                <w:ilvl w:val="0"/>
                <w:numId w:val="99"/>
              </w:numPr>
              <w:spacing w:beforeLines="50" w:before="120" w:afterLines="50" w:after="120"/>
              <w:jc w:val="both"/>
              <w:rPr>
                <w:ins w:id="6823" w:author="Xuning Wei12232" w:date="2026-10-20T16:02:00Z"/>
                <w:rFonts w:ascii="Times New Roman" w:eastAsia="仿宋_GB2312" w:hAnsi="Times New Roman" w:cs="Times New Roman"/>
                <w:sz w:val="18"/>
                <w:szCs w:val="18"/>
              </w:rPr>
              <w:pPrChange w:id="6824" w:author="Xuning Wei12232" w:date="2026-10-20T16:02:00Z">
                <w:pPr>
                  <w:widowControl w:val="0"/>
                  <w:spacing w:beforeLines="50" w:before="120" w:afterLines="50" w:after="120"/>
                  <w:contextualSpacing/>
                </w:pPr>
              </w:pPrChange>
            </w:pPr>
            <w:r>
              <w:rPr>
                <w:rFonts w:ascii="Times New Roman" w:eastAsia="仿宋_GB2312" w:hAnsi="Times New Roman" w:cs="Times New Roman"/>
                <w:sz w:val="18"/>
                <w:szCs w:val="18"/>
                <w:rPrChange w:id="6825" w:author="Xuning Wei12232" w:date="2026-10-24T11:11:00Z">
                  <w:rPr/>
                </w:rPrChange>
              </w:rPr>
              <w:t>Add</w:t>
            </w:r>
            <w:r>
              <w:rPr>
                <w:rFonts w:ascii="Times New Roman" w:eastAsia="仿宋_GB2312" w:hAnsi="Times New Roman" w:cs="Times New Roman"/>
                <w:sz w:val="18"/>
                <w:szCs w:val="18"/>
                <w:lang w:eastAsia="zh-CN"/>
                <w:rPrChange w:id="6826" w:author="Xuning Wei12232" w:date="2026-10-24T11:11:00Z">
                  <w:rPr>
                    <w:lang w:eastAsia="zh-CN"/>
                  </w:rPr>
                </w:rPrChange>
              </w:rPr>
              <w:t xml:space="preserve"> </w:t>
            </w:r>
            <w:del w:id="6827" w:author="Xuning Wei12232" w:date="2026-10-18T19:02:00Z">
              <w:r>
                <w:rPr>
                  <w:rFonts w:ascii="Times New Roman" w:eastAsia="仿宋_GB2312" w:hAnsi="Times New Roman" w:cs="Times New Roman"/>
                  <w:sz w:val="18"/>
                  <w:szCs w:val="18"/>
                  <w:lang w:eastAsia="zh-CN"/>
                  <w:rPrChange w:id="6828" w:author="Xuning Wei12232" w:date="2026-10-24T11:11:00Z">
                    <w:rPr>
                      <w:lang w:eastAsia="zh-CN"/>
                    </w:rPr>
                  </w:rPrChange>
                </w:rPr>
                <w:delText>10.0 V Isopropyl Acetate (8.730 kg/kg)</w:delText>
              </w:r>
            </w:del>
            <w:del w:id="6829" w:author="Xuning Wei12232" w:date="2026-10-20T20:08:00Z">
              <w:r>
                <w:rPr>
                  <w:rFonts w:ascii="Times New Roman" w:eastAsia="仿宋_GB2312" w:hAnsi="Times New Roman" w:cs="Times New Roman"/>
                  <w:sz w:val="18"/>
                  <w:szCs w:val="18"/>
                  <w:lang w:eastAsia="zh-CN"/>
                  <w:rPrChange w:id="6830" w:author="Xuning Wei12232" w:date="2026-10-24T11:11:00Z">
                    <w:rPr>
                      <w:lang w:eastAsia="zh-CN"/>
                    </w:rPr>
                  </w:rPrChange>
                </w:rPr>
                <w:delText xml:space="preserve"> </w:delText>
              </w:r>
            </w:del>
            <w:ins w:id="6831" w:author="Xuning Wei12232" w:date="2026-10-20T20:08:00Z">
              <w:r>
                <w:rPr>
                  <w:rFonts w:ascii="Times New Roman" w:eastAsia="仿宋_GB2312" w:hAnsi="Times New Roman" w:cs="Times New Roman"/>
                  <w:color w:val="FF0000"/>
                  <w:sz w:val="18"/>
                  <w:szCs w:val="18"/>
                  <w:lang w:eastAsia="zh-CN"/>
                </w:rPr>
                <w:t xml:space="preserve">Isopropyl Acetate (11.0V, 9.60 kg/kg) </w:t>
              </w:r>
            </w:ins>
            <w:r>
              <w:rPr>
                <w:rFonts w:ascii="Times New Roman" w:eastAsia="仿宋_GB2312" w:hAnsi="Times New Roman" w:cs="Times New Roman"/>
                <w:sz w:val="18"/>
                <w:szCs w:val="18"/>
                <w:rPrChange w:id="6832" w:author="Xuning Wei12232" w:date="2026-10-24T11:11:00Z">
                  <w:rPr/>
                </w:rPrChange>
              </w:rPr>
              <w:t>into TJ4S-1213-Sy15.</w:t>
            </w:r>
            <w:del w:id="6833" w:author="Xuning Wei12232" w:date="2026-10-20T16:02:00Z">
              <w:r>
                <w:rPr>
                  <w:rFonts w:ascii="Times New Roman" w:eastAsia="仿宋_GB2312" w:hAnsi="Times New Roman" w:cs="Times New Roman"/>
                  <w:sz w:val="18"/>
                  <w:szCs w:val="18"/>
                  <w:rPrChange w:id="6834" w:author="Xuning Wei12232" w:date="2026-10-24T11:11:00Z">
                    <w:rPr/>
                  </w:rPrChange>
                </w:rPr>
                <w:delText xml:space="preserve"> </w:delText>
              </w:r>
              <w:r>
                <w:rPr>
                  <w:rFonts w:ascii="Times New Roman" w:eastAsia="仿宋_GB2312" w:hAnsi="Times New Roman" w:cs="Times New Roman"/>
                  <w:sz w:val="18"/>
                  <w:szCs w:val="18"/>
                  <w:rPrChange w:id="6835" w:author="Xuning Wei12232" w:date="2026-10-24T11:11:00Z">
                    <w:rPr/>
                  </w:rPrChange>
                </w:rPr>
                <w:br/>
                <w:delText>3.</w:delText>
              </w:r>
            </w:del>
          </w:p>
          <w:p w14:paraId="58D2E8DF" w14:textId="77777777" w:rsidR="007617DE" w:rsidRDefault="00AE300B" w:rsidP="007617DE">
            <w:pPr>
              <w:pStyle w:val="aff7"/>
              <w:widowControl w:val="0"/>
              <w:numPr>
                <w:ilvl w:val="0"/>
                <w:numId w:val="99"/>
              </w:numPr>
              <w:spacing w:beforeLines="50" w:before="120" w:afterLines="50" w:after="120"/>
              <w:jc w:val="both"/>
              <w:rPr>
                <w:ins w:id="6836" w:author="Xuning Wei12232" w:date="2026-10-20T16:02:00Z"/>
                <w:rFonts w:ascii="Times New Roman" w:eastAsia="仿宋_GB2312" w:hAnsi="Times New Roman" w:cs="Times New Roman"/>
                <w:sz w:val="18"/>
                <w:szCs w:val="18"/>
              </w:rPr>
              <w:pPrChange w:id="6837" w:author="Xuning Wei12232" w:date="2026-10-20T16:02:00Z">
                <w:pPr>
                  <w:widowControl w:val="0"/>
                  <w:spacing w:beforeLines="50" w:before="120" w:afterLines="50" w:after="120"/>
                  <w:contextualSpacing/>
                </w:pPr>
              </w:pPrChange>
            </w:pPr>
            <w:r>
              <w:rPr>
                <w:rFonts w:ascii="Times New Roman" w:eastAsia="仿宋_GB2312" w:hAnsi="Times New Roman" w:cs="Times New Roman"/>
                <w:sz w:val="18"/>
                <w:szCs w:val="18"/>
                <w:rPrChange w:id="6838" w:author="Xuning Wei12232" w:date="2026-10-24T11:11:00Z">
                  <w:rPr/>
                </w:rPrChange>
              </w:rPr>
              <w:t xml:space="preserve"> Bubble with nitrogen, after s</w:t>
            </w:r>
            <w:r>
              <w:rPr>
                <w:rFonts w:ascii="Times New Roman" w:eastAsia="仿宋_GB2312" w:hAnsi="Times New Roman" w:cs="Times New Roman"/>
                <w:color w:val="0000FF"/>
                <w:sz w:val="18"/>
                <w:szCs w:val="18"/>
                <w:rPrChange w:id="6839" w:author="Xuning Wei12232" w:date="2026-10-24T11:11:00Z">
                  <w:rPr>
                    <w:color w:val="0000FF"/>
                  </w:rPr>
                </w:rPrChange>
              </w:rPr>
              <w:t>tirring, turn off the nitrogen</w:t>
            </w:r>
            <w:r>
              <w:rPr>
                <w:rFonts w:ascii="Times New Roman" w:eastAsia="仿宋_GB2312" w:hAnsi="Times New Roman" w:cs="Times New Roman"/>
                <w:sz w:val="18"/>
                <w:szCs w:val="18"/>
                <w:rPrChange w:id="6840" w:author="Xuning Wei12232" w:date="2026-10-24T11:11:00Z">
                  <w:rPr/>
                </w:rPrChange>
              </w:rPr>
              <w:t xml:space="preserve">. Drain until there is no obvious drip. </w:t>
            </w:r>
            <w:del w:id="6841" w:author="Xuning Wei12232" w:date="2026-10-20T16:02:00Z">
              <w:r>
                <w:rPr>
                  <w:rFonts w:ascii="Times New Roman" w:eastAsia="仿宋_GB2312" w:hAnsi="Times New Roman" w:cs="Times New Roman"/>
                  <w:sz w:val="18"/>
                  <w:szCs w:val="18"/>
                  <w:rPrChange w:id="6842" w:author="Xuning Wei12232" w:date="2026-10-24T11:11:00Z">
                    <w:rPr/>
                  </w:rPrChange>
                </w:rPr>
                <w:br/>
                <w:delText xml:space="preserve">4. </w:delText>
              </w:r>
            </w:del>
          </w:p>
          <w:p w14:paraId="2E3C9B50" w14:textId="77777777" w:rsidR="007617DE" w:rsidRDefault="00AE300B" w:rsidP="007617DE">
            <w:pPr>
              <w:pStyle w:val="aff7"/>
              <w:widowControl w:val="0"/>
              <w:numPr>
                <w:ilvl w:val="0"/>
                <w:numId w:val="99"/>
              </w:numPr>
              <w:spacing w:beforeLines="50" w:before="120" w:afterLines="50" w:after="120"/>
              <w:jc w:val="both"/>
              <w:rPr>
                <w:ins w:id="6843" w:author="Xuning Wei12232" w:date="2026-10-20T16:02:00Z"/>
                <w:rFonts w:ascii="Times New Roman" w:eastAsia="仿宋_GB2312" w:hAnsi="Times New Roman" w:cs="Times New Roman"/>
                <w:sz w:val="18"/>
                <w:szCs w:val="18"/>
              </w:rPr>
              <w:pPrChange w:id="6844" w:author="Xuning Wei12232" w:date="2026-10-20T16:02:00Z">
                <w:pPr>
                  <w:widowControl w:val="0"/>
                  <w:spacing w:beforeLines="50" w:before="120" w:afterLines="50" w:after="120"/>
                  <w:contextualSpacing/>
                </w:pPr>
              </w:pPrChange>
            </w:pPr>
            <w:r>
              <w:rPr>
                <w:rFonts w:ascii="Times New Roman" w:eastAsia="仿宋_GB2312" w:hAnsi="Times New Roman" w:cs="Times New Roman"/>
                <w:sz w:val="18"/>
                <w:szCs w:val="18"/>
                <w:rPrChange w:id="6845" w:author="Xuning Wei12232" w:date="2026-10-24T11:11:00Z">
                  <w:rPr/>
                </w:rPrChange>
              </w:rPr>
              <w:t>Perform this operation 10 times.</w:t>
            </w:r>
            <w:del w:id="6846" w:author="Xuning Wei12232" w:date="2026-10-20T16:02:00Z">
              <w:r>
                <w:rPr>
                  <w:rFonts w:ascii="Times New Roman" w:eastAsia="仿宋_GB2312" w:hAnsi="Times New Roman" w:cs="Times New Roman"/>
                  <w:sz w:val="18"/>
                  <w:szCs w:val="18"/>
                  <w:rPrChange w:id="6847" w:author="Xuning Wei12232" w:date="2026-10-24T11:11:00Z">
                    <w:rPr/>
                  </w:rPrChange>
                </w:rPr>
                <w:br/>
              </w:r>
              <w:r>
                <w:rPr>
                  <w:rFonts w:ascii="Times New Roman" w:eastAsia="仿宋_GB2312" w:hAnsi="Times New Roman" w:cs="Times New Roman"/>
                  <w:sz w:val="18"/>
                  <w:szCs w:val="18"/>
                  <w:lang w:eastAsia="zh-CN"/>
                  <w:rPrChange w:id="6848" w:author="Xuning Wei12232" w:date="2026-10-24T11:11:00Z">
                    <w:rPr>
                      <w:lang w:eastAsia="zh-CN"/>
                    </w:rPr>
                  </w:rPrChange>
                </w:rPr>
                <w:delText xml:space="preserve">5. </w:delText>
              </w:r>
            </w:del>
          </w:p>
          <w:p w14:paraId="661F1FE8" w14:textId="77777777" w:rsidR="007617DE" w:rsidRPr="007617DE" w:rsidRDefault="00AE300B" w:rsidP="007617DE">
            <w:pPr>
              <w:pStyle w:val="aff7"/>
              <w:widowControl w:val="0"/>
              <w:numPr>
                <w:ilvl w:val="0"/>
                <w:numId w:val="99"/>
              </w:numPr>
              <w:spacing w:beforeLines="50" w:before="120" w:afterLines="50" w:after="120"/>
              <w:jc w:val="both"/>
              <w:rPr>
                <w:rFonts w:ascii="Times New Roman" w:eastAsia="仿宋_GB2312" w:hAnsi="Times New Roman" w:cs="Times New Roman"/>
                <w:sz w:val="18"/>
                <w:szCs w:val="18"/>
                <w:rPrChange w:id="6849" w:author="Xuning Wei12232" w:date="2026-10-24T11:11:00Z">
                  <w:rPr/>
                </w:rPrChange>
              </w:rPr>
              <w:pPrChange w:id="6850" w:author="Xuning Wei12232" w:date="2026-10-20T16:02:00Z">
                <w:pPr>
                  <w:widowControl w:val="0"/>
                  <w:spacing w:beforeLines="50" w:before="120" w:afterLines="50" w:after="120"/>
                  <w:contextualSpacing/>
                </w:pPr>
              </w:pPrChange>
            </w:pPr>
            <w:r>
              <w:rPr>
                <w:rFonts w:ascii="Times New Roman" w:eastAsia="仿宋_GB2312" w:hAnsi="Times New Roman" w:cs="Times New Roman"/>
                <w:sz w:val="18"/>
                <w:szCs w:val="18"/>
                <w:lang w:eastAsia="zh-CN"/>
                <w:rPrChange w:id="6851" w:author="Xuning Wei12232" w:date="2026-10-24T11:11:00Z">
                  <w:rPr>
                    <w:lang w:eastAsia="zh-CN"/>
                  </w:rPr>
                </w:rPrChange>
              </w:rPr>
              <w:t xml:space="preserve">Starting with the 10th wash, sample the isopropyl acetate washing solution during stirring and develop with </w:t>
            </w:r>
            <w:proofErr w:type="spellStart"/>
            <w:r>
              <w:rPr>
                <w:rFonts w:ascii="Times New Roman" w:eastAsia="仿宋_GB2312" w:hAnsi="Times New Roman" w:cs="Times New Roman"/>
                <w:sz w:val="18"/>
                <w:szCs w:val="18"/>
                <w:lang w:eastAsia="zh-CN"/>
                <w:rPrChange w:id="6852" w:author="Xuning Wei12232" w:date="2026-10-24T11:11:00Z">
                  <w:rPr>
                    <w:lang w:eastAsia="zh-CN"/>
                  </w:rPr>
                </w:rPrChange>
              </w:rPr>
              <w:t>chloranil</w:t>
            </w:r>
            <w:proofErr w:type="spellEnd"/>
            <w:r>
              <w:rPr>
                <w:rFonts w:ascii="Times New Roman" w:eastAsia="仿宋_GB2312" w:hAnsi="Times New Roman" w:cs="Times New Roman"/>
                <w:sz w:val="18"/>
                <w:szCs w:val="18"/>
                <w:lang w:eastAsia="zh-CN"/>
                <w:rPrChange w:id="6853" w:author="Xuning Wei12232" w:date="2026-10-24T11:11:00Z">
                  <w:rPr>
                    <w:lang w:eastAsia="zh-CN"/>
                  </w:rPr>
                </w:rPrChange>
              </w:rPr>
              <w:t xml:space="preserve">, compare the color with the standard 500 ppm </w:t>
            </w:r>
            <w:proofErr w:type="spellStart"/>
            <w:r>
              <w:rPr>
                <w:rFonts w:ascii="Times New Roman" w:eastAsia="仿宋_GB2312" w:hAnsi="Times New Roman" w:cs="Times New Roman"/>
                <w:sz w:val="18"/>
                <w:szCs w:val="18"/>
                <w:lang w:eastAsia="zh-CN"/>
                <w:rPrChange w:id="6854" w:author="Xuning Wei12232" w:date="2026-10-24T11:11:00Z">
                  <w:rPr>
                    <w:lang w:eastAsia="zh-CN"/>
                  </w:rPr>
                </w:rPrChange>
              </w:rPr>
              <w:t>Piperidine</w:t>
            </w:r>
            <w:proofErr w:type="spellEnd"/>
            <w:r>
              <w:rPr>
                <w:rFonts w:ascii="Times New Roman" w:eastAsia="仿宋_GB2312" w:hAnsi="Times New Roman" w:cs="Times New Roman"/>
                <w:sz w:val="18"/>
                <w:szCs w:val="18"/>
                <w:lang w:eastAsia="zh-CN"/>
                <w:rPrChange w:id="6855" w:author="Xuning Wei12232" w:date="2026-10-24T11:11:00Z">
                  <w:rPr>
                    <w:lang w:eastAsia="zh-CN"/>
                  </w:rPr>
                </w:rPrChange>
              </w:rPr>
              <w:t xml:space="preserve"> in </w:t>
            </w:r>
            <w:r>
              <w:rPr>
                <w:rFonts w:ascii="Times New Roman" w:eastAsia="仿宋_GB2312" w:hAnsi="Times New Roman" w:cs="Times New Roman"/>
                <w:sz w:val="18"/>
                <w:szCs w:val="18"/>
                <w:rPrChange w:id="6856" w:author="Xuning Wei12232" w:date="2026-10-24T11:11:00Z">
                  <w:rPr/>
                </w:rPrChange>
              </w:rPr>
              <w:t>Isopropyl Acetate</w:t>
            </w:r>
            <w:r>
              <w:rPr>
                <w:rFonts w:ascii="Times New Roman" w:eastAsia="仿宋_GB2312" w:hAnsi="Times New Roman" w:cs="Times New Roman"/>
                <w:sz w:val="18"/>
                <w:szCs w:val="18"/>
                <w:lang w:eastAsia="zh-CN"/>
                <w:rPrChange w:id="6857" w:author="Xuning Wei12232" w:date="2026-10-24T11:11:00Z">
                  <w:rPr>
                    <w:lang w:eastAsia="zh-CN"/>
                  </w:rPr>
                </w:rPrChange>
              </w:rPr>
              <w:t xml:space="preserve"> as reference solution.  If the color is darker than the reference solution, repeat the IPAC wash twice. Sample again. Repeat until the color of the washing solution’s </w:t>
            </w:r>
            <w:proofErr w:type="spellStart"/>
            <w:r>
              <w:rPr>
                <w:rFonts w:ascii="Times New Roman" w:eastAsia="仿宋_GB2312" w:hAnsi="Times New Roman" w:cs="Times New Roman"/>
                <w:sz w:val="18"/>
                <w:szCs w:val="18"/>
                <w:lang w:eastAsia="zh-CN"/>
                <w:rPrChange w:id="6858" w:author="Xuning Wei12232" w:date="2026-10-24T11:11:00Z">
                  <w:rPr>
                    <w:lang w:eastAsia="zh-CN"/>
                  </w:rPr>
                </w:rPrChange>
              </w:rPr>
              <w:t>chloranil</w:t>
            </w:r>
            <w:proofErr w:type="spellEnd"/>
            <w:r>
              <w:rPr>
                <w:rFonts w:ascii="Times New Roman" w:eastAsia="仿宋_GB2312" w:hAnsi="Times New Roman" w:cs="Times New Roman"/>
                <w:sz w:val="18"/>
                <w:szCs w:val="18"/>
                <w:lang w:eastAsia="zh-CN"/>
                <w:rPrChange w:id="6859" w:author="Xuning Wei12232" w:date="2026-10-24T11:11:00Z">
                  <w:rPr>
                    <w:lang w:eastAsia="zh-CN"/>
                  </w:rPr>
                </w:rPrChange>
              </w:rPr>
              <w:t xml:space="preserve"> test is lighter or consistent with the reference solution and then </w:t>
            </w:r>
          </w:p>
        </w:tc>
      </w:tr>
      <w:tr w:rsidR="007617DE" w14:paraId="54CA8881" w14:textId="77777777">
        <w:trPr>
          <w:trHeight w:val="20"/>
        </w:trPr>
        <w:tc>
          <w:tcPr>
            <w:tcW w:w="310" w:type="pct"/>
            <w:tcMar>
              <w:top w:w="57" w:type="dxa"/>
              <w:left w:w="85" w:type="dxa"/>
              <w:bottom w:w="57" w:type="dxa"/>
              <w:right w:w="85" w:type="dxa"/>
            </w:tcMar>
            <w:vAlign w:val="center"/>
          </w:tcPr>
          <w:p w14:paraId="579CC2FE"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3F160E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Re-swelling</w:t>
            </w:r>
          </w:p>
        </w:tc>
        <w:tc>
          <w:tcPr>
            <w:tcW w:w="3909" w:type="pct"/>
            <w:tcMar>
              <w:top w:w="57" w:type="dxa"/>
              <w:left w:w="85" w:type="dxa"/>
              <w:bottom w:w="57" w:type="dxa"/>
              <w:right w:w="85" w:type="dxa"/>
            </w:tcMar>
            <w:vAlign w:val="center"/>
          </w:tcPr>
          <w:p w14:paraId="4E1EE3C4" w14:textId="77777777" w:rsidR="007617DE" w:rsidRDefault="00AE300B" w:rsidP="007617DE">
            <w:pPr>
              <w:pStyle w:val="aff7"/>
              <w:widowControl w:val="0"/>
              <w:numPr>
                <w:ilvl w:val="0"/>
                <w:numId w:val="100"/>
              </w:numPr>
              <w:spacing w:beforeLines="50" w:before="120" w:afterLines="50" w:after="120"/>
              <w:jc w:val="both"/>
              <w:rPr>
                <w:ins w:id="6860" w:author="Xuning Wei12232" w:date="2026-10-20T16:06:00Z"/>
                <w:rFonts w:ascii="Times New Roman" w:eastAsia="仿宋_GB2312" w:hAnsi="Times New Roman" w:cs="Times New Roman"/>
                <w:sz w:val="18"/>
                <w:szCs w:val="18"/>
              </w:rPr>
              <w:pPrChange w:id="6861" w:author="Xuning Wei12232" w:date="2026-10-20T16:06:00Z">
                <w:pPr>
                  <w:widowControl w:val="0"/>
                  <w:spacing w:beforeLines="50" w:before="120" w:afterLines="50" w:after="120"/>
                  <w:contextualSpacing/>
                </w:pPr>
              </w:pPrChange>
            </w:pPr>
            <w:del w:id="6862" w:author="Xuning Wei12232" w:date="2026-10-20T16:06:00Z">
              <w:r>
                <w:rPr>
                  <w:rFonts w:ascii="Times New Roman" w:eastAsia="仿宋_GB2312" w:hAnsi="Times New Roman" w:cs="Times New Roman"/>
                  <w:sz w:val="18"/>
                  <w:szCs w:val="18"/>
                  <w:rPrChange w:id="6863" w:author="Xuning Wei12232" w:date="2026-10-24T11:11:00Z">
                    <w:rPr/>
                  </w:rPrChange>
                </w:rPr>
                <w:delText xml:space="preserve">1. </w:delText>
              </w:r>
            </w:del>
            <w:r>
              <w:rPr>
                <w:rFonts w:ascii="Times New Roman" w:eastAsia="仿宋_GB2312" w:hAnsi="Times New Roman" w:cs="Times New Roman"/>
                <w:sz w:val="18"/>
                <w:szCs w:val="18"/>
                <w:rPrChange w:id="6864" w:author="Xuning Wei12232" w:date="2026-10-24T11:11:00Z">
                  <w:rPr/>
                </w:rPrChange>
              </w:rPr>
              <w:t xml:space="preserve">Add </w:t>
            </w:r>
            <w:ins w:id="6865" w:author="Xuning Wei12232" w:date="2026-10-23T19:51:00Z">
              <w:r>
                <w:rPr>
                  <w:rFonts w:ascii="Times New Roman" w:eastAsia="仿宋_GB2312" w:hAnsi="Times New Roman" w:cs="Times New Roman"/>
                  <w:color w:val="000000" w:themeColor="text1"/>
                  <w:sz w:val="18"/>
                  <w:szCs w:val="18"/>
                  <w:rPrChange w:id="6866" w:author="Xuning Wei12232" w:date="2026-10-24T11:11:00Z">
                    <w:rPr>
                      <w:rFonts w:ascii="Times New Roman" w:eastAsia="仿宋_GB2312" w:hAnsi="Times New Roman" w:cs="Times New Roman"/>
                      <w:color w:val="000000" w:themeColor="text1"/>
                      <w:sz w:val="18"/>
                      <w:szCs w:val="18"/>
                      <w:highlight w:val="yellow"/>
                    </w:rPr>
                  </w:rPrChange>
                </w:rPr>
                <w:t>DMF (12 V, 11.38 kg/kg)</w:t>
              </w:r>
              <w:r>
                <w:rPr>
                  <w:rFonts w:ascii="Times New Roman" w:eastAsia="仿宋_GB2312" w:hAnsi="Times New Roman" w:cs="Times New Roman"/>
                  <w:sz w:val="18"/>
                  <w:szCs w:val="18"/>
                </w:rPr>
                <w:t xml:space="preserve"> </w:t>
              </w:r>
            </w:ins>
            <w:del w:id="6867" w:author="Xuning Wei12232" w:date="2026-10-20T08:12:00Z">
              <w:r>
                <w:rPr>
                  <w:rFonts w:ascii="Times New Roman" w:eastAsia="仿宋_GB2312" w:hAnsi="Times New Roman" w:cs="Times New Roman"/>
                  <w:sz w:val="18"/>
                  <w:szCs w:val="18"/>
                  <w:rPrChange w:id="6868" w:author="Xuning Wei12232" w:date="2026-10-24T11:11:00Z">
                    <w:rPr/>
                  </w:rPrChange>
                </w:rPr>
                <w:delText>12.0 V DMF (11.376 kg/kg)</w:delText>
              </w:r>
            </w:del>
            <w:del w:id="6869" w:author="Xuning Wei12232" w:date="2026-10-23T19:51:00Z">
              <w:r>
                <w:rPr>
                  <w:rFonts w:ascii="Times New Roman" w:eastAsia="仿宋_GB2312" w:hAnsi="Times New Roman" w:cs="Times New Roman"/>
                  <w:sz w:val="18"/>
                  <w:szCs w:val="18"/>
                  <w:rPrChange w:id="6870" w:author="Xuning Wei12232" w:date="2026-10-24T11:11:00Z">
                    <w:rPr/>
                  </w:rPrChange>
                </w:rPr>
                <w:delText xml:space="preserve"> </w:delText>
              </w:r>
            </w:del>
            <w:r>
              <w:rPr>
                <w:rFonts w:ascii="Times New Roman" w:eastAsia="仿宋_GB2312" w:hAnsi="Times New Roman" w:cs="Times New Roman"/>
                <w:sz w:val="18"/>
                <w:szCs w:val="18"/>
                <w:rPrChange w:id="6871" w:author="Xuning Wei12232" w:date="2026-10-24T11:11:00Z">
                  <w:rPr/>
                </w:rPrChange>
              </w:rPr>
              <w:t>into TJ4S-1213-Sy15.</w:t>
            </w:r>
            <w:del w:id="6872" w:author="Xuning Wei12232" w:date="2026-10-20T16:06:00Z">
              <w:r>
                <w:rPr>
                  <w:rFonts w:ascii="Times New Roman" w:eastAsia="仿宋_GB2312" w:hAnsi="Times New Roman" w:cs="Times New Roman"/>
                  <w:sz w:val="18"/>
                  <w:szCs w:val="18"/>
                  <w:rPrChange w:id="6873" w:author="Xuning Wei12232" w:date="2026-10-24T11:11:00Z">
                    <w:rPr/>
                  </w:rPrChange>
                </w:rPr>
                <w:delText xml:space="preserve"> </w:delText>
              </w:r>
              <w:r>
                <w:rPr>
                  <w:rFonts w:ascii="Times New Roman" w:eastAsia="仿宋_GB2312" w:hAnsi="Times New Roman" w:cs="Times New Roman"/>
                  <w:sz w:val="18"/>
                  <w:szCs w:val="18"/>
                  <w:rPrChange w:id="6874" w:author="Xuning Wei12232" w:date="2026-10-24T11:11:00Z">
                    <w:rPr/>
                  </w:rPrChange>
                </w:rPr>
                <w:br/>
                <w:delText xml:space="preserve">2. </w:delText>
              </w:r>
            </w:del>
          </w:p>
          <w:p w14:paraId="1214C759" w14:textId="77777777" w:rsidR="007617DE" w:rsidRPr="007617DE" w:rsidRDefault="00AE300B" w:rsidP="007617DE">
            <w:pPr>
              <w:pStyle w:val="aff7"/>
              <w:widowControl w:val="0"/>
              <w:numPr>
                <w:ilvl w:val="0"/>
                <w:numId w:val="100"/>
              </w:numPr>
              <w:spacing w:beforeLines="50" w:before="120" w:afterLines="50" w:after="120"/>
              <w:jc w:val="both"/>
              <w:rPr>
                <w:rFonts w:ascii="Times New Roman" w:eastAsia="仿宋_GB2312" w:hAnsi="Times New Roman" w:cs="Times New Roman"/>
                <w:sz w:val="18"/>
                <w:szCs w:val="18"/>
                <w:rPrChange w:id="6875" w:author="Xuning Wei12232" w:date="2026-10-24T11:11:00Z">
                  <w:rPr/>
                </w:rPrChange>
              </w:rPr>
              <w:pPrChange w:id="6876" w:author="Xuning Wei12232" w:date="2026-10-20T16:06:00Z">
                <w:pPr>
                  <w:widowControl w:val="0"/>
                  <w:spacing w:beforeLines="50" w:before="120" w:afterLines="50" w:after="120"/>
                  <w:contextualSpacing/>
                </w:pPr>
              </w:pPrChange>
            </w:pPr>
            <w:r>
              <w:rPr>
                <w:rFonts w:ascii="Times New Roman" w:eastAsia="仿宋_GB2312" w:hAnsi="Times New Roman" w:cs="Times New Roman"/>
                <w:sz w:val="18"/>
                <w:szCs w:val="18"/>
                <w:rPrChange w:id="6877" w:author="Xuning Wei12232" w:date="2026-10-24T11:11:00Z">
                  <w:rPr/>
                </w:rPrChange>
              </w:rPr>
              <w:t>Bubble with nitrogen, after s</w:t>
            </w:r>
            <w:r>
              <w:rPr>
                <w:rFonts w:ascii="Times New Roman" w:eastAsia="仿宋_GB2312" w:hAnsi="Times New Roman" w:cs="Times New Roman"/>
                <w:color w:val="0000FF"/>
                <w:sz w:val="18"/>
                <w:szCs w:val="18"/>
                <w:rPrChange w:id="6878" w:author="Xuning Wei12232" w:date="2026-10-24T11:11:00Z">
                  <w:rPr>
                    <w:color w:val="0000FF"/>
                  </w:rPr>
                </w:rPrChange>
              </w:rPr>
              <w:t>tirring, turn off the nitrogen</w:t>
            </w:r>
            <w:r>
              <w:rPr>
                <w:rFonts w:ascii="Times New Roman" w:eastAsia="仿宋_GB2312" w:hAnsi="Times New Roman" w:cs="Times New Roman"/>
                <w:sz w:val="18"/>
                <w:szCs w:val="18"/>
                <w:rPrChange w:id="6879" w:author="Xuning Wei12232" w:date="2026-10-24T11:11:00Z">
                  <w:rPr/>
                </w:rPrChange>
              </w:rPr>
              <w:t xml:space="preserve">. Drain until there is no obvious drip. </w:t>
            </w:r>
          </w:p>
          <w:p w14:paraId="42305F73"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6880"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Perform this operation 2 times. </w:t>
            </w:r>
          </w:p>
        </w:tc>
      </w:tr>
      <w:tr w:rsidR="007617DE" w14:paraId="330D2E7C" w14:textId="77777777">
        <w:trPr>
          <w:trHeight w:val="20"/>
        </w:trPr>
        <w:tc>
          <w:tcPr>
            <w:tcW w:w="310" w:type="pct"/>
            <w:tcMar>
              <w:top w:w="57" w:type="dxa"/>
              <w:left w:w="85" w:type="dxa"/>
              <w:bottom w:w="57" w:type="dxa"/>
              <w:right w:w="85" w:type="dxa"/>
            </w:tcMar>
            <w:vAlign w:val="center"/>
          </w:tcPr>
          <w:p w14:paraId="78E3B2DF"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5252186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 xml:space="preserve">-L- </w:t>
            </w:r>
            <w:proofErr w:type="spellStart"/>
            <w:r>
              <w:rPr>
                <w:rFonts w:ascii="Times New Roman" w:eastAsia="仿宋_GB2312" w:hAnsi="Times New Roman" w:cs="Times New Roman"/>
                <w:sz w:val="18"/>
                <w:szCs w:val="18"/>
                <w:lang w:eastAsia="zh-CN"/>
              </w:rPr>
              <w:t>Orn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Boc</w:t>
            </w:r>
            <w:proofErr w:type="spellEnd"/>
            <w:r>
              <w:rPr>
                <w:rFonts w:ascii="Times New Roman" w:eastAsia="仿宋_GB2312" w:hAnsi="Times New Roman" w:cs="Times New Roman"/>
                <w:sz w:val="18"/>
                <w:szCs w:val="18"/>
                <w:lang w:eastAsia="zh-CN"/>
              </w:rPr>
              <w:t>)-OH</w:t>
            </w:r>
            <w:r>
              <w:rPr>
                <w:rFonts w:ascii="Times New Roman" w:eastAsia="仿宋_GB2312" w:hAnsi="Times New Roman" w:cs="Times New Roman"/>
                <w:sz w:val="18"/>
                <w:szCs w:val="18"/>
              </w:rPr>
              <w:t xml:space="preserve"> coupling</w:t>
            </w:r>
            <w:r>
              <w:rPr>
                <w:rFonts w:ascii="Times New Roman" w:eastAsia="仿宋_GB2312" w:hAnsi="Times New Roman" w:cs="Times New Roman"/>
                <w:sz w:val="18"/>
                <w:szCs w:val="18"/>
                <w:lang w:eastAsia="zh-CN"/>
              </w:rPr>
              <w:t xml:space="preserve"> activation and transfer</w:t>
            </w:r>
          </w:p>
        </w:tc>
        <w:tc>
          <w:tcPr>
            <w:tcW w:w="3909" w:type="pct"/>
            <w:tcMar>
              <w:top w:w="57" w:type="dxa"/>
              <w:left w:w="85" w:type="dxa"/>
              <w:bottom w:w="57" w:type="dxa"/>
              <w:right w:w="85" w:type="dxa"/>
            </w:tcMar>
            <w:vAlign w:val="center"/>
          </w:tcPr>
          <w:p w14:paraId="32804B3E" w14:textId="77777777" w:rsidR="007617DE" w:rsidRDefault="00AE300B" w:rsidP="007617DE">
            <w:pPr>
              <w:pStyle w:val="aff7"/>
              <w:widowControl w:val="0"/>
              <w:numPr>
                <w:ilvl w:val="0"/>
                <w:numId w:val="101"/>
              </w:numPr>
              <w:spacing w:beforeLines="50" w:before="120" w:afterLines="50" w:after="120"/>
              <w:jc w:val="both"/>
              <w:rPr>
                <w:ins w:id="6881" w:author="Xuning Wei12232" w:date="2026-10-20T16:06:00Z"/>
                <w:rFonts w:ascii="Times New Roman" w:eastAsia="等线" w:hAnsi="Times New Roman" w:cs="Times New Roman"/>
                <w:sz w:val="18"/>
                <w:szCs w:val="18"/>
                <w:lang w:eastAsia="zh-CN"/>
              </w:rPr>
              <w:pPrChange w:id="6882" w:author="Xuning Wei12232" w:date="2026-10-20T16:06:00Z">
                <w:pPr>
                  <w:widowControl w:val="0"/>
                  <w:spacing w:beforeLines="50" w:before="120" w:afterLines="50" w:after="120"/>
                  <w:contextualSpacing/>
                </w:pPr>
              </w:pPrChange>
            </w:pPr>
            <w:del w:id="6883" w:author="Xuning Wei12232" w:date="2026-10-20T16:06: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6884" w:author="Xuning Wei12232" w:date="2026-10-24T11:11:00Z">
                  <w:rPr/>
                </w:rPrChange>
              </w:rPr>
              <w:t xml:space="preserve">Add </w:t>
            </w:r>
            <w:ins w:id="6885" w:author="Xuning Wei12232" w:date="2026-10-20T21:16:00Z">
              <w:r>
                <w:rPr>
                  <w:rFonts w:ascii="Times New Roman" w:eastAsia="等线" w:hAnsi="Times New Roman" w:cs="Times New Roman"/>
                  <w:color w:val="000000" w:themeColor="text1"/>
                  <w:sz w:val="18"/>
                  <w:szCs w:val="18"/>
                  <w:lang w:eastAsia="zh-CN"/>
                  <w:rPrChange w:id="6886" w:author="Xuning Wei12232" w:date="2026-10-24T11:11:00Z">
                    <w:rPr>
                      <w:rFonts w:ascii="Times New Roman" w:eastAsia="等线" w:hAnsi="Times New Roman" w:cs="Times New Roman"/>
                      <w:color w:val="000000" w:themeColor="text1"/>
                      <w:sz w:val="18"/>
                      <w:szCs w:val="18"/>
                      <w:highlight w:val="cyan"/>
                      <w:lang w:eastAsia="zh-CN"/>
                    </w:rPr>
                  </w:rPrChange>
                </w:rPr>
                <w:t>DMF (5.0 V, 4.74 kg/kg)</w:t>
              </w:r>
            </w:ins>
            <w:del w:id="6887" w:author="Xuning Wei12232" w:date="2026-10-20T08:15:00Z">
              <w:r>
                <w:rPr>
                  <w:rFonts w:ascii="Times New Roman" w:eastAsia="等线" w:hAnsi="Times New Roman" w:cs="Times New Roman"/>
                  <w:sz w:val="18"/>
                  <w:szCs w:val="18"/>
                  <w:lang w:eastAsia="zh-CN"/>
                  <w:rPrChange w:id="6888" w:author="Xuning Wei12232" w:date="2026-10-24T11:11:00Z">
                    <w:rPr>
                      <w:lang w:eastAsia="zh-CN"/>
                    </w:rPr>
                  </w:rPrChange>
                </w:rPr>
                <w:delText>5.0 V DMF (4.740 kg/kg)</w:delText>
              </w:r>
              <w:r>
                <w:rPr>
                  <w:rFonts w:ascii="Times New Roman" w:eastAsia="等线" w:hAnsi="Times New Roman" w:cs="Times New Roman"/>
                  <w:sz w:val="18"/>
                  <w:szCs w:val="18"/>
                  <w:rPrChange w:id="6889" w:author="Xuning Wei12232" w:date="2026-10-24T11:11:00Z">
                    <w:rPr/>
                  </w:rPrChange>
                </w:rPr>
                <w:delText xml:space="preserve"> </w:delText>
              </w:r>
            </w:del>
            <w:ins w:id="6890" w:author="Xuning Wei12232" w:date="2026-10-20T08:15:00Z">
              <w:r>
                <w:rPr>
                  <w:rFonts w:ascii="Times New Roman" w:eastAsia="等线" w:hAnsi="Times New Roman" w:cs="Times New Roman"/>
                  <w:sz w:val="18"/>
                  <w:szCs w:val="18"/>
                  <w:lang w:eastAsia="zh-CN"/>
                  <w:rPrChange w:id="6891" w:author="Xuning Wei12232" w:date="2026-10-24T11:11:00Z">
                    <w:rPr>
                      <w:lang w:eastAsia="zh-CN"/>
                    </w:rPr>
                  </w:rPrChange>
                </w:rPr>
                <w:t xml:space="preserve"> </w:t>
              </w:r>
            </w:ins>
            <w:r>
              <w:rPr>
                <w:rFonts w:ascii="Times New Roman" w:eastAsia="等线" w:hAnsi="Times New Roman" w:cs="Times New Roman"/>
                <w:sz w:val="18"/>
                <w:szCs w:val="18"/>
                <w:rPrChange w:id="6892" w:author="Xuning Wei12232" w:date="2026-10-24T11:11:00Z">
                  <w:rPr/>
                </w:rPrChange>
              </w:rPr>
              <w:t xml:space="preserve">into </w:t>
            </w:r>
            <w:r>
              <w:rPr>
                <w:rFonts w:ascii="Times New Roman" w:eastAsia="仿宋_GB2312" w:hAnsi="Times New Roman" w:cs="Times New Roman"/>
                <w:sz w:val="18"/>
                <w:szCs w:val="18"/>
                <w:rPrChange w:id="6893" w:author="Xuning Wei12232" w:date="2026-10-24T11:11:00Z">
                  <w:rPr>
                    <w:rFonts w:eastAsia="仿宋_GB2312"/>
                  </w:rPr>
                </w:rPrChange>
              </w:rPr>
              <w:t>TJ4S-1213-Sy15</w:t>
            </w:r>
            <w:r>
              <w:rPr>
                <w:rFonts w:ascii="Times New Roman" w:eastAsia="仿宋_GB2312" w:hAnsi="Times New Roman" w:cs="Times New Roman"/>
                <w:sz w:val="18"/>
                <w:szCs w:val="18"/>
                <w:lang w:eastAsia="zh-CN"/>
                <w:rPrChange w:id="6894" w:author="Xuning Wei12232" w:date="2026-10-24T11:11:00Z">
                  <w:rPr>
                    <w:rFonts w:eastAsia="仿宋_GB2312"/>
                    <w:lang w:eastAsia="zh-CN"/>
                  </w:rPr>
                </w:rPrChange>
              </w:rPr>
              <w:t>-R01</w:t>
            </w:r>
            <w:r>
              <w:rPr>
                <w:rFonts w:ascii="Times New Roman" w:eastAsia="等线" w:hAnsi="Times New Roman" w:cs="Times New Roman"/>
                <w:sz w:val="18"/>
                <w:szCs w:val="18"/>
                <w:rPrChange w:id="6895" w:author="Xuning Wei12232" w:date="2026-10-24T11:11:00Z">
                  <w:rPr/>
                </w:rPrChange>
              </w:rPr>
              <w:t xml:space="preserve">. Start the </w:t>
            </w:r>
            <w:r>
              <w:rPr>
                <w:rFonts w:ascii="Times New Roman" w:eastAsia="等线" w:hAnsi="Times New Roman" w:cs="Times New Roman"/>
                <w:color w:val="0000FF"/>
                <w:sz w:val="18"/>
                <w:szCs w:val="18"/>
                <w:rPrChange w:id="6896" w:author="Xuning Wei12232" w:date="2026-10-24T11:11:00Z">
                  <w:rPr>
                    <w:color w:val="0000FF"/>
                  </w:rPr>
                </w:rPrChange>
              </w:rPr>
              <w:t>agitator</w:t>
            </w:r>
            <w:r>
              <w:rPr>
                <w:rFonts w:ascii="Times New Roman" w:eastAsia="等线" w:hAnsi="Times New Roman" w:cs="Times New Roman"/>
                <w:sz w:val="18"/>
                <w:szCs w:val="18"/>
                <w:rPrChange w:id="6897" w:author="Xuning Wei12232" w:date="2026-10-24T11:11:00Z">
                  <w:rPr/>
                </w:rPrChange>
              </w:rPr>
              <w:t xml:space="preserve">. </w:t>
            </w:r>
            <w:del w:id="6898" w:author="Xuning Wei12232" w:date="2026-10-20T16:06:00Z">
              <w:r>
                <w:rPr>
                  <w:rFonts w:ascii="Times New Roman" w:eastAsia="等线" w:hAnsi="Times New Roman" w:cs="Times New Roman"/>
                  <w:sz w:val="18"/>
                  <w:szCs w:val="18"/>
                  <w:rPrChange w:id="6899" w:author="Xuning Wei12232" w:date="2026-10-24T11:11:00Z">
                    <w:rPr/>
                  </w:rPrChange>
                </w:rPr>
                <w:br/>
              </w:r>
            </w:del>
            <w:del w:id="6900" w:author="Xuning Wei12232" w:date="2026-10-20T08:46:00Z">
              <w:r>
                <w:rPr>
                  <w:rFonts w:ascii="Times New Roman" w:eastAsia="等线" w:hAnsi="Times New Roman" w:cs="Times New Roman"/>
                  <w:sz w:val="18"/>
                  <w:szCs w:val="18"/>
                  <w:rPrChange w:id="6901" w:author="Xuning Wei12232" w:date="2026-10-24T11:11:00Z">
                    <w:rPr/>
                  </w:rPrChange>
                </w:rPr>
                <w:delText>2. Add</w:delText>
              </w:r>
            </w:del>
            <w:del w:id="6902" w:author="Xuning Wei12232" w:date="2026-10-20T08:19:00Z">
              <w:r>
                <w:rPr>
                  <w:rFonts w:ascii="Times New Roman" w:eastAsia="等线" w:hAnsi="Times New Roman" w:cs="Times New Roman"/>
                  <w:sz w:val="18"/>
                  <w:szCs w:val="18"/>
                  <w:rPrChange w:id="6903" w:author="Xuning Wei12232" w:date="2026-10-24T11:11:00Z">
                    <w:rPr/>
                  </w:rPrChange>
                </w:rPr>
                <w:delText xml:space="preserve"> 2.0 eq.</w:delText>
              </w:r>
              <w:r>
                <w:rPr>
                  <w:rFonts w:ascii="Times New Roman" w:eastAsia="等线" w:hAnsi="Times New Roman" w:cs="Times New Roman"/>
                  <w:sz w:val="18"/>
                  <w:szCs w:val="18"/>
                  <w:lang w:eastAsia="zh-CN"/>
                  <w:rPrChange w:id="6904" w:author="Xuning Wei12232" w:date="2026-10-24T11:11:00Z">
                    <w:rPr>
                      <w:lang w:eastAsia="zh-CN"/>
                    </w:rPr>
                  </w:rPrChange>
                </w:rPr>
                <w:delText xml:space="preserve"> </w:delText>
              </w:r>
            </w:del>
            <w:del w:id="6905" w:author="Xuning Wei12232" w:date="2026-10-20T08:46:00Z">
              <w:r>
                <w:rPr>
                  <w:rFonts w:ascii="Times New Roman" w:eastAsia="仿宋_GB2312" w:hAnsi="Times New Roman" w:cs="Times New Roman"/>
                  <w:sz w:val="18"/>
                  <w:szCs w:val="18"/>
                  <w:lang w:eastAsia="zh-CN"/>
                </w:rPr>
                <w:delText>Fmoc-L- Orn(Boc)-OH</w:delText>
              </w:r>
              <w:r>
                <w:rPr>
                  <w:rFonts w:ascii="Times New Roman" w:eastAsia="仿宋_GB2312" w:hAnsi="Times New Roman" w:cs="Times New Roman"/>
                  <w:sz w:val="18"/>
                  <w:szCs w:val="18"/>
                </w:rPr>
                <w:delText xml:space="preserve"> </w:delText>
              </w:r>
              <w:r>
                <w:rPr>
                  <w:rFonts w:ascii="Times New Roman" w:eastAsia="仿宋_GB2312" w:hAnsi="Times New Roman" w:cs="Times New Roman"/>
                  <w:sz w:val="18"/>
                  <w:szCs w:val="18"/>
                  <w:rPrChange w:id="6906" w:author="Xuning Wei12232" w:date="2026-10-24T11:11:00Z">
                    <w:rPr>
                      <w:rFonts w:eastAsia="仿宋_GB2312"/>
                    </w:rPr>
                  </w:rPrChange>
                </w:rPr>
                <w:delText>coupling</w:delText>
              </w:r>
              <w:r>
                <w:rPr>
                  <w:rFonts w:ascii="Times New Roman" w:eastAsia="等线" w:hAnsi="Times New Roman" w:cs="Times New Roman"/>
                  <w:sz w:val="18"/>
                  <w:szCs w:val="18"/>
                  <w:lang w:eastAsia="zh-CN"/>
                  <w:rPrChange w:id="6907" w:author="Xuning Wei12232" w:date="2026-10-24T11:11:00Z">
                    <w:rPr>
                      <w:lang w:eastAsia="zh-CN"/>
                    </w:rPr>
                  </w:rPrChange>
                </w:rPr>
                <w:delText>.</w:delText>
              </w:r>
              <w:r>
                <w:rPr>
                  <w:rFonts w:ascii="Times New Roman" w:eastAsia="等线" w:hAnsi="Times New Roman" w:cs="Times New Roman"/>
                  <w:sz w:val="18"/>
                  <w:szCs w:val="18"/>
                  <w:rPrChange w:id="6908" w:author="Xuning Wei12232" w:date="2026-10-24T11:11:00Z">
                    <w:rPr/>
                  </w:rPrChange>
                </w:rPr>
                <w:delText xml:space="preserve"> </w:delText>
              </w:r>
            </w:del>
            <w:del w:id="6909" w:author="Xuning Wei12232" w:date="2026-10-18T22:31:00Z">
              <w:r>
                <w:rPr>
                  <w:rFonts w:ascii="Times New Roman" w:eastAsia="等线" w:hAnsi="Times New Roman" w:cs="Times New Roman"/>
                  <w:color w:val="0000FF"/>
                  <w:sz w:val="18"/>
                  <w:szCs w:val="18"/>
                </w:rPr>
                <w:delText>Stir at least 15minutes.</w:delText>
              </w:r>
            </w:del>
            <w:del w:id="6910" w:author="Xuning Wei12232" w:date="2026-10-20T08:46:00Z">
              <w:r>
                <w:rPr>
                  <w:rFonts w:ascii="Times New Roman" w:eastAsia="等线" w:hAnsi="Times New Roman" w:cs="Times New Roman"/>
                  <w:sz w:val="18"/>
                  <w:szCs w:val="18"/>
                  <w:rPrChange w:id="6911" w:author="Xuning Wei12232" w:date="2026-10-24T11:11:00Z">
                    <w:rPr/>
                  </w:rPrChange>
                </w:rPr>
                <w:br/>
              </w:r>
              <w:r>
                <w:rPr>
                  <w:rFonts w:ascii="Times New Roman" w:eastAsia="等线" w:hAnsi="Times New Roman" w:cs="Times New Roman"/>
                  <w:sz w:val="18"/>
                  <w:szCs w:val="18"/>
                  <w:lang w:eastAsia="zh-CN"/>
                  <w:rPrChange w:id="6912" w:author="Xuning Wei12232" w:date="2026-10-24T11:11:00Z">
                    <w:rPr>
                      <w:lang w:eastAsia="zh-CN"/>
                    </w:rPr>
                  </w:rPrChange>
                </w:rPr>
                <w:delText>3</w:delText>
              </w:r>
            </w:del>
            <w:del w:id="6913" w:author="Xuning Wei12232" w:date="2026-10-20T16:06:00Z">
              <w:r>
                <w:rPr>
                  <w:rFonts w:ascii="Times New Roman" w:eastAsia="等线" w:hAnsi="Times New Roman" w:cs="Times New Roman"/>
                  <w:sz w:val="18"/>
                  <w:szCs w:val="18"/>
                  <w:lang w:eastAsia="zh-CN"/>
                  <w:rPrChange w:id="6914" w:author="Xuning Wei12232" w:date="2026-10-24T11:11:00Z">
                    <w:rPr>
                      <w:lang w:eastAsia="zh-CN"/>
                    </w:rPr>
                  </w:rPrChange>
                </w:rPr>
                <w:delText xml:space="preserve">. </w:delText>
              </w:r>
            </w:del>
          </w:p>
          <w:p w14:paraId="7ED35918" w14:textId="77777777" w:rsidR="007617DE" w:rsidRPr="007617DE" w:rsidRDefault="00AE300B" w:rsidP="007617DE">
            <w:pPr>
              <w:pStyle w:val="aff7"/>
              <w:widowControl w:val="0"/>
              <w:numPr>
                <w:ilvl w:val="0"/>
                <w:numId w:val="101"/>
              </w:numPr>
              <w:spacing w:beforeLines="50" w:before="120" w:afterLines="50" w:after="120"/>
              <w:jc w:val="both"/>
              <w:rPr>
                <w:ins w:id="6915" w:author="Xuning Wei12232" w:date="2026-10-20T21:18:00Z"/>
                <w:rFonts w:ascii="Times New Roman" w:eastAsia="仿宋_GB2312" w:hAnsi="Times New Roman" w:cs="Times New Roman"/>
                <w:color w:val="000000" w:themeColor="text1"/>
                <w:sz w:val="18"/>
                <w:szCs w:val="18"/>
                <w:lang w:eastAsia="zh-CN"/>
                <w:rPrChange w:id="6916" w:author="Xuning Wei12232" w:date="2026-10-24T11:11:00Z">
                  <w:rPr>
                    <w:ins w:id="6917" w:author="Xuning Wei12232" w:date="2026-10-20T21:18:00Z"/>
                    <w:rFonts w:ascii="Times New Roman" w:eastAsia="等线" w:hAnsi="Times New Roman" w:cs="Times New Roman"/>
                    <w:color w:val="000000" w:themeColor="text1"/>
                    <w:sz w:val="18"/>
                    <w:szCs w:val="18"/>
                    <w:lang w:eastAsia="zh-CN"/>
                  </w:rPr>
                </w:rPrChange>
              </w:rPr>
              <w:pPrChange w:id="6918" w:author="Xuning Wei12232" w:date="2026-10-20T16:06:00Z">
                <w:pPr>
                  <w:widowControl w:val="0"/>
                  <w:spacing w:beforeLines="50" w:before="120" w:afterLines="50" w:after="120"/>
                  <w:contextualSpacing/>
                </w:pPr>
              </w:pPrChange>
            </w:pPr>
            <w:r>
              <w:rPr>
                <w:rFonts w:ascii="Times New Roman" w:eastAsia="等线" w:hAnsi="Times New Roman" w:cs="Times New Roman"/>
                <w:sz w:val="18"/>
                <w:szCs w:val="18"/>
                <w:lang w:eastAsia="zh-CN"/>
                <w:rPrChange w:id="6919" w:author="Xuning Wei12232" w:date="2026-10-24T11:11:00Z">
                  <w:rPr>
                    <w:lang w:eastAsia="zh-CN"/>
                  </w:rPr>
                </w:rPrChange>
              </w:rPr>
              <w:t>Adjust</w:t>
            </w:r>
            <w:r>
              <w:rPr>
                <w:rFonts w:ascii="Times New Roman" w:eastAsia="等线" w:hAnsi="Times New Roman" w:cs="Times New Roman"/>
                <w:bCs w:val="0"/>
                <w:sz w:val="18"/>
                <w:szCs w:val="18"/>
                <w:rPrChange w:id="6920" w:author="Xuning Wei12232" w:date="2026-10-24T11:11:00Z">
                  <w:rPr/>
                </w:rPrChange>
              </w:rPr>
              <w:t xml:space="preserve"> the </w:t>
            </w:r>
            <w:ins w:id="6921" w:author="Xuning Wei12232" w:date="2026-10-24T11:10:00Z">
              <w:r>
                <w:rPr>
                  <w:rFonts w:ascii="Times New Roman" w:eastAsia="仿宋_GB2312" w:hAnsi="Times New Roman" w:cs="Times New Roman"/>
                  <w:color w:val="FF0000"/>
                  <w:sz w:val="18"/>
                  <w:szCs w:val="18"/>
                  <w:rPrChange w:id="6922" w:author="Xuning Wei12232" w:date="2026-10-24T11:11:00Z">
                    <w:rPr>
                      <w:rFonts w:ascii="Times New Roman" w:eastAsia="仿宋_GB2312" w:hAnsi="Times New Roman" w:cs="Times New Roman"/>
                      <w:color w:val="FF0000"/>
                      <w:sz w:val="18"/>
                      <w:szCs w:val="18"/>
                      <w:highlight w:val="green"/>
                    </w:rPr>
                  </w:rPrChange>
                </w:rPr>
                <w:t>jacket temperature</w:t>
              </w:r>
            </w:ins>
            <w:del w:id="6923" w:author="Xuning Wei12232" w:date="2026-10-24T11:10:00Z">
              <w:r>
                <w:rPr>
                  <w:rFonts w:ascii="Times New Roman" w:eastAsia="等线" w:hAnsi="Times New Roman" w:cs="Times New Roman"/>
                  <w:bCs w:val="0"/>
                  <w:sz w:val="18"/>
                  <w:szCs w:val="18"/>
                  <w:rPrChange w:id="6924" w:author="Xuning Wei12232" w:date="2026-10-24T11:11:00Z">
                    <w:rPr/>
                  </w:rPrChange>
                </w:rPr>
                <w:delText>mixture</w:delText>
              </w:r>
            </w:del>
            <w:r>
              <w:rPr>
                <w:rFonts w:ascii="Times New Roman" w:eastAsia="等线" w:hAnsi="Times New Roman" w:cs="Times New Roman"/>
                <w:bCs w:val="0"/>
                <w:sz w:val="18"/>
                <w:szCs w:val="18"/>
                <w:rPrChange w:id="6925" w:author="Xuning Wei12232" w:date="2026-10-24T11:11:00Z">
                  <w:rPr/>
                </w:rPrChange>
              </w:rPr>
              <w:t xml:space="preserve"> to</w:t>
            </w:r>
            <w:del w:id="6926" w:author="Xuning Wei12232" w:date="2026-10-22T10:33:00Z">
              <w:r>
                <w:rPr>
                  <w:rFonts w:ascii="Times New Roman" w:eastAsia="等线" w:hAnsi="Times New Roman" w:cs="Times New Roman"/>
                  <w:bCs w:val="0"/>
                  <w:sz w:val="18"/>
                  <w:szCs w:val="18"/>
                </w:rPr>
                <w:delText xml:space="preserve"> </w:delText>
              </w:r>
            </w:del>
            <w:ins w:id="6927" w:author="Xuning Wei12232" w:date="2026-10-20T21:18:00Z">
              <w:r>
                <w:rPr>
                  <w:rFonts w:ascii="Times New Roman" w:eastAsia="等线" w:hAnsi="Times New Roman" w:cs="Times New Roman"/>
                  <w:bCs w:val="0"/>
                  <w:sz w:val="18"/>
                  <w:szCs w:val="18"/>
                </w:rPr>
                <w:t xml:space="preserve"> </w:t>
              </w:r>
              <w:r>
                <w:rPr>
                  <w:rFonts w:ascii="Times New Roman" w:eastAsia="等线" w:hAnsi="Times New Roman" w:cs="Times New Roman"/>
                  <w:bCs w:val="0"/>
                  <w:sz w:val="18"/>
                  <w:szCs w:val="18"/>
                  <w:lang w:eastAsia="zh-CN"/>
                  <w:rPrChange w:id="6928" w:author="Xuning Wei12232" w:date="2026-10-24T11:11:00Z">
                    <w:rPr>
                      <w:rFonts w:ascii="Times New Roman" w:eastAsia="等线" w:hAnsi="Times New Roman" w:cs="Times New Roman"/>
                      <w:bCs w:val="0"/>
                      <w:sz w:val="18"/>
                      <w:szCs w:val="18"/>
                      <w:highlight w:val="lightGray"/>
                      <w:lang w:eastAsia="zh-CN"/>
                    </w:rPr>
                  </w:rPrChange>
                </w:rPr>
                <w:t>20.0 ± 5.0 °C</w:t>
              </w:r>
              <w:r>
                <w:rPr>
                  <w:rFonts w:ascii="Times New Roman" w:eastAsia="等线" w:hAnsi="Times New Roman" w:cs="Times New Roman"/>
                  <w:bCs w:val="0"/>
                  <w:sz w:val="18"/>
                  <w:szCs w:val="18"/>
                  <w:lang w:eastAsia="zh-CN"/>
                </w:rPr>
                <w:t xml:space="preserve"> (</w:t>
              </w:r>
            </w:ins>
            <w:ins w:id="6929" w:author="Xuning Wei12232" w:date="2026-10-24T10:48:00Z">
              <w:r>
                <w:rPr>
                  <w:rFonts w:ascii="Times New Roman" w:eastAsia="等线" w:hAnsi="Times New Roman" w:cs="Times New Roman"/>
                  <w:bCs w:val="0"/>
                  <w:sz w:val="18"/>
                  <w:szCs w:val="18"/>
                  <w:lang w:eastAsia="zh-CN"/>
                </w:rPr>
                <w:t>target: 20.0 °C</w:t>
              </w:r>
            </w:ins>
            <w:ins w:id="6930" w:author="Xuning Wei12232" w:date="2026-10-20T21:18:00Z">
              <w:r>
                <w:rPr>
                  <w:rFonts w:ascii="Times New Roman" w:eastAsia="等线" w:hAnsi="Times New Roman" w:cs="Times New Roman"/>
                  <w:bCs w:val="0"/>
                  <w:sz w:val="18"/>
                  <w:szCs w:val="18"/>
                  <w:lang w:eastAsia="zh-CN"/>
                </w:rPr>
                <w:t>)</w:t>
              </w:r>
              <w:r>
                <w:rPr>
                  <w:rFonts w:ascii="Times New Roman" w:eastAsia="等线" w:hAnsi="Times New Roman" w:cs="Times New Roman"/>
                  <w:sz w:val="18"/>
                  <w:szCs w:val="18"/>
                </w:rPr>
                <w:t>.</w:t>
              </w:r>
              <w:r>
                <w:rPr>
                  <w:rFonts w:ascii="Times New Roman" w:eastAsia="等线" w:hAnsi="Times New Roman" w:cs="Times New Roman"/>
                  <w:color w:val="FF0000"/>
                  <w:sz w:val="18"/>
                  <w:szCs w:val="18"/>
                </w:rPr>
                <w:t xml:space="preserve"> </w:t>
              </w:r>
            </w:ins>
            <w:del w:id="6931" w:author="Xuning Wei12232" w:date="2026-10-20T14:33:00Z">
              <w:r>
                <w:rPr>
                  <w:rFonts w:ascii="Times New Roman" w:eastAsia="等线" w:hAnsi="Times New Roman" w:cs="Times New Roman"/>
                  <w:bCs w:val="0"/>
                  <w:sz w:val="18"/>
                  <w:szCs w:val="18"/>
                  <w:lang w:eastAsia="zh-CN"/>
                </w:rPr>
                <w:delText>20 ± 5 °C</w:delText>
              </w:r>
            </w:del>
            <w:del w:id="6932" w:author="Xuning Wei12232" w:date="2026-10-20T21:18:00Z">
              <w:r>
                <w:rPr>
                  <w:rFonts w:ascii="Times New Roman" w:eastAsia="等线" w:hAnsi="Times New Roman" w:cs="Times New Roman"/>
                  <w:bCs w:val="0"/>
                  <w:sz w:val="18"/>
                  <w:szCs w:val="18"/>
                  <w:lang w:eastAsia="zh-CN"/>
                </w:rPr>
                <w:delText xml:space="preserve"> (target: 20 °C)</w:delText>
              </w:r>
              <w:r>
                <w:rPr>
                  <w:rFonts w:ascii="Times New Roman" w:eastAsia="等线" w:hAnsi="Times New Roman" w:cs="Times New Roman"/>
                  <w:sz w:val="18"/>
                  <w:szCs w:val="18"/>
                  <w:rPrChange w:id="6933" w:author="Xuning Wei12232" w:date="2026-10-24T11:11:00Z">
                    <w:rPr/>
                  </w:rPrChange>
                </w:rPr>
                <w:delText xml:space="preserve">. Maintain for next operation at </w:delText>
              </w:r>
            </w:del>
            <w:del w:id="6934" w:author="Xuning Wei12232" w:date="2026-10-20T14:33:00Z">
              <w:r>
                <w:rPr>
                  <w:rFonts w:ascii="Times New Roman" w:eastAsia="等线" w:hAnsi="Times New Roman" w:cs="Times New Roman"/>
                  <w:sz w:val="18"/>
                  <w:szCs w:val="18"/>
                  <w:lang w:eastAsia="zh-CN"/>
                  <w:rPrChange w:id="6935" w:author="Xuning Wei12232" w:date="2026-10-24T11:11:00Z">
                    <w:rPr>
                      <w:lang w:eastAsia="zh-CN"/>
                    </w:rPr>
                  </w:rPrChange>
                </w:rPr>
                <w:delText>20 ± 5 °C</w:delText>
              </w:r>
            </w:del>
            <w:del w:id="6936" w:author="Xuning Wei12232" w:date="2026-10-20T21:18:00Z">
              <w:r>
                <w:rPr>
                  <w:rFonts w:ascii="Times New Roman" w:eastAsia="等线" w:hAnsi="Times New Roman" w:cs="Times New Roman"/>
                  <w:sz w:val="18"/>
                  <w:szCs w:val="18"/>
                  <w:lang w:eastAsia="zh-CN"/>
                  <w:rPrChange w:id="6937" w:author="Xuning Wei12232" w:date="2026-10-24T11:11:00Z">
                    <w:rPr>
                      <w:lang w:eastAsia="zh-CN"/>
                    </w:rPr>
                  </w:rPrChange>
                </w:rPr>
                <w:delText xml:space="preserve"> (target: </w:delText>
              </w:r>
              <w:r>
                <w:rPr>
                  <w:rFonts w:ascii="Times New Roman" w:eastAsia="等线" w:hAnsi="Times New Roman" w:cs="Times New Roman"/>
                  <w:bCs w:val="0"/>
                  <w:sz w:val="18"/>
                  <w:szCs w:val="18"/>
                  <w:lang w:eastAsia="zh-CN"/>
                  <w:rPrChange w:id="6938" w:author="Xuning Wei12232" w:date="2026-10-24T11:11:00Z">
                    <w:rPr>
                      <w:lang w:eastAsia="zh-CN"/>
                    </w:rPr>
                  </w:rPrChange>
                </w:rPr>
                <w:delText>20 °C</w:delText>
              </w:r>
              <w:r>
                <w:rPr>
                  <w:rFonts w:ascii="Times New Roman" w:eastAsia="等线" w:hAnsi="Times New Roman" w:cs="Times New Roman"/>
                  <w:sz w:val="18"/>
                  <w:szCs w:val="18"/>
                  <w:lang w:eastAsia="zh-CN"/>
                  <w:rPrChange w:id="6939" w:author="Xuning Wei12232" w:date="2026-10-24T11:11:00Z">
                    <w:rPr>
                      <w:lang w:eastAsia="zh-CN"/>
                    </w:rPr>
                  </w:rPrChange>
                </w:rPr>
                <w:delText>)</w:delText>
              </w:r>
            </w:del>
          </w:p>
          <w:p w14:paraId="0D0DEA2E" w14:textId="77777777" w:rsidR="007617DE" w:rsidRPr="007617DE" w:rsidRDefault="00AE300B" w:rsidP="007617DE">
            <w:pPr>
              <w:pStyle w:val="aff7"/>
              <w:widowControl w:val="0"/>
              <w:numPr>
                <w:ilvl w:val="0"/>
                <w:numId w:val="101"/>
              </w:numPr>
              <w:spacing w:beforeLines="50" w:before="120" w:afterLines="50" w:after="120"/>
              <w:jc w:val="both"/>
              <w:rPr>
                <w:ins w:id="6940" w:author="Xuning Wei12232" w:date="2026-10-20T16:06:00Z"/>
                <w:rFonts w:ascii="Times New Roman" w:eastAsia="仿宋_GB2312" w:hAnsi="Times New Roman" w:cs="Times New Roman"/>
                <w:color w:val="000000" w:themeColor="text1"/>
                <w:sz w:val="18"/>
                <w:szCs w:val="18"/>
                <w:lang w:eastAsia="zh-CN"/>
                <w:rPrChange w:id="6941" w:author="Xuning Wei12232" w:date="2026-10-24T11:11:00Z">
                  <w:rPr>
                    <w:ins w:id="6942" w:author="Xuning Wei12232" w:date="2026-10-20T16:06:00Z"/>
                    <w:rFonts w:ascii="Times New Roman" w:eastAsia="等线" w:hAnsi="Times New Roman" w:cs="Times New Roman"/>
                    <w:color w:val="000000" w:themeColor="text1"/>
                    <w:sz w:val="18"/>
                    <w:szCs w:val="18"/>
                    <w:lang w:eastAsia="zh-CN"/>
                  </w:rPr>
                </w:rPrChange>
              </w:rPr>
              <w:pPrChange w:id="6943" w:author="Xuning Wei12232" w:date="2026-10-20T16:06:00Z">
                <w:pPr>
                  <w:widowControl w:val="0"/>
                  <w:spacing w:beforeLines="50" w:before="120" w:afterLines="50" w:after="120"/>
                  <w:contextualSpacing/>
                </w:pPr>
              </w:pPrChange>
            </w:pPr>
            <w:ins w:id="6944" w:author="Xuning Wei12232" w:date="2026-10-20T08:46:00Z">
              <w:r>
                <w:rPr>
                  <w:rFonts w:ascii="Times New Roman" w:eastAsia="等线" w:hAnsi="Times New Roman" w:cs="Times New Roman"/>
                  <w:sz w:val="18"/>
                  <w:szCs w:val="18"/>
                </w:rPr>
                <w:t>Add</w:t>
              </w:r>
              <w:r>
                <w:rPr>
                  <w:rFonts w:ascii="Times New Roman" w:eastAsia="等线" w:hAnsi="Times New Roman" w:cs="Times New Roman"/>
                  <w:sz w:val="18"/>
                  <w:szCs w:val="18"/>
                  <w:lang w:eastAsia="zh-CN"/>
                </w:rPr>
                <w:t xml:space="preserve"> </w:t>
              </w:r>
              <w:proofErr w:type="spellStart"/>
              <w:r>
                <w:rPr>
                  <w:rFonts w:ascii="Times New Roman" w:eastAsia="仿宋_GB2312" w:hAnsi="Times New Roman" w:cs="Times New Roman"/>
                  <w:color w:val="FF0000"/>
                  <w:sz w:val="18"/>
                  <w:szCs w:val="18"/>
                  <w:lang w:eastAsia="zh-CN"/>
                </w:rPr>
                <w:t>Fmoc</w:t>
              </w:r>
              <w:proofErr w:type="spellEnd"/>
              <w:r>
                <w:rPr>
                  <w:rFonts w:ascii="Times New Roman" w:eastAsia="仿宋_GB2312" w:hAnsi="Times New Roman" w:cs="Times New Roman"/>
                  <w:color w:val="FF0000"/>
                  <w:sz w:val="18"/>
                  <w:szCs w:val="18"/>
                  <w:lang w:eastAsia="zh-CN"/>
                </w:rPr>
                <w:t xml:space="preserve">-L- </w:t>
              </w:r>
              <w:proofErr w:type="spellStart"/>
              <w:proofErr w:type="gramStart"/>
              <w:r>
                <w:rPr>
                  <w:rFonts w:ascii="Times New Roman" w:eastAsia="仿宋_GB2312" w:hAnsi="Times New Roman" w:cs="Times New Roman"/>
                  <w:color w:val="FF0000"/>
                  <w:sz w:val="18"/>
                  <w:szCs w:val="18"/>
                  <w:lang w:eastAsia="zh-CN"/>
                </w:rPr>
                <w:t>Orn</w:t>
              </w:r>
              <w:proofErr w:type="spellEnd"/>
              <w:r>
                <w:rPr>
                  <w:rFonts w:ascii="Times New Roman" w:eastAsia="仿宋_GB2312" w:hAnsi="Times New Roman" w:cs="Times New Roman"/>
                  <w:color w:val="FF0000"/>
                  <w:sz w:val="18"/>
                  <w:szCs w:val="18"/>
                  <w:lang w:eastAsia="zh-CN"/>
                </w:rPr>
                <w:t>(</w:t>
              </w:r>
              <w:proofErr w:type="spellStart"/>
              <w:proofErr w:type="gramEnd"/>
              <w:r>
                <w:rPr>
                  <w:rFonts w:ascii="Times New Roman" w:eastAsia="仿宋_GB2312" w:hAnsi="Times New Roman" w:cs="Times New Roman"/>
                  <w:color w:val="FF0000"/>
                  <w:sz w:val="18"/>
                  <w:szCs w:val="18"/>
                  <w:lang w:eastAsia="zh-CN"/>
                </w:rPr>
                <w:t>Boc</w:t>
              </w:r>
              <w:proofErr w:type="spellEnd"/>
              <w:r>
                <w:rPr>
                  <w:rFonts w:ascii="Times New Roman" w:eastAsia="仿宋_GB2312" w:hAnsi="Times New Roman" w:cs="Times New Roman"/>
                  <w:color w:val="FF0000"/>
                  <w:sz w:val="18"/>
                  <w:szCs w:val="18"/>
                  <w:lang w:eastAsia="zh-CN"/>
                </w:rPr>
                <w:t>)-OH (</w:t>
              </w:r>
              <w:r>
                <w:rPr>
                  <w:rFonts w:ascii="Times New Roman" w:eastAsia="等线" w:hAnsi="Times New Roman" w:cs="Times New Roman"/>
                  <w:color w:val="FF0000"/>
                  <w:sz w:val="18"/>
                  <w:szCs w:val="18"/>
                </w:rPr>
                <w:t>2.</w:t>
              </w:r>
            </w:ins>
            <w:ins w:id="6945" w:author="Xuning Wei12232" w:date="2026-10-22T10:33:00Z">
              <w:r>
                <w:rPr>
                  <w:rFonts w:ascii="Times New Roman" w:eastAsia="等线" w:hAnsi="Times New Roman" w:cs="Times New Roman"/>
                  <w:color w:val="000000" w:themeColor="text1"/>
                  <w:sz w:val="18"/>
                  <w:szCs w:val="18"/>
                  <w:rPrChange w:id="6946" w:author="Xuning Wei12232" w:date="2026-10-24T11:11:00Z">
                    <w:rPr>
                      <w:rFonts w:ascii="Times New Roman" w:eastAsia="等线" w:hAnsi="Times New Roman" w:cs="Times New Roman"/>
                      <w:color w:val="000000" w:themeColor="text1"/>
                      <w:sz w:val="18"/>
                      <w:szCs w:val="18"/>
                      <w:highlight w:val="lightGray"/>
                    </w:rPr>
                  </w:rPrChange>
                </w:rPr>
                <w:t>0</w:t>
              </w:r>
            </w:ins>
            <w:ins w:id="6947" w:author="Xuning Wei12232" w:date="2026-10-20T08:46:00Z">
              <w:r>
                <w:rPr>
                  <w:rFonts w:ascii="Times New Roman" w:eastAsia="等线" w:hAnsi="Times New Roman" w:cs="Times New Roman"/>
                  <w:color w:val="FF0000"/>
                  <w:sz w:val="18"/>
                  <w:szCs w:val="18"/>
                </w:rPr>
                <w:t>0 eq.</w:t>
              </w:r>
              <w:r>
                <w:rPr>
                  <w:rFonts w:ascii="Times New Roman" w:eastAsia="仿宋_GB2312" w:hAnsi="Times New Roman" w:cs="Times New Roman"/>
                  <w:color w:val="FF0000"/>
                  <w:sz w:val="18"/>
                  <w:szCs w:val="18"/>
                  <w:lang w:eastAsia="zh-CN"/>
                </w:rPr>
                <w:t>)</w:t>
              </w:r>
              <w:r>
                <w:rPr>
                  <w:rFonts w:ascii="Times New Roman" w:eastAsia="仿宋_GB2312" w:hAnsi="Times New Roman" w:cs="Times New Roman"/>
                  <w:color w:val="FF0000"/>
                  <w:sz w:val="18"/>
                  <w:szCs w:val="18"/>
                </w:rPr>
                <w:t xml:space="preserve"> </w:t>
              </w:r>
              <w:r>
                <w:rPr>
                  <w:rFonts w:ascii="Times New Roman" w:eastAsia="仿宋_GB2312" w:hAnsi="Times New Roman" w:cs="Times New Roman"/>
                  <w:sz w:val="18"/>
                  <w:szCs w:val="18"/>
                </w:rPr>
                <w:t>coupling</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xml:space="preserve"> </w:t>
              </w:r>
            </w:ins>
            <w:ins w:id="6948" w:author="Xuning Wei12232" w:date="2026-10-20T22:21:00Z">
              <w:r>
                <w:rPr>
                  <w:rFonts w:ascii="Times New Roman" w:eastAsia="等线" w:hAnsi="Times New Roman" w:cs="Times New Roman"/>
                  <w:sz w:val="18"/>
                  <w:szCs w:val="18"/>
                </w:rPr>
                <w:t>Stir at least 15minutes at 20.0 ± 5.0 °C (</w:t>
              </w:r>
            </w:ins>
            <w:ins w:id="6949" w:author="Xuning Wei12232" w:date="2026-10-24T10:48:00Z">
              <w:r>
                <w:rPr>
                  <w:rFonts w:ascii="Times New Roman" w:eastAsia="等线" w:hAnsi="Times New Roman" w:cs="Times New Roman"/>
                  <w:sz w:val="18"/>
                  <w:szCs w:val="18"/>
                </w:rPr>
                <w:t>target: 20.0 °C</w:t>
              </w:r>
            </w:ins>
            <w:ins w:id="6950" w:author="Xuning Wei12232" w:date="2026-10-20T22:21:00Z">
              <w:r>
                <w:rPr>
                  <w:rFonts w:ascii="Times New Roman" w:eastAsia="等线" w:hAnsi="Times New Roman" w:cs="Times New Roman"/>
                  <w:sz w:val="18"/>
                  <w:szCs w:val="18"/>
                </w:rPr>
                <w:t>)</w:t>
              </w:r>
            </w:ins>
            <w:ins w:id="6951" w:author="Xuning Wei12232" w:date="2026-10-20T08:46:00Z">
              <w:r>
                <w:rPr>
                  <w:rFonts w:ascii="Times New Roman" w:eastAsia="等线" w:hAnsi="Times New Roman" w:cs="Times New Roman"/>
                  <w:sz w:val="18"/>
                  <w:szCs w:val="18"/>
                </w:rPr>
                <w:t>, Confirm no visible solids and later use.</w:t>
              </w:r>
            </w:ins>
            <w:del w:id="6952" w:author="Xuning Wei12232" w:date="2026-10-20T16:06:00Z">
              <w:r>
                <w:rPr>
                  <w:rFonts w:ascii="Times New Roman" w:eastAsia="等线" w:hAnsi="Times New Roman" w:cs="Times New Roman"/>
                  <w:sz w:val="18"/>
                  <w:szCs w:val="18"/>
                  <w:lang w:eastAsia="zh-CN"/>
                </w:rPr>
                <w:br/>
                <w:delText xml:space="preserve">4. </w:delText>
              </w:r>
            </w:del>
          </w:p>
          <w:p w14:paraId="69DD8EF2" w14:textId="77777777" w:rsidR="007617DE" w:rsidRPr="007617DE" w:rsidRDefault="00AE300B" w:rsidP="007617DE">
            <w:pPr>
              <w:pStyle w:val="aff7"/>
              <w:widowControl w:val="0"/>
              <w:numPr>
                <w:ilvl w:val="0"/>
                <w:numId w:val="101"/>
              </w:numPr>
              <w:spacing w:beforeLines="50" w:before="120" w:afterLines="50" w:after="120"/>
              <w:jc w:val="both"/>
              <w:rPr>
                <w:ins w:id="6953" w:author="Xuning Wei12232" w:date="2026-10-20T16:06:00Z"/>
                <w:rFonts w:ascii="Times New Roman" w:eastAsia="仿宋_GB2312" w:hAnsi="Times New Roman" w:cs="Times New Roman"/>
                <w:color w:val="000000" w:themeColor="text1"/>
                <w:sz w:val="18"/>
                <w:szCs w:val="18"/>
                <w:rPrChange w:id="6954" w:author="Xuning Wei12232" w:date="2026-10-24T11:11:00Z">
                  <w:rPr>
                    <w:ins w:id="6955" w:author="Xuning Wei12232" w:date="2026-10-20T16:06:00Z"/>
                    <w:rFonts w:ascii="Times New Roman" w:eastAsia="等线" w:hAnsi="Times New Roman" w:cs="Times New Roman"/>
                    <w:color w:val="000000" w:themeColor="text1"/>
                    <w:sz w:val="18"/>
                    <w:szCs w:val="18"/>
                  </w:rPr>
                </w:rPrChange>
              </w:rPr>
              <w:pPrChange w:id="6956" w:author="Xuning Wei12232" w:date="2026-10-20T16:06: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proofErr w:type="spellStart"/>
            <w:ins w:id="6957" w:author="Xuning Wei12232" w:date="2026-10-20T21:19:00Z">
              <w:r>
                <w:rPr>
                  <w:rFonts w:ascii="Times New Roman" w:eastAsia="等线" w:hAnsi="Times New Roman" w:cs="Times New Roman"/>
                  <w:bCs w:val="0"/>
                  <w:color w:val="FF0000"/>
                  <w:sz w:val="18"/>
                  <w:szCs w:val="18"/>
                </w:rPr>
                <w:t>OxymaPure</w:t>
              </w:r>
              <w:proofErr w:type="spellEnd"/>
              <w:r>
                <w:rPr>
                  <w:rFonts w:ascii="Times New Roman" w:eastAsia="等线" w:hAnsi="Times New Roman" w:cs="Times New Roman"/>
                  <w:bCs w:val="0"/>
                  <w:color w:val="FF0000"/>
                  <w:sz w:val="18"/>
                  <w:szCs w:val="18"/>
                </w:rPr>
                <w:t xml:space="preserve"> (</w:t>
              </w:r>
              <w:r>
                <w:rPr>
                  <w:rFonts w:ascii="Times New Roman" w:eastAsia="等线" w:hAnsi="Times New Roman" w:cs="Times New Roman"/>
                  <w:color w:val="FF0000"/>
                  <w:sz w:val="18"/>
                  <w:szCs w:val="18"/>
                </w:rPr>
                <w:t>2.0</w:t>
              </w:r>
            </w:ins>
            <w:ins w:id="6958" w:author="Xuning Wei12232" w:date="2026-10-22T10:33:00Z">
              <w:r>
                <w:rPr>
                  <w:rFonts w:ascii="Times New Roman" w:eastAsia="等线" w:hAnsi="Times New Roman" w:cs="Times New Roman"/>
                  <w:color w:val="FF0000"/>
                  <w:sz w:val="18"/>
                  <w:szCs w:val="18"/>
                </w:rPr>
                <w:t>0</w:t>
              </w:r>
            </w:ins>
            <w:ins w:id="6959" w:author="Xuning Wei12232" w:date="2026-10-20T21:19:00Z">
              <w:r>
                <w:rPr>
                  <w:rFonts w:ascii="Times New Roman" w:eastAsia="等线" w:hAnsi="Times New Roman" w:cs="Times New Roman"/>
                  <w:color w:val="FF0000"/>
                  <w:sz w:val="18"/>
                  <w:szCs w:val="18"/>
                </w:rPr>
                <w:t xml:space="preserve"> eq.</w:t>
              </w:r>
              <w:r>
                <w:rPr>
                  <w:rFonts w:ascii="Times New Roman" w:eastAsia="等线" w:hAnsi="Times New Roman" w:cs="Times New Roman"/>
                  <w:bCs w:val="0"/>
                  <w:color w:val="FF0000"/>
                  <w:sz w:val="18"/>
                  <w:szCs w:val="18"/>
                </w:rPr>
                <w:t>)</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lang w:eastAsia="zh-CN"/>
                </w:rPr>
                <w:t>)</w:t>
              </w:r>
              <w:r>
                <w:rPr>
                  <w:rFonts w:ascii="Times New Roman" w:eastAsia="等线" w:hAnsi="Times New Roman" w:cs="Times New Roman"/>
                  <w:sz w:val="18"/>
                  <w:szCs w:val="18"/>
                </w:rPr>
                <w:t>, rinse the</w:t>
              </w:r>
              <w:r>
                <w:rPr>
                  <w:rFonts w:ascii="Times New Roman" w:eastAsia="等线" w:hAnsi="Times New Roman" w:cs="Times New Roman"/>
                  <w:b/>
                  <w:sz w:val="18"/>
                  <w:szCs w:val="18"/>
                </w:rPr>
                <w:t xml:space="preserve"> </w:t>
              </w:r>
              <w:r>
                <w:rPr>
                  <w:rFonts w:ascii="Times New Roman" w:eastAsia="等线" w:hAnsi="Times New Roman" w:cs="Times New Roman"/>
                  <w:sz w:val="18"/>
                  <w:szCs w:val="18"/>
                </w:rPr>
                <w:t xml:space="preserve">TJ4S-1213-Sy15-R01 with </w:t>
              </w:r>
              <w:r>
                <w:rPr>
                  <w:rFonts w:ascii="Times New Roman" w:eastAsia="等线" w:hAnsi="Times New Roman" w:cs="Times New Roman"/>
                  <w:color w:val="000000" w:themeColor="text1"/>
                  <w:sz w:val="18"/>
                  <w:szCs w:val="18"/>
                  <w:rPrChange w:id="6960" w:author="Xuning Wei12232" w:date="2026-10-24T11:11:00Z">
                    <w:rPr>
                      <w:rFonts w:ascii="Times New Roman" w:eastAsia="等线" w:hAnsi="Times New Roman" w:cs="Times New Roman"/>
                      <w:color w:val="000000" w:themeColor="text1"/>
                      <w:sz w:val="18"/>
                      <w:szCs w:val="18"/>
                      <w:highlight w:val="cyan"/>
                    </w:rPr>
                  </w:rPrChange>
                </w:rPr>
                <w:t>DMF (2.0 V, 1.9</w:t>
              </w:r>
            </w:ins>
            <w:ins w:id="6961" w:author="Xuning Wei12232" w:date="2026-10-23T16:06:00Z">
              <w:r>
                <w:rPr>
                  <w:rFonts w:ascii="Times New Roman" w:eastAsia="等线" w:hAnsi="Times New Roman" w:cs="Times New Roman"/>
                  <w:color w:val="000000" w:themeColor="text1"/>
                  <w:sz w:val="18"/>
                  <w:szCs w:val="18"/>
                  <w:rPrChange w:id="6962" w:author="Xuning Wei12232" w:date="2026-10-24T11:11:00Z">
                    <w:rPr>
                      <w:rFonts w:ascii="Times New Roman" w:eastAsia="等线" w:hAnsi="Times New Roman" w:cs="Times New Roman"/>
                      <w:color w:val="000000" w:themeColor="text1"/>
                      <w:sz w:val="18"/>
                      <w:szCs w:val="18"/>
                      <w:highlight w:val="cyan"/>
                    </w:rPr>
                  </w:rPrChange>
                </w:rPr>
                <w:t>0</w:t>
              </w:r>
            </w:ins>
            <w:ins w:id="6963" w:author="Xuning Wei12232" w:date="2026-10-20T21:19:00Z">
              <w:r>
                <w:rPr>
                  <w:rFonts w:ascii="Times New Roman" w:eastAsia="等线" w:hAnsi="Times New Roman" w:cs="Times New Roman"/>
                  <w:color w:val="000000" w:themeColor="text1"/>
                  <w:sz w:val="18"/>
                  <w:szCs w:val="18"/>
                  <w:rPrChange w:id="6964" w:author="Xuning Wei12232" w:date="2026-10-24T11:11:00Z">
                    <w:rPr>
                      <w:rFonts w:ascii="Times New Roman" w:eastAsia="等线" w:hAnsi="Times New Roman" w:cs="Times New Roman"/>
                      <w:color w:val="000000" w:themeColor="text1"/>
                      <w:sz w:val="18"/>
                      <w:szCs w:val="18"/>
                      <w:highlight w:val="cyan"/>
                    </w:rPr>
                  </w:rPrChange>
                </w:rPr>
                <w:t xml:space="preserve"> kg/kg)</w:t>
              </w:r>
              <w:r>
                <w:rPr>
                  <w:rFonts w:ascii="Times New Roman" w:eastAsia="等线" w:hAnsi="Times New Roman" w:cs="Times New Roman"/>
                  <w:sz w:val="18"/>
                  <w:szCs w:val="18"/>
                </w:rPr>
                <w:t>.</w:t>
              </w:r>
            </w:ins>
            <w:del w:id="6965" w:author="Xuning Wei12232" w:date="2026-10-20T08:13:00Z">
              <w:r>
                <w:rPr>
                  <w:rFonts w:ascii="Times New Roman" w:eastAsia="等线" w:hAnsi="Times New Roman" w:cs="Times New Roman"/>
                  <w:sz w:val="18"/>
                  <w:szCs w:val="18"/>
                </w:rPr>
                <w:delText xml:space="preserve">2.0 eq. </w:delText>
              </w:r>
              <w:r>
                <w:rPr>
                  <w:rFonts w:ascii="Times New Roman" w:eastAsia="等线" w:hAnsi="Times New Roman" w:cs="Times New Roman"/>
                  <w:bCs w:val="0"/>
                  <w:sz w:val="18"/>
                  <w:szCs w:val="18"/>
                </w:rPr>
                <w:delText>OxymaPure</w:delText>
              </w:r>
            </w:del>
            <w:del w:id="6966" w:author="Xuning Wei12232" w:date="2026-10-20T21:19:00Z">
              <w:r>
                <w:rPr>
                  <w:rFonts w:ascii="Times New Roman" w:eastAsia="等线" w:hAnsi="Times New Roman" w:cs="Times New Roman"/>
                  <w:sz w:val="18"/>
                  <w:szCs w:val="18"/>
                </w:rPr>
                <w:delText xml:space="preserve"> into </w:delText>
              </w:r>
              <w:r>
                <w:rPr>
                  <w:rFonts w:ascii="Times New Roman" w:eastAsia="仿宋_GB2312" w:hAnsi="Times New Roman" w:cs="Times New Roman"/>
                  <w:sz w:val="18"/>
                  <w:szCs w:val="18"/>
                </w:rPr>
                <w:delText>TJ4S-1213-Sy15</w:delText>
              </w:r>
              <w:r>
                <w:rPr>
                  <w:rFonts w:ascii="Times New Roman" w:eastAsia="仿宋_GB2312" w:hAnsi="Times New Roman" w:cs="Times New Roman"/>
                  <w:sz w:val="18"/>
                  <w:szCs w:val="18"/>
                  <w:lang w:eastAsia="zh-CN"/>
                </w:rPr>
                <w:delText>-R01</w:delText>
              </w:r>
              <w:r>
                <w:rPr>
                  <w:rFonts w:ascii="Times New Roman" w:eastAsia="等线" w:hAnsi="Times New Roman" w:cs="Times New Roman"/>
                  <w:sz w:val="18"/>
                  <w:szCs w:val="18"/>
                </w:rPr>
                <w:delText xml:space="preserve"> at </w:delText>
              </w:r>
            </w:del>
            <w:del w:id="6967" w:author="Xuning Wei12232" w:date="2026-10-20T14:33:00Z">
              <w:r>
                <w:rPr>
                  <w:rFonts w:ascii="Times New Roman" w:eastAsia="等线" w:hAnsi="Times New Roman" w:cs="Times New Roman"/>
                  <w:sz w:val="18"/>
                  <w:szCs w:val="18"/>
                  <w:lang w:eastAsia="zh-CN"/>
                </w:rPr>
                <w:delText>20 ± 5 °C</w:delText>
              </w:r>
            </w:del>
            <w:del w:id="6968" w:author="Xuning Wei12232" w:date="2026-10-20T21:19:00Z">
              <w:r>
                <w:rPr>
                  <w:rFonts w:ascii="Times New Roman" w:eastAsia="等线" w:hAnsi="Times New Roman" w:cs="Times New Roman"/>
                  <w:sz w:val="18"/>
                  <w:szCs w:val="18"/>
                  <w:lang w:eastAsia="zh-CN"/>
                </w:rPr>
                <w:delText xml:space="preserve"> (target: 20 °C)</w:delText>
              </w:r>
              <w:r>
                <w:rPr>
                  <w:rFonts w:ascii="Times New Roman" w:eastAsia="等线" w:hAnsi="Times New Roman" w:cs="Times New Roman"/>
                  <w:sz w:val="18"/>
                  <w:szCs w:val="18"/>
                </w:rPr>
                <w:delText>, rinse the</w:delText>
              </w:r>
              <w:r>
                <w:rPr>
                  <w:rFonts w:ascii="Times New Roman" w:eastAsia="等线" w:hAnsi="Times New Roman" w:cs="Times New Roman"/>
                  <w:b/>
                  <w:sz w:val="18"/>
                  <w:szCs w:val="18"/>
                </w:rPr>
                <w:delText xml:space="preserve"> </w:delText>
              </w:r>
              <w:r>
                <w:rPr>
                  <w:rFonts w:ascii="Times New Roman" w:eastAsia="等线" w:hAnsi="Times New Roman" w:cs="Times New Roman"/>
                  <w:sz w:val="18"/>
                  <w:szCs w:val="18"/>
                </w:rPr>
                <w:delText xml:space="preserve">TJ4S-1213-Sy15-R01 with </w:delText>
              </w:r>
            </w:del>
            <w:del w:id="6969" w:author="Xuning Wei12232" w:date="2026-10-20T08:13:00Z">
              <w:r>
                <w:rPr>
                  <w:rFonts w:ascii="Times New Roman" w:eastAsia="等线" w:hAnsi="Times New Roman" w:cs="Times New Roman"/>
                  <w:sz w:val="18"/>
                  <w:szCs w:val="18"/>
                </w:rPr>
                <w:delText>2.0 V DMF (1.896 kg/kg)</w:delText>
              </w:r>
            </w:del>
            <w:del w:id="6970" w:author="Xuning Wei12232" w:date="2026-10-20T21:19:00Z">
              <w:r>
                <w:rPr>
                  <w:rFonts w:ascii="Times New Roman" w:eastAsia="等线" w:hAnsi="Times New Roman" w:cs="Times New Roman"/>
                  <w:sz w:val="18"/>
                  <w:szCs w:val="18"/>
                </w:rPr>
                <w:delText>.</w:delText>
              </w:r>
            </w:del>
            <w:del w:id="6971" w:author="Xuning Wei12232" w:date="2026-10-20T16:06: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
                <w:br/>
                <w:delText xml:space="preserve">5. </w:delText>
              </w:r>
            </w:del>
          </w:p>
          <w:p w14:paraId="73C1C881" w14:textId="77777777" w:rsidR="007617DE" w:rsidRPr="007617DE" w:rsidRDefault="00AE300B" w:rsidP="007617DE">
            <w:pPr>
              <w:pStyle w:val="aff7"/>
              <w:widowControl w:val="0"/>
              <w:numPr>
                <w:ilvl w:val="0"/>
                <w:numId w:val="101"/>
              </w:numPr>
              <w:spacing w:beforeLines="50" w:before="120" w:afterLines="50" w:after="120"/>
              <w:jc w:val="both"/>
              <w:rPr>
                <w:ins w:id="6972" w:author="Xuning Wei12232" w:date="2026-10-20T16:06:00Z"/>
                <w:rFonts w:ascii="Times New Roman" w:eastAsia="仿宋_GB2312" w:hAnsi="Times New Roman" w:cs="Times New Roman"/>
                <w:color w:val="000000" w:themeColor="text1"/>
                <w:sz w:val="18"/>
                <w:szCs w:val="18"/>
                <w:rPrChange w:id="6973" w:author="Xuning Wei12232" w:date="2026-10-24T11:11:00Z">
                  <w:rPr>
                    <w:ins w:id="6974" w:author="Xuning Wei12232" w:date="2026-10-20T16:06:00Z"/>
                    <w:rFonts w:ascii="Times New Roman" w:eastAsia="等线" w:hAnsi="Times New Roman" w:cs="Times New Roman"/>
                    <w:color w:val="000000" w:themeColor="text1"/>
                    <w:sz w:val="18"/>
                    <w:szCs w:val="18"/>
                  </w:rPr>
                </w:rPrChange>
              </w:rPr>
              <w:pPrChange w:id="6975" w:author="Xuning Wei12232" w:date="2026-10-20T16:06:00Z">
                <w:pPr>
                  <w:widowControl w:val="0"/>
                  <w:spacing w:beforeLines="50" w:before="120" w:afterLines="50" w:after="120"/>
                  <w:contextualSpacing/>
                </w:pPr>
              </w:pPrChange>
            </w:pPr>
            <w:r>
              <w:rPr>
                <w:rFonts w:ascii="Times New Roman" w:eastAsia="等线" w:hAnsi="Times New Roman" w:cs="Times New Roman"/>
                <w:sz w:val="18"/>
                <w:szCs w:val="18"/>
              </w:rPr>
              <w:t xml:space="preserve">Add </w:t>
            </w:r>
            <w:ins w:id="6976" w:author="Xuning Wei12232" w:date="2026-10-20T21:21:00Z">
              <w:r>
                <w:rPr>
                  <w:rFonts w:ascii="Times New Roman" w:eastAsia="等线" w:hAnsi="Times New Roman" w:cs="Times New Roman"/>
                  <w:color w:val="FF0000"/>
                  <w:sz w:val="18"/>
                  <w:szCs w:val="18"/>
                  <w:rPrChange w:id="6977" w:author="Xuning Wei12232" w:date="2026-10-24T11:11:00Z">
                    <w:rPr>
                      <w:rFonts w:ascii="Times New Roman" w:eastAsia="等线" w:hAnsi="Times New Roman" w:cs="Times New Roman"/>
                      <w:color w:val="FF0000"/>
                      <w:sz w:val="18"/>
                      <w:szCs w:val="18"/>
                      <w:highlight w:val="lightGray"/>
                    </w:rPr>
                  </w:rPrChange>
                </w:rPr>
                <w:t>DIC (2.2</w:t>
              </w:r>
            </w:ins>
            <w:ins w:id="6978" w:author="Xuning Wei12232" w:date="2026-10-22T10:34:00Z">
              <w:r>
                <w:rPr>
                  <w:rFonts w:ascii="Times New Roman" w:eastAsia="等线" w:hAnsi="Times New Roman" w:cs="Times New Roman"/>
                  <w:color w:val="FF0000"/>
                  <w:sz w:val="18"/>
                  <w:szCs w:val="18"/>
                  <w:rPrChange w:id="6979" w:author="Xuning Wei12232" w:date="2026-10-24T11:11:00Z">
                    <w:rPr>
                      <w:rFonts w:ascii="Times New Roman" w:eastAsia="等线" w:hAnsi="Times New Roman" w:cs="Times New Roman"/>
                      <w:color w:val="FF0000"/>
                      <w:sz w:val="18"/>
                      <w:szCs w:val="18"/>
                      <w:highlight w:val="lightGray"/>
                    </w:rPr>
                  </w:rPrChange>
                </w:rPr>
                <w:t>0</w:t>
              </w:r>
            </w:ins>
            <w:ins w:id="6980" w:author="Xuning Wei12232" w:date="2026-10-20T21:21:00Z">
              <w:r>
                <w:rPr>
                  <w:rFonts w:ascii="Times New Roman" w:eastAsia="等线" w:hAnsi="Times New Roman" w:cs="Times New Roman"/>
                  <w:color w:val="FF0000"/>
                  <w:sz w:val="18"/>
                  <w:szCs w:val="18"/>
                  <w:rPrChange w:id="6981" w:author="Xuning Wei12232" w:date="2026-10-24T11:11:00Z">
                    <w:rPr>
                      <w:rFonts w:ascii="Times New Roman" w:eastAsia="等线" w:hAnsi="Times New Roman" w:cs="Times New Roman"/>
                      <w:color w:val="FF0000"/>
                      <w:sz w:val="18"/>
                      <w:szCs w:val="18"/>
                      <w:highlight w:val="lightGray"/>
                    </w:rPr>
                  </w:rPrChange>
                </w:rPr>
                <w:t xml:space="preserve"> eq.)</w:t>
              </w:r>
              <w:r>
                <w:rPr>
                  <w:rFonts w:ascii="Times New Roman" w:eastAsia="等线" w:hAnsi="Times New Roman" w:cs="Times New Roman"/>
                  <w:color w:val="FF0000"/>
                  <w:sz w:val="18"/>
                  <w:szCs w:val="18"/>
                </w:rPr>
                <w:t xml:space="preserve"> </w:t>
              </w:r>
              <w:r>
                <w:rPr>
                  <w:rFonts w:ascii="Times New Roman" w:eastAsia="等线" w:hAnsi="Times New Roman" w:cs="Times New Roman"/>
                  <w:sz w:val="18"/>
                  <w:szCs w:val="18"/>
                </w:rPr>
                <w:t xml:space="preserve">into TJ4S-1213-Sy15-R01 at </w:t>
              </w:r>
              <w:r>
                <w:rPr>
                  <w:rFonts w:ascii="Times New Roman" w:eastAsia="等线" w:hAnsi="Times New Roman" w:cs="Times New Roman"/>
                  <w:sz w:val="18"/>
                  <w:szCs w:val="18"/>
                  <w:lang w:eastAsia="zh-CN"/>
                </w:rPr>
                <w:t>20.0 ± 5.0 °C (</w:t>
              </w:r>
            </w:ins>
            <w:ins w:id="6982" w:author="Xuning Wei12232" w:date="2026-10-24T10:48:00Z">
              <w:r>
                <w:rPr>
                  <w:rFonts w:ascii="Times New Roman" w:eastAsia="等线" w:hAnsi="Times New Roman" w:cs="Times New Roman"/>
                  <w:sz w:val="18"/>
                  <w:szCs w:val="18"/>
                  <w:lang w:eastAsia="zh-CN"/>
                </w:rPr>
                <w:t>target: 20.0 °C</w:t>
              </w:r>
            </w:ins>
            <w:ins w:id="6983" w:author="Xuning Wei12232" w:date="2026-10-20T21:21:00Z">
              <w:r>
                <w:rPr>
                  <w:rFonts w:ascii="Times New Roman" w:eastAsia="等线" w:hAnsi="Times New Roman" w:cs="Times New Roman"/>
                  <w:sz w:val="18"/>
                  <w:szCs w:val="18"/>
                </w:rPr>
                <w:t xml:space="preserve">, activate for </w:t>
              </w:r>
              <w:r>
                <w:rPr>
                  <w:rFonts w:ascii="Times New Roman" w:eastAsia="等线" w:hAnsi="Times New Roman" w:cs="Times New Roman"/>
                  <w:color w:val="000000" w:themeColor="text1"/>
                  <w:sz w:val="18"/>
                  <w:szCs w:val="18"/>
                  <w:rPrChange w:id="6984" w:author="Xuning Wei12232" w:date="2026-10-24T11:11:00Z">
                    <w:rPr>
                      <w:rFonts w:ascii="Times New Roman" w:eastAsia="等线" w:hAnsi="Times New Roman" w:cs="Times New Roman"/>
                      <w:color w:val="000000" w:themeColor="text1"/>
                      <w:sz w:val="18"/>
                      <w:szCs w:val="18"/>
                      <w:highlight w:val="lightGray"/>
                    </w:rPr>
                  </w:rPrChange>
                </w:rPr>
                <w:t>20±5 min (target: 20 min)</w:t>
              </w:r>
              <w:r>
                <w:rPr>
                  <w:rFonts w:ascii="Times New Roman" w:eastAsia="等线" w:hAnsi="Times New Roman" w:cs="Times New Roman"/>
                  <w:sz w:val="18"/>
                  <w:szCs w:val="18"/>
                </w:rPr>
                <w:t xml:space="preserve"> at</w:t>
              </w:r>
              <w:r>
                <w:rPr>
                  <w:rFonts w:ascii="Times New Roman" w:eastAsia="等线" w:hAnsi="Times New Roman" w:cs="Times New Roman"/>
                  <w:color w:val="FF0000"/>
                  <w:sz w:val="18"/>
                  <w:szCs w:val="18"/>
                </w:rPr>
                <w:t xml:space="preserve"> </w:t>
              </w:r>
              <w:r>
                <w:rPr>
                  <w:rFonts w:ascii="Times New Roman" w:eastAsia="等线" w:hAnsi="Times New Roman" w:cs="Times New Roman"/>
                  <w:color w:val="FF0000"/>
                  <w:sz w:val="18"/>
                  <w:szCs w:val="18"/>
                  <w:lang w:eastAsia="zh-CN"/>
                </w:rPr>
                <w:t>20.0 ± 5.0 °C (</w:t>
              </w:r>
            </w:ins>
            <w:ins w:id="6985" w:author="Xuning Wei12232" w:date="2026-10-24T10:48:00Z">
              <w:r>
                <w:rPr>
                  <w:rFonts w:ascii="Times New Roman" w:eastAsia="等线" w:hAnsi="Times New Roman" w:cs="Times New Roman"/>
                  <w:color w:val="FF0000"/>
                  <w:sz w:val="18"/>
                  <w:szCs w:val="18"/>
                  <w:lang w:eastAsia="zh-CN"/>
                </w:rPr>
                <w:t>target: 20.0 °C</w:t>
              </w:r>
            </w:ins>
            <w:ins w:id="6986" w:author="Xuning Wei12232" w:date="2026-10-20T21:21:00Z">
              <w:r>
                <w:rPr>
                  <w:rFonts w:ascii="Times New Roman" w:eastAsia="等线" w:hAnsi="Times New Roman" w:cs="Times New Roman"/>
                  <w:color w:val="FF0000"/>
                  <w:sz w:val="18"/>
                  <w:szCs w:val="18"/>
                  <w:lang w:eastAsia="zh-CN"/>
                </w:rPr>
                <w:t>).</w:t>
              </w:r>
            </w:ins>
            <w:del w:id="6987" w:author="Xuning Wei12232" w:date="2026-10-20T08:14:00Z">
              <w:r>
                <w:rPr>
                  <w:rFonts w:ascii="Times New Roman" w:eastAsia="等线" w:hAnsi="Times New Roman" w:cs="Times New Roman"/>
                  <w:sz w:val="18"/>
                  <w:szCs w:val="18"/>
                </w:rPr>
                <w:delText>2.2 eq. DIC</w:delText>
              </w:r>
            </w:del>
            <w:del w:id="6988" w:author="Xuning Wei12232" w:date="2026-10-20T21:21:00Z">
              <w:r>
                <w:rPr>
                  <w:rFonts w:ascii="Times New Roman" w:eastAsia="等线" w:hAnsi="Times New Roman" w:cs="Times New Roman"/>
                  <w:sz w:val="18"/>
                  <w:szCs w:val="18"/>
                </w:rPr>
                <w:delText xml:space="preserve"> into TJ4S-1213-Sy15-R01. Activate for 20±5 min (target: 20 min) at </w:delText>
              </w:r>
            </w:del>
            <w:del w:id="6989" w:author="Xuning Wei12232" w:date="2026-10-20T14:33:00Z">
              <w:r>
                <w:rPr>
                  <w:rFonts w:ascii="Times New Roman" w:eastAsia="等线" w:hAnsi="Times New Roman" w:cs="Times New Roman"/>
                  <w:sz w:val="18"/>
                  <w:szCs w:val="18"/>
                  <w:lang w:eastAsia="zh-CN"/>
                </w:rPr>
                <w:delText>20 ± 5 °C</w:delText>
              </w:r>
            </w:del>
            <w:del w:id="6990" w:author="Xuning Wei12232" w:date="2026-10-20T21:21:00Z">
              <w:r>
                <w:rPr>
                  <w:rFonts w:ascii="Times New Roman" w:eastAsia="等线" w:hAnsi="Times New Roman" w:cs="Times New Roman"/>
                  <w:sz w:val="18"/>
                  <w:szCs w:val="18"/>
                  <w:lang w:eastAsia="zh-CN"/>
                </w:rPr>
                <w:delText xml:space="preserve"> (target: 20 °C).</w:delText>
              </w:r>
            </w:del>
            <w:r>
              <w:rPr>
                <w:rFonts w:ascii="Times New Roman" w:eastAsia="等线" w:hAnsi="Times New Roman" w:cs="Times New Roman"/>
                <w:sz w:val="18"/>
                <w:szCs w:val="18"/>
              </w:rPr>
              <w:t xml:space="preserve"> </w:t>
            </w:r>
            <w:del w:id="6991" w:author="Xuning Wei12232" w:date="2026-10-20T16:06:00Z">
              <w:r>
                <w:rPr>
                  <w:rFonts w:ascii="Times New Roman" w:eastAsia="等线" w:hAnsi="Times New Roman" w:cs="Times New Roman"/>
                  <w:sz w:val="18"/>
                  <w:szCs w:val="18"/>
                </w:rPr>
                <w:delText xml:space="preserve"> </w:delText>
              </w:r>
              <w:r>
                <w:rPr>
                  <w:rFonts w:ascii="Times New Roman" w:eastAsia="等线" w:hAnsi="Times New Roman" w:cs="Times New Roman"/>
                  <w:sz w:val="18"/>
                  <w:szCs w:val="18"/>
                </w:rPr>
                <w:br/>
                <w:delText xml:space="preserve">6. </w:delText>
              </w:r>
            </w:del>
          </w:p>
          <w:p w14:paraId="6C3600F6" w14:textId="77777777" w:rsidR="007617DE" w:rsidRPr="007617DE" w:rsidRDefault="00AE300B" w:rsidP="007617DE">
            <w:pPr>
              <w:pStyle w:val="aff7"/>
              <w:widowControl w:val="0"/>
              <w:numPr>
                <w:ilvl w:val="0"/>
                <w:numId w:val="101"/>
              </w:numPr>
              <w:spacing w:beforeLines="50" w:before="120" w:afterLines="50" w:after="120"/>
              <w:jc w:val="both"/>
              <w:rPr>
                <w:ins w:id="6992" w:author="Xuning Wei12232" w:date="2026-10-20T16:06:00Z"/>
                <w:rFonts w:ascii="Times New Roman" w:eastAsia="仿宋_GB2312" w:hAnsi="Times New Roman" w:cs="Times New Roman"/>
                <w:color w:val="000000" w:themeColor="text1"/>
                <w:sz w:val="18"/>
                <w:szCs w:val="18"/>
                <w:rPrChange w:id="6993" w:author="Xuning Wei12232" w:date="2026-10-24T11:11:00Z">
                  <w:rPr>
                    <w:ins w:id="6994" w:author="Xuning Wei12232" w:date="2026-10-20T16:06:00Z"/>
                    <w:rFonts w:ascii="Times New Roman" w:eastAsia="等线" w:hAnsi="Times New Roman" w:cs="Times New Roman"/>
                    <w:color w:val="000000" w:themeColor="text1"/>
                    <w:sz w:val="18"/>
                    <w:szCs w:val="18"/>
                  </w:rPr>
                </w:rPrChange>
              </w:rPr>
              <w:pPrChange w:id="6995" w:author="Xuning Wei12232" w:date="2026-10-20T16:06:00Z">
                <w:pPr>
                  <w:widowControl w:val="0"/>
                  <w:spacing w:beforeLines="50" w:before="120" w:afterLines="50" w:after="120"/>
                  <w:contextualSpacing/>
                </w:pPr>
              </w:pPrChange>
            </w:pPr>
            <w:r>
              <w:rPr>
                <w:rFonts w:ascii="Times New Roman" w:eastAsia="等线" w:hAnsi="Times New Roman" w:cs="Times New Roman"/>
                <w:sz w:val="18"/>
                <w:szCs w:val="18"/>
              </w:rPr>
              <w:t xml:space="preserve">Transfer the mixture in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仿宋_GB2312" w:hAnsi="Times New Roman" w:cs="Times New Roman"/>
                <w:b/>
                <w:sz w:val="18"/>
                <w:szCs w:val="18"/>
                <w:lang w:eastAsia="zh-CN"/>
              </w:rPr>
              <w:t xml:space="preserve"> </w:t>
            </w:r>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w:t>
            </w:r>
            <w:r>
              <w:rPr>
                <w:rFonts w:ascii="Times New Roman" w:eastAsia="仿宋_GB2312" w:hAnsi="Times New Roman" w:cs="Times New Roman"/>
                <w:sz w:val="18"/>
                <w:szCs w:val="18"/>
                <w:lang w:eastAsia="zh-CN"/>
              </w:rPr>
              <w:t>5</w:t>
            </w:r>
            <w:r>
              <w:rPr>
                <w:rFonts w:ascii="Times New Roman" w:eastAsia="等线" w:hAnsi="Times New Roman" w:cs="Times New Roman"/>
                <w:sz w:val="18"/>
                <w:szCs w:val="18"/>
              </w:rPr>
              <w:t>. Add</w:t>
            </w:r>
            <w:del w:id="6996" w:author="Xuning Wei12232" w:date="2026-10-20T08:47:00Z">
              <w:r>
                <w:rPr>
                  <w:rFonts w:ascii="Times New Roman" w:eastAsia="等线" w:hAnsi="Times New Roman" w:cs="Times New Roman"/>
                  <w:sz w:val="18"/>
                  <w:szCs w:val="18"/>
                </w:rPr>
                <w:delText xml:space="preserve"> </w:delText>
              </w:r>
              <w:r>
                <w:rPr>
                  <w:rFonts w:ascii="Times New Roman" w:eastAsia="仿宋_GB2312" w:hAnsi="Times New Roman" w:cs="Times New Roman"/>
                  <w:sz w:val="18"/>
                  <w:szCs w:val="18"/>
                  <w:lang w:eastAsia="zh-CN"/>
                </w:rPr>
                <w:delText>1.0 V DMF (0.948 kg/kg)</w:delText>
              </w:r>
              <w:r>
                <w:rPr>
                  <w:rFonts w:ascii="Times New Roman" w:eastAsia="等线" w:hAnsi="Times New Roman" w:cs="Times New Roman"/>
                  <w:sz w:val="18"/>
                  <w:szCs w:val="18"/>
                </w:rPr>
                <w:delText xml:space="preserve"> </w:delText>
              </w:r>
            </w:del>
            <w:ins w:id="6997" w:author="Xuning Wei12232" w:date="2026-10-20T08:47:00Z">
              <w:r>
                <w:rPr>
                  <w:rFonts w:ascii="Times New Roman" w:eastAsia="等线" w:hAnsi="Times New Roman" w:cs="Times New Roman"/>
                  <w:sz w:val="18"/>
                  <w:szCs w:val="18"/>
                </w:rPr>
                <w:t xml:space="preserve"> </w:t>
              </w:r>
            </w:ins>
            <w:ins w:id="6998" w:author="Xuning Wei12232" w:date="2026-10-20T21:25:00Z">
              <w:r>
                <w:rPr>
                  <w:rFonts w:ascii="Times New Roman" w:eastAsia="等线" w:hAnsi="Times New Roman" w:cs="Times New Roman"/>
                  <w:color w:val="FF0000"/>
                  <w:sz w:val="18"/>
                  <w:szCs w:val="18"/>
                  <w:rPrChange w:id="6999" w:author="Xuning Wei12232" w:date="2026-10-24T11:11:00Z">
                    <w:rPr>
                      <w:rFonts w:ascii="Times New Roman" w:eastAsia="等线" w:hAnsi="Times New Roman" w:cs="Times New Roman"/>
                      <w:color w:val="FF0000"/>
                      <w:sz w:val="18"/>
                      <w:szCs w:val="18"/>
                      <w:highlight w:val="cyan"/>
                    </w:rPr>
                  </w:rPrChange>
                </w:rPr>
                <w:t>DMF (1.0 V</w:t>
              </w:r>
              <w:r>
                <w:rPr>
                  <w:rFonts w:ascii="Times New Roman" w:eastAsia="等线" w:hAnsi="Times New Roman" w:cs="Times New Roman" w:hint="eastAsia"/>
                  <w:color w:val="FF0000"/>
                  <w:sz w:val="18"/>
                  <w:szCs w:val="18"/>
                  <w:rPrChange w:id="7000" w:author="Xuning Wei12232" w:date="2026-10-24T11:11:00Z">
                    <w:rPr>
                      <w:rFonts w:ascii="Times New Roman" w:eastAsia="等线" w:hAnsi="Times New Roman" w:cs="Times New Roman" w:hint="eastAsia"/>
                      <w:color w:val="FF0000"/>
                      <w:sz w:val="18"/>
                      <w:szCs w:val="18"/>
                      <w:highlight w:val="cyan"/>
                    </w:rPr>
                  </w:rPrChange>
                </w:rPr>
                <w:t>，</w:t>
              </w:r>
              <w:r>
                <w:rPr>
                  <w:rFonts w:ascii="Times New Roman" w:eastAsia="等线" w:hAnsi="Times New Roman" w:cs="Times New Roman"/>
                  <w:color w:val="FF0000"/>
                  <w:sz w:val="18"/>
                  <w:szCs w:val="18"/>
                  <w:rPrChange w:id="7001" w:author="Xuning Wei12232" w:date="2026-10-24T11:11:00Z">
                    <w:rPr>
                      <w:rFonts w:ascii="Times New Roman" w:eastAsia="等线" w:hAnsi="Times New Roman" w:cs="Times New Roman"/>
                      <w:color w:val="FF0000"/>
                      <w:sz w:val="18"/>
                      <w:szCs w:val="18"/>
                      <w:highlight w:val="cyan"/>
                    </w:rPr>
                  </w:rPrChange>
                </w:rPr>
                <w:t>0.95 kg/kg)</w:t>
              </w:r>
            </w:ins>
            <w:ins w:id="7002" w:author="Xuning Wei12232" w:date="2026-10-20T08:47:00Z">
              <w:r>
                <w:rPr>
                  <w:rFonts w:ascii="Times New Roman" w:eastAsia="等线" w:hAnsi="Times New Roman" w:cs="Times New Roman"/>
                  <w:sz w:val="18"/>
                  <w:szCs w:val="18"/>
                </w:rPr>
                <w:t xml:space="preserve"> </w:t>
              </w:r>
            </w:ins>
            <w:r>
              <w:rPr>
                <w:rFonts w:ascii="Times New Roman" w:eastAsia="等线" w:hAnsi="Times New Roman" w:cs="Times New Roman"/>
                <w:sz w:val="18"/>
                <w:szCs w:val="18"/>
              </w:rPr>
              <w:t xml:space="preserve">into </w:t>
            </w:r>
            <w:r>
              <w:rPr>
                <w:rFonts w:ascii="Times New Roman" w:eastAsia="仿宋_GB2312" w:hAnsi="Times New Roman" w:cs="Times New Roman"/>
                <w:sz w:val="18"/>
                <w:szCs w:val="18"/>
              </w:rPr>
              <w:t>TJ4S-1213-Sy15</w:t>
            </w:r>
            <w:r>
              <w:rPr>
                <w:rFonts w:ascii="Times New Roman" w:eastAsia="仿宋_GB2312" w:hAnsi="Times New Roman" w:cs="Times New Roman"/>
                <w:sz w:val="18"/>
                <w:szCs w:val="18"/>
                <w:lang w:eastAsia="zh-CN"/>
              </w:rPr>
              <w:t>-R01</w:t>
            </w:r>
            <w:r>
              <w:rPr>
                <w:rFonts w:ascii="Times New Roman" w:eastAsia="等线" w:hAnsi="Times New Roman" w:cs="Times New Roman"/>
                <w:sz w:val="18"/>
                <w:szCs w:val="18"/>
              </w:rPr>
              <w:t xml:space="preserve"> to rinse the wall.</w:t>
            </w:r>
            <w:del w:id="7003" w:author="Xuning Wei12232" w:date="2026-10-20T16:06:00Z">
              <w:r>
                <w:rPr>
                  <w:rFonts w:ascii="Times New Roman" w:eastAsia="等线" w:hAnsi="Times New Roman" w:cs="Times New Roman"/>
                  <w:sz w:val="18"/>
                  <w:szCs w:val="18"/>
                </w:rPr>
                <w:br/>
                <w:delText xml:space="preserve">7. </w:delText>
              </w:r>
            </w:del>
          </w:p>
          <w:p w14:paraId="6ECFC032" w14:textId="77777777" w:rsidR="007617DE" w:rsidRDefault="00AE300B" w:rsidP="007617DE">
            <w:pPr>
              <w:pStyle w:val="aff7"/>
              <w:widowControl w:val="0"/>
              <w:numPr>
                <w:ilvl w:val="0"/>
                <w:numId w:val="101"/>
              </w:numPr>
              <w:spacing w:beforeLines="50" w:before="120" w:afterLines="50" w:after="120"/>
              <w:jc w:val="both"/>
              <w:rPr>
                <w:rFonts w:ascii="Times New Roman" w:eastAsia="仿宋_GB2312" w:hAnsi="Times New Roman" w:cs="Times New Roman"/>
                <w:sz w:val="18"/>
                <w:szCs w:val="18"/>
              </w:rPr>
              <w:pPrChange w:id="7004" w:author="Xuning Wei12232" w:date="2026-10-20T16:06:00Z">
                <w:pPr>
                  <w:widowControl w:val="0"/>
                  <w:spacing w:beforeLines="50" w:before="120" w:afterLines="50" w:after="120"/>
                  <w:contextualSpacing/>
                </w:pPr>
              </w:pPrChange>
            </w:pPr>
            <w:r>
              <w:rPr>
                <w:rFonts w:ascii="Times New Roman" w:eastAsia="等线" w:hAnsi="Times New Roman" w:cs="Times New Roman"/>
                <w:sz w:val="18"/>
                <w:szCs w:val="18"/>
              </w:rPr>
              <w:t>Bubble with nitrogen to the synthesis reactor (TJ4S-1213-Sy15) for 5 ± 2 min (target: 5 min), then start the agitator. Transfer the mixture in activation tank (TJ4S-1213-Sy15-R01) into synthesis reactor (TJ4S-1213-Sy15)</w:t>
            </w:r>
          </w:p>
        </w:tc>
      </w:tr>
      <w:tr w:rsidR="007617DE" w14:paraId="2F61B972" w14:textId="77777777">
        <w:trPr>
          <w:trHeight w:val="20"/>
        </w:trPr>
        <w:tc>
          <w:tcPr>
            <w:tcW w:w="310" w:type="pct"/>
            <w:tcMar>
              <w:top w:w="57" w:type="dxa"/>
              <w:left w:w="85" w:type="dxa"/>
              <w:bottom w:w="57" w:type="dxa"/>
              <w:right w:w="85" w:type="dxa"/>
            </w:tcMar>
            <w:vAlign w:val="center"/>
          </w:tcPr>
          <w:p w14:paraId="1BBD095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3E1B19B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w:t>
            </w:r>
            <w:r>
              <w:rPr>
                <w:rFonts w:ascii="Times New Roman" w:eastAsia="仿宋_GB2312" w:hAnsi="Times New Roman" w:cs="Times New Roman"/>
                <w:sz w:val="18"/>
                <w:szCs w:val="18"/>
              </w:rPr>
              <w:t>oupling</w:t>
            </w:r>
          </w:p>
        </w:tc>
        <w:tc>
          <w:tcPr>
            <w:tcW w:w="3909" w:type="pct"/>
            <w:tcMar>
              <w:top w:w="57" w:type="dxa"/>
              <w:left w:w="85" w:type="dxa"/>
              <w:bottom w:w="57" w:type="dxa"/>
              <w:right w:w="85" w:type="dxa"/>
            </w:tcMar>
            <w:vAlign w:val="center"/>
          </w:tcPr>
          <w:p w14:paraId="30B6E257" w14:textId="77777777" w:rsidR="007617DE" w:rsidRDefault="00AE300B" w:rsidP="007617DE">
            <w:pPr>
              <w:pStyle w:val="aff7"/>
              <w:widowControl w:val="0"/>
              <w:numPr>
                <w:ilvl w:val="0"/>
                <w:numId w:val="102"/>
              </w:numPr>
              <w:spacing w:beforeLines="50" w:before="120" w:afterLines="50" w:after="120"/>
              <w:jc w:val="both"/>
              <w:rPr>
                <w:ins w:id="7005" w:author="Xuning Wei12232" w:date="2026-10-20T16:07:00Z"/>
                <w:rFonts w:ascii="Times New Roman" w:eastAsia="等线" w:hAnsi="Times New Roman" w:cs="Times New Roman"/>
                <w:sz w:val="18"/>
                <w:szCs w:val="18"/>
              </w:rPr>
              <w:pPrChange w:id="7006" w:author="Xuning Wei12232" w:date="2026-10-20T16:07:00Z">
                <w:pPr>
                  <w:widowControl w:val="0"/>
                  <w:spacing w:beforeLines="50" w:before="120" w:afterLines="50" w:after="120"/>
                  <w:contextualSpacing/>
                </w:pPr>
              </w:pPrChange>
            </w:pPr>
            <w:del w:id="7007" w:author="Xuning Wei12232" w:date="2026-10-20T16:07:00Z">
              <w:r>
                <w:rPr>
                  <w:rFonts w:ascii="Times New Roman" w:eastAsia="等线" w:hAnsi="Times New Roman" w:cs="Times New Roman"/>
                  <w:sz w:val="18"/>
                  <w:szCs w:val="18"/>
                </w:rPr>
                <w:delText xml:space="preserve">1. </w:delText>
              </w:r>
            </w:del>
            <w:r>
              <w:rPr>
                <w:rFonts w:ascii="Times New Roman" w:eastAsia="等线" w:hAnsi="Times New Roman" w:cs="Times New Roman"/>
                <w:sz w:val="18"/>
                <w:szCs w:val="18"/>
                <w:rPrChange w:id="7008" w:author="Xuning Wei12232" w:date="2026-10-24T11:11:00Z">
                  <w:rPr/>
                </w:rPrChange>
              </w:rPr>
              <w:t xml:space="preserve">Heat the mixture to </w:t>
            </w:r>
            <w:del w:id="7009" w:author="Xuning Wei12232" w:date="2026-10-20T14:33:00Z">
              <w:r>
                <w:rPr>
                  <w:rFonts w:ascii="Times New Roman" w:eastAsia="等线" w:hAnsi="Times New Roman" w:cs="Times New Roman"/>
                  <w:sz w:val="18"/>
                  <w:szCs w:val="18"/>
                  <w:rPrChange w:id="7010" w:author="Xuning Wei12232" w:date="2026-10-24T11:11:00Z">
                    <w:rPr/>
                  </w:rPrChange>
                </w:rPr>
                <w:delText>25 ± 5 °C</w:delText>
              </w:r>
            </w:del>
            <w:ins w:id="7011" w:author="Xuning Wei12232" w:date="2026-10-20T14:33:00Z">
              <w:r>
                <w:rPr>
                  <w:rFonts w:ascii="Times New Roman" w:eastAsia="等线" w:hAnsi="Times New Roman" w:cs="Times New Roman"/>
                  <w:sz w:val="18"/>
                  <w:szCs w:val="18"/>
                  <w:rPrChange w:id="7012" w:author="Xuning Wei12232" w:date="2026-10-24T11:11:00Z">
                    <w:rPr/>
                  </w:rPrChange>
                </w:rPr>
                <w:t>25.0 ± 5.0 °C</w:t>
              </w:r>
            </w:ins>
            <w:r>
              <w:rPr>
                <w:rFonts w:ascii="Times New Roman" w:eastAsia="等线" w:hAnsi="Times New Roman" w:cs="Times New Roman"/>
                <w:sz w:val="18"/>
                <w:szCs w:val="18"/>
                <w:rPrChange w:id="7013" w:author="Xuning Wei12232" w:date="2026-10-24T11:11:00Z">
                  <w:rPr/>
                </w:rPrChange>
              </w:rPr>
              <w:t xml:space="preserve">. The mixture is allowed to </w:t>
            </w:r>
            <w:r>
              <w:rPr>
                <w:rFonts w:ascii="Times New Roman" w:eastAsia="等线" w:hAnsi="Times New Roman" w:cs="Times New Roman"/>
                <w:bCs w:val="0"/>
                <w:sz w:val="18"/>
                <w:szCs w:val="18"/>
                <w:rPrChange w:id="7014" w:author="Xuning Wei12232" w:date="2026-10-24T11:11:00Z">
                  <w:rPr/>
                </w:rPrChange>
              </w:rPr>
              <w:t xml:space="preserve">react at </w:t>
            </w:r>
            <w:del w:id="7015" w:author="Xuning Wei12232" w:date="2026-10-20T14:33:00Z">
              <w:r>
                <w:rPr>
                  <w:rFonts w:ascii="Times New Roman" w:eastAsia="等线" w:hAnsi="Times New Roman" w:cs="Times New Roman"/>
                  <w:bCs w:val="0"/>
                  <w:sz w:val="18"/>
                  <w:szCs w:val="18"/>
                  <w:rPrChange w:id="7016" w:author="Xuning Wei12232" w:date="2026-10-24T11:11:00Z">
                    <w:rPr/>
                  </w:rPrChange>
                </w:rPr>
                <w:delText>25 ± 5 °C</w:delText>
              </w:r>
            </w:del>
            <w:ins w:id="7017" w:author="Xuning Wei12232" w:date="2026-10-20T14:33:00Z">
              <w:r>
                <w:rPr>
                  <w:rFonts w:ascii="Times New Roman" w:eastAsia="等线" w:hAnsi="Times New Roman" w:cs="Times New Roman"/>
                  <w:bCs w:val="0"/>
                  <w:sz w:val="18"/>
                  <w:szCs w:val="18"/>
                  <w:rPrChange w:id="7018" w:author="Xuning Wei12232" w:date="2026-10-24T11:11:00Z">
                    <w:rPr/>
                  </w:rPrChange>
                </w:rPr>
                <w:t>25.0 ± 5.0 °C</w:t>
              </w:r>
            </w:ins>
            <w:r>
              <w:rPr>
                <w:rFonts w:ascii="Times New Roman" w:eastAsia="等线" w:hAnsi="Times New Roman" w:cs="Times New Roman"/>
                <w:bCs w:val="0"/>
                <w:sz w:val="18"/>
                <w:szCs w:val="18"/>
                <w:rPrChange w:id="7019" w:author="Xuning Wei12232" w:date="2026-10-24T11:11:00Z">
                  <w:rPr/>
                </w:rPrChange>
              </w:rPr>
              <w:t xml:space="preserve"> (target: </w:t>
            </w:r>
            <w:del w:id="7020" w:author="Xuning Wei12232" w:date="2026-10-20T21:36:00Z">
              <w:r>
                <w:rPr>
                  <w:rFonts w:ascii="Times New Roman" w:eastAsia="等线" w:hAnsi="Times New Roman" w:cs="Times New Roman"/>
                  <w:bCs w:val="0"/>
                  <w:sz w:val="18"/>
                  <w:szCs w:val="18"/>
                  <w:rPrChange w:id="7021" w:author="Xuning Wei12232" w:date="2026-10-24T11:11:00Z">
                    <w:rPr/>
                  </w:rPrChange>
                </w:rPr>
                <w:delText>25 °C</w:delText>
              </w:r>
            </w:del>
            <w:ins w:id="7022" w:author="Xuning Wei12232" w:date="2026-10-20T21:36:00Z">
              <w:r>
                <w:rPr>
                  <w:rFonts w:ascii="Times New Roman" w:eastAsia="等线" w:hAnsi="Times New Roman" w:cs="Times New Roman"/>
                  <w:bCs w:val="0"/>
                  <w:color w:val="FF0000"/>
                  <w:sz w:val="18"/>
                  <w:szCs w:val="18"/>
                </w:rPr>
                <w:t>25.0 °C</w:t>
              </w:r>
            </w:ins>
            <w:r>
              <w:rPr>
                <w:rFonts w:ascii="Times New Roman" w:eastAsia="等线" w:hAnsi="Times New Roman" w:cs="Times New Roman"/>
                <w:bCs w:val="0"/>
                <w:sz w:val="18"/>
                <w:szCs w:val="18"/>
                <w:rPrChange w:id="7023" w:author="Xuning Wei12232" w:date="2026-10-24T11:11:00Z">
                  <w:rPr/>
                </w:rPrChange>
              </w:rPr>
              <w:t>)</w:t>
            </w:r>
            <w:r>
              <w:rPr>
                <w:rFonts w:ascii="Times New Roman" w:eastAsia="等线" w:hAnsi="Times New Roman" w:cs="Times New Roman"/>
                <w:sz w:val="18"/>
                <w:szCs w:val="18"/>
                <w:rPrChange w:id="7024" w:author="Xuning Wei12232" w:date="2026-10-24T11:11:00Z">
                  <w:rPr/>
                </w:rPrChange>
              </w:rPr>
              <w:t xml:space="preserve">. </w:t>
            </w:r>
            <w:del w:id="7025" w:author="Xuning Wei12232" w:date="2026-10-20T16:07:00Z">
              <w:r>
                <w:rPr>
                  <w:rFonts w:ascii="Times New Roman" w:eastAsia="等线" w:hAnsi="Times New Roman" w:cs="Times New Roman"/>
                  <w:sz w:val="18"/>
                  <w:szCs w:val="18"/>
                  <w:rPrChange w:id="7026" w:author="Xuning Wei12232" w:date="2026-10-24T11:11:00Z">
                    <w:rPr/>
                  </w:rPrChange>
                </w:rPr>
                <w:br/>
                <w:delText xml:space="preserve">2. </w:delText>
              </w:r>
            </w:del>
          </w:p>
          <w:p w14:paraId="7316016A" w14:textId="77777777" w:rsidR="007617DE" w:rsidRDefault="00AE300B" w:rsidP="007617DE">
            <w:pPr>
              <w:pStyle w:val="aff7"/>
              <w:widowControl w:val="0"/>
              <w:numPr>
                <w:ilvl w:val="0"/>
                <w:numId w:val="102"/>
              </w:numPr>
              <w:spacing w:beforeLines="50" w:before="120" w:afterLines="50" w:after="120"/>
              <w:jc w:val="both"/>
              <w:rPr>
                <w:ins w:id="7027" w:author="Xuning Wei12232" w:date="2026-10-20T16:07:00Z"/>
                <w:rFonts w:ascii="Times New Roman" w:eastAsia="等线" w:hAnsi="Times New Roman" w:cs="Times New Roman"/>
                <w:sz w:val="18"/>
                <w:szCs w:val="18"/>
              </w:rPr>
              <w:pPrChange w:id="7028" w:author="Xuning Wei12232" w:date="2026-10-20T16:07:00Z">
                <w:pPr>
                  <w:widowControl w:val="0"/>
                  <w:spacing w:beforeLines="50" w:before="120" w:afterLines="50" w:after="120"/>
                  <w:contextualSpacing/>
                </w:pPr>
              </w:pPrChange>
            </w:pPr>
            <w:r>
              <w:rPr>
                <w:rFonts w:ascii="Times New Roman" w:eastAsia="等线" w:hAnsi="Times New Roman" w:cs="Times New Roman"/>
                <w:sz w:val="18"/>
                <w:szCs w:val="18"/>
                <w:rPrChange w:id="7029" w:author="Xuning Wei12232" w:date="2026-10-24T11:11:00Z">
                  <w:rPr/>
                </w:rPrChange>
              </w:rPr>
              <w:t>After 3 h ± 15 min (target</w:t>
            </w:r>
            <w:r>
              <w:rPr>
                <w:rFonts w:ascii="Times New Roman" w:eastAsia="等线" w:hAnsi="Times New Roman" w:cs="Times New Roman"/>
                <w:sz w:val="18"/>
                <w:szCs w:val="18"/>
                <w:lang w:eastAsia="zh-CN"/>
                <w:rPrChange w:id="7030" w:author="Xuning Wei12232" w:date="2026-10-24T11:11:00Z">
                  <w:rPr>
                    <w:lang w:eastAsia="zh-CN"/>
                  </w:rPr>
                </w:rPrChange>
              </w:rPr>
              <w:t xml:space="preserve">: 3 </w:t>
            </w:r>
            <w:r>
              <w:rPr>
                <w:rFonts w:ascii="Times New Roman" w:eastAsia="等线" w:hAnsi="Times New Roman" w:cs="Times New Roman"/>
                <w:sz w:val="18"/>
                <w:szCs w:val="18"/>
                <w:rPrChange w:id="7031" w:author="Xuning Wei12232" w:date="2026-10-24T11:11:00Z">
                  <w:rPr/>
                </w:rPrChange>
              </w:rPr>
              <w:t xml:space="preserve">h), sample the mixture every 0.5 ~ 1 h for </w:t>
            </w:r>
            <w:proofErr w:type="spellStart"/>
            <w:r>
              <w:rPr>
                <w:rFonts w:ascii="Times New Roman" w:eastAsia="等线" w:hAnsi="Times New Roman" w:cs="Times New Roman"/>
                <w:sz w:val="18"/>
                <w:szCs w:val="18"/>
                <w:rPrChange w:id="7032" w:author="Xuning Wei12232" w:date="2026-10-24T11:11:00Z">
                  <w:rPr/>
                </w:rPrChange>
              </w:rPr>
              <w:t>ninhydrin</w:t>
            </w:r>
            <w:proofErr w:type="spellEnd"/>
            <w:r>
              <w:rPr>
                <w:rFonts w:ascii="Times New Roman" w:eastAsia="等线" w:hAnsi="Times New Roman" w:cs="Times New Roman"/>
                <w:sz w:val="18"/>
                <w:szCs w:val="18"/>
                <w:rPrChange w:id="7033" w:author="Xuning Wei12232" w:date="2026-10-24T11:11:00Z">
                  <w:rPr/>
                </w:rPrChange>
              </w:rPr>
              <w:t xml:space="preserve"> test analysis until two consecutive samples test as negative (Yellow to Light pink Report Negative= Complete coupling; Blue to Purple Positive= Incomplete coupling). And the mixture should be stirred for coupling time (</w:t>
            </w:r>
            <w:ins w:id="7034" w:author="Xuning Wei12232" w:date="2026-10-22T06:46:00Z">
              <w:r>
                <w:rPr>
                  <w:rFonts w:ascii="Times New Roman" w:eastAsia="等线" w:hAnsi="Times New Roman" w:cs="Times New Roman"/>
                  <w:color w:val="000000" w:themeColor="text1"/>
                  <w:sz w:val="18"/>
                  <w:szCs w:val="18"/>
                  <w:rPrChange w:id="7035" w:author="Xuning Wei12232" w:date="2026-10-24T11:11:00Z">
                    <w:rPr>
                      <w:rFonts w:ascii="Times New Roman" w:eastAsia="等线" w:hAnsi="Times New Roman" w:cs="Times New Roman"/>
                      <w:color w:val="000000" w:themeColor="text1"/>
                      <w:sz w:val="18"/>
                      <w:szCs w:val="18"/>
                      <w:highlight w:val="lightGray"/>
                    </w:rPr>
                  </w:rPrChange>
                </w:rPr>
                <w:t>4.5</w:t>
              </w:r>
            </w:ins>
            <w:del w:id="7036" w:author="Xuning Wei12232" w:date="2026-10-22T06:46:00Z">
              <w:r>
                <w:rPr>
                  <w:rFonts w:ascii="Times New Roman" w:eastAsia="等线" w:hAnsi="Times New Roman" w:cs="Times New Roman"/>
                  <w:sz w:val="18"/>
                  <w:szCs w:val="18"/>
                  <w:rPrChange w:id="7037" w:author="Xuning Wei12232" w:date="2026-10-24T11:11:00Z">
                    <w:rPr/>
                  </w:rPrChange>
                </w:rPr>
                <w:delText>4</w:delText>
              </w:r>
            </w:del>
            <w:r>
              <w:rPr>
                <w:rFonts w:ascii="Times New Roman" w:eastAsia="等线" w:hAnsi="Times New Roman" w:cs="Times New Roman"/>
                <w:sz w:val="18"/>
                <w:szCs w:val="18"/>
                <w:rPrChange w:id="7038" w:author="Xuning Wei12232" w:date="2026-10-24T11:11:00Z">
                  <w:rPr/>
                </w:rPrChange>
              </w:rPr>
              <w:t xml:space="preserve"> h </w:t>
            </w:r>
            <w:ins w:id="7039" w:author="Xuning Wei12232" w:date="2026-10-22T08:07: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7040" w:author="Xuning Wei12232" w:date="2026-10-20T13:10:00Z">
              <w:r>
                <w:rPr>
                  <w:rFonts w:ascii="Times New Roman" w:eastAsia="等线" w:hAnsi="Times New Roman" w:cs="Times New Roman" w:hint="eastAsia"/>
                  <w:sz w:val="18"/>
                  <w:szCs w:val="18"/>
                  <w:rPrChange w:id="7041" w:author="Xuning Wei12232" w:date="2026-10-24T11:11:00Z">
                    <w:rPr>
                      <w:rFonts w:hint="eastAsia"/>
                    </w:rPr>
                  </w:rPrChange>
                </w:rPr>
                <w:delText>≤</w:delText>
              </w:r>
              <w:r>
                <w:rPr>
                  <w:rFonts w:ascii="Times New Roman" w:eastAsia="等线" w:hAnsi="Times New Roman" w:cs="Times New Roman"/>
                  <w:sz w:val="18"/>
                  <w:szCs w:val="18"/>
                  <w:rPrChange w:id="7042" w:author="Xuning Wei12232" w:date="2026-10-24T11:11:00Z">
                    <w:rPr/>
                  </w:rPrChange>
                </w:rPr>
                <w:delText xml:space="preserve"> </w:delText>
              </w:r>
            </w:del>
            <w:r>
              <w:rPr>
                <w:rFonts w:ascii="Times New Roman" w:eastAsia="等线" w:hAnsi="Times New Roman" w:cs="Times New Roman"/>
                <w:sz w:val="18"/>
                <w:szCs w:val="18"/>
                <w:rPrChange w:id="7043" w:author="Xuning Wei12232" w:date="2026-10-24T11:11:00Z">
                  <w:rPr/>
                </w:rPrChange>
              </w:rPr>
              <w:t xml:space="preserve">Coupling time </w:t>
            </w:r>
            <w:ins w:id="7044"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7045" w:author="Xuning Wei12232" w:date="2026-10-20T13:10:00Z">
              <w:r>
                <w:rPr>
                  <w:rFonts w:ascii="Times New Roman" w:eastAsia="等线" w:hAnsi="Times New Roman" w:cs="Times New Roman" w:hint="eastAsia"/>
                  <w:sz w:val="18"/>
                  <w:szCs w:val="18"/>
                  <w:rPrChange w:id="7046" w:author="Xuning Wei12232" w:date="2026-10-24T11:11:00Z">
                    <w:rPr>
                      <w:rFonts w:hint="eastAsia"/>
                    </w:rPr>
                  </w:rPrChange>
                </w:rPr>
                <w:delText>≤</w:delText>
              </w:r>
              <w:r>
                <w:rPr>
                  <w:rFonts w:ascii="Times New Roman" w:eastAsia="等线" w:hAnsi="Times New Roman" w:cs="Times New Roman"/>
                  <w:sz w:val="18"/>
                  <w:szCs w:val="18"/>
                  <w:rPrChange w:id="7047" w:author="Xuning Wei12232" w:date="2026-10-24T11:11:00Z">
                    <w:rPr/>
                  </w:rPrChange>
                </w:rPr>
                <w:delText xml:space="preserve"> </w:delText>
              </w:r>
            </w:del>
            <w:ins w:id="7048" w:author="Xuning Wei12232" w:date="2026-10-22T06:46:00Z">
              <w:r>
                <w:rPr>
                  <w:rFonts w:ascii="Times New Roman" w:eastAsia="等线" w:hAnsi="Times New Roman" w:cs="Times New Roman"/>
                  <w:color w:val="000000" w:themeColor="text1"/>
                  <w:sz w:val="18"/>
                  <w:szCs w:val="18"/>
                  <w:rPrChange w:id="7049" w:author="Xuning Wei12232" w:date="2026-10-24T11:11:00Z">
                    <w:rPr>
                      <w:rFonts w:ascii="Times New Roman" w:eastAsia="等线" w:hAnsi="Times New Roman" w:cs="Times New Roman"/>
                      <w:color w:val="000000" w:themeColor="text1"/>
                      <w:sz w:val="18"/>
                      <w:szCs w:val="18"/>
                      <w:highlight w:val="lightGray"/>
                    </w:rPr>
                  </w:rPrChange>
                </w:rPr>
                <w:t>9.5</w:t>
              </w:r>
            </w:ins>
            <w:del w:id="7050" w:author="Xuning Wei12232" w:date="2026-10-22T06:46:00Z">
              <w:r>
                <w:rPr>
                  <w:rFonts w:ascii="Times New Roman" w:eastAsia="等线" w:hAnsi="Times New Roman" w:cs="Times New Roman"/>
                  <w:sz w:val="18"/>
                  <w:szCs w:val="18"/>
                  <w:rPrChange w:id="7051" w:author="Xuning Wei12232" w:date="2026-10-24T11:11:00Z">
                    <w:rPr/>
                  </w:rPrChange>
                </w:rPr>
                <w:delText>10</w:delText>
              </w:r>
            </w:del>
            <w:r>
              <w:rPr>
                <w:rFonts w:ascii="Times New Roman" w:eastAsia="等线" w:hAnsi="Times New Roman" w:cs="Times New Roman"/>
                <w:sz w:val="18"/>
                <w:szCs w:val="18"/>
                <w:rPrChange w:id="7052" w:author="Xuning Wei12232" w:date="2026-10-24T11:11:00Z">
                  <w:rPr/>
                </w:rPrChange>
              </w:rPr>
              <w:t xml:space="preserve"> h). </w:t>
            </w:r>
            <w:del w:id="7053" w:author="Xuning Wei12232" w:date="2026-10-20T16:07:00Z">
              <w:r>
                <w:rPr>
                  <w:rFonts w:ascii="Times New Roman" w:eastAsia="等线" w:hAnsi="Times New Roman" w:cs="Times New Roman"/>
                  <w:sz w:val="18"/>
                  <w:szCs w:val="18"/>
                  <w:rPrChange w:id="7054" w:author="Xuning Wei12232" w:date="2026-10-24T11:11:00Z">
                    <w:rPr/>
                  </w:rPrChange>
                </w:rPr>
                <w:br/>
                <w:delText xml:space="preserve">3. </w:delText>
              </w:r>
            </w:del>
          </w:p>
          <w:p w14:paraId="2E41293C" w14:textId="77777777" w:rsidR="007617DE" w:rsidRPr="007617DE" w:rsidRDefault="00AE300B" w:rsidP="007617DE">
            <w:pPr>
              <w:pStyle w:val="aff7"/>
              <w:widowControl w:val="0"/>
              <w:numPr>
                <w:ilvl w:val="0"/>
                <w:numId w:val="102"/>
              </w:numPr>
              <w:spacing w:beforeLines="50" w:before="120" w:afterLines="50" w:after="120"/>
              <w:jc w:val="both"/>
              <w:rPr>
                <w:rFonts w:ascii="Times New Roman" w:eastAsia="等线" w:hAnsi="Times New Roman" w:cs="Times New Roman"/>
                <w:sz w:val="18"/>
                <w:szCs w:val="18"/>
                <w:rPrChange w:id="7055" w:author="Xuning Wei12232" w:date="2026-10-24T11:11:00Z">
                  <w:rPr/>
                </w:rPrChange>
              </w:rPr>
              <w:pPrChange w:id="7056" w:author="Xuning Wei12232" w:date="2026-10-20T16:07:00Z">
                <w:pPr>
                  <w:widowControl w:val="0"/>
                  <w:spacing w:beforeLines="50" w:before="120" w:afterLines="50" w:after="120"/>
                  <w:contextualSpacing/>
                </w:pPr>
              </w:pPrChange>
            </w:pPr>
            <w:r>
              <w:rPr>
                <w:rFonts w:ascii="Times New Roman" w:eastAsia="等线" w:hAnsi="Times New Roman" w:cs="Times New Roman"/>
                <w:sz w:val="18"/>
                <w:szCs w:val="18"/>
                <w:rPrChange w:id="7057" w:author="Xuning Wei12232" w:date="2026-10-24T11:11:00Z">
                  <w:rPr/>
                </w:rPrChange>
              </w:rPr>
              <w:t xml:space="preserve">Stop stirring and turn off the nitrogen. Drain until there is no reaction mixture drip. </w:t>
            </w:r>
          </w:p>
          <w:p w14:paraId="14D7A1AA"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7058"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 xml:space="preserve">Note: If resin adherence is found at other times during the reaction, rinse the reactor with </w:t>
            </w:r>
            <w:r>
              <w:rPr>
                <w:rFonts w:ascii="Times New Roman" w:eastAsia="仿宋_GB2312" w:hAnsi="Times New Roman" w:cs="Times New Roman"/>
                <w:sz w:val="18"/>
                <w:szCs w:val="18"/>
              </w:rPr>
              <w:lastRenderedPageBreak/>
              <w:t>0.50~5.00 kg DMF each time.</w:t>
            </w:r>
          </w:p>
        </w:tc>
      </w:tr>
      <w:tr w:rsidR="007617DE" w14:paraId="669FAD1E" w14:textId="77777777">
        <w:trPr>
          <w:trHeight w:val="20"/>
        </w:trPr>
        <w:tc>
          <w:tcPr>
            <w:tcW w:w="310" w:type="pct"/>
            <w:tcMar>
              <w:top w:w="57" w:type="dxa"/>
              <w:left w:w="85" w:type="dxa"/>
              <w:bottom w:w="57" w:type="dxa"/>
              <w:right w:w="85" w:type="dxa"/>
            </w:tcMar>
            <w:vAlign w:val="center"/>
          </w:tcPr>
          <w:p w14:paraId="53141737"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4CB79C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Wash resin</w:t>
            </w:r>
          </w:p>
        </w:tc>
        <w:tc>
          <w:tcPr>
            <w:tcW w:w="3909" w:type="pct"/>
            <w:tcMar>
              <w:top w:w="57" w:type="dxa"/>
              <w:left w:w="85" w:type="dxa"/>
              <w:bottom w:w="57" w:type="dxa"/>
              <w:right w:w="85" w:type="dxa"/>
            </w:tcMar>
            <w:vAlign w:val="center"/>
          </w:tcPr>
          <w:p w14:paraId="4D0C07EF" w14:textId="77777777" w:rsidR="007617DE" w:rsidRDefault="00AE300B" w:rsidP="007617DE">
            <w:pPr>
              <w:pStyle w:val="aff7"/>
              <w:widowControl w:val="0"/>
              <w:numPr>
                <w:ilvl w:val="0"/>
                <w:numId w:val="103"/>
              </w:numPr>
              <w:spacing w:beforeLines="50" w:before="120" w:afterLines="50" w:after="120"/>
              <w:jc w:val="both"/>
              <w:rPr>
                <w:ins w:id="7059" w:author="Xuning Wei12232" w:date="2026-10-20T16:08:00Z"/>
                <w:rFonts w:ascii="Times New Roman" w:eastAsia="仿宋_GB2312" w:hAnsi="Times New Roman" w:cs="Times New Roman"/>
                <w:sz w:val="18"/>
                <w:szCs w:val="18"/>
              </w:rPr>
              <w:pPrChange w:id="7060" w:author="Xuning Wei12232" w:date="2026-10-20T16:08:00Z">
                <w:pPr>
                  <w:widowControl w:val="0"/>
                  <w:spacing w:beforeLines="50" w:before="120" w:afterLines="50" w:after="120"/>
                  <w:contextualSpacing/>
                </w:pPr>
              </w:pPrChange>
            </w:pPr>
            <w:del w:id="7061" w:author="Xuning Wei12232" w:date="2026-10-20T16:07:00Z">
              <w:r>
                <w:rPr>
                  <w:rFonts w:ascii="Times New Roman" w:eastAsia="仿宋_GB2312" w:hAnsi="Times New Roman" w:cs="Times New Roman"/>
                  <w:sz w:val="18"/>
                  <w:szCs w:val="18"/>
                  <w:rPrChange w:id="7062" w:author="Xuning Wei12232" w:date="2026-10-24T11:11:00Z">
                    <w:rPr/>
                  </w:rPrChange>
                </w:rPr>
                <w:delText xml:space="preserve">1. </w:delText>
              </w:r>
            </w:del>
            <w:r>
              <w:rPr>
                <w:rFonts w:ascii="Times New Roman" w:eastAsia="仿宋_GB2312" w:hAnsi="Times New Roman" w:cs="Times New Roman"/>
                <w:sz w:val="18"/>
                <w:szCs w:val="18"/>
                <w:rPrChange w:id="7063" w:author="Xuning Wei12232" w:date="2026-10-24T11:11:00Z">
                  <w:rPr/>
                </w:rPrChange>
              </w:rPr>
              <w:t>Add</w:t>
            </w:r>
            <w:r>
              <w:rPr>
                <w:rFonts w:ascii="Times New Roman" w:eastAsia="仿宋_GB2312" w:hAnsi="Times New Roman" w:cs="Times New Roman"/>
                <w:sz w:val="18"/>
                <w:szCs w:val="18"/>
              </w:rPr>
              <w:t xml:space="preserve"> </w:t>
            </w:r>
            <w:commentRangeStart w:id="7064"/>
            <w:commentRangeStart w:id="7065"/>
            <w:del w:id="7066" w:author="Xuning Wei12232" w:date="2026-10-20T08:20:00Z">
              <w:r>
                <w:rPr>
                  <w:rFonts w:ascii="Times New Roman" w:eastAsia="仿宋_GB2312" w:hAnsi="Times New Roman" w:cs="Times New Roman"/>
                  <w:sz w:val="18"/>
                  <w:szCs w:val="18"/>
                </w:rPr>
                <w:delText>10</w:delText>
              </w:r>
              <w:commentRangeEnd w:id="7064"/>
              <w:r>
                <w:rPr>
                  <w:rStyle w:val="CommentReference"/>
                  <w:rFonts w:ascii="Times New Roman" w:eastAsia="仿宋_GB2312" w:hAnsi="Times New Roman" w:cs="Times New Roman"/>
                  <w:sz w:val="18"/>
                  <w:szCs w:val="18"/>
                </w:rPr>
                <w:commentReference w:id="7064"/>
              </w:r>
              <w:commentRangeEnd w:id="7065"/>
              <w:r>
                <w:rPr>
                  <w:rStyle w:val="CommentReference"/>
                </w:rPr>
                <w:commentReference w:id="7065"/>
              </w:r>
              <w:r>
                <w:rPr>
                  <w:rFonts w:ascii="Times New Roman" w:eastAsia="仿宋_GB2312" w:hAnsi="Times New Roman" w:cs="Times New Roman"/>
                  <w:sz w:val="18"/>
                  <w:szCs w:val="18"/>
                </w:rPr>
                <w:delText>.</w:delText>
              </w:r>
            </w:del>
            <w:del w:id="7067" w:author="Xuning Wei12232" w:date="2026-10-18T23:17:00Z">
              <w:r>
                <w:rPr>
                  <w:rFonts w:ascii="Times New Roman" w:eastAsia="仿宋_GB2312" w:hAnsi="Times New Roman" w:cs="Times New Roman"/>
                  <w:sz w:val="18"/>
                  <w:szCs w:val="18"/>
                </w:rPr>
                <w:delText>0</w:delText>
              </w:r>
            </w:del>
            <w:del w:id="7068" w:author="Xuning Wei12232" w:date="2026-10-20T08:20:00Z">
              <w:r>
                <w:rPr>
                  <w:rFonts w:ascii="Times New Roman" w:eastAsia="仿宋_GB2312" w:hAnsi="Times New Roman" w:cs="Times New Roman"/>
                  <w:sz w:val="18"/>
                  <w:szCs w:val="18"/>
                </w:rPr>
                <w:delText xml:space="preserve"> V </w:delText>
              </w:r>
            </w:del>
            <w:r>
              <w:rPr>
                <w:rFonts w:ascii="Times New Roman" w:eastAsia="仿宋_GB2312" w:hAnsi="Times New Roman" w:cs="Times New Roman"/>
                <w:sz w:val="18"/>
                <w:szCs w:val="18"/>
                <w:lang w:eastAsia="zh-CN"/>
              </w:rPr>
              <w:t>IPAC</w:t>
            </w:r>
            <w:r>
              <w:rPr>
                <w:rFonts w:ascii="Times New Roman" w:eastAsia="仿宋_GB2312" w:hAnsi="Times New Roman" w:cs="Times New Roman"/>
                <w:sz w:val="18"/>
                <w:szCs w:val="18"/>
              </w:rPr>
              <w:t xml:space="preserve"> (</w:t>
            </w:r>
            <w:ins w:id="7069" w:author="Xuning Wei12232" w:date="2026-10-20T08:20:00Z">
              <w:r>
                <w:rPr>
                  <w:rFonts w:ascii="Times New Roman" w:eastAsia="仿宋_GB2312" w:hAnsi="Times New Roman" w:cs="Times New Roman"/>
                  <w:color w:val="FF0000"/>
                  <w:sz w:val="18"/>
                  <w:szCs w:val="18"/>
                  <w:rPrChange w:id="7070" w:author="Xuning Wei12232" w:date="2026-10-24T11:11:00Z">
                    <w:rPr>
                      <w:color w:val="FF0000"/>
                    </w:rPr>
                  </w:rPrChange>
                </w:rPr>
                <w:t xml:space="preserve">11.0 V, </w:t>
              </w:r>
            </w:ins>
            <w:del w:id="7071" w:author="Xuning Wei12232" w:date="2026-10-18T23:17:00Z">
              <w:r>
                <w:rPr>
                  <w:rFonts w:ascii="Times New Roman" w:eastAsia="仿宋_GB2312" w:hAnsi="Times New Roman" w:cs="Times New Roman"/>
                  <w:sz w:val="18"/>
                  <w:szCs w:val="18"/>
                </w:rPr>
                <w:delText>8.730</w:delText>
              </w:r>
            </w:del>
            <w:ins w:id="7072" w:author="Xuning Wei12232" w:date="2026-10-18T23:17:00Z">
              <w:r>
                <w:rPr>
                  <w:rFonts w:ascii="Times New Roman" w:eastAsia="仿宋_GB2312" w:hAnsi="Times New Roman" w:cs="Times New Roman"/>
                  <w:color w:val="FF0000"/>
                  <w:sz w:val="18"/>
                  <w:szCs w:val="18"/>
                  <w:rPrChange w:id="7073" w:author="Xuning Wei12232" w:date="2026-10-24T11:11:00Z">
                    <w:rPr>
                      <w:color w:val="FF0000"/>
                    </w:rPr>
                  </w:rPrChange>
                </w:rPr>
                <w:t>9.</w:t>
              </w:r>
            </w:ins>
            <w:ins w:id="7074" w:author="Xuning Wei12232" w:date="2026-10-20T08:20:00Z">
              <w:r>
                <w:rPr>
                  <w:rFonts w:ascii="Times New Roman" w:eastAsia="仿宋_GB2312" w:hAnsi="Times New Roman" w:cs="Times New Roman"/>
                  <w:color w:val="FF0000"/>
                  <w:sz w:val="18"/>
                  <w:szCs w:val="18"/>
                  <w:rPrChange w:id="7075" w:author="Xuning Wei12232" w:date="2026-10-24T11:11:00Z">
                    <w:rPr>
                      <w:color w:val="FF0000"/>
                    </w:rPr>
                  </w:rPrChange>
                </w:rPr>
                <w:t>6</w:t>
              </w:r>
            </w:ins>
            <w:ins w:id="7076" w:author="Xuning Wei12232" w:date="2026-10-18T23:17:00Z">
              <w:r>
                <w:rPr>
                  <w:rFonts w:ascii="Times New Roman" w:eastAsia="仿宋_GB2312" w:hAnsi="Times New Roman" w:cs="Times New Roman"/>
                  <w:sz w:val="18"/>
                  <w:szCs w:val="18"/>
                </w:rPr>
                <w:t>0</w:t>
              </w:r>
            </w:ins>
            <w:r>
              <w:rPr>
                <w:rFonts w:ascii="Times New Roman" w:eastAsia="仿宋_GB2312" w:hAnsi="Times New Roman" w:cs="Times New Roman"/>
                <w:sz w:val="18"/>
                <w:szCs w:val="18"/>
              </w:rPr>
              <w:t xml:space="preserve"> kg/kg) </w:t>
            </w:r>
            <w:r>
              <w:rPr>
                <w:rFonts w:ascii="Times New Roman" w:eastAsia="仿宋_GB2312" w:hAnsi="Times New Roman" w:cs="Times New Roman"/>
                <w:sz w:val="18"/>
                <w:szCs w:val="18"/>
                <w:rPrChange w:id="7077" w:author="Xuning Wei12232" w:date="2026-10-24T11:11:00Z">
                  <w:rPr/>
                </w:rPrChange>
              </w:rPr>
              <w:t>into TJ4S-1213-Sy15.</w:t>
            </w:r>
            <w:del w:id="7078" w:author="Xuning Wei12232" w:date="2026-10-20T16:08:00Z">
              <w:r>
                <w:rPr>
                  <w:rFonts w:ascii="Times New Roman" w:eastAsia="仿宋_GB2312" w:hAnsi="Times New Roman" w:cs="Times New Roman"/>
                  <w:sz w:val="18"/>
                  <w:szCs w:val="18"/>
                  <w:rPrChange w:id="7079" w:author="Xuning Wei12232" w:date="2026-10-24T11:11:00Z">
                    <w:rPr/>
                  </w:rPrChange>
                </w:rPr>
                <w:delText xml:space="preserve"> </w:delText>
              </w:r>
              <w:r>
                <w:rPr>
                  <w:rFonts w:ascii="Times New Roman" w:eastAsia="仿宋_GB2312" w:hAnsi="Times New Roman" w:cs="Times New Roman"/>
                  <w:sz w:val="18"/>
                  <w:szCs w:val="18"/>
                  <w:rPrChange w:id="7080" w:author="Xuning Wei12232" w:date="2026-10-24T11:11:00Z">
                    <w:rPr/>
                  </w:rPrChange>
                </w:rPr>
                <w:br/>
                <w:delText>2.</w:delText>
              </w:r>
            </w:del>
          </w:p>
          <w:p w14:paraId="014DC777" w14:textId="77777777" w:rsidR="007617DE" w:rsidRPr="007617DE" w:rsidRDefault="00AE300B" w:rsidP="007617DE">
            <w:pPr>
              <w:pStyle w:val="aff7"/>
              <w:widowControl w:val="0"/>
              <w:numPr>
                <w:ilvl w:val="0"/>
                <w:numId w:val="103"/>
              </w:numPr>
              <w:spacing w:beforeLines="50" w:before="120" w:afterLines="50" w:after="120"/>
              <w:jc w:val="both"/>
              <w:rPr>
                <w:rFonts w:ascii="Times New Roman" w:eastAsia="仿宋_GB2312" w:hAnsi="Times New Roman" w:cs="Times New Roman"/>
                <w:sz w:val="18"/>
                <w:szCs w:val="18"/>
                <w:rPrChange w:id="7081" w:author="Xuning Wei12232" w:date="2026-10-24T11:11:00Z">
                  <w:rPr/>
                </w:rPrChange>
              </w:rPr>
              <w:pPrChange w:id="7082" w:author="Xuning Wei12232" w:date="2026-10-20T16:08:00Z">
                <w:pPr>
                  <w:widowControl w:val="0"/>
                  <w:spacing w:beforeLines="50" w:before="120" w:afterLines="50" w:after="120"/>
                  <w:contextualSpacing/>
                </w:pPr>
              </w:pPrChange>
            </w:pPr>
            <w:r>
              <w:rPr>
                <w:rFonts w:ascii="Times New Roman" w:eastAsia="仿宋_GB2312" w:hAnsi="Times New Roman" w:cs="Times New Roman"/>
                <w:sz w:val="18"/>
                <w:szCs w:val="18"/>
                <w:rPrChange w:id="7083" w:author="Xuning Wei12232" w:date="2026-10-24T11:11:00Z">
                  <w:rPr/>
                </w:rPrChange>
              </w:rPr>
              <w:t xml:space="preserve"> Bubble with nitrogen, after s</w:t>
            </w:r>
            <w:r>
              <w:rPr>
                <w:rFonts w:ascii="Times New Roman" w:eastAsia="仿宋_GB2312" w:hAnsi="Times New Roman" w:cs="Times New Roman"/>
                <w:color w:val="0000FF"/>
                <w:sz w:val="18"/>
                <w:szCs w:val="18"/>
                <w:rPrChange w:id="7084" w:author="Xuning Wei12232" w:date="2026-10-24T11:11:00Z">
                  <w:rPr>
                    <w:color w:val="0000FF"/>
                  </w:rPr>
                </w:rPrChange>
              </w:rPr>
              <w:t>tirring, turn off the nitrogen</w:t>
            </w:r>
            <w:r>
              <w:rPr>
                <w:rFonts w:ascii="Times New Roman" w:eastAsia="仿宋_GB2312" w:hAnsi="Times New Roman" w:cs="Times New Roman"/>
                <w:sz w:val="18"/>
                <w:szCs w:val="18"/>
                <w:rPrChange w:id="7085" w:author="Xuning Wei12232" w:date="2026-10-24T11:11:00Z">
                  <w:rPr/>
                </w:rPrChange>
              </w:rPr>
              <w:t xml:space="preserve">. Drain until there is no obvious drip.  </w:t>
            </w:r>
          </w:p>
          <w:p w14:paraId="1FE9C7B8" w14:textId="77777777" w:rsidR="007617DE" w:rsidRDefault="00AE300B" w:rsidP="007617DE">
            <w:pPr>
              <w:widowControl w:val="0"/>
              <w:spacing w:beforeLines="50" w:before="120" w:afterLines="50" w:after="120"/>
              <w:contextualSpacing/>
              <w:jc w:val="both"/>
              <w:rPr>
                <w:rFonts w:ascii="Times New Roman" w:eastAsia="仿宋_GB2312" w:hAnsi="Times New Roman" w:cs="Times New Roman"/>
                <w:sz w:val="18"/>
                <w:szCs w:val="18"/>
              </w:rPr>
              <w:pPrChange w:id="7086"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Note: Perform this operation 5 times.</w:t>
            </w:r>
          </w:p>
        </w:tc>
      </w:tr>
      <w:tr w:rsidR="007617DE" w14:paraId="06BB5AC5" w14:textId="77777777">
        <w:trPr>
          <w:trHeight w:val="20"/>
        </w:trPr>
        <w:tc>
          <w:tcPr>
            <w:tcW w:w="310" w:type="pct"/>
            <w:tcMar>
              <w:top w:w="57" w:type="dxa"/>
              <w:left w:w="85" w:type="dxa"/>
              <w:bottom w:w="57" w:type="dxa"/>
              <w:right w:w="85" w:type="dxa"/>
            </w:tcMar>
            <w:vAlign w:val="center"/>
          </w:tcPr>
          <w:p w14:paraId="16C143FC"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0F59E1E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Wash resin</w:t>
            </w:r>
          </w:p>
        </w:tc>
        <w:tc>
          <w:tcPr>
            <w:tcW w:w="3909" w:type="pct"/>
            <w:tcMar>
              <w:top w:w="57" w:type="dxa"/>
              <w:left w:w="85" w:type="dxa"/>
              <w:bottom w:w="57" w:type="dxa"/>
              <w:right w:w="85" w:type="dxa"/>
            </w:tcMar>
            <w:vAlign w:val="center"/>
          </w:tcPr>
          <w:p w14:paraId="063B4B96" w14:textId="77777777" w:rsidR="007617DE" w:rsidRPr="007617DE" w:rsidRDefault="00AE300B" w:rsidP="007617DE">
            <w:pPr>
              <w:pStyle w:val="aff7"/>
              <w:numPr>
                <w:ilvl w:val="0"/>
                <w:numId w:val="104"/>
              </w:numPr>
              <w:spacing w:beforeLines="50" w:before="120" w:afterLines="50" w:after="120"/>
              <w:jc w:val="both"/>
              <w:rPr>
                <w:del w:id="7087" w:author="Xuning Wei12232" w:date="2026-10-20T16:08:00Z"/>
                <w:rFonts w:ascii="Times New Roman" w:eastAsia="仿宋_GB2312" w:hAnsi="Times New Roman" w:cs="Times New Roman"/>
                <w:sz w:val="18"/>
                <w:szCs w:val="18"/>
                <w:rPrChange w:id="7088" w:author="Xuning Wei12232" w:date="2026-10-24T11:11:00Z">
                  <w:rPr>
                    <w:del w:id="7089" w:author="Xuning Wei12232" w:date="2026-10-20T16:08:00Z"/>
                  </w:rPr>
                </w:rPrChange>
              </w:rPr>
              <w:pPrChange w:id="7090" w:author="Xuning Wei12232" w:date="2026-10-20T16:08:00Z">
                <w:pPr>
                  <w:spacing w:beforeLines="50" w:before="120" w:afterLines="50" w:after="120"/>
                  <w:contextualSpacing/>
                  <w:jc w:val="both"/>
                </w:pPr>
              </w:pPrChange>
            </w:pPr>
            <w:del w:id="7091" w:author="Xuning Wei12232" w:date="2026-10-20T16:08:00Z">
              <w:r>
                <w:rPr>
                  <w:rFonts w:ascii="Times New Roman" w:eastAsia="仿宋_GB2312" w:hAnsi="Times New Roman" w:cs="Times New Roman"/>
                  <w:sz w:val="18"/>
                  <w:szCs w:val="18"/>
                  <w:rPrChange w:id="7092" w:author="Xuning Wei12232" w:date="2026-10-24T11:11:00Z">
                    <w:rPr/>
                  </w:rPrChange>
                </w:rPr>
                <w:delText xml:space="preserve">1. </w:delText>
              </w:r>
            </w:del>
            <w:r>
              <w:rPr>
                <w:rFonts w:ascii="Times New Roman" w:eastAsia="仿宋_GB2312" w:hAnsi="Times New Roman" w:cs="Times New Roman"/>
                <w:sz w:val="18"/>
                <w:szCs w:val="18"/>
                <w:rPrChange w:id="7093" w:author="Xuning Wei12232" w:date="2026-10-24T11:11:00Z">
                  <w:rPr/>
                </w:rPrChange>
              </w:rPr>
              <w:t xml:space="preserve">Add </w:t>
            </w:r>
            <w:ins w:id="7094" w:author="Xuning Wei12232" w:date="2026-10-20T08:21:00Z">
              <w:r>
                <w:rPr>
                  <w:rFonts w:ascii="Times New Roman" w:eastAsia="仿宋_GB2312" w:hAnsi="Times New Roman" w:cs="Times New Roman"/>
                  <w:color w:val="FF0000"/>
                  <w:sz w:val="18"/>
                  <w:szCs w:val="18"/>
                  <w:rPrChange w:id="7095" w:author="Xuning Wei12232" w:date="2026-10-24T11:11:00Z">
                    <w:rPr>
                      <w:color w:val="FF0000"/>
                    </w:rPr>
                  </w:rPrChange>
                </w:rPr>
                <w:t>Toluene (11.0V, 9.59 kg/kg)</w:t>
              </w:r>
            </w:ins>
            <w:del w:id="7096" w:author="Xuning Wei12232" w:date="2026-10-20T08:21:00Z">
              <w:r>
                <w:rPr>
                  <w:rFonts w:ascii="Times New Roman" w:eastAsia="仿宋_GB2312" w:hAnsi="Times New Roman" w:cs="Times New Roman"/>
                  <w:sz w:val="18"/>
                  <w:szCs w:val="18"/>
                </w:rPr>
                <w:delText>10.</w:delText>
              </w:r>
            </w:del>
            <w:del w:id="7097" w:author="Xuning Wei12232" w:date="2026-10-18T23:23:00Z">
              <w:r>
                <w:rPr>
                  <w:rFonts w:ascii="Times New Roman" w:eastAsia="仿宋_GB2312" w:hAnsi="Times New Roman" w:cs="Times New Roman"/>
                  <w:sz w:val="18"/>
                  <w:szCs w:val="18"/>
                </w:rPr>
                <w:delText>0</w:delText>
              </w:r>
            </w:del>
            <w:del w:id="7098" w:author="Xuning Wei12232" w:date="2026-10-20T08:21:00Z">
              <w:r>
                <w:rPr>
                  <w:rFonts w:ascii="Times New Roman" w:eastAsia="仿宋_GB2312" w:hAnsi="Times New Roman" w:cs="Times New Roman"/>
                  <w:sz w:val="18"/>
                  <w:szCs w:val="18"/>
                </w:rPr>
                <w:delText xml:space="preserve"> V Toluene (</w:delText>
              </w:r>
            </w:del>
            <w:del w:id="7099" w:author="Xuning Wei12232" w:date="2026-10-18T23:22:00Z">
              <w:r>
                <w:rPr>
                  <w:rFonts w:ascii="Times New Roman" w:eastAsia="仿宋_GB2312" w:hAnsi="Times New Roman" w:cs="Times New Roman"/>
                  <w:sz w:val="18"/>
                  <w:szCs w:val="18"/>
                </w:rPr>
                <w:delText>8.72</w:delText>
              </w:r>
            </w:del>
            <w:del w:id="7100" w:author="Xuning Wei12232" w:date="2026-10-20T08:21:00Z">
              <w:r>
                <w:rPr>
                  <w:rFonts w:ascii="Times New Roman" w:eastAsia="仿宋_GB2312" w:hAnsi="Times New Roman" w:cs="Times New Roman"/>
                  <w:sz w:val="18"/>
                  <w:szCs w:val="18"/>
                </w:rPr>
                <w:delText>0 kg/kg)</w:delText>
              </w:r>
            </w:del>
            <w:r>
              <w:rPr>
                <w:rFonts w:ascii="Times New Roman" w:eastAsia="仿宋_GB2312" w:hAnsi="Times New Roman" w:cs="Times New Roman"/>
                <w:sz w:val="18"/>
                <w:szCs w:val="18"/>
              </w:rPr>
              <w:t xml:space="preserve"> </w:t>
            </w:r>
            <w:r>
              <w:rPr>
                <w:rFonts w:ascii="Times New Roman" w:eastAsia="仿宋_GB2312" w:hAnsi="Times New Roman" w:cs="Times New Roman"/>
                <w:sz w:val="18"/>
                <w:szCs w:val="18"/>
                <w:rPrChange w:id="7101" w:author="Xuning Wei12232" w:date="2026-10-24T11:11:00Z">
                  <w:rPr/>
                </w:rPrChange>
              </w:rPr>
              <w:t>into</w:t>
            </w:r>
            <w:r>
              <w:rPr>
                <w:rFonts w:ascii="Times New Roman" w:eastAsia="等线" w:hAnsi="Times New Roman" w:cs="Times New Roman"/>
                <w:sz w:val="18"/>
                <w:szCs w:val="18"/>
                <w:rPrChange w:id="7102" w:author="Xuning Wei12232" w:date="2026-10-24T11:11:00Z">
                  <w:rPr>
                    <w:rFonts w:eastAsia="等线"/>
                  </w:rPr>
                </w:rPrChange>
              </w:rPr>
              <w:t xml:space="preserve"> </w:t>
            </w:r>
            <w:r>
              <w:rPr>
                <w:rFonts w:ascii="Times New Roman" w:eastAsia="仿宋_GB2312" w:hAnsi="Times New Roman" w:cs="Times New Roman"/>
                <w:sz w:val="18"/>
                <w:szCs w:val="18"/>
                <w:rPrChange w:id="7103" w:author="Xuning Wei12232" w:date="2026-10-24T11:11:00Z">
                  <w:rPr/>
                </w:rPrChange>
              </w:rPr>
              <w:t>TJ4S-1213-Sy15 via dip tube and diaphragm pump. Bubble with nitrogen, after s</w:t>
            </w:r>
            <w:r>
              <w:rPr>
                <w:rFonts w:ascii="Times New Roman" w:eastAsia="仿宋_GB2312" w:hAnsi="Times New Roman" w:cs="Times New Roman"/>
                <w:color w:val="0000FF"/>
                <w:sz w:val="18"/>
                <w:szCs w:val="18"/>
                <w:rPrChange w:id="7104" w:author="Xuning Wei12232" w:date="2026-10-24T11:11:00Z">
                  <w:rPr>
                    <w:color w:val="0000FF"/>
                  </w:rPr>
                </w:rPrChange>
              </w:rPr>
              <w:t>tirring, turn off the nitrogen</w:t>
            </w:r>
            <w:r>
              <w:rPr>
                <w:rFonts w:ascii="Times New Roman" w:eastAsia="仿宋_GB2312" w:hAnsi="Times New Roman" w:cs="Times New Roman"/>
                <w:sz w:val="18"/>
                <w:szCs w:val="18"/>
                <w:rPrChange w:id="7105" w:author="Xuning Wei12232" w:date="2026-10-24T11:11:00Z">
                  <w:rPr/>
                </w:rPrChange>
              </w:rPr>
              <w:t>. Drain until there is no obvious drip</w:t>
            </w:r>
          </w:p>
          <w:p w14:paraId="2BCF5A9D" w14:textId="77777777" w:rsidR="007617DE" w:rsidRDefault="00AE300B" w:rsidP="007617DE">
            <w:pPr>
              <w:pStyle w:val="aff7"/>
              <w:numPr>
                <w:ilvl w:val="0"/>
                <w:numId w:val="104"/>
              </w:numPr>
              <w:spacing w:beforeLines="50" w:before="120" w:afterLines="50" w:after="120"/>
              <w:jc w:val="both"/>
              <w:rPr>
                <w:ins w:id="7106" w:author="Xuning Wei12232" w:date="2026-10-20T16:08:00Z"/>
                <w:rFonts w:ascii="Times New Roman" w:eastAsia="仿宋_GB2312" w:hAnsi="Times New Roman" w:cs="Times New Roman"/>
                <w:sz w:val="18"/>
                <w:szCs w:val="18"/>
              </w:rPr>
              <w:pPrChange w:id="7107" w:author="Xuning Wei12232" w:date="2026-10-20T16:08:00Z">
                <w:pPr>
                  <w:spacing w:beforeLines="50" w:before="120" w:afterLines="50" w:after="120"/>
                  <w:contextualSpacing/>
                </w:pPr>
              </w:pPrChange>
            </w:pPr>
            <w:del w:id="7108" w:author="Xuning Wei12232" w:date="2026-10-20T16:08:00Z">
              <w:r>
                <w:rPr>
                  <w:rFonts w:ascii="Times New Roman" w:eastAsia="仿宋_GB2312" w:hAnsi="Times New Roman" w:cs="Times New Roman"/>
                  <w:sz w:val="18"/>
                  <w:szCs w:val="18"/>
                </w:rPr>
                <w:delText xml:space="preserve">2. </w:delText>
              </w:r>
            </w:del>
          </w:p>
          <w:p w14:paraId="4CD3F773" w14:textId="77777777" w:rsidR="007617DE" w:rsidRDefault="00AE300B" w:rsidP="007617DE">
            <w:pPr>
              <w:pStyle w:val="aff7"/>
              <w:numPr>
                <w:ilvl w:val="0"/>
                <w:numId w:val="104"/>
              </w:numPr>
              <w:spacing w:beforeLines="50" w:before="120" w:afterLines="50" w:after="120"/>
              <w:jc w:val="both"/>
              <w:rPr>
                <w:ins w:id="7109" w:author="Xuning Wei12232" w:date="2026-10-20T16:08:00Z"/>
                <w:rFonts w:ascii="Times New Roman" w:eastAsia="仿宋_GB2312" w:hAnsi="Times New Roman" w:cs="Times New Roman"/>
                <w:sz w:val="18"/>
                <w:szCs w:val="18"/>
              </w:rPr>
              <w:pPrChange w:id="7110" w:author="Xuning Wei12232" w:date="2026-10-20T16:08:00Z">
                <w:pPr>
                  <w:spacing w:beforeLines="50" w:before="120" w:afterLines="50" w:after="120"/>
                  <w:contextualSpacing/>
                </w:pPr>
              </w:pPrChange>
            </w:pPr>
            <w:r>
              <w:rPr>
                <w:rFonts w:ascii="Times New Roman" w:eastAsia="仿宋_GB2312" w:hAnsi="Times New Roman" w:cs="Times New Roman"/>
                <w:sz w:val="18"/>
                <w:szCs w:val="18"/>
              </w:rPr>
              <w:t>Add 1</w:t>
            </w:r>
            <w:del w:id="7111" w:author="Xuning Wei12232" w:date="2026-10-20T11:42:00Z">
              <w:r>
                <w:rPr>
                  <w:rFonts w:ascii="Times New Roman" w:eastAsia="仿宋_GB2312" w:hAnsi="Times New Roman" w:cs="Times New Roman"/>
                  <w:sz w:val="18"/>
                  <w:szCs w:val="18"/>
                </w:rPr>
                <w:delText>0.</w:delText>
              </w:r>
            </w:del>
            <w:del w:id="7112" w:author="Xuning Wei12232" w:date="2026-10-18T23:26:00Z">
              <w:r>
                <w:rPr>
                  <w:rFonts w:ascii="Times New Roman" w:eastAsia="仿宋_GB2312" w:hAnsi="Times New Roman" w:cs="Times New Roman"/>
                  <w:sz w:val="18"/>
                  <w:szCs w:val="18"/>
                </w:rPr>
                <w:delText>0</w:delText>
              </w:r>
            </w:del>
            <w:del w:id="7113" w:author="Xuning Wei12232" w:date="2026-10-20T11:42:00Z">
              <w:r>
                <w:rPr>
                  <w:rFonts w:ascii="Times New Roman" w:eastAsia="仿宋_GB2312" w:hAnsi="Times New Roman" w:cs="Times New Roman"/>
                  <w:sz w:val="18"/>
                  <w:szCs w:val="18"/>
                </w:rPr>
                <w:delText xml:space="preserve"> </w:delText>
              </w:r>
            </w:del>
            <w:ins w:id="7114" w:author="Xuning Wei12232" w:date="2026-10-20T11:42:00Z">
              <w:r>
                <w:rPr>
                  <w:rFonts w:ascii="Times New Roman" w:eastAsia="仿宋_GB2312" w:hAnsi="Times New Roman" w:cs="Times New Roman"/>
                  <w:color w:val="FF0000"/>
                  <w:sz w:val="18"/>
                  <w:szCs w:val="18"/>
                </w:rPr>
                <w:t xml:space="preserve">1.0 </w:t>
              </w:r>
            </w:ins>
            <w:r>
              <w:rPr>
                <w:rFonts w:ascii="Times New Roman" w:eastAsia="仿宋_GB2312" w:hAnsi="Times New Roman" w:cs="Times New Roman"/>
                <w:sz w:val="18"/>
                <w:szCs w:val="18"/>
              </w:rPr>
              <w:t>V MTBE (</w:t>
            </w:r>
            <w:del w:id="7115" w:author="Xuning Wei12232" w:date="2026-10-20T11:42:00Z">
              <w:r>
                <w:rPr>
                  <w:rFonts w:ascii="Times New Roman" w:eastAsia="仿宋_GB2312" w:hAnsi="Times New Roman" w:cs="Times New Roman"/>
                  <w:sz w:val="18"/>
                  <w:szCs w:val="18"/>
                </w:rPr>
                <w:delText>7.</w:delText>
              </w:r>
            </w:del>
            <w:ins w:id="7116" w:author="Xuning Wei12232" w:date="2026-10-20T11:42:00Z">
              <w:r>
                <w:rPr>
                  <w:rFonts w:ascii="Times New Roman" w:eastAsia="仿宋_GB2312" w:hAnsi="Times New Roman" w:cs="Times New Roman"/>
                  <w:color w:val="FF0000"/>
                  <w:sz w:val="18"/>
                  <w:szCs w:val="18"/>
                </w:rPr>
                <w:t>8.15</w:t>
              </w:r>
            </w:ins>
            <w:del w:id="7117" w:author="Xuning Wei12232" w:date="2026-10-18T23:25:00Z">
              <w:r>
                <w:rPr>
                  <w:rFonts w:ascii="Times New Roman" w:eastAsia="仿宋_GB2312" w:hAnsi="Times New Roman" w:cs="Times New Roman"/>
                  <w:sz w:val="18"/>
                  <w:szCs w:val="18"/>
                </w:rPr>
                <w:delText>410</w:delText>
              </w:r>
            </w:del>
            <w:r>
              <w:rPr>
                <w:rFonts w:ascii="Times New Roman" w:eastAsia="仿宋_GB2312" w:hAnsi="Times New Roman" w:cs="Times New Roman"/>
                <w:sz w:val="18"/>
                <w:szCs w:val="18"/>
              </w:rPr>
              <w:t xml:space="preserve"> kg/kg) into TJ4S-1213-Sy15. Bubble with nitrogen, after s</w:t>
            </w:r>
            <w:r>
              <w:rPr>
                <w:rFonts w:ascii="Times New Roman" w:eastAsia="仿宋_GB2312" w:hAnsi="Times New Roman" w:cs="Times New Roman"/>
                <w:color w:val="0000FF"/>
                <w:sz w:val="18"/>
                <w:szCs w:val="18"/>
              </w:rPr>
              <w:t>tirring, turn off the nitrogen</w:t>
            </w:r>
            <w:r>
              <w:rPr>
                <w:rFonts w:ascii="Times New Roman" w:eastAsia="仿宋_GB2312" w:hAnsi="Times New Roman" w:cs="Times New Roman"/>
                <w:sz w:val="18"/>
                <w:szCs w:val="18"/>
              </w:rPr>
              <w:t xml:space="preserve">. Drain until there is no obvious drip </w:t>
            </w:r>
            <w:del w:id="7118" w:author="Xuning Wei12232" w:date="2026-10-20T16:08:00Z">
              <w:r>
                <w:rPr>
                  <w:rFonts w:ascii="Times New Roman" w:eastAsia="仿宋_GB2312" w:hAnsi="Times New Roman" w:cs="Times New Roman"/>
                  <w:sz w:val="18"/>
                  <w:szCs w:val="18"/>
                </w:rPr>
                <w:br/>
              </w:r>
              <w:r>
                <w:rPr>
                  <w:rFonts w:ascii="Times New Roman" w:eastAsia="仿宋_GB2312" w:hAnsi="Times New Roman" w:cs="Times New Roman"/>
                  <w:sz w:val="18"/>
                  <w:szCs w:val="18"/>
                  <w:lang w:eastAsia="zh-CN"/>
                </w:rPr>
                <w:delText xml:space="preserve">3. </w:delText>
              </w:r>
            </w:del>
          </w:p>
          <w:p w14:paraId="7AC8DC60" w14:textId="77777777" w:rsidR="007617DE" w:rsidRDefault="00AE300B" w:rsidP="007617DE">
            <w:pPr>
              <w:pStyle w:val="aff7"/>
              <w:numPr>
                <w:ilvl w:val="0"/>
                <w:numId w:val="104"/>
              </w:numPr>
              <w:spacing w:beforeLines="50" w:before="120" w:afterLines="50" w:after="120"/>
              <w:jc w:val="both"/>
              <w:rPr>
                <w:rFonts w:ascii="Times New Roman" w:eastAsia="仿宋_GB2312" w:hAnsi="Times New Roman" w:cs="Times New Roman"/>
                <w:sz w:val="18"/>
                <w:szCs w:val="18"/>
              </w:rPr>
              <w:pPrChange w:id="7119" w:author="Xuning Wei12232" w:date="2026-10-20T16:08:00Z">
                <w:pPr>
                  <w:spacing w:beforeLines="50" w:before="120" w:afterLines="50" w:after="120"/>
                  <w:contextualSpacing/>
                </w:pPr>
              </w:pPrChange>
            </w:pPr>
            <w:r>
              <w:rPr>
                <w:rFonts w:ascii="Times New Roman" w:eastAsia="仿宋_GB2312" w:hAnsi="Times New Roman" w:cs="Times New Roman"/>
                <w:sz w:val="18"/>
                <w:szCs w:val="18"/>
              </w:rPr>
              <w:t xml:space="preserve">Add </w:t>
            </w:r>
            <w:ins w:id="7120" w:author="Xuning Wei12232" w:date="2026-10-20T08:21:00Z">
              <w:r>
                <w:rPr>
                  <w:rFonts w:ascii="Times New Roman" w:eastAsia="仿宋_GB2312" w:hAnsi="Times New Roman" w:cs="Times New Roman"/>
                  <w:color w:val="FF0000"/>
                  <w:sz w:val="18"/>
                  <w:szCs w:val="18"/>
                </w:rPr>
                <w:t>MTBE (11.0 V 8.15 kg/kg)</w:t>
              </w:r>
            </w:ins>
            <w:del w:id="7121" w:author="Xuning Wei12232" w:date="2026-10-18T23:26:00Z">
              <w:r>
                <w:rPr>
                  <w:rFonts w:ascii="Times New Roman" w:eastAsia="仿宋_GB2312" w:hAnsi="Times New Roman" w:cs="Times New Roman"/>
                  <w:sz w:val="18"/>
                  <w:szCs w:val="18"/>
                </w:rPr>
                <w:delText>10.0 V MTBE (7.410 kg/kg)</w:delText>
              </w:r>
            </w:del>
            <w:r>
              <w:rPr>
                <w:rFonts w:ascii="Times New Roman" w:eastAsia="仿宋_GB2312" w:hAnsi="Times New Roman" w:cs="Times New Roman"/>
                <w:sz w:val="18"/>
                <w:szCs w:val="18"/>
              </w:rPr>
              <w:t xml:space="preserve"> into</w:t>
            </w:r>
            <w:r>
              <w:rPr>
                <w:rFonts w:ascii="Times New Roman" w:eastAsia="等线" w:hAnsi="Times New Roman" w:cs="Times New Roman"/>
                <w:sz w:val="18"/>
                <w:szCs w:val="18"/>
              </w:rPr>
              <w:t xml:space="preserve"> </w:t>
            </w:r>
            <w:r>
              <w:rPr>
                <w:rFonts w:ascii="Times New Roman" w:eastAsia="仿宋_GB2312" w:hAnsi="Times New Roman" w:cs="Times New Roman"/>
                <w:sz w:val="18"/>
                <w:szCs w:val="18"/>
              </w:rPr>
              <w:t>TJ4S-1213-Sy15.  Bubble with nitrogen, after s</w:t>
            </w:r>
            <w:r>
              <w:rPr>
                <w:rFonts w:ascii="Times New Roman" w:eastAsia="仿宋_GB2312" w:hAnsi="Times New Roman" w:cs="Times New Roman"/>
                <w:color w:val="0000FF"/>
                <w:sz w:val="18"/>
                <w:szCs w:val="18"/>
              </w:rPr>
              <w:t>tirring, turn off the nitrogen</w:t>
            </w:r>
            <w:r>
              <w:rPr>
                <w:rFonts w:ascii="Times New Roman" w:eastAsia="仿宋_GB2312" w:hAnsi="Times New Roman" w:cs="Times New Roman"/>
                <w:sz w:val="18"/>
                <w:szCs w:val="18"/>
              </w:rPr>
              <w:t>. Drain until there is no obvious drip</w:t>
            </w:r>
          </w:p>
        </w:tc>
      </w:tr>
      <w:tr w:rsidR="007617DE" w14:paraId="2EA34669" w14:textId="77777777">
        <w:trPr>
          <w:trHeight w:val="20"/>
        </w:trPr>
        <w:tc>
          <w:tcPr>
            <w:tcW w:w="310" w:type="pct"/>
            <w:tcMar>
              <w:top w:w="57" w:type="dxa"/>
              <w:left w:w="85" w:type="dxa"/>
              <w:bottom w:w="57" w:type="dxa"/>
              <w:right w:w="85" w:type="dxa"/>
            </w:tcMar>
            <w:vAlign w:val="center"/>
          </w:tcPr>
          <w:p w14:paraId="5C95EFD6"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7F1ECE6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rPr>
              <w:t>Wash resin</w:t>
            </w:r>
          </w:p>
        </w:tc>
        <w:tc>
          <w:tcPr>
            <w:tcW w:w="3909" w:type="pct"/>
            <w:tcMar>
              <w:top w:w="57" w:type="dxa"/>
              <w:left w:w="85" w:type="dxa"/>
              <w:bottom w:w="57" w:type="dxa"/>
              <w:right w:w="85" w:type="dxa"/>
            </w:tcMar>
            <w:vAlign w:val="center"/>
          </w:tcPr>
          <w:p w14:paraId="5BE0B083" w14:textId="77777777" w:rsidR="007617DE" w:rsidRDefault="00AE300B" w:rsidP="007617DE">
            <w:pPr>
              <w:pStyle w:val="aff7"/>
              <w:numPr>
                <w:ilvl w:val="0"/>
                <w:numId w:val="105"/>
              </w:numPr>
              <w:spacing w:beforeLines="50" w:before="120" w:afterLines="50" w:after="120"/>
              <w:jc w:val="both"/>
              <w:rPr>
                <w:ins w:id="7122" w:author="Xuning Wei12232" w:date="2026-10-20T16:08:00Z"/>
                <w:rFonts w:ascii="Times New Roman" w:eastAsia="仿宋_GB2312" w:hAnsi="Times New Roman" w:cs="Times New Roman"/>
                <w:sz w:val="18"/>
                <w:szCs w:val="18"/>
              </w:rPr>
              <w:pPrChange w:id="7123" w:author="Xuning Wei12232" w:date="2026-10-20T16:08:00Z">
                <w:pPr>
                  <w:spacing w:beforeLines="50" w:before="120" w:afterLines="50" w:after="120"/>
                  <w:contextualSpacing/>
                </w:pPr>
              </w:pPrChange>
            </w:pPr>
            <w:del w:id="7124" w:author="Xuning Wei12232" w:date="2026-10-20T16:08:00Z">
              <w:r>
                <w:rPr>
                  <w:rFonts w:ascii="Times New Roman" w:eastAsia="仿宋_GB2312" w:hAnsi="Times New Roman" w:cs="Times New Roman"/>
                  <w:sz w:val="18"/>
                  <w:szCs w:val="18"/>
                </w:rPr>
                <w:delText xml:space="preserve">1. </w:delText>
              </w:r>
            </w:del>
            <w:r>
              <w:rPr>
                <w:rFonts w:ascii="Times New Roman" w:eastAsia="仿宋_GB2312" w:hAnsi="Times New Roman" w:cs="Times New Roman"/>
                <w:sz w:val="18"/>
                <w:szCs w:val="18"/>
                <w:rPrChange w:id="7125" w:author="Xuning Wei12232" w:date="2026-10-24T11:11:00Z">
                  <w:rPr/>
                </w:rPrChange>
              </w:rPr>
              <w:t xml:space="preserve">Add </w:t>
            </w:r>
            <w:ins w:id="7126" w:author="Xuning Wei12232" w:date="2026-10-20T08:21:00Z">
              <w:r>
                <w:rPr>
                  <w:rFonts w:ascii="Times New Roman" w:eastAsia="仿宋_GB2312" w:hAnsi="Times New Roman" w:cs="Times New Roman"/>
                  <w:color w:val="FF0000"/>
                  <w:sz w:val="18"/>
                  <w:szCs w:val="18"/>
                  <w:rPrChange w:id="7127" w:author="Xuning Wei12232" w:date="2026-10-24T11:11:00Z">
                    <w:rPr>
                      <w:color w:val="FF0000"/>
                    </w:rPr>
                  </w:rPrChange>
                </w:rPr>
                <w:t xml:space="preserve">Toluene (11.0V, 9.59 kg/kg) </w:t>
              </w:r>
            </w:ins>
            <w:del w:id="7128" w:author="Xuning Wei12232" w:date="2026-10-18T23:23:00Z">
              <w:r>
                <w:rPr>
                  <w:rFonts w:ascii="Times New Roman" w:eastAsia="仿宋_GB2312" w:hAnsi="Times New Roman" w:cs="Times New Roman"/>
                  <w:sz w:val="18"/>
                  <w:szCs w:val="18"/>
                  <w:rPrChange w:id="7129" w:author="Xuning Wei12232" w:date="2026-10-24T11:11:00Z">
                    <w:rPr/>
                  </w:rPrChange>
                </w:rPr>
                <w:delText xml:space="preserve">10.0 V Toluene (8.720 kg/kg) </w:delText>
              </w:r>
            </w:del>
            <w:r>
              <w:rPr>
                <w:rFonts w:ascii="Times New Roman" w:eastAsia="仿宋_GB2312" w:hAnsi="Times New Roman" w:cs="Times New Roman"/>
                <w:sz w:val="18"/>
                <w:szCs w:val="18"/>
                <w:rPrChange w:id="7130" w:author="Xuning Wei12232" w:date="2026-10-24T11:11:00Z">
                  <w:rPr/>
                </w:rPrChange>
              </w:rPr>
              <w:t>into</w:t>
            </w:r>
            <w:r>
              <w:rPr>
                <w:rFonts w:ascii="Times New Roman" w:eastAsia="等线" w:hAnsi="Times New Roman" w:cs="Times New Roman"/>
                <w:sz w:val="18"/>
                <w:szCs w:val="18"/>
                <w:rPrChange w:id="7131" w:author="Xuning Wei12232" w:date="2026-10-24T11:11:00Z">
                  <w:rPr>
                    <w:rFonts w:eastAsia="等线"/>
                  </w:rPr>
                </w:rPrChange>
              </w:rPr>
              <w:t xml:space="preserve"> </w:t>
            </w:r>
            <w:r>
              <w:rPr>
                <w:rFonts w:ascii="Times New Roman" w:eastAsia="仿宋_GB2312" w:hAnsi="Times New Roman" w:cs="Times New Roman"/>
                <w:sz w:val="18"/>
                <w:szCs w:val="18"/>
                <w:rPrChange w:id="7132" w:author="Xuning Wei12232" w:date="2026-10-24T11:11:00Z">
                  <w:rPr/>
                </w:rPrChange>
              </w:rPr>
              <w:t>TJ4S-1213-Sy15 by manually weighing via dip tube and diaphragm pump. Bubble with nitrogen, after s</w:t>
            </w:r>
            <w:r>
              <w:rPr>
                <w:rFonts w:ascii="Times New Roman" w:eastAsia="仿宋_GB2312" w:hAnsi="Times New Roman" w:cs="Times New Roman"/>
                <w:color w:val="0000FF"/>
                <w:sz w:val="18"/>
                <w:szCs w:val="18"/>
                <w:rPrChange w:id="7133" w:author="Xuning Wei12232" w:date="2026-10-24T11:11:00Z">
                  <w:rPr>
                    <w:color w:val="0000FF"/>
                  </w:rPr>
                </w:rPrChange>
              </w:rPr>
              <w:t>tirring, turn off the nitrogen</w:t>
            </w:r>
            <w:r>
              <w:rPr>
                <w:rFonts w:ascii="Times New Roman" w:eastAsia="仿宋_GB2312" w:hAnsi="Times New Roman" w:cs="Times New Roman"/>
                <w:sz w:val="18"/>
                <w:szCs w:val="18"/>
                <w:rPrChange w:id="7134" w:author="Xuning Wei12232" w:date="2026-10-24T11:11:00Z">
                  <w:rPr/>
                </w:rPrChange>
              </w:rPr>
              <w:t>. Drain until there is no obvious drip.</w:t>
            </w:r>
            <w:del w:id="7135" w:author="Xuning Wei12232" w:date="2026-10-20T16:08:00Z">
              <w:r>
                <w:rPr>
                  <w:rFonts w:ascii="Times New Roman" w:eastAsia="仿宋_GB2312" w:hAnsi="Times New Roman" w:cs="Times New Roman"/>
                  <w:sz w:val="18"/>
                  <w:szCs w:val="18"/>
                  <w:rPrChange w:id="7136" w:author="Xuning Wei12232" w:date="2026-10-24T11:11:00Z">
                    <w:rPr/>
                  </w:rPrChange>
                </w:rPr>
                <w:br/>
                <w:delText xml:space="preserve">2. </w:delText>
              </w:r>
            </w:del>
          </w:p>
          <w:p w14:paraId="55E077DE" w14:textId="77777777" w:rsidR="007617DE" w:rsidRDefault="00AE300B" w:rsidP="007617DE">
            <w:pPr>
              <w:pStyle w:val="aff7"/>
              <w:numPr>
                <w:ilvl w:val="0"/>
                <w:numId w:val="105"/>
              </w:numPr>
              <w:spacing w:beforeLines="50" w:before="120" w:afterLines="50" w:after="120"/>
              <w:jc w:val="both"/>
              <w:rPr>
                <w:ins w:id="7137" w:author="Xuning Wei12232" w:date="2026-10-20T16:08:00Z"/>
                <w:rFonts w:ascii="Times New Roman" w:eastAsia="仿宋_GB2312" w:hAnsi="Times New Roman" w:cs="Times New Roman"/>
                <w:sz w:val="18"/>
                <w:szCs w:val="18"/>
              </w:rPr>
              <w:pPrChange w:id="7138" w:author="Xuning Wei12232" w:date="2026-10-20T16:08:00Z">
                <w:pPr>
                  <w:spacing w:beforeLines="50" w:before="120" w:afterLines="50" w:after="120"/>
                  <w:contextualSpacing/>
                </w:pPr>
              </w:pPrChange>
            </w:pPr>
            <w:r>
              <w:rPr>
                <w:rFonts w:ascii="Times New Roman" w:eastAsia="仿宋_GB2312" w:hAnsi="Times New Roman" w:cs="Times New Roman"/>
                <w:sz w:val="18"/>
                <w:szCs w:val="18"/>
                <w:rPrChange w:id="7139" w:author="Xuning Wei12232" w:date="2026-10-24T11:11:00Z">
                  <w:rPr/>
                </w:rPrChange>
              </w:rPr>
              <w:t xml:space="preserve">Add </w:t>
            </w:r>
            <w:ins w:id="7140" w:author="Xuning Wei12232" w:date="2026-10-20T08:21:00Z">
              <w:r>
                <w:rPr>
                  <w:rFonts w:ascii="Times New Roman" w:eastAsia="仿宋_GB2312" w:hAnsi="Times New Roman" w:cs="Times New Roman"/>
                  <w:color w:val="FF0000"/>
                  <w:sz w:val="18"/>
                  <w:szCs w:val="18"/>
                  <w:rPrChange w:id="7141" w:author="Xuning Wei12232" w:date="2026-10-24T11:11:00Z">
                    <w:rPr>
                      <w:color w:val="FF0000"/>
                    </w:rPr>
                  </w:rPrChange>
                </w:rPr>
                <w:t>MTBE (11.0 V 8.15 kg/kg)</w:t>
              </w:r>
            </w:ins>
            <w:del w:id="7142" w:author="Xuning Wei12232" w:date="2026-10-18T23:26:00Z">
              <w:r>
                <w:rPr>
                  <w:rFonts w:ascii="Times New Roman" w:eastAsia="仿宋_GB2312" w:hAnsi="Times New Roman" w:cs="Times New Roman"/>
                  <w:sz w:val="18"/>
                  <w:szCs w:val="18"/>
                  <w:rPrChange w:id="7143" w:author="Xuning Wei12232" w:date="2026-10-24T11:11:00Z">
                    <w:rPr/>
                  </w:rPrChange>
                </w:rPr>
                <w:delText>10.0 V MTBE (7.410 kg/kg)</w:delText>
              </w:r>
            </w:del>
            <w:r>
              <w:rPr>
                <w:rFonts w:ascii="Times New Roman" w:eastAsia="仿宋_GB2312" w:hAnsi="Times New Roman" w:cs="Times New Roman"/>
                <w:sz w:val="18"/>
                <w:szCs w:val="18"/>
                <w:rPrChange w:id="7144" w:author="Xuning Wei12232" w:date="2026-10-24T11:11:00Z">
                  <w:rPr/>
                </w:rPrChange>
              </w:rPr>
              <w:t xml:space="preserve"> into TJ4S-1213-Sy15. Bubble with nitrogen, after s</w:t>
            </w:r>
            <w:r>
              <w:rPr>
                <w:rFonts w:ascii="Times New Roman" w:eastAsia="仿宋_GB2312" w:hAnsi="Times New Roman" w:cs="Times New Roman"/>
                <w:color w:val="0000FF"/>
                <w:sz w:val="18"/>
                <w:szCs w:val="18"/>
                <w:rPrChange w:id="7145" w:author="Xuning Wei12232" w:date="2026-10-24T11:11:00Z">
                  <w:rPr>
                    <w:color w:val="0000FF"/>
                  </w:rPr>
                </w:rPrChange>
              </w:rPr>
              <w:t>tirring, turn off the nitrogen</w:t>
            </w:r>
            <w:r>
              <w:rPr>
                <w:rFonts w:ascii="Times New Roman" w:eastAsia="仿宋_GB2312" w:hAnsi="Times New Roman" w:cs="Times New Roman"/>
                <w:sz w:val="18"/>
                <w:szCs w:val="18"/>
                <w:rPrChange w:id="7146" w:author="Xuning Wei12232" w:date="2026-10-24T11:11:00Z">
                  <w:rPr/>
                </w:rPrChange>
              </w:rPr>
              <w:t>. Drain until there is no obvious drip.</w:t>
            </w:r>
            <w:del w:id="7147" w:author="Xuning Wei12232" w:date="2026-10-20T16:08:00Z">
              <w:r>
                <w:rPr>
                  <w:rFonts w:ascii="Times New Roman" w:eastAsia="仿宋_GB2312" w:hAnsi="Times New Roman" w:cs="Times New Roman"/>
                  <w:sz w:val="18"/>
                  <w:szCs w:val="18"/>
                  <w:rPrChange w:id="7148" w:author="Xuning Wei12232" w:date="2026-10-24T11:11:00Z">
                    <w:rPr/>
                  </w:rPrChange>
                </w:rPr>
                <w:br/>
                <w:delText xml:space="preserve">3. </w:delText>
              </w:r>
            </w:del>
          </w:p>
          <w:p w14:paraId="1F63572B" w14:textId="77777777" w:rsidR="007617DE" w:rsidRDefault="00AE300B" w:rsidP="007617DE">
            <w:pPr>
              <w:pStyle w:val="aff7"/>
              <w:numPr>
                <w:ilvl w:val="0"/>
                <w:numId w:val="105"/>
              </w:numPr>
              <w:spacing w:beforeLines="50" w:before="120" w:afterLines="50" w:after="120"/>
              <w:jc w:val="both"/>
              <w:rPr>
                <w:ins w:id="7149" w:author="Xuning Wei12232" w:date="2026-10-20T16:08:00Z"/>
                <w:rFonts w:ascii="Times New Roman" w:eastAsia="仿宋_GB2312" w:hAnsi="Times New Roman" w:cs="Times New Roman"/>
                <w:sz w:val="18"/>
                <w:szCs w:val="18"/>
              </w:rPr>
              <w:pPrChange w:id="7150" w:author="Xuning Wei12232" w:date="2026-10-20T16:08:00Z">
                <w:pPr>
                  <w:spacing w:beforeLines="50" w:before="120" w:afterLines="50" w:after="120"/>
                  <w:contextualSpacing/>
                </w:pPr>
              </w:pPrChange>
            </w:pPr>
            <w:r>
              <w:rPr>
                <w:rFonts w:ascii="Times New Roman" w:eastAsia="仿宋_GB2312" w:hAnsi="Times New Roman" w:cs="Times New Roman"/>
                <w:sz w:val="18"/>
                <w:szCs w:val="18"/>
                <w:rPrChange w:id="7151" w:author="Xuning Wei12232" w:date="2026-10-24T11:11:00Z">
                  <w:rPr/>
                </w:rPrChange>
              </w:rPr>
              <w:t xml:space="preserve">Add </w:t>
            </w:r>
            <w:ins w:id="7152" w:author="Xuning Wei12232" w:date="2026-10-20T08:21:00Z">
              <w:r>
                <w:rPr>
                  <w:rFonts w:ascii="Times New Roman" w:eastAsia="仿宋_GB2312" w:hAnsi="Times New Roman" w:cs="Times New Roman"/>
                  <w:color w:val="FF0000"/>
                  <w:sz w:val="18"/>
                  <w:szCs w:val="18"/>
                  <w:rPrChange w:id="7153" w:author="Xuning Wei12232" w:date="2026-10-24T11:11:00Z">
                    <w:rPr>
                      <w:color w:val="FF0000"/>
                    </w:rPr>
                  </w:rPrChange>
                </w:rPr>
                <w:t>MTBE (11.0 V 8.15 kg/kg)</w:t>
              </w:r>
            </w:ins>
            <w:del w:id="7154" w:author="Xuning Wei12232" w:date="2026-10-18T23:27:00Z">
              <w:r>
                <w:rPr>
                  <w:rFonts w:ascii="Times New Roman" w:eastAsia="仿宋_GB2312" w:hAnsi="Times New Roman" w:cs="Times New Roman"/>
                  <w:sz w:val="18"/>
                  <w:szCs w:val="18"/>
                  <w:rPrChange w:id="7155" w:author="Xuning Wei12232" w:date="2026-10-24T11:11:00Z">
                    <w:rPr/>
                  </w:rPrChange>
                </w:rPr>
                <w:delText>10.0 V MTBE (7.410 kg/kg)</w:delText>
              </w:r>
            </w:del>
            <w:r>
              <w:rPr>
                <w:rFonts w:ascii="Times New Roman" w:eastAsia="仿宋_GB2312" w:hAnsi="Times New Roman" w:cs="Times New Roman"/>
                <w:sz w:val="18"/>
                <w:szCs w:val="18"/>
                <w:rPrChange w:id="7156" w:author="Xuning Wei12232" w:date="2026-10-24T11:11:00Z">
                  <w:rPr/>
                </w:rPrChange>
              </w:rPr>
              <w:t xml:space="preserve"> into</w:t>
            </w:r>
            <w:r>
              <w:rPr>
                <w:rFonts w:ascii="Times New Roman" w:eastAsia="等线" w:hAnsi="Times New Roman" w:cs="Times New Roman"/>
                <w:sz w:val="18"/>
                <w:szCs w:val="18"/>
                <w:rPrChange w:id="7157" w:author="Xuning Wei12232" w:date="2026-10-24T11:11:00Z">
                  <w:rPr>
                    <w:rFonts w:eastAsia="等线"/>
                  </w:rPr>
                </w:rPrChange>
              </w:rPr>
              <w:t xml:space="preserve"> </w:t>
            </w:r>
            <w:r>
              <w:rPr>
                <w:rFonts w:ascii="Times New Roman" w:eastAsia="仿宋_GB2312" w:hAnsi="Times New Roman" w:cs="Times New Roman"/>
                <w:sz w:val="18"/>
                <w:szCs w:val="18"/>
                <w:rPrChange w:id="7158" w:author="Xuning Wei12232" w:date="2026-10-24T11:11:00Z">
                  <w:rPr/>
                </w:rPrChange>
              </w:rPr>
              <w:t>TJ4S-1213-Sy15. Bubble with nitrogen, after s</w:t>
            </w:r>
            <w:r>
              <w:rPr>
                <w:rFonts w:ascii="Times New Roman" w:eastAsia="仿宋_GB2312" w:hAnsi="Times New Roman" w:cs="Times New Roman"/>
                <w:color w:val="0000FF"/>
                <w:sz w:val="18"/>
                <w:szCs w:val="18"/>
                <w:rPrChange w:id="7159" w:author="Xuning Wei12232" w:date="2026-10-24T11:11:00Z">
                  <w:rPr>
                    <w:color w:val="0000FF"/>
                  </w:rPr>
                </w:rPrChange>
              </w:rPr>
              <w:t>tirring, turn off the nitrogen</w:t>
            </w:r>
            <w:r>
              <w:rPr>
                <w:rFonts w:ascii="Times New Roman" w:eastAsia="仿宋_GB2312" w:hAnsi="Times New Roman" w:cs="Times New Roman"/>
                <w:sz w:val="18"/>
                <w:szCs w:val="18"/>
                <w:rPrChange w:id="7160" w:author="Xuning Wei12232" w:date="2026-10-24T11:11:00Z">
                  <w:rPr/>
                </w:rPrChange>
              </w:rPr>
              <w:t>. Drain until there is no obvious drip.</w:t>
            </w:r>
            <w:del w:id="7161" w:author="Xuning Wei12232" w:date="2026-10-20T16:08:00Z">
              <w:r>
                <w:rPr>
                  <w:rFonts w:ascii="Times New Roman" w:eastAsia="仿宋_GB2312" w:hAnsi="Times New Roman" w:cs="Times New Roman"/>
                  <w:sz w:val="18"/>
                  <w:szCs w:val="18"/>
                  <w:rPrChange w:id="7162" w:author="Xuning Wei12232" w:date="2026-10-24T11:11:00Z">
                    <w:rPr/>
                  </w:rPrChange>
                </w:rPr>
                <w:br/>
              </w:r>
              <w:r>
                <w:rPr>
                  <w:rFonts w:ascii="Times New Roman" w:eastAsia="仿宋_GB2312" w:hAnsi="Times New Roman" w:cs="Times New Roman"/>
                  <w:sz w:val="18"/>
                  <w:szCs w:val="18"/>
                  <w:lang w:eastAsia="zh-CN"/>
                  <w:rPrChange w:id="7163" w:author="Xuning Wei12232" w:date="2026-10-24T11:11:00Z">
                    <w:rPr>
                      <w:lang w:eastAsia="zh-CN"/>
                    </w:rPr>
                  </w:rPrChange>
                </w:rPr>
                <w:delText xml:space="preserve">4. </w:delText>
              </w:r>
            </w:del>
          </w:p>
          <w:p w14:paraId="4113C617" w14:textId="77777777" w:rsidR="007617DE" w:rsidRPr="007617DE" w:rsidRDefault="00AE300B" w:rsidP="007617DE">
            <w:pPr>
              <w:pStyle w:val="aff7"/>
              <w:numPr>
                <w:ilvl w:val="0"/>
                <w:numId w:val="105"/>
              </w:numPr>
              <w:spacing w:beforeLines="50" w:before="120" w:afterLines="50" w:after="120"/>
              <w:jc w:val="both"/>
              <w:rPr>
                <w:rFonts w:ascii="Times New Roman" w:eastAsia="仿宋_GB2312" w:hAnsi="Times New Roman" w:cs="Times New Roman"/>
                <w:sz w:val="18"/>
                <w:szCs w:val="18"/>
                <w:rPrChange w:id="7164" w:author="Xuning Wei12232" w:date="2026-10-24T11:11:00Z">
                  <w:rPr/>
                </w:rPrChange>
              </w:rPr>
              <w:pPrChange w:id="7165" w:author="Xuning Wei12232" w:date="2026-10-20T16:08:00Z">
                <w:pPr>
                  <w:spacing w:beforeLines="50" w:before="120" w:afterLines="50" w:after="120"/>
                  <w:contextualSpacing/>
                </w:pPr>
              </w:pPrChange>
            </w:pPr>
            <w:r>
              <w:rPr>
                <w:rFonts w:ascii="Times New Roman" w:eastAsia="仿宋_GB2312" w:hAnsi="Times New Roman" w:cs="Times New Roman"/>
                <w:sz w:val="18"/>
                <w:szCs w:val="18"/>
                <w:rPrChange w:id="7166" w:author="Xuning Wei12232" w:date="2026-10-24T11:11:00Z">
                  <w:rPr/>
                </w:rPrChange>
              </w:rPr>
              <w:t xml:space="preserve">Sample the MTBE washing solution during the second stirring and develop with </w:t>
            </w:r>
            <w:proofErr w:type="spellStart"/>
            <w:r>
              <w:rPr>
                <w:rFonts w:ascii="Times New Roman" w:eastAsia="仿宋_GB2312" w:hAnsi="Times New Roman" w:cs="Times New Roman"/>
                <w:sz w:val="18"/>
                <w:szCs w:val="18"/>
                <w:rPrChange w:id="7167" w:author="Xuning Wei12232" w:date="2026-10-24T11:11:00Z">
                  <w:rPr/>
                </w:rPrChange>
              </w:rPr>
              <w:t>chloranil</w:t>
            </w:r>
            <w:proofErr w:type="spellEnd"/>
            <w:r>
              <w:rPr>
                <w:rFonts w:ascii="Times New Roman" w:eastAsia="仿宋_GB2312" w:hAnsi="Times New Roman" w:cs="Times New Roman"/>
                <w:sz w:val="18"/>
                <w:szCs w:val="18"/>
                <w:rPrChange w:id="7168" w:author="Xuning Wei12232" w:date="2026-10-24T11:11:00Z">
                  <w:rPr/>
                </w:rPrChange>
              </w:rPr>
              <w:t xml:space="preserve">, compare the color with the standard 500 ppm </w:t>
            </w:r>
            <w:proofErr w:type="spellStart"/>
            <w:r>
              <w:rPr>
                <w:rFonts w:ascii="Times New Roman" w:eastAsia="仿宋_GB2312" w:hAnsi="Times New Roman" w:cs="Times New Roman"/>
                <w:sz w:val="18"/>
                <w:szCs w:val="18"/>
                <w:rPrChange w:id="7169" w:author="Xuning Wei12232" w:date="2026-10-24T11:11:00Z">
                  <w:rPr/>
                </w:rPrChange>
              </w:rPr>
              <w:t>piperidine</w:t>
            </w:r>
            <w:proofErr w:type="spellEnd"/>
            <w:r>
              <w:rPr>
                <w:rFonts w:ascii="Times New Roman" w:eastAsia="仿宋_GB2312" w:hAnsi="Times New Roman" w:cs="Times New Roman"/>
                <w:sz w:val="18"/>
                <w:szCs w:val="18"/>
                <w:rPrChange w:id="7170" w:author="Xuning Wei12232" w:date="2026-10-24T11:11:00Z">
                  <w:rPr/>
                </w:rPrChange>
              </w:rPr>
              <w:t xml:space="preserve"> in MTBE solution as reference solution. If the color is darker than the reference solution, repeat Step 93 until the </w:t>
            </w:r>
            <w:proofErr w:type="spellStart"/>
            <w:r>
              <w:rPr>
                <w:rFonts w:ascii="Times New Roman" w:eastAsia="仿宋_GB2312" w:hAnsi="Times New Roman" w:cs="Times New Roman"/>
                <w:sz w:val="18"/>
                <w:szCs w:val="18"/>
                <w:rPrChange w:id="7171" w:author="Xuning Wei12232" w:date="2026-10-24T11:11:00Z">
                  <w:rPr/>
                </w:rPrChange>
              </w:rPr>
              <w:t>chloranil</w:t>
            </w:r>
            <w:proofErr w:type="spellEnd"/>
            <w:r>
              <w:rPr>
                <w:rFonts w:ascii="Times New Roman" w:eastAsia="仿宋_GB2312" w:hAnsi="Times New Roman" w:cs="Times New Roman"/>
                <w:sz w:val="18"/>
                <w:szCs w:val="18"/>
                <w:rPrChange w:id="7172" w:author="Xuning Wei12232" w:date="2026-10-24T11:11:00Z">
                  <w:rPr/>
                </w:rPrChange>
              </w:rPr>
              <w:t xml:space="preserve"> test color of the washing solution is lighter than or consistent with that of the reference solution. If the color is lighter or consistent with the reference solution, </w:t>
            </w:r>
          </w:p>
        </w:tc>
      </w:tr>
      <w:tr w:rsidR="007617DE" w14:paraId="27AA10AB" w14:textId="77777777">
        <w:trPr>
          <w:trHeight w:val="20"/>
        </w:trPr>
        <w:tc>
          <w:tcPr>
            <w:tcW w:w="310" w:type="pct"/>
            <w:tcMar>
              <w:top w:w="57" w:type="dxa"/>
              <w:left w:w="85" w:type="dxa"/>
              <w:bottom w:w="57" w:type="dxa"/>
              <w:right w:w="85" w:type="dxa"/>
            </w:tcMar>
            <w:vAlign w:val="center"/>
          </w:tcPr>
          <w:p w14:paraId="48D0ECC1"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1217945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Drying</w:t>
            </w:r>
          </w:p>
        </w:tc>
        <w:tc>
          <w:tcPr>
            <w:tcW w:w="3909" w:type="pct"/>
            <w:tcMar>
              <w:top w:w="57" w:type="dxa"/>
              <w:left w:w="85" w:type="dxa"/>
              <w:bottom w:w="57" w:type="dxa"/>
              <w:right w:w="85" w:type="dxa"/>
            </w:tcMar>
            <w:vAlign w:val="center"/>
          </w:tcPr>
          <w:p w14:paraId="2DA17FA1" w14:textId="77777777" w:rsidR="007617DE" w:rsidRDefault="00AE300B">
            <w:pPr>
              <w:spacing w:beforeLines="50" w:before="120" w:afterLines="50" w:after="120"/>
              <w:contextualSpacing/>
              <w:jc w:val="both"/>
              <w:rPr>
                <w:rFonts w:ascii="Times New Roman" w:eastAsia="仿宋_GB2312" w:hAnsi="Times New Roman" w:cs="Times New Roman"/>
                <w:sz w:val="18"/>
                <w:szCs w:val="18"/>
              </w:rPr>
            </w:pPr>
            <w:r>
              <w:rPr>
                <w:rFonts w:ascii="Times New Roman" w:eastAsia="仿宋_GB2312" w:hAnsi="Times New Roman" w:cs="Times New Roman"/>
                <w:sz w:val="18"/>
                <w:szCs w:val="18"/>
              </w:rPr>
              <w:t xml:space="preserve">Sweep with nitrogen, and vacuum underneath at T </w:t>
            </w:r>
            <w:ins w:id="7173" w:author="Xuning Wei12232" w:date="2026-10-21T09:19:00Z">
              <w:r>
                <w:rPr>
                  <w:rFonts w:ascii="Times New Roman" w:eastAsia="仿宋_GB2312" w:hAnsi="Times New Roman" w:cs="Times New Roman" w:hint="eastAsia"/>
                  <w:sz w:val="18"/>
                  <w:szCs w:val="18"/>
                </w:rPr>
                <w:t>≤</w:t>
              </w:r>
            </w:ins>
            <w:ins w:id="7174" w:author="Xuning Wei12232" w:date="2026-10-22T08:10:00Z">
              <w:r>
                <w:rPr>
                  <w:rFonts w:ascii="Times New Roman" w:eastAsia="仿宋_GB2312" w:hAnsi="Times New Roman" w:cs="Times New Roman"/>
                  <w:sz w:val="18"/>
                  <w:szCs w:val="18"/>
                </w:rPr>
                <w:t xml:space="preserve"> </w:t>
              </w:r>
            </w:ins>
            <w:del w:id="7175" w:author="Xuning Wei12232" w:date="2026-10-20T13:10:00Z">
              <w:r>
                <w:rPr>
                  <w:rFonts w:ascii="Times New Roman" w:eastAsia="仿宋_GB2312" w:hAnsi="Times New Roman" w:cs="Times New Roman" w:hint="eastAsia"/>
                  <w:sz w:val="18"/>
                  <w:szCs w:val="18"/>
                </w:rPr>
                <w:delText>≤</w:delText>
              </w:r>
              <w:r>
                <w:rPr>
                  <w:rFonts w:ascii="Times New Roman" w:eastAsia="仿宋_GB2312" w:hAnsi="Times New Roman" w:cs="Times New Roman"/>
                  <w:sz w:val="18"/>
                  <w:szCs w:val="18"/>
                  <w:lang w:eastAsia="zh-CN"/>
                </w:rPr>
                <w:delText xml:space="preserve"> </w:delText>
              </w:r>
            </w:del>
            <w:r>
              <w:rPr>
                <w:rFonts w:ascii="Times New Roman" w:eastAsia="仿宋_GB2312" w:hAnsi="Times New Roman" w:cs="Times New Roman"/>
                <w:sz w:val="18"/>
                <w:szCs w:val="18"/>
              </w:rPr>
              <w:t>30</w:t>
            </w:r>
            <w:ins w:id="7176" w:author="Xuning Wei12232" w:date="2026-10-22T16:09:00Z">
              <w:r>
                <w:rPr>
                  <w:rFonts w:ascii="Times New Roman" w:eastAsia="仿宋_GB2312" w:hAnsi="Times New Roman" w:cs="Times New Roman"/>
                  <w:sz w:val="18"/>
                  <w:szCs w:val="18"/>
                </w:rPr>
                <w:t xml:space="preserve"> </w:t>
              </w:r>
              <w:proofErr w:type="spellStart"/>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proofErr w:type="spellEnd"/>
            <w:del w:id="7177" w:author="Xuning Wei12232" w:date="2026-10-20T13:13:00Z">
              <w:r>
                <w:rPr>
                  <w:rFonts w:ascii="Times New Roman" w:eastAsia="仿宋_GB2312" w:hAnsi="Times New Roman" w:cs="Times New Roman"/>
                  <w:sz w:val="18"/>
                  <w:szCs w:val="18"/>
                </w:rPr>
                <w:delText xml:space="preserve"> </w:delText>
              </w:r>
              <w:r>
                <w:rPr>
                  <w:rFonts w:ascii="Times New Roman" w:eastAsia="微软雅黑" w:hAnsi="Times New Roman" w:cs="Times New Roman" w:hint="eastAsia"/>
                  <w:sz w:val="18"/>
                  <w:szCs w:val="18"/>
                </w:rPr>
                <w:delText>℃</w:delText>
              </w:r>
            </w:del>
            <w:r>
              <w:rPr>
                <w:rFonts w:ascii="Times New Roman" w:eastAsia="仿宋_GB2312" w:hAnsi="Times New Roman" w:cs="Times New Roman"/>
                <w:sz w:val="18"/>
                <w:szCs w:val="18"/>
              </w:rPr>
              <w:t xml:space="preserve"> by jacket. After drying for </w:t>
            </w:r>
            <w:r>
              <w:rPr>
                <w:rFonts w:ascii="Times New Roman" w:eastAsia="仿宋_GB2312" w:hAnsi="Times New Roman" w:cs="Times New Roman"/>
                <w:sz w:val="18"/>
                <w:szCs w:val="18"/>
                <w:rPrChange w:id="7178" w:author="Xuning Wei12232" w:date="2026-10-24T11:11:00Z">
                  <w:rPr>
                    <w:rFonts w:ascii="Times New Roman" w:eastAsia="仿宋_GB2312" w:hAnsi="Times New Roman" w:cs="Times New Roman"/>
                    <w:color w:val="0000FF"/>
                    <w:sz w:val="18"/>
                    <w:szCs w:val="18"/>
                  </w:rPr>
                </w:rPrChange>
              </w:rPr>
              <w:t>16</w:t>
            </w:r>
            <w:r>
              <w:rPr>
                <w:rFonts w:ascii="Times New Roman" w:eastAsia="仿宋_GB2312" w:hAnsi="Times New Roman" w:cs="Times New Roman" w:hint="eastAsia"/>
                <w:sz w:val="18"/>
                <w:szCs w:val="18"/>
                <w:lang w:eastAsia="zh-CN"/>
                <w:rPrChange w:id="7179" w:author="Xuning Wei12232" w:date="2026-10-24T11:11:00Z">
                  <w:rPr>
                    <w:rFonts w:ascii="Times New Roman" w:eastAsia="仿宋_GB2312" w:hAnsi="Times New Roman" w:cs="Times New Roman" w:hint="eastAsia"/>
                    <w:color w:val="0000FF"/>
                    <w:sz w:val="18"/>
                    <w:szCs w:val="18"/>
                    <w:lang w:eastAsia="zh-CN"/>
                  </w:rPr>
                </w:rPrChange>
              </w:rPr>
              <w:t>±</w:t>
            </w:r>
            <w:r>
              <w:rPr>
                <w:rFonts w:ascii="Times New Roman" w:eastAsia="仿宋_GB2312" w:hAnsi="Times New Roman" w:cs="Times New Roman"/>
                <w:sz w:val="18"/>
                <w:szCs w:val="18"/>
                <w:rPrChange w:id="7180" w:author="Xuning Wei12232" w:date="2026-10-24T11:11:00Z">
                  <w:rPr>
                    <w:rFonts w:ascii="Times New Roman" w:eastAsia="仿宋_GB2312" w:hAnsi="Times New Roman" w:cs="Times New Roman"/>
                    <w:color w:val="0000FF"/>
                    <w:sz w:val="18"/>
                    <w:szCs w:val="18"/>
                  </w:rPr>
                </w:rPrChange>
              </w:rPr>
              <w:t>2 h</w:t>
            </w:r>
            <w:r>
              <w:rPr>
                <w:rFonts w:ascii="Times New Roman" w:eastAsia="仿宋_GB2312" w:hAnsi="Times New Roman" w:cs="Times New Roman"/>
                <w:sz w:val="18"/>
                <w:szCs w:val="18"/>
              </w:rPr>
              <w:t>, sample the solid for LOD analysis until L</w:t>
            </w:r>
            <w:ins w:id="7181" w:author="Xuning Wei12232" w:date="2026-10-22T08:08:00Z">
              <w:r>
                <w:rPr>
                  <w:rFonts w:ascii="Times New Roman" w:eastAsia="仿宋_GB2312" w:hAnsi="Times New Roman" w:cs="Times New Roman"/>
                  <w:sz w:val="18"/>
                  <w:szCs w:val="18"/>
                  <w:rPrChange w:id="7182" w:author="Xuning Wei12232" w:date="2026-10-24T11:11:00Z">
                    <w:rPr>
                      <w:rFonts w:ascii="Times New Roman" w:eastAsia="仿宋_GB2312" w:hAnsi="Times New Roman" w:cs="Times New Roman"/>
                      <w:color w:val="FF0000"/>
                      <w:sz w:val="18"/>
                      <w:szCs w:val="18"/>
                    </w:rPr>
                  </w:rPrChange>
                </w:rPr>
                <w:t xml:space="preserve">OD </w:t>
              </w:r>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9%</w:t>
              </w:r>
            </w:ins>
            <w:ins w:id="7183" w:author="Xuning Wei12232" w:date="2026-10-24T10:56:00Z">
              <w:r>
                <w:rPr>
                  <w:rFonts w:ascii="Times New Roman" w:eastAsia="仿宋_GB2312" w:hAnsi="Times New Roman" w:cs="Times New Roman"/>
                  <w:sz w:val="18"/>
                  <w:szCs w:val="18"/>
                </w:rPr>
                <w:t xml:space="preserve"> (w/w)</w:t>
              </w:r>
            </w:ins>
            <w:ins w:id="7184" w:author="Xuning Wei12232" w:date="2026-10-22T08:08:00Z">
              <w:r>
                <w:rPr>
                  <w:rFonts w:ascii="Times New Roman" w:eastAsia="仿宋_GB2312" w:hAnsi="Times New Roman" w:cs="Times New Roman"/>
                  <w:sz w:val="18"/>
                  <w:szCs w:val="18"/>
                </w:rPr>
                <w:t>.</w:t>
              </w:r>
            </w:ins>
            <w:del w:id="7185" w:author="Xuning Wei12232" w:date="2026-10-21T15:18:00Z">
              <w:r>
                <w:rPr>
                  <w:rFonts w:ascii="Times New Roman" w:eastAsia="仿宋_GB2312" w:hAnsi="Times New Roman" w:cs="Times New Roman"/>
                  <w:sz w:val="18"/>
                  <w:szCs w:val="18"/>
                </w:rPr>
                <w:delText xml:space="preserve">OD </w:delText>
              </w:r>
            </w:del>
            <w:del w:id="7186" w:author="Xuning Wei12232" w:date="2026-10-20T13:10:00Z">
              <w:r>
                <w:rPr>
                  <w:rFonts w:ascii="Times New Roman" w:eastAsia="仿宋_GB2312" w:hAnsi="Times New Roman" w:cs="Times New Roman" w:hint="eastAsia"/>
                  <w:sz w:val="18"/>
                  <w:szCs w:val="18"/>
                </w:rPr>
                <w:delText>≤</w:delText>
              </w:r>
              <w:r>
                <w:rPr>
                  <w:rFonts w:ascii="Times New Roman" w:eastAsia="仿宋_GB2312" w:hAnsi="Times New Roman" w:cs="Times New Roman"/>
                  <w:sz w:val="18"/>
                  <w:szCs w:val="18"/>
                  <w:lang w:eastAsia="zh-CN"/>
                </w:rPr>
                <w:delText xml:space="preserve"> </w:delText>
              </w:r>
            </w:del>
            <w:del w:id="7187" w:author="Xuning Wei12232" w:date="2026-10-18T23:27:00Z">
              <w:r>
                <w:rPr>
                  <w:rFonts w:ascii="Times New Roman" w:eastAsia="仿宋_GB2312" w:hAnsi="Times New Roman" w:cs="Times New Roman"/>
                  <w:sz w:val="18"/>
                  <w:szCs w:val="18"/>
                </w:rPr>
                <w:delText>10</w:delText>
              </w:r>
            </w:del>
            <w:del w:id="7188" w:author="Xuning Wei12232" w:date="2026-10-20T11:42:00Z">
              <w:r>
                <w:rPr>
                  <w:rFonts w:ascii="Times New Roman" w:eastAsia="仿宋_GB2312" w:hAnsi="Times New Roman" w:cs="Times New Roman"/>
                  <w:sz w:val="18"/>
                  <w:szCs w:val="18"/>
                </w:rPr>
                <w:delText xml:space="preserve">.0 </w:delText>
              </w:r>
            </w:del>
            <w:del w:id="7189" w:author="Xuning Wei12232" w:date="2026-10-21T15:18:00Z">
              <w:r>
                <w:rPr>
                  <w:rFonts w:ascii="Times New Roman" w:eastAsia="仿宋_GB2312" w:hAnsi="Times New Roman" w:cs="Times New Roman"/>
                  <w:sz w:val="18"/>
                  <w:szCs w:val="18"/>
                </w:rPr>
                <w:delText>%.</w:delText>
              </w:r>
            </w:del>
            <w:ins w:id="7190" w:author="Xuning Wei12232" w:date="2026-10-21T15:18:00Z">
              <w:r>
                <w:rPr>
                  <w:rFonts w:ascii="Times New Roman" w:eastAsia="仿宋_GB2312" w:hAnsi="Times New Roman" w:cs="Times New Roman"/>
                  <w:sz w:val="18"/>
                  <w:szCs w:val="18"/>
                  <w:rPrChange w:id="7191" w:author="Xuning Wei12232" w:date="2026-10-24T11:11:00Z">
                    <w:rPr>
                      <w:rFonts w:ascii="Times New Roman" w:eastAsia="仿宋_GB2312" w:hAnsi="Times New Roman" w:cs="Times New Roman"/>
                      <w:color w:val="FF0000"/>
                      <w:sz w:val="18"/>
                      <w:szCs w:val="18"/>
                    </w:rPr>
                  </w:rPrChange>
                </w:rPr>
                <w:t xml:space="preserve"> </w:t>
              </w:r>
            </w:ins>
          </w:p>
        </w:tc>
      </w:tr>
      <w:tr w:rsidR="007617DE" w14:paraId="4854DEEA" w14:textId="77777777">
        <w:trPr>
          <w:trHeight w:val="20"/>
        </w:trPr>
        <w:tc>
          <w:tcPr>
            <w:tcW w:w="310" w:type="pct"/>
            <w:tcMar>
              <w:top w:w="57" w:type="dxa"/>
              <w:left w:w="85" w:type="dxa"/>
              <w:bottom w:w="57" w:type="dxa"/>
              <w:right w:w="85" w:type="dxa"/>
            </w:tcMar>
            <w:vAlign w:val="center"/>
          </w:tcPr>
          <w:p w14:paraId="424E270B" w14:textId="77777777" w:rsidR="007617DE" w:rsidRDefault="007617DE">
            <w:pPr>
              <w:pStyle w:val="aff7"/>
              <w:numPr>
                <w:ilvl w:val="0"/>
                <w:numId w:val="12"/>
              </w:numPr>
              <w:spacing w:beforeLines="50" w:before="120" w:afterLines="50" w:after="120"/>
              <w:jc w:val="center"/>
              <w:rPr>
                <w:rFonts w:ascii="Times New Roman" w:eastAsia="仿宋_GB2312" w:hAnsi="Times New Roman" w:cs="Times New Roman"/>
                <w:sz w:val="18"/>
                <w:szCs w:val="18"/>
                <w:lang w:eastAsia="zh-CN"/>
              </w:rPr>
            </w:pPr>
          </w:p>
        </w:tc>
        <w:tc>
          <w:tcPr>
            <w:tcW w:w="781" w:type="pct"/>
            <w:tcMar>
              <w:top w:w="57" w:type="dxa"/>
              <w:left w:w="85" w:type="dxa"/>
              <w:bottom w:w="57" w:type="dxa"/>
              <w:right w:w="85" w:type="dxa"/>
            </w:tcMar>
            <w:vAlign w:val="center"/>
          </w:tcPr>
          <w:p w14:paraId="4B3CB04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Collect</w:t>
            </w:r>
          </w:p>
        </w:tc>
        <w:tc>
          <w:tcPr>
            <w:tcW w:w="3909" w:type="pct"/>
            <w:tcMar>
              <w:top w:w="57" w:type="dxa"/>
              <w:left w:w="85" w:type="dxa"/>
              <w:bottom w:w="57" w:type="dxa"/>
              <w:right w:w="85" w:type="dxa"/>
            </w:tcMar>
            <w:vAlign w:val="center"/>
          </w:tcPr>
          <w:p w14:paraId="72447BF8" w14:textId="77777777" w:rsidR="007617DE" w:rsidRDefault="00AE300B" w:rsidP="007617DE">
            <w:pPr>
              <w:widowControl w:val="0"/>
              <w:spacing w:beforeLines="50" w:before="120" w:afterLines="50" w:after="120"/>
              <w:contextualSpacing/>
              <w:jc w:val="both"/>
              <w:rPr>
                <w:rFonts w:ascii="Times New Roman" w:eastAsia="等线" w:hAnsi="Times New Roman" w:cs="Times New Roman"/>
                <w:sz w:val="18"/>
                <w:szCs w:val="18"/>
              </w:rPr>
              <w:pPrChange w:id="7192" w:author="Xuning Wei12232" w:date="2026-10-20T13:13:00Z">
                <w:pPr>
                  <w:widowControl w:val="0"/>
                  <w:spacing w:beforeLines="50" w:before="120" w:afterLines="50" w:after="120"/>
                  <w:contextualSpacing/>
                </w:pPr>
              </w:pPrChange>
            </w:pPr>
            <w:r>
              <w:rPr>
                <w:rFonts w:ascii="Times New Roman" w:eastAsia="仿宋_GB2312" w:hAnsi="Times New Roman" w:cs="Times New Roman"/>
                <w:sz w:val="18"/>
                <w:szCs w:val="18"/>
              </w:rPr>
              <w:t>Put in-process intermediate ASYM-141366 into double LDPE bags, with the inner layer of pharmaceutical-grade LDPE powder feeding bags, number and weigh, desiccant between the two layers, purge the inside of the package with nitrogen, seal for temporary storage, store at 2-8</w:t>
            </w:r>
            <w:ins w:id="7193" w:author="Xuning Wei12232" w:date="2026-10-22T16:09:00Z">
              <w:r>
                <w:rPr>
                  <w:rFonts w:ascii="Times New Roman" w:eastAsia="仿宋_GB2312" w:hAnsi="Times New Roman" w:cs="Times New Roman"/>
                  <w:sz w:val="18"/>
                  <w:szCs w:val="18"/>
                </w:rPr>
                <w:t xml:space="preserve"> </w:t>
              </w:r>
            </w:ins>
            <w:del w:id="7194" w:author="Xuning Wei12232" w:date="2026-10-20T08:24:00Z">
              <w:r>
                <w:rPr>
                  <w:rFonts w:ascii="Times New Roman" w:eastAsia="仿宋_GB2312" w:hAnsi="Times New Roman" w:cs="Times New Roman" w:hint="eastAsia"/>
                  <w:sz w:val="18"/>
                  <w:szCs w:val="18"/>
                </w:rPr>
                <w:delText>℃</w:delText>
              </w:r>
              <w:r>
                <w:rPr>
                  <w:rFonts w:ascii="Times New Roman" w:eastAsia="仿宋_GB2312" w:hAnsi="Times New Roman" w:cs="Times New Roman"/>
                  <w:sz w:val="18"/>
                  <w:szCs w:val="18"/>
                </w:rPr>
                <w:delText>.</w:delText>
              </w:r>
            </w:del>
            <w:proofErr w:type="spellStart"/>
            <w:ins w:id="7195" w:author="Xuning Wei12232" w:date="2026-10-22T16:09:00Z">
              <w:r>
                <w:rPr>
                  <w:rFonts w:ascii="Times New Roman" w:eastAsia="仿宋_GB2312" w:hAnsi="Times New Roman" w:cs="Times New Roman"/>
                  <w:sz w:val="18"/>
                  <w:szCs w:val="18"/>
                  <w:vertAlign w:val="superscript"/>
                  <w:lang w:eastAsia="zh-CN"/>
                </w:rPr>
                <w:t>o</w:t>
              </w:r>
              <w:r>
                <w:rPr>
                  <w:rFonts w:ascii="Times New Roman" w:eastAsia="仿宋_GB2312" w:hAnsi="Times New Roman" w:cs="Times New Roman"/>
                  <w:sz w:val="18"/>
                  <w:szCs w:val="18"/>
                  <w:lang w:eastAsia="zh-CN"/>
                </w:rPr>
                <w:t>C</w:t>
              </w:r>
            </w:ins>
            <w:ins w:id="7196" w:author="Xuning Wei12232" w:date="2026-10-20T08:24:00Z">
              <w:r>
                <w:rPr>
                  <w:rFonts w:ascii="Times New Roman" w:eastAsia="仿宋_GB2312" w:hAnsi="Times New Roman" w:cs="Times New Roman" w:hint="eastAsia"/>
                  <w:sz w:val="18"/>
                  <w:szCs w:val="18"/>
                </w:rPr>
                <w:t>.</w:t>
              </w:r>
            </w:ins>
            <w:proofErr w:type="spellEnd"/>
          </w:p>
        </w:tc>
      </w:tr>
    </w:tbl>
    <w:p w14:paraId="33D99031" w14:textId="77777777" w:rsidR="007617DE" w:rsidRPr="007617DE" w:rsidRDefault="00AE300B">
      <w:pPr>
        <w:rPr>
          <w:rFonts w:ascii="Times New Roman" w:eastAsia="仿宋_GB2312" w:hAnsi="Times New Roman" w:cs="Times New Roman"/>
          <w:b/>
          <w:color w:val="000000" w:themeColor="text1"/>
          <w:sz w:val="18"/>
          <w:szCs w:val="21"/>
          <w:lang w:eastAsia="zh-CN"/>
          <w:rPrChange w:id="7197" w:author="Xuning Wei12232" w:date="2026-10-24T11:11:00Z">
            <w:rPr>
              <w:rFonts w:ascii="Times New Roman" w:eastAsia="仿宋_GB2312" w:hAnsi="Times New Roman" w:cs="Times New Roman"/>
              <w:b/>
              <w:color w:val="000000" w:themeColor="text1"/>
              <w:sz w:val="21"/>
              <w:szCs w:val="21"/>
              <w:lang w:eastAsia="zh-CN"/>
            </w:rPr>
          </w:rPrChange>
        </w:rPr>
        <w:sectPr w:rsidR="007617DE" w:rsidRPr="007617DE">
          <w:headerReference w:type="default" r:id="rId30"/>
          <w:pgSz w:w="11907" w:h="16839"/>
          <w:pgMar w:top="720" w:right="1440" w:bottom="720" w:left="1440" w:header="720" w:footer="720" w:gutter="0"/>
          <w:cols w:space="720"/>
          <w:docGrid w:linePitch="360"/>
        </w:sectPr>
      </w:pPr>
      <w:ins w:id="7198" w:author="Xuning Wei12232" w:date="2026-09-17T15:59:00Z">
        <w:r>
          <w:rPr>
            <w:rFonts w:ascii="Times New Roman" w:eastAsia="仿宋_GB2312" w:hAnsi="Times New Roman" w:cs="Times New Roman"/>
            <w:b/>
            <w:sz w:val="21"/>
            <w:szCs w:val="21"/>
            <w:lang w:eastAsia="zh-CN"/>
          </w:rPr>
          <w:br/>
        </w:r>
      </w:ins>
    </w:p>
    <w:bookmarkEnd w:id="1855"/>
    <w:p w14:paraId="7950E36A" w14:textId="77777777" w:rsidR="007617DE" w:rsidRDefault="00AE300B">
      <w:pPr>
        <w:pStyle w:val="aff7"/>
        <w:spacing w:line="276" w:lineRule="auto"/>
        <w:ind w:leftChars="200" w:left="440"/>
        <w:rPr>
          <w:rFonts w:ascii="Times New Roman" w:hAnsi="Times New Roman" w:cs="Times New Roman"/>
          <w:sz w:val="16"/>
          <w:szCs w:val="15"/>
        </w:rPr>
        <w:sectPr w:rsidR="007617DE">
          <w:headerReference w:type="default" r:id="rId31"/>
          <w:pgSz w:w="16839" w:h="11907" w:orient="landscape"/>
          <w:pgMar w:top="1440" w:right="720" w:bottom="1440" w:left="720" w:header="720" w:footer="720" w:gutter="0"/>
          <w:cols w:space="720"/>
          <w:docGrid w:linePitch="360"/>
        </w:sectPr>
      </w:pPr>
      <w:commentRangeStart w:id="7199"/>
      <w:commentRangeStart w:id="7200"/>
      <w:commentRangeStart w:id="7201"/>
      <w:commentRangeStart w:id="7202"/>
      <w:commentRangeStart w:id="7203"/>
      <w:r>
        <w:rPr>
          <w:rStyle w:val="CommentReference"/>
          <w:rFonts w:ascii="Times New Roman" w:hAnsi="Times New Roman" w:cs="Times New Roman"/>
          <w:sz w:val="16"/>
          <w:szCs w:val="15"/>
        </w:rPr>
        <w:lastRenderedPageBreak/>
        <w:commentReference w:id="7199"/>
      </w:r>
      <w:commentRangeEnd w:id="7199"/>
      <w:commentRangeEnd w:id="7200"/>
      <w:r>
        <w:rPr>
          <w:rStyle w:val="CommentReference"/>
        </w:rPr>
        <w:commentReference w:id="7200"/>
      </w:r>
      <w:commentRangeEnd w:id="7201"/>
      <w:r>
        <w:rPr>
          <w:rStyle w:val="CommentReference"/>
        </w:rPr>
        <w:commentReference w:id="7201"/>
      </w:r>
      <w:commentRangeEnd w:id="7202"/>
      <w:r>
        <w:rPr>
          <w:rStyle w:val="CommentReference"/>
        </w:rPr>
        <w:commentReference w:id="7202"/>
      </w:r>
      <w:commentRangeEnd w:id="7203"/>
      <w:r>
        <w:rPr>
          <w:rStyle w:val="CommentReference"/>
        </w:rPr>
        <w:commentReference w:id="7203"/>
      </w:r>
    </w:p>
    <w:p w14:paraId="30A3EA80"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7204" w:name="_Toc435535590"/>
      <w:bookmarkStart w:id="7205" w:name="_Toc394330429"/>
      <w:bookmarkStart w:id="7206" w:name="_Toc417310589"/>
      <w:bookmarkStart w:id="7207" w:name="_Toc243596304"/>
      <w:bookmarkStart w:id="7208" w:name="_Toc253738424"/>
      <w:bookmarkStart w:id="7209" w:name="_Toc294622996"/>
      <w:bookmarkEnd w:id="1852"/>
      <w:bookmarkEnd w:id="1853"/>
      <w:bookmarkEnd w:id="1854"/>
      <w:r>
        <w:rPr>
          <w:rFonts w:ascii="Times New Roman" w:eastAsia="仿宋_GB2312" w:hAnsi="Times New Roman" w:cs="Times New Roman"/>
          <w:sz w:val="21"/>
          <w:szCs w:val="21"/>
        </w:rPr>
        <w:lastRenderedPageBreak/>
        <w:t>Critical Process Parameters and Critical Quality Attributes (</w:t>
      </w:r>
      <w:del w:id="7210" w:author="Xuning Wei12232" w:date="2026-10-18T09:37:00Z">
        <w:r>
          <w:rPr>
            <w:rFonts w:ascii="Times New Roman" w:eastAsia="仿宋_GB2312" w:hAnsi="Times New Roman" w:cs="Times New Roman"/>
            <w:sz w:val="21"/>
            <w:szCs w:val="21"/>
            <w:rPrChange w:id="7211" w:author="Xuning Wei12232" w:date="2026-10-24T11:11:00Z">
              <w:rPr>
                <w:rFonts w:ascii="Times New Roman" w:eastAsia="仿宋_GB2312" w:hAnsi="Times New Roman" w:cs="Times New Roman"/>
                <w:color w:val="0000FF"/>
                <w:sz w:val="21"/>
                <w:szCs w:val="21"/>
              </w:rPr>
            </w:rPrChange>
          </w:rPr>
          <w:delText xml:space="preserve">IPCs </w:delText>
        </w:r>
        <w:commentRangeStart w:id="7212"/>
        <w:commentRangeStart w:id="7213"/>
        <w:r>
          <w:rPr>
            <w:rFonts w:ascii="Times New Roman" w:eastAsia="仿宋_GB2312" w:hAnsi="Times New Roman" w:cs="Times New Roman"/>
            <w:sz w:val="21"/>
            <w:szCs w:val="21"/>
            <w:rPrChange w:id="7214" w:author="Xuning Wei12232" w:date="2026-10-24T11:11:00Z">
              <w:rPr>
                <w:rFonts w:ascii="Times New Roman" w:eastAsia="仿宋_GB2312" w:hAnsi="Times New Roman" w:cs="Times New Roman"/>
                <w:color w:val="0000FF"/>
                <w:sz w:val="21"/>
                <w:szCs w:val="21"/>
              </w:rPr>
            </w:rPrChange>
          </w:rPr>
          <w:delText xml:space="preserve">CIPCs </w:delText>
        </w:r>
      </w:del>
      <w:r>
        <w:rPr>
          <w:rFonts w:ascii="Times New Roman" w:eastAsia="仿宋_GB2312" w:hAnsi="Times New Roman" w:cs="Times New Roman"/>
          <w:sz w:val="21"/>
          <w:szCs w:val="21"/>
          <w:rPrChange w:id="7215" w:author="Xuning Wei12232" w:date="2026-10-24T11:11:00Z">
            <w:rPr>
              <w:rFonts w:ascii="Times New Roman" w:eastAsia="仿宋_GB2312" w:hAnsi="Times New Roman" w:cs="Times New Roman"/>
              <w:color w:val="0000FF"/>
              <w:sz w:val="21"/>
              <w:szCs w:val="21"/>
            </w:rPr>
          </w:rPrChange>
        </w:rPr>
        <w:t xml:space="preserve">CPPs </w:t>
      </w:r>
      <w:commentRangeEnd w:id="7212"/>
      <w:r>
        <w:rPr>
          <w:rStyle w:val="CommentReference"/>
          <w:rFonts w:ascii="Times New Roman" w:eastAsia="仿宋_GB2312" w:hAnsi="Times New Roman" w:cs="Times New Roman"/>
          <w:rPrChange w:id="7216" w:author="Xuning Wei12232" w:date="2026-10-24T11:11:00Z">
            <w:rPr>
              <w:rStyle w:val="CommentReference"/>
              <w:rFonts w:ascii="Times New Roman" w:eastAsia="仿宋_GB2312" w:hAnsi="Times New Roman" w:cs="Times New Roman"/>
              <w:color w:val="0000FF"/>
            </w:rPr>
          </w:rPrChange>
        </w:rPr>
        <w:commentReference w:id="7212"/>
      </w:r>
      <w:commentRangeEnd w:id="7213"/>
      <w:r>
        <w:rPr>
          <w:rStyle w:val="CommentReference"/>
        </w:rPr>
        <w:commentReference w:id="7213"/>
      </w:r>
      <w:r>
        <w:rPr>
          <w:rFonts w:ascii="Times New Roman" w:eastAsia="仿宋_GB2312" w:hAnsi="Times New Roman" w:cs="Times New Roman"/>
          <w:sz w:val="21"/>
          <w:szCs w:val="21"/>
          <w:rPrChange w:id="7217" w:author="Xuning Wei12232" w:date="2026-10-24T11:11:00Z">
            <w:rPr>
              <w:rFonts w:ascii="Times New Roman" w:eastAsia="仿宋_GB2312" w:hAnsi="Times New Roman" w:cs="Times New Roman"/>
              <w:color w:val="0000FF"/>
              <w:sz w:val="21"/>
              <w:szCs w:val="21"/>
            </w:rPr>
          </w:rPrChange>
        </w:rPr>
        <w:t>and CQAs)</w:t>
      </w:r>
      <w:bookmarkEnd w:id="7204"/>
      <w:bookmarkEnd w:id="7205"/>
      <w:bookmarkEnd w:id="7206"/>
      <w:bookmarkEnd w:id="7207"/>
    </w:p>
    <w:p w14:paraId="322BBD88" w14:textId="77777777" w:rsidR="007617DE" w:rsidRDefault="00AE300B">
      <w:pPr>
        <w:spacing w:beforeLines="50" w:before="120" w:afterLines="50" w:after="120" w:line="360" w:lineRule="auto"/>
        <w:contextualSpacing/>
        <w:jc w:val="both"/>
        <w:rPr>
          <w:ins w:id="7218" w:author="Xuning Wei12232" w:date="2026-10-16T08:16:00Z"/>
        </w:rPr>
      </w:pPr>
      <w:del w:id="7219" w:author="Xuning Wei12232" w:date="2026-10-18T09:37:00Z">
        <w:r>
          <w:rPr>
            <w:rFonts w:ascii="Times New Roman" w:eastAsia="仿宋_GB2312" w:hAnsi="Times New Roman" w:cs="Times New Roman"/>
            <w:sz w:val="20"/>
            <w:szCs w:val="20"/>
            <w:lang w:eastAsia="zh-CN"/>
          </w:rPr>
          <w:delText xml:space="preserve">Based </w:delText>
        </w:r>
        <w:bookmarkEnd w:id="7208"/>
        <w:bookmarkEnd w:id="7209"/>
        <w:r>
          <w:rPr>
            <w:rFonts w:ascii="Times New Roman" w:eastAsia="仿宋_GB2312" w:hAnsi="Times New Roman" w:cs="Times New Roman"/>
            <w:sz w:val="20"/>
            <w:szCs w:val="20"/>
            <w:lang w:eastAsia="zh-CN"/>
          </w:rPr>
          <w:delText>on the</w:delText>
        </w:r>
        <w:r>
          <w:rPr>
            <w:rFonts w:ascii="Times New Roman" w:eastAsia="仿宋_GB2312" w:hAnsi="Times New Roman" w:cs="Times New Roman"/>
            <w:sz w:val="20"/>
            <w:szCs w:val="20"/>
          </w:rPr>
          <w:delText xml:space="preserve"> </w:delText>
        </w:r>
        <w:r>
          <w:rPr>
            <w:rFonts w:ascii="Times New Roman" w:eastAsia="仿宋_GB2312" w:hAnsi="Times New Roman" w:cs="Times New Roman"/>
            <w:sz w:val="20"/>
            <w:szCs w:val="20"/>
            <w:lang w:eastAsia="zh-CN"/>
          </w:rPr>
          <w:delText>l</w:delText>
        </w:r>
        <w:r>
          <w:rPr>
            <w:rFonts w:ascii="Times New Roman" w:eastAsia="仿宋_GB2312" w:hAnsi="Times New Roman" w:cs="Times New Roman"/>
            <w:sz w:val="20"/>
            <w:szCs w:val="20"/>
          </w:rPr>
          <w:delText xml:space="preserve">aboratory experiments, </w:delText>
        </w:r>
        <w:r>
          <w:rPr>
            <w:rFonts w:ascii="Times New Roman" w:eastAsia="仿宋_GB2312" w:hAnsi="Times New Roman" w:cs="Times New Roman"/>
            <w:sz w:val="20"/>
            <w:szCs w:val="20"/>
            <w:lang w:eastAsia="zh-CN"/>
          </w:rPr>
          <w:delText xml:space="preserve">development results and previous campaign knowledge as well as the parameter ranges of </w:delText>
        </w:r>
        <w:commentRangeStart w:id="7220"/>
        <w:commentRangeStart w:id="7221"/>
        <w:commentRangeStart w:id="7222"/>
        <w:r>
          <w:rPr>
            <w:rFonts w:ascii="Times New Roman" w:eastAsia="仿宋_GB2312" w:hAnsi="Times New Roman" w:cs="Times New Roman"/>
            <w:sz w:val="20"/>
            <w:szCs w:val="20"/>
            <w:lang w:eastAsia="zh-CN"/>
          </w:rPr>
          <w:delText>TTD and QRA and memo document</w:delText>
        </w:r>
        <w:commentRangeEnd w:id="7220"/>
        <w:r>
          <w:rPr>
            <w:rStyle w:val="CommentReference"/>
            <w:rFonts w:ascii="Times New Roman" w:eastAsia="仿宋_GB2312" w:hAnsi="Times New Roman" w:cs="Times New Roman"/>
            <w:sz w:val="20"/>
            <w:szCs w:val="20"/>
            <w:lang w:eastAsia="zh-CN"/>
          </w:rPr>
          <w:commentReference w:id="7220"/>
        </w:r>
        <w:commentRangeEnd w:id="7221"/>
        <w:r>
          <w:rPr>
            <w:rStyle w:val="CommentReference"/>
          </w:rPr>
          <w:commentReference w:id="7221"/>
        </w:r>
        <w:commentRangeEnd w:id="7222"/>
        <w:r>
          <w:rPr>
            <w:rStyle w:val="CommentReference"/>
          </w:rPr>
          <w:commentReference w:id="7222"/>
        </w:r>
        <w:r>
          <w:rPr>
            <w:rFonts w:ascii="Times New Roman" w:eastAsia="仿宋_GB2312" w:hAnsi="Times New Roman" w:cs="Times New Roman"/>
            <w:sz w:val="20"/>
            <w:szCs w:val="20"/>
            <w:lang w:eastAsia="zh-CN"/>
          </w:rPr>
          <w:delText xml:space="preserve"> (EXM-TTD-XX and QRA_XX_V1 and QRA_XX_Memo V2) from Lilly,</w:delText>
        </w:r>
        <w:commentRangeStart w:id="7223"/>
        <w:commentRangeStart w:id="7224"/>
        <w:r>
          <w:delText xml:space="preserve"> </w:delText>
        </w:r>
        <w:r>
          <w:rPr>
            <w:rFonts w:ascii="Times New Roman" w:eastAsia="仿宋_GB2312" w:hAnsi="Times New Roman" w:cs="Times New Roman"/>
            <w:sz w:val="20"/>
            <w:szCs w:val="20"/>
            <w:lang w:eastAsia="zh-CN"/>
          </w:rPr>
          <w:delText xml:space="preserve">No critical process parameters (CPPs) </w:delText>
        </w:r>
        <w:commentRangeEnd w:id="7223"/>
        <w:r>
          <w:rPr>
            <w:rStyle w:val="CommentReference"/>
            <w:rFonts w:ascii="Times New Roman" w:eastAsia="仿宋_GB2312" w:hAnsi="Times New Roman" w:cs="Times New Roman"/>
            <w:sz w:val="20"/>
            <w:szCs w:val="20"/>
            <w:lang w:eastAsia="zh-CN"/>
          </w:rPr>
          <w:commentReference w:id="7223"/>
        </w:r>
        <w:commentRangeEnd w:id="7224"/>
        <w:r>
          <w:rPr>
            <w:rStyle w:val="CommentReference"/>
          </w:rPr>
          <w:commentReference w:id="7224"/>
        </w:r>
        <w:r>
          <w:rPr>
            <w:rFonts w:ascii="Times New Roman" w:eastAsia="仿宋_GB2312" w:hAnsi="Times New Roman" w:cs="Times New Roman"/>
            <w:sz w:val="20"/>
            <w:szCs w:val="20"/>
            <w:lang w:eastAsia="zh-CN"/>
          </w:rPr>
          <w:delText xml:space="preserve">have been identified temporarily, and no parameters are temporarily classified as critical quality attributes (CQAs). </w:delText>
        </w:r>
        <w:r>
          <w:rPr>
            <w:rFonts w:ascii="Times New Roman" w:eastAsia="仿宋_GB2312" w:hAnsi="Times New Roman" w:cs="Times New Roman"/>
            <w:sz w:val="20"/>
            <w:szCs w:val="20"/>
          </w:rPr>
          <w:delText xml:space="preserve"> However, several critical IPCs require inspection during production.</w:delText>
        </w:r>
        <w:r>
          <w:delText xml:space="preserve"> </w:delText>
        </w:r>
        <w:r>
          <w:rPr>
            <w:rFonts w:ascii="Times New Roman" w:eastAsia="仿宋_GB2312" w:hAnsi="Times New Roman" w:cs="Times New Roman"/>
            <w:sz w:val="20"/>
            <w:szCs w:val="20"/>
          </w:rPr>
          <w:delText>Since ASYM-141366 is a peptide on resin without established quality specifications, no CQAs are identified.</w:delText>
        </w:r>
      </w:del>
      <w:ins w:id="7225" w:author="Xuning Wei12232" w:date="2026-10-16T08:16:00Z">
        <w:r>
          <w:rPr>
            <w:rFonts w:ascii="Times New Roman" w:eastAsia="Times New Roman" w:hAnsi="Times New Roman" w:cs="Times New Roman"/>
            <w:sz w:val="20"/>
            <w:szCs w:val="20"/>
          </w:rPr>
          <w:t>ASYM-141366 (peptide on-resin) is an in-process intermediate without a release specification. It is not isolated as a bulk material and is forward processed directly into the Step 2 soft cleavage. Therefore, no critical quality attributes (CQAs) are defined for ASYM-14</w:t>
        </w:r>
      </w:ins>
      <w:ins w:id="7226" w:author="Xuning Wei12232" w:date="2026-10-16T08:17:00Z">
        <w:r>
          <w:rPr>
            <w:rFonts w:ascii="Times New Roman" w:eastAsia="Times New Roman" w:hAnsi="Times New Roman" w:cs="Times New Roman"/>
            <w:sz w:val="20"/>
            <w:szCs w:val="20"/>
          </w:rPr>
          <w:t>1366</w:t>
        </w:r>
      </w:ins>
      <w:ins w:id="7227" w:author="Xuning Wei12232" w:date="2026-10-16T08:16:00Z">
        <w:r>
          <w:rPr>
            <w:rFonts w:ascii="Times New Roman" w:eastAsia="Times New Roman" w:hAnsi="Times New Roman" w:cs="Times New Roman"/>
            <w:sz w:val="20"/>
            <w:szCs w:val="20"/>
          </w:rPr>
          <w:t>.</w:t>
        </w:r>
      </w:ins>
    </w:p>
    <w:p w14:paraId="0DC3F06B" w14:textId="77777777" w:rsidR="007617DE" w:rsidRDefault="00AE300B">
      <w:pPr>
        <w:spacing w:beforeLines="50" w:before="120" w:afterLines="50" w:after="120" w:line="360" w:lineRule="auto"/>
        <w:contextualSpacing/>
        <w:jc w:val="both"/>
        <w:rPr>
          <w:ins w:id="7228" w:author="Xuning Wei12232" w:date="2026-10-16T08:16:00Z"/>
        </w:rPr>
      </w:pPr>
      <w:ins w:id="7229" w:author="Xuning Wei12232" w:date="2026-10-16T08:16:00Z">
        <w:r>
          <w:rPr>
            <w:rFonts w:ascii="Times New Roman" w:eastAsia="Times New Roman" w:hAnsi="Times New Roman" w:cs="Times New Roman"/>
            <w:sz w:val="20"/>
            <w:szCs w:val="20"/>
          </w:rPr>
          <w:t>The quality of the Step 1 output is assured by (1) operating the critical process parameters (CPPs) within their proven acceptable ranges (PARs), and (2) in-process controls (IPCs) that confirm the peptide on-resin is suitable for forward processing to produce Step 2 product ASYM-14002</w:t>
        </w:r>
      </w:ins>
      <w:ins w:id="7230" w:author="Xuning Wei12232" w:date="2026-10-16T08:17:00Z">
        <w:r>
          <w:rPr>
            <w:rFonts w:ascii="Times New Roman" w:eastAsia="Times New Roman" w:hAnsi="Times New Roman" w:cs="Times New Roman"/>
            <w:sz w:val="20"/>
            <w:szCs w:val="20"/>
          </w:rPr>
          <w:t>0</w:t>
        </w:r>
      </w:ins>
      <w:ins w:id="7231" w:author="Xuning Wei12232" w:date="2026-10-16T08:16:00Z">
        <w:r>
          <w:rPr>
            <w:rFonts w:ascii="Times New Roman" w:eastAsia="Times New Roman" w:hAnsi="Times New Roman" w:cs="Times New Roman"/>
            <w:sz w:val="20"/>
            <w:szCs w:val="20"/>
          </w:rPr>
          <w:t xml:space="preserve"> (LSN418292</w:t>
        </w:r>
      </w:ins>
      <w:ins w:id="7232" w:author="Xuning Wei12232" w:date="2026-10-16T08:17:00Z">
        <w:r>
          <w:rPr>
            <w:rFonts w:ascii="Times New Roman" w:eastAsia="Times New Roman" w:hAnsi="Times New Roman" w:cs="Times New Roman"/>
            <w:sz w:val="20"/>
            <w:szCs w:val="20"/>
          </w:rPr>
          <w:t>4</w:t>
        </w:r>
      </w:ins>
      <w:ins w:id="7233" w:author="Xuning Wei12232" w:date="2026-10-16T08:16:00Z">
        <w:r>
          <w:rPr>
            <w:rFonts w:ascii="Times New Roman" w:eastAsia="Times New Roman" w:hAnsi="Times New Roman" w:cs="Times New Roman"/>
            <w:sz w:val="20"/>
            <w:szCs w:val="20"/>
          </w:rPr>
          <w:t>) meeting their specifications.</w:t>
        </w:r>
      </w:ins>
    </w:p>
    <w:p w14:paraId="30EAF81D" w14:textId="77777777" w:rsidR="007617DE" w:rsidRDefault="00AE300B">
      <w:pPr>
        <w:spacing w:beforeLines="50" w:before="120" w:afterLines="50" w:after="120" w:line="360" w:lineRule="auto"/>
        <w:contextualSpacing/>
        <w:jc w:val="both"/>
        <w:rPr>
          <w:ins w:id="7234" w:author="Xuning Wei12232" w:date="2026-10-16T08:16:00Z"/>
        </w:rPr>
      </w:pPr>
      <w:ins w:id="7235" w:author="Xuning Wei12232" w:date="2026-10-16T08:16:00Z">
        <w:r>
          <w:rPr>
            <w:rFonts w:ascii="Times New Roman" w:eastAsia="Times New Roman" w:hAnsi="Times New Roman" w:cs="Times New Roman"/>
            <w:sz w:val="20"/>
            <w:szCs w:val="20"/>
          </w:rPr>
          <w:t>The CPPs were identified based on laboratory experiments, development experience,</w:t>
        </w:r>
      </w:ins>
      <w:ins w:id="7236" w:author="Xuning Wei12232" w:date="2026-10-19T21:06:00Z">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previous</w:t>
        </w:r>
      </w:ins>
      <w:proofErr w:type="gramEnd"/>
      <w:ins w:id="7237" w:author="Xuning Wei12232" w:date="2026-10-16T08:16:00Z">
        <w:r>
          <w:rPr>
            <w:rFonts w:ascii="Times New Roman" w:eastAsia="Times New Roman" w:hAnsi="Times New Roman" w:cs="Times New Roman"/>
            <w:sz w:val="20"/>
            <w:szCs w:val="20"/>
          </w:rPr>
          <w:t xml:space="preserve"> campaign knowledge. The CPPs were classified according to their potential impact on the quality attributes of the Fragment L</w:t>
        </w:r>
      </w:ins>
      <w:ins w:id="7238" w:author="Xuning Wei12232" w:date="2026-10-16T08:18:00Z">
        <w:r>
          <w:rPr>
            <w:rFonts w:ascii="Times New Roman" w:eastAsia="Times New Roman" w:hAnsi="Times New Roman" w:cs="Times New Roman"/>
            <w:sz w:val="20"/>
            <w:szCs w:val="20"/>
          </w:rPr>
          <w:t>2</w:t>
        </w:r>
      </w:ins>
      <w:ins w:id="7239" w:author="Xuning Wei12232" w:date="2026-10-16T08:16:00Z">
        <w:r>
          <w:rPr>
            <w:rFonts w:ascii="Times New Roman" w:eastAsia="Times New Roman" w:hAnsi="Times New Roman" w:cs="Times New Roman"/>
            <w:sz w:val="20"/>
            <w:szCs w:val="20"/>
          </w:rPr>
          <w:t>. The CPPs, with their PARs</w:t>
        </w:r>
        <w:commentRangeStart w:id="7240"/>
        <w:commentRangeStart w:id="7241"/>
        <w:commentRangeStart w:id="7242"/>
        <w:commentRangeStart w:id="7243"/>
        <w:r>
          <w:rPr>
            <w:rFonts w:ascii="Times New Roman" w:eastAsia="Times New Roman" w:hAnsi="Times New Roman" w:cs="Times New Roman"/>
            <w:sz w:val="20"/>
            <w:szCs w:val="20"/>
          </w:rPr>
          <w:t>, normal operating ranges and targets</w:t>
        </w:r>
        <w:commentRangeEnd w:id="7240"/>
        <w:r>
          <w:rPr>
            <w:rStyle w:val="CommentReference"/>
            <w:rFonts w:ascii="Times New Roman" w:eastAsia="Times New Roman" w:hAnsi="Times New Roman" w:cs="Times New Roman"/>
            <w:sz w:val="20"/>
            <w:szCs w:val="20"/>
          </w:rPr>
          <w:commentReference w:id="7240"/>
        </w:r>
        <w:commentRangeEnd w:id="7241"/>
        <w:r>
          <w:rPr>
            <w:rStyle w:val="CommentReference"/>
          </w:rPr>
          <w:commentReference w:id="7241"/>
        </w:r>
        <w:commentRangeEnd w:id="7242"/>
        <w:r>
          <w:rPr>
            <w:rStyle w:val="CommentReference"/>
          </w:rPr>
          <w:commentReference w:id="7242"/>
        </w:r>
        <w:commentRangeEnd w:id="7243"/>
        <w:r>
          <w:rPr>
            <w:rStyle w:val="CommentReference"/>
          </w:rPr>
          <w:commentReference w:id="7243"/>
        </w:r>
        <w:r>
          <w:rPr>
            <w:rFonts w:ascii="Times New Roman" w:eastAsia="Times New Roman" w:hAnsi="Times New Roman" w:cs="Times New Roman"/>
            <w:sz w:val="20"/>
            <w:szCs w:val="20"/>
          </w:rPr>
          <w:t xml:space="preserve">, are listed in </w:t>
        </w:r>
        <w:r>
          <w:rPr>
            <w:rFonts w:ascii="Times New Roman" w:eastAsia="Times New Roman" w:hAnsi="Times New Roman" w:cs="Times New Roman"/>
            <w:b/>
            <w:sz w:val="20"/>
            <w:szCs w:val="20"/>
            <w:rPrChange w:id="7244" w:author="Xuning Wei12232" w:date="2026-10-24T11:11:00Z">
              <w:rPr>
                <w:rFonts w:ascii="Times New Roman" w:eastAsia="Times New Roman" w:hAnsi="Times New Roman" w:cs="Times New Roman"/>
                <w:color w:val="000000" w:themeColor="text1"/>
                <w:sz w:val="20"/>
                <w:szCs w:val="20"/>
              </w:rPr>
            </w:rPrChange>
          </w:rPr>
          <w:t>Table 7</w:t>
        </w:r>
      </w:ins>
      <w:ins w:id="7245" w:author="Xuning Wei12232" w:date="2026-10-19T21:05:00Z">
        <w:r>
          <w:rPr>
            <w:rFonts w:ascii="Times New Roman" w:eastAsia="Times New Roman" w:hAnsi="Times New Roman" w:cs="Times New Roman"/>
            <w:sz w:val="20"/>
            <w:szCs w:val="20"/>
          </w:rPr>
          <w:t>.</w:t>
        </w:r>
      </w:ins>
      <w:ins w:id="7246" w:author="Xuning Wei12232" w:date="2026-10-16T08:16:00Z">
        <w:r>
          <w:rPr>
            <w:rFonts w:ascii="Times New Roman" w:eastAsia="Times New Roman" w:hAnsi="Times New Roman" w:cs="Times New Roman"/>
            <w:sz w:val="20"/>
            <w:szCs w:val="20"/>
          </w:rPr>
          <w:t xml:space="preserve"> </w:t>
        </w:r>
        <w:del w:id="7247" w:author="Yachao Liu11087" w:date="2026-10-13T01:19:00Z">
          <w:r>
            <w:rPr>
              <w:rFonts w:ascii="Times New Roman" w:eastAsia="Times New Roman" w:hAnsi="Times New Roman" w:cs="Times New Roman"/>
              <w:sz w:val="20"/>
              <w:szCs w:val="20"/>
            </w:rPr>
            <w:delText>(Section 9)</w:delText>
          </w:r>
        </w:del>
        <w:del w:id="7248" w:author="Yu Zhang - Network" w:date="2026-10-14T04:54:00Z">
          <w:r>
            <w:rPr>
              <w:rFonts w:ascii="Times New Roman" w:eastAsia="Times New Roman" w:hAnsi="Times New Roman" w:cs="Times New Roman"/>
              <w:sz w:val="20"/>
              <w:szCs w:val="20"/>
            </w:rPr>
            <w:delText xml:space="preserve">and the NORs are summarized in </w:delText>
          </w:r>
          <w:r>
            <w:rPr>
              <w:rFonts w:ascii="Times New Roman" w:eastAsia="Times New Roman" w:hAnsi="Times New Roman" w:cs="Times New Roman"/>
              <w:b/>
              <w:sz w:val="20"/>
              <w:szCs w:val="20"/>
              <w:rPrChange w:id="7249" w:author="Xuning Wei12232" w:date="2026-10-24T11:11:00Z">
                <w:rPr>
                  <w:rFonts w:ascii="Times New Roman" w:eastAsia="Times New Roman" w:hAnsi="Times New Roman" w:cs="Times New Roman"/>
                  <w:color w:val="000000" w:themeColor="text1"/>
                  <w:sz w:val="20"/>
                  <w:szCs w:val="20"/>
                </w:rPr>
              </w:rPrChange>
            </w:rPr>
            <w:delText>Attachmen</w:delText>
          </w:r>
        </w:del>
        <w:r>
          <w:rPr>
            <w:rFonts w:ascii="Times New Roman" w:eastAsia="Times New Roman" w:hAnsi="Times New Roman" w:cs="Times New Roman"/>
            <w:sz w:val="20"/>
            <w:szCs w:val="20"/>
          </w:rPr>
          <w:t>No critical in-process controls (CIPCs) are established for Step 1.</w:t>
        </w:r>
      </w:ins>
    </w:p>
    <w:p w14:paraId="509F27B6" w14:textId="77777777" w:rsidR="007617DE" w:rsidRDefault="00AE300B" w:rsidP="007617DE">
      <w:pPr>
        <w:spacing w:beforeLines="50" w:before="120" w:afterLines="50" w:after="120" w:line="360" w:lineRule="auto"/>
        <w:jc w:val="both"/>
        <w:rPr>
          <w:ins w:id="7250" w:author="Xuning Wei12232" w:date="2026-10-16T08:16:00Z"/>
        </w:rPr>
        <w:pPrChange w:id="7251" w:author="Yachao Liu11087" w:date="2026-10-13T13:20:00Z">
          <w:pPr>
            <w:spacing w:beforeLines="50" w:before="120" w:afterLines="50" w:after="120" w:line="360" w:lineRule="auto"/>
            <w:contextualSpacing/>
            <w:jc w:val="both"/>
          </w:pPr>
        </w:pPrChange>
      </w:pPr>
      <w:ins w:id="7252" w:author="Xuning Wei12232" w:date="2026-10-16T08:16:00Z">
        <w:r>
          <w:rPr>
            <w:rFonts w:ascii="Times New Roman" w:eastAsia="Times New Roman" w:hAnsi="Times New Roman" w:cs="Times New Roman"/>
            <w:sz w:val="20"/>
            <w:szCs w:val="20"/>
          </w:rPr>
          <w:t xml:space="preserve">The IPCs </w:t>
        </w:r>
        <w:del w:id="7253" w:author="Yachao Liu11087" w:date="2026-10-13T03:47:00Z">
          <w:r>
            <w:rPr>
              <w:rFonts w:ascii="Times New Roman" w:eastAsia="Times New Roman" w:hAnsi="Times New Roman" w:cs="Times New Roman"/>
              <w:sz w:val="20"/>
              <w:szCs w:val="20"/>
            </w:rPr>
            <w:delText>listed</w:delText>
          </w:r>
        </w:del>
        <w:r>
          <w:rPr>
            <w:rFonts w:ascii="Times New Roman" w:eastAsia="Times New Roman" w:hAnsi="Times New Roman" w:cs="Times New Roman"/>
            <w:sz w:val="20"/>
            <w:szCs w:val="20"/>
          </w:rPr>
          <w:t xml:space="preserve">defined in </w:t>
        </w:r>
        <w:r>
          <w:rPr>
            <w:rFonts w:ascii="Times New Roman" w:eastAsia="Times New Roman" w:hAnsi="Times New Roman" w:cs="Times New Roman"/>
            <w:b/>
            <w:sz w:val="20"/>
            <w:szCs w:val="20"/>
            <w:rPrChange w:id="7254" w:author="Xuning Wei12232" w:date="2026-10-24T11:11:00Z">
              <w:rPr>
                <w:rFonts w:ascii="Times New Roman" w:eastAsia="Times New Roman" w:hAnsi="Times New Roman" w:cs="Times New Roman"/>
                <w:color w:val="000000" w:themeColor="text1"/>
                <w:sz w:val="20"/>
                <w:szCs w:val="20"/>
              </w:rPr>
            </w:rPrChange>
          </w:rPr>
          <w:t>Table 9</w:t>
        </w:r>
        <w:del w:id="7255" w:author="Yachao Liu11087" w:date="2026-10-13T03:44:00Z">
          <w:r>
            <w:rPr>
              <w:rFonts w:ascii="Times New Roman" w:eastAsia="Times New Roman" w:hAnsi="Times New Roman" w:cs="Times New Roman"/>
              <w:sz w:val="20"/>
              <w:szCs w:val="20"/>
            </w:rPr>
            <w:delText>8</w:delText>
          </w:r>
        </w:del>
        <w:r>
          <w:rPr>
            <w:rFonts w:ascii="Times New Roman" w:eastAsia="Times New Roman" w:hAnsi="Times New Roman" w:cs="Times New Roman"/>
            <w:sz w:val="20"/>
            <w:szCs w:val="20"/>
          </w:rPr>
          <w:t xml:space="preserve"> shall be performed for each PPQ batch. Processing shall not proceed to the next operation until the IPC acceptance criterion is met (refer to </w:t>
        </w:r>
        <w:r>
          <w:rPr>
            <w:rFonts w:ascii="Times New Roman" w:eastAsia="Times New Roman" w:hAnsi="Times New Roman" w:cs="Times New Roman"/>
            <w:b/>
            <w:sz w:val="20"/>
            <w:szCs w:val="20"/>
            <w:rPrChange w:id="7256" w:author="Xuning Wei12232" w:date="2026-10-24T11:11:00Z">
              <w:rPr>
                <w:rFonts w:ascii="Times New Roman" w:eastAsia="Times New Roman" w:hAnsi="Times New Roman" w:cs="Times New Roman"/>
                <w:color w:val="000000" w:themeColor="text1"/>
                <w:sz w:val="20"/>
                <w:szCs w:val="20"/>
              </w:rPr>
            </w:rPrChange>
          </w:rPr>
          <w:t xml:space="preserve">Table </w:t>
        </w:r>
        <w:del w:id="7257" w:author="Yachao Liu11087" w:date="2026-10-13T03:48:00Z">
          <w:r>
            <w:rPr>
              <w:rFonts w:ascii="Times New Roman" w:eastAsia="Times New Roman" w:hAnsi="Times New Roman" w:cs="Times New Roman"/>
              <w:b/>
              <w:sz w:val="20"/>
              <w:szCs w:val="20"/>
              <w:rPrChange w:id="7258" w:author="Xuning Wei12232" w:date="2026-10-24T11:11:00Z">
                <w:rPr>
                  <w:rFonts w:ascii="Times New Roman" w:eastAsia="Times New Roman" w:hAnsi="Times New Roman" w:cs="Times New Roman"/>
                  <w:color w:val="000000" w:themeColor="text1"/>
                  <w:sz w:val="20"/>
                  <w:szCs w:val="20"/>
                </w:rPr>
              </w:rPrChange>
            </w:rPr>
            <w:delText>1</w:delText>
          </w:r>
        </w:del>
        <w:r>
          <w:rPr>
            <w:rFonts w:ascii="Times New Roman" w:eastAsia="Times New Roman" w:hAnsi="Times New Roman" w:cs="Times New Roman"/>
            <w:b/>
            <w:sz w:val="20"/>
            <w:szCs w:val="20"/>
            <w:rPrChange w:id="7259" w:author="Xuning Wei12232" w:date="2026-10-24T11:11:00Z">
              <w:rPr>
                <w:rFonts w:ascii="Times New Roman" w:eastAsia="Times New Roman" w:hAnsi="Times New Roman" w:cs="Times New Roman"/>
                <w:color w:val="000000" w:themeColor="text1"/>
                <w:sz w:val="20"/>
                <w:szCs w:val="20"/>
              </w:rPr>
            </w:rPrChange>
          </w:rPr>
          <w:t>9</w:t>
        </w:r>
        <w:del w:id="7260" w:author="Yachao Liu11087" w:date="2026-10-13T03:45:00Z">
          <w:r>
            <w:rPr>
              <w:rFonts w:ascii="Times New Roman" w:eastAsia="Times New Roman" w:hAnsi="Times New Roman" w:cs="Times New Roman"/>
              <w:sz w:val="20"/>
              <w:szCs w:val="20"/>
            </w:rPr>
            <w:delText>8</w:delText>
          </w:r>
        </w:del>
        <w:r>
          <w:rPr>
            <w:rFonts w:ascii="Times New Roman" w:eastAsia="Times New Roman" w:hAnsi="Times New Roman" w:cs="Times New Roman"/>
            <w:sz w:val="20"/>
            <w:szCs w:val="20"/>
          </w:rPr>
          <w:t xml:space="preserve"> for actions in the event of failure). IPC results will be summarized in Appendix 3.</w:t>
        </w:r>
      </w:ins>
    </w:p>
    <w:p w14:paraId="04C34531" w14:textId="77777777" w:rsidR="007617DE" w:rsidRDefault="007617DE">
      <w:pPr>
        <w:spacing w:beforeLines="50" w:before="120" w:afterLines="50" w:after="120" w:line="360" w:lineRule="auto"/>
        <w:contextualSpacing/>
        <w:jc w:val="both"/>
        <w:rPr>
          <w:del w:id="7261" w:author="Xuning Wei12232" w:date="2026-10-19T21:06:00Z"/>
          <w:rFonts w:ascii="Times New Roman" w:eastAsia="仿宋_GB2312" w:hAnsi="Times New Roman" w:cs="Times New Roman"/>
          <w:sz w:val="20"/>
          <w:szCs w:val="20"/>
        </w:rPr>
      </w:pPr>
    </w:p>
    <w:p w14:paraId="524214A2" w14:textId="77777777" w:rsidR="007617DE" w:rsidRDefault="00AE300B">
      <w:pPr>
        <w:spacing w:beforeLines="50" w:before="120" w:afterLines="50" w:after="120" w:line="360" w:lineRule="auto"/>
        <w:contextualSpacing/>
        <w:jc w:val="both"/>
        <w:rPr>
          <w:del w:id="7262" w:author="Xuning Wei12232" w:date="2026-10-18T10:12:00Z"/>
          <w:rFonts w:ascii="Times New Roman" w:eastAsia="仿宋_GB2312" w:hAnsi="Times New Roman" w:cs="Times New Roman"/>
          <w:sz w:val="20"/>
          <w:szCs w:val="20"/>
        </w:rPr>
      </w:pPr>
      <w:del w:id="7263" w:author="Xuning Wei12232" w:date="2026-10-18T10:12:00Z">
        <w:r>
          <w:rPr>
            <w:rFonts w:ascii="Times New Roman" w:eastAsia="仿宋_GB2312" w:hAnsi="Times New Roman" w:cs="Times New Roman"/>
            <w:sz w:val="20"/>
            <w:szCs w:val="20"/>
          </w:rPr>
          <w:delText xml:space="preserve">The key IPCs Performed during PPQ Batch is list in </w:delText>
        </w:r>
        <w:r>
          <w:rPr>
            <w:rFonts w:ascii="Times New Roman" w:eastAsia="仿宋_GB2312" w:hAnsi="Times New Roman" w:cs="Times New Roman"/>
            <w:b/>
            <w:sz w:val="20"/>
            <w:szCs w:val="20"/>
            <w:lang w:eastAsia="zh-CN"/>
          </w:rPr>
          <w:delText>Table 7</w:delText>
        </w:r>
        <w:r>
          <w:rPr>
            <w:rFonts w:ascii="Times New Roman" w:eastAsia="仿宋_GB2312" w:hAnsi="Times New Roman" w:cs="Times New Roman"/>
            <w:sz w:val="20"/>
            <w:szCs w:val="20"/>
          </w:rPr>
          <w:delText>:</w:delText>
        </w:r>
      </w:del>
    </w:p>
    <w:p w14:paraId="4C1E6EA8" w14:textId="77777777" w:rsidR="007617DE" w:rsidRDefault="00AE300B">
      <w:pPr>
        <w:spacing w:beforeLines="50" w:before="120" w:afterLines="50" w:after="120" w:line="360" w:lineRule="auto"/>
        <w:jc w:val="center"/>
        <w:rPr>
          <w:del w:id="7264" w:author="Xuning Wei12232" w:date="2026-10-18T10:12:00Z"/>
          <w:rFonts w:ascii="Times New Roman" w:eastAsia="仿宋_GB2312" w:hAnsi="Times New Roman" w:cs="Times New Roman"/>
          <w:sz w:val="20"/>
          <w:szCs w:val="20"/>
          <w:lang w:eastAsia="zh-CN"/>
        </w:rPr>
      </w:pPr>
      <w:del w:id="7265" w:author="Xuning Wei12232" w:date="2026-10-18T10:12:00Z">
        <w:r>
          <w:rPr>
            <w:rFonts w:ascii="Times New Roman" w:eastAsia="仿宋_GB2312" w:hAnsi="Times New Roman" w:cs="Times New Roman"/>
            <w:b/>
            <w:sz w:val="20"/>
            <w:szCs w:val="20"/>
            <w:lang w:eastAsia="zh-CN"/>
          </w:rPr>
          <w:delText>Table 7. Key IPCs Performed during PPQ Batch</w:delText>
        </w:r>
      </w:del>
    </w:p>
    <w:tbl>
      <w:tblPr>
        <w:tblW w:w="9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29"/>
        <w:gridCol w:w="684"/>
        <w:gridCol w:w="3827"/>
        <w:gridCol w:w="1815"/>
        <w:gridCol w:w="1970"/>
      </w:tblGrid>
      <w:tr w:rsidR="007617DE" w14:paraId="1A578227" w14:textId="77777777">
        <w:trPr>
          <w:trHeight w:val="20"/>
          <w:tblHeader/>
          <w:jc w:val="center"/>
          <w:del w:id="7266" w:author="Xuning Wei12232" w:date="2026-10-18T10:12:00Z"/>
        </w:trPr>
        <w:tc>
          <w:tcPr>
            <w:tcW w:w="729" w:type="dxa"/>
            <w:tcBorders>
              <w:top w:val="single" w:sz="4" w:space="0" w:color="auto"/>
              <w:left w:val="single" w:sz="4" w:space="0" w:color="auto"/>
              <w:bottom w:val="single" w:sz="4" w:space="0" w:color="auto"/>
              <w:right w:val="single" w:sz="4" w:space="0" w:color="auto"/>
            </w:tcBorders>
            <w:vAlign w:val="center"/>
          </w:tcPr>
          <w:p w14:paraId="4687FAC6" w14:textId="77777777" w:rsidR="007617DE" w:rsidRDefault="00AE300B">
            <w:pPr>
              <w:spacing w:line="360" w:lineRule="auto"/>
              <w:jc w:val="center"/>
              <w:rPr>
                <w:del w:id="7267" w:author="Xuning Wei12232" w:date="2026-10-18T10:12:00Z"/>
                <w:rFonts w:ascii="Times New Roman" w:hAnsi="Times New Roman" w:cs="Times New Roman"/>
                <w:b/>
                <w:bCs w:val="0"/>
                <w:sz w:val="18"/>
                <w:szCs w:val="18"/>
              </w:rPr>
            </w:pPr>
            <w:del w:id="7268" w:author="Xuning Wei12232" w:date="2026-10-18T10:12:00Z">
              <w:r>
                <w:rPr>
                  <w:rFonts w:ascii="Times New Roman" w:hAnsi="Times New Roman" w:cs="Times New Roman"/>
                  <w:b/>
                  <w:sz w:val="18"/>
                  <w:szCs w:val="18"/>
                </w:rPr>
                <w:delText>Step#</w:delText>
              </w:r>
            </w:del>
          </w:p>
        </w:tc>
        <w:tc>
          <w:tcPr>
            <w:tcW w:w="684" w:type="dxa"/>
            <w:tcBorders>
              <w:top w:val="single" w:sz="4" w:space="0" w:color="auto"/>
              <w:left w:val="single" w:sz="4" w:space="0" w:color="auto"/>
              <w:bottom w:val="single" w:sz="4" w:space="0" w:color="auto"/>
              <w:right w:val="single" w:sz="4" w:space="0" w:color="auto"/>
            </w:tcBorders>
            <w:vAlign w:val="center"/>
          </w:tcPr>
          <w:p w14:paraId="69AC4C4D" w14:textId="77777777" w:rsidR="007617DE" w:rsidRDefault="00AE300B">
            <w:pPr>
              <w:spacing w:line="360" w:lineRule="auto"/>
              <w:jc w:val="center"/>
              <w:rPr>
                <w:del w:id="7269" w:author="Xuning Wei12232" w:date="2026-10-18T10:12:00Z"/>
                <w:rFonts w:ascii="Times New Roman" w:hAnsi="Times New Roman" w:cs="Times New Roman"/>
                <w:b/>
                <w:bCs w:val="0"/>
                <w:sz w:val="18"/>
                <w:szCs w:val="18"/>
              </w:rPr>
            </w:pPr>
            <w:del w:id="7270" w:author="Xuning Wei12232" w:date="2026-10-18T10:12:00Z">
              <w:r>
                <w:rPr>
                  <w:rFonts w:ascii="Times New Roman" w:hAnsi="Times New Roman" w:cs="Times New Roman"/>
                  <w:b/>
                  <w:sz w:val="18"/>
                  <w:szCs w:val="18"/>
                </w:rPr>
                <w:delText>No.</w:delText>
              </w:r>
            </w:del>
          </w:p>
        </w:tc>
        <w:tc>
          <w:tcPr>
            <w:tcW w:w="3827" w:type="dxa"/>
            <w:tcBorders>
              <w:top w:val="single" w:sz="4" w:space="0" w:color="auto"/>
              <w:left w:val="single" w:sz="4" w:space="0" w:color="auto"/>
              <w:bottom w:val="single" w:sz="4" w:space="0" w:color="auto"/>
              <w:right w:val="single" w:sz="4" w:space="0" w:color="auto"/>
            </w:tcBorders>
            <w:noWrap/>
            <w:vAlign w:val="center"/>
          </w:tcPr>
          <w:p w14:paraId="11F82607" w14:textId="77777777" w:rsidR="007617DE" w:rsidRDefault="00AE300B">
            <w:pPr>
              <w:spacing w:line="360" w:lineRule="auto"/>
              <w:jc w:val="center"/>
              <w:rPr>
                <w:del w:id="7271" w:author="Xuning Wei12232" w:date="2026-10-18T10:12:00Z"/>
                <w:rFonts w:ascii="Times New Roman" w:hAnsi="Times New Roman" w:cs="Times New Roman"/>
                <w:b/>
                <w:bCs w:val="0"/>
                <w:sz w:val="18"/>
                <w:szCs w:val="18"/>
              </w:rPr>
            </w:pPr>
            <w:del w:id="7272" w:author="Xuning Wei12232" w:date="2026-10-18T10:12:00Z">
              <w:r>
                <w:rPr>
                  <w:rFonts w:ascii="Times New Roman" w:hAnsi="Times New Roman" w:cs="Times New Roman"/>
                  <w:b/>
                  <w:sz w:val="18"/>
                  <w:szCs w:val="18"/>
                </w:rPr>
                <w:delText>Test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77D79E46" w14:textId="77777777" w:rsidR="007617DE" w:rsidRDefault="00AE300B">
            <w:pPr>
              <w:spacing w:line="360" w:lineRule="auto"/>
              <w:jc w:val="center"/>
              <w:rPr>
                <w:del w:id="7273" w:author="Xuning Wei12232" w:date="2026-10-18T10:12:00Z"/>
                <w:rFonts w:ascii="Times New Roman" w:hAnsi="Times New Roman" w:cs="Times New Roman"/>
                <w:b/>
                <w:bCs w:val="0"/>
                <w:sz w:val="18"/>
                <w:szCs w:val="18"/>
              </w:rPr>
            </w:pPr>
            <w:del w:id="7274" w:author="Xuning Wei12232" w:date="2026-10-18T10:12:00Z">
              <w:r>
                <w:rPr>
                  <w:rFonts w:ascii="Times New Roman" w:hAnsi="Times New Roman" w:cs="Times New Roman"/>
                  <w:b/>
                  <w:sz w:val="18"/>
                  <w:szCs w:val="18"/>
                </w:rPr>
                <w:delText>Analysis method</w:delText>
              </w:r>
            </w:del>
          </w:p>
        </w:tc>
        <w:tc>
          <w:tcPr>
            <w:tcW w:w="1970" w:type="dxa"/>
            <w:tcBorders>
              <w:top w:val="single" w:sz="4" w:space="0" w:color="auto"/>
              <w:left w:val="single" w:sz="4" w:space="0" w:color="auto"/>
              <w:bottom w:val="single" w:sz="4" w:space="0" w:color="auto"/>
              <w:right w:val="single" w:sz="4" w:space="0" w:color="auto"/>
            </w:tcBorders>
            <w:noWrap/>
            <w:vAlign w:val="center"/>
          </w:tcPr>
          <w:p w14:paraId="25DFEB6D" w14:textId="77777777" w:rsidR="007617DE" w:rsidRDefault="00AE300B">
            <w:pPr>
              <w:spacing w:line="360" w:lineRule="auto"/>
              <w:jc w:val="center"/>
              <w:rPr>
                <w:del w:id="7275" w:author="Xuning Wei12232" w:date="2026-10-18T10:12:00Z"/>
                <w:rFonts w:ascii="Times New Roman" w:hAnsi="Times New Roman" w:cs="Times New Roman"/>
                <w:b/>
                <w:bCs w:val="0"/>
                <w:sz w:val="18"/>
                <w:szCs w:val="18"/>
              </w:rPr>
            </w:pPr>
            <w:del w:id="7276" w:author="Xuning Wei12232" w:date="2026-10-18T10:12:00Z">
              <w:r>
                <w:rPr>
                  <w:rFonts w:ascii="Times New Roman" w:hAnsi="Times New Roman" w:cs="Times New Roman"/>
                  <w:b/>
                  <w:sz w:val="18"/>
                  <w:szCs w:val="18"/>
                </w:rPr>
                <w:delText>Criteria</w:delText>
              </w:r>
            </w:del>
          </w:p>
        </w:tc>
      </w:tr>
      <w:tr w:rsidR="007617DE" w14:paraId="48FFD7DA" w14:textId="77777777">
        <w:trPr>
          <w:trHeight w:val="20"/>
          <w:jc w:val="center"/>
          <w:del w:id="7277" w:author="Xuning Wei12232" w:date="2026-10-18T10:12:00Z"/>
        </w:trPr>
        <w:tc>
          <w:tcPr>
            <w:tcW w:w="729"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A28C592" w14:textId="77777777" w:rsidR="007617DE" w:rsidRDefault="00AE300B">
            <w:pPr>
              <w:spacing w:line="360" w:lineRule="auto"/>
              <w:jc w:val="center"/>
              <w:rPr>
                <w:del w:id="7278" w:author="Xuning Wei12232" w:date="2026-10-18T10:12:00Z"/>
                <w:rFonts w:ascii="Times New Roman" w:eastAsia="仿宋_GB2312" w:hAnsi="Times New Roman" w:cs="Times New Roman"/>
                <w:b/>
                <w:bCs w:val="0"/>
                <w:kern w:val="18"/>
                <w:sz w:val="18"/>
                <w:szCs w:val="18"/>
                <w:lang w:eastAsia="zh-CN"/>
              </w:rPr>
            </w:pPr>
            <w:del w:id="7279" w:author="Xuning Wei12232" w:date="2026-10-18T10:12:00Z">
              <w:r>
                <w:rPr>
                  <w:rFonts w:ascii="Times New Roman" w:eastAsia="仿宋_GB2312" w:hAnsi="Times New Roman" w:cs="Times New Roman"/>
                  <w:b/>
                  <w:kern w:val="18"/>
                  <w:sz w:val="18"/>
                  <w:szCs w:val="18"/>
                  <w:lang w:eastAsia="zh-CN"/>
                </w:rPr>
                <w:delText>Step1</w:delText>
              </w:r>
            </w:del>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79303CBD" w14:textId="77777777" w:rsidR="007617DE" w:rsidRDefault="00AE300B">
            <w:pPr>
              <w:spacing w:line="360" w:lineRule="auto"/>
              <w:jc w:val="center"/>
              <w:rPr>
                <w:del w:id="7280" w:author="Xuning Wei12232" w:date="2026-10-18T10:12:00Z"/>
                <w:rFonts w:ascii="Times New Roman" w:eastAsia="仿宋_GB2312" w:hAnsi="Times New Roman" w:cs="Times New Roman"/>
                <w:bCs w:val="0"/>
                <w:kern w:val="18"/>
                <w:sz w:val="18"/>
                <w:szCs w:val="18"/>
                <w:lang w:eastAsia="zh-CN"/>
              </w:rPr>
            </w:pPr>
            <w:del w:id="7281" w:author="Xuning Wei12232" w:date="2026-10-18T10:12:00Z">
              <w:r>
                <w:rPr>
                  <w:rFonts w:ascii="Times New Roman" w:eastAsia="仿宋_GB2312" w:hAnsi="Times New Roman" w:cs="Times New Roman"/>
                  <w:kern w:val="18"/>
                  <w:sz w:val="18"/>
                  <w:szCs w:val="18"/>
                  <w:lang w:eastAsia="zh-CN"/>
                </w:rPr>
                <w:delText>1</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4A972289" w14:textId="77777777" w:rsidR="007617DE" w:rsidRDefault="00AE300B">
            <w:pPr>
              <w:spacing w:line="360" w:lineRule="auto"/>
              <w:jc w:val="center"/>
              <w:rPr>
                <w:del w:id="7282" w:author="Xuning Wei12232" w:date="2026-10-18T10:12:00Z"/>
                <w:rFonts w:ascii="Times New Roman" w:eastAsia="仿宋_GB2312" w:hAnsi="Times New Roman" w:cs="Times New Roman"/>
                <w:bCs w:val="0"/>
                <w:kern w:val="18"/>
                <w:sz w:val="18"/>
                <w:szCs w:val="18"/>
                <w:lang w:eastAsia="zh-CN"/>
              </w:rPr>
            </w:pPr>
            <w:del w:id="7283" w:author="Xuning Wei12232" w:date="2026-10-18T10:12:00Z">
              <w:r>
                <w:rPr>
                  <w:rFonts w:ascii="Times New Roman" w:eastAsia="仿宋_GB2312" w:hAnsi="Times New Roman" w:cs="Times New Roman"/>
                  <w:kern w:val="18"/>
                  <w:sz w:val="18"/>
                  <w:szCs w:val="18"/>
                  <w:lang w:eastAsia="zh-CN"/>
                </w:rPr>
                <w:delText>Water content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2314AF9F" w14:textId="77777777" w:rsidR="007617DE" w:rsidRDefault="00AE300B">
            <w:pPr>
              <w:spacing w:line="360" w:lineRule="auto"/>
              <w:jc w:val="center"/>
              <w:rPr>
                <w:del w:id="7284" w:author="Xuning Wei12232" w:date="2026-10-18T10:12:00Z"/>
                <w:rFonts w:ascii="Times New Roman" w:eastAsia="仿宋_GB2312" w:hAnsi="Times New Roman" w:cs="Times New Roman"/>
                <w:kern w:val="18"/>
                <w:sz w:val="18"/>
                <w:szCs w:val="18"/>
                <w:lang w:eastAsia="zh-CN"/>
              </w:rPr>
            </w:pPr>
            <w:del w:id="7285" w:author="Xuning Wei12232" w:date="2026-10-18T10:12:00Z">
              <w:r>
                <w:rPr>
                  <w:rFonts w:ascii="Times New Roman" w:eastAsia="仿宋_GB2312" w:hAnsi="Times New Roman" w:cs="Times New Roman"/>
                  <w:kern w:val="18"/>
                  <w:sz w:val="18"/>
                  <w:szCs w:val="18"/>
                  <w:lang w:eastAsia="zh-CN"/>
                </w:rPr>
                <w:delText>AM-YL000336-004</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BA23609" w14:textId="77777777" w:rsidR="007617DE" w:rsidRDefault="00AE300B">
            <w:pPr>
              <w:spacing w:line="360" w:lineRule="auto"/>
              <w:jc w:val="center"/>
              <w:rPr>
                <w:del w:id="7286" w:author="Xuning Wei12232" w:date="2026-10-18T10:12:00Z"/>
                <w:rFonts w:ascii="Times New Roman" w:eastAsia="仿宋_GB2312" w:hAnsi="Times New Roman" w:cs="Times New Roman"/>
                <w:kern w:val="18"/>
                <w:sz w:val="18"/>
                <w:szCs w:val="18"/>
                <w:lang w:eastAsia="zh-CN"/>
              </w:rPr>
            </w:pPr>
            <w:del w:id="7287" w:author="Xuning Wei12232" w:date="2026-10-18T10:12:00Z">
              <w:r>
                <w:rPr>
                  <w:rFonts w:ascii="Times New Roman" w:eastAsia="仿宋_GB2312" w:hAnsi="Times New Roman" w:cs="Times New Roman" w:hint="eastAsia"/>
                  <w:kern w:val="18"/>
                  <w:sz w:val="18"/>
                  <w:szCs w:val="18"/>
                  <w:lang w:eastAsia="zh-CN"/>
                </w:rPr>
                <w:delText>≤</w:delText>
              </w:r>
              <w:r>
                <w:rPr>
                  <w:rFonts w:ascii="Times New Roman" w:eastAsia="仿宋_GB2312" w:hAnsi="Times New Roman" w:cs="Times New Roman"/>
                  <w:kern w:val="18"/>
                  <w:sz w:val="18"/>
                  <w:szCs w:val="18"/>
                  <w:lang w:eastAsia="zh-CN"/>
                </w:rPr>
                <w:delText>500ppm</w:delText>
              </w:r>
            </w:del>
          </w:p>
        </w:tc>
      </w:tr>
      <w:tr w:rsidR="007617DE" w14:paraId="21D15DC3" w14:textId="77777777">
        <w:trPr>
          <w:trHeight w:val="20"/>
          <w:jc w:val="center"/>
          <w:del w:id="7288"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1A08A548" w14:textId="77777777" w:rsidR="007617DE" w:rsidRDefault="007617DE">
            <w:pPr>
              <w:spacing w:line="360" w:lineRule="auto"/>
              <w:jc w:val="center"/>
              <w:rPr>
                <w:del w:id="7289"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58B981E3" w14:textId="77777777" w:rsidR="007617DE" w:rsidRDefault="00AE300B">
            <w:pPr>
              <w:spacing w:line="360" w:lineRule="auto"/>
              <w:jc w:val="center"/>
              <w:rPr>
                <w:del w:id="7290" w:author="Xuning Wei12232" w:date="2026-10-18T10:12:00Z"/>
                <w:rFonts w:ascii="Times New Roman" w:eastAsia="仿宋_GB2312" w:hAnsi="Times New Roman" w:cs="Times New Roman"/>
                <w:bCs w:val="0"/>
                <w:kern w:val="18"/>
                <w:sz w:val="18"/>
                <w:szCs w:val="18"/>
                <w:lang w:eastAsia="zh-CN"/>
              </w:rPr>
            </w:pPr>
            <w:del w:id="7291" w:author="Xuning Wei12232" w:date="2026-10-18T10:12:00Z">
              <w:r>
                <w:rPr>
                  <w:rFonts w:ascii="Times New Roman" w:eastAsia="仿宋_GB2312" w:hAnsi="Times New Roman" w:cs="Times New Roman"/>
                  <w:bCs w:val="0"/>
                  <w:kern w:val="18"/>
                  <w:sz w:val="18"/>
                  <w:szCs w:val="18"/>
                  <w:lang w:eastAsia="zh-CN"/>
                </w:rPr>
                <w:delText>2</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5FB8CD49" w14:textId="77777777" w:rsidR="007617DE" w:rsidRDefault="00AE300B">
            <w:pPr>
              <w:spacing w:line="360" w:lineRule="auto"/>
              <w:jc w:val="center"/>
              <w:rPr>
                <w:del w:id="7292" w:author="Xuning Wei12232" w:date="2026-10-18T10:12:00Z"/>
                <w:rFonts w:ascii="Times New Roman" w:eastAsia="仿宋_GB2312" w:hAnsi="Times New Roman" w:cs="Times New Roman"/>
                <w:bCs w:val="0"/>
                <w:kern w:val="18"/>
                <w:sz w:val="18"/>
                <w:szCs w:val="18"/>
                <w:lang w:eastAsia="zh-CN"/>
              </w:rPr>
            </w:pPr>
            <w:del w:id="7293" w:author="Xuning Wei12232" w:date="2026-10-18T10:12:00Z">
              <w:r>
                <w:rPr>
                  <w:rFonts w:ascii="Times New Roman" w:hAnsi="Times New Roman" w:cs="Times New Roman"/>
                  <w:kern w:val="18"/>
                  <w:sz w:val="18"/>
                  <w:szCs w:val="18"/>
                </w:rPr>
                <w:delText>Ninhydrin test in amino acid coupling (</w:delText>
              </w:r>
              <w:commentRangeStart w:id="7294"/>
              <w:commentRangeStart w:id="7295"/>
              <w:r>
                <w:rPr>
                  <w:rFonts w:ascii="Times New Roman" w:hAnsi="Times New Roman" w:cs="Times New Roman"/>
                  <w:kern w:val="18"/>
                  <w:sz w:val="18"/>
                  <w:szCs w:val="18"/>
                </w:rPr>
                <w:delText>Phe</w:delText>
              </w:r>
              <w:r>
                <w:rPr>
                  <w:rFonts w:ascii="Times New Roman" w:hAnsi="Times New Roman" w:cs="Times New Roman"/>
                  <w:kern w:val="18"/>
                  <w:sz w:val="18"/>
                  <w:szCs w:val="18"/>
                  <w:vertAlign w:val="superscript"/>
                </w:rPr>
                <w:delText>23</w:delText>
              </w:r>
              <w:r>
                <w:rPr>
                  <w:rFonts w:ascii="Times New Roman" w:hAnsi="Times New Roman" w:cs="Times New Roman"/>
                  <w:kern w:val="18"/>
                  <w:sz w:val="18"/>
                  <w:szCs w:val="18"/>
                </w:rPr>
                <w:delText>~NMeAsn</w:delText>
              </w:r>
              <w:r>
                <w:rPr>
                  <w:rFonts w:ascii="Times New Roman" w:hAnsi="Times New Roman" w:cs="Times New Roman"/>
                  <w:kern w:val="18"/>
                  <w:sz w:val="18"/>
                  <w:szCs w:val="18"/>
                  <w:vertAlign w:val="superscript"/>
                </w:rPr>
                <w:delText>2</w:delText>
              </w:r>
              <w:commentRangeEnd w:id="7294"/>
              <w:r>
                <w:rPr>
                  <w:rStyle w:val="CommentReference"/>
                  <w:rFonts w:ascii="Times New Roman" w:hAnsi="Times New Roman" w:cs="Times New Roman"/>
                  <w:kern w:val="18"/>
                  <w:sz w:val="18"/>
                  <w:szCs w:val="18"/>
                  <w:vertAlign w:val="superscript"/>
                </w:rPr>
                <w:commentReference w:id="7294"/>
              </w:r>
              <w:commentRangeEnd w:id="7295"/>
              <w:r>
                <w:rPr>
                  <w:rStyle w:val="CommentReference"/>
                </w:rPr>
                <w:commentReference w:id="7295"/>
              </w:r>
              <w:r>
                <w:rPr>
                  <w:rFonts w:ascii="Times New Roman" w:hAnsi="Times New Roman" w:cs="Times New Roman"/>
                  <w:kern w:val="18"/>
                  <w:sz w:val="18"/>
                  <w:szCs w:val="18"/>
                  <w:vertAlign w:val="superscript"/>
                </w:rPr>
                <w:delText>2</w:delText>
              </w:r>
              <w:r>
                <w:rPr>
                  <w:rFonts w:ascii="Times New Roman" w:hAnsi="Times New Roman" w:cs="Times New Roman"/>
                  <w:kern w:val="18"/>
                  <w:sz w:val="18"/>
                  <w:szCs w:val="18"/>
                </w:rPr>
                <w:delText>, Ser</w:delText>
              </w:r>
              <w:r>
                <w:rPr>
                  <w:rFonts w:ascii="Times New Roman" w:hAnsi="Times New Roman" w:cs="Times New Roman"/>
                  <w:kern w:val="18"/>
                  <w:sz w:val="18"/>
                  <w:szCs w:val="18"/>
                  <w:vertAlign w:val="superscript"/>
                </w:rPr>
                <w:delText>20</w:delText>
              </w:r>
              <w:r>
                <w:rPr>
                  <w:rFonts w:ascii="Times New Roman" w:hAnsi="Times New Roman" w:cs="Times New Roman"/>
                  <w:kern w:val="18"/>
                  <w:sz w:val="18"/>
                  <w:szCs w:val="18"/>
                </w:rPr>
                <w:delText>~aMePhe</w:delText>
              </w:r>
              <w:r>
                <w:rPr>
                  <w:rFonts w:ascii="Times New Roman" w:hAnsi="Times New Roman" w:cs="Times New Roman"/>
                  <w:kern w:val="18"/>
                  <w:sz w:val="18"/>
                  <w:szCs w:val="18"/>
                  <w:vertAlign w:val="superscript"/>
                </w:rPr>
                <w:delText>15</w:delText>
              </w:r>
              <w:r>
                <w:rPr>
                  <w:rFonts w:ascii="Times New Roman" w:hAnsi="Times New Roman" w:cs="Times New Roman"/>
                  <w:kern w:val="18"/>
                  <w:sz w:val="18"/>
                  <w:szCs w:val="18"/>
                </w:rPr>
                <w:delText>, Ala</w:delText>
              </w:r>
              <w:r>
                <w:rPr>
                  <w:rFonts w:ascii="Times New Roman" w:hAnsi="Times New Roman" w:cs="Times New Roman"/>
                  <w:kern w:val="18"/>
                  <w:sz w:val="18"/>
                  <w:szCs w:val="18"/>
                  <w:vertAlign w:val="superscript"/>
                </w:rPr>
                <w:delText>13</w:delText>
              </w:r>
              <w:r>
                <w:rPr>
                  <w:rFonts w:ascii="Times New Roman" w:hAnsi="Times New Roman" w:cs="Times New Roman"/>
                  <w:kern w:val="18"/>
                  <w:sz w:val="18"/>
                  <w:szCs w:val="18"/>
                </w:rPr>
                <w:delText>~Orn</w:delText>
              </w:r>
              <w:r>
                <w:rPr>
                  <w:rFonts w:ascii="Times New Roman" w:hAnsi="Times New Roman" w:cs="Times New Roman"/>
                  <w:kern w:val="18"/>
                  <w:sz w:val="18"/>
                  <w:szCs w:val="18"/>
                  <w:vertAlign w:val="superscript"/>
                </w:rPr>
                <w:delText>11</w:delText>
              </w:r>
              <w:r>
                <w:rPr>
                  <w:rFonts w:ascii="Times New Roman" w:hAnsi="Times New Roman" w:cs="Times New Roman"/>
                  <w:kern w:val="18"/>
                  <w:sz w:val="18"/>
                  <w:szCs w:val="18"/>
                </w:rPr>
                <w:delTex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27F304CA" w14:textId="77777777" w:rsidR="007617DE" w:rsidRDefault="00AE300B">
            <w:pPr>
              <w:spacing w:line="360" w:lineRule="auto"/>
              <w:jc w:val="center"/>
              <w:rPr>
                <w:del w:id="7296" w:author="Xuning Wei12232" w:date="2026-10-18T10:12:00Z"/>
                <w:rFonts w:ascii="Times New Roman" w:eastAsia="仿宋_GB2312" w:hAnsi="Times New Roman" w:cs="Times New Roman"/>
                <w:kern w:val="18"/>
                <w:sz w:val="18"/>
                <w:szCs w:val="18"/>
                <w:lang w:eastAsia="zh-CN"/>
              </w:rPr>
            </w:pPr>
            <w:del w:id="7297" w:author="Xuning Wei12232" w:date="2026-10-18T10:12:00Z">
              <w:r>
                <w:rPr>
                  <w:rFonts w:ascii="Times New Roman" w:eastAsia="仿宋_GB2312" w:hAnsi="Times New Roman" w:cs="Times New Roman"/>
                  <w:sz w:val="18"/>
                  <w:szCs w:val="18"/>
                  <w:lang w:eastAsia="zh-CN"/>
                </w:rPr>
                <w:delText>AM-140020-029</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10B83F0" w14:textId="77777777" w:rsidR="007617DE" w:rsidRDefault="00AE300B">
            <w:pPr>
              <w:spacing w:line="360" w:lineRule="auto"/>
              <w:jc w:val="center"/>
              <w:rPr>
                <w:del w:id="7298" w:author="Xuning Wei12232" w:date="2026-10-18T10:12:00Z"/>
                <w:rFonts w:ascii="Times New Roman" w:eastAsia="仿宋_GB2312" w:hAnsi="Times New Roman" w:cs="Times New Roman"/>
                <w:kern w:val="18"/>
                <w:sz w:val="18"/>
                <w:szCs w:val="18"/>
                <w:lang w:eastAsia="zh-CN"/>
              </w:rPr>
            </w:pPr>
            <w:del w:id="7299" w:author="Xuning Wei12232" w:date="2026-10-18T10:12:00Z">
              <w:r>
                <w:rPr>
                  <w:rFonts w:ascii="Times New Roman" w:eastAsia="仿宋_GB2312" w:hAnsi="Times New Roman" w:cs="Times New Roman"/>
                  <w:kern w:val="18"/>
                  <w:sz w:val="18"/>
                  <w:szCs w:val="18"/>
                  <w:lang w:eastAsia="zh-CN"/>
                </w:rPr>
                <w:delText>Negative</w:delText>
              </w:r>
            </w:del>
          </w:p>
        </w:tc>
      </w:tr>
      <w:tr w:rsidR="007617DE" w14:paraId="5F540BC4" w14:textId="77777777">
        <w:trPr>
          <w:trHeight w:val="20"/>
          <w:jc w:val="center"/>
          <w:del w:id="7300"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7806D7EE" w14:textId="77777777" w:rsidR="007617DE" w:rsidRDefault="007617DE">
            <w:pPr>
              <w:spacing w:line="360" w:lineRule="auto"/>
              <w:jc w:val="center"/>
              <w:rPr>
                <w:del w:id="7301"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3996BA5A" w14:textId="77777777" w:rsidR="007617DE" w:rsidRDefault="00AE300B">
            <w:pPr>
              <w:spacing w:line="360" w:lineRule="auto"/>
              <w:jc w:val="center"/>
              <w:rPr>
                <w:del w:id="7302" w:author="Xuning Wei12232" w:date="2026-10-18T10:12:00Z"/>
                <w:rFonts w:ascii="Times New Roman" w:eastAsia="仿宋_GB2312" w:hAnsi="Times New Roman" w:cs="Times New Roman"/>
                <w:bCs w:val="0"/>
                <w:kern w:val="18"/>
                <w:sz w:val="18"/>
                <w:szCs w:val="18"/>
                <w:lang w:eastAsia="zh-CN"/>
              </w:rPr>
            </w:pPr>
            <w:del w:id="7303" w:author="Xuning Wei12232" w:date="2026-10-18T10:12:00Z">
              <w:r>
                <w:rPr>
                  <w:rFonts w:ascii="Times New Roman" w:eastAsia="仿宋_GB2312" w:hAnsi="Times New Roman" w:cs="Times New Roman"/>
                  <w:kern w:val="18"/>
                  <w:sz w:val="18"/>
                  <w:szCs w:val="18"/>
                  <w:lang w:eastAsia="zh-CN"/>
                </w:rPr>
                <w:delText>3</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6677CFF5" w14:textId="77777777" w:rsidR="007617DE" w:rsidRDefault="00AE300B">
            <w:pPr>
              <w:spacing w:line="360" w:lineRule="auto"/>
              <w:jc w:val="center"/>
              <w:rPr>
                <w:del w:id="7304" w:author="Xuning Wei12232" w:date="2026-10-18T10:12:00Z"/>
                <w:rFonts w:ascii="Times New Roman" w:eastAsia="仿宋_GB2312" w:hAnsi="Times New Roman" w:cs="Times New Roman"/>
                <w:b/>
                <w:bCs w:val="0"/>
                <w:kern w:val="18"/>
                <w:sz w:val="18"/>
                <w:szCs w:val="18"/>
                <w:lang w:eastAsia="zh-CN"/>
              </w:rPr>
            </w:pPr>
            <w:del w:id="7305" w:author="Xuning Wei12232" w:date="2026-10-18T10:12:00Z">
              <w:r>
                <w:rPr>
                  <w:rFonts w:ascii="Times New Roman" w:eastAsia="仿宋_GB2312" w:hAnsi="Times New Roman" w:cs="Times New Roman"/>
                  <w:kern w:val="18"/>
                  <w:sz w:val="18"/>
                  <w:szCs w:val="18"/>
                </w:rPr>
                <w:delText xml:space="preserve">Bromophenol blue </w:delText>
              </w:r>
              <w:r>
                <w:rPr>
                  <w:rFonts w:ascii="Times New Roman" w:hAnsi="Times New Roman" w:cs="Times New Roman"/>
                  <w:kern w:val="18"/>
                  <w:sz w:val="18"/>
                  <w:szCs w:val="18"/>
                </w:rPr>
                <w:delText>(Glu</w:delText>
              </w:r>
              <w:r>
                <w:rPr>
                  <w:rFonts w:ascii="Times New Roman" w:hAnsi="Times New Roman" w:cs="Times New Roman"/>
                  <w:kern w:val="18"/>
                  <w:sz w:val="18"/>
                  <w:szCs w:val="18"/>
                  <w:vertAlign w:val="superscript"/>
                </w:rPr>
                <w:delText>14</w:delText>
              </w:r>
              <w:r>
                <w:rPr>
                  <w:rFonts w:ascii="Times New Roman" w:hAnsi="Times New Roman" w:cs="Times New Roman"/>
                  <w:kern w:val="18"/>
                  <w:sz w:val="18"/>
                  <w:szCs w:val="18"/>
                </w:rPr>
                <w:delText>)</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1D71CBDD" w14:textId="77777777" w:rsidR="007617DE" w:rsidRDefault="00AE300B">
            <w:pPr>
              <w:spacing w:line="360" w:lineRule="auto"/>
              <w:jc w:val="center"/>
              <w:rPr>
                <w:del w:id="7306" w:author="Xuning Wei12232" w:date="2026-10-18T10:12:00Z"/>
                <w:rFonts w:ascii="Times New Roman" w:eastAsia="仿宋_GB2312" w:hAnsi="Times New Roman" w:cs="Times New Roman"/>
                <w:kern w:val="18"/>
                <w:sz w:val="18"/>
                <w:szCs w:val="18"/>
              </w:rPr>
            </w:pPr>
            <w:del w:id="7307" w:author="Xuning Wei12232" w:date="2026-10-18T10:12:00Z">
              <w:r>
                <w:rPr>
                  <w:rFonts w:ascii="Times New Roman" w:eastAsia="仿宋_GB2312" w:hAnsi="Times New Roman" w:cs="Times New Roman"/>
                  <w:sz w:val="18"/>
                  <w:szCs w:val="18"/>
                  <w:lang w:eastAsia="zh-CN"/>
                </w:rPr>
                <w:delText>AM-140020-031</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1A6994E" w14:textId="77777777" w:rsidR="007617DE" w:rsidRDefault="00AE300B">
            <w:pPr>
              <w:spacing w:line="360" w:lineRule="auto"/>
              <w:jc w:val="center"/>
              <w:rPr>
                <w:del w:id="7308" w:author="Xuning Wei12232" w:date="2026-10-18T10:12:00Z"/>
                <w:rFonts w:ascii="Times New Roman" w:eastAsia="仿宋_GB2312" w:hAnsi="Times New Roman" w:cs="Times New Roman"/>
                <w:kern w:val="18"/>
                <w:sz w:val="18"/>
                <w:szCs w:val="18"/>
                <w:lang w:eastAsia="zh-CN"/>
              </w:rPr>
            </w:pPr>
            <w:del w:id="7309" w:author="Xuning Wei12232" w:date="2026-10-18T10:12:00Z">
              <w:r>
                <w:rPr>
                  <w:rFonts w:ascii="Times New Roman" w:eastAsia="仿宋_GB2312" w:hAnsi="Times New Roman" w:cs="Times New Roman"/>
                  <w:kern w:val="18"/>
                  <w:sz w:val="18"/>
                  <w:szCs w:val="18"/>
                  <w:lang w:eastAsia="zh-CN"/>
                </w:rPr>
                <w:delText>Negative</w:delText>
              </w:r>
            </w:del>
          </w:p>
        </w:tc>
      </w:tr>
      <w:tr w:rsidR="007617DE" w14:paraId="5CC13BA2" w14:textId="77777777">
        <w:trPr>
          <w:trHeight w:val="20"/>
          <w:jc w:val="center"/>
          <w:del w:id="7310"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36545484" w14:textId="77777777" w:rsidR="007617DE" w:rsidRDefault="007617DE">
            <w:pPr>
              <w:spacing w:line="360" w:lineRule="auto"/>
              <w:jc w:val="center"/>
              <w:rPr>
                <w:del w:id="7311"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5C3B1E86" w14:textId="77777777" w:rsidR="007617DE" w:rsidRDefault="00AE300B">
            <w:pPr>
              <w:spacing w:line="360" w:lineRule="auto"/>
              <w:jc w:val="center"/>
              <w:rPr>
                <w:del w:id="7312" w:author="Xuning Wei12232" w:date="2026-10-18T10:12:00Z"/>
                <w:rFonts w:ascii="Times New Roman" w:eastAsia="仿宋_GB2312" w:hAnsi="Times New Roman" w:cs="Times New Roman"/>
                <w:kern w:val="18"/>
                <w:sz w:val="18"/>
                <w:szCs w:val="18"/>
                <w:lang w:eastAsia="zh-CN"/>
              </w:rPr>
            </w:pPr>
            <w:del w:id="7313" w:author="Xuning Wei12232" w:date="2026-10-18T10:12:00Z">
              <w:r>
                <w:rPr>
                  <w:rFonts w:ascii="Times New Roman" w:eastAsia="仿宋_GB2312" w:hAnsi="Times New Roman" w:cs="Times New Roman"/>
                  <w:kern w:val="18"/>
                  <w:sz w:val="18"/>
                  <w:szCs w:val="18"/>
                  <w:lang w:eastAsia="zh-CN"/>
                </w:rPr>
                <w:delText>4</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630EDAF6" w14:textId="77777777" w:rsidR="007617DE" w:rsidRDefault="00AE300B">
            <w:pPr>
              <w:spacing w:line="360" w:lineRule="auto"/>
              <w:jc w:val="center"/>
              <w:rPr>
                <w:del w:id="7314" w:author="Xuning Wei12232" w:date="2026-10-18T10:12:00Z"/>
                <w:rFonts w:ascii="Times New Roman" w:eastAsia="仿宋_GB2312" w:hAnsi="Times New Roman" w:cs="Times New Roman"/>
                <w:bCs w:val="0"/>
                <w:kern w:val="18"/>
                <w:sz w:val="18"/>
                <w:szCs w:val="18"/>
                <w:lang w:eastAsia="zh-CN"/>
              </w:rPr>
            </w:pPr>
            <w:del w:id="7315" w:author="Xuning Wei12232" w:date="2026-10-18T10:12:00Z">
              <w:r>
                <w:rPr>
                  <w:rFonts w:ascii="Times New Roman" w:hAnsi="Times New Roman" w:cs="Times New Roman"/>
                  <w:kern w:val="18"/>
                  <w:sz w:val="18"/>
                  <w:szCs w:val="18"/>
                  <w:lang w:eastAsia="zh-CN"/>
                </w:rPr>
                <w:delText xml:space="preserve">Chloranil test </w:delText>
              </w:r>
              <w:r>
                <w:rPr>
                  <w:rFonts w:ascii="Times New Roman" w:hAnsi="Times New Roman" w:cs="Times New Roman"/>
                  <w:kern w:val="18"/>
                  <w:sz w:val="18"/>
                  <w:szCs w:val="18"/>
                </w:rPr>
                <w:delText>(Leu</w:delText>
              </w:r>
              <w:r>
                <w:rPr>
                  <w:rFonts w:ascii="Times New Roman" w:hAnsi="Times New Roman" w:cs="Times New Roman"/>
                  <w:kern w:val="18"/>
                  <w:sz w:val="18"/>
                  <w:szCs w:val="18"/>
                  <w:vertAlign w:val="superscript"/>
                </w:rPr>
                <w:delText xml:space="preserve">12 </w:delText>
              </w:r>
              <w:r>
                <w:rPr>
                  <w:rFonts w:ascii="Times New Roman" w:hAnsi="Times New Roman" w:cs="Times New Roman"/>
                  <w:kern w:val="18"/>
                  <w:sz w:val="18"/>
                  <w:szCs w:val="18"/>
                </w:rPr>
                <w:delText>Post deprotection wash piperidine residue.)</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4BF2F8DE" w14:textId="77777777" w:rsidR="007617DE" w:rsidRDefault="00AE300B">
            <w:pPr>
              <w:spacing w:line="360" w:lineRule="auto"/>
              <w:jc w:val="center"/>
              <w:rPr>
                <w:del w:id="7316" w:author="Xuning Wei12232" w:date="2026-10-18T10:12:00Z"/>
                <w:rFonts w:ascii="Times New Roman" w:eastAsia="仿宋_GB2312" w:hAnsi="Times New Roman" w:cs="Times New Roman"/>
                <w:kern w:val="18"/>
                <w:sz w:val="18"/>
                <w:szCs w:val="18"/>
                <w:lang w:eastAsia="zh-CN"/>
              </w:rPr>
            </w:pPr>
            <w:del w:id="7317" w:author="Xuning Wei12232" w:date="2026-10-18T10:12:00Z">
              <w:r>
                <w:rPr>
                  <w:rFonts w:ascii="Times New Roman" w:eastAsia="仿宋_GB2312" w:hAnsi="Times New Roman" w:cs="Times New Roman"/>
                  <w:sz w:val="18"/>
                  <w:szCs w:val="18"/>
                  <w:lang w:eastAsia="zh-CN"/>
                </w:rPr>
                <w:delText>AM-140020-030</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3422CE6" w14:textId="77777777" w:rsidR="007617DE" w:rsidRDefault="00AE300B">
            <w:pPr>
              <w:spacing w:line="360" w:lineRule="auto"/>
              <w:jc w:val="center"/>
              <w:rPr>
                <w:del w:id="7318" w:author="Xuning Wei12232" w:date="2026-10-18T10:12:00Z"/>
                <w:rFonts w:ascii="Times New Roman" w:eastAsia="仿宋_GB2312" w:hAnsi="Times New Roman" w:cs="Times New Roman"/>
                <w:kern w:val="18"/>
                <w:sz w:val="18"/>
                <w:szCs w:val="18"/>
                <w:lang w:eastAsia="zh-CN"/>
              </w:rPr>
            </w:pPr>
            <w:del w:id="7319" w:author="Xuning Wei12232" w:date="2026-10-18T10:12:00Z">
              <w:r>
                <w:rPr>
                  <w:rFonts w:ascii="Times New Roman" w:eastAsia="仿宋_GB2312" w:hAnsi="Times New Roman" w:cs="Times New Roman"/>
                  <w:kern w:val="18"/>
                  <w:sz w:val="18"/>
                  <w:szCs w:val="18"/>
                  <w:lang w:eastAsia="zh-CN"/>
                </w:rPr>
                <w:delText>Negative</w:delText>
              </w:r>
            </w:del>
          </w:p>
        </w:tc>
      </w:tr>
      <w:tr w:rsidR="007617DE" w14:paraId="771F2C64" w14:textId="77777777">
        <w:trPr>
          <w:trHeight w:val="67"/>
          <w:jc w:val="center"/>
          <w:del w:id="7320"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7C19AC03" w14:textId="77777777" w:rsidR="007617DE" w:rsidRDefault="007617DE">
            <w:pPr>
              <w:spacing w:line="360" w:lineRule="auto"/>
              <w:jc w:val="center"/>
              <w:rPr>
                <w:del w:id="7321"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7FE8DA15" w14:textId="77777777" w:rsidR="007617DE" w:rsidRDefault="00AE300B">
            <w:pPr>
              <w:spacing w:line="360" w:lineRule="auto"/>
              <w:jc w:val="center"/>
              <w:rPr>
                <w:del w:id="7322" w:author="Xuning Wei12232" w:date="2026-10-18T10:12:00Z"/>
                <w:rFonts w:ascii="Times New Roman" w:eastAsia="仿宋_GB2312" w:hAnsi="Times New Roman" w:cs="Times New Roman"/>
                <w:kern w:val="18"/>
                <w:sz w:val="18"/>
                <w:szCs w:val="18"/>
                <w:lang w:eastAsia="zh-CN"/>
              </w:rPr>
            </w:pPr>
            <w:del w:id="7323" w:author="Xuning Wei12232" w:date="2026-10-18T10:12:00Z">
              <w:r>
                <w:rPr>
                  <w:rFonts w:ascii="Times New Roman" w:eastAsia="仿宋_GB2312" w:hAnsi="Times New Roman" w:cs="Times New Roman"/>
                  <w:kern w:val="18"/>
                  <w:sz w:val="18"/>
                  <w:szCs w:val="18"/>
                  <w:lang w:eastAsia="zh-CN"/>
                </w:rPr>
                <w:delText>5</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23036685" w14:textId="77777777" w:rsidR="007617DE" w:rsidRDefault="00AE300B">
            <w:pPr>
              <w:spacing w:line="360" w:lineRule="auto"/>
              <w:jc w:val="center"/>
              <w:rPr>
                <w:del w:id="7324" w:author="Xuning Wei12232" w:date="2026-10-18T10:12:00Z"/>
                <w:rFonts w:ascii="Times New Roman" w:hAnsi="Times New Roman" w:cs="Times New Roman"/>
                <w:kern w:val="18"/>
                <w:sz w:val="18"/>
                <w:szCs w:val="18"/>
                <w:lang w:eastAsia="zh-CN"/>
              </w:rPr>
            </w:pPr>
            <w:del w:id="7325" w:author="Xuning Wei12232" w:date="2026-10-18T10:12:00Z">
              <w:r>
                <w:rPr>
                  <w:rFonts w:ascii="Times New Roman" w:hAnsi="Times New Roman" w:cs="Times New Roman"/>
                  <w:kern w:val="18"/>
                  <w:sz w:val="18"/>
                  <w:szCs w:val="18"/>
                  <w:lang w:eastAsia="zh-CN"/>
                </w:rPr>
                <w:delText xml:space="preserve">Chloranil test </w:delText>
              </w:r>
              <w:r>
                <w:rPr>
                  <w:rFonts w:ascii="Times New Roman" w:hAnsi="Times New Roman" w:cs="Times New Roman"/>
                  <w:kern w:val="18"/>
                  <w:sz w:val="18"/>
                  <w:szCs w:val="18"/>
                </w:rPr>
                <w:delText>(Orn</w:delText>
              </w:r>
              <w:r>
                <w:rPr>
                  <w:rFonts w:ascii="Times New Roman" w:hAnsi="Times New Roman" w:cs="Times New Roman"/>
                  <w:kern w:val="18"/>
                  <w:sz w:val="18"/>
                  <w:szCs w:val="18"/>
                  <w:vertAlign w:val="superscript"/>
                </w:rPr>
                <w:delText>11</w:delText>
              </w:r>
              <w:r>
                <w:rPr>
                  <w:rFonts w:ascii="Times New Roman" w:hAnsi="Times New Roman" w:cs="Times New Roman"/>
                  <w:kern w:val="18"/>
                  <w:sz w:val="18"/>
                  <w:szCs w:val="18"/>
                </w:rPr>
                <w:delText xml:space="preserve"> post coupling wash piperidine residue.</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5480BEC7" w14:textId="77777777" w:rsidR="007617DE" w:rsidRDefault="00AE300B">
            <w:pPr>
              <w:spacing w:line="360" w:lineRule="auto"/>
              <w:jc w:val="center"/>
              <w:rPr>
                <w:del w:id="7326" w:author="Xuning Wei12232" w:date="2026-10-18T10:12:00Z"/>
                <w:rFonts w:ascii="Times New Roman" w:eastAsia="仿宋_GB2312" w:hAnsi="Times New Roman" w:cs="Times New Roman"/>
                <w:sz w:val="18"/>
                <w:szCs w:val="18"/>
                <w:lang w:eastAsia="zh-CN"/>
              </w:rPr>
            </w:pPr>
            <w:del w:id="7327" w:author="Xuning Wei12232" w:date="2026-10-18T10:12:00Z">
              <w:r>
                <w:rPr>
                  <w:rFonts w:ascii="Times New Roman" w:eastAsia="仿宋_GB2312" w:hAnsi="Times New Roman" w:cs="Times New Roman"/>
                  <w:sz w:val="18"/>
                  <w:szCs w:val="18"/>
                  <w:lang w:eastAsia="zh-CN"/>
                </w:rPr>
                <w:delText>AM-140020-030</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A23B68D" w14:textId="77777777" w:rsidR="007617DE" w:rsidRDefault="00AE300B">
            <w:pPr>
              <w:spacing w:line="360" w:lineRule="auto"/>
              <w:jc w:val="center"/>
              <w:rPr>
                <w:del w:id="7328" w:author="Xuning Wei12232" w:date="2026-10-18T10:12:00Z"/>
                <w:rFonts w:ascii="Times New Roman" w:eastAsia="仿宋_GB2312" w:hAnsi="Times New Roman" w:cs="Times New Roman"/>
                <w:kern w:val="18"/>
                <w:sz w:val="18"/>
                <w:szCs w:val="18"/>
                <w:lang w:eastAsia="zh-CN"/>
              </w:rPr>
            </w:pPr>
            <w:del w:id="7329" w:author="Xuning Wei12232" w:date="2026-10-18T10:12:00Z">
              <w:r>
                <w:rPr>
                  <w:rFonts w:ascii="Times New Roman" w:eastAsia="仿宋_GB2312" w:hAnsi="Times New Roman" w:cs="Times New Roman"/>
                  <w:kern w:val="18"/>
                  <w:sz w:val="18"/>
                  <w:szCs w:val="18"/>
                  <w:lang w:eastAsia="zh-CN"/>
                </w:rPr>
                <w:delText>Negative</w:delText>
              </w:r>
            </w:del>
          </w:p>
        </w:tc>
      </w:tr>
      <w:tr w:rsidR="007617DE" w14:paraId="2568856E" w14:textId="77777777">
        <w:trPr>
          <w:trHeight w:val="20"/>
          <w:jc w:val="center"/>
          <w:del w:id="7330" w:author="Xuning Wei12232" w:date="2026-10-18T10:12:00Z"/>
        </w:trPr>
        <w:tc>
          <w:tcPr>
            <w:tcW w:w="729" w:type="dxa"/>
            <w:vMerge/>
            <w:tcBorders>
              <w:top w:val="single" w:sz="4" w:space="0" w:color="auto"/>
              <w:left w:val="single" w:sz="4" w:space="0" w:color="auto"/>
              <w:bottom w:val="single" w:sz="4" w:space="0" w:color="auto"/>
              <w:right w:val="single" w:sz="4" w:space="0" w:color="auto"/>
            </w:tcBorders>
            <w:vAlign w:val="center"/>
          </w:tcPr>
          <w:p w14:paraId="01F6EB1F" w14:textId="77777777" w:rsidR="007617DE" w:rsidRDefault="007617DE">
            <w:pPr>
              <w:spacing w:line="360" w:lineRule="auto"/>
              <w:jc w:val="center"/>
              <w:rPr>
                <w:del w:id="7331" w:author="Xuning Wei12232" w:date="2026-10-18T10:12:00Z"/>
                <w:rFonts w:ascii="Times New Roman" w:eastAsia="仿宋_GB2312" w:hAnsi="Times New Roman" w:cs="Times New Roman"/>
                <w:b/>
                <w:bCs w:val="0"/>
                <w:kern w:val="18"/>
                <w:sz w:val="18"/>
                <w:szCs w:val="18"/>
                <w:lang w:eastAsia="zh-CN"/>
              </w:rPr>
            </w:pPr>
          </w:p>
        </w:tc>
        <w:tc>
          <w:tcPr>
            <w:tcW w:w="684" w:type="dxa"/>
            <w:tcBorders>
              <w:top w:val="single" w:sz="4" w:space="0" w:color="auto"/>
              <w:left w:val="single" w:sz="4" w:space="0" w:color="auto"/>
              <w:bottom w:val="single" w:sz="4" w:space="0" w:color="auto"/>
              <w:right w:val="single" w:sz="4" w:space="0" w:color="auto"/>
            </w:tcBorders>
            <w:shd w:val="clear" w:color="auto" w:fill="FFFFFF"/>
            <w:vAlign w:val="center"/>
          </w:tcPr>
          <w:p w14:paraId="78A6C239" w14:textId="77777777" w:rsidR="007617DE" w:rsidRDefault="00AE300B">
            <w:pPr>
              <w:spacing w:line="360" w:lineRule="auto"/>
              <w:jc w:val="center"/>
              <w:rPr>
                <w:del w:id="7332" w:author="Xuning Wei12232" w:date="2026-10-18T10:12:00Z"/>
                <w:rFonts w:ascii="Times New Roman" w:eastAsia="仿宋_GB2312" w:hAnsi="Times New Roman" w:cs="Times New Roman"/>
                <w:bCs w:val="0"/>
                <w:kern w:val="18"/>
                <w:sz w:val="18"/>
                <w:szCs w:val="18"/>
                <w:lang w:eastAsia="zh-CN"/>
              </w:rPr>
            </w:pPr>
            <w:del w:id="7333" w:author="Xuning Wei12232" w:date="2026-10-18T10:12:00Z">
              <w:r>
                <w:rPr>
                  <w:rFonts w:ascii="Times New Roman" w:eastAsia="仿宋_GB2312" w:hAnsi="Times New Roman" w:cs="Times New Roman"/>
                  <w:kern w:val="18"/>
                  <w:sz w:val="18"/>
                  <w:szCs w:val="18"/>
                  <w:lang w:eastAsia="zh-CN"/>
                </w:rPr>
                <w:delText>6</w:delText>
              </w:r>
            </w:del>
          </w:p>
        </w:tc>
        <w:tc>
          <w:tcPr>
            <w:tcW w:w="3827" w:type="dxa"/>
            <w:tcBorders>
              <w:top w:val="single" w:sz="4" w:space="0" w:color="auto"/>
              <w:left w:val="single" w:sz="4" w:space="0" w:color="auto"/>
              <w:bottom w:val="single" w:sz="4" w:space="0" w:color="auto"/>
              <w:right w:val="single" w:sz="4" w:space="0" w:color="auto"/>
            </w:tcBorders>
            <w:shd w:val="clear" w:color="auto" w:fill="FFFFFF"/>
            <w:vAlign w:val="center"/>
          </w:tcPr>
          <w:p w14:paraId="30760D3B" w14:textId="77777777" w:rsidR="007617DE" w:rsidRDefault="00AE300B">
            <w:pPr>
              <w:spacing w:line="360" w:lineRule="auto"/>
              <w:jc w:val="center"/>
              <w:rPr>
                <w:del w:id="7334" w:author="Xuning Wei12232" w:date="2026-10-18T10:12:00Z"/>
                <w:rFonts w:ascii="Times New Roman" w:eastAsia="仿宋_GB2312" w:hAnsi="Times New Roman" w:cs="Times New Roman"/>
                <w:bCs w:val="0"/>
                <w:kern w:val="18"/>
                <w:sz w:val="18"/>
                <w:szCs w:val="18"/>
                <w:lang w:eastAsia="zh-CN"/>
              </w:rPr>
            </w:pPr>
            <w:del w:id="7335" w:author="Xuning Wei12232" w:date="2026-10-18T10:12:00Z">
              <w:r>
                <w:rPr>
                  <w:rFonts w:ascii="Times New Roman" w:eastAsia="仿宋_GB2312" w:hAnsi="Times New Roman" w:cs="Times New Roman"/>
                  <w:kern w:val="18"/>
                  <w:sz w:val="18"/>
                  <w:szCs w:val="18"/>
                  <w:lang w:eastAsia="zh-CN"/>
                </w:rPr>
                <w:delText xml:space="preserve">LOD </w:delText>
              </w:r>
              <w:commentRangeStart w:id="7336"/>
              <w:commentRangeStart w:id="7337"/>
              <w:r>
                <w:rPr>
                  <w:rFonts w:ascii="Times New Roman" w:eastAsia="仿宋_GB2312" w:hAnsi="Times New Roman" w:cs="Times New Roman"/>
                  <w:kern w:val="18"/>
                  <w:sz w:val="18"/>
                  <w:szCs w:val="18"/>
                  <w:lang w:eastAsia="zh-CN"/>
                </w:rPr>
                <w:delText xml:space="preserve">during </w:delText>
              </w:r>
              <w:commentRangeEnd w:id="7336"/>
              <w:r>
                <w:rPr>
                  <w:rStyle w:val="CommentReference"/>
                  <w:rFonts w:ascii="Times New Roman" w:eastAsia="仿宋_GB2312" w:hAnsi="Times New Roman" w:cs="Times New Roman"/>
                  <w:kern w:val="18"/>
                  <w:sz w:val="18"/>
                  <w:szCs w:val="18"/>
                  <w:lang w:eastAsia="zh-CN"/>
                </w:rPr>
                <w:commentReference w:id="7336"/>
              </w:r>
              <w:commentRangeEnd w:id="7337"/>
              <w:r>
                <w:rPr>
                  <w:rStyle w:val="CommentReference"/>
                </w:rPr>
                <w:commentReference w:id="7337"/>
              </w:r>
              <w:r>
                <w:rPr>
                  <w:rFonts w:ascii="Times New Roman" w:eastAsia="仿宋_GB2312" w:hAnsi="Times New Roman" w:cs="Times New Roman"/>
                  <w:kern w:val="18"/>
                  <w:sz w:val="18"/>
                  <w:szCs w:val="18"/>
                  <w:lang w:eastAsia="zh-CN"/>
                </w:rPr>
                <w:delText>drying</w:delText>
              </w:r>
            </w:del>
          </w:p>
        </w:tc>
        <w:tc>
          <w:tcPr>
            <w:tcW w:w="1815" w:type="dxa"/>
            <w:tcBorders>
              <w:top w:val="single" w:sz="4" w:space="0" w:color="auto"/>
              <w:left w:val="single" w:sz="4" w:space="0" w:color="auto"/>
              <w:bottom w:val="single" w:sz="4" w:space="0" w:color="auto"/>
              <w:right w:val="single" w:sz="4" w:space="0" w:color="auto"/>
            </w:tcBorders>
            <w:vAlign w:val="center"/>
          </w:tcPr>
          <w:p w14:paraId="0F2A88FC" w14:textId="77777777" w:rsidR="007617DE" w:rsidRDefault="00AE300B">
            <w:pPr>
              <w:spacing w:line="360" w:lineRule="auto"/>
              <w:jc w:val="center"/>
              <w:rPr>
                <w:del w:id="7338" w:author="Xuning Wei12232" w:date="2026-10-18T10:12:00Z"/>
                <w:rFonts w:ascii="Times New Roman" w:eastAsia="仿宋_GB2312" w:hAnsi="Times New Roman" w:cs="Times New Roman"/>
                <w:kern w:val="18"/>
                <w:sz w:val="18"/>
                <w:szCs w:val="18"/>
                <w:lang w:eastAsia="zh-CN"/>
              </w:rPr>
            </w:pPr>
            <w:del w:id="7339" w:author="Xuning Wei12232" w:date="2026-10-18T10:12:00Z">
              <w:r>
                <w:rPr>
                  <w:rFonts w:ascii="Times New Roman" w:eastAsia="仿宋_GB2312" w:hAnsi="Times New Roman" w:cs="Times New Roman"/>
                  <w:kern w:val="18"/>
                  <w:sz w:val="18"/>
                  <w:szCs w:val="18"/>
                  <w:lang w:eastAsia="zh-CN"/>
                </w:rPr>
                <w:delText>AM-140020-016</w:delText>
              </w:r>
            </w:del>
          </w:p>
        </w:tc>
        <w:tc>
          <w:tcPr>
            <w:tcW w:w="197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DD5F054" w14:textId="77777777" w:rsidR="007617DE" w:rsidRDefault="00AE300B">
            <w:pPr>
              <w:spacing w:line="360" w:lineRule="auto"/>
              <w:jc w:val="center"/>
              <w:rPr>
                <w:del w:id="7340" w:author="Xuning Wei12232" w:date="2026-10-18T10:12:00Z"/>
                <w:rFonts w:ascii="Times New Roman" w:eastAsia="仿宋_GB2312" w:hAnsi="Times New Roman" w:cs="Times New Roman"/>
                <w:kern w:val="18"/>
                <w:sz w:val="18"/>
                <w:szCs w:val="18"/>
                <w:lang w:eastAsia="zh-CN"/>
              </w:rPr>
            </w:pPr>
            <w:del w:id="7341" w:author="Xuning Wei12232" w:date="2026-10-18T10:12:00Z">
              <w:r>
                <w:rPr>
                  <w:rFonts w:ascii="Times New Roman" w:eastAsia="仿宋_GB2312" w:hAnsi="Times New Roman" w:cs="Times New Roman" w:hint="eastAsia"/>
                  <w:kern w:val="18"/>
                  <w:sz w:val="18"/>
                  <w:szCs w:val="18"/>
                  <w:lang w:eastAsia="zh-CN"/>
                </w:rPr>
                <w:delText>≤</w:delText>
              </w:r>
            </w:del>
            <w:del w:id="7342" w:author="Xuning Wei12232" w:date="2026-10-16T08:02:00Z">
              <w:r>
                <w:rPr>
                  <w:rFonts w:ascii="Times New Roman" w:eastAsia="仿宋_GB2312" w:hAnsi="Times New Roman" w:cs="Times New Roman"/>
                  <w:kern w:val="18"/>
                  <w:sz w:val="18"/>
                  <w:szCs w:val="18"/>
                  <w:lang w:eastAsia="zh-CN"/>
                </w:rPr>
                <w:delText>10</w:delText>
              </w:r>
            </w:del>
            <w:del w:id="7343" w:author="Xuning Wei12232" w:date="2026-10-18T10:12:00Z">
              <w:r>
                <w:rPr>
                  <w:rFonts w:ascii="Times New Roman" w:eastAsia="仿宋_GB2312" w:hAnsi="Times New Roman" w:cs="Times New Roman"/>
                  <w:kern w:val="18"/>
                  <w:sz w:val="18"/>
                  <w:szCs w:val="18"/>
                  <w:lang w:eastAsia="zh-CN"/>
                </w:rPr>
                <w:delText>.0</w:delText>
              </w:r>
              <w:commentRangeStart w:id="7344"/>
              <w:commentRangeStart w:id="7345"/>
              <w:r>
                <w:rPr>
                  <w:rFonts w:ascii="Times New Roman" w:eastAsia="仿宋_GB2312" w:hAnsi="Times New Roman" w:cs="Times New Roman"/>
                  <w:kern w:val="18"/>
                  <w:sz w:val="18"/>
                  <w:szCs w:val="18"/>
                  <w:lang w:eastAsia="zh-CN"/>
                </w:rPr>
                <w:delText>%</w:delText>
              </w:r>
              <w:commentRangeEnd w:id="7344"/>
              <w:r>
                <w:rPr>
                  <w:rStyle w:val="CommentReference"/>
                  <w:rFonts w:ascii="Times New Roman" w:eastAsia="仿宋_GB2312" w:hAnsi="Times New Roman" w:cs="Times New Roman"/>
                  <w:kern w:val="18"/>
                  <w:sz w:val="18"/>
                  <w:szCs w:val="18"/>
                  <w:lang w:eastAsia="zh-CN"/>
                </w:rPr>
                <w:commentReference w:id="7344"/>
              </w:r>
              <w:commentRangeEnd w:id="7345"/>
              <w:r>
                <w:rPr>
                  <w:rStyle w:val="CommentReference"/>
                </w:rPr>
                <w:commentReference w:id="7345"/>
              </w:r>
            </w:del>
          </w:p>
        </w:tc>
      </w:tr>
    </w:tbl>
    <w:p w14:paraId="35D38CBA" w14:textId="77777777" w:rsidR="007617DE" w:rsidRPr="007617DE" w:rsidRDefault="00AE300B">
      <w:pPr>
        <w:spacing w:beforeLines="50" w:before="120" w:afterLines="50" w:after="120" w:line="360" w:lineRule="auto"/>
        <w:contextualSpacing/>
        <w:jc w:val="both"/>
        <w:rPr>
          <w:del w:id="7346" w:author="Xuning Wei12232" w:date="2026-10-18T10:12:00Z"/>
          <w:rFonts w:ascii="Times New Roman" w:eastAsia="仿宋_GB2312" w:hAnsi="Times New Roman" w:cs="Times New Roman"/>
          <w:b/>
          <w:i/>
          <w:sz w:val="18"/>
          <w:szCs w:val="18"/>
          <w:rPrChange w:id="7347" w:author="Xuning Wei12232" w:date="2026-10-24T11:11:00Z">
            <w:rPr>
              <w:del w:id="7348" w:author="Xuning Wei12232" w:date="2026-10-18T10:12:00Z"/>
              <w:rFonts w:ascii="Times New Roman" w:eastAsia="仿宋_GB2312" w:hAnsi="Times New Roman" w:cs="Times New Roman"/>
              <w:i/>
              <w:color w:val="0000FF"/>
              <w:sz w:val="18"/>
              <w:szCs w:val="18"/>
            </w:rPr>
          </w:rPrChange>
        </w:rPr>
      </w:pPr>
      <w:del w:id="7349" w:author="Xuning Wei12232" w:date="2026-10-18T10:12:00Z">
        <w:r>
          <w:rPr>
            <w:rFonts w:ascii="Times New Roman" w:eastAsia="仿宋_GB2312" w:hAnsi="Times New Roman" w:cs="Times New Roman"/>
            <w:b/>
            <w:i/>
            <w:sz w:val="18"/>
            <w:szCs w:val="18"/>
            <w:rPrChange w:id="7350" w:author="Xuning Wei12232" w:date="2026-10-24T11:11:00Z">
              <w:rPr>
                <w:rFonts w:ascii="Times New Roman" w:eastAsia="仿宋_GB2312" w:hAnsi="Times New Roman" w:cs="Times New Roman"/>
                <w:i/>
                <w:color w:val="0000FF"/>
                <w:sz w:val="18"/>
                <w:szCs w:val="18"/>
              </w:rPr>
            </w:rPrChange>
          </w:rPr>
          <w:delText>Note: If an IPC remains outside acceptance criteria following the maximum approved processing period defined in the MOR or PAR documentation, processing shall not proceed without documented deviation, QA assessment and/or documented quality decision.</w:delText>
        </w:r>
      </w:del>
    </w:p>
    <w:p w14:paraId="0FCA8527" w14:textId="77777777" w:rsidR="007617DE" w:rsidRPr="007617DE" w:rsidRDefault="00AE300B">
      <w:pPr>
        <w:pStyle w:val="aff7"/>
        <w:numPr>
          <w:ilvl w:val="0"/>
          <w:numId w:val="11"/>
        </w:numPr>
        <w:spacing w:beforeLines="50" w:before="120" w:afterLines="50" w:after="120"/>
        <w:rPr>
          <w:ins w:id="7351" w:author="Xuning Wei12232" w:date="2026-10-16T08:19:00Z"/>
          <w:rFonts w:ascii="Times New Roman" w:hAnsi="Times New Roman" w:cs="Times New Roman"/>
          <w:b/>
          <w:rPrChange w:id="7352" w:author="Xuning Wei12232" w:date="2026-10-24T11:11:00Z">
            <w:rPr>
              <w:ins w:id="7353" w:author="Xuning Wei12232" w:date="2026-10-16T08:19:00Z"/>
              <w:rFonts w:ascii="Times New Roman" w:hAnsi="Times New Roman" w:cs="Times New Roman"/>
            </w:rPr>
          </w:rPrChange>
        </w:rPr>
      </w:pPr>
      <w:ins w:id="7354" w:author="Xuning Wei12232" w:date="2026-10-16T08:19:00Z">
        <w:r>
          <w:rPr>
            <w:rFonts w:ascii="Times New Roman" w:eastAsia="仿宋_GB2312" w:hAnsi="Times New Roman" w:cs="Times New Roman"/>
            <w:b/>
            <w:sz w:val="20"/>
            <w:szCs w:val="20"/>
          </w:rPr>
          <w:t xml:space="preserve">Operating Ranges for </w:t>
        </w:r>
        <w:commentRangeStart w:id="7355"/>
        <w:commentRangeStart w:id="7356"/>
        <w:r>
          <w:rPr>
            <w:rFonts w:ascii="Times New Roman" w:eastAsia="仿宋_GB2312" w:hAnsi="Times New Roman" w:cs="Times New Roman"/>
            <w:b/>
            <w:sz w:val="20"/>
            <w:szCs w:val="20"/>
          </w:rPr>
          <w:t>Critical Process Parameters</w:t>
        </w:r>
        <w:commentRangeEnd w:id="7355"/>
        <w:r>
          <w:rPr>
            <w:rStyle w:val="CommentReference"/>
            <w:rFonts w:ascii="Times New Roman" w:hAnsi="Times New Roman" w:cs="Times New Roman"/>
            <w:b/>
            <w:rPrChange w:id="7357" w:author="Xuning Wei12232" w:date="2026-10-24T11:11:00Z">
              <w:rPr>
                <w:rStyle w:val="CommentReference"/>
                <w:rFonts w:ascii="Times New Roman" w:hAnsi="Times New Roman" w:cs="Times New Roman"/>
              </w:rPr>
            </w:rPrChange>
          </w:rPr>
          <w:commentReference w:id="7355"/>
        </w:r>
        <w:commentRangeEnd w:id="7356"/>
        <w:r>
          <w:rPr>
            <w:rStyle w:val="CommentReference"/>
            <w:b/>
            <w:rPrChange w:id="7358" w:author="Xuning Wei12232" w:date="2026-10-24T11:11:00Z">
              <w:rPr>
                <w:rStyle w:val="CommentReference"/>
              </w:rPr>
            </w:rPrChange>
          </w:rPr>
          <w:commentReference w:id="7356"/>
        </w:r>
      </w:ins>
    </w:p>
    <w:p w14:paraId="2FB732A7" w14:textId="77777777" w:rsidR="007617DE" w:rsidRPr="007617DE" w:rsidRDefault="00AE300B" w:rsidP="007617DE">
      <w:pPr>
        <w:numPr>
          <w:ilvl w:val="0"/>
          <w:numId w:val="106"/>
        </w:numPr>
        <w:spacing w:beforeLines="50" w:before="120" w:afterLines="50" w:after="120" w:line="360" w:lineRule="auto"/>
        <w:jc w:val="center"/>
        <w:rPr>
          <w:ins w:id="7359" w:author="Xuning Wei12232" w:date="2026-10-16T08:19:00Z"/>
          <w:rFonts w:ascii="Times New Roman" w:eastAsia="Times New Roman" w:hAnsi="Times New Roman" w:cs="Times New Roman"/>
          <w:b/>
          <w:color w:val="000000" w:themeColor="text1"/>
          <w:sz w:val="18"/>
          <w:szCs w:val="18"/>
          <w:rPrChange w:id="7360" w:author="Xuning Wei12232" w:date="2026-10-24T11:11:00Z">
            <w:rPr>
              <w:ins w:id="7361" w:author="Xuning Wei12232" w:date="2026-10-16T08:19:00Z"/>
              <w:rFonts w:ascii="Calibri" w:eastAsia="Calibri" w:hAnsi="Calibri" w:cs="Calibri"/>
              <w:color w:val="000000" w:themeColor="text1"/>
              <w:szCs w:val="22"/>
            </w:rPr>
          </w:rPrChange>
        </w:rPr>
        <w:pPrChange w:id="7362" w:author="Yachao Liu11087" w:date="2026-10-13T09:49:00Z">
          <w:pPr>
            <w:pStyle w:val="aff7"/>
            <w:numPr>
              <w:numId w:val="106"/>
            </w:numPr>
            <w:spacing w:beforeLines="50" w:before="120" w:afterLines="50" w:after="120"/>
            <w:ind w:left="134" w:hanging="134"/>
          </w:pPr>
        </w:pPrChange>
      </w:pPr>
      <w:ins w:id="7363" w:author="Xuning Wei12232" w:date="2026-10-16T08:19:00Z">
        <w:r>
          <w:rPr>
            <w:rFonts w:ascii="Times New Roman" w:eastAsia="Times New Roman" w:hAnsi="Times New Roman" w:cs="Times New Roman"/>
            <w:b/>
            <w:color w:val="000000" w:themeColor="text1"/>
            <w:sz w:val="18"/>
            <w:szCs w:val="18"/>
            <w:rPrChange w:id="7364" w:author="Xuning Wei12232" w:date="2026-10-24T11:11:00Z">
              <w:rPr>
                <w:rFonts w:ascii="Calibri" w:eastAsia="Calibri" w:hAnsi="Calibri" w:cs="Calibri"/>
                <w:b/>
                <w:color w:val="000000" w:themeColor="text1"/>
                <w:szCs w:val="22"/>
              </w:rPr>
            </w:rPrChange>
          </w:rPr>
          <w:t xml:space="preserve">Table 7: </w:t>
        </w:r>
        <w:proofErr w:type="spellStart"/>
        <w:r>
          <w:rPr>
            <w:rFonts w:ascii="Times New Roman" w:eastAsia="Times New Roman" w:hAnsi="Times New Roman" w:cs="Times New Roman"/>
            <w:b/>
            <w:sz w:val="18"/>
            <w:szCs w:val="18"/>
          </w:rPr>
          <w:t>Eloralintide</w:t>
        </w:r>
        <w:proofErr w:type="spellEnd"/>
        <w:r>
          <w:rPr>
            <w:rFonts w:ascii="Times New Roman" w:eastAsia="Times New Roman" w:hAnsi="Times New Roman" w:cs="Times New Roman"/>
            <w:b/>
            <w:sz w:val="18"/>
            <w:szCs w:val="18"/>
          </w:rPr>
          <w:t xml:space="preserve"> fragment L2</w:t>
        </w:r>
        <w:r>
          <w:rPr>
            <w:rFonts w:ascii="Times New Roman" w:eastAsia="Times New Roman" w:hAnsi="Times New Roman" w:cs="Times New Roman"/>
            <w:b/>
            <w:color w:val="000000" w:themeColor="text1"/>
            <w:sz w:val="18"/>
            <w:szCs w:val="18"/>
            <w:rPrChange w:id="7365" w:author="Xuning Wei12232" w:date="2026-10-24T11:11:00Z">
              <w:rPr>
                <w:rFonts w:ascii="Calibri" w:eastAsia="Calibri" w:hAnsi="Calibri" w:cs="Calibri"/>
                <w:color w:val="000000" w:themeColor="text1"/>
                <w:szCs w:val="22"/>
              </w:rPr>
            </w:rPrChange>
          </w:rPr>
          <w:t xml:space="preserve"> Critical Process Parameters (CPPs)</w:t>
        </w:r>
      </w:ins>
    </w:p>
    <w:p w14:paraId="221EF95A" w14:textId="77777777" w:rsidR="007617DE" w:rsidRDefault="00AE300B">
      <w:pPr>
        <w:spacing w:beforeLines="50" w:before="120" w:afterLines="50" w:after="120" w:line="360" w:lineRule="auto"/>
        <w:contextualSpacing/>
        <w:jc w:val="both"/>
        <w:rPr>
          <w:del w:id="7366" w:author="Xuning Wei12232" w:date="2026-10-16T08:19:00Z"/>
          <w:rFonts w:ascii="Times New Roman" w:eastAsia="仿宋_GB2312" w:hAnsi="Times New Roman" w:cs="Times New Roman"/>
          <w:sz w:val="20"/>
          <w:szCs w:val="20"/>
        </w:rPr>
      </w:pPr>
      <w:del w:id="7367" w:author="Xuning Wei12232" w:date="2026-10-16T08:19:00Z">
        <w:r>
          <w:rPr>
            <w:rFonts w:ascii="Times New Roman" w:eastAsia="仿宋_GB2312" w:hAnsi="Times New Roman" w:cs="Times New Roman"/>
            <w:sz w:val="20"/>
            <w:szCs w:val="20"/>
          </w:rPr>
          <w:delText xml:space="preserve">The key </w:delText>
        </w:r>
        <w:commentRangeStart w:id="7368"/>
        <w:commentRangeStart w:id="7369"/>
        <w:r>
          <w:rPr>
            <w:rFonts w:ascii="Times New Roman" w:eastAsia="仿宋_GB2312" w:hAnsi="Times New Roman" w:cs="Times New Roman"/>
            <w:sz w:val="20"/>
            <w:szCs w:val="20"/>
          </w:rPr>
          <w:delText>CPPs</w:delText>
        </w:r>
        <w:commentRangeEnd w:id="7368"/>
        <w:r>
          <w:rPr>
            <w:rStyle w:val="CommentReference"/>
            <w:rFonts w:ascii="Times New Roman" w:eastAsia="仿宋_GB2312" w:hAnsi="Times New Roman" w:cs="Times New Roman"/>
            <w:sz w:val="20"/>
            <w:szCs w:val="20"/>
          </w:rPr>
          <w:commentReference w:id="7368"/>
        </w:r>
        <w:commentRangeEnd w:id="7369"/>
        <w:r>
          <w:rPr>
            <w:rStyle w:val="CommentReference"/>
          </w:rPr>
          <w:commentReference w:id="7369"/>
        </w:r>
        <w:r>
          <w:rPr>
            <w:rFonts w:ascii="Times New Roman" w:eastAsia="仿宋_GB2312" w:hAnsi="Times New Roman" w:cs="Times New Roman"/>
            <w:sz w:val="20"/>
            <w:szCs w:val="20"/>
          </w:rPr>
          <w:delText xml:space="preserve"> Performed during PPQ Batch is list</w:delText>
        </w:r>
        <w:r>
          <w:rPr>
            <w:rFonts w:ascii="Times New Roman" w:eastAsia="仿宋_GB2312" w:hAnsi="Times New Roman" w:cs="Times New Roman"/>
            <w:sz w:val="20"/>
            <w:szCs w:val="20"/>
            <w:lang w:eastAsia="zh-CN"/>
            <w:rPrChange w:id="7370" w:author="Xuning Wei12232" w:date="2026-10-24T11:11:00Z">
              <w:rPr>
                <w:rFonts w:ascii="Times New Roman" w:eastAsia="仿宋_GB2312" w:hAnsi="Times New Roman" w:cs="Times New Roman"/>
                <w:b/>
                <w:color w:val="000000" w:themeColor="text1"/>
                <w:sz w:val="20"/>
                <w:szCs w:val="20"/>
                <w:lang w:eastAsia="zh-CN"/>
              </w:rPr>
            </w:rPrChange>
          </w:rPr>
          <w:delText xml:space="preserve"> in Table 8</w:delText>
        </w:r>
        <w:r>
          <w:rPr>
            <w:rFonts w:ascii="Times New Roman" w:eastAsia="仿宋_GB2312" w:hAnsi="Times New Roman" w:cs="Times New Roman"/>
            <w:sz w:val="20"/>
            <w:szCs w:val="20"/>
          </w:rPr>
          <w:delText>:</w:delText>
        </w:r>
      </w:del>
    </w:p>
    <w:tbl>
      <w:tblPr>
        <w:tblStyle w:val="afe"/>
        <w:tblW w:w="0" w:type="auto"/>
        <w:jc w:val="center"/>
        <w:tblLayout w:type="fixed"/>
        <w:tblLook w:val="04A0" w:firstRow="1" w:lastRow="0" w:firstColumn="1" w:lastColumn="0" w:noHBand="0" w:noVBand="1"/>
      </w:tblPr>
      <w:tblGrid>
        <w:gridCol w:w="841"/>
        <w:gridCol w:w="2511"/>
        <w:gridCol w:w="776"/>
        <w:gridCol w:w="1262"/>
        <w:gridCol w:w="1263"/>
        <w:gridCol w:w="1201"/>
        <w:gridCol w:w="1153"/>
      </w:tblGrid>
      <w:tr w:rsidR="007617DE" w14:paraId="6C9961BF" w14:textId="77777777">
        <w:trPr>
          <w:trHeight w:val="620"/>
          <w:jc w:val="center"/>
          <w:ins w:id="7371" w:author="Xuning Wei12232" w:date="2026-10-16T08:20:00Z"/>
        </w:trPr>
        <w:tc>
          <w:tcPr>
            <w:tcW w:w="841"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0EE041B6" w14:textId="77777777" w:rsidR="007617DE" w:rsidRPr="007617DE" w:rsidRDefault="00AE300B" w:rsidP="007617DE">
            <w:pPr>
              <w:spacing w:line="276" w:lineRule="auto"/>
              <w:jc w:val="both"/>
              <w:rPr>
                <w:ins w:id="7372" w:author="Xuning Wei12232" w:date="2026-10-16T08:20:00Z"/>
                <w:rFonts w:ascii="Times New Roman" w:eastAsia="Times New Roman" w:hAnsi="Times New Roman" w:cs="Times New Roman"/>
                <w:b/>
                <w:sz w:val="18"/>
                <w:szCs w:val="18"/>
                <w:rPrChange w:id="7373" w:author="Xuning Wei12232" w:date="2026-10-24T11:11:00Z">
                  <w:rPr>
                    <w:ins w:id="7374" w:author="Xuning Wei12232" w:date="2026-10-16T08:20:00Z"/>
                    <w:rFonts w:ascii="Calibri" w:eastAsia="Calibri" w:hAnsi="Calibri" w:cs="Calibri"/>
                    <w:b/>
                    <w:szCs w:val="22"/>
                  </w:rPr>
                </w:rPrChange>
              </w:rPr>
              <w:pPrChange w:id="7375" w:author="Xuning Wei12232" w:date="2026-10-23T17:21:00Z">
                <w:pPr/>
              </w:pPrChange>
            </w:pPr>
            <w:ins w:id="7376" w:author="Xuning Wei12232" w:date="2026-10-16T08:20:00Z">
              <w:r>
                <w:rPr>
                  <w:rFonts w:ascii="Times New Roman" w:eastAsia="Times New Roman" w:hAnsi="Times New Roman" w:cs="Times New Roman"/>
                  <w:b/>
                  <w:sz w:val="18"/>
                  <w:szCs w:val="18"/>
                  <w:rPrChange w:id="7377" w:author="Xuning Wei12232" w:date="2026-10-24T11:11:00Z">
                    <w:rPr>
                      <w:rFonts w:ascii="Calibri" w:eastAsia="Calibri" w:hAnsi="Calibri" w:cs="Calibri"/>
                      <w:b/>
                      <w:szCs w:val="22"/>
                    </w:rPr>
                  </w:rPrChange>
                </w:rPr>
                <w:t>Step</w:t>
              </w:r>
            </w:ins>
          </w:p>
        </w:tc>
        <w:tc>
          <w:tcPr>
            <w:tcW w:w="2511"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4C458955" w14:textId="77777777" w:rsidR="007617DE" w:rsidRPr="007617DE" w:rsidRDefault="00AE300B" w:rsidP="007617DE">
            <w:pPr>
              <w:spacing w:line="276" w:lineRule="auto"/>
              <w:jc w:val="both"/>
              <w:rPr>
                <w:ins w:id="7378" w:author="Xuning Wei12232" w:date="2026-10-16T08:20:00Z"/>
                <w:rFonts w:ascii="Times New Roman" w:eastAsia="Times New Roman" w:hAnsi="Times New Roman" w:cs="Times New Roman"/>
                <w:b/>
                <w:sz w:val="18"/>
                <w:szCs w:val="18"/>
                <w:rPrChange w:id="7379" w:author="Xuning Wei12232" w:date="2026-10-24T11:11:00Z">
                  <w:rPr>
                    <w:ins w:id="7380" w:author="Xuning Wei12232" w:date="2026-10-16T08:20:00Z"/>
                    <w:rFonts w:ascii="Calibri" w:eastAsia="Calibri" w:hAnsi="Calibri" w:cs="Calibri"/>
                    <w:b/>
                    <w:szCs w:val="22"/>
                  </w:rPr>
                </w:rPrChange>
              </w:rPr>
              <w:pPrChange w:id="7381" w:author="Xuning Wei12232" w:date="2026-10-23T17:21:00Z">
                <w:pPr/>
              </w:pPrChange>
            </w:pPr>
            <w:ins w:id="7382" w:author="Xuning Wei12232" w:date="2026-10-16T08:20:00Z">
              <w:r>
                <w:rPr>
                  <w:rFonts w:ascii="Times New Roman" w:eastAsia="Times New Roman" w:hAnsi="Times New Roman" w:cs="Times New Roman"/>
                  <w:b/>
                  <w:sz w:val="18"/>
                  <w:szCs w:val="18"/>
                  <w:rPrChange w:id="7383" w:author="Xuning Wei12232" w:date="2026-10-24T11:11:00Z">
                    <w:rPr>
                      <w:rFonts w:ascii="Calibri" w:eastAsia="Calibri" w:hAnsi="Calibri" w:cs="Calibri"/>
                      <w:b/>
                      <w:szCs w:val="22"/>
                    </w:rPr>
                  </w:rPrChange>
                </w:rPr>
                <w:t>Parameter</w:t>
              </w:r>
            </w:ins>
          </w:p>
        </w:tc>
        <w:tc>
          <w:tcPr>
            <w:tcW w:w="776"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22B24DC9" w14:textId="77777777" w:rsidR="007617DE" w:rsidRDefault="00AE300B" w:rsidP="007617DE">
            <w:pPr>
              <w:spacing w:line="276" w:lineRule="auto"/>
              <w:jc w:val="both"/>
              <w:rPr>
                <w:ins w:id="7384" w:author="Xuning Wei12232" w:date="2026-10-16T08:20:00Z"/>
                <w:rFonts w:ascii="Times New Roman" w:eastAsia="Times New Roman" w:hAnsi="Times New Roman" w:cs="Times New Roman"/>
                <w:b/>
                <w:sz w:val="18"/>
                <w:szCs w:val="18"/>
              </w:rPr>
              <w:pPrChange w:id="7385" w:author="Xuning Wei12232" w:date="2026-10-23T17:21:00Z">
                <w:pPr>
                  <w:spacing w:line="276" w:lineRule="auto"/>
                  <w:jc w:val="center"/>
                </w:pPr>
              </w:pPrChange>
            </w:pPr>
            <w:ins w:id="7386" w:author="Xuning Wei12232" w:date="2026-10-16T08:20:00Z">
              <w:r>
                <w:rPr>
                  <w:rFonts w:ascii="Times New Roman" w:eastAsia="Times New Roman" w:hAnsi="Times New Roman" w:cs="Times New Roman"/>
                  <w:b/>
                  <w:sz w:val="18"/>
                  <w:szCs w:val="18"/>
                  <w:rPrChange w:id="7387" w:author="Xuning Wei12232" w:date="2026-10-24T11:11:00Z">
                    <w:rPr>
                      <w:rFonts w:ascii="Calibri" w:eastAsia="Calibri" w:hAnsi="Calibri" w:cs="Calibri"/>
                      <w:b/>
                      <w:szCs w:val="22"/>
                    </w:rPr>
                  </w:rPrChange>
                </w:rPr>
                <w:t>Type</w:t>
              </w:r>
            </w:ins>
          </w:p>
        </w:tc>
        <w:tc>
          <w:tcPr>
            <w:tcW w:w="1262"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2D5ECB92" w14:textId="77777777" w:rsidR="007617DE" w:rsidRPr="007617DE" w:rsidRDefault="00AE300B" w:rsidP="007617DE">
            <w:pPr>
              <w:spacing w:line="276" w:lineRule="auto"/>
              <w:jc w:val="both"/>
              <w:rPr>
                <w:ins w:id="7388" w:author="Xuning Wei12232" w:date="2026-10-16T08:20:00Z"/>
                <w:rFonts w:ascii="Times New Roman" w:eastAsia="Times New Roman" w:hAnsi="Times New Roman" w:cs="Times New Roman"/>
                <w:b/>
                <w:sz w:val="18"/>
                <w:szCs w:val="18"/>
                <w:rPrChange w:id="7389" w:author="Xuning Wei12232" w:date="2026-10-24T11:11:00Z">
                  <w:rPr>
                    <w:ins w:id="7390" w:author="Xuning Wei12232" w:date="2026-10-16T08:20:00Z"/>
                    <w:rFonts w:ascii="Calibri" w:eastAsia="Calibri" w:hAnsi="Calibri" w:cs="Calibri"/>
                    <w:b/>
                    <w:szCs w:val="22"/>
                  </w:rPr>
                </w:rPrChange>
              </w:rPr>
              <w:pPrChange w:id="7391" w:author="Xuning Wei12232" w:date="2026-10-23T17:21:00Z">
                <w:pPr/>
              </w:pPrChange>
            </w:pPr>
            <w:ins w:id="7392" w:author="Xuning Wei12232" w:date="2026-10-16T08:20:00Z">
              <w:r>
                <w:rPr>
                  <w:rFonts w:ascii="Times New Roman" w:eastAsia="Times New Roman" w:hAnsi="Times New Roman" w:cs="Times New Roman"/>
                  <w:b/>
                  <w:sz w:val="18"/>
                  <w:szCs w:val="18"/>
                  <w:rPrChange w:id="7393" w:author="Xuning Wei12232" w:date="2026-10-24T11:11:00Z">
                    <w:rPr>
                      <w:rFonts w:ascii="Calibri" w:eastAsia="Calibri" w:hAnsi="Calibri" w:cs="Calibri"/>
                      <w:b/>
                      <w:szCs w:val="22"/>
                    </w:rPr>
                  </w:rPrChange>
                </w:rPr>
                <w:t>Target</w:t>
              </w:r>
            </w:ins>
          </w:p>
        </w:tc>
        <w:tc>
          <w:tcPr>
            <w:tcW w:w="1263"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28B478AE" w14:textId="77777777" w:rsidR="007617DE" w:rsidRPr="007617DE" w:rsidRDefault="00AE300B" w:rsidP="007617DE">
            <w:pPr>
              <w:spacing w:line="276" w:lineRule="auto"/>
              <w:jc w:val="both"/>
              <w:rPr>
                <w:ins w:id="7394" w:author="Xuning Wei12232" w:date="2026-10-16T08:20:00Z"/>
                <w:rFonts w:ascii="Times New Roman" w:eastAsia="Times New Roman" w:hAnsi="Times New Roman" w:cs="Times New Roman"/>
                <w:b/>
                <w:sz w:val="18"/>
                <w:szCs w:val="18"/>
                <w:rPrChange w:id="7395" w:author="Xuning Wei12232" w:date="2026-10-24T11:11:00Z">
                  <w:rPr>
                    <w:ins w:id="7396" w:author="Xuning Wei12232" w:date="2026-10-16T08:20:00Z"/>
                    <w:rFonts w:ascii="Calibri" w:eastAsia="Calibri" w:hAnsi="Calibri" w:cs="Calibri"/>
                    <w:b/>
                    <w:szCs w:val="22"/>
                  </w:rPr>
                </w:rPrChange>
              </w:rPr>
              <w:pPrChange w:id="7397" w:author="Xuning Wei12232" w:date="2026-10-23T17:21:00Z">
                <w:pPr/>
              </w:pPrChange>
            </w:pPr>
            <w:ins w:id="7398" w:author="Xuning Wei12232" w:date="2026-10-16T08:20:00Z">
              <w:r>
                <w:rPr>
                  <w:rFonts w:ascii="Times New Roman" w:eastAsia="Times New Roman" w:hAnsi="Times New Roman" w:cs="Times New Roman"/>
                  <w:b/>
                  <w:sz w:val="18"/>
                  <w:szCs w:val="18"/>
                  <w:rPrChange w:id="7399" w:author="Xuning Wei12232" w:date="2026-10-24T11:11:00Z">
                    <w:rPr>
                      <w:rFonts w:ascii="Calibri" w:eastAsia="Calibri" w:hAnsi="Calibri" w:cs="Calibri"/>
                      <w:b/>
                      <w:szCs w:val="22"/>
                    </w:rPr>
                  </w:rPrChange>
                </w:rPr>
                <w:t>PAR</w:t>
              </w:r>
            </w:ins>
            <w:ins w:id="7400" w:author="Xuning Wei12232" w:date="2026-10-18T09:47:00Z">
              <w:r>
                <w:rPr>
                  <w:rFonts w:ascii="Times New Roman" w:eastAsia="Times New Roman" w:hAnsi="Times New Roman" w:cs="Times New Roman"/>
                  <w:b/>
                  <w:sz w:val="18"/>
                  <w:szCs w:val="18"/>
                  <w:rPrChange w:id="7401" w:author="Xuning Wei12232" w:date="2026-10-24T11:11:00Z">
                    <w:rPr>
                      <w:rFonts w:ascii="Times New Roman" w:eastAsia="Times New Roman" w:hAnsi="Times New Roman" w:cs="Times New Roman"/>
                      <w:sz w:val="20"/>
                      <w:szCs w:val="20"/>
                    </w:rPr>
                  </w:rPrChange>
                </w:rPr>
                <w:t>*</w:t>
              </w:r>
            </w:ins>
          </w:p>
        </w:tc>
        <w:tc>
          <w:tcPr>
            <w:tcW w:w="1201"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2E86807B" w14:textId="77777777" w:rsidR="007617DE" w:rsidRPr="007617DE" w:rsidRDefault="00AE300B" w:rsidP="007617DE">
            <w:pPr>
              <w:jc w:val="both"/>
              <w:rPr>
                <w:ins w:id="7402" w:author="Xuning Wei12232" w:date="2026-10-16T08:20:00Z"/>
                <w:rFonts w:ascii="Times New Roman" w:eastAsia="Times New Roman" w:hAnsi="Times New Roman" w:cs="Times New Roman"/>
                <w:b/>
                <w:sz w:val="18"/>
                <w:szCs w:val="18"/>
                <w:rPrChange w:id="7403" w:author="Xuning Wei12232" w:date="2026-10-24T11:11:00Z">
                  <w:rPr>
                    <w:ins w:id="7404" w:author="Xuning Wei12232" w:date="2026-10-16T08:20:00Z"/>
                    <w:rFonts w:ascii="Times New Roman" w:eastAsia="Times New Roman" w:hAnsi="Times New Roman" w:cs="Times New Roman"/>
                    <w:b/>
                    <w:color w:val="000000" w:themeColor="text1"/>
                    <w:sz w:val="20"/>
                    <w:szCs w:val="20"/>
                  </w:rPr>
                </w:rPrChange>
              </w:rPr>
              <w:pPrChange w:id="7405" w:author="Xuning Wei12232" w:date="2026-10-23T17:21:00Z">
                <w:pPr>
                  <w:jc w:val="center"/>
                </w:pPr>
              </w:pPrChange>
            </w:pPr>
            <w:ins w:id="7406" w:author="Xuning Wei12232" w:date="2026-10-16T08:20:00Z">
              <w:r>
                <w:rPr>
                  <w:rFonts w:ascii="Times New Roman" w:eastAsia="Times New Roman" w:hAnsi="Times New Roman" w:cs="Times New Roman"/>
                  <w:b/>
                  <w:sz w:val="18"/>
                  <w:szCs w:val="18"/>
                  <w:rPrChange w:id="7407" w:author="Xuning Wei12232" w:date="2026-10-24T11:11:00Z">
                    <w:rPr>
                      <w:rFonts w:ascii="Times New Roman" w:eastAsia="Times New Roman" w:hAnsi="Times New Roman" w:cs="Times New Roman"/>
                      <w:b/>
                      <w:color w:val="000000" w:themeColor="text1"/>
                      <w:sz w:val="20"/>
                      <w:szCs w:val="20"/>
                    </w:rPr>
                  </w:rPrChange>
                </w:rPr>
                <w:t>NOR(MOR)</w:t>
              </w:r>
            </w:ins>
          </w:p>
        </w:tc>
        <w:tc>
          <w:tcPr>
            <w:tcW w:w="1153" w:type="dxa"/>
            <w:tcBorders>
              <w:top w:val="single" w:sz="8" w:space="0" w:color="auto"/>
              <w:left w:val="single" w:sz="8" w:space="0" w:color="auto"/>
              <w:right w:val="single" w:sz="8" w:space="0" w:color="auto"/>
            </w:tcBorders>
            <w:shd w:val="clear" w:color="auto" w:fill="E7E6E6"/>
            <w:tcMar>
              <w:left w:w="108" w:type="dxa"/>
              <w:right w:w="108" w:type="dxa"/>
            </w:tcMar>
            <w:vAlign w:val="center"/>
          </w:tcPr>
          <w:p w14:paraId="78FBBD48" w14:textId="77777777" w:rsidR="007617DE" w:rsidRPr="007617DE" w:rsidRDefault="00AE300B" w:rsidP="007617DE">
            <w:pPr>
              <w:spacing w:line="276" w:lineRule="auto"/>
              <w:jc w:val="both"/>
              <w:rPr>
                <w:ins w:id="7408" w:author="Xuning Wei12232" w:date="2026-10-16T08:20:00Z"/>
                <w:rFonts w:ascii="Times New Roman" w:eastAsia="Times New Roman" w:hAnsi="Times New Roman" w:cs="Times New Roman"/>
                <w:b/>
                <w:sz w:val="18"/>
                <w:szCs w:val="18"/>
                <w:rPrChange w:id="7409" w:author="Xuning Wei12232" w:date="2026-10-24T11:11:00Z">
                  <w:rPr>
                    <w:ins w:id="7410" w:author="Xuning Wei12232" w:date="2026-10-16T08:20:00Z"/>
                    <w:rFonts w:ascii="Calibri" w:eastAsia="Calibri" w:hAnsi="Calibri" w:cs="Calibri"/>
                    <w:b/>
                    <w:szCs w:val="22"/>
                  </w:rPr>
                </w:rPrChange>
              </w:rPr>
              <w:pPrChange w:id="7411" w:author="Xuning Wei12232" w:date="2026-10-23T17:21:00Z">
                <w:pPr/>
              </w:pPrChange>
            </w:pPr>
            <w:ins w:id="7412" w:author="Xuning Wei12232" w:date="2026-10-16T08:20:00Z">
              <w:r>
                <w:rPr>
                  <w:rFonts w:ascii="Times New Roman" w:eastAsia="Times New Roman" w:hAnsi="Times New Roman" w:cs="Times New Roman"/>
                  <w:b/>
                  <w:sz w:val="18"/>
                  <w:szCs w:val="18"/>
                  <w:rPrChange w:id="7413" w:author="Xuning Wei12232" w:date="2026-10-24T11:11:00Z">
                    <w:rPr>
                      <w:rFonts w:ascii="Calibri" w:eastAsia="Calibri" w:hAnsi="Calibri" w:cs="Calibri"/>
                      <w:b/>
                      <w:szCs w:val="22"/>
                    </w:rPr>
                  </w:rPrChange>
                </w:rPr>
                <w:t>Unit</w:t>
              </w:r>
            </w:ins>
          </w:p>
        </w:tc>
      </w:tr>
      <w:tr w:rsidR="007617DE" w14:paraId="6EEE20EC" w14:textId="77777777">
        <w:trPr>
          <w:trHeight w:val="330"/>
          <w:jc w:val="center"/>
          <w:ins w:id="7414" w:author="Xuning Wei12232" w:date="2026-10-16T08:20:00Z"/>
        </w:trPr>
        <w:tc>
          <w:tcPr>
            <w:tcW w:w="841" w:type="dxa"/>
            <w:vMerge w:val="restart"/>
            <w:tcMar>
              <w:left w:w="108" w:type="dxa"/>
              <w:right w:w="108" w:type="dxa"/>
            </w:tcMar>
            <w:vAlign w:val="center"/>
          </w:tcPr>
          <w:p w14:paraId="5347E07C" w14:textId="77777777" w:rsidR="007617DE" w:rsidRPr="007617DE" w:rsidRDefault="00AE300B" w:rsidP="007617DE">
            <w:pPr>
              <w:jc w:val="both"/>
              <w:rPr>
                <w:ins w:id="7415" w:author="Xuning Wei12232" w:date="2026-10-16T08:21:00Z"/>
                <w:rFonts w:ascii="Times New Roman" w:eastAsia="Times New Roman" w:hAnsi="Times New Roman" w:cs="Times New Roman"/>
                <w:sz w:val="18"/>
                <w:szCs w:val="18"/>
                <w:rPrChange w:id="7416" w:author="Xuning Wei12232" w:date="2026-10-24T11:11:00Z">
                  <w:rPr>
                    <w:ins w:id="7417" w:author="Xuning Wei12232" w:date="2026-10-16T08:21:00Z"/>
                    <w:rFonts w:ascii="Calibri" w:eastAsia="Calibri" w:hAnsi="Calibri" w:cs="Calibri"/>
                    <w:szCs w:val="22"/>
                  </w:rPr>
                </w:rPrChange>
              </w:rPr>
              <w:pPrChange w:id="7418" w:author="Xuning Wei12232" w:date="2026-10-23T17:21:00Z">
                <w:pPr/>
              </w:pPrChange>
            </w:pPr>
            <w:ins w:id="7419" w:author="Xuning Wei12232" w:date="2026-10-16T08:21:00Z">
              <w:r>
                <w:rPr>
                  <w:rFonts w:ascii="Times New Roman" w:eastAsia="Times New Roman" w:hAnsi="Times New Roman" w:cs="Times New Roman"/>
                  <w:sz w:val="18"/>
                  <w:szCs w:val="18"/>
                  <w:rPrChange w:id="7420" w:author="Xuning Wei12232" w:date="2026-10-24T11:11:00Z">
                    <w:rPr>
                      <w:rFonts w:ascii="Calibri" w:eastAsia="Calibri" w:hAnsi="Calibri" w:cs="Calibri"/>
                      <w:szCs w:val="22"/>
                    </w:rPr>
                  </w:rPrChange>
                </w:rPr>
                <w:t>Step 1</w:t>
              </w:r>
            </w:ins>
          </w:p>
          <w:p w14:paraId="077BD7E2" w14:textId="77777777" w:rsidR="007617DE" w:rsidRPr="007617DE" w:rsidRDefault="00AE300B" w:rsidP="007617DE">
            <w:pPr>
              <w:jc w:val="both"/>
              <w:rPr>
                <w:ins w:id="7421" w:author="Xuning Wei12232" w:date="2026-10-16T08:20:00Z"/>
                <w:rFonts w:ascii="Times New Roman" w:hAnsi="Times New Roman" w:cs="Times New Roman"/>
                <w:sz w:val="18"/>
                <w:szCs w:val="18"/>
                <w:rPrChange w:id="7422" w:author="Xuning Wei12232" w:date="2026-10-24T11:11:00Z">
                  <w:rPr>
                    <w:ins w:id="7423" w:author="Xuning Wei12232" w:date="2026-10-16T08:20:00Z"/>
                  </w:rPr>
                </w:rPrChange>
              </w:rPr>
              <w:pPrChange w:id="7424" w:author="Xuning Wei12232" w:date="2026-10-23T17:21:00Z">
                <w:pPr/>
              </w:pPrChange>
            </w:pPr>
            <w:ins w:id="7425" w:author="Xuning Wei12232" w:date="2026-10-16T08:21:00Z">
              <w:r>
                <w:rPr>
                  <w:rFonts w:ascii="Times New Roman" w:eastAsia="Times New Roman" w:hAnsi="Times New Roman" w:cs="Times New Roman"/>
                  <w:sz w:val="18"/>
                  <w:szCs w:val="18"/>
                  <w:rPrChange w:id="7426" w:author="Xuning Wei12232" w:date="2026-10-24T11:11:00Z">
                    <w:rPr>
                      <w:rFonts w:ascii="Calibri" w:eastAsia="Calibri" w:hAnsi="Calibri" w:cs="Calibri"/>
                      <w:szCs w:val="22"/>
                    </w:rPr>
                  </w:rPrChange>
                </w:rPr>
                <w:t>SPPS</w:t>
              </w:r>
            </w:ins>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159C9E" w14:textId="77777777" w:rsidR="007617DE" w:rsidRDefault="00AE300B">
            <w:pPr>
              <w:jc w:val="both"/>
              <w:rPr>
                <w:ins w:id="7427" w:author="Xuning Wei12232" w:date="2026-10-23T17:34:00Z"/>
                <w:rFonts w:ascii="Times New Roman" w:eastAsia="等线" w:hAnsi="Times New Roman" w:cs="Times New Roman"/>
                <w:bCs w:val="0"/>
                <w:sz w:val="18"/>
                <w:szCs w:val="18"/>
              </w:rPr>
            </w:pPr>
            <w:ins w:id="7428" w:author="Xuning Wei12232" w:date="2026-10-23T17:34:00Z">
              <w:r>
                <w:rPr>
                  <w:rFonts w:ascii="Times New Roman" w:eastAsia="等线" w:hAnsi="Times New Roman" w:cs="Times New Roman"/>
                  <w:bCs w:val="0"/>
                  <w:sz w:val="18"/>
                  <w:szCs w:val="18"/>
                </w:rPr>
                <w:t xml:space="preserve">Resin loading - DIPEA  </w:t>
              </w:r>
            </w:ins>
          </w:p>
          <w:p w14:paraId="192636FD" w14:textId="77777777" w:rsidR="007617DE" w:rsidRPr="007617DE" w:rsidRDefault="00AE300B" w:rsidP="007617DE">
            <w:pPr>
              <w:jc w:val="both"/>
              <w:rPr>
                <w:ins w:id="7429" w:author="Xuning Wei12232" w:date="2026-10-16T08:20:00Z"/>
                <w:rFonts w:ascii="Times New Roman" w:eastAsia="Times New Roman" w:hAnsi="Times New Roman" w:cs="Times New Roman"/>
                <w:sz w:val="18"/>
                <w:szCs w:val="18"/>
                <w:rPrChange w:id="7430" w:author="Xuning Wei12232" w:date="2026-10-24T11:11:00Z">
                  <w:rPr>
                    <w:ins w:id="7431" w:author="Xuning Wei12232" w:date="2026-10-16T08:20:00Z"/>
                    <w:rFonts w:ascii="Calibri" w:eastAsia="Calibri" w:hAnsi="Calibri" w:cs="Calibri"/>
                    <w:szCs w:val="22"/>
                  </w:rPr>
                </w:rPrChange>
              </w:rPr>
              <w:pPrChange w:id="7432" w:author="Xuning Wei12232" w:date="2026-10-23T17:21:00Z">
                <w:pPr/>
              </w:pPrChange>
            </w:pPr>
            <w:ins w:id="7433" w:author="Xuning Wei12232" w:date="2026-10-23T17:34:00Z">
              <w:r>
                <w:rPr>
                  <w:rFonts w:ascii="Times New Roman" w:eastAsia="等线" w:hAnsi="Times New Roman" w:cs="Times New Roman"/>
                  <w:bCs w:val="0"/>
                  <w:sz w:val="18"/>
                  <w:szCs w:val="18"/>
                </w:rPr>
                <w:t>quantity</w:t>
              </w:r>
            </w:ins>
          </w:p>
        </w:tc>
        <w:tc>
          <w:tcPr>
            <w:tcW w:w="776" w:type="dxa"/>
            <w:tcBorders>
              <w:top w:val="single" w:sz="8" w:space="0" w:color="auto"/>
              <w:left w:val="single" w:sz="8" w:space="0" w:color="auto"/>
              <w:right w:val="single" w:sz="8" w:space="0" w:color="auto"/>
            </w:tcBorders>
            <w:tcMar>
              <w:left w:w="108" w:type="dxa"/>
              <w:right w:w="108" w:type="dxa"/>
            </w:tcMar>
            <w:vAlign w:val="center"/>
          </w:tcPr>
          <w:p w14:paraId="6A18365D" w14:textId="77777777" w:rsidR="007617DE" w:rsidRPr="007617DE" w:rsidRDefault="00AE300B" w:rsidP="007617DE">
            <w:pPr>
              <w:jc w:val="both"/>
              <w:rPr>
                <w:ins w:id="7434" w:author="Xuning Wei12232" w:date="2026-10-16T08:20:00Z"/>
                <w:rFonts w:ascii="Times New Roman" w:eastAsiaTheme="minorEastAsia" w:hAnsi="Times New Roman" w:cs="Times New Roman"/>
                <w:sz w:val="18"/>
                <w:szCs w:val="18"/>
                <w:lang w:eastAsia="zh-CN"/>
                <w:rPrChange w:id="7435" w:author="Xuning Wei12232" w:date="2026-10-24T11:11:00Z">
                  <w:rPr>
                    <w:ins w:id="7436" w:author="Xuning Wei12232" w:date="2026-10-16T08:20:00Z"/>
                    <w:rFonts w:ascii="Times New Roman" w:eastAsia="Times New Roman" w:hAnsi="Times New Roman" w:cs="Times New Roman"/>
                    <w:sz w:val="18"/>
                    <w:szCs w:val="18"/>
                  </w:rPr>
                </w:rPrChange>
              </w:rPr>
              <w:pPrChange w:id="7437" w:author="Xuning Wei12232" w:date="2026-10-23T17:21:00Z">
                <w:pPr>
                  <w:jc w:val="center"/>
                </w:pPr>
              </w:pPrChange>
            </w:pPr>
            <w:ins w:id="7438"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EA7F4D" w14:textId="77777777" w:rsidR="007617DE" w:rsidRPr="007617DE" w:rsidRDefault="00AE300B" w:rsidP="007617DE">
            <w:pPr>
              <w:jc w:val="both"/>
              <w:rPr>
                <w:ins w:id="7439" w:author="Xuning Wei12232" w:date="2026-10-16T08:20:00Z"/>
                <w:rFonts w:ascii="Times New Roman" w:eastAsia="Times New Roman" w:hAnsi="Times New Roman" w:cs="Times New Roman"/>
                <w:sz w:val="18"/>
                <w:szCs w:val="18"/>
                <w:rPrChange w:id="7440" w:author="Xuning Wei12232" w:date="2026-10-24T11:11:00Z">
                  <w:rPr>
                    <w:ins w:id="7441" w:author="Xuning Wei12232" w:date="2026-10-16T08:20:00Z"/>
                    <w:rFonts w:ascii="Calibri" w:eastAsia="Calibri" w:hAnsi="Calibri" w:cs="Calibri"/>
                    <w:szCs w:val="22"/>
                  </w:rPr>
                </w:rPrChange>
              </w:rPr>
              <w:pPrChange w:id="7442" w:author="Xuning Wei12232" w:date="2026-10-23T17:21:00Z">
                <w:pPr/>
              </w:pPrChange>
            </w:pPr>
            <w:ins w:id="7443" w:author="Xuning Wei12232" w:date="2026-10-20T08:55:00Z">
              <w:r>
                <w:rPr>
                  <w:rFonts w:ascii="Times New Roman" w:eastAsia="等线" w:hAnsi="Times New Roman" w:cs="Times New Roman"/>
                  <w:bCs w:val="0"/>
                  <w:sz w:val="18"/>
                  <w:szCs w:val="18"/>
                </w:rPr>
                <w:t>6.00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228DEE" w14:textId="77777777" w:rsidR="007617DE" w:rsidRPr="007617DE" w:rsidRDefault="00AE300B" w:rsidP="007617DE">
            <w:pPr>
              <w:jc w:val="both"/>
              <w:rPr>
                <w:ins w:id="7444" w:author="Xuning Wei12232" w:date="2026-10-16T08:20:00Z"/>
                <w:rFonts w:ascii="Times New Roman" w:eastAsia="Times New Roman" w:hAnsi="Times New Roman" w:cs="Times New Roman"/>
                <w:sz w:val="18"/>
                <w:szCs w:val="18"/>
                <w:rPrChange w:id="7445" w:author="Xuning Wei12232" w:date="2026-10-24T11:11:00Z">
                  <w:rPr>
                    <w:ins w:id="7446" w:author="Xuning Wei12232" w:date="2026-10-16T08:20:00Z"/>
                    <w:rFonts w:ascii="Calibri" w:eastAsia="Calibri" w:hAnsi="Calibri" w:cs="Calibri"/>
                    <w:b/>
                    <w:szCs w:val="22"/>
                  </w:rPr>
                </w:rPrChange>
              </w:rPr>
              <w:pPrChange w:id="7447" w:author="Xuning Wei12232" w:date="2026-10-23T17:21:00Z">
                <w:pPr/>
              </w:pPrChange>
            </w:pPr>
            <w:ins w:id="7448" w:author="Xuning Wei12232" w:date="2026-10-23T19:11:00Z">
              <w:r>
                <w:rPr>
                  <w:rFonts w:ascii="Times New Roman" w:eastAsia="Times New Roman" w:hAnsi="Times New Roman" w:cs="Times New Roman"/>
                  <w:sz w:val="18"/>
                  <w:szCs w:val="18"/>
                </w:rPr>
                <w:t xml:space="preserve">5.24 – </w:t>
              </w:r>
              <w:r>
                <w:rPr>
                  <w:rFonts w:ascii="Times New Roman" w:eastAsia="Times New Roman" w:hAnsi="Times New Roman" w:cs="Times New Roman"/>
                  <w:b/>
                  <w:sz w:val="18"/>
                  <w:szCs w:val="18"/>
                </w:rPr>
                <w:t>6.69</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ABBEF4" w14:textId="77777777" w:rsidR="007617DE" w:rsidRDefault="00AE300B" w:rsidP="007617DE">
            <w:pPr>
              <w:jc w:val="both"/>
              <w:rPr>
                <w:ins w:id="7449" w:author="Xuning Wei12232" w:date="2026-10-16T08:20:00Z"/>
                <w:rFonts w:ascii="Times New Roman" w:eastAsia="Times New Roman" w:hAnsi="Times New Roman" w:cs="Times New Roman"/>
                <w:bCs w:val="0"/>
                <w:sz w:val="18"/>
                <w:szCs w:val="18"/>
              </w:rPr>
              <w:pPrChange w:id="7450" w:author="Xuning Wei12232" w:date="2026-10-23T17:21:00Z">
                <w:pPr>
                  <w:jc w:val="center"/>
                </w:pPr>
              </w:pPrChange>
            </w:pPr>
            <w:ins w:id="7451" w:author="Xuning Wei12232" w:date="2026-10-23T19:11:00Z">
              <w:r>
                <w:rPr>
                  <w:rFonts w:ascii="Times New Roman" w:eastAsiaTheme="minorEastAsia" w:hAnsi="Times New Roman" w:cs="Times New Roman"/>
                  <w:bCs w:val="0"/>
                  <w:sz w:val="18"/>
                  <w:szCs w:val="18"/>
                  <w:lang w:eastAsia="zh-CN"/>
                  <w:rPrChange w:id="7452" w:author="Xuning Wei12232" w:date="2026-10-24T11:11:00Z">
                    <w:rPr>
                      <w:rFonts w:ascii="Times New Roman" w:eastAsiaTheme="minorEastAsia" w:hAnsi="Times New Roman" w:cs="Times New Roman"/>
                      <w:bCs w:val="0"/>
                      <w:color w:val="0000FF"/>
                      <w:sz w:val="18"/>
                      <w:szCs w:val="18"/>
                      <w:lang w:eastAsia="zh-CN"/>
                    </w:rPr>
                  </w:rPrChange>
                </w:rPr>
                <w:t>5.62 -</w:t>
              </w:r>
              <w:r>
                <w:rPr>
                  <w:rFonts w:ascii="Times New Roman" w:eastAsiaTheme="minorEastAsia" w:hAnsi="Times New Roman" w:cs="Times New Roman"/>
                  <w:b/>
                  <w:bCs w:val="0"/>
                  <w:sz w:val="18"/>
                  <w:szCs w:val="18"/>
                  <w:lang w:eastAsia="zh-CN"/>
                  <w:rPrChange w:id="7453" w:author="Xuning Wei12232" w:date="2026-10-24T11:11:00Z">
                    <w:rPr>
                      <w:rFonts w:ascii="Times New Roman" w:eastAsiaTheme="minorEastAsia" w:hAnsi="Times New Roman" w:cs="Times New Roman"/>
                      <w:b/>
                      <w:bCs w:val="0"/>
                      <w:color w:val="0000FF"/>
                      <w:sz w:val="18"/>
                      <w:szCs w:val="18"/>
                      <w:lang w:eastAsia="zh-CN"/>
                    </w:rPr>
                  </w:rPrChange>
                </w:rPr>
                <w:t xml:space="preserve"> 6.35</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C941CD" w14:textId="77777777" w:rsidR="007617DE" w:rsidRPr="007617DE" w:rsidRDefault="00AE300B" w:rsidP="007617DE">
            <w:pPr>
              <w:jc w:val="both"/>
              <w:rPr>
                <w:ins w:id="7454" w:author="Xuning Wei12232" w:date="2026-10-16T08:20:00Z"/>
                <w:rFonts w:ascii="Times New Roman" w:eastAsia="Times New Roman" w:hAnsi="Times New Roman" w:cs="Times New Roman"/>
                <w:sz w:val="18"/>
                <w:szCs w:val="18"/>
                <w:rPrChange w:id="7455" w:author="Xuning Wei12232" w:date="2026-10-24T11:11:00Z">
                  <w:rPr>
                    <w:ins w:id="7456" w:author="Xuning Wei12232" w:date="2026-10-16T08:20:00Z"/>
                    <w:rFonts w:ascii="Calibri" w:eastAsia="Calibri" w:hAnsi="Calibri" w:cs="Calibri"/>
                    <w:szCs w:val="22"/>
                  </w:rPr>
                </w:rPrChange>
              </w:rPr>
              <w:pPrChange w:id="7457" w:author="Xuning Wei12232" w:date="2026-10-23T17:21:00Z">
                <w:pPr/>
              </w:pPrChange>
            </w:pPr>
            <w:proofErr w:type="spellStart"/>
            <w:ins w:id="7458" w:author="Xuning Wei12232" w:date="2026-10-23T19:11:00Z">
              <w:r>
                <w:rPr>
                  <w:rFonts w:ascii="Times New Roman" w:eastAsia="等线" w:hAnsi="Times New Roman" w:cs="Times New Roman"/>
                  <w:bCs w:val="0"/>
                  <w:sz w:val="18"/>
                  <w:szCs w:val="18"/>
                  <w:rPrChange w:id="7459" w:author="Xuning Wei12232" w:date="2026-10-24T11:11:00Z">
                    <w:rPr>
                      <w:rFonts w:ascii="Times New Roman" w:eastAsia="等线" w:hAnsi="Times New Roman" w:cs="Times New Roman"/>
                      <w:bCs w:val="0"/>
                      <w:color w:val="0000FF"/>
                      <w:sz w:val="18"/>
                      <w:szCs w:val="18"/>
                    </w:rPr>
                  </w:rPrChange>
                </w:rPr>
                <w:t>eq</w:t>
              </w:r>
            </w:ins>
            <w:proofErr w:type="spellEnd"/>
          </w:p>
        </w:tc>
      </w:tr>
      <w:tr w:rsidR="007617DE" w14:paraId="61A3D344" w14:textId="77777777">
        <w:trPr>
          <w:trHeight w:val="330"/>
          <w:jc w:val="center"/>
          <w:ins w:id="7460" w:author="Xuning Wei12232" w:date="2026-10-16T08:20:00Z"/>
        </w:trPr>
        <w:tc>
          <w:tcPr>
            <w:tcW w:w="841" w:type="dxa"/>
            <w:vMerge/>
            <w:tcMar>
              <w:left w:w="108" w:type="dxa"/>
              <w:right w:w="108" w:type="dxa"/>
            </w:tcMar>
            <w:vAlign w:val="center"/>
          </w:tcPr>
          <w:p w14:paraId="4071FA91" w14:textId="77777777" w:rsidR="007617DE" w:rsidRPr="007617DE" w:rsidRDefault="007617DE" w:rsidP="007617DE">
            <w:pPr>
              <w:jc w:val="both"/>
              <w:rPr>
                <w:ins w:id="7461" w:author="Xuning Wei12232" w:date="2026-10-16T08:20:00Z"/>
                <w:rFonts w:ascii="Times New Roman" w:hAnsi="Times New Roman" w:cs="Times New Roman"/>
                <w:sz w:val="18"/>
                <w:szCs w:val="18"/>
                <w:rPrChange w:id="7462" w:author="Xuning Wei12232" w:date="2026-10-24T11:11:00Z">
                  <w:rPr>
                    <w:ins w:id="7463" w:author="Xuning Wei12232" w:date="2026-10-16T08:20:00Z"/>
                  </w:rPr>
                </w:rPrChange>
              </w:rPr>
              <w:pPrChange w:id="7464"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A657D4" w14:textId="77777777" w:rsidR="007617DE" w:rsidRDefault="00AE300B">
            <w:pPr>
              <w:jc w:val="both"/>
              <w:rPr>
                <w:ins w:id="7465" w:author="Xuning Wei12232" w:date="2026-10-23T17:34:00Z"/>
                <w:rFonts w:ascii="Times New Roman" w:eastAsia="等线" w:hAnsi="Times New Roman" w:cs="Times New Roman"/>
                <w:bCs w:val="0"/>
                <w:sz w:val="18"/>
                <w:szCs w:val="18"/>
              </w:rPr>
            </w:pPr>
            <w:ins w:id="7466" w:author="Xuning Wei12232" w:date="2026-10-23T17:34:00Z">
              <w:r>
                <w:rPr>
                  <w:rFonts w:ascii="Times New Roman" w:eastAsia="等线" w:hAnsi="Times New Roman" w:cs="Times New Roman"/>
                  <w:bCs w:val="0"/>
                  <w:sz w:val="18"/>
                  <w:szCs w:val="18"/>
                </w:rPr>
                <w:t xml:space="preserve">Resin loading - Dissolution  </w:t>
              </w:r>
            </w:ins>
          </w:p>
          <w:p w14:paraId="5B8440F9" w14:textId="77777777" w:rsidR="007617DE" w:rsidRDefault="00AE300B" w:rsidP="007617DE">
            <w:pPr>
              <w:jc w:val="both"/>
              <w:rPr>
                <w:ins w:id="7467" w:author="Xuning Wei12232" w:date="2026-10-16T08:20:00Z"/>
                <w:rFonts w:ascii="Times New Roman" w:eastAsia="Times New Roman" w:hAnsi="Times New Roman" w:cs="Times New Roman"/>
                <w:sz w:val="18"/>
                <w:szCs w:val="18"/>
              </w:rPr>
              <w:pPrChange w:id="7468" w:author="Xuning Wei12232" w:date="2026-10-23T17:21:00Z">
                <w:pPr/>
              </w:pPrChange>
            </w:pPr>
            <w:ins w:id="7469" w:author="Xuning Wei12232" w:date="2026-10-23T17:34:00Z">
              <w:r>
                <w:rPr>
                  <w:rFonts w:ascii="Times New Roman" w:eastAsia="等线" w:hAnsi="Times New Roman" w:cs="Times New Roman"/>
                  <w:bCs w:val="0"/>
                  <w:sz w:val="18"/>
                  <w:szCs w:val="18"/>
                </w:rPr>
                <w:t>temperature</w:t>
              </w:r>
            </w:ins>
          </w:p>
        </w:tc>
        <w:tc>
          <w:tcPr>
            <w:tcW w:w="776" w:type="dxa"/>
            <w:tcBorders>
              <w:left w:val="single" w:sz="8" w:space="0" w:color="auto"/>
              <w:right w:val="single" w:sz="8" w:space="0" w:color="auto"/>
            </w:tcBorders>
            <w:tcMar>
              <w:left w:w="108" w:type="dxa"/>
              <w:right w:w="108" w:type="dxa"/>
            </w:tcMar>
            <w:vAlign w:val="center"/>
          </w:tcPr>
          <w:p w14:paraId="7BBD6C17" w14:textId="77777777" w:rsidR="007617DE" w:rsidRDefault="00AE300B" w:rsidP="007617DE">
            <w:pPr>
              <w:jc w:val="both"/>
              <w:rPr>
                <w:ins w:id="7470" w:author="Xuning Wei12232" w:date="2026-10-16T08:20:00Z"/>
                <w:rFonts w:ascii="Times New Roman" w:eastAsia="Times New Roman" w:hAnsi="Times New Roman" w:cs="Times New Roman"/>
                <w:sz w:val="18"/>
                <w:szCs w:val="18"/>
              </w:rPr>
              <w:pPrChange w:id="7471" w:author="Xuning Wei12232" w:date="2026-10-23T17:21:00Z">
                <w:pPr>
                  <w:jc w:val="center"/>
                </w:pPr>
              </w:pPrChange>
            </w:pPr>
            <w:ins w:id="747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E8B42E" w14:textId="77777777" w:rsidR="007617DE" w:rsidRDefault="00AE300B" w:rsidP="007617DE">
            <w:pPr>
              <w:jc w:val="both"/>
              <w:rPr>
                <w:ins w:id="7473" w:author="Xuning Wei12232" w:date="2026-10-16T08:20:00Z"/>
                <w:rFonts w:ascii="Times New Roman" w:eastAsia="Times New Roman" w:hAnsi="Times New Roman" w:cs="Times New Roman"/>
                <w:sz w:val="18"/>
                <w:szCs w:val="18"/>
              </w:rPr>
              <w:pPrChange w:id="7474" w:author="Xuning Wei12232" w:date="2026-10-23T17:21:00Z">
                <w:pPr>
                  <w:jc w:val="center"/>
                </w:pPr>
              </w:pPrChange>
            </w:pPr>
            <w:ins w:id="7475" w:author="Xuning Wei12232" w:date="2026-10-20T08:55:00Z">
              <w:r>
                <w:rPr>
                  <w:rFonts w:ascii="Times New Roman" w:eastAsia="等线" w:hAnsi="Times New Roman" w:cs="Times New Roman"/>
                  <w:bCs w:val="0"/>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550C12" w14:textId="77777777" w:rsidR="007617DE" w:rsidRPr="007617DE" w:rsidRDefault="00AE300B" w:rsidP="007617DE">
            <w:pPr>
              <w:jc w:val="both"/>
              <w:rPr>
                <w:ins w:id="7476" w:author="Xuning Wei12232" w:date="2026-10-16T08:20:00Z"/>
                <w:rFonts w:ascii="Times New Roman" w:eastAsiaTheme="minorEastAsia" w:hAnsi="Times New Roman" w:cs="Times New Roman"/>
                <w:b/>
                <w:sz w:val="18"/>
                <w:szCs w:val="18"/>
                <w:lang w:eastAsia="zh-CN"/>
                <w:rPrChange w:id="7477" w:author="Xuning Wei12232" w:date="2026-10-24T11:11:00Z">
                  <w:rPr>
                    <w:ins w:id="7478" w:author="Xuning Wei12232" w:date="2026-10-16T08:20:00Z"/>
                    <w:rFonts w:ascii="Times New Roman" w:eastAsia="Times New Roman" w:hAnsi="Times New Roman" w:cs="Times New Roman"/>
                    <w:b/>
                    <w:sz w:val="18"/>
                    <w:szCs w:val="18"/>
                  </w:rPr>
                </w:rPrChange>
              </w:rPr>
              <w:pPrChange w:id="7479" w:author="Xuning Wei12232" w:date="2026-10-23T17:21:00Z">
                <w:pPr>
                  <w:jc w:val="center"/>
                </w:pPr>
              </w:pPrChange>
            </w:pPr>
            <w:ins w:id="7480" w:author="Xuning Wei12232" w:date="2026-10-23T19:12:00Z">
              <w:r>
                <w:rPr>
                  <w:rFonts w:ascii="Times New Roman" w:eastAsiaTheme="minorEastAsia" w:hAnsi="Times New Roman" w:cs="Times New Roman"/>
                  <w:b/>
                  <w:sz w:val="18"/>
                  <w:szCs w:val="18"/>
                  <w:lang w:eastAsia="zh-CN"/>
                </w:rPr>
                <w:t>17.0 – 33.8</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BCF3B1" w14:textId="77777777" w:rsidR="007617DE" w:rsidRDefault="00AE300B" w:rsidP="007617DE">
            <w:pPr>
              <w:jc w:val="both"/>
              <w:rPr>
                <w:ins w:id="7481" w:author="Xuning Wei12232" w:date="2026-10-16T08:20:00Z"/>
                <w:rFonts w:ascii="Times New Roman" w:eastAsia="Times New Roman" w:hAnsi="Times New Roman" w:cs="Times New Roman"/>
                <w:bCs w:val="0"/>
                <w:sz w:val="18"/>
                <w:szCs w:val="18"/>
              </w:rPr>
              <w:pPrChange w:id="7482" w:author="Xuning Wei12232" w:date="2026-10-23T17:21:00Z">
                <w:pPr>
                  <w:jc w:val="center"/>
                </w:pPr>
              </w:pPrChange>
            </w:pPr>
            <w:ins w:id="7483" w:author="Xuning Wei12232" w:date="2026-10-23T19:12:00Z">
              <w:r>
                <w:rPr>
                  <w:rFonts w:ascii="Times New Roman" w:eastAsiaTheme="minorEastAsia" w:hAnsi="Times New Roman" w:cs="Times New Roman"/>
                  <w:b/>
                  <w:bCs w:val="0"/>
                  <w:sz w:val="18"/>
                  <w:szCs w:val="18"/>
                  <w:lang w:eastAsia="zh-CN"/>
                </w:rPr>
                <w:t>20.0 – 30.0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DDAF88" w14:textId="77777777" w:rsidR="007617DE" w:rsidRDefault="00AE300B" w:rsidP="007617DE">
            <w:pPr>
              <w:jc w:val="both"/>
              <w:rPr>
                <w:ins w:id="7484" w:author="Xuning Wei12232" w:date="2026-10-16T08:20:00Z"/>
                <w:rFonts w:ascii="Times New Roman" w:eastAsia="Times New Roman" w:hAnsi="Times New Roman" w:cs="Times New Roman"/>
                <w:sz w:val="18"/>
                <w:szCs w:val="18"/>
              </w:rPr>
              <w:pPrChange w:id="7485" w:author="Xuning Wei12232" w:date="2026-10-23T17:21:00Z">
                <w:pPr>
                  <w:jc w:val="center"/>
                </w:pPr>
              </w:pPrChange>
            </w:pPr>
            <w:ins w:id="7486" w:author="Xuning Wei12232" w:date="2026-10-23T19:12:00Z">
              <w:r>
                <w:rPr>
                  <w:rFonts w:ascii="Times New Roman" w:eastAsia="等线" w:hAnsi="Times New Roman" w:cs="Times New Roman"/>
                  <w:bCs w:val="0"/>
                  <w:sz w:val="18"/>
                  <w:szCs w:val="18"/>
                  <w:rPrChange w:id="7487" w:author="Xuning Wei12232" w:date="2026-10-24T11:11:00Z">
                    <w:rPr>
                      <w:rFonts w:ascii="Times New Roman" w:eastAsia="等线" w:hAnsi="Times New Roman" w:cs="Times New Roman"/>
                      <w:bCs w:val="0"/>
                      <w:color w:val="0000FF"/>
                      <w:sz w:val="18"/>
                      <w:szCs w:val="18"/>
                    </w:rPr>
                  </w:rPrChange>
                </w:rPr>
                <w:t>°C</w:t>
              </w:r>
            </w:ins>
          </w:p>
        </w:tc>
      </w:tr>
      <w:tr w:rsidR="007617DE" w14:paraId="130AF54B" w14:textId="77777777">
        <w:trPr>
          <w:trHeight w:val="330"/>
          <w:jc w:val="center"/>
          <w:ins w:id="7488" w:author="Xuning Wei12232" w:date="2026-10-16T08:20:00Z"/>
        </w:trPr>
        <w:tc>
          <w:tcPr>
            <w:tcW w:w="841" w:type="dxa"/>
            <w:vMerge/>
            <w:tcMar>
              <w:left w:w="108" w:type="dxa"/>
              <w:right w:w="108" w:type="dxa"/>
            </w:tcMar>
            <w:vAlign w:val="center"/>
          </w:tcPr>
          <w:p w14:paraId="64ECAFE4" w14:textId="77777777" w:rsidR="007617DE" w:rsidRPr="007617DE" w:rsidRDefault="007617DE" w:rsidP="007617DE">
            <w:pPr>
              <w:jc w:val="both"/>
              <w:rPr>
                <w:ins w:id="7489" w:author="Xuning Wei12232" w:date="2026-10-16T08:20:00Z"/>
                <w:rFonts w:ascii="Times New Roman" w:hAnsi="Times New Roman" w:cs="Times New Roman"/>
                <w:sz w:val="18"/>
                <w:szCs w:val="18"/>
                <w:rPrChange w:id="7490" w:author="Xuning Wei12232" w:date="2026-10-24T11:11:00Z">
                  <w:rPr>
                    <w:ins w:id="7491" w:author="Xuning Wei12232" w:date="2026-10-16T08:20:00Z"/>
                  </w:rPr>
                </w:rPrChange>
              </w:rPr>
              <w:pPrChange w:id="7492"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24B603" w14:textId="77777777" w:rsidR="007617DE" w:rsidRDefault="00AE300B" w:rsidP="007617DE">
            <w:pPr>
              <w:jc w:val="both"/>
              <w:rPr>
                <w:ins w:id="7493" w:author="Xuning Wei12232" w:date="2026-10-23T16:51:00Z"/>
                <w:rFonts w:ascii="Times New Roman" w:eastAsia="等线" w:hAnsi="Times New Roman" w:cs="Times New Roman"/>
                <w:bCs w:val="0"/>
                <w:sz w:val="18"/>
                <w:szCs w:val="18"/>
              </w:rPr>
              <w:pPrChange w:id="7494" w:author="Xuning Wei12232" w:date="2026-10-23T17:21:00Z">
                <w:pPr>
                  <w:jc w:val="center"/>
                </w:pPr>
              </w:pPrChange>
            </w:pPr>
            <w:ins w:id="7495" w:author="Xuning Wei12232" w:date="2026-10-23T17:14:00Z">
              <w:r>
                <w:rPr>
                  <w:rFonts w:ascii="Times New Roman" w:eastAsia="等线" w:hAnsi="Times New Roman" w:cs="Times New Roman"/>
                  <w:bCs w:val="0"/>
                  <w:sz w:val="18"/>
                  <w:szCs w:val="18"/>
                </w:rPr>
                <w:t xml:space="preserve">Resin loading </w:t>
              </w:r>
            </w:ins>
            <w:ins w:id="7496" w:author="Xuning Wei12232" w:date="2026-10-23T17:35:00Z">
              <w:r>
                <w:rPr>
                  <w:rFonts w:ascii="Times New Roman" w:eastAsia="等线" w:hAnsi="Times New Roman" w:cs="Times New Roman" w:hint="eastAsia"/>
                  <w:bCs w:val="0"/>
                  <w:sz w:val="18"/>
                  <w:szCs w:val="18"/>
                </w:rPr>
                <w:t>–</w:t>
              </w:r>
            </w:ins>
          </w:p>
          <w:p w14:paraId="0667786B" w14:textId="77777777" w:rsidR="007617DE" w:rsidRDefault="00AE300B" w:rsidP="007617DE">
            <w:pPr>
              <w:jc w:val="both"/>
              <w:rPr>
                <w:ins w:id="7497" w:author="Xuning Wei12232" w:date="2026-10-16T08:20:00Z"/>
                <w:rFonts w:ascii="Times New Roman" w:eastAsia="Times New Roman" w:hAnsi="Times New Roman" w:cs="Times New Roman"/>
                <w:sz w:val="18"/>
                <w:szCs w:val="18"/>
              </w:rPr>
              <w:pPrChange w:id="7498" w:author="Xuning Wei12232" w:date="2026-10-23T17:35:00Z">
                <w:pPr/>
              </w:pPrChange>
            </w:pPr>
            <w:ins w:id="7499" w:author="Xuning Wei12232" w:date="2026-10-23T16:51:00Z">
              <w:r>
                <w:rPr>
                  <w:rFonts w:ascii="Times New Roman" w:eastAsia="等线" w:hAnsi="Times New Roman" w:cs="Times New Roman"/>
                  <w:bCs w:val="0"/>
                  <w:sz w:val="18"/>
                  <w:szCs w:val="18"/>
                </w:rPr>
                <w:t>Coupling Reaction temperature</w:t>
              </w:r>
            </w:ins>
          </w:p>
        </w:tc>
        <w:tc>
          <w:tcPr>
            <w:tcW w:w="776" w:type="dxa"/>
            <w:tcBorders>
              <w:left w:val="single" w:sz="8" w:space="0" w:color="auto"/>
              <w:right w:val="single" w:sz="8" w:space="0" w:color="auto"/>
            </w:tcBorders>
            <w:tcMar>
              <w:left w:w="108" w:type="dxa"/>
              <w:right w:w="108" w:type="dxa"/>
            </w:tcMar>
            <w:vAlign w:val="center"/>
          </w:tcPr>
          <w:p w14:paraId="4A8366DB" w14:textId="77777777" w:rsidR="007617DE" w:rsidRDefault="00AE300B" w:rsidP="007617DE">
            <w:pPr>
              <w:jc w:val="both"/>
              <w:rPr>
                <w:ins w:id="7500" w:author="Xuning Wei12232" w:date="2026-10-16T08:20:00Z"/>
                <w:rFonts w:ascii="Times New Roman" w:eastAsia="Times New Roman" w:hAnsi="Times New Roman" w:cs="Times New Roman"/>
                <w:sz w:val="18"/>
                <w:szCs w:val="18"/>
              </w:rPr>
              <w:pPrChange w:id="7501" w:author="Xuning Wei12232" w:date="2026-10-23T17:21:00Z">
                <w:pPr>
                  <w:jc w:val="center"/>
                </w:pPr>
              </w:pPrChange>
            </w:pPr>
            <w:ins w:id="750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0DAC10" w14:textId="77777777" w:rsidR="007617DE" w:rsidRDefault="00AE300B" w:rsidP="007617DE">
            <w:pPr>
              <w:jc w:val="both"/>
              <w:rPr>
                <w:ins w:id="7503" w:author="Xuning Wei12232" w:date="2026-10-16T08:20:00Z"/>
                <w:rFonts w:ascii="Times New Roman" w:eastAsia="Times New Roman" w:hAnsi="Times New Roman" w:cs="Times New Roman"/>
                <w:sz w:val="18"/>
                <w:szCs w:val="18"/>
              </w:rPr>
              <w:pPrChange w:id="7504" w:author="Xuning Wei12232" w:date="2026-10-23T17:21:00Z">
                <w:pPr>
                  <w:jc w:val="center"/>
                </w:pPr>
              </w:pPrChange>
            </w:pPr>
            <w:ins w:id="7505" w:author="Xuning Wei12232" w:date="2026-10-20T08:55:00Z">
              <w:r>
                <w:rPr>
                  <w:rFonts w:ascii="Times New Roman" w:eastAsia="等线" w:hAnsi="Times New Roman" w:cs="Times New Roman"/>
                  <w:bCs w:val="0"/>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8EA6BF" w14:textId="77777777" w:rsidR="007617DE" w:rsidRPr="007617DE" w:rsidRDefault="00AE300B" w:rsidP="007617DE">
            <w:pPr>
              <w:jc w:val="both"/>
              <w:rPr>
                <w:ins w:id="7506" w:author="Xuning Wei12232" w:date="2026-10-16T08:20:00Z"/>
                <w:rFonts w:ascii="Times New Roman" w:eastAsiaTheme="minorEastAsia" w:hAnsi="Times New Roman" w:cs="Times New Roman"/>
                <w:b/>
                <w:sz w:val="18"/>
                <w:szCs w:val="18"/>
                <w:lang w:eastAsia="zh-CN"/>
                <w:rPrChange w:id="7507" w:author="Xuning Wei12232" w:date="2026-10-24T11:11:00Z">
                  <w:rPr>
                    <w:ins w:id="7508" w:author="Xuning Wei12232" w:date="2026-10-16T08:20:00Z"/>
                    <w:rFonts w:ascii="Times New Roman" w:eastAsia="Times New Roman" w:hAnsi="Times New Roman" w:cs="Times New Roman"/>
                    <w:b/>
                    <w:sz w:val="18"/>
                    <w:szCs w:val="18"/>
                  </w:rPr>
                </w:rPrChange>
              </w:rPr>
              <w:pPrChange w:id="7509" w:author="Xuning Wei12232" w:date="2026-10-23T17:21:00Z">
                <w:pPr>
                  <w:jc w:val="center"/>
                </w:pPr>
              </w:pPrChange>
            </w:pPr>
            <w:ins w:id="7510" w:author="Xuning Wei12232" w:date="2026-10-23T19:12:00Z">
              <w:r>
                <w:rPr>
                  <w:rFonts w:ascii="Times New Roman" w:eastAsiaTheme="minorEastAsia" w:hAnsi="Times New Roman" w:cs="Times New Roman"/>
                  <w:b/>
                  <w:sz w:val="18"/>
                  <w:szCs w:val="18"/>
                  <w:lang w:eastAsia="zh-CN"/>
                </w:rPr>
                <w:t>17.2 – 32.7</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9FCB6C" w14:textId="77777777" w:rsidR="007617DE" w:rsidRDefault="00AE300B" w:rsidP="007617DE">
            <w:pPr>
              <w:jc w:val="both"/>
              <w:rPr>
                <w:ins w:id="7511" w:author="Xuning Wei12232" w:date="2026-10-16T08:20:00Z"/>
                <w:rFonts w:ascii="Times New Roman" w:eastAsia="Times New Roman" w:hAnsi="Times New Roman" w:cs="Times New Roman"/>
                <w:bCs w:val="0"/>
                <w:sz w:val="18"/>
                <w:szCs w:val="18"/>
              </w:rPr>
              <w:pPrChange w:id="7512" w:author="Xuning Wei12232" w:date="2026-10-23T17:21:00Z">
                <w:pPr>
                  <w:jc w:val="center"/>
                </w:pPr>
              </w:pPrChange>
            </w:pPr>
            <w:ins w:id="7513" w:author="Xuning Wei12232" w:date="2026-10-23T19:12:00Z">
              <w:r>
                <w:rPr>
                  <w:rFonts w:ascii="Times New Roman" w:eastAsiaTheme="minorEastAsia" w:hAnsi="Times New Roman" w:cs="Times New Roman"/>
                  <w:b/>
                  <w:bCs w:val="0"/>
                  <w:sz w:val="18"/>
                  <w:szCs w:val="18"/>
                  <w:lang w:eastAsia="zh-CN"/>
                </w:rPr>
                <w:t>20.0 – 30.0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4BC680" w14:textId="77777777" w:rsidR="007617DE" w:rsidRDefault="00AE300B" w:rsidP="007617DE">
            <w:pPr>
              <w:jc w:val="both"/>
              <w:rPr>
                <w:ins w:id="7514" w:author="Xuning Wei12232" w:date="2026-10-16T08:20:00Z"/>
                <w:rFonts w:ascii="Times New Roman" w:eastAsia="Times New Roman" w:hAnsi="Times New Roman" w:cs="Times New Roman"/>
                <w:sz w:val="18"/>
                <w:szCs w:val="18"/>
              </w:rPr>
              <w:pPrChange w:id="7515" w:author="Xuning Wei12232" w:date="2026-10-23T17:21:00Z">
                <w:pPr>
                  <w:jc w:val="center"/>
                </w:pPr>
              </w:pPrChange>
            </w:pPr>
            <w:ins w:id="7516" w:author="Xuning Wei12232" w:date="2026-10-23T19:12:00Z">
              <w:r>
                <w:rPr>
                  <w:rFonts w:ascii="Times New Roman" w:eastAsia="等线" w:hAnsi="Times New Roman" w:cs="Times New Roman"/>
                  <w:bCs w:val="0"/>
                  <w:sz w:val="18"/>
                  <w:szCs w:val="18"/>
                  <w:rPrChange w:id="7517" w:author="Xuning Wei12232" w:date="2026-10-24T11:11:00Z">
                    <w:rPr>
                      <w:rFonts w:ascii="Times New Roman" w:eastAsia="等线" w:hAnsi="Times New Roman" w:cs="Times New Roman"/>
                      <w:bCs w:val="0"/>
                      <w:color w:val="0000FF"/>
                      <w:sz w:val="18"/>
                      <w:szCs w:val="18"/>
                    </w:rPr>
                  </w:rPrChange>
                </w:rPr>
                <w:t>°C</w:t>
              </w:r>
            </w:ins>
          </w:p>
        </w:tc>
      </w:tr>
      <w:tr w:rsidR="007617DE" w14:paraId="7FF387F7" w14:textId="77777777">
        <w:trPr>
          <w:trHeight w:val="330"/>
          <w:jc w:val="center"/>
          <w:ins w:id="7518" w:author="Xuning Wei12232" w:date="2026-10-16T08:20:00Z"/>
        </w:trPr>
        <w:tc>
          <w:tcPr>
            <w:tcW w:w="841" w:type="dxa"/>
            <w:vMerge/>
            <w:tcMar>
              <w:left w:w="108" w:type="dxa"/>
              <w:right w:w="108" w:type="dxa"/>
            </w:tcMar>
            <w:vAlign w:val="center"/>
          </w:tcPr>
          <w:p w14:paraId="2670FB17" w14:textId="77777777" w:rsidR="007617DE" w:rsidRPr="007617DE" w:rsidRDefault="007617DE" w:rsidP="007617DE">
            <w:pPr>
              <w:jc w:val="both"/>
              <w:rPr>
                <w:ins w:id="7519" w:author="Xuning Wei12232" w:date="2026-10-16T08:20:00Z"/>
                <w:rFonts w:ascii="Times New Roman" w:hAnsi="Times New Roman" w:cs="Times New Roman"/>
                <w:sz w:val="18"/>
                <w:szCs w:val="18"/>
                <w:rPrChange w:id="7520" w:author="Xuning Wei12232" w:date="2026-10-24T11:11:00Z">
                  <w:rPr>
                    <w:ins w:id="7521" w:author="Xuning Wei12232" w:date="2026-10-16T08:20:00Z"/>
                  </w:rPr>
                </w:rPrChange>
              </w:rPr>
              <w:pPrChange w:id="7522"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5D67B6" w14:textId="77777777" w:rsidR="007617DE" w:rsidRDefault="00AE300B" w:rsidP="007617DE">
            <w:pPr>
              <w:jc w:val="both"/>
              <w:rPr>
                <w:ins w:id="7523" w:author="Xuning Wei12232" w:date="2026-10-16T08:20:00Z"/>
                <w:rFonts w:ascii="Times New Roman" w:eastAsia="Times New Roman" w:hAnsi="Times New Roman" w:cs="Times New Roman"/>
                <w:sz w:val="18"/>
                <w:szCs w:val="18"/>
              </w:rPr>
              <w:pPrChange w:id="7524" w:author="Xuning Wei12232" w:date="2026-10-23T17:35:00Z">
                <w:pPr/>
              </w:pPrChange>
            </w:pPr>
            <w:ins w:id="7525" w:author="Xuning Wei12232" w:date="2026-10-23T17:14:00Z">
              <w:r>
                <w:rPr>
                  <w:rFonts w:ascii="Times New Roman" w:eastAsia="等线" w:hAnsi="Times New Roman" w:cs="Times New Roman"/>
                  <w:bCs w:val="0"/>
                  <w:sz w:val="18"/>
                  <w:szCs w:val="18"/>
                </w:rPr>
                <w:t xml:space="preserve">Resin loading </w:t>
              </w:r>
            </w:ins>
            <w:ins w:id="7526" w:author="Xuning Wei12232" w:date="2026-10-23T17:35:00Z">
              <w:r>
                <w:rPr>
                  <w:rFonts w:ascii="Times New Roman" w:eastAsia="等线" w:hAnsi="Times New Roman" w:cs="Times New Roman"/>
                  <w:bCs w:val="0"/>
                  <w:sz w:val="18"/>
                  <w:szCs w:val="18"/>
                </w:rPr>
                <w:t xml:space="preserve">– </w:t>
              </w:r>
            </w:ins>
            <w:ins w:id="7527" w:author="Xuning Wei12232" w:date="2026-10-23T16:42:00Z">
              <w:r>
                <w:rPr>
                  <w:rFonts w:ascii="Times New Roman" w:eastAsia="等线" w:hAnsi="Times New Roman" w:cs="Times New Roman"/>
                  <w:bCs w:val="0"/>
                  <w:sz w:val="18"/>
                  <w:szCs w:val="18"/>
                </w:rPr>
                <w:t>Capping DMF wash quantity</w:t>
              </w:r>
            </w:ins>
          </w:p>
        </w:tc>
        <w:tc>
          <w:tcPr>
            <w:tcW w:w="776" w:type="dxa"/>
            <w:tcBorders>
              <w:left w:val="single" w:sz="8" w:space="0" w:color="auto"/>
              <w:right w:val="single" w:sz="8" w:space="0" w:color="auto"/>
            </w:tcBorders>
            <w:tcMar>
              <w:left w:w="108" w:type="dxa"/>
              <w:right w:w="108" w:type="dxa"/>
            </w:tcMar>
            <w:vAlign w:val="center"/>
          </w:tcPr>
          <w:p w14:paraId="3560A076" w14:textId="77777777" w:rsidR="007617DE" w:rsidRDefault="00AE300B" w:rsidP="007617DE">
            <w:pPr>
              <w:jc w:val="both"/>
              <w:rPr>
                <w:ins w:id="7528" w:author="Xuning Wei12232" w:date="2026-10-16T08:20:00Z"/>
                <w:rFonts w:ascii="Times New Roman" w:eastAsia="Times New Roman" w:hAnsi="Times New Roman" w:cs="Times New Roman"/>
                <w:sz w:val="18"/>
                <w:szCs w:val="18"/>
              </w:rPr>
              <w:pPrChange w:id="7529" w:author="Xuning Wei12232" w:date="2026-10-23T17:21:00Z">
                <w:pPr>
                  <w:jc w:val="center"/>
                </w:pPr>
              </w:pPrChange>
            </w:pPr>
            <w:ins w:id="7530"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F8A58F" w14:textId="77777777" w:rsidR="007617DE" w:rsidRPr="007617DE" w:rsidRDefault="00AE300B" w:rsidP="007617DE">
            <w:pPr>
              <w:jc w:val="both"/>
              <w:rPr>
                <w:ins w:id="7531" w:author="Xuning Wei12232" w:date="2026-10-16T08:20:00Z"/>
                <w:rFonts w:ascii="Times New Roman" w:eastAsia="等线" w:hAnsi="Times New Roman" w:cs="Times New Roman"/>
                <w:bCs w:val="0"/>
                <w:sz w:val="18"/>
                <w:szCs w:val="18"/>
                <w:rPrChange w:id="7532" w:author="Xuning Wei12232" w:date="2026-10-24T11:11:00Z">
                  <w:rPr>
                    <w:ins w:id="7533" w:author="Xuning Wei12232" w:date="2026-10-16T08:20:00Z"/>
                    <w:rFonts w:ascii="Times New Roman" w:eastAsia="Times New Roman" w:hAnsi="Times New Roman" w:cs="Times New Roman"/>
                    <w:sz w:val="18"/>
                    <w:szCs w:val="18"/>
                  </w:rPr>
                </w:rPrChange>
              </w:rPr>
              <w:pPrChange w:id="7534" w:author="Xuning Wei12232" w:date="2026-10-23T17:21:00Z">
                <w:pPr>
                  <w:jc w:val="center"/>
                </w:pPr>
              </w:pPrChange>
            </w:pPr>
            <w:ins w:id="7535" w:author="Xuning Wei12232" w:date="2026-10-20T08:55:00Z">
              <w:r>
                <w:rPr>
                  <w:rFonts w:ascii="Times New Roman" w:eastAsia="等线" w:hAnsi="Times New Roman" w:cs="Times New Roman"/>
                  <w:bCs w:val="0"/>
                  <w:sz w:val="18"/>
                  <w:szCs w:val="18"/>
                  <w:rPrChange w:id="7536" w:author="Xuning Wei12232" w:date="2026-10-24T11:11:00Z">
                    <w:rPr>
                      <w:rFonts w:ascii="Times New Roman" w:eastAsia="等线" w:hAnsi="Times New Roman" w:cs="Times New Roman"/>
                      <w:bCs w:val="0"/>
                      <w:color w:val="FF0000"/>
                      <w:sz w:val="18"/>
                      <w:szCs w:val="18"/>
                    </w:rPr>
                  </w:rPrChange>
                </w:rPr>
                <w:t>NLT 7.58</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F43EDC" w14:textId="77777777" w:rsidR="007617DE" w:rsidRPr="007617DE" w:rsidRDefault="00AE300B" w:rsidP="007617DE">
            <w:pPr>
              <w:jc w:val="both"/>
              <w:rPr>
                <w:ins w:id="7537" w:author="Xuning Wei12232" w:date="2026-10-16T08:20:00Z"/>
                <w:rFonts w:ascii="Times New Roman" w:eastAsiaTheme="minorEastAsia" w:hAnsi="Times New Roman" w:cs="Times New Roman"/>
                <w:b/>
                <w:sz w:val="18"/>
                <w:szCs w:val="18"/>
                <w:lang w:eastAsia="zh-CN"/>
                <w:rPrChange w:id="7538" w:author="Xuning Wei12232" w:date="2026-10-24T11:11:00Z">
                  <w:rPr>
                    <w:ins w:id="7539" w:author="Xuning Wei12232" w:date="2026-10-16T08:20:00Z"/>
                    <w:rFonts w:ascii="Times New Roman" w:eastAsia="Times New Roman" w:hAnsi="Times New Roman" w:cs="Times New Roman"/>
                    <w:b/>
                    <w:sz w:val="18"/>
                    <w:szCs w:val="18"/>
                  </w:rPr>
                </w:rPrChange>
              </w:rPr>
              <w:pPrChange w:id="7540" w:author="Xuning Wei12232" w:date="2026-10-23T17:21:00Z">
                <w:pPr>
                  <w:jc w:val="center"/>
                </w:pPr>
              </w:pPrChange>
            </w:pPr>
            <w:ins w:id="7541" w:author="Xuning Wei12232" w:date="2026-10-23T19:20:00Z">
              <w:r>
                <w:rPr>
                  <w:rFonts w:ascii="Times New Roman" w:eastAsia="等线" w:hAnsi="Times New Roman" w:cs="Times New Roman"/>
                  <w:bCs w:val="0"/>
                  <w:sz w:val="18"/>
                  <w:szCs w:val="18"/>
                </w:rPr>
                <w:t>NLT</w:t>
              </w:r>
              <w:r>
                <w:rPr>
                  <w:rFonts w:ascii="Times New Roman" w:eastAsia="等线" w:hAnsi="Times New Roman" w:cs="Times New Roman"/>
                  <w:b/>
                  <w:bCs w:val="0"/>
                  <w:sz w:val="18"/>
                  <w:szCs w:val="18"/>
                  <w:rPrChange w:id="7542" w:author="Xuning Wei12232" w:date="2026-10-24T11:11:00Z">
                    <w:rPr>
                      <w:rFonts w:ascii="Times New Roman" w:eastAsia="等线" w:hAnsi="Times New Roman" w:cs="Times New Roman"/>
                      <w:bCs w:val="0"/>
                      <w:sz w:val="18"/>
                      <w:szCs w:val="18"/>
                    </w:rPr>
                  </w:rPrChange>
                </w:rPr>
                <w:t xml:space="preserve"> 7.58</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1C4495" w14:textId="77777777" w:rsidR="007617DE" w:rsidRPr="007617DE" w:rsidRDefault="00AE300B" w:rsidP="007617DE">
            <w:pPr>
              <w:jc w:val="both"/>
              <w:rPr>
                <w:ins w:id="7543" w:author="Xuning Wei12232" w:date="2026-10-16T08:20:00Z"/>
                <w:rFonts w:ascii="Times New Roman" w:eastAsia="Times New Roman" w:hAnsi="Times New Roman" w:cs="Times New Roman"/>
                <w:b/>
                <w:bCs w:val="0"/>
                <w:sz w:val="18"/>
                <w:szCs w:val="18"/>
                <w:rPrChange w:id="7544" w:author="Xuning Wei12232" w:date="2026-10-24T11:11:00Z">
                  <w:rPr>
                    <w:ins w:id="7545" w:author="Xuning Wei12232" w:date="2026-10-16T08:20:00Z"/>
                    <w:rFonts w:ascii="Times New Roman" w:eastAsia="Times New Roman" w:hAnsi="Times New Roman" w:cs="Times New Roman"/>
                    <w:bCs w:val="0"/>
                    <w:color w:val="000000" w:themeColor="text1"/>
                    <w:sz w:val="18"/>
                    <w:szCs w:val="18"/>
                  </w:rPr>
                </w:rPrChange>
              </w:rPr>
              <w:pPrChange w:id="7546" w:author="Xuning Wei12232" w:date="2026-10-23T17:23:00Z">
                <w:pPr>
                  <w:jc w:val="center"/>
                </w:pPr>
              </w:pPrChange>
            </w:pPr>
            <w:ins w:id="7547" w:author="Xuning Wei12232" w:date="2026-10-23T19:12:00Z">
              <w:r>
                <w:rPr>
                  <w:rFonts w:ascii="Times New Roman" w:eastAsiaTheme="minorEastAsia" w:hAnsi="Times New Roman" w:cs="Times New Roman"/>
                  <w:b/>
                  <w:bCs w:val="0"/>
                  <w:sz w:val="18"/>
                  <w:szCs w:val="18"/>
                  <w:lang w:eastAsia="zh-CN"/>
                  <w:rPrChange w:id="7548" w:author="Xuning Wei12232" w:date="2026-10-24T11:11:00Z">
                    <w:rPr>
                      <w:rFonts w:ascii="Times New Roman" w:eastAsiaTheme="minorEastAsia" w:hAnsi="Times New Roman" w:cs="Times New Roman"/>
                      <w:b/>
                      <w:bCs w:val="0"/>
                      <w:color w:val="0000FF"/>
                      <w:sz w:val="18"/>
                      <w:szCs w:val="18"/>
                      <w:lang w:eastAsia="zh-CN"/>
                    </w:rPr>
                  </w:rPrChange>
                </w:rPr>
                <w:t xml:space="preserve">8.06 </w:t>
              </w:r>
              <w:r>
                <w:rPr>
                  <w:rFonts w:ascii="Times New Roman" w:eastAsiaTheme="minorEastAsia" w:hAnsi="Times New Roman" w:cs="Times New Roman"/>
                  <w:bCs w:val="0"/>
                  <w:sz w:val="18"/>
                  <w:szCs w:val="18"/>
                  <w:lang w:eastAsia="zh-CN"/>
                  <w:rPrChange w:id="7549" w:author="Xuning Wei12232" w:date="2026-10-24T11:11:00Z">
                    <w:rPr>
                      <w:rFonts w:ascii="Times New Roman" w:eastAsiaTheme="minorEastAsia" w:hAnsi="Times New Roman" w:cs="Times New Roman"/>
                      <w:bCs w:val="0"/>
                      <w:color w:val="0000FF"/>
                      <w:sz w:val="18"/>
                      <w:szCs w:val="18"/>
                      <w:lang w:eastAsia="zh-CN"/>
                    </w:rPr>
                  </w:rPrChange>
                </w:rPr>
                <w:t>– 9.00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7FC69E" w14:textId="77777777" w:rsidR="007617DE" w:rsidRPr="007617DE" w:rsidRDefault="00AE300B" w:rsidP="007617DE">
            <w:pPr>
              <w:jc w:val="both"/>
              <w:rPr>
                <w:ins w:id="7550" w:author="Xuning Wei12232" w:date="2026-10-16T08:20:00Z"/>
                <w:rFonts w:ascii="Times New Roman" w:eastAsia="等线" w:hAnsi="Times New Roman" w:cs="Times New Roman"/>
                <w:bCs w:val="0"/>
                <w:sz w:val="18"/>
                <w:szCs w:val="18"/>
                <w:rPrChange w:id="7551" w:author="Xuning Wei12232" w:date="2026-10-24T11:11:00Z">
                  <w:rPr>
                    <w:ins w:id="7552" w:author="Xuning Wei12232" w:date="2026-10-16T08:20:00Z"/>
                    <w:rFonts w:ascii="Times New Roman" w:eastAsia="Times New Roman" w:hAnsi="Times New Roman" w:cs="Times New Roman"/>
                    <w:sz w:val="18"/>
                    <w:szCs w:val="18"/>
                  </w:rPr>
                </w:rPrChange>
              </w:rPr>
              <w:pPrChange w:id="7553" w:author="Xuning Wei12232" w:date="2026-10-23T17:21:00Z">
                <w:pPr>
                  <w:jc w:val="center"/>
                </w:pPr>
              </w:pPrChange>
            </w:pPr>
            <w:ins w:id="7554" w:author="Xuning Wei12232" w:date="2026-10-23T19:12:00Z">
              <w:r>
                <w:rPr>
                  <w:rFonts w:ascii="Times New Roman" w:eastAsia="等线" w:hAnsi="Times New Roman" w:cs="Times New Roman"/>
                  <w:bCs w:val="0"/>
                  <w:sz w:val="18"/>
                  <w:szCs w:val="18"/>
                  <w:rPrChange w:id="7555" w:author="Xuning Wei12232" w:date="2026-10-24T11:11:00Z">
                    <w:rPr>
                      <w:rFonts w:ascii="Times New Roman" w:eastAsia="等线" w:hAnsi="Times New Roman" w:cs="Times New Roman"/>
                      <w:bCs w:val="0"/>
                      <w:color w:val="0000FF"/>
                      <w:sz w:val="18"/>
                      <w:szCs w:val="18"/>
                    </w:rPr>
                  </w:rPrChange>
                </w:rPr>
                <w:t>kg/kg</w:t>
              </w:r>
            </w:ins>
          </w:p>
        </w:tc>
      </w:tr>
      <w:tr w:rsidR="007617DE" w14:paraId="42BDED33" w14:textId="77777777">
        <w:trPr>
          <w:trHeight w:val="330"/>
          <w:jc w:val="center"/>
          <w:ins w:id="7556" w:author="Xuning Wei12232" w:date="2026-10-23T17:09:00Z"/>
        </w:trPr>
        <w:tc>
          <w:tcPr>
            <w:tcW w:w="841" w:type="dxa"/>
            <w:vMerge/>
            <w:tcMar>
              <w:left w:w="108" w:type="dxa"/>
              <w:right w:w="108" w:type="dxa"/>
            </w:tcMar>
            <w:vAlign w:val="center"/>
          </w:tcPr>
          <w:p w14:paraId="3CB41680" w14:textId="77777777" w:rsidR="007617DE" w:rsidRDefault="007617DE" w:rsidP="007617DE">
            <w:pPr>
              <w:jc w:val="both"/>
              <w:rPr>
                <w:ins w:id="7557" w:author="Xuning Wei12232" w:date="2026-10-23T17:09:00Z"/>
                <w:rFonts w:ascii="Times New Roman" w:hAnsi="Times New Roman" w:cs="Times New Roman"/>
                <w:sz w:val="18"/>
                <w:szCs w:val="18"/>
              </w:rPr>
              <w:pPrChange w:id="7558" w:author="Xuning Wei12232" w:date="2026-10-23T17:21:00Z">
                <w:pPr>
                  <w:jc w:val="center"/>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D00B6F" w14:textId="77777777" w:rsidR="007617DE" w:rsidRDefault="00AE300B" w:rsidP="007617DE">
            <w:pPr>
              <w:jc w:val="both"/>
              <w:rPr>
                <w:ins w:id="7559" w:author="Xuning Wei12232" w:date="2026-10-23T17:09:00Z"/>
                <w:rFonts w:ascii="Times New Roman" w:eastAsia="等线" w:hAnsi="Times New Roman" w:cs="Times New Roman"/>
                <w:bCs w:val="0"/>
                <w:sz w:val="18"/>
                <w:szCs w:val="18"/>
              </w:rPr>
              <w:pPrChange w:id="7560" w:author="Xuning Wei12232" w:date="2026-10-23T17:21:00Z">
                <w:pPr>
                  <w:jc w:val="center"/>
                </w:pPr>
              </w:pPrChange>
            </w:pPr>
            <w:proofErr w:type="spellStart"/>
            <w:ins w:id="7561" w:author="Xuning Wei12232" w:date="2026-10-23T17:09: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(Standard AA)</w:t>
              </w:r>
            </w:ins>
          </w:p>
        </w:tc>
        <w:tc>
          <w:tcPr>
            <w:tcW w:w="776" w:type="dxa"/>
            <w:tcBorders>
              <w:left w:val="single" w:sz="8" w:space="0" w:color="auto"/>
              <w:right w:val="single" w:sz="8" w:space="0" w:color="auto"/>
            </w:tcBorders>
            <w:tcMar>
              <w:left w:w="108" w:type="dxa"/>
              <w:right w:w="108" w:type="dxa"/>
            </w:tcMar>
            <w:vAlign w:val="center"/>
          </w:tcPr>
          <w:p w14:paraId="3F53807C" w14:textId="77777777" w:rsidR="007617DE" w:rsidRDefault="00AE300B" w:rsidP="007617DE">
            <w:pPr>
              <w:jc w:val="both"/>
              <w:rPr>
                <w:ins w:id="7562" w:author="Xuning Wei12232" w:date="2026-10-23T17:09:00Z"/>
                <w:rFonts w:ascii="Times New Roman" w:eastAsiaTheme="minorEastAsia" w:hAnsi="Times New Roman" w:cs="Times New Roman"/>
                <w:sz w:val="18"/>
                <w:szCs w:val="18"/>
                <w:lang w:eastAsia="zh-CN"/>
              </w:rPr>
              <w:pPrChange w:id="7563" w:author="Xuning Wei12232" w:date="2026-10-23T17:21:00Z">
                <w:pPr>
                  <w:jc w:val="center"/>
                </w:pPr>
              </w:pPrChange>
            </w:pPr>
            <w:ins w:id="7564" w:author="Xuning Wei12232" w:date="2026-10-23T17:09: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74E2C0" w14:textId="77777777" w:rsidR="007617DE" w:rsidRDefault="00AE300B" w:rsidP="007617DE">
            <w:pPr>
              <w:jc w:val="both"/>
              <w:rPr>
                <w:ins w:id="7565" w:author="Xuning Wei12232" w:date="2026-10-23T17:09:00Z"/>
                <w:rFonts w:ascii="Times New Roman" w:eastAsia="等线" w:hAnsi="Times New Roman" w:cs="Times New Roman"/>
                <w:bCs w:val="0"/>
                <w:sz w:val="18"/>
                <w:szCs w:val="18"/>
              </w:rPr>
              <w:pPrChange w:id="7566" w:author="Xuning Wei12232" w:date="2026-10-23T17:21:00Z">
                <w:pPr>
                  <w:jc w:val="center"/>
                </w:pPr>
              </w:pPrChange>
            </w:pPr>
            <w:ins w:id="7567" w:author="Xuning Wei12232" w:date="2026-10-23T19:12:00Z">
              <w:r>
                <w:rPr>
                  <w:rFonts w:ascii="Times New Roman" w:eastAsia="等线" w:hAnsi="Times New Roman" w:cs="Times New Roman"/>
                  <w:bCs w:val="0"/>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2BA116" w14:textId="77777777" w:rsidR="007617DE" w:rsidRDefault="00AE300B" w:rsidP="007617DE">
            <w:pPr>
              <w:jc w:val="both"/>
              <w:rPr>
                <w:ins w:id="7568" w:author="Xuning Wei12232" w:date="2026-10-23T17:09:00Z"/>
                <w:rFonts w:ascii="Times New Roman" w:eastAsiaTheme="minorEastAsia" w:hAnsi="Times New Roman" w:cs="Times New Roman"/>
                <w:sz w:val="18"/>
                <w:szCs w:val="18"/>
                <w:lang w:eastAsia="zh-CN"/>
              </w:rPr>
              <w:pPrChange w:id="7569" w:author="Xuning Wei12232" w:date="2026-10-23T17:21:00Z">
                <w:pPr>
                  <w:jc w:val="center"/>
                </w:pPr>
              </w:pPrChange>
            </w:pPr>
            <w:ins w:id="7570" w:author="Xuning Wei12232" w:date="2026-10-23T19:12:00Z">
              <w:r>
                <w:rPr>
                  <w:rFonts w:ascii="Times New Roman" w:eastAsiaTheme="minorEastAsia" w:hAnsi="Times New Roman" w:cs="Times New Roman"/>
                  <w:b/>
                  <w:sz w:val="18"/>
                  <w:szCs w:val="18"/>
                  <w:lang w:eastAsia="zh-CN"/>
                </w:rPr>
                <w:t>17.0 – 34.8</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CFB1D2" w14:textId="77777777" w:rsidR="007617DE" w:rsidRDefault="00AE300B" w:rsidP="007617DE">
            <w:pPr>
              <w:ind w:firstLineChars="100" w:firstLine="181"/>
              <w:jc w:val="both"/>
              <w:rPr>
                <w:ins w:id="7571" w:author="Xuning Wei12232" w:date="2026-10-23T17:09:00Z"/>
                <w:rFonts w:ascii="Times New Roman" w:eastAsiaTheme="minorEastAsia" w:hAnsi="Times New Roman" w:cs="Times New Roman"/>
                <w:bCs w:val="0"/>
                <w:sz w:val="18"/>
                <w:szCs w:val="18"/>
                <w:lang w:eastAsia="zh-CN"/>
              </w:rPr>
              <w:pPrChange w:id="7572" w:author="Xuning Wei12232" w:date="2026-10-23T17:21:00Z">
                <w:pPr>
                  <w:ind w:firstLineChars="100" w:firstLine="181"/>
                  <w:jc w:val="center"/>
                </w:pPr>
              </w:pPrChange>
            </w:pPr>
            <w:ins w:id="7573" w:author="Xuning Wei12232" w:date="2026-10-23T19:12:00Z">
              <w:r>
                <w:rPr>
                  <w:rFonts w:ascii="Times New Roman" w:eastAsiaTheme="minorEastAsia" w:hAnsi="Times New Roman" w:cs="Times New Roman"/>
                  <w:b/>
                  <w:bCs w:val="0"/>
                  <w:sz w:val="18"/>
                  <w:szCs w:val="18"/>
                  <w:lang w:eastAsia="zh-CN"/>
                </w:rPr>
                <w:t>20.0 – 30.0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E588CD" w14:textId="77777777" w:rsidR="007617DE" w:rsidRDefault="00AE300B" w:rsidP="007617DE">
            <w:pPr>
              <w:jc w:val="both"/>
              <w:rPr>
                <w:ins w:id="7574" w:author="Xuning Wei12232" w:date="2026-10-23T17:09:00Z"/>
                <w:rFonts w:ascii="Times New Roman" w:eastAsia="等线" w:hAnsi="Times New Roman" w:cs="Times New Roman"/>
                <w:bCs w:val="0"/>
                <w:sz w:val="18"/>
                <w:szCs w:val="18"/>
              </w:rPr>
              <w:pPrChange w:id="7575" w:author="Xuning Wei12232" w:date="2026-10-23T17:21:00Z">
                <w:pPr>
                  <w:jc w:val="center"/>
                </w:pPr>
              </w:pPrChange>
            </w:pPr>
            <w:ins w:id="7576" w:author="Xuning Wei12232" w:date="2026-10-23T19:12:00Z">
              <w:r>
                <w:rPr>
                  <w:rFonts w:ascii="Times New Roman" w:eastAsia="等线" w:hAnsi="Times New Roman" w:cs="Times New Roman"/>
                  <w:bCs w:val="0"/>
                  <w:sz w:val="18"/>
                  <w:szCs w:val="18"/>
                  <w:rPrChange w:id="7577" w:author="Xuning Wei12232" w:date="2026-10-24T11:11:00Z">
                    <w:rPr>
                      <w:rFonts w:ascii="Times New Roman" w:eastAsia="等线" w:hAnsi="Times New Roman" w:cs="Times New Roman"/>
                      <w:bCs w:val="0"/>
                      <w:color w:val="0000FF"/>
                      <w:sz w:val="18"/>
                      <w:szCs w:val="18"/>
                    </w:rPr>
                  </w:rPrChange>
                </w:rPr>
                <w:t>°C</w:t>
              </w:r>
            </w:ins>
          </w:p>
        </w:tc>
      </w:tr>
      <w:tr w:rsidR="007617DE" w14:paraId="47A8717C" w14:textId="77777777">
        <w:trPr>
          <w:trHeight w:val="330"/>
          <w:jc w:val="center"/>
          <w:ins w:id="7578" w:author="Xuning Wei12232" w:date="2026-10-23T17:09:00Z"/>
        </w:trPr>
        <w:tc>
          <w:tcPr>
            <w:tcW w:w="841" w:type="dxa"/>
            <w:vMerge/>
            <w:tcMar>
              <w:left w:w="108" w:type="dxa"/>
              <w:right w:w="108" w:type="dxa"/>
            </w:tcMar>
            <w:vAlign w:val="center"/>
          </w:tcPr>
          <w:p w14:paraId="0B41975F" w14:textId="77777777" w:rsidR="007617DE" w:rsidRDefault="007617DE" w:rsidP="007617DE">
            <w:pPr>
              <w:jc w:val="both"/>
              <w:rPr>
                <w:ins w:id="7579" w:author="Xuning Wei12232" w:date="2026-10-23T17:09:00Z"/>
                <w:rFonts w:ascii="Times New Roman" w:hAnsi="Times New Roman" w:cs="Times New Roman"/>
                <w:sz w:val="18"/>
                <w:szCs w:val="18"/>
              </w:rPr>
              <w:pPrChange w:id="7580" w:author="Xuning Wei12232" w:date="2026-10-23T17:21:00Z">
                <w:pPr>
                  <w:jc w:val="center"/>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58C2D1" w14:textId="77777777" w:rsidR="007617DE" w:rsidRDefault="00AE300B" w:rsidP="007617DE">
            <w:pPr>
              <w:jc w:val="both"/>
              <w:rPr>
                <w:ins w:id="7581" w:author="Xuning Wei12232" w:date="2026-10-23T17:09:00Z"/>
                <w:rFonts w:ascii="Times New Roman" w:hAnsi="Times New Roman" w:cs="Times New Roman"/>
                <w:sz w:val="18"/>
                <w:szCs w:val="18"/>
              </w:rPr>
              <w:pPrChange w:id="7582" w:author="Xuning Wei12232" w:date="2026-10-23T17:21:00Z">
                <w:pPr>
                  <w:jc w:val="center"/>
                </w:pPr>
              </w:pPrChange>
            </w:pPr>
            <w:proofErr w:type="spellStart"/>
            <w:ins w:id="7583" w:author="Xuning Wei12232" w:date="2026-10-23T17:10: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(Pre-Ser20)</w:t>
              </w:r>
            </w:ins>
          </w:p>
        </w:tc>
        <w:tc>
          <w:tcPr>
            <w:tcW w:w="776" w:type="dxa"/>
            <w:tcBorders>
              <w:left w:val="single" w:sz="8" w:space="0" w:color="auto"/>
              <w:right w:val="single" w:sz="8" w:space="0" w:color="auto"/>
            </w:tcBorders>
            <w:tcMar>
              <w:left w:w="108" w:type="dxa"/>
              <w:right w:w="108" w:type="dxa"/>
            </w:tcMar>
            <w:vAlign w:val="center"/>
          </w:tcPr>
          <w:p w14:paraId="5E36CBAD" w14:textId="77777777" w:rsidR="007617DE" w:rsidRDefault="00AE300B" w:rsidP="007617DE">
            <w:pPr>
              <w:jc w:val="both"/>
              <w:rPr>
                <w:ins w:id="7584" w:author="Xuning Wei12232" w:date="2026-10-23T17:09:00Z"/>
                <w:rFonts w:ascii="Times New Roman" w:eastAsiaTheme="minorEastAsia" w:hAnsi="Times New Roman" w:cs="Times New Roman"/>
                <w:sz w:val="18"/>
                <w:szCs w:val="18"/>
                <w:lang w:eastAsia="zh-CN"/>
              </w:rPr>
              <w:pPrChange w:id="7585" w:author="Xuning Wei12232" w:date="2026-10-23T17:21:00Z">
                <w:pPr>
                  <w:jc w:val="center"/>
                </w:pPr>
              </w:pPrChange>
            </w:pPr>
            <w:ins w:id="7586" w:author="Xuning Wei12232" w:date="2026-10-23T17:10: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30A082" w14:textId="77777777" w:rsidR="007617DE" w:rsidRDefault="00AE300B" w:rsidP="007617DE">
            <w:pPr>
              <w:jc w:val="both"/>
              <w:rPr>
                <w:ins w:id="7587" w:author="Xuning Wei12232" w:date="2026-10-23T17:09:00Z"/>
                <w:rFonts w:ascii="Times New Roman" w:hAnsi="Times New Roman" w:cs="Times New Roman"/>
                <w:sz w:val="18"/>
                <w:szCs w:val="18"/>
              </w:rPr>
              <w:pPrChange w:id="7588" w:author="Xuning Wei12232" w:date="2026-10-23T17:21:00Z">
                <w:pPr>
                  <w:jc w:val="center"/>
                </w:pPr>
              </w:pPrChange>
            </w:pPr>
            <w:ins w:id="7589" w:author="Xuning Wei12232" w:date="2026-10-23T17:15:00Z">
              <w:r>
                <w:rPr>
                  <w:rFonts w:ascii="Times New Roman" w:hAnsi="Times New Roman" w:cs="Times New Roman"/>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8A9450" w14:textId="77777777" w:rsidR="007617DE" w:rsidRDefault="00AE300B" w:rsidP="007617DE">
            <w:pPr>
              <w:jc w:val="both"/>
              <w:rPr>
                <w:ins w:id="7590" w:author="Xuning Wei12232" w:date="2026-10-23T17:09:00Z"/>
                <w:rFonts w:ascii="Times New Roman" w:eastAsiaTheme="minorEastAsia" w:hAnsi="Times New Roman" w:cs="Times New Roman"/>
                <w:sz w:val="18"/>
                <w:szCs w:val="18"/>
                <w:lang w:eastAsia="zh-CN"/>
              </w:rPr>
              <w:pPrChange w:id="7591" w:author="Xuning Wei12232" w:date="2026-10-23T17:21:00Z">
                <w:pPr>
                  <w:shd w:val="clear" w:color="auto" w:fill="FFFF00"/>
                </w:pPr>
              </w:pPrChange>
            </w:pPr>
            <w:ins w:id="7592" w:author="Xuning Wei12232" w:date="2026-10-23T19:13:00Z">
              <w:r>
                <w:rPr>
                  <w:rFonts w:ascii="Times New Roman" w:eastAsiaTheme="minorEastAsia" w:hAnsi="Times New Roman" w:cs="Times New Roman"/>
                  <w:b/>
                  <w:sz w:val="18"/>
                  <w:szCs w:val="18"/>
                  <w:lang w:eastAsia="zh-CN"/>
                </w:rPr>
                <w:t>14.6 – 34.7</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6888EC" w14:textId="77777777" w:rsidR="007617DE" w:rsidRDefault="00AE300B" w:rsidP="007617DE">
            <w:pPr>
              <w:jc w:val="both"/>
              <w:rPr>
                <w:ins w:id="7593" w:author="Xuning Wei12232" w:date="2026-10-23T17:09:00Z"/>
                <w:rFonts w:ascii="Times New Roman" w:eastAsiaTheme="minorEastAsia" w:hAnsi="Times New Roman" w:cs="Times New Roman"/>
                <w:bCs w:val="0"/>
                <w:sz w:val="18"/>
                <w:szCs w:val="18"/>
                <w:lang w:eastAsia="zh-CN"/>
              </w:rPr>
              <w:pPrChange w:id="7594" w:author="Xuning Wei12232" w:date="2026-10-23T17:21:00Z">
                <w:pPr>
                  <w:jc w:val="center"/>
                </w:pPr>
              </w:pPrChange>
            </w:pPr>
            <w:ins w:id="7595" w:author="Xuning Wei12232" w:date="2026-10-23T19:13:00Z">
              <w:r>
                <w:rPr>
                  <w:rFonts w:ascii="Times New Roman" w:eastAsiaTheme="minorEastAsia" w:hAnsi="Times New Roman" w:cs="Times New Roman"/>
                  <w:b/>
                  <w:bCs w:val="0"/>
                  <w:sz w:val="18"/>
                  <w:szCs w:val="18"/>
                  <w:lang w:eastAsia="zh-CN"/>
                </w:rPr>
                <w:t>20.0 - 30.0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5980A1" w14:textId="77777777" w:rsidR="007617DE" w:rsidRDefault="00AE300B" w:rsidP="007617DE">
            <w:pPr>
              <w:jc w:val="both"/>
              <w:rPr>
                <w:ins w:id="7596" w:author="Xuning Wei12232" w:date="2026-10-23T17:09:00Z"/>
                <w:rFonts w:ascii="Times New Roman" w:eastAsia="等线" w:hAnsi="Times New Roman" w:cs="Times New Roman"/>
                <w:bCs w:val="0"/>
                <w:sz w:val="18"/>
                <w:szCs w:val="18"/>
              </w:rPr>
              <w:pPrChange w:id="7597" w:author="Xuning Wei12232" w:date="2026-10-23T17:21:00Z">
                <w:pPr>
                  <w:jc w:val="center"/>
                </w:pPr>
              </w:pPrChange>
            </w:pPr>
            <w:ins w:id="7598" w:author="Xuning Wei12232" w:date="2026-10-23T19:13:00Z">
              <w:r>
                <w:rPr>
                  <w:rFonts w:ascii="Times New Roman" w:eastAsia="等线" w:hAnsi="Times New Roman" w:cs="Times New Roman"/>
                  <w:bCs w:val="0"/>
                  <w:sz w:val="18"/>
                  <w:szCs w:val="18"/>
                  <w:rPrChange w:id="7599" w:author="Xuning Wei12232" w:date="2026-10-24T11:11:00Z">
                    <w:rPr>
                      <w:rFonts w:ascii="Times New Roman" w:eastAsia="等线" w:hAnsi="Times New Roman" w:cs="Times New Roman"/>
                      <w:bCs w:val="0"/>
                      <w:color w:val="0000FF"/>
                      <w:sz w:val="18"/>
                      <w:szCs w:val="18"/>
                    </w:rPr>
                  </w:rPrChange>
                </w:rPr>
                <w:t>°C</w:t>
              </w:r>
            </w:ins>
          </w:p>
        </w:tc>
      </w:tr>
      <w:tr w:rsidR="007617DE" w14:paraId="1E98A71C" w14:textId="77777777">
        <w:trPr>
          <w:trHeight w:val="330"/>
          <w:jc w:val="center"/>
          <w:ins w:id="7600" w:author="Xuning Wei12232" w:date="2026-10-23T16:57:00Z"/>
        </w:trPr>
        <w:tc>
          <w:tcPr>
            <w:tcW w:w="841" w:type="dxa"/>
            <w:vMerge/>
            <w:tcMar>
              <w:left w:w="108" w:type="dxa"/>
              <w:right w:w="108" w:type="dxa"/>
            </w:tcMar>
            <w:vAlign w:val="center"/>
          </w:tcPr>
          <w:p w14:paraId="24168973" w14:textId="77777777" w:rsidR="007617DE" w:rsidRPr="007617DE" w:rsidRDefault="007617DE" w:rsidP="007617DE">
            <w:pPr>
              <w:jc w:val="both"/>
              <w:rPr>
                <w:ins w:id="7601" w:author="Xuning Wei12232" w:date="2026-10-23T16:57:00Z"/>
                <w:rFonts w:ascii="Times New Roman" w:hAnsi="Times New Roman" w:cs="Times New Roman"/>
                <w:sz w:val="18"/>
                <w:szCs w:val="18"/>
                <w:rPrChange w:id="7602" w:author="Xuning Wei12232" w:date="2026-10-24T11:11:00Z">
                  <w:rPr>
                    <w:ins w:id="7603" w:author="Xuning Wei12232" w:date="2026-10-23T16:57:00Z"/>
                    <w:color w:val="000000" w:themeColor="text1"/>
                  </w:rPr>
                </w:rPrChange>
              </w:rPr>
              <w:pPrChange w:id="7604" w:author="Xuning Wei12232" w:date="2026-10-23T17:21:00Z">
                <w:pPr>
                  <w:jc w:val="center"/>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A3CDBB" w14:textId="77777777" w:rsidR="007617DE" w:rsidRDefault="00AE300B" w:rsidP="007617DE">
            <w:pPr>
              <w:jc w:val="both"/>
              <w:rPr>
                <w:ins w:id="7605" w:author="Xuning Wei12232" w:date="2026-10-23T16:57:00Z"/>
                <w:rFonts w:ascii="Times New Roman" w:eastAsia="等线" w:hAnsi="Times New Roman" w:cs="Times New Roman"/>
                <w:bCs w:val="0"/>
                <w:sz w:val="18"/>
                <w:szCs w:val="18"/>
              </w:rPr>
              <w:pPrChange w:id="7606" w:author="Xuning Wei12232" w:date="2026-10-23T17:21:00Z">
                <w:pPr>
                  <w:jc w:val="center"/>
                </w:pPr>
              </w:pPrChange>
            </w:pPr>
            <w:proofErr w:type="spellStart"/>
            <w:ins w:id="7607" w:author="Xuning Wei12232" w:date="2026-10-23T17:10:00Z">
              <w:r>
                <w:rPr>
                  <w:rFonts w:ascii="Times New Roman" w:hAnsi="Times New Roman" w:cs="Times New Roman"/>
                  <w:sz w:val="18"/>
                  <w:szCs w:val="18"/>
                </w:rPr>
                <w:t>Piperidine</w:t>
              </w:r>
              <w:proofErr w:type="spellEnd"/>
              <w:r>
                <w:rPr>
                  <w:rFonts w:ascii="Times New Roman" w:hAnsi="Times New Roman" w:cs="Times New Roman"/>
                  <w:sz w:val="18"/>
                  <w:szCs w:val="18"/>
                </w:rPr>
                <w:t>/DMF exposure time (Pre-Ser20 Treatment 1)</w:t>
              </w:r>
            </w:ins>
          </w:p>
        </w:tc>
        <w:tc>
          <w:tcPr>
            <w:tcW w:w="776" w:type="dxa"/>
            <w:tcBorders>
              <w:left w:val="single" w:sz="8" w:space="0" w:color="auto"/>
              <w:right w:val="single" w:sz="8" w:space="0" w:color="auto"/>
            </w:tcBorders>
            <w:tcMar>
              <w:left w:w="108" w:type="dxa"/>
              <w:right w:w="108" w:type="dxa"/>
            </w:tcMar>
            <w:vAlign w:val="center"/>
          </w:tcPr>
          <w:p w14:paraId="1A184751" w14:textId="77777777" w:rsidR="007617DE" w:rsidRDefault="00AE300B" w:rsidP="007617DE">
            <w:pPr>
              <w:jc w:val="both"/>
              <w:rPr>
                <w:ins w:id="7608" w:author="Xuning Wei12232" w:date="2026-10-23T16:57:00Z"/>
                <w:rFonts w:ascii="Times New Roman" w:eastAsiaTheme="minorEastAsia" w:hAnsi="Times New Roman" w:cs="Times New Roman"/>
                <w:sz w:val="18"/>
                <w:szCs w:val="18"/>
                <w:lang w:eastAsia="zh-CN"/>
              </w:rPr>
              <w:pPrChange w:id="7609" w:author="Xuning Wei12232" w:date="2026-10-23T17:21:00Z">
                <w:pPr>
                  <w:jc w:val="center"/>
                </w:pPr>
              </w:pPrChange>
            </w:pPr>
            <w:ins w:id="7610" w:author="Xuning Wei12232" w:date="2026-10-23T17:10: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74B3BC" w14:textId="77777777" w:rsidR="007617DE" w:rsidRDefault="00AE300B" w:rsidP="007617DE">
            <w:pPr>
              <w:jc w:val="both"/>
              <w:rPr>
                <w:ins w:id="7611" w:author="Xuning Wei12232" w:date="2026-10-23T16:57:00Z"/>
                <w:rFonts w:ascii="Times New Roman" w:eastAsia="等线" w:hAnsi="Times New Roman" w:cs="Times New Roman"/>
                <w:bCs w:val="0"/>
                <w:sz w:val="18"/>
                <w:szCs w:val="18"/>
              </w:rPr>
              <w:pPrChange w:id="7612" w:author="Xuning Wei12232" w:date="2026-10-23T17:21:00Z">
                <w:pPr>
                  <w:jc w:val="center"/>
                </w:pPr>
              </w:pPrChange>
            </w:pPr>
            <w:ins w:id="7613" w:author="Xuning Wei12232" w:date="2026-10-23T17:10:00Z">
              <w:r>
                <w:rPr>
                  <w:rFonts w:ascii="Times New Roman" w:hAnsi="Times New Roman" w:cs="Times New Roman"/>
                  <w:sz w:val="18"/>
                  <w:szCs w:val="18"/>
                </w:rPr>
                <w:t>15</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200DD0" w14:textId="77777777" w:rsidR="007617DE" w:rsidRPr="007617DE" w:rsidRDefault="00AE300B" w:rsidP="007617DE">
            <w:pPr>
              <w:jc w:val="both"/>
              <w:rPr>
                <w:ins w:id="7614" w:author="Xuning Wei12232" w:date="2026-10-23T16:57:00Z"/>
                <w:rFonts w:ascii="Times New Roman" w:eastAsia="等线" w:hAnsi="Times New Roman" w:cs="Times New Roman"/>
                <w:bCs w:val="0"/>
                <w:sz w:val="18"/>
                <w:szCs w:val="18"/>
                <w:rPrChange w:id="7615" w:author="Xuning Wei12232" w:date="2026-10-24T11:11:00Z">
                  <w:rPr>
                    <w:ins w:id="7616" w:author="Xuning Wei12232" w:date="2026-10-23T16:57:00Z"/>
                    <w:rFonts w:ascii="Times New Roman" w:eastAsiaTheme="minorEastAsia" w:hAnsi="Times New Roman" w:cs="Times New Roman"/>
                    <w:color w:val="000000" w:themeColor="text1"/>
                    <w:sz w:val="18"/>
                    <w:szCs w:val="18"/>
                    <w:lang w:eastAsia="zh-CN"/>
                  </w:rPr>
                </w:rPrChange>
              </w:rPr>
              <w:pPrChange w:id="7617" w:author="Xuning Wei12232" w:date="2026-10-23T17:21:00Z">
                <w:pPr>
                  <w:jc w:val="center"/>
                </w:pPr>
              </w:pPrChange>
            </w:pPr>
            <w:ins w:id="7618" w:author="Xuning Wei12232" w:date="2026-10-23T19:13:00Z">
              <w:r>
                <w:rPr>
                  <w:rFonts w:ascii="Times New Roman" w:eastAsiaTheme="minorEastAsia" w:hAnsi="Times New Roman" w:cs="Times New Roman"/>
                  <w:b/>
                  <w:sz w:val="18"/>
                  <w:szCs w:val="18"/>
                  <w:lang w:eastAsia="zh-CN"/>
                </w:rPr>
                <w:t>6 - 68</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BEA839" w14:textId="77777777" w:rsidR="007617DE" w:rsidRDefault="00AE300B" w:rsidP="007617DE">
            <w:pPr>
              <w:jc w:val="both"/>
              <w:rPr>
                <w:ins w:id="7619" w:author="Xuning Wei12232" w:date="2026-10-23T16:57:00Z"/>
                <w:rFonts w:ascii="Times New Roman" w:eastAsiaTheme="minorEastAsia" w:hAnsi="Times New Roman" w:cs="Times New Roman"/>
                <w:bCs w:val="0"/>
                <w:sz w:val="18"/>
                <w:szCs w:val="18"/>
                <w:lang w:eastAsia="zh-CN"/>
              </w:rPr>
              <w:pPrChange w:id="7620" w:author="Xuning Wei12232" w:date="2026-10-23T17:21:00Z">
                <w:pPr>
                  <w:jc w:val="center"/>
                </w:pPr>
              </w:pPrChange>
            </w:pPr>
            <w:ins w:id="7621" w:author="Xuning Wei12232" w:date="2026-10-23T19:13:00Z">
              <w:r>
                <w:rPr>
                  <w:rFonts w:ascii="Times New Roman" w:eastAsiaTheme="minorEastAsia" w:hAnsi="Times New Roman" w:cs="Times New Roman"/>
                  <w:b/>
                  <w:bCs w:val="0"/>
                  <w:sz w:val="18"/>
                  <w:szCs w:val="18"/>
                  <w:lang w:eastAsia="zh-CN"/>
                </w:rPr>
                <w:t>10 - 60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486D5F" w14:textId="77777777" w:rsidR="007617DE" w:rsidRDefault="00AE300B" w:rsidP="007617DE">
            <w:pPr>
              <w:jc w:val="both"/>
              <w:rPr>
                <w:ins w:id="7622" w:author="Xuning Wei12232" w:date="2026-10-23T16:57:00Z"/>
                <w:rFonts w:ascii="Times New Roman" w:eastAsia="等线" w:hAnsi="Times New Roman" w:cs="Times New Roman"/>
                <w:bCs w:val="0"/>
                <w:sz w:val="18"/>
                <w:szCs w:val="18"/>
              </w:rPr>
              <w:pPrChange w:id="7623" w:author="Xuning Wei12232" w:date="2026-10-23T17:21:00Z">
                <w:pPr>
                  <w:jc w:val="center"/>
                </w:pPr>
              </w:pPrChange>
            </w:pPr>
            <w:ins w:id="7624" w:author="Xuning Wei12232" w:date="2026-10-23T19:13:00Z">
              <w:r>
                <w:rPr>
                  <w:rFonts w:ascii="Times New Roman" w:eastAsia="等线" w:hAnsi="Times New Roman" w:cs="Times New Roman"/>
                  <w:bCs w:val="0"/>
                  <w:sz w:val="18"/>
                  <w:szCs w:val="18"/>
                  <w:rPrChange w:id="7625" w:author="Xuning Wei12232" w:date="2026-10-24T11:11:00Z">
                    <w:rPr>
                      <w:rFonts w:ascii="Times New Roman" w:eastAsia="等线" w:hAnsi="Times New Roman" w:cs="Times New Roman"/>
                      <w:bCs w:val="0"/>
                      <w:color w:val="0000FF"/>
                      <w:sz w:val="18"/>
                      <w:szCs w:val="18"/>
                    </w:rPr>
                  </w:rPrChange>
                </w:rPr>
                <w:t>min</w:t>
              </w:r>
            </w:ins>
          </w:p>
        </w:tc>
      </w:tr>
      <w:tr w:rsidR="007617DE" w14:paraId="64643E43" w14:textId="77777777">
        <w:trPr>
          <w:trHeight w:val="330"/>
          <w:jc w:val="center"/>
          <w:ins w:id="7626" w:author="Xuning Wei12232" w:date="2026-10-23T16:58:00Z"/>
        </w:trPr>
        <w:tc>
          <w:tcPr>
            <w:tcW w:w="841" w:type="dxa"/>
            <w:vMerge/>
            <w:tcMar>
              <w:left w:w="108" w:type="dxa"/>
              <w:right w:w="108" w:type="dxa"/>
            </w:tcMar>
            <w:vAlign w:val="center"/>
          </w:tcPr>
          <w:p w14:paraId="614FAF97" w14:textId="77777777" w:rsidR="007617DE" w:rsidRPr="007617DE" w:rsidRDefault="007617DE" w:rsidP="007617DE">
            <w:pPr>
              <w:jc w:val="both"/>
              <w:rPr>
                <w:ins w:id="7627" w:author="Xuning Wei12232" w:date="2026-10-23T16:58:00Z"/>
                <w:rFonts w:ascii="Times New Roman" w:hAnsi="Times New Roman" w:cs="Times New Roman"/>
                <w:sz w:val="18"/>
                <w:szCs w:val="18"/>
                <w:rPrChange w:id="7628" w:author="Xuning Wei12232" w:date="2026-10-24T11:11:00Z">
                  <w:rPr>
                    <w:ins w:id="7629" w:author="Xuning Wei12232" w:date="2026-10-23T16:58:00Z"/>
                    <w:color w:val="000000" w:themeColor="text1"/>
                  </w:rPr>
                </w:rPrChange>
              </w:rPr>
              <w:pPrChange w:id="7630" w:author="Xuning Wei12232" w:date="2026-10-23T17:21:00Z">
                <w:pPr>
                  <w:jc w:val="center"/>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102C91" w14:textId="77777777" w:rsidR="007617DE" w:rsidRDefault="00AE300B" w:rsidP="007617DE">
            <w:pPr>
              <w:jc w:val="both"/>
              <w:rPr>
                <w:ins w:id="7631" w:author="Xuning Wei12232" w:date="2026-10-23T16:58:00Z"/>
                <w:rFonts w:ascii="Times New Roman" w:eastAsia="等线" w:hAnsi="Times New Roman" w:cs="Times New Roman"/>
                <w:bCs w:val="0"/>
                <w:sz w:val="18"/>
                <w:szCs w:val="18"/>
              </w:rPr>
              <w:pPrChange w:id="7632" w:author="Xuning Wei12232" w:date="2026-10-23T17:21:00Z">
                <w:pPr>
                  <w:jc w:val="center"/>
                </w:pPr>
              </w:pPrChange>
            </w:pPr>
            <w:proofErr w:type="spellStart"/>
            <w:ins w:id="7633" w:author="Xuning Wei12232" w:date="2026-10-23T16:58:00Z">
              <w:r>
                <w:rPr>
                  <w:rFonts w:ascii="Times New Roman" w:hAnsi="Times New Roman" w:cs="Times New Roman"/>
                  <w:sz w:val="18"/>
                  <w:szCs w:val="18"/>
                  <w:rPrChange w:id="7634" w:author="Xuning Wei12232" w:date="2026-10-24T11:11:00Z">
                    <w:rPr/>
                  </w:rPrChange>
                </w:rPr>
                <w:t>Piperidine</w:t>
              </w:r>
              <w:proofErr w:type="spellEnd"/>
              <w:r>
                <w:rPr>
                  <w:rFonts w:ascii="Times New Roman" w:hAnsi="Times New Roman" w:cs="Times New Roman"/>
                  <w:sz w:val="18"/>
                  <w:szCs w:val="18"/>
                  <w:rPrChange w:id="7635" w:author="Xuning Wei12232" w:date="2026-10-24T11:11:00Z">
                    <w:rPr/>
                  </w:rPrChange>
                </w:rPr>
                <w:t>/DMF exposure time (Pre-Ser20 Treatment 2)</w:t>
              </w:r>
            </w:ins>
          </w:p>
        </w:tc>
        <w:tc>
          <w:tcPr>
            <w:tcW w:w="776" w:type="dxa"/>
            <w:tcBorders>
              <w:left w:val="single" w:sz="8" w:space="0" w:color="auto"/>
              <w:right w:val="single" w:sz="8" w:space="0" w:color="auto"/>
            </w:tcBorders>
            <w:tcMar>
              <w:left w:w="108" w:type="dxa"/>
              <w:right w:w="108" w:type="dxa"/>
            </w:tcMar>
            <w:vAlign w:val="center"/>
          </w:tcPr>
          <w:p w14:paraId="0C8A820F" w14:textId="77777777" w:rsidR="007617DE" w:rsidRDefault="00AE300B" w:rsidP="007617DE">
            <w:pPr>
              <w:jc w:val="both"/>
              <w:rPr>
                <w:ins w:id="7636" w:author="Xuning Wei12232" w:date="2026-10-23T16:58:00Z"/>
                <w:rFonts w:ascii="Times New Roman" w:eastAsiaTheme="minorEastAsia" w:hAnsi="Times New Roman" w:cs="Times New Roman"/>
                <w:sz w:val="18"/>
                <w:szCs w:val="18"/>
                <w:lang w:eastAsia="zh-CN"/>
              </w:rPr>
              <w:pPrChange w:id="7637" w:author="Xuning Wei12232" w:date="2026-10-23T17:21:00Z">
                <w:pPr>
                  <w:jc w:val="center"/>
                </w:pPr>
              </w:pPrChange>
            </w:pPr>
            <w:ins w:id="7638"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AC2296" w14:textId="77777777" w:rsidR="007617DE" w:rsidRPr="007617DE" w:rsidRDefault="00AE300B" w:rsidP="007617DE">
            <w:pPr>
              <w:jc w:val="both"/>
              <w:rPr>
                <w:ins w:id="7639" w:author="Xuning Wei12232" w:date="2026-10-23T16:58:00Z"/>
                <w:rFonts w:ascii="Times New Roman" w:eastAsiaTheme="minorEastAsia" w:hAnsi="Times New Roman" w:cs="Times New Roman"/>
                <w:bCs w:val="0"/>
                <w:sz w:val="18"/>
                <w:szCs w:val="18"/>
                <w:lang w:eastAsia="zh-CN"/>
                <w:rPrChange w:id="7640" w:author="Xuning Wei12232" w:date="2026-10-24T11:11:00Z">
                  <w:rPr>
                    <w:ins w:id="7641" w:author="Xuning Wei12232" w:date="2026-10-23T16:58:00Z"/>
                    <w:rFonts w:ascii="Times New Roman" w:eastAsia="等线" w:hAnsi="Times New Roman" w:cs="Times New Roman"/>
                    <w:bCs w:val="0"/>
                    <w:color w:val="000000" w:themeColor="text1"/>
                    <w:sz w:val="18"/>
                    <w:szCs w:val="18"/>
                  </w:rPr>
                </w:rPrChange>
              </w:rPr>
              <w:pPrChange w:id="7642" w:author="Xuning Wei12232" w:date="2026-10-23T17:21:00Z">
                <w:pPr>
                  <w:jc w:val="center"/>
                </w:pPr>
              </w:pPrChange>
            </w:pPr>
            <w:ins w:id="7643" w:author="Xuning Wei12232" w:date="2026-10-23T16:59:00Z">
              <w:r>
                <w:rPr>
                  <w:rFonts w:ascii="Times New Roman" w:eastAsiaTheme="minorEastAsia" w:hAnsi="Times New Roman" w:cs="Times New Roman"/>
                  <w:bCs w:val="0"/>
                  <w:sz w:val="18"/>
                  <w:szCs w:val="18"/>
                  <w:lang w:eastAsia="zh-CN"/>
                  <w:rPrChange w:id="7644" w:author="Xuning Wei12232" w:date="2026-10-24T11:11:00Z">
                    <w:rPr/>
                  </w:rPrChange>
                </w:rPr>
                <w:t>30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B7A39E" w14:textId="77777777" w:rsidR="007617DE" w:rsidRDefault="00AE300B" w:rsidP="007617DE">
            <w:pPr>
              <w:jc w:val="both"/>
              <w:rPr>
                <w:ins w:id="7645" w:author="Xuning Wei12232" w:date="2026-10-23T16:58:00Z"/>
                <w:rFonts w:ascii="Times New Roman" w:eastAsiaTheme="minorEastAsia" w:hAnsi="Times New Roman" w:cs="Times New Roman"/>
                <w:bCs w:val="0"/>
                <w:sz w:val="18"/>
                <w:szCs w:val="18"/>
                <w:lang w:eastAsia="zh-CN"/>
              </w:rPr>
              <w:pPrChange w:id="7646" w:author="Xuning Wei12232" w:date="2026-10-23T17:21:00Z">
                <w:pPr>
                  <w:jc w:val="center"/>
                </w:pPr>
              </w:pPrChange>
            </w:pPr>
            <w:ins w:id="7647" w:author="Xuning Wei12232" w:date="2026-10-23T19:13:00Z">
              <w:r>
                <w:rPr>
                  <w:rFonts w:ascii="Times New Roman" w:eastAsiaTheme="minorEastAsia" w:hAnsi="Times New Roman" w:cs="Times New Roman"/>
                  <w:b/>
                  <w:sz w:val="18"/>
                  <w:szCs w:val="18"/>
                  <w:lang w:eastAsia="zh-CN"/>
                </w:rPr>
                <w:t>6 - 83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0CB70C" w14:textId="77777777" w:rsidR="007617DE" w:rsidRDefault="00AE300B" w:rsidP="007617DE">
            <w:pPr>
              <w:jc w:val="both"/>
              <w:rPr>
                <w:ins w:id="7648" w:author="Xuning Wei12232" w:date="2026-10-23T16:58:00Z"/>
                <w:rFonts w:ascii="Times New Roman" w:eastAsiaTheme="minorEastAsia" w:hAnsi="Times New Roman" w:cs="Times New Roman"/>
                <w:bCs w:val="0"/>
                <w:sz w:val="18"/>
                <w:szCs w:val="18"/>
                <w:lang w:eastAsia="zh-CN"/>
              </w:rPr>
              <w:pPrChange w:id="7649" w:author="Xuning Wei12232" w:date="2026-10-23T17:21:00Z">
                <w:pPr>
                  <w:jc w:val="center"/>
                </w:pPr>
              </w:pPrChange>
            </w:pPr>
            <w:ins w:id="7650" w:author="Xuning Wei12232" w:date="2026-10-23T19:13:00Z">
              <w:r>
                <w:rPr>
                  <w:rFonts w:ascii="Times New Roman" w:eastAsiaTheme="minorEastAsia" w:hAnsi="Times New Roman" w:cs="Times New Roman"/>
                  <w:b/>
                  <w:bCs w:val="0"/>
                  <w:sz w:val="18"/>
                  <w:szCs w:val="18"/>
                  <w:lang w:eastAsia="zh-CN"/>
                </w:rPr>
                <w:t>15 – 75</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D7083F" w14:textId="77777777" w:rsidR="007617DE" w:rsidRDefault="00AE300B" w:rsidP="007617DE">
            <w:pPr>
              <w:jc w:val="both"/>
              <w:rPr>
                <w:ins w:id="7651" w:author="Xuning Wei12232" w:date="2026-10-23T16:58:00Z"/>
                <w:rFonts w:ascii="Times New Roman" w:eastAsia="等线" w:hAnsi="Times New Roman" w:cs="Times New Roman"/>
                <w:bCs w:val="0"/>
                <w:sz w:val="18"/>
                <w:szCs w:val="18"/>
              </w:rPr>
              <w:pPrChange w:id="7652" w:author="Xuning Wei12232" w:date="2026-10-23T17:21:00Z">
                <w:pPr>
                  <w:jc w:val="center"/>
                </w:pPr>
              </w:pPrChange>
            </w:pPr>
            <w:ins w:id="7653" w:author="Xuning Wei12232" w:date="2026-10-23T19:13:00Z">
              <w:r>
                <w:rPr>
                  <w:rFonts w:ascii="Times New Roman" w:eastAsia="等线" w:hAnsi="Times New Roman" w:cs="Times New Roman"/>
                  <w:bCs w:val="0"/>
                  <w:sz w:val="18"/>
                  <w:szCs w:val="18"/>
                  <w:rPrChange w:id="7654" w:author="Xuning Wei12232" w:date="2026-10-24T11:11:00Z">
                    <w:rPr>
                      <w:rFonts w:ascii="Times New Roman" w:eastAsia="等线" w:hAnsi="Times New Roman" w:cs="Times New Roman"/>
                      <w:bCs w:val="0"/>
                      <w:color w:val="0000FF"/>
                      <w:sz w:val="18"/>
                      <w:szCs w:val="18"/>
                    </w:rPr>
                  </w:rPrChange>
                </w:rPr>
                <w:t>min</w:t>
              </w:r>
            </w:ins>
          </w:p>
        </w:tc>
      </w:tr>
      <w:tr w:rsidR="007617DE" w14:paraId="3B6EF28B" w14:textId="77777777">
        <w:trPr>
          <w:trHeight w:val="330"/>
          <w:jc w:val="center"/>
          <w:ins w:id="7655" w:author="Xuning Wei12232" w:date="2026-10-23T16:57:00Z"/>
        </w:trPr>
        <w:tc>
          <w:tcPr>
            <w:tcW w:w="841" w:type="dxa"/>
            <w:vMerge/>
            <w:tcMar>
              <w:left w:w="108" w:type="dxa"/>
              <w:right w:w="108" w:type="dxa"/>
            </w:tcMar>
            <w:vAlign w:val="center"/>
          </w:tcPr>
          <w:p w14:paraId="74B58753" w14:textId="77777777" w:rsidR="007617DE" w:rsidRPr="007617DE" w:rsidRDefault="007617DE" w:rsidP="007617DE">
            <w:pPr>
              <w:jc w:val="both"/>
              <w:rPr>
                <w:ins w:id="7656" w:author="Xuning Wei12232" w:date="2026-10-23T16:57:00Z"/>
                <w:rFonts w:ascii="Times New Roman" w:hAnsi="Times New Roman" w:cs="Times New Roman"/>
                <w:sz w:val="18"/>
                <w:szCs w:val="18"/>
                <w:rPrChange w:id="7657" w:author="Xuning Wei12232" w:date="2026-10-24T11:11:00Z">
                  <w:rPr>
                    <w:ins w:id="7658" w:author="Xuning Wei12232" w:date="2026-10-23T16:57:00Z"/>
                    <w:color w:val="000000" w:themeColor="text1"/>
                  </w:rPr>
                </w:rPrChange>
              </w:rPr>
              <w:pPrChange w:id="7659" w:author="Xuning Wei12232" w:date="2026-10-23T17:21:00Z">
                <w:pPr>
                  <w:jc w:val="center"/>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156612" w14:textId="77777777" w:rsidR="007617DE" w:rsidRDefault="00AE300B" w:rsidP="007617DE">
            <w:pPr>
              <w:jc w:val="both"/>
              <w:rPr>
                <w:ins w:id="7660" w:author="Xuning Wei12232" w:date="2026-10-23T16:57:00Z"/>
                <w:rFonts w:ascii="Times New Roman" w:eastAsia="等线" w:hAnsi="Times New Roman" w:cs="Times New Roman"/>
                <w:bCs w:val="0"/>
                <w:sz w:val="18"/>
                <w:szCs w:val="18"/>
              </w:rPr>
              <w:pPrChange w:id="7661" w:author="Xuning Wei12232" w:date="2026-10-23T17:21:00Z">
                <w:pPr>
                  <w:jc w:val="center"/>
                </w:pPr>
              </w:pPrChange>
            </w:pPr>
            <w:ins w:id="7662" w:author="Xuning Wei12232" w:date="2026-10-23T17:36:00Z">
              <w:r>
                <w:rPr>
                  <w:rFonts w:ascii="Times New Roman" w:hAnsi="Times New Roman" w:cs="Times New Roman"/>
                  <w:sz w:val="18"/>
                  <w:szCs w:val="18"/>
                </w:rPr>
                <w:t xml:space="preserve">Post </w:t>
              </w:r>
            </w:ins>
            <w:proofErr w:type="spellStart"/>
            <w:ins w:id="7663" w:author="Xuning Wei12232" w:date="2026-10-23T17:24: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w:t>
              </w:r>
            </w:ins>
            <w:proofErr w:type="spellStart"/>
            <w:ins w:id="7664" w:author="Xuning Wei12232" w:date="2026-10-23T16:58:00Z">
              <w:r>
                <w:rPr>
                  <w:rFonts w:ascii="Times New Roman" w:hAnsi="Times New Roman" w:cs="Times New Roman"/>
                  <w:sz w:val="18"/>
                  <w:szCs w:val="18"/>
                  <w:rPrChange w:id="7665" w:author="Xuning Wei12232" w:date="2026-10-24T11:11:00Z">
                    <w:rPr/>
                  </w:rPrChange>
                </w:rPr>
                <w:t>IPAc</w:t>
              </w:r>
              <w:proofErr w:type="spellEnd"/>
              <w:r>
                <w:rPr>
                  <w:rFonts w:ascii="Times New Roman" w:hAnsi="Times New Roman" w:cs="Times New Roman"/>
                  <w:sz w:val="18"/>
                  <w:szCs w:val="18"/>
                  <w:rPrChange w:id="7666" w:author="Xuning Wei12232" w:date="2026-10-24T11:11:00Z">
                    <w:rPr/>
                  </w:rPrChange>
                </w:rPr>
                <w:t xml:space="preserve"> wash quantity</w:t>
              </w:r>
            </w:ins>
          </w:p>
        </w:tc>
        <w:tc>
          <w:tcPr>
            <w:tcW w:w="776" w:type="dxa"/>
            <w:tcBorders>
              <w:left w:val="single" w:sz="8" w:space="0" w:color="auto"/>
              <w:right w:val="single" w:sz="8" w:space="0" w:color="auto"/>
            </w:tcBorders>
            <w:tcMar>
              <w:left w:w="108" w:type="dxa"/>
              <w:right w:w="108" w:type="dxa"/>
            </w:tcMar>
            <w:vAlign w:val="center"/>
          </w:tcPr>
          <w:p w14:paraId="16F9C889" w14:textId="77777777" w:rsidR="007617DE" w:rsidRDefault="00AE300B" w:rsidP="007617DE">
            <w:pPr>
              <w:jc w:val="both"/>
              <w:rPr>
                <w:ins w:id="7667" w:author="Xuning Wei12232" w:date="2026-10-23T16:57:00Z"/>
                <w:rFonts w:ascii="Times New Roman" w:eastAsiaTheme="minorEastAsia" w:hAnsi="Times New Roman" w:cs="Times New Roman"/>
                <w:sz w:val="18"/>
                <w:szCs w:val="18"/>
                <w:lang w:eastAsia="zh-CN"/>
              </w:rPr>
              <w:pPrChange w:id="7668" w:author="Xuning Wei12232" w:date="2026-10-23T17:21:00Z">
                <w:pPr>
                  <w:jc w:val="center"/>
                </w:pPr>
              </w:pPrChange>
            </w:pPr>
            <w:ins w:id="7669"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8EFD53" w14:textId="77777777" w:rsidR="007617DE" w:rsidRDefault="00AE300B" w:rsidP="007617DE">
            <w:pPr>
              <w:jc w:val="both"/>
              <w:rPr>
                <w:ins w:id="7670" w:author="Xuning Wei12232" w:date="2026-10-23T16:57:00Z"/>
                <w:rFonts w:ascii="Times New Roman" w:eastAsia="等线" w:hAnsi="Times New Roman" w:cs="Times New Roman"/>
                <w:bCs w:val="0"/>
                <w:sz w:val="18"/>
                <w:szCs w:val="18"/>
              </w:rPr>
              <w:pPrChange w:id="7671" w:author="Xuning Wei12232" w:date="2026-10-23T17:21:00Z">
                <w:pPr>
                  <w:jc w:val="center"/>
                </w:pPr>
              </w:pPrChange>
            </w:pPr>
            <w:ins w:id="7672" w:author="Xuning Wei12232" w:date="2026-10-23T16:59:00Z">
              <w:r>
                <w:rPr>
                  <w:rFonts w:ascii="Times New Roman" w:hAnsi="Times New Roman" w:cs="Times New Roman"/>
                  <w:sz w:val="18"/>
                  <w:szCs w:val="18"/>
                  <w:rPrChange w:id="7673" w:author="Xuning Wei12232" w:date="2026-10-24T11:11:00Z">
                    <w:rPr/>
                  </w:rPrChange>
                </w:rPr>
                <w:t>NLT 8.73</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990C8E" w14:textId="77777777" w:rsidR="007617DE" w:rsidRDefault="00AE300B" w:rsidP="007617DE">
            <w:pPr>
              <w:jc w:val="both"/>
              <w:rPr>
                <w:ins w:id="7674" w:author="Xuning Wei12232" w:date="2026-10-23T16:57:00Z"/>
                <w:rFonts w:ascii="Times New Roman" w:eastAsiaTheme="minorEastAsia" w:hAnsi="Times New Roman" w:cs="Times New Roman"/>
                <w:bCs w:val="0"/>
                <w:sz w:val="18"/>
                <w:szCs w:val="18"/>
                <w:lang w:eastAsia="zh-CN"/>
              </w:rPr>
              <w:pPrChange w:id="7675" w:author="Xuning Wei12232" w:date="2026-10-23T19:21:00Z">
                <w:pPr>
                  <w:jc w:val="center"/>
                </w:pPr>
              </w:pPrChange>
            </w:pPr>
            <w:ins w:id="7676" w:author="Xuning Wei12232" w:date="2026-10-23T19:21:00Z">
              <w:r>
                <w:rPr>
                  <w:rFonts w:ascii="Times New Roman" w:eastAsiaTheme="minorEastAsia" w:hAnsi="Times New Roman" w:cs="Times New Roman"/>
                  <w:b/>
                  <w:sz w:val="18"/>
                  <w:szCs w:val="18"/>
                  <w:lang w:eastAsia="zh-CN"/>
                </w:rPr>
                <w:t xml:space="preserve">NLT </w:t>
              </w:r>
            </w:ins>
            <w:ins w:id="7677" w:author="Xuning Wei12232" w:date="2026-10-23T19:13:00Z">
              <w:r>
                <w:rPr>
                  <w:rFonts w:ascii="Times New Roman" w:eastAsiaTheme="minorEastAsia" w:hAnsi="Times New Roman" w:cs="Times New Roman"/>
                  <w:b/>
                  <w:sz w:val="18"/>
                  <w:szCs w:val="18"/>
                  <w:lang w:eastAsia="zh-CN"/>
                </w:rPr>
                <w:t>7.93</w:t>
              </w:r>
              <w:r>
                <w:rPr>
                  <w:rFonts w:ascii="Times New Roman" w:eastAsiaTheme="minorEastAsia" w:hAnsi="Times New Roman" w:cs="Times New Roman"/>
                  <w:sz w:val="18"/>
                  <w:szCs w:val="18"/>
                  <w:lang w:eastAsia="zh-CN"/>
                </w:rPr>
                <w:t xml:space="preserve"> </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836E49" w14:textId="77777777" w:rsidR="007617DE" w:rsidRDefault="00AE300B" w:rsidP="007617DE">
            <w:pPr>
              <w:jc w:val="both"/>
              <w:rPr>
                <w:ins w:id="7678" w:author="Xuning Wei12232" w:date="2026-10-23T16:57:00Z"/>
                <w:rFonts w:ascii="Times New Roman" w:eastAsiaTheme="minorEastAsia" w:hAnsi="Times New Roman" w:cs="Times New Roman"/>
                <w:bCs w:val="0"/>
                <w:sz w:val="18"/>
                <w:szCs w:val="18"/>
                <w:lang w:eastAsia="zh-CN"/>
              </w:rPr>
              <w:pPrChange w:id="7679" w:author="Xuning Wei12232" w:date="2026-10-23T17:21:00Z">
                <w:pPr>
                  <w:jc w:val="center"/>
                </w:pPr>
              </w:pPrChange>
            </w:pPr>
            <w:ins w:id="7680" w:author="Xuning Wei12232" w:date="2026-10-23T19:13:00Z">
              <w:r>
                <w:rPr>
                  <w:rFonts w:ascii="Times New Roman" w:eastAsiaTheme="minorEastAsia" w:hAnsi="Times New Roman" w:cs="Times New Roman"/>
                  <w:b/>
                  <w:sz w:val="18"/>
                  <w:szCs w:val="18"/>
                  <w:lang w:eastAsia="zh-CN"/>
                  <w:rPrChange w:id="7681" w:author="Xuning Wei12232" w:date="2026-10-24T11:11:00Z">
                    <w:rPr>
                      <w:rFonts w:ascii="Times New Roman" w:eastAsiaTheme="minorEastAsia" w:hAnsi="Times New Roman" w:cs="Times New Roman"/>
                      <w:b/>
                      <w:color w:val="FF0000"/>
                      <w:sz w:val="18"/>
                      <w:szCs w:val="18"/>
                      <w:lang w:eastAsia="zh-CN"/>
                    </w:rPr>
                  </w:rPrChange>
                </w:rPr>
                <w:t xml:space="preserve">8.21 </w:t>
              </w:r>
              <w:r>
                <w:rPr>
                  <w:rFonts w:ascii="Times New Roman" w:eastAsiaTheme="minorEastAsia" w:hAnsi="Times New Roman" w:cs="Times New Roman"/>
                  <w:sz w:val="18"/>
                  <w:szCs w:val="18"/>
                  <w:lang w:eastAsia="zh-CN"/>
                  <w:rPrChange w:id="7682" w:author="Xuning Wei12232" w:date="2026-10-24T11:11:00Z">
                    <w:rPr>
                      <w:rFonts w:ascii="Times New Roman" w:eastAsiaTheme="minorEastAsia" w:hAnsi="Times New Roman" w:cs="Times New Roman"/>
                      <w:color w:val="FF0000"/>
                      <w:sz w:val="18"/>
                      <w:szCs w:val="18"/>
                      <w:lang w:eastAsia="zh-CN"/>
                    </w:rPr>
                  </w:rPrChange>
                </w:rPr>
                <w:t>- 9.25</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2AEA64" w14:textId="77777777" w:rsidR="007617DE" w:rsidRDefault="00AE300B" w:rsidP="007617DE">
            <w:pPr>
              <w:jc w:val="both"/>
              <w:rPr>
                <w:ins w:id="7683" w:author="Xuning Wei12232" w:date="2026-10-23T16:57:00Z"/>
                <w:rFonts w:ascii="Times New Roman" w:eastAsia="等线" w:hAnsi="Times New Roman" w:cs="Times New Roman"/>
                <w:bCs w:val="0"/>
                <w:sz w:val="18"/>
                <w:szCs w:val="18"/>
              </w:rPr>
              <w:pPrChange w:id="7684" w:author="Xuning Wei12232" w:date="2026-10-23T17:21:00Z">
                <w:pPr>
                  <w:jc w:val="center"/>
                </w:pPr>
              </w:pPrChange>
            </w:pPr>
            <w:ins w:id="7685" w:author="Xuning Wei12232" w:date="2026-10-23T19:13:00Z">
              <w:r>
                <w:rPr>
                  <w:rFonts w:ascii="Times New Roman" w:eastAsia="等线" w:hAnsi="Times New Roman" w:cs="Times New Roman"/>
                  <w:bCs w:val="0"/>
                  <w:sz w:val="18"/>
                  <w:szCs w:val="18"/>
                  <w:rPrChange w:id="7686" w:author="Xuning Wei12232" w:date="2026-10-24T11:11:00Z">
                    <w:rPr>
                      <w:rFonts w:ascii="Times New Roman" w:eastAsia="等线" w:hAnsi="Times New Roman" w:cs="Times New Roman"/>
                      <w:bCs w:val="0"/>
                      <w:color w:val="0000FF"/>
                      <w:sz w:val="18"/>
                      <w:szCs w:val="18"/>
                    </w:rPr>
                  </w:rPrChange>
                </w:rPr>
                <w:t>kg/kg</w:t>
              </w:r>
            </w:ins>
          </w:p>
        </w:tc>
      </w:tr>
      <w:tr w:rsidR="007617DE" w14:paraId="0D60CC16" w14:textId="77777777">
        <w:trPr>
          <w:trHeight w:val="330"/>
          <w:jc w:val="center"/>
          <w:ins w:id="7687" w:author="Xuning Wei12232" w:date="2026-10-16T08:20:00Z"/>
        </w:trPr>
        <w:tc>
          <w:tcPr>
            <w:tcW w:w="841" w:type="dxa"/>
            <w:vMerge/>
            <w:tcMar>
              <w:left w:w="108" w:type="dxa"/>
              <w:right w:w="108" w:type="dxa"/>
            </w:tcMar>
            <w:vAlign w:val="center"/>
          </w:tcPr>
          <w:p w14:paraId="2A5B8DC6" w14:textId="77777777" w:rsidR="007617DE" w:rsidRPr="007617DE" w:rsidRDefault="007617DE" w:rsidP="007617DE">
            <w:pPr>
              <w:jc w:val="both"/>
              <w:rPr>
                <w:ins w:id="7688" w:author="Xuning Wei12232" w:date="2026-10-16T08:20:00Z"/>
                <w:rFonts w:ascii="Times New Roman" w:hAnsi="Times New Roman" w:cs="Times New Roman"/>
                <w:sz w:val="18"/>
                <w:szCs w:val="18"/>
                <w:rPrChange w:id="7689" w:author="Xuning Wei12232" w:date="2026-10-24T11:11:00Z">
                  <w:rPr>
                    <w:ins w:id="7690" w:author="Xuning Wei12232" w:date="2026-10-16T08:20:00Z"/>
                  </w:rPr>
                </w:rPrChange>
              </w:rPr>
              <w:pPrChange w:id="7691"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5A9F27" w14:textId="77777777" w:rsidR="007617DE" w:rsidRDefault="00AE300B" w:rsidP="007617DE">
            <w:pPr>
              <w:jc w:val="both"/>
              <w:rPr>
                <w:ins w:id="7692" w:author="Xuning Wei12232" w:date="2026-10-16T08:20:00Z"/>
                <w:rFonts w:ascii="Times New Roman" w:eastAsia="Times New Roman" w:hAnsi="Times New Roman" w:cs="Times New Roman"/>
                <w:sz w:val="18"/>
                <w:szCs w:val="18"/>
              </w:rPr>
              <w:pPrChange w:id="7693" w:author="Xuning Wei12232" w:date="2026-10-23T17:21:00Z">
                <w:pPr/>
              </w:pPrChange>
            </w:pPr>
            <w:proofErr w:type="spellStart"/>
            <w:ins w:id="7694" w:author="Xuning Wei12232" w:date="2026-10-23T16:59:00Z">
              <w:r>
                <w:rPr>
                  <w:rFonts w:ascii="Times New Roman" w:hAnsi="Times New Roman" w:cs="Times New Roman"/>
                  <w:sz w:val="18"/>
                  <w:szCs w:val="18"/>
                  <w:rPrChange w:id="7695" w:author="Xuning Wei12232" w:date="2026-10-24T11:11:00Z">
                    <w:rPr/>
                  </w:rPrChange>
                </w:rPr>
                <w:t>Oxyma</w:t>
              </w:r>
              <w:proofErr w:type="spellEnd"/>
              <w:r>
                <w:rPr>
                  <w:rFonts w:ascii="Times New Roman" w:hAnsi="Times New Roman" w:cs="Times New Roman"/>
                  <w:sz w:val="18"/>
                  <w:szCs w:val="18"/>
                  <w:rPrChange w:id="7696" w:author="Xuning Wei12232" w:date="2026-10-24T11:11:00Z">
                    <w:rPr/>
                  </w:rPrChange>
                </w:rPr>
                <w:t xml:space="preserve"> quantity (Standard AA)</w:t>
              </w:r>
            </w:ins>
          </w:p>
        </w:tc>
        <w:tc>
          <w:tcPr>
            <w:tcW w:w="776" w:type="dxa"/>
            <w:tcBorders>
              <w:left w:val="single" w:sz="8" w:space="0" w:color="auto"/>
              <w:right w:val="single" w:sz="8" w:space="0" w:color="auto"/>
            </w:tcBorders>
            <w:tcMar>
              <w:left w:w="108" w:type="dxa"/>
              <w:right w:w="108" w:type="dxa"/>
            </w:tcMar>
            <w:vAlign w:val="center"/>
          </w:tcPr>
          <w:p w14:paraId="509853D0" w14:textId="77777777" w:rsidR="007617DE" w:rsidRDefault="00AE300B" w:rsidP="007617DE">
            <w:pPr>
              <w:jc w:val="both"/>
              <w:rPr>
                <w:ins w:id="7697" w:author="Xuning Wei12232" w:date="2026-10-16T08:20:00Z"/>
                <w:rFonts w:ascii="Times New Roman" w:eastAsia="Times New Roman" w:hAnsi="Times New Roman" w:cs="Times New Roman"/>
                <w:sz w:val="18"/>
                <w:szCs w:val="18"/>
              </w:rPr>
              <w:pPrChange w:id="7698" w:author="Xuning Wei12232" w:date="2026-10-23T17:21:00Z">
                <w:pPr>
                  <w:jc w:val="center"/>
                </w:pPr>
              </w:pPrChange>
            </w:pPr>
            <w:ins w:id="7699"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D438B0" w14:textId="77777777" w:rsidR="007617DE" w:rsidRDefault="00AE300B" w:rsidP="007617DE">
            <w:pPr>
              <w:jc w:val="both"/>
              <w:rPr>
                <w:ins w:id="7700" w:author="Xuning Wei12232" w:date="2026-10-16T08:20:00Z"/>
                <w:rFonts w:ascii="Times New Roman" w:eastAsia="Times New Roman" w:hAnsi="Times New Roman" w:cs="Times New Roman"/>
                <w:sz w:val="18"/>
                <w:szCs w:val="18"/>
              </w:rPr>
              <w:pPrChange w:id="7701" w:author="Xuning Wei12232" w:date="2026-10-23T17:21:00Z">
                <w:pPr>
                  <w:jc w:val="center"/>
                </w:pPr>
              </w:pPrChange>
            </w:pPr>
            <w:ins w:id="7702" w:author="Xuning Wei12232" w:date="2026-10-23T17:00:00Z">
              <w:r>
                <w:rPr>
                  <w:rFonts w:ascii="Times New Roman" w:hAnsi="Times New Roman" w:cs="Times New Roman"/>
                  <w:sz w:val="18"/>
                  <w:szCs w:val="18"/>
                  <w:rPrChange w:id="7703" w:author="Xuning Wei12232" w:date="2026-10-24T11:11:00Z">
                    <w:rPr/>
                  </w:rPrChange>
                </w:rPr>
                <w:t>2.00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8FA7E2" w14:textId="77777777" w:rsidR="007617DE" w:rsidRPr="007617DE" w:rsidRDefault="00AE300B" w:rsidP="007617DE">
            <w:pPr>
              <w:jc w:val="both"/>
              <w:rPr>
                <w:ins w:id="7704" w:author="Xuning Wei12232" w:date="2026-10-16T08:20:00Z"/>
                <w:rFonts w:ascii="Times New Roman" w:eastAsiaTheme="minorEastAsia" w:hAnsi="Times New Roman" w:cs="Times New Roman"/>
                <w:b/>
                <w:sz w:val="18"/>
                <w:szCs w:val="18"/>
                <w:lang w:eastAsia="zh-CN"/>
                <w:rPrChange w:id="7705" w:author="Xuning Wei12232" w:date="2026-10-24T11:11:00Z">
                  <w:rPr>
                    <w:ins w:id="7706" w:author="Xuning Wei12232" w:date="2026-10-16T08:20:00Z"/>
                    <w:rFonts w:ascii="Times New Roman" w:eastAsia="Times New Roman" w:hAnsi="Times New Roman" w:cs="Times New Roman"/>
                    <w:b/>
                    <w:sz w:val="18"/>
                    <w:szCs w:val="18"/>
                  </w:rPr>
                </w:rPrChange>
              </w:rPr>
              <w:pPrChange w:id="7707" w:author="Xuning Wei12232" w:date="2026-10-23T17:21:00Z">
                <w:pPr>
                  <w:jc w:val="center"/>
                </w:pPr>
              </w:pPrChange>
            </w:pPr>
            <w:ins w:id="7708" w:author="Xuning Wei12232" w:date="2026-10-23T19:14:00Z">
              <w:r>
                <w:rPr>
                  <w:rFonts w:ascii="Times New Roman" w:eastAsiaTheme="minorEastAsia" w:hAnsi="Times New Roman" w:cs="Times New Roman"/>
                  <w:b/>
                  <w:sz w:val="18"/>
                  <w:szCs w:val="18"/>
                  <w:lang w:eastAsia="zh-CN"/>
                </w:rPr>
                <w:t>1.94</w:t>
              </w:r>
              <w:r>
                <w:rPr>
                  <w:rFonts w:ascii="Times New Roman" w:eastAsiaTheme="minorEastAsia" w:hAnsi="Times New Roman" w:cs="Times New Roman"/>
                  <w:sz w:val="18"/>
                  <w:szCs w:val="18"/>
                  <w:lang w:eastAsia="zh-CN"/>
                </w:rPr>
                <w:t xml:space="preserve"> – 2.25</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284AF6" w14:textId="77777777" w:rsidR="007617DE" w:rsidRDefault="00AE300B" w:rsidP="007617DE">
            <w:pPr>
              <w:jc w:val="both"/>
              <w:rPr>
                <w:ins w:id="7709" w:author="Xuning Wei12232" w:date="2026-10-16T08:20:00Z"/>
                <w:rFonts w:ascii="Times New Roman" w:eastAsia="Times New Roman" w:hAnsi="Times New Roman" w:cs="Times New Roman"/>
                <w:bCs w:val="0"/>
                <w:sz w:val="18"/>
                <w:szCs w:val="18"/>
              </w:rPr>
              <w:pPrChange w:id="7710" w:author="Xuning Wei12232" w:date="2026-10-23T17:21:00Z">
                <w:pPr>
                  <w:jc w:val="center"/>
                </w:pPr>
              </w:pPrChange>
            </w:pPr>
            <w:ins w:id="7711" w:author="Xuning Wei12232" w:date="2026-10-23T19:14:00Z">
              <w:r>
                <w:rPr>
                  <w:rFonts w:ascii="Times New Roman" w:eastAsiaTheme="minorEastAsia" w:hAnsi="Times New Roman" w:cs="Times New Roman"/>
                  <w:b/>
                  <w:bCs w:val="0"/>
                  <w:sz w:val="18"/>
                  <w:szCs w:val="18"/>
                  <w:lang w:eastAsia="zh-CN"/>
                </w:rPr>
                <w:t>1.97</w:t>
              </w:r>
              <w:r>
                <w:rPr>
                  <w:rFonts w:ascii="Times New Roman" w:eastAsiaTheme="minorEastAsia" w:hAnsi="Times New Roman" w:cs="Times New Roman"/>
                  <w:bCs w:val="0"/>
                  <w:sz w:val="18"/>
                  <w:szCs w:val="18"/>
                  <w:lang w:eastAsia="zh-CN"/>
                </w:rPr>
                <w:t xml:space="preserve"> -2.06</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D0B29C" w14:textId="77777777" w:rsidR="007617DE" w:rsidRDefault="00AE300B" w:rsidP="007617DE">
            <w:pPr>
              <w:jc w:val="both"/>
              <w:rPr>
                <w:ins w:id="7712" w:author="Xuning Wei12232" w:date="2026-10-16T08:20:00Z"/>
                <w:rFonts w:ascii="Times New Roman" w:eastAsia="Times New Roman" w:hAnsi="Times New Roman" w:cs="Times New Roman"/>
                <w:sz w:val="18"/>
                <w:szCs w:val="18"/>
              </w:rPr>
              <w:pPrChange w:id="7713" w:author="Xuning Wei12232" w:date="2026-10-23T17:21:00Z">
                <w:pPr>
                  <w:jc w:val="center"/>
                </w:pPr>
              </w:pPrChange>
            </w:pPr>
            <w:proofErr w:type="spellStart"/>
            <w:ins w:id="7714" w:author="Xuning Wei12232" w:date="2026-10-23T19:14:00Z">
              <w:r>
                <w:rPr>
                  <w:rFonts w:ascii="Times New Roman" w:eastAsia="等线" w:hAnsi="Times New Roman" w:cs="Times New Roman"/>
                  <w:bCs w:val="0"/>
                  <w:sz w:val="18"/>
                  <w:szCs w:val="18"/>
                  <w:rPrChange w:id="7715" w:author="Xuning Wei12232" w:date="2026-10-24T11:11:00Z">
                    <w:rPr>
                      <w:rFonts w:ascii="Times New Roman" w:eastAsia="等线" w:hAnsi="Times New Roman" w:cs="Times New Roman"/>
                      <w:bCs w:val="0"/>
                      <w:color w:val="0000FF"/>
                      <w:sz w:val="18"/>
                      <w:szCs w:val="18"/>
                    </w:rPr>
                  </w:rPrChange>
                </w:rPr>
                <w:t>eq</w:t>
              </w:r>
            </w:ins>
            <w:proofErr w:type="spellEnd"/>
          </w:p>
        </w:tc>
      </w:tr>
      <w:tr w:rsidR="007617DE" w14:paraId="6E490F74" w14:textId="77777777">
        <w:trPr>
          <w:trHeight w:val="330"/>
          <w:jc w:val="center"/>
          <w:ins w:id="7716" w:author="Xuning Wei12232" w:date="2026-10-16T08:20:00Z"/>
        </w:trPr>
        <w:tc>
          <w:tcPr>
            <w:tcW w:w="841" w:type="dxa"/>
            <w:vMerge/>
            <w:tcMar>
              <w:left w:w="108" w:type="dxa"/>
              <w:right w:w="108" w:type="dxa"/>
            </w:tcMar>
            <w:vAlign w:val="center"/>
          </w:tcPr>
          <w:p w14:paraId="5582316C" w14:textId="77777777" w:rsidR="007617DE" w:rsidRPr="007617DE" w:rsidRDefault="007617DE" w:rsidP="007617DE">
            <w:pPr>
              <w:jc w:val="both"/>
              <w:rPr>
                <w:ins w:id="7717" w:author="Xuning Wei12232" w:date="2026-10-16T08:20:00Z"/>
                <w:rFonts w:ascii="Times New Roman" w:hAnsi="Times New Roman" w:cs="Times New Roman"/>
                <w:sz w:val="18"/>
                <w:szCs w:val="18"/>
                <w:rPrChange w:id="7718" w:author="Xuning Wei12232" w:date="2026-10-24T11:11:00Z">
                  <w:rPr>
                    <w:ins w:id="7719" w:author="Xuning Wei12232" w:date="2026-10-16T08:20:00Z"/>
                  </w:rPr>
                </w:rPrChange>
              </w:rPr>
              <w:pPrChange w:id="772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AED65F" w14:textId="77777777" w:rsidR="007617DE" w:rsidRDefault="00AE300B" w:rsidP="007617DE">
            <w:pPr>
              <w:jc w:val="both"/>
              <w:rPr>
                <w:ins w:id="7721" w:author="Xuning Wei12232" w:date="2026-10-16T08:20:00Z"/>
                <w:rFonts w:ascii="Times New Roman" w:eastAsia="Times New Roman" w:hAnsi="Times New Roman" w:cs="Times New Roman"/>
                <w:sz w:val="18"/>
                <w:szCs w:val="18"/>
              </w:rPr>
              <w:pPrChange w:id="7722" w:author="Xuning Wei12232" w:date="2026-10-23T17:21:00Z">
                <w:pPr/>
              </w:pPrChange>
            </w:pPr>
            <w:proofErr w:type="spellStart"/>
            <w:ins w:id="7723" w:author="Xuning Wei12232" w:date="2026-10-23T17:00:00Z">
              <w:r>
                <w:rPr>
                  <w:rFonts w:ascii="Times New Roman" w:hAnsi="Times New Roman" w:cs="Times New Roman"/>
                  <w:sz w:val="18"/>
                  <w:szCs w:val="18"/>
                  <w:rPrChange w:id="7724" w:author="Xuning Wei12232" w:date="2026-10-24T11:11:00Z">
                    <w:rPr/>
                  </w:rPrChange>
                </w:rPr>
                <w:t>Oxyma</w:t>
              </w:r>
              <w:proofErr w:type="spellEnd"/>
              <w:r>
                <w:rPr>
                  <w:rFonts w:ascii="Times New Roman" w:hAnsi="Times New Roman" w:cs="Times New Roman"/>
                  <w:sz w:val="18"/>
                  <w:szCs w:val="18"/>
                  <w:rPrChange w:id="7725" w:author="Xuning Wei12232" w:date="2026-10-24T11:11:00Z">
                    <w:rPr/>
                  </w:rPrChange>
                </w:rPr>
                <w:t xml:space="preserve"> quantity (NMeAsn22, αMePhe15)</w:t>
              </w:r>
            </w:ins>
          </w:p>
        </w:tc>
        <w:tc>
          <w:tcPr>
            <w:tcW w:w="776" w:type="dxa"/>
            <w:tcBorders>
              <w:left w:val="single" w:sz="8" w:space="0" w:color="auto"/>
              <w:right w:val="single" w:sz="8" w:space="0" w:color="auto"/>
            </w:tcBorders>
            <w:tcMar>
              <w:left w:w="108" w:type="dxa"/>
              <w:right w:w="108" w:type="dxa"/>
            </w:tcMar>
            <w:vAlign w:val="center"/>
          </w:tcPr>
          <w:p w14:paraId="1462E80F" w14:textId="77777777" w:rsidR="007617DE" w:rsidRDefault="00AE300B" w:rsidP="007617DE">
            <w:pPr>
              <w:jc w:val="both"/>
              <w:rPr>
                <w:ins w:id="7726" w:author="Xuning Wei12232" w:date="2026-10-16T08:20:00Z"/>
                <w:rFonts w:ascii="Times New Roman" w:eastAsia="Times New Roman" w:hAnsi="Times New Roman" w:cs="Times New Roman"/>
                <w:sz w:val="18"/>
                <w:szCs w:val="18"/>
              </w:rPr>
              <w:pPrChange w:id="7727" w:author="Xuning Wei12232" w:date="2026-10-23T17:21:00Z">
                <w:pPr>
                  <w:jc w:val="center"/>
                </w:pPr>
              </w:pPrChange>
            </w:pPr>
            <w:ins w:id="7728"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6D5081" w14:textId="77777777" w:rsidR="007617DE" w:rsidRPr="007617DE" w:rsidRDefault="00AE300B" w:rsidP="007617DE">
            <w:pPr>
              <w:jc w:val="both"/>
              <w:rPr>
                <w:ins w:id="7729" w:author="Xuning Wei12232" w:date="2026-10-16T08:20:00Z"/>
                <w:rFonts w:ascii="Times New Roman" w:eastAsia="等线" w:hAnsi="Times New Roman" w:cs="Times New Roman"/>
                <w:bCs w:val="0"/>
                <w:sz w:val="18"/>
                <w:szCs w:val="18"/>
                <w:rPrChange w:id="7730" w:author="Xuning Wei12232" w:date="2026-10-24T11:11:00Z">
                  <w:rPr>
                    <w:ins w:id="7731" w:author="Xuning Wei12232" w:date="2026-10-16T08:20:00Z"/>
                    <w:rFonts w:ascii="Times New Roman" w:eastAsia="Times New Roman" w:hAnsi="Times New Roman" w:cs="Times New Roman"/>
                    <w:sz w:val="18"/>
                    <w:szCs w:val="18"/>
                  </w:rPr>
                </w:rPrChange>
              </w:rPr>
              <w:pPrChange w:id="7732" w:author="Xuning Wei12232" w:date="2026-10-23T17:21:00Z">
                <w:pPr>
                  <w:jc w:val="center"/>
                </w:pPr>
              </w:pPrChange>
            </w:pPr>
            <w:ins w:id="7733" w:author="Xuning Wei12232" w:date="2026-10-23T17:00:00Z">
              <w:r>
                <w:rPr>
                  <w:rFonts w:ascii="Times New Roman" w:hAnsi="Times New Roman" w:cs="Times New Roman"/>
                  <w:sz w:val="18"/>
                  <w:szCs w:val="18"/>
                  <w:rPrChange w:id="7734" w:author="Xuning Wei12232" w:date="2026-10-24T11:11:00Z">
                    <w:rPr/>
                  </w:rPrChange>
                </w:rPr>
                <w:t>1.80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B64286" w14:textId="77777777" w:rsidR="007617DE" w:rsidRPr="007617DE" w:rsidRDefault="00AE300B" w:rsidP="007617DE">
            <w:pPr>
              <w:jc w:val="both"/>
              <w:rPr>
                <w:ins w:id="7735" w:author="Xuning Wei12232" w:date="2026-10-16T08:20:00Z"/>
                <w:rFonts w:ascii="Times New Roman" w:eastAsiaTheme="minorEastAsia" w:hAnsi="Times New Roman" w:cs="Times New Roman"/>
                <w:b/>
                <w:sz w:val="18"/>
                <w:szCs w:val="18"/>
                <w:lang w:eastAsia="zh-CN"/>
                <w:rPrChange w:id="7736" w:author="Xuning Wei12232" w:date="2026-10-24T11:11:00Z">
                  <w:rPr>
                    <w:ins w:id="7737" w:author="Xuning Wei12232" w:date="2026-10-16T08:20:00Z"/>
                    <w:rFonts w:ascii="Times New Roman" w:eastAsia="Times New Roman" w:hAnsi="Times New Roman" w:cs="Times New Roman"/>
                    <w:b/>
                    <w:sz w:val="18"/>
                    <w:szCs w:val="18"/>
                  </w:rPr>
                </w:rPrChange>
              </w:rPr>
              <w:pPrChange w:id="7738" w:author="Xuning Wei12232" w:date="2026-10-23T17:21:00Z">
                <w:pPr>
                  <w:jc w:val="center"/>
                </w:pPr>
              </w:pPrChange>
            </w:pPr>
            <w:ins w:id="7739" w:author="Xuning Wei12232" w:date="2026-10-23T19:14:00Z">
              <w:r>
                <w:rPr>
                  <w:rFonts w:ascii="Times New Roman" w:eastAsiaTheme="minorEastAsia" w:hAnsi="Times New Roman" w:cs="Times New Roman"/>
                  <w:b/>
                  <w:sz w:val="18"/>
                  <w:szCs w:val="18"/>
                  <w:lang w:eastAsia="zh-CN"/>
                </w:rPr>
                <w:t>1.75</w:t>
              </w:r>
              <w:r>
                <w:rPr>
                  <w:rFonts w:ascii="Times New Roman" w:eastAsiaTheme="minorEastAsia" w:hAnsi="Times New Roman" w:cs="Times New Roman"/>
                  <w:sz w:val="18"/>
                  <w:szCs w:val="18"/>
                  <w:lang w:eastAsia="zh-CN"/>
                </w:rPr>
                <w:t xml:space="preserve"> – 2.03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22EA77" w14:textId="77777777" w:rsidR="007617DE" w:rsidRDefault="00AE300B" w:rsidP="007617DE">
            <w:pPr>
              <w:jc w:val="both"/>
              <w:rPr>
                <w:ins w:id="7740" w:author="Xuning Wei12232" w:date="2026-10-16T08:20:00Z"/>
                <w:rFonts w:ascii="Times New Roman" w:eastAsia="Times New Roman" w:hAnsi="Times New Roman" w:cs="Times New Roman"/>
                <w:bCs w:val="0"/>
                <w:sz w:val="18"/>
                <w:szCs w:val="18"/>
              </w:rPr>
              <w:pPrChange w:id="7741" w:author="Xuning Wei12232" w:date="2026-10-23T17:21:00Z">
                <w:pPr>
                  <w:jc w:val="center"/>
                </w:pPr>
              </w:pPrChange>
            </w:pPr>
            <w:ins w:id="7742" w:author="Xuning Wei12232" w:date="2026-10-23T19:14:00Z">
              <w:r>
                <w:rPr>
                  <w:rFonts w:ascii="Times New Roman" w:eastAsiaTheme="minorEastAsia" w:hAnsi="Times New Roman" w:cs="Times New Roman"/>
                  <w:b/>
                  <w:bCs w:val="0"/>
                  <w:sz w:val="18"/>
                  <w:szCs w:val="18"/>
                  <w:lang w:eastAsia="zh-CN"/>
                </w:rPr>
                <w:t xml:space="preserve">1.78 </w:t>
              </w:r>
              <w:r>
                <w:rPr>
                  <w:rFonts w:ascii="Times New Roman" w:eastAsiaTheme="minorEastAsia" w:hAnsi="Times New Roman" w:cs="Times New Roman"/>
                  <w:bCs w:val="0"/>
                  <w:sz w:val="18"/>
                  <w:szCs w:val="18"/>
                  <w:lang w:eastAsia="zh-CN"/>
                </w:rPr>
                <w:t>– 1.85</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89C4A1" w14:textId="77777777" w:rsidR="007617DE" w:rsidRDefault="00AE300B" w:rsidP="007617DE">
            <w:pPr>
              <w:jc w:val="both"/>
              <w:rPr>
                <w:ins w:id="7743" w:author="Xuning Wei12232" w:date="2026-10-16T08:20:00Z"/>
                <w:rFonts w:ascii="Times New Roman" w:eastAsia="Times New Roman" w:hAnsi="Times New Roman" w:cs="Times New Roman"/>
                <w:sz w:val="18"/>
                <w:szCs w:val="18"/>
              </w:rPr>
              <w:pPrChange w:id="7744" w:author="Xuning Wei12232" w:date="2026-10-23T17:21:00Z">
                <w:pPr>
                  <w:jc w:val="center"/>
                </w:pPr>
              </w:pPrChange>
            </w:pPr>
            <w:proofErr w:type="spellStart"/>
            <w:ins w:id="7745" w:author="Xuning Wei12232" w:date="2026-10-23T19:14:00Z">
              <w:r>
                <w:rPr>
                  <w:rFonts w:ascii="Times New Roman" w:eastAsia="等线" w:hAnsi="Times New Roman" w:cs="Times New Roman"/>
                  <w:bCs w:val="0"/>
                  <w:sz w:val="18"/>
                  <w:szCs w:val="18"/>
                  <w:rPrChange w:id="7746" w:author="Xuning Wei12232" w:date="2026-10-24T11:11:00Z">
                    <w:rPr>
                      <w:rFonts w:ascii="Times New Roman" w:eastAsia="等线" w:hAnsi="Times New Roman" w:cs="Times New Roman"/>
                      <w:bCs w:val="0"/>
                      <w:color w:val="0000FF"/>
                      <w:sz w:val="18"/>
                      <w:szCs w:val="18"/>
                    </w:rPr>
                  </w:rPrChange>
                </w:rPr>
                <w:t>eq</w:t>
              </w:r>
            </w:ins>
            <w:proofErr w:type="spellEnd"/>
          </w:p>
        </w:tc>
      </w:tr>
      <w:tr w:rsidR="007617DE" w14:paraId="144FC310" w14:textId="77777777">
        <w:trPr>
          <w:trHeight w:val="330"/>
          <w:jc w:val="center"/>
          <w:ins w:id="7747" w:author="Xuning Wei12232" w:date="2026-10-16T08:20:00Z"/>
        </w:trPr>
        <w:tc>
          <w:tcPr>
            <w:tcW w:w="841" w:type="dxa"/>
            <w:vMerge/>
            <w:tcMar>
              <w:left w:w="108" w:type="dxa"/>
              <w:right w:w="108" w:type="dxa"/>
            </w:tcMar>
            <w:vAlign w:val="center"/>
          </w:tcPr>
          <w:p w14:paraId="03E2D379" w14:textId="77777777" w:rsidR="007617DE" w:rsidRPr="007617DE" w:rsidRDefault="007617DE" w:rsidP="007617DE">
            <w:pPr>
              <w:jc w:val="both"/>
              <w:rPr>
                <w:ins w:id="7748" w:author="Xuning Wei12232" w:date="2026-10-16T08:20:00Z"/>
                <w:rFonts w:ascii="Times New Roman" w:hAnsi="Times New Roman" w:cs="Times New Roman"/>
                <w:sz w:val="18"/>
                <w:szCs w:val="18"/>
                <w:rPrChange w:id="7749" w:author="Xuning Wei12232" w:date="2026-10-24T11:11:00Z">
                  <w:rPr>
                    <w:ins w:id="7750" w:author="Xuning Wei12232" w:date="2026-10-16T08:20:00Z"/>
                  </w:rPr>
                </w:rPrChange>
              </w:rPr>
              <w:pPrChange w:id="7751"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D78606" w14:textId="77777777" w:rsidR="007617DE" w:rsidRDefault="00AE300B" w:rsidP="007617DE">
            <w:pPr>
              <w:jc w:val="both"/>
              <w:rPr>
                <w:ins w:id="7752" w:author="Xuning Wei12232" w:date="2026-10-16T08:20:00Z"/>
                <w:rFonts w:ascii="Times New Roman" w:eastAsia="Times New Roman" w:hAnsi="Times New Roman" w:cs="Times New Roman"/>
                <w:sz w:val="18"/>
                <w:szCs w:val="18"/>
              </w:rPr>
              <w:pPrChange w:id="7753" w:author="Xuning Wei12232" w:date="2026-10-23T17:21:00Z">
                <w:pPr/>
              </w:pPrChange>
            </w:pPr>
            <w:proofErr w:type="spellStart"/>
            <w:ins w:id="7754" w:author="Xuning Wei12232" w:date="2026-10-23T17:00:00Z">
              <w:r>
                <w:rPr>
                  <w:rFonts w:ascii="Times New Roman" w:hAnsi="Times New Roman" w:cs="Times New Roman"/>
                  <w:sz w:val="18"/>
                  <w:szCs w:val="18"/>
                  <w:rPrChange w:id="7755" w:author="Xuning Wei12232" w:date="2026-10-24T11:11:00Z">
                    <w:rPr/>
                  </w:rPrChange>
                </w:rPr>
                <w:t>Oxyma</w:t>
              </w:r>
              <w:proofErr w:type="spellEnd"/>
              <w:r>
                <w:rPr>
                  <w:rFonts w:ascii="Times New Roman" w:hAnsi="Times New Roman" w:cs="Times New Roman"/>
                  <w:sz w:val="18"/>
                  <w:szCs w:val="18"/>
                  <w:rPrChange w:id="7756" w:author="Xuning Wei12232" w:date="2026-10-24T11:11:00Z">
                    <w:rPr/>
                  </w:rPrChange>
                </w:rPr>
                <w:t xml:space="preserve"> quantity (Asn21)</w:t>
              </w:r>
            </w:ins>
          </w:p>
        </w:tc>
        <w:tc>
          <w:tcPr>
            <w:tcW w:w="776" w:type="dxa"/>
            <w:tcBorders>
              <w:left w:val="single" w:sz="8" w:space="0" w:color="auto"/>
              <w:right w:val="single" w:sz="8" w:space="0" w:color="auto"/>
            </w:tcBorders>
            <w:tcMar>
              <w:left w:w="108" w:type="dxa"/>
              <w:right w:w="108" w:type="dxa"/>
            </w:tcMar>
            <w:vAlign w:val="center"/>
          </w:tcPr>
          <w:p w14:paraId="7A3D6F70" w14:textId="77777777" w:rsidR="007617DE" w:rsidRDefault="00AE300B" w:rsidP="007617DE">
            <w:pPr>
              <w:jc w:val="both"/>
              <w:rPr>
                <w:ins w:id="7757" w:author="Xuning Wei12232" w:date="2026-10-16T08:20:00Z"/>
                <w:rFonts w:ascii="Times New Roman" w:eastAsia="Times New Roman" w:hAnsi="Times New Roman" w:cs="Times New Roman"/>
                <w:sz w:val="18"/>
                <w:szCs w:val="18"/>
              </w:rPr>
              <w:pPrChange w:id="7758" w:author="Xuning Wei12232" w:date="2026-10-23T17:21:00Z">
                <w:pPr>
                  <w:jc w:val="center"/>
                </w:pPr>
              </w:pPrChange>
            </w:pPr>
            <w:ins w:id="7759"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E92509" w14:textId="77777777" w:rsidR="007617DE" w:rsidRDefault="00AE300B" w:rsidP="007617DE">
            <w:pPr>
              <w:jc w:val="both"/>
              <w:rPr>
                <w:ins w:id="7760" w:author="Xuning Wei12232" w:date="2026-10-16T08:20:00Z"/>
                <w:rFonts w:ascii="Times New Roman" w:eastAsia="Times New Roman" w:hAnsi="Times New Roman" w:cs="Times New Roman"/>
                <w:sz w:val="18"/>
                <w:szCs w:val="18"/>
              </w:rPr>
              <w:pPrChange w:id="7761" w:author="Xuning Wei12232" w:date="2026-10-23T17:21:00Z">
                <w:pPr>
                  <w:jc w:val="center"/>
                </w:pPr>
              </w:pPrChange>
            </w:pPr>
            <w:ins w:id="7762" w:author="Xuning Wei12232" w:date="2026-10-23T17:00:00Z">
              <w:r>
                <w:rPr>
                  <w:rFonts w:ascii="Times New Roman" w:hAnsi="Times New Roman" w:cs="Times New Roman"/>
                  <w:sz w:val="18"/>
                  <w:szCs w:val="18"/>
                  <w:rPrChange w:id="7763" w:author="Xuning Wei12232" w:date="2026-10-24T11:11:00Z">
                    <w:rPr/>
                  </w:rPrChange>
                </w:rPr>
                <w:t>2.60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3E7BCD" w14:textId="77777777" w:rsidR="007617DE" w:rsidRPr="007617DE" w:rsidRDefault="00AE300B" w:rsidP="007617DE">
            <w:pPr>
              <w:jc w:val="both"/>
              <w:rPr>
                <w:ins w:id="7764" w:author="Xuning Wei12232" w:date="2026-10-16T08:20:00Z"/>
                <w:rFonts w:ascii="Times New Roman" w:eastAsiaTheme="minorEastAsia" w:hAnsi="Times New Roman" w:cs="Times New Roman"/>
                <w:b/>
                <w:sz w:val="18"/>
                <w:szCs w:val="18"/>
                <w:lang w:eastAsia="zh-CN"/>
                <w:rPrChange w:id="7765" w:author="Xuning Wei12232" w:date="2026-10-24T11:11:00Z">
                  <w:rPr>
                    <w:ins w:id="7766" w:author="Xuning Wei12232" w:date="2026-10-16T08:20:00Z"/>
                    <w:rFonts w:ascii="Times New Roman" w:eastAsia="Times New Roman" w:hAnsi="Times New Roman" w:cs="Times New Roman"/>
                    <w:b/>
                    <w:sz w:val="18"/>
                    <w:szCs w:val="18"/>
                  </w:rPr>
                </w:rPrChange>
              </w:rPr>
              <w:pPrChange w:id="7767" w:author="Xuning Wei12232" w:date="2026-10-23T17:21:00Z">
                <w:pPr>
                  <w:jc w:val="center"/>
                </w:pPr>
              </w:pPrChange>
            </w:pPr>
            <w:ins w:id="7768" w:author="Xuning Wei12232" w:date="2026-10-23T19:14:00Z">
              <w:r>
                <w:rPr>
                  <w:rFonts w:ascii="Times New Roman" w:eastAsiaTheme="minorEastAsia" w:hAnsi="Times New Roman" w:cs="Times New Roman"/>
                  <w:b/>
                  <w:sz w:val="18"/>
                  <w:szCs w:val="18"/>
                  <w:lang w:eastAsia="zh-CN"/>
                </w:rPr>
                <w:t>2.50</w:t>
              </w:r>
              <w:r>
                <w:rPr>
                  <w:rFonts w:ascii="Times New Roman" w:eastAsiaTheme="minorEastAsia" w:hAnsi="Times New Roman" w:cs="Times New Roman"/>
                  <w:sz w:val="18"/>
                  <w:szCs w:val="18"/>
                  <w:lang w:eastAsia="zh-CN"/>
                </w:rPr>
                <w:t xml:space="preserve"> – 2.93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201D6B" w14:textId="77777777" w:rsidR="007617DE" w:rsidRDefault="00AE300B" w:rsidP="007617DE">
            <w:pPr>
              <w:jc w:val="both"/>
              <w:rPr>
                <w:ins w:id="7769" w:author="Xuning Wei12232" w:date="2026-10-16T08:20:00Z"/>
                <w:rFonts w:ascii="Times New Roman" w:eastAsia="Times New Roman" w:hAnsi="Times New Roman" w:cs="Times New Roman"/>
                <w:bCs w:val="0"/>
                <w:sz w:val="18"/>
                <w:szCs w:val="18"/>
              </w:rPr>
              <w:pPrChange w:id="7770" w:author="Xuning Wei12232" w:date="2026-10-23T17:21:00Z">
                <w:pPr>
                  <w:jc w:val="center"/>
                </w:pPr>
              </w:pPrChange>
            </w:pPr>
            <w:ins w:id="7771" w:author="Xuning Wei12232" w:date="2026-10-23T19:14:00Z">
              <w:r>
                <w:rPr>
                  <w:rFonts w:ascii="Times New Roman" w:eastAsiaTheme="minorEastAsia" w:hAnsi="Times New Roman" w:cs="Times New Roman"/>
                  <w:b/>
                  <w:bCs w:val="0"/>
                  <w:sz w:val="18"/>
                  <w:szCs w:val="18"/>
                  <w:lang w:eastAsia="zh-CN"/>
                </w:rPr>
                <w:t xml:space="preserve">2.52 </w:t>
              </w:r>
              <w:r>
                <w:rPr>
                  <w:rFonts w:ascii="Times New Roman" w:eastAsiaTheme="minorEastAsia" w:hAnsi="Times New Roman" w:cs="Times New Roman"/>
                  <w:bCs w:val="0"/>
                  <w:sz w:val="18"/>
                  <w:szCs w:val="18"/>
                  <w:lang w:eastAsia="zh-CN"/>
                </w:rPr>
                <w:t>– 2.68</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1589AE" w14:textId="77777777" w:rsidR="007617DE" w:rsidRDefault="00AE300B" w:rsidP="007617DE">
            <w:pPr>
              <w:jc w:val="both"/>
              <w:rPr>
                <w:ins w:id="7772" w:author="Xuning Wei12232" w:date="2026-10-16T08:20:00Z"/>
                <w:rFonts w:ascii="Times New Roman" w:eastAsia="Times New Roman" w:hAnsi="Times New Roman" w:cs="Times New Roman"/>
                <w:sz w:val="18"/>
                <w:szCs w:val="18"/>
              </w:rPr>
              <w:pPrChange w:id="7773" w:author="Xuning Wei12232" w:date="2026-10-23T17:21:00Z">
                <w:pPr>
                  <w:jc w:val="center"/>
                </w:pPr>
              </w:pPrChange>
            </w:pPr>
            <w:proofErr w:type="spellStart"/>
            <w:ins w:id="7774" w:author="Xuning Wei12232" w:date="2026-10-23T19:14:00Z">
              <w:r>
                <w:rPr>
                  <w:rFonts w:ascii="Times New Roman" w:eastAsia="等线" w:hAnsi="Times New Roman" w:cs="Times New Roman"/>
                  <w:bCs w:val="0"/>
                  <w:sz w:val="18"/>
                  <w:szCs w:val="18"/>
                  <w:rPrChange w:id="7775" w:author="Xuning Wei12232" w:date="2026-10-24T11:11:00Z">
                    <w:rPr>
                      <w:rFonts w:ascii="Times New Roman" w:eastAsia="等线" w:hAnsi="Times New Roman" w:cs="Times New Roman"/>
                      <w:bCs w:val="0"/>
                      <w:color w:val="0000FF"/>
                      <w:sz w:val="18"/>
                      <w:szCs w:val="18"/>
                    </w:rPr>
                  </w:rPrChange>
                </w:rPr>
                <w:t>eq</w:t>
              </w:r>
            </w:ins>
            <w:proofErr w:type="spellEnd"/>
          </w:p>
        </w:tc>
      </w:tr>
      <w:tr w:rsidR="007617DE" w14:paraId="0CEA5214" w14:textId="77777777">
        <w:trPr>
          <w:trHeight w:val="330"/>
          <w:jc w:val="center"/>
          <w:ins w:id="7776" w:author="Xuning Wei12232" w:date="2026-10-16T08:20:00Z"/>
        </w:trPr>
        <w:tc>
          <w:tcPr>
            <w:tcW w:w="841" w:type="dxa"/>
            <w:vMerge/>
            <w:tcMar>
              <w:left w:w="108" w:type="dxa"/>
              <w:right w:w="108" w:type="dxa"/>
            </w:tcMar>
            <w:vAlign w:val="center"/>
          </w:tcPr>
          <w:p w14:paraId="52FAF109" w14:textId="77777777" w:rsidR="007617DE" w:rsidRPr="007617DE" w:rsidRDefault="007617DE" w:rsidP="007617DE">
            <w:pPr>
              <w:jc w:val="both"/>
              <w:rPr>
                <w:ins w:id="7777" w:author="Xuning Wei12232" w:date="2026-10-16T08:20:00Z"/>
                <w:rFonts w:ascii="Times New Roman" w:hAnsi="Times New Roman" w:cs="Times New Roman"/>
                <w:sz w:val="18"/>
                <w:szCs w:val="18"/>
                <w:rPrChange w:id="7778" w:author="Xuning Wei12232" w:date="2026-10-24T11:11:00Z">
                  <w:rPr>
                    <w:ins w:id="7779" w:author="Xuning Wei12232" w:date="2026-10-16T08:20:00Z"/>
                  </w:rPr>
                </w:rPrChange>
              </w:rPr>
              <w:pPrChange w:id="778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FDD742" w14:textId="77777777" w:rsidR="007617DE" w:rsidRDefault="00AE300B" w:rsidP="007617DE">
            <w:pPr>
              <w:jc w:val="both"/>
              <w:rPr>
                <w:ins w:id="7781" w:author="Xuning Wei12232" w:date="2026-10-16T08:20:00Z"/>
                <w:rFonts w:ascii="Times New Roman" w:eastAsia="Times New Roman" w:hAnsi="Times New Roman" w:cs="Times New Roman"/>
                <w:sz w:val="18"/>
                <w:szCs w:val="18"/>
              </w:rPr>
              <w:pPrChange w:id="7782" w:author="Xuning Wei12232" w:date="2026-10-23T17:21:00Z">
                <w:pPr/>
              </w:pPrChange>
            </w:pPr>
            <w:ins w:id="7783" w:author="Xuning Wei12232" w:date="2026-10-23T17:00:00Z">
              <w:r>
                <w:rPr>
                  <w:rFonts w:ascii="Times New Roman" w:hAnsi="Times New Roman" w:cs="Times New Roman"/>
                  <w:sz w:val="18"/>
                  <w:szCs w:val="18"/>
                  <w:rPrChange w:id="7784" w:author="Xuning Wei12232" w:date="2026-10-24T11:11:00Z">
                    <w:rPr/>
                  </w:rPrChange>
                </w:rPr>
                <w:t xml:space="preserve">Dissolution </w:t>
              </w:r>
            </w:ins>
            <w:ins w:id="7785" w:author="Xuning Wei12232" w:date="2026-10-23T17:37:00Z">
              <w:r>
                <w:rPr>
                  <w:rFonts w:ascii="Times New Roman" w:hAnsi="Times New Roman" w:cs="Times New Roman"/>
                  <w:sz w:val="18"/>
                  <w:szCs w:val="18"/>
                </w:rPr>
                <w:t xml:space="preserve">jacket </w:t>
              </w:r>
            </w:ins>
            <w:ins w:id="7786" w:author="Xuning Wei12232" w:date="2026-10-23T17:00:00Z">
              <w:r>
                <w:rPr>
                  <w:rFonts w:ascii="Times New Roman" w:hAnsi="Times New Roman" w:cs="Times New Roman"/>
                  <w:sz w:val="18"/>
                  <w:szCs w:val="18"/>
                  <w:rPrChange w:id="7787" w:author="Xuning Wei12232" w:date="2026-10-24T11:11:00Z">
                    <w:rPr/>
                  </w:rPrChange>
                </w:rPr>
                <w:t>temperature (Standard AA)</w:t>
              </w:r>
            </w:ins>
          </w:p>
        </w:tc>
        <w:tc>
          <w:tcPr>
            <w:tcW w:w="776" w:type="dxa"/>
            <w:tcBorders>
              <w:left w:val="single" w:sz="8" w:space="0" w:color="auto"/>
              <w:right w:val="single" w:sz="8" w:space="0" w:color="auto"/>
            </w:tcBorders>
            <w:tcMar>
              <w:left w:w="108" w:type="dxa"/>
              <w:right w:w="108" w:type="dxa"/>
            </w:tcMar>
            <w:vAlign w:val="center"/>
          </w:tcPr>
          <w:p w14:paraId="4837FBE2" w14:textId="77777777" w:rsidR="007617DE" w:rsidRDefault="00AE300B" w:rsidP="007617DE">
            <w:pPr>
              <w:jc w:val="both"/>
              <w:rPr>
                <w:ins w:id="7788" w:author="Xuning Wei12232" w:date="2026-10-16T08:20:00Z"/>
                <w:rFonts w:ascii="Times New Roman" w:eastAsia="Times New Roman" w:hAnsi="Times New Roman" w:cs="Times New Roman"/>
                <w:sz w:val="18"/>
                <w:szCs w:val="18"/>
              </w:rPr>
              <w:pPrChange w:id="7789" w:author="Xuning Wei12232" w:date="2026-10-23T17:21:00Z">
                <w:pPr>
                  <w:jc w:val="center"/>
                </w:pPr>
              </w:pPrChange>
            </w:pPr>
            <w:ins w:id="7790"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C6DF26" w14:textId="77777777" w:rsidR="007617DE" w:rsidRDefault="00AE300B" w:rsidP="007617DE">
            <w:pPr>
              <w:jc w:val="both"/>
              <w:rPr>
                <w:ins w:id="7791" w:author="Xuning Wei12232" w:date="2026-10-16T08:20:00Z"/>
                <w:rFonts w:ascii="Times New Roman" w:eastAsia="Times New Roman" w:hAnsi="Times New Roman" w:cs="Times New Roman"/>
                <w:sz w:val="18"/>
                <w:szCs w:val="18"/>
              </w:rPr>
              <w:pPrChange w:id="7792" w:author="Xuning Wei12232" w:date="2026-10-23T17:21:00Z">
                <w:pPr>
                  <w:jc w:val="center"/>
                </w:pPr>
              </w:pPrChange>
            </w:pPr>
            <w:ins w:id="7793" w:author="Xuning Wei12232" w:date="2026-10-23T17:19:00Z">
              <w:r>
                <w:rPr>
                  <w:rFonts w:ascii="Times New Roman" w:hAnsi="Times New Roman" w:cs="Times New Roman"/>
                  <w:sz w:val="18"/>
                  <w:szCs w:val="18"/>
                </w:rPr>
                <w:t>20.0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6B8AAC" w14:textId="77777777" w:rsidR="007617DE" w:rsidRPr="007617DE" w:rsidRDefault="00AE300B" w:rsidP="007617DE">
            <w:pPr>
              <w:jc w:val="both"/>
              <w:rPr>
                <w:ins w:id="7794" w:author="Xuning Wei12232" w:date="2026-10-16T08:20:00Z"/>
                <w:rFonts w:ascii="Times New Roman" w:eastAsiaTheme="minorEastAsia" w:hAnsi="Times New Roman" w:cs="Times New Roman"/>
                <w:b/>
                <w:sz w:val="18"/>
                <w:szCs w:val="18"/>
                <w:lang w:eastAsia="zh-CN"/>
                <w:rPrChange w:id="7795" w:author="Xuning Wei12232" w:date="2026-10-24T11:11:00Z">
                  <w:rPr>
                    <w:ins w:id="7796" w:author="Xuning Wei12232" w:date="2026-10-16T08:20:00Z"/>
                    <w:rFonts w:ascii="Times New Roman" w:eastAsia="Times New Roman" w:hAnsi="Times New Roman" w:cs="Times New Roman"/>
                    <w:b/>
                    <w:sz w:val="18"/>
                    <w:szCs w:val="18"/>
                  </w:rPr>
                </w:rPrChange>
              </w:rPr>
              <w:pPrChange w:id="7797" w:author="Xuning Wei12232" w:date="2026-10-23T17:21:00Z">
                <w:pPr>
                  <w:jc w:val="center"/>
                </w:pPr>
              </w:pPrChange>
            </w:pPr>
            <w:ins w:id="7798" w:author="Xuning Wei12232" w:date="2026-10-23T19:15:00Z">
              <w:r>
                <w:rPr>
                  <w:rFonts w:ascii="Times New Roman" w:eastAsiaTheme="minorEastAsia" w:hAnsi="Times New Roman" w:cs="Times New Roman"/>
                  <w:b/>
                  <w:sz w:val="18"/>
                  <w:szCs w:val="18"/>
                  <w:lang w:eastAsia="zh-CN"/>
                </w:rPr>
                <w:t>12.6 – 26.5</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B3C877" w14:textId="77777777" w:rsidR="007617DE" w:rsidRDefault="00AE300B" w:rsidP="007617DE">
            <w:pPr>
              <w:jc w:val="both"/>
              <w:rPr>
                <w:ins w:id="7799" w:author="Xuning Wei12232" w:date="2026-10-16T08:20:00Z"/>
                <w:rFonts w:ascii="Times New Roman" w:eastAsia="Times New Roman" w:hAnsi="Times New Roman" w:cs="Times New Roman"/>
                <w:bCs w:val="0"/>
                <w:sz w:val="18"/>
                <w:szCs w:val="18"/>
              </w:rPr>
              <w:pPrChange w:id="7800" w:author="Xuning Wei12232" w:date="2026-10-23T17:21:00Z">
                <w:pPr>
                  <w:jc w:val="center"/>
                </w:pPr>
              </w:pPrChange>
            </w:pPr>
            <w:ins w:id="7801" w:author="Xuning Wei12232" w:date="2026-10-23T19:15: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1E7138" w14:textId="77777777" w:rsidR="007617DE" w:rsidRDefault="00AE300B" w:rsidP="007617DE">
            <w:pPr>
              <w:jc w:val="both"/>
              <w:rPr>
                <w:ins w:id="7802" w:author="Xuning Wei12232" w:date="2026-10-16T08:20:00Z"/>
                <w:rFonts w:ascii="Times New Roman" w:eastAsia="Times New Roman" w:hAnsi="Times New Roman" w:cs="Times New Roman"/>
                <w:sz w:val="18"/>
                <w:szCs w:val="18"/>
              </w:rPr>
              <w:pPrChange w:id="7803" w:author="Xuning Wei12232" w:date="2026-10-23T17:21:00Z">
                <w:pPr>
                  <w:jc w:val="center"/>
                </w:pPr>
              </w:pPrChange>
            </w:pPr>
            <w:ins w:id="7804" w:author="Xuning Wei12232" w:date="2026-10-23T19:15:00Z">
              <w:r>
                <w:rPr>
                  <w:rFonts w:ascii="Times New Roman" w:eastAsia="等线" w:hAnsi="Times New Roman" w:cs="Times New Roman"/>
                  <w:bCs w:val="0"/>
                  <w:sz w:val="18"/>
                  <w:szCs w:val="18"/>
                  <w:rPrChange w:id="7805" w:author="Xuning Wei12232" w:date="2026-10-24T11:11:00Z">
                    <w:rPr>
                      <w:rFonts w:ascii="Times New Roman" w:eastAsia="等线" w:hAnsi="Times New Roman" w:cs="Times New Roman"/>
                      <w:bCs w:val="0"/>
                      <w:color w:val="0000FF"/>
                      <w:sz w:val="18"/>
                      <w:szCs w:val="18"/>
                    </w:rPr>
                  </w:rPrChange>
                </w:rPr>
                <w:t>°C</w:t>
              </w:r>
            </w:ins>
          </w:p>
        </w:tc>
      </w:tr>
      <w:tr w:rsidR="007617DE" w14:paraId="55DF5A54" w14:textId="77777777">
        <w:trPr>
          <w:trHeight w:val="330"/>
          <w:jc w:val="center"/>
          <w:ins w:id="7806" w:author="Xuning Wei12232" w:date="2026-10-16T08:20:00Z"/>
        </w:trPr>
        <w:tc>
          <w:tcPr>
            <w:tcW w:w="841" w:type="dxa"/>
            <w:vMerge/>
            <w:tcMar>
              <w:left w:w="108" w:type="dxa"/>
              <w:right w:w="108" w:type="dxa"/>
            </w:tcMar>
            <w:vAlign w:val="center"/>
          </w:tcPr>
          <w:p w14:paraId="145B8FDA" w14:textId="77777777" w:rsidR="007617DE" w:rsidRPr="007617DE" w:rsidRDefault="007617DE" w:rsidP="007617DE">
            <w:pPr>
              <w:jc w:val="both"/>
              <w:rPr>
                <w:ins w:id="7807" w:author="Xuning Wei12232" w:date="2026-10-16T08:20:00Z"/>
                <w:rFonts w:ascii="Times New Roman" w:hAnsi="Times New Roman" w:cs="Times New Roman"/>
                <w:sz w:val="18"/>
                <w:szCs w:val="18"/>
                <w:rPrChange w:id="7808" w:author="Xuning Wei12232" w:date="2026-10-24T11:11:00Z">
                  <w:rPr>
                    <w:ins w:id="7809" w:author="Xuning Wei12232" w:date="2026-10-16T08:20:00Z"/>
                  </w:rPr>
                </w:rPrChange>
              </w:rPr>
              <w:pPrChange w:id="781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AA55B8" w14:textId="77777777" w:rsidR="007617DE" w:rsidRPr="007617DE" w:rsidRDefault="00AE300B" w:rsidP="007617DE">
            <w:pPr>
              <w:jc w:val="both"/>
              <w:rPr>
                <w:ins w:id="7811" w:author="Xuning Wei12232" w:date="2026-10-16T08:20:00Z"/>
                <w:rFonts w:ascii="Times New Roman" w:eastAsia="Times New Roman" w:hAnsi="Times New Roman" w:cs="Times New Roman"/>
                <w:b/>
                <w:sz w:val="18"/>
                <w:szCs w:val="18"/>
                <w:rPrChange w:id="7812" w:author="Xuning Wei12232" w:date="2026-10-24T11:11:00Z">
                  <w:rPr>
                    <w:ins w:id="7813" w:author="Xuning Wei12232" w:date="2026-10-16T08:20:00Z"/>
                    <w:rFonts w:ascii="Times New Roman" w:eastAsia="Times New Roman" w:hAnsi="Times New Roman" w:cs="Times New Roman"/>
                    <w:sz w:val="18"/>
                    <w:szCs w:val="18"/>
                  </w:rPr>
                </w:rPrChange>
              </w:rPr>
              <w:pPrChange w:id="7814" w:author="Xuning Wei12232" w:date="2026-10-23T17:21:00Z">
                <w:pPr/>
              </w:pPrChange>
            </w:pPr>
            <w:ins w:id="7815" w:author="Xuning Wei12232" w:date="2026-10-23T17:00:00Z">
              <w:r>
                <w:rPr>
                  <w:rFonts w:ascii="Times New Roman" w:hAnsi="Times New Roman" w:cs="Times New Roman"/>
                  <w:sz w:val="18"/>
                  <w:szCs w:val="18"/>
                  <w:rPrChange w:id="7816" w:author="Xuning Wei12232" w:date="2026-10-24T11:11:00Z">
                    <w:rPr/>
                  </w:rPrChange>
                </w:rPr>
                <w:t xml:space="preserve">Dissolution </w:t>
              </w:r>
            </w:ins>
            <w:ins w:id="7817" w:author="Xuning Wei12232" w:date="2026-10-23T17:37:00Z">
              <w:r>
                <w:rPr>
                  <w:rFonts w:ascii="Times New Roman" w:hAnsi="Times New Roman" w:cs="Times New Roman"/>
                  <w:sz w:val="18"/>
                  <w:szCs w:val="18"/>
                </w:rPr>
                <w:t xml:space="preserve">jacket </w:t>
              </w:r>
            </w:ins>
            <w:ins w:id="7818" w:author="Xuning Wei12232" w:date="2026-10-23T17:00:00Z">
              <w:r>
                <w:rPr>
                  <w:rFonts w:ascii="Times New Roman" w:hAnsi="Times New Roman" w:cs="Times New Roman"/>
                  <w:sz w:val="18"/>
                  <w:szCs w:val="18"/>
                  <w:rPrChange w:id="7819" w:author="Xuning Wei12232" w:date="2026-10-24T11:11:00Z">
                    <w:rPr/>
                  </w:rPrChange>
                </w:rPr>
                <w:t>temperature (Phe23)</w:t>
              </w:r>
            </w:ins>
          </w:p>
        </w:tc>
        <w:tc>
          <w:tcPr>
            <w:tcW w:w="776" w:type="dxa"/>
            <w:tcBorders>
              <w:left w:val="single" w:sz="8" w:space="0" w:color="auto"/>
              <w:right w:val="single" w:sz="8" w:space="0" w:color="auto"/>
            </w:tcBorders>
            <w:tcMar>
              <w:left w:w="108" w:type="dxa"/>
              <w:right w:w="108" w:type="dxa"/>
            </w:tcMar>
            <w:vAlign w:val="center"/>
          </w:tcPr>
          <w:p w14:paraId="7CA73E2B" w14:textId="77777777" w:rsidR="007617DE" w:rsidRPr="007617DE" w:rsidRDefault="00AE300B" w:rsidP="007617DE">
            <w:pPr>
              <w:jc w:val="both"/>
              <w:rPr>
                <w:ins w:id="7820" w:author="Xuning Wei12232" w:date="2026-10-16T08:20:00Z"/>
                <w:rFonts w:ascii="Times New Roman" w:eastAsia="Times New Roman" w:hAnsi="Times New Roman" w:cs="Times New Roman"/>
                <w:b/>
                <w:sz w:val="18"/>
                <w:szCs w:val="18"/>
                <w:rPrChange w:id="7821" w:author="Xuning Wei12232" w:date="2026-10-24T11:11:00Z">
                  <w:rPr>
                    <w:ins w:id="7822" w:author="Xuning Wei12232" w:date="2026-10-16T08:20:00Z"/>
                    <w:rFonts w:ascii="Times New Roman" w:eastAsia="Times New Roman" w:hAnsi="Times New Roman" w:cs="Times New Roman"/>
                    <w:sz w:val="18"/>
                    <w:szCs w:val="18"/>
                  </w:rPr>
                </w:rPrChange>
              </w:rPr>
              <w:pPrChange w:id="7823" w:author="Xuning Wei12232" w:date="2026-10-23T17:21:00Z">
                <w:pPr>
                  <w:jc w:val="center"/>
                </w:pPr>
              </w:pPrChange>
            </w:pPr>
            <w:ins w:id="7824"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08FF04" w14:textId="77777777" w:rsidR="007617DE" w:rsidRPr="007617DE" w:rsidRDefault="00AE300B" w:rsidP="007617DE">
            <w:pPr>
              <w:jc w:val="both"/>
              <w:rPr>
                <w:ins w:id="7825" w:author="Xuning Wei12232" w:date="2026-10-16T08:20:00Z"/>
                <w:rFonts w:ascii="Times New Roman" w:eastAsia="Times New Roman" w:hAnsi="Times New Roman" w:cs="Times New Roman"/>
                <w:b/>
                <w:sz w:val="18"/>
                <w:szCs w:val="18"/>
                <w:rPrChange w:id="7826" w:author="Xuning Wei12232" w:date="2026-10-24T11:11:00Z">
                  <w:rPr>
                    <w:ins w:id="7827" w:author="Xuning Wei12232" w:date="2026-10-16T08:20:00Z"/>
                    <w:rFonts w:ascii="Times New Roman" w:eastAsia="Times New Roman" w:hAnsi="Times New Roman" w:cs="Times New Roman"/>
                    <w:sz w:val="18"/>
                    <w:szCs w:val="18"/>
                  </w:rPr>
                </w:rPrChange>
              </w:rPr>
              <w:pPrChange w:id="7828" w:author="Xuning Wei12232" w:date="2026-10-23T17:21:00Z">
                <w:pPr>
                  <w:jc w:val="center"/>
                </w:pPr>
              </w:pPrChange>
            </w:pPr>
            <w:ins w:id="7829" w:author="Xuning Wei12232" w:date="2026-10-23T17:19:00Z">
              <w:r>
                <w:rPr>
                  <w:rFonts w:ascii="Times New Roman" w:hAnsi="Times New Roman" w:cs="Times New Roman"/>
                  <w:sz w:val="18"/>
                  <w:szCs w:val="18"/>
                </w:rPr>
                <w:t>20.0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2C1EFB" w14:textId="77777777" w:rsidR="007617DE" w:rsidRPr="007617DE" w:rsidRDefault="00AE300B" w:rsidP="007617DE">
            <w:pPr>
              <w:jc w:val="both"/>
              <w:rPr>
                <w:ins w:id="7830" w:author="Xuning Wei12232" w:date="2026-10-16T08:20:00Z"/>
                <w:rFonts w:ascii="Times New Roman" w:eastAsiaTheme="minorEastAsia" w:hAnsi="Times New Roman" w:cs="Times New Roman"/>
                <w:b/>
                <w:sz w:val="18"/>
                <w:szCs w:val="18"/>
                <w:lang w:eastAsia="zh-CN"/>
                <w:rPrChange w:id="7831" w:author="Xuning Wei12232" w:date="2026-10-24T11:11:00Z">
                  <w:rPr>
                    <w:ins w:id="7832" w:author="Xuning Wei12232" w:date="2026-10-16T08:20:00Z"/>
                    <w:rFonts w:ascii="Times New Roman" w:eastAsia="Times New Roman" w:hAnsi="Times New Roman" w:cs="Times New Roman"/>
                    <w:b/>
                    <w:sz w:val="18"/>
                    <w:szCs w:val="18"/>
                  </w:rPr>
                </w:rPrChange>
              </w:rPr>
              <w:pPrChange w:id="7833" w:author="Xuning Wei12232" w:date="2026-10-23T17:21:00Z">
                <w:pPr>
                  <w:jc w:val="center"/>
                </w:pPr>
              </w:pPrChange>
            </w:pPr>
            <w:ins w:id="7834" w:author="Xuning Wei12232" w:date="2026-10-23T19:15:00Z">
              <w:r>
                <w:rPr>
                  <w:rFonts w:ascii="Times New Roman" w:eastAsiaTheme="minorEastAsia" w:hAnsi="Times New Roman" w:cs="Times New Roman"/>
                  <w:b/>
                  <w:sz w:val="18"/>
                  <w:szCs w:val="18"/>
                  <w:lang w:eastAsia="zh-CN"/>
                </w:rPr>
                <w:t>12.0 – 29.5</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AD7DEB" w14:textId="77777777" w:rsidR="007617DE" w:rsidRPr="007617DE" w:rsidRDefault="00AE300B" w:rsidP="007617DE">
            <w:pPr>
              <w:jc w:val="both"/>
              <w:rPr>
                <w:ins w:id="7835" w:author="Xuning Wei12232" w:date="2026-10-16T08:20:00Z"/>
                <w:rFonts w:ascii="Times New Roman" w:eastAsiaTheme="minorEastAsia" w:hAnsi="Times New Roman" w:cs="Times New Roman"/>
                <w:bCs w:val="0"/>
                <w:sz w:val="18"/>
                <w:szCs w:val="18"/>
                <w:lang w:eastAsia="zh-CN"/>
                <w:rPrChange w:id="7836" w:author="Xuning Wei12232" w:date="2026-10-24T11:11:00Z">
                  <w:rPr>
                    <w:ins w:id="7837" w:author="Xuning Wei12232" w:date="2026-10-16T08:20:00Z"/>
                    <w:rFonts w:ascii="Times New Roman" w:eastAsia="Times New Roman" w:hAnsi="Times New Roman" w:cs="Times New Roman"/>
                    <w:bCs w:val="0"/>
                    <w:color w:val="000000" w:themeColor="text1"/>
                    <w:sz w:val="18"/>
                    <w:szCs w:val="18"/>
                  </w:rPr>
                </w:rPrChange>
              </w:rPr>
              <w:pPrChange w:id="7838" w:author="Xuning Wei12232" w:date="2026-10-23T17:21:00Z">
                <w:pPr>
                  <w:jc w:val="center"/>
                </w:pPr>
              </w:pPrChange>
            </w:pPr>
            <w:ins w:id="7839" w:author="Xuning Wei12232" w:date="2026-10-23T19:15: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C4683A" w14:textId="77777777" w:rsidR="007617DE" w:rsidRPr="007617DE" w:rsidRDefault="00AE300B" w:rsidP="007617DE">
            <w:pPr>
              <w:jc w:val="both"/>
              <w:rPr>
                <w:ins w:id="7840" w:author="Xuning Wei12232" w:date="2026-10-16T08:20:00Z"/>
                <w:rFonts w:ascii="Times New Roman" w:eastAsia="Times New Roman" w:hAnsi="Times New Roman" w:cs="Times New Roman"/>
                <w:b/>
                <w:sz w:val="18"/>
                <w:szCs w:val="18"/>
                <w:rPrChange w:id="7841" w:author="Xuning Wei12232" w:date="2026-10-24T11:11:00Z">
                  <w:rPr>
                    <w:ins w:id="7842" w:author="Xuning Wei12232" w:date="2026-10-16T08:20:00Z"/>
                    <w:rFonts w:ascii="Times New Roman" w:eastAsia="Times New Roman" w:hAnsi="Times New Roman" w:cs="Times New Roman"/>
                    <w:sz w:val="18"/>
                    <w:szCs w:val="18"/>
                  </w:rPr>
                </w:rPrChange>
              </w:rPr>
              <w:pPrChange w:id="7843" w:author="Xuning Wei12232" w:date="2026-10-23T17:21:00Z">
                <w:pPr>
                  <w:jc w:val="center"/>
                </w:pPr>
              </w:pPrChange>
            </w:pPr>
            <w:ins w:id="7844" w:author="Xuning Wei12232" w:date="2026-10-23T19:15:00Z">
              <w:r>
                <w:rPr>
                  <w:rFonts w:ascii="Times New Roman" w:eastAsia="等线" w:hAnsi="Times New Roman" w:cs="Times New Roman"/>
                  <w:bCs w:val="0"/>
                  <w:sz w:val="18"/>
                  <w:szCs w:val="18"/>
                  <w:rPrChange w:id="7845" w:author="Xuning Wei12232" w:date="2026-10-24T11:11:00Z">
                    <w:rPr>
                      <w:rFonts w:ascii="Times New Roman" w:eastAsia="等线" w:hAnsi="Times New Roman" w:cs="Times New Roman"/>
                      <w:bCs w:val="0"/>
                      <w:color w:val="0000FF"/>
                      <w:sz w:val="18"/>
                      <w:szCs w:val="18"/>
                    </w:rPr>
                  </w:rPrChange>
                </w:rPr>
                <w:t>°C</w:t>
              </w:r>
            </w:ins>
          </w:p>
        </w:tc>
      </w:tr>
      <w:tr w:rsidR="007617DE" w14:paraId="53605EF2" w14:textId="77777777">
        <w:trPr>
          <w:trHeight w:val="330"/>
          <w:jc w:val="center"/>
          <w:ins w:id="7846" w:author="Xuning Wei12232" w:date="2026-10-16T08:20:00Z"/>
        </w:trPr>
        <w:tc>
          <w:tcPr>
            <w:tcW w:w="841" w:type="dxa"/>
            <w:vMerge/>
            <w:tcMar>
              <w:left w:w="108" w:type="dxa"/>
              <w:right w:w="108" w:type="dxa"/>
            </w:tcMar>
            <w:vAlign w:val="center"/>
          </w:tcPr>
          <w:p w14:paraId="74991983" w14:textId="77777777" w:rsidR="007617DE" w:rsidRPr="007617DE" w:rsidRDefault="007617DE" w:rsidP="007617DE">
            <w:pPr>
              <w:jc w:val="both"/>
              <w:rPr>
                <w:ins w:id="7847" w:author="Xuning Wei12232" w:date="2026-10-16T08:20:00Z"/>
                <w:rFonts w:ascii="Times New Roman" w:hAnsi="Times New Roman" w:cs="Times New Roman"/>
                <w:sz w:val="18"/>
                <w:szCs w:val="18"/>
                <w:rPrChange w:id="7848" w:author="Xuning Wei12232" w:date="2026-10-24T11:11:00Z">
                  <w:rPr>
                    <w:ins w:id="7849" w:author="Xuning Wei12232" w:date="2026-10-16T08:20:00Z"/>
                  </w:rPr>
                </w:rPrChange>
              </w:rPr>
              <w:pPrChange w:id="785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749DFE" w14:textId="77777777" w:rsidR="007617DE" w:rsidRDefault="00AE300B" w:rsidP="007617DE">
            <w:pPr>
              <w:jc w:val="both"/>
              <w:rPr>
                <w:ins w:id="7851" w:author="Xuning Wei12232" w:date="2026-10-16T08:20:00Z"/>
                <w:rFonts w:ascii="Times New Roman" w:eastAsia="Times New Roman" w:hAnsi="Times New Roman" w:cs="Times New Roman"/>
                <w:sz w:val="18"/>
                <w:szCs w:val="18"/>
              </w:rPr>
              <w:pPrChange w:id="7852" w:author="Xuning Wei12232" w:date="2026-10-23T17:21:00Z">
                <w:pPr/>
              </w:pPrChange>
            </w:pPr>
            <w:ins w:id="7853" w:author="Xuning Wei12232" w:date="2026-10-23T17:00:00Z">
              <w:r>
                <w:rPr>
                  <w:rFonts w:ascii="Times New Roman" w:hAnsi="Times New Roman" w:cs="Times New Roman"/>
                  <w:sz w:val="18"/>
                  <w:szCs w:val="18"/>
                  <w:rPrChange w:id="7854" w:author="Xuning Wei12232" w:date="2026-10-24T11:11:00Z">
                    <w:rPr/>
                  </w:rPrChange>
                </w:rPr>
                <w:t>Dissolution</w:t>
              </w:r>
            </w:ins>
            <w:ins w:id="7855" w:author="Xuning Wei12232" w:date="2026-10-23T17:37:00Z">
              <w:r>
                <w:rPr>
                  <w:rFonts w:ascii="Times New Roman" w:hAnsi="Times New Roman" w:cs="Times New Roman"/>
                  <w:sz w:val="18"/>
                  <w:szCs w:val="18"/>
                </w:rPr>
                <w:t xml:space="preserve"> jacket</w:t>
              </w:r>
            </w:ins>
            <w:ins w:id="7856" w:author="Xuning Wei12232" w:date="2026-10-23T17:00:00Z">
              <w:r>
                <w:rPr>
                  <w:rFonts w:ascii="Times New Roman" w:hAnsi="Times New Roman" w:cs="Times New Roman"/>
                  <w:sz w:val="18"/>
                  <w:szCs w:val="18"/>
                  <w:rPrChange w:id="7857" w:author="Xuning Wei12232" w:date="2026-10-24T11:11:00Z">
                    <w:rPr/>
                  </w:rPrChange>
                </w:rPr>
                <w:t xml:space="preserve"> temperature (NMeAsn22, αMePhe15)</w:t>
              </w:r>
            </w:ins>
          </w:p>
        </w:tc>
        <w:tc>
          <w:tcPr>
            <w:tcW w:w="776" w:type="dxa"/>
            <w:tcBorders>
              <w:left w:val="single" w:sz="8" w:space="0" w:color="auto"/>
              <w:right w:val="single" w:sz="8" w:space="0" w:color="auto"/>
            </w:tcBorders>
            <w:tcMar>
              <w:left w:w="108" w:type="dxa"/>
              <w:right w:w="108" w:type="dxa"/>
            </w:tcMar>
            <w:vAlign w:val="center"/>
          </w:tcPr>
          <w:p w14:paraId="04DDE63B" w14:textId="77777777" w:rsidR="007617DE" w:rsidRDefault="00AE300B" w:rsidP="007617DE">
            <w:pPr>
              <w:jc w:val="both"/>
              <w:rPr>
                <w:ins w:id="7858" w:author="Xuning Wei12232" w:date="2026-10-16T08:20:00Z"/>
                <w:rFonts w:ascii="Times New Roman" w:eastAsia="Times New Roman" w:hAnsi="Times New Roman" w:cs="Times New Roman"/>
                <w:sz w:val="18"/>
                <w:szCs w:val="18"/>
              </w:rPr>
              <w:pPrChange w:id="7859" w:author="Xuning Wei12232" w:date="2026-10-23T17:21:00Z">
                <w:pPr>
                  <w:jc w:val="center"/>
                </w:pPr>
              </w:pPrChange>
            </w:pPr>
            <w:ins w:id="7860"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D60773" w14:textId="77777777" w:rsidR="007617DE" w:rsidRDefault="00AE300B" w:rsidP="007617DE">
            <w:pPr>
              <w:jc w:val="both"/>
              <w:rPr>
                <w:ins w:id="7861" w:author="Xuning Wei12232" w:date="2026-10-16T08:20:00Z"/>
                <w:rFonts w:ascii="Times New Roman" w:eastAsia="Times New Roman" w:hAnsi="Times New Roman" w:cs="Times New Roman"/>
                <w:sz w:val="18"/>
                <w:szCs w:val="18"/>
              </w:rPr>
              <w:pPrChange w:id="7862" w:author="Xuning Wei12232" w:date="2026-10-23T17:21:00Z">
                <w:pPr>
                  <w:jc w:val="center"/>
                </w:pPr>
              </w:pPrChange>
            </w:pPr>
            <w:ins w:id="7863" w:author="Xuning Wei12232" w:date="2026-10-23T17:19:00Z">
              <w:r>
                <w:rPr>
                  <w:rFonts w:ascii="Times New Roman" w:hAnsi="Times New Roman" w:cs="Times New Roman"/>
                  <w:sz w:val="18"/>
                  <w:szCs w:val="18"/>
                </w:rPr>
                <w:t>20.0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E8B273" w14:textId="77777777" w:rsidR="007617DE" w:rsidRPr="007617DE" w:rsidRDefault="00AE300B" w:rsidP="007617DE">
            <w:pPr>
              <w:jc w:val="both"/>
              <w:rPr>
                <w:ins w:id="7864" w:author="Xuning Wei12232" w:date="2026-10-16T08:20:00Z"/>
                <w:rFonts w:ascii="Times New Roman" w:eastAsiaTheme="minorEastAsia" w:hAnsi="Times New Roman" w:cs="Times New Roman"/>
                <w:b/>
                <w:sz w:val="18"/>
                <w:szCs w:val="18"/>
                <w:lang w:eastAsia="zh-CN"/>
                <w:rPrChange w:id="7865" w:author="Xuning Wei12232" w:date="2026-10-24T11:11:00Z">
                  <w:rPr>
                    <w:ins w:id="7866" w:author="Xuning Wei12232" w:date="2026-10-16T08:20:00Z"/>
                    <w:rFonts w:ascii="Times New Roman" w:eastAsia="Times New Roman" w:hAnsi="Times New Roman" w:cs="Times New Roman"/>
                    <w:b/>
                    <w:sz w:val="18"/>
                    <w:szCs w:val="18"/>
                  </w:rPr>
                </w:rPrChange>
              </w:rPr>
              <w:pPrChange w:id="7867" w:author="Xuning Wei12232" w:date="2026-10-23T17:21:00Z">
                <w:pPr>
                  <w:jc w:val="center"/>
                </w:pPr>
              </w:pPrChange>
            </w:pPr>
            <w:ins w:id="7868" w:author="Xuning Wei12232" w:date="2026-10-23T19:15:00Z">
              <w:r>
                <w:rPr>
                  <w:rFonts w:ascii="Times New Roman" w:eastAsiaTheme="minorEastAsia" w:hAnsi="Times New Roman" w:cs="Times New Roman"/>
                  <w:b/>
                  <w:sz w:val="18"/>
                  <w:szCs w:val="18"/>
                  <w:lang w:eastAsia="zh-CN"/>
                </w:rPr>
                <w:t>12.6 - 26.9</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12C04A" w14:textId="77777777" w:rsidR="007617DE" w:rsidRDefault="00AE300B" w:rsidP="007617DE">
            <w:pPr>
              <w:jc w:val="both"/>
              <w:rPr>
                <w:ins w:id="7869" w:author="Xuning Wei12232" w:date="2026-10-16T08:20:00Z"/>
                <w:rFonts w:ascii="Times New Roman" w:eastAsia="Times New Roman" w:hAnsi="Times New Roman" w:cs="Times New Roman"/>
                <w:bCs w:val="0"/>
                <w:sz w:val="18"/>
                <w:szCs w:val="18"/>
              </w:rPr>
              <w:pPrChange w:id="7870" w:author="Xuning Wei12232" w:date="2026-10-23T17:21:00Z">
                <w:pPr>
                  <w:jc w:val="center"/>
                </w:pPr>
              </w:pPrChange>
            </w:pPr>
            <w:ins w:id="7871" w:author="Xuning Wei12232" w:date="2026-10-23T19:15: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67C0E9" w14:textId="77777777" w:rsidR="007617DE" w:rsidRDefault="00AE300B" w:rsidP="007617DE">
            <w:pPr>
              <w:jc w:val="both"/>
              <w:rPr>
                <w:ins w:id="7872" w:author="Xuning Wei12232" w:date="2026-10-16T08:20:00Z"/>
                <w:rFonts w:ascii="Times New Roman" w:eastAsia="Times New Roman" w:hAnsi="Times New Roman" w:cs="Times New Roman"/>
                <w:sz w:val="18"/>
                <w:szCs w:val="18"/>
              </w:rPr>
              <w:pPrChange w:id="7873" w:author="Xuning Wei12232" w:date="2026-10-23T17:21:00Z">
                <w:pPr>
                  <w:jc w:val="center"/>
                </w:pPr>
              </w:pPrChange>
            </w:pPr>
            <w:ins w:id="7874" w:author="Xuning Wei12232" w:date="2026-10-23T19:15:00Z">
              <w:r>
                <w:rPr>
                  <w:rFonts w:ascii="Times New Roman" w:eastAsia="等线" w:hAnsi="Times New Roman" w:cs="Times New Roman"/>
                  <w:bCs w:val="0"/>
                  <w:sz w:val="18"/>
                  <w:szCs w:val="18"/>
                  <w:rPrChange w:id="7875" w:author="Xuning Wei12232" w:date="2026-10-24T11:11:00Z">
                    <w:rPr>
                      <w:rFonts w:ascii="Times New Roman" w:eastAsia="等线" w:hAnsi="Times New Roman" w:cs="Times New Roman"/>
                      <w:bCs w:val="0"/>
                      <w:color w:val="0000FF"/>
                      <w:sz w:val="18"/>
                      <w:szCs w:val="18"/>
                    </w:rPr>
                  </w:rPrChange>
                </w:rPr>
                <w:t>°C</w:t>
              </w:r>
            </w:ins>
          </w:p>
        </w:tc>
      </w:tr>
      <w:tr w:rsidR="007617DE" w14:paraId="18EBE60B" w14:textId="77777777">
        <w:trPr>
          <w:trHeight w:val="330"/>
          <w:jc w:val="center"/>
          <w:ins w:id="7876" w:author="Xuning Wei12232" w:date="2026-10-16T08:20:00Z"/>
        </w:trPr>
        <w:tc>
          <w:tcPr>
            <w:tcW w:w="841" w:type="dxa"/>
            <w:vMerge/>
            <w:tcMar>
              <w:left w:w="108" w:type="dxa"/>
              <w:right w:w="108" w:type="dxa"/>
            </w:tcMar>
            <w:vAlign w:val="center"/>
          </w:tcPr>
          <w:p w14:paraId="33273B83" w14:textId="77777777" w:rsidR="007617DE" w:rsidRPr="007617DE" w:rsidRDefault="007617DE" w:rsidP="007617DE">
            <w:pPr>
              <w:jc w:val="both"/>
              <w:rPr>
                <w:ins w:id="7877" w:author="Xuning Wei12232" w:date="2026-10-16T08:20:00Z"/>
                <w:rFonts w:ascii="Times New Roman" w:hAnsi="Times New Roman" w:cs="Times New Roman"/>
                <w:sz w:val="18"/>
                <w:szCs w:val="18"/>
                <w:rPrChange w:id="7878" w:author="Xuning Wei12232" w:date="2026-10-24T11:11:00Z">
                  <w:rPr>
                    <w:ins w:id="7879" w:author="Xuning Wei12232" w:date="2026-10-16T08:20:00Z"/>
                  </w:rPr>
                </w:rPrChange>
              </w:rPr>
              <w:pPrChange w:id="788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22E304" w14:textId="77777777" w:rsidR="007617DE" w:rsidRDefault="00AE300B" w:rsidP="007617DE">
            <w:pPr>
              <w:jc w:val="both"/>
              <w:rPr>
                <w:ins w:id="7881" w:author="Xuning Wei12232" w:date="2026-10-16T08:20:00Z"/>
                <w:rFonts w:ascii="Times New Roman" w:eastAsia="Times New Roman" w:hAnsi="Times New Roman" w:cs="Times New Roman"/>
                <w:sz w:val="18"/>
                <w:szCs w:val="18"/>
              </w:rPr>
              <w:pPrChange w:id="7882" w:author="Xuning Wei12232" w:date="2026-10-23T17:21:00Z">
                <w:pPr/>
              </w:pPrChange>
            </w:pPr>
            <w:ins w:id="7883" w:author="Xuning Wei12232" w:date="2026-10-23T17:00:00Z">
              <w:r>
                <w:rPr>
                  <w:rFonts w:ascii="Times New Roman" w:hAnsi="Times New Roman" w:cs="Times New Roman"/>
                  <w:sz w:val="18"/>
                  <w:szCs w:val="18"/>
                  <w:rPrChange w:id="7884" w:author="Xuning Wei12232" w:date="2026-10-24T11:11:00Z">
                    <w:rPr/>
                  </w:rPrChange>
                </w:rPr>
                <w:t xml:space="preserve">Dissolution </w:t>
              </w:r>
            </w:ins>
            <w:ins w:id="7885" w:author="Xuning Wei12232" w:date="2026-10-23T17:38:00Z">
              <w:r>
                <w:rPr>
                  <w:rFonts w:ascii="Times New Roman" w:hAnsi="Times New Roman" w:cs="Times New Roman"/>
                  <w:sz w:val="18"/>
                  <w:szCs w:val="18"/>
                </w:rPr>
                <w:t xml:space="preserve">jacket </w:t>
              </w:r>
            </w:ins>
            <w:ins w:id="7886" w:author="Xuning Wei12232" w:date="2026-10-23T17:00:00Z">
              <w:r>
                <w:rPr>
                  <w:rFonts w:ascii="Times New Roman" w:hAnsi="Times New Roman" w:cs="Times New Roman"/>
                  <w:sz w:val="18"/>
                  <w:szCs w:val="18"/>
                  <w:rPrChange w:id="7887" w:author="Xuning Wei12232" w:date="2026-10-24T11:11:00Z">
                    <w:rPr/>
                  </w:rPrChange>
                </w:rPr>
                <w:t>temperature (Asn21)</w:t>
              </w:r>
            </w:ins>
          </w:p>
        </w:tc>
        <w:tc>
          <w:tcPr>
            <w:tcW w:w="776" w:type="dxa"/>
            <w:tcBorders>
              <w:left w:val="single" w:sz="8" w:space="0" w:color="auto"/>
              <w:right w:val="single" w:sz="8" w:space="0" w:color="auto"/>
            </w:tcBorders>
            <w:tcMar>
              <w:left w:w="108" w:type="dxa"/>
              <w:right w:w="108" w:type="dxa"/>
            </w:tcMar>
            <w:vAlign w:val="center"/>
          </w:tcPr>
          <w:p w14:paraId="6C6BBC6F" w14:textId="77777777" w:rsidR="007617DE" w:rsidRDefault="00AE300B" w:rsidP="007617DE">
            <w:pPr>
              <w:jc w:val="both"/>
              <w:rPr>
                <w:ins w:id="7888" w:author="Xuning Wei12232" w:date="2026-10-16T08:20:00Z"/>
                <w:rFonts w:ascii="Times New Roman" w:eastAsia="Times New Roman" w:hAnsi="Times New Roman" w:cs="Times New Roman"/>
                <w:sz w:val="18"/>
                <w:szCs w:val="18"/>
              </w:rPr>
              <w:pPrChange w:id="7889" w:author="Xuning Wei12232" w:date="2026-10-23T17:21:00Z">
                <w:pPr>
                  <w:jc w:val="center"/>
                </w:pPr>
              </w:pPrChange>
            </w:pPr>
            <w:ins w:id="7890"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28E010" w14:textId="77777777" w:rsidR="007617DE" w:rsidRPr="007617DE" w:rsidRDefault="00AE300B" w:rsidP="007617DE">
            <w:pPr>
              <w:jc w:val="both"/>
              <w:rPr>
                <w:ins w:id="7891" w:author="Xuning Wei12232" w:date="2026-10-16T08:20:00Z"/>
                <w:rFonts w:ascii="Times New Roman" w:eastAsia="Times New Roman" w:hAnsi="Times New Roman" w:cs="Times New Roman"/>
                <w:b/>
                <w:sz w:val="18"/>
                <w:szCs w:val="18"/>
                <w:rPrChange w:id="7892" w:author="Xuning Wei12232" w:date="2026-10-24T11:11:00Z">
                  <w:rPr>
                    <w:ins w:id="7893" w:author="Xuning Wei12232" w:date="2026-10-16T08:20:00Z"/>
                    <w:rFonts w:ascii="Times New Roman" w:eastAsia="Times New Roman" w:hAnsi="Times New Roman" w:cs="Times New Roman"/>
                    <w:sz w:val="18"/>
                    <w:szCs w:val="18"/>
                  </w:rPr>
                </w:rPrChange>
              </w:rPr>
              <w:pPrChange w:id="7894" w:author="Xuning Wei12232" w:date="2026-10-23T17:21:00Z">
                <w:pPr>
                  <w:jc w:val="center"/>
                </w:pPr>
              </w:pPrChange>
            </w:pPr>
            <w:ins w:id="7895" w:author="Xuning Wei12232" w:date="2026-10-23T17:19:00Z">
              <w:r>
                <w:rPr>
                  <w:rFonts w:ascii="Times New Roman" w:hAnsi="Times New Roman" w:cs="Times New Roman"/>
                  <w:sz w:val="18"/>
                  <w:szCs w:val="18"/>
                </w:rPr>
                <w:t>20.0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28D2C1" w14:textId="77777777" w:rsidR="007617DE" w:rsidRPr="007617DE" w:rsidRDefault="00AE300B" w:rsidP="007617DE">
            <w:pPr>
              <w:jc w:val="both"/>
              <w:rPr>
                <w:ins w:id="7896" w:author="Xuning Wei12232" w:date="2026-10-16T08:20:00Z"/>
                <w:rFonts w:ascii="Times New Roman" w:eastAsiaTheme="minorEastAsia" w:hAnsi="Times New Roman" w:cs="Times New Roman"/>
                <w:b/>
                <w:sz w:val="18"/>
                <w:szCs w:val="18"/>
                <w:lang w:eastAsia="zh-CN"/>
                <w:rPrChange w:id="7897" w:author="Xuning Wei12232" w:date="2026-10-24T11:11:00Z">
                  <w:rPr>
                    <w:ins w:id="7898" w:author="Xuning Wei12232" w:date="2026-10-16T08:20:00Z"/>
                    <w:rFonts w:ascii="Times New Roman" w:eastAsia="Times New Roman" w:hAnsi="Times New Roman" w:cs="Times New Roman"/>
                    <w:b/>
                    <w:sz w:val="18"/>
                    <w:szCs w:val="18"/>
                  </w:rPr>
                </w:rPrChange>
              </w:rPr>
              <w:pPrChange w:id="7899" w:author="Xuning Wei12232" w:date="2026-10-23T17:21:00Z">
                <w:pPr>
                  <w:jc w:val="center"/>
                </w:pPr>
              </w:pPrChange>
            </w:pPr>
            <w:ins w:id="7900" w:author="Xuning Wei12232" w:date="2026-10-23T19:16:00Z">
              <w:r>
                <w:rPr>
                  <w:rFonts w:ascii="Times New Roman" w:eastAsiaTheme="minorEastAsia" w:hAnsi="Times New Roman" w:cs="Times New Roman"/>
                  <w:b/>
                  <w:sz w:val="18"/>
                  <w:szCs w:val="18"/>
                  <w:lang w:eastAsia="zh-CN"/>
                </w:rPr>
                <w:t>12.2 – 27.9</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2A0338" w14:textId="77777777" w:rsidR="007617DE" w:rsidRPr="007617DE" w:rsidRDefault="00AE300B" w:rsidP="007617DE">
            <w:pPr>
              <w:jc w:val="both"/>
              <w:rPr>
                <w:ins w:id="7901" w:author="Xuning Wei12232" w:date="2026-10-16T08:20:00Z"/>
                <w:rFonts w:ascii="Times New Roman" w:eastAsiaTheme="minorEastAsia" w:hAnsi="Times New Roman" w:cs="Times New Roman"/>
                <w:bCs w:val="0"/>
                <w:sz w:val="18"/>
                <w:szCs w:val="18"/>
                <w:lang w:eastAsia="zh-CN"/>
                <w:rPrChange w:id="7902" w:author="Xuning Wei12232" w:date="2026-10-24T11:11:00Z">
                  <w:rPr>
                    <w:ins w:id="7903" w:author="Xuning Wei12232" w:date="2026-10-16T08:20:00Z"/>
                    <w:rFonts w:ascii="Times New Roman" w:eastAsia="Times New Roman" w:hAnsi="Times New Roman" w:cs="Times New Roman"/>
                    <w:bCs w:val="0"/>
                    <w:color w:val="000000" w:themeColor="text1"/>
                    <w:sz w:val="18"/>
                    <w:szCs w:val="18"/>
                  </w:rPr>
                </w:rPrChange>
              </w:rPr>
              <w:pPrChange w:id="7904" w:author="Xuning Wei12232" w:date="2026-10-23T17:21:00Z">
                <w:pPr>
                  <w:jc w:val="center"/>
                </w:pPr>
              </w:pPrChange>
            </w:pPr>
            <w:ins w:id="7905" w:author="Xuning Wei12232" w:date="2026-10-23T19:16: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CA2B4C" w14:textId="77777777" w:rsidR="007617DE" w:rsidRDefault="00AE300B" w:rsidP="007617DE">
            <w:pPr>
              <w:jc w:val="both"/>
              <w:rPr>
                <w:ins w:id="7906" w:author="Xuning Wei12232" w:date="2026-10-16T08:20:00Z"/>
                <w:rFonts w:ascii="Times New Roman" w:eastAsia="Times New Roman" w:hAnsi="Times New Roman" w:cs="Times New Roman"/>
                <w:sz w:val="18"/>
                <w:szCs w:val="18"/>
              </w:rPr>
              <w:pPrChange w:id="7907" w:author="Xuning Wei12232" w:date="2026-10-23T17:21:00Z">
                <w:pPr>
                  <w:jc w:val="center"/>
                </w:pPr>
              </w:pPrChange>
            </w:pPr>
            <w:ins w:id="7908" w:author="Xuning Wei12232" w:date="2026-10-23T19:16:00Z">
              <w:r>
                <w:rPr>
                  <w:rFonts w:ascii="Times New Roman" w:eastAsia="等线" w:hAnsi="Times New Roman" w:cs="Times New Roman"/>
                  <w:bCs w:val="0"/>
                  <w:sz w:val="18"/>
                  <w:szCs w:val="18"/>
                  <w:rPrChange w:id="7909" w:author="Xuning Wei12232" w:date="2026-10-24T11:11:00Z">
                    <w:rPr>
                      <w:rFonts w:ascii="Times New Roman" w:eastAsia="等线" w:hAnsi="Times New Roman" w:cs="Times New Roman"/>
                      <w:bCs w:val="0"/>
                      <w:color w:val="0000FF"/>
                      <w:sz w:val="18"/>
                      <w:szCs w:val="18"/>
                    </w:rPr>
                  </w:rPrChange>
                </w:rPr>
                <w:t>°C</w:t>
              </w:r>
            </w:ins>
          </w:p>
        </w:tc>
      </w:tr>
      <w:tr w:rsidR="007617DE" w14:paraId="5BCF56DF" w14:textId="77777777">
        <w:trPr>
          <w:trHeight w:val="330"/>
          <w:jc w:val="center"/>
          <w:ins w:id="7910" w:author="Xuning Wei12232" w:date="2026-10-16T08:20:00Z"/>
        </w:trPr>
        <w:tc>
          <w:tcPr>
            <w:tcW w:w="841" w:type="dxa"/>
            <w:vMerge/>
            <w:tcMar>
              <w:left w:w="108" w:type="dxa"/>
              <w:right w:w="108" w:type="dxa"/>
            </w:tcMar>
            <w:vAlign w:val="center"/>
          </w:tcPr>
          <w:p w14:paraId="2CE4E8E6" w14:textId="77777777" w:rsidR="007617DE" w:rsidRPr="007617DE" w:rsidRDefault="007617DE" w:rsidP="007617DE">
            <w:pPr>
              <w:jc w:val="both"/>
              <w:rPr>
                <w:ins w:id="7911" w:author="Xuning Wei12232" w:date="2026-10-16T08:20:00Z"/>
                <w:rFonts w:ascii="Times New Roman" w:hAnsi="Times New Roman" w:cs="Times New Roman"/>
                <w:sz w:val="18"/>
                <w:szCs w:val="18"/>
                <w:rPrChange w:id="7912" w:author="Xuning Wei12232" w:date="2026-10-24T11:11:00Z">
                  <w:rPr>
                    <w:ins w:id="7913" w:author="Xuning Wei12232" w:date="2026-10-16T08:20:00Z"/>
                  </w:rPr>
                </w:rPrChange>
              </w:rPr>
              <w:pPrChange w:id="7914"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C77C2B" w14:textId="77777777" w:rsidR="007617DE" w:rsidRDefault="00AE300B" w:rsidP="007617DE">
            <w:pPr>
              <w:jc w:val="both"/>
              <w:rPr>
                <w:ins w:id="7915" w:author="Xuning Wei12232" w:date="2026-10-16T08:20:00Z"/>
                <w:rFonts w:ascii="Times New Roman" w:eastAsia="Times New Roman" w:hAnsi="Times New Roman" w:cs="Times New Roman"/>
                <w:sz w:val="18"/>
                <w:szCs w:val="18"/>
              </w:rPr>
              <w:pPrChange w:id="7916" w:author="Xuning Wei12232" w:date="2026-10-23T17:21:00Z">
                <w:pPr/>
              </w:pPrChange>
            </w:pPr>
            <w:ins w:id="7917" w:author="Xuning Wei12232" w:date="2026-10-23T17:00:00Z">
              <w:r>
                <w:rPr>
                  <w:rFonts w:ascii="Times New Roman" w:hAnsi="Times New Roman" w:cs="Times New Roman"/>
                  <w:sz w:val="18"/>
                  <w:szCs w:val="18"/>
                  <w:rPrChange w:id="7918" w:author="Xuning Wei12232" w:date="2026-10-24T11:11:00Z">
                    <w:rPr/>
                  </w:rPrChange>
                </w:rPr>
                <w:t>DIC quantity (Standard AA)</w:t>
              </w:r>
            </w:ins>
          </w:p>
        </w:tc>
        <w:tc>
          <w:tcPr>
            <w:tcW w:w="776" w:type="dxa"/>
            <w:tcBorders>
              <w:left w:val="single" w:sz="8" w:space="0" w:color="auto"/>
              <w:right w:val="single" w:sz="8" w:space="0" w:color="auto"/>
            </w:tcBorders>
            <w:tcMar>
              <w:left w:w="108" w:type="dxa"/>
              <w:right w:w="108" w:type="dxa"/>
            </w:tcMar>
            <w:vAlign w:val="center"/>
          </w:tcPr>
          <w:p w14:paraId="53F37BCD" w14:textId="77777777" w:rsidR="007617DE" w:rsidRDefault="00AE300B" w:rsidP="007617DE">
            <w:pPr>
              <w:jc w:val="both"/>
              <w:rPr>
                <w:ins w:id="7919" w:author="Xuning Wei12232" w:date="2026-10-16T08:20:00Z"/>
                <w:rFonts w:ascii="Times New Roman" w:eastAsia="Times New Roman" w:hAnsi="Times New Roman" w:cs="Times New Roman"/>
                <w:sz w:val="18"/>
                <w:szCs w:val="18"/>
              </w:rPr>
              <w:pPrChange w:id="7920" w:author="Xuning Wei12232" w:date="2026-10-23T17:21:00Z">
                <w:pPr>
                  <w:jc w:val="center"/>
                </w:pPr>
              </w:pPrChange>
            </w:pPr>
            <w:ins w:id="7921"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E13CD1" w14:textId="77777777" w:rsidR="007617DE" w:rsidRDefault="00AE300B" w:rsidP="007617DE">
            <w:pPr>
              <w:jc w:val="both"/>
              <w:rPr>
                <w:ins w:id="7922" w:author="Xuning Wei12232" w:date="2026-10-16T08:20:00Z"/>
                <w:rFonts w:ascii="Times New Roman" w:eastAsia="Times New Roman" w:hAnsi="Times New Roman" w:cs="Times New Roman"/>
                <w:sz w:val="18"/>
                <w:szCs w:val="18"/>
              </w:rPr>
              <w:pPrChange w:id="7923" w:author="Xuning Wei12232" w:date="2026-10-23T17:21:00Z">
                <w:pPr>
                  <w:jc w:val="center"/>
                </w:pPr>
              </w:pPrChange>
            </w:pPr>
            <w:ins w:id="7924" w:author="Xuning Wei12232" w:date="2026-10-23T17:00:00Z">
              <w:r>
                <w:rPr>
                  <w:rFonts w:ascii="Times New Roman" w:hAnsi="Times New Roman" w:cs="Times New Roman"/>
                  <w:sz w:val="18"/>
                  <w:szCs w:val="18"/>
                </w:rPr>
                <w:t>2</w:t>
              </w:r>
              <w:r>
                <w:rPr>
                  <w:rFonts w:ascii="Times New Roman" w:hAnsi="Times New Roman" w:cs="Times New Roman"/>
                  <w:sz w:val="18"/>
                  <w:szCs w:val="18"/>
                  <w:rPrChange w:id="7925" w:author="Xuning Wei12232" w:date="2026-10-24T11:11:00Z">
                    <w:rPr/>
                  </w:rPrChange>
                </w:rPr>
                <w:t>.</w:t>
              </w:r>
            </w:ins>
            <w:ins w:id="7926" w:author="Xuning Wei12232" w:date="2026-10-23T17:20:00Z">
              <w:r>
                <w:rPr>
                  <w:rFonts w:ascii="Times New Roman" w:hAnsi="Times New Roman" w:cs="Times New Roman"/>
                  <w:sz w:val="18"/>
                  <w:szCs w:val="18"/>
                </w:rPr>
                <w:t>20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E6F37E" w14:textId="77777777" w:rsidR="007617DE" w:rsidRPr="007617DE" w:rsidRDefault="00AE300B" w:rsidP="007617DE">
            <w:pPr>
              <w:jc w:val="both"/>
              <w:rPr>
                <w:ins w:id="7927" w:author="Xuning Wei12232" w:date="2026-10-16T08:20:00Z"/>
                <w:rFonts w:ascii="Times New Roman" w:eastAsiaTheme="minorEastAsia" w:hAnsi="Times New Roman" w:cs="Times New Roman"/>
                <w:b/>
                <w:sz w:val="18"/>
                <w:szCs w:val="18"/>
                <w:lang w:eastAsia="zh-CN"/>
                <w:rPrChange w:id="7928" w:author="Xuning Wei12232" w:date="2026-10-24T11:11:00Z">
                  <w:rPr>
                    <w:ins w:id="7929" w:author="Xuning Wei12232" w:date="2026-10-16T08:20:00Z"/>
                    <w:rFonts w:ascii="Times New Roman" w:eastAsia="Times New Roman" w:hAnsi="Times New Roman" w:cs="Times New Roman"/>
                    <w:b/>
                    <w:sz w:val="18"/>
                    <w:szCs w:val="18"/>
                  </w:rPr>
                </w:rPrChange>
              </w:rPr>
              <w:pPrChange w:id="7930" w:author="Xuning Wei12232" w:date="2026-10-23T17:21:00Z">
                <w:pPr>
                  <w:jc w:val="center"/>
                </w:pPr>
              </w:pPrChange>
            </w:pPr>
            <w:ins w:id="7931" w:author="Xuning Wei12232" w:date="2026-10-23T19:16:00Z">
              <w:r>
                <w:rPr>
                  <w:rFonts w:ascii="Times New Roman" w:eastAsiaTheme="minorEastAsia" w:hAnsi="Times New Roman" w:cs="Times New Roman"/>
                  <w:b/>
                  <w:sz w:val="18"/>
                  <w:szCs w:val="18"/>
                  <w:lang w:eastAsia="zh-CN"/>
                </w:rPr>
                <w:t>2.01</w:t>
              </w:r>
              <w:r>
                <w:rPr>
                  <w:rFonts w:ascii="Times New Roman" w:eastAsiaTheme="minorEastAsia" w:hAnsi="Times New Roman" w:cs="Times New Roman"/>
                  <w:sz w:val="18"/>
                  <w:szCs w:val="18"/>
                  <w:lang w:eastAsia="zh-CN"/>
                </w:rPr>
                <w:t xml:space="preserve"> -2.48</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18133E" w14:textId="77777777" w:rsidR="007617DE" w:rsidRPr="007617DE" w:rsidRDefault="00AE300B" w:rsidP="007617DE">
            <w:pPr>
              <w:jc w:val="both"/>
              <w:rPr>
                <w:ins w:id="7932" w:author="Xuning Wei12232" w:date="2026-10-16T08:20:00Z"/>
                <w:rFonts w:ascii="Times New Roman" w:eastAsiaTheme="minorEastAsia" w:hAnsi="Times New Roman" w:cs="Times New Roman"/>
                <w:bCs w:val="0"/>
                <w:sz w:val="18"/>
                <w:szCs w:val="18"/>
                <w:lang w:eastAsia="zh-CN"/>
                <w:rPrChange w:id="7933" w:author="Xuning Wei12232" w:date="2026-10-24T11:11:00Z">
                  <w:rPr>
                    <w:ins w:id="7934" w:author="Xuning Wei12232" w:date="2026-10-16T08:20:00Z"/>
                    <w:rFonts w:ascii="Times New Roman" w:eastAsia="Times New Roman" w:hAnsi="Times New Roman" w:cs="Times New Roman"/>
                    <w:bCs w:val="0"/>
                    <w:color w:val="000000" w:themeColor="text1"/>
                    <w:sz w:val="18"/>
                    <w:szCs w:val="18"/>
                  </w:rPr>
                </w:rPrChange>
              </w:rPr>
              <w:pPrChange w:id="7935" w:author="Xuning Wei12232" w:date="2026-10-23T17:21:00Z">
                <w:pPr>
                  <w:jc w:val="center"/>
                </w:pPr>
              </w:pPrChange>
            </w:pPr>
            <w:ins w:id="7936" w:author="Xuning Wei12232" w:date="2026-10-23T19:16:00Z">
              <w:r>
                <w:rPr>
                  <w:rFonts w:ascii="Times New Roman" w:eastAsiaTheme="minorEastAsia" w:hAnsi="Times New Roman" w:cs="Times New Roman"/>
                  <w:b/>
                  <w:bCs w:val="0"/>
                  <w:sz w:val="18"/>
                  <w:szCs w:val="18"/>
                  <w:lang w:eastAsia="zh-CN"/>
                </w:rPr>
                <w:t>2.13</w:t>
              </w:r>
              <w:r>
                <w:rPr>
                  <w:rFonts w:ascii="Times New Roman" w:eastAsiaTheme="minorEastAsia" w:hAnsi="Times New Roman" w:cs="Times New Roman"/>
                  <w:bCs w:val="0"/>
                  <w:sz w:val="18"/>
                  <w:szCs w:val="18"/>
                  <w:lang w:eastAsia="zh-CN"/>
                </w:rPr>
                <w:t xml:space="preserve"> - 2.27</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A735FF" w14:textId="77777777" w:rsidR="007617DE" w:rsidRDefault="00AE300B" w:rsidP="007617DE">
            <w:pPr>
              <w:jc w:val="both"/>
              <w:rPr>
                <w:ins w:id="7937" w:author="Xuning Wei12232" w:date="2026-10-16T08:20:00Z"/>
                <w:rFonts w:ascii="Times New Roman" w:eastAsia="Times New Roman" w:hAnsi="Times New Roman" w:cs="Times New Roman"/>
                <w:sz w:val="18"/>
                <w:szCs w:val="18"/>
              </w:rPr>
              <w:pPrChange w:id="7938" w:author="Xuning Wei12232" w:date="2026-10-23T17:21:00Z">
                <w:pPr>
                  <w:jc w:val="center"/>
                </w:pPr>
              </w:pPrChange>
            </w:pPr>
            <w:proofErr w:type="spellStart"/>
            <w:ins w:id="7939" w:author="Xuning Wei12232" w:date="2026-10-23T19:16:00Z">
              <w:r>
                <w:rPr>
                  <w:rFonts w:ascii="Times New Roman" w:eastAsia="等线" w:hAnsi="Times New Roman" w:cs="Times New Roman"/>
                  <w:bCs w:val="0"/>
                  <w:sz w:val="18"/>
                  <w:szCs w:val="18"/>
                  <w:rPrChange w:id="7940" w:author="Xuning Wei12232" w:date="2026-10-24T11:11:00Z">
                    <w:rPr>
                      <w:rFonts w:ascii="Times New Roman" w:eastAsia="等线" w:hAnsi="Times New Roman" w:cs="Times New Roman"/>
                      <w:bCs w:val="0"/>
                      <w:color w:val="0000FF"/>
                      <w:sz w:val="18"/>
                      <w:szCs w:val="18"/>
                    </w:rPr>
                  </w:rPrChange>
                </w:rPr>
                <w:t>eq</w:t>
              </w:r>
            </w:ins>
            <w:proofErr w:type="spellEnd"/>
          </w:p>
        </w:tc>
      </w:tr>
      <w:tr w:rsidR="007617DE" w14:paraId="0BB69399" w14:textId="77777777">
        <w:trPr>
          <w:trHeight w:val="330"/>
          <w:jc w:val="center"/>
          <w:ins w:id="7941" w:author="Xuning Wei12232" w:date="2026-10-16T08:20:00Z"/>
        </w:trPr>
        <w:tc>
          <w:tcPr>
            <w:tcW w:w="841" w:type="dxa"/>
            <w:vMerge/>
            <w:tcMar>
              <w:left w:w="108" w:type="dxa"/>
              <w:right w:w="108" w:type="dxa"/>
            </w:tcMar>
            <w:vAlign w:val="center"/>
          </w:tcPr>
          <w:p w14:paraId="3C447DAE" w14:textId="77777777" w:rsidR="007617DE" w:rsidRPr="007617DE" w:rsidRDefault="007617DE" w:rsidP="007617DE">
            <w:pPr>
              <w:jc w:val="both"/>
              <w:rPr>
                <w:ins w:id="7942" w:author="Xuning Wei12232" w:date="2026-10-16T08:20:00Z"/>
                <w:rFonts w:ascii="Times New Roman" w:hAnsi="Times New Roman" w:cs="Times New Roman"/>
                <w:sz w:val="18"/>
                <w:szCs w:val="18"/>
                <w:rPrChange w:id="7943" w:author="Xuning Wei12232" w:date="2026-10-24T11:11:00Z">
                  <w:rPr>
                    <w:ins w:id="7944" w:author="Xuning Wei12232" w:date="2026-10-16T08:20:00Z"/>
                  </w:rPr>
                </w:rPrChange>
              </w:rPr>
              <w:pPrChange w:id="7945"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965FCB" w14:textId="77777777" w:rsidR="007617DE" w:rsidRDefault="00AE300B" w:rsidP="007617DE">
            <w:pPr>
              <w:jc w:val="both"/>
              <w:rPr>
                <w:ins w:id="7946" w:author="Xuning Wei12232" w:date="2026-10-16T08:20:00Z"/>
                <w:rFonts w:ascii="Times New Roman" w:eastAsia="Times New Roman" w:hAnsi="Times New Roman" w:cs="Times New Roman"/>
                <w:sz w:val="18"/>
                <w:szCs w:val="18"/>
              </w:rPr>
              <w:pPrChange w:id="7947" w:author="Xuning Wei12232" w:date="2026-10-23T17:21:00Z">
                <w:pPr/>
              </w:pPrChange>
            </w:pPr>
            <w:ins w:id="7948" w:author="Xuning Wei12232" w:date="2026-10-23T17:00:00Z">
              <w:r>
                <w:rPr>
                  <w:rFonts w:ascii="Times New Roman" w:hAnsi="Times New Roman" w:cs="Times New Roman"/>
                  <w:sz w:val="18"/>
                  <w:szCs w:val="18"/>
                  <w:rPrChange w:id="7949" w:author="Xuning Wei12232" w:date="2026-10-24T11:11:00Z">
                    <w:rPr/>
                  </w:rPrChange>
                </w:rPr>
                <w:t>Activation temperature (Standard AA)</w:t>
              </w:r>
            </w:ins>
          </w:p>
        </w:tc>
        <w:tc>
          <w:tcPr>
            <w:tcW w:w="776" w:type="dxa"/>
            <w:tcBorders>
              <w:left w:val="single" w:sz="8" w:space="0" w:color="auto"/>
              <w:right w:val="single" w:sz="8" w:space="0" w:color="auto"/>
            </w:tcBorders>
            <w:tcMar>
              <w:left w:w="108" w:type="dxa"/>
              <w:right w:w="108" w:type="dxa"/>
            </w:tcMar>
            <w:vAlign w:val="center"/>
          </w:tcPr>
          <w:p w14:paraId="65E5B195" w14:textId="77777777" w:rsidR="007617DE" w:rsidRDefault="00AE300B" w:rsidP="007617DE">
            <w:pPr>
              <w:jc w:val="both"/>
              <w:rPr>
                <w:ins w:id="7950" w:author="Xuning Wei12232" w:date="2026-10-16T08:20:00Z"/>
                <w:rFonts w:ascii="Times New Roman" w:eastAsia="Times New Roman" w:hAnsi="Times New Roman" w:cs="Times New Roman"/>
                <w:sz w:val="18"/>
                <w:szCs w:val="18"/>
              </w:rPr>
              <w:pPrChange w:id="7951" w:author="Xuning Wei12232" w:date="2026-10-23T17:21:00Z">
                <w:pPr>
                  <w:jc w:val="center"/>
                </w:pPr>
              </w:pPrChange>
            </w:pPr>
            <w:ins w:id="795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37DA7BDE" w14:textId="77777777" w:rsidR="007617DE" w:rsidRPr="007617DE" w:rsidRDefault="00AE300B" w:rsidP="007617DE">
            <w:pPr>
              <w:jc w:val="both"/>
              <w:rPr>
                <w:ins w:id="7953" w:author="Xuning Wei12232" w:date="2026-10-16T08:20:00Z"/>
                <w:rFonts w:ascii="Times New Roman" w:eastAsiaTheme="minorEastAsia" w:hAnsi="Times New Roman" w:cs="Times New Roman"/>
                <w:bCs w:val="0"/>
                <w:sz w:val="18"/>
                <w:szCs w:val="18"/>
                <w:lang w:eastAsia="zh-CN"/>
                <w:rPrChange w:id="7954" w:author="Xuning Wei12232" w:date="2026-10-24T11:11:00Z">
                  <w:rPr>
                    <w:ins w:id="7955" w:author="Xuning Wei12232" w:date="2026-10-16T08:20:00Z"/>
                    <w:rFonts w:ascii="Times New Roman" w:eastAsia="Times New Roman" w:hAnsi="Times New Roman" w:cs="Times New Roman"/>
                    <w:sz w:val="18"/>
                    <w:szCs w:val="18"/>
                  </w:rPr>
                </w:rPrChange>
              </w:rPr>
              <w:pPrChange w:id="7956" w:author="Xuning Wei12232" w:date="2026-10-23T17:21:00Z">
                <w:pPr>
                  <w:jc w:val="center"/>
                </w:pPr>
              </w:pPrChange>
            </w:pPr>
            <w:ins w:id="7957" w:author="Xuning Wei12232" w:date="2026-10-23T17:00:00Z">
              <w:r>
                <w:rPr>
                  <w:rFonts w:ascii="Times New Roman" w:eastAsiaTheme="minorEastAsia" w:hAnsi="Times New Roman" w:cs="Times New Roman"/>
                  <w:bCs w:val="0"/>
                  <w:sz w:val="18"/>
                  <w:szCs w:val="18"/>
                  <w:lang w:eastAsia="zh-CN"/>
                  <w:rPrChange w:id="7958" w:author="Xuning Wei12232" w:date="2026-10-24T11:11:00Z">
                    <w:rPr/>
                  </w:rPrChange>
                </w:rPr>
                <w:t>20.0</w:t>
              </w:r>
            </w:ins>
          </w:p>
        </w:tc>
        <w:tc>
          <w:tcPr>
            <w:tcW w:w="1263"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53CECC36" w14:textId="77777777" w:rsidR="007617DE" w:rsidRPr="007617DE" w:rsidRDefault="00AE300B" w:rsidP="007617DE">
            <w:pPr>
              <w:jc w:val="both"/>
              <w:rPr>
                <w:ins w:id="7959" w:author="Xuning Wei12232" w:date="2026-10-16T08:20:00Z"/>
                <w:rFonts w:ascii="Times New Roman" w:eastAsiaTheme="minorEastAsia" w:hAnsi="Times New Roman" w:cs="Times New Roman"/>
                <w:bCs w:val="0"/>
                <w:sz w:val="18"/>
                <w:szCs w:val="18"/>
                <w:lang w:eastAsia="zh-CN"/>
                <w:rPrChange w:id="7960" w:author="Xuning Wei12232" w:date="2026-10-24T11:11:00Z">
                  <w:rPr>
                    <w:ins w:id="7961" w:author="Xuning Wei12232" w:date="2026-10-16T08:20:00Z"/>
                    <w:rFonts w:ascii="Times New Roman" w:eastAsia="Times New Roman" w:hAnsi="Times New Roman" w:cs="Times New Roman"/>
                    <w:b/>
                    <w:sz w:val="18"/>
                    <w:szCs w:val="18"/>
                  </w:rPr>
                </w:rPrChange>
              </w:rPr>
              <w:pPrChange w:id="7962" w:author="Xuning Wei12232" w:date="2026-10-23T17:21:00Z">
                <w:pPr>
                  <w:jc w:val="center"/>
                </w:pPr>
              </w:pPrChange>
            </w:pPr>
            <w:ins w:id="7963" w:author="Xuning Wei12232" w:date="2026-10-23T19:16:00Z">
              <w:r>
                <w:rPr>
                  <w:rFonts w:ascii="Times New Roman" w:eastAsiaTheme="minorEastAsia" w:hAnsi="Times New Roman" w:cs="Times New Roman"/>
                  <w:b/>
                  <w:sz w:val="18"/>
                  <w:szCs w:val="18"/>
                  <w:lang w:eastAsia="zh-CN"/>
                </w:rPr>
                <w:t>12.6 – 26.5</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7D2848" w14:textId="77777777" w:rsidR="007617DE" w:rsidRDefault="00AE300B" w:rsidP="007617DE">
            <w:pPr>
              <w:jc w:val="both"/>
              <w:rPr>
                <w:ins w:id="7964" w:author="Xuning Wei12232" w:date="2026-10-16T08:20:00Z"/>
                <w:rFonts w:ascii="Times New Roman" w:eastAsia="Times New Roman" w:hAnsi="Times New Roman" w:cs="Times New Roman"/>
                <w:bCs w:val="0"/>
                <w:sz w:val="18"/>
                <w:szCs w:val="18"/>
              </w:rPr>
              <w:pPrChange w:id="7965" w:author="Xuning Wei12232" w:date="2026-10-23T17:21:00Z">
                <w:pPr>
                  <w:jc w:val="center"/>
                </w:pPr>
              </w:pPrChange>
            </w:pPr>
            <w:ins w:id="7966" w:author="Xuning Wei12232" w:date="2026-10-23T19:16: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7F24E1" w14:textId="77777777" w:rsidR="007617DE" w:rsidRDefault="00AE300B" w:rsidP="007617DE">
            <w:pPr>
              <w:jc w:val="both"/>
              <w:rPr>
                <w:ins w:id="7967" w:author="Xuning Wei12232" w:date="2026-10-16T08:20:00Z"/>
                <w:rFonts w:ascii="Times New Roman" w:eastAsia="Times New Roman" w:hAnsi="Times New Roman" w:cs="Times New Roman"/>
                <w:sz w:val="18"/>
                <w:szCs w:val="18"/>
              </w:rPr>
              <w:pPrChange w:id="7968" w:author="Xuning Wei12232" w:date="2026-10-23T17:21:00Z">
                <w:pPr>
                  <w:jc w:val="center"/>
                </w:pPr>
              </w:pPrChange>
            </w:pPr>
            <w:ins w:id="7969" w:author="Xuning Wei12232" w:date="2026-10-23T19:16:00Z">
              <w:r>
                <w:rPr>
                  <w:rFonts w:ascii="Times New Roman" w:eastAsia="等线" w:hAnsi="Times New Roman" w:cs="Times New Roman"/>
                  <w:bCs w:val="0"/>
                  <w:sz w:val="18"/>
                  <w:szCs w:val="18"/>
                  <w:rPrChange w:id="7970" w:author="Xuning Wei12232" w:date="2026-10-24T11:11:00Z">
                    <w:rPr>
                      <w:rFonts w:ascii="Times New Roman" w:eastAsia="等线" w:hAnsi="Times New Roman" w:cs="Times New Roman"/>
                      <w:bCs w:val="0"/>
                      <w:color w:val="0000FF"/>
                      <w:sz w:val="18"/>
                      <w:szCs w:val="18"/>
                    </w:rPr>
                  </w:rPrChange>
                </w:rPr>
                <w:t>°C</w:t>
              </w:r>
            </w:ins>
          </w:p>
        </w:tc>
      </w:tr>
      <w:tr w:rsidR="007617DE" w14:paraId="5C01714C" w14:textId="77777777">
        <w:trPr>
          <w:trHeight w:val="330"/>
          <w:jc w:val="center"/>
          <w:ins w:id="7971" w:author="Xuning Wei12232" w:date="2026-10-16T08:20:00Z"/>
        </w:trPr>
        <w:tc>
          <w:tcPr>
            <w:tcW w:w="841" w:type="dxa"/>
            <w:vMerge/>
            <w:tcMar>
              <w:left w:w="108" w:type="dxa"/>
              <w:right w:w="108" w:type="dxa"/>
            </w:tcMar>
            <w:vAlign w:val="center"/>
          </w:tcPr>
          <w:p w14:paraId="76490F79" w14:textId="77777777" w:rsidR="007617DE" w:rsidRPr="007617DE" w:rsidRDefault="007617DE" w:rsidP="007617DE">
            <w:pPr>
              <w:jc w:val="both"/>
              <w:rPr>
                <w:ins w:id="7972" w:author="Xuning Wei12232" w:date="2026-10-16T08:20:00Z"/>
                <w:rFonts w:ascii="Times New Roman" w:hAnsi="Times New Roman" w:cs="Times New Roman"/>
                <w:sz w:val="18"/>
                <w:szCs w:val="18"/>
                <w:rPrChange w:id="7973" w:author="Xuning Wei12232" w:date="2026-10-24T11:11:00Z">
                  <w:rPr>
                    <w:ins w:id="7974" w:author="Xuning Wei12232" w:date="2026-10-16T08:20:00Z"/>
                  </w:rPr>
                </w:rPrChange>
              </w:rPr>
              <w:pPrChange w:id="7975"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E38C51" w14:textId="77777777" w:rsidR="007617DE" w:rsidRDefault="00AE300B" w:rsidP="007617DE">
            <w:pPr>
              <w:jc w:val="both"/>
              <w:rPr>
                <w:ins w:id="7976" w:author="Xuning Wei12232" w:date="2026-10-16T08:20:00Z"/>
                <w:rFonts w:ascii="Times New Roman" w:eastAsia="Times New Roman" w:hAnsi="Times New Roman" w:cs="Times New Roman"/>
                <w:sz w:val="18"/>
                <w:szCs w:val="18"/>
              </w:rPr>
              <w:pPrChange w:id="7977" w:author="Xuning Wei12232" w:date="2026-10-23T17:21:00Z">
                <w:pPr/>
              </w:pPrChange>
            </w:pPr>
            <w:ins w:id="7978" w:author="Xuning Wei12232" w:date="2026-10-23T17:00:00Z">
              <w:r>
                <w:rPr>
                  <w:rFonts w:ascii="Times New Roman" w:hAnsi="Times New Roman" w:cs="Times New Roman"/>
                  <w:sz w:val="18"/>
                  <w:szCs w:val="18"/>
                  <w:rPrChange w:id="7979" w:author="Xuning Wei12232" w:date="2026-10-24T11:11:00Z">
                    <w:rPr/>
                  </w:rPrChange>
                </w:rPr>
                <w:t>Activation temperature (Phe23)</w:t>
              </w:r>
            </w:ins>
          </w:p>
        </w:tc>
        <w:tc>
          <w:tcPr>
            <w:tcW w:w="776" w:type="dxa"/>
            <w:tcBorders>
              <w:left w:val="single" w:sz="8" w:space="0" w:color="auto"/>
              <w:right w:val="single" w:sz="8" w:space="0" w:color="auto"/>
            </w:tcBorders>
            <w:tcMar>
              <w:left w:w="108" w:type="dxa"/>
              <w:right w:w="108" w:type="dxa"/>
            </w:tcMar>
            <w:vAlign w:val="center"/>
          </w:tcPr>
          <w:p w14:paraId="138AE6E8" w14:textId="77777777" w:rsidR="007617DE" w:rsidRDefault="00AE300B" w:rsidP="007617DE">
            <w:pPr>
              <w:jc w:val="both"/>
              <w:rPr>
                <w:ins w:id="7980" w:author="Xuning Wei12232" w:date="2026-10-16T08:20:00Z"/>
                <w:rFonts w:ascii="Times New Roman" w:eastAsia="Times New Roman" w:hAnsi="Times New Roman" w:cs="Times New Roman"/>
                <w:sz w:val="18"/>
                <w:szCs w:val="18"/>
              </w:rPr>
              <w:pPrChange w:id="7981" w:author="Xuning Wei12232" w:date="2026-10-23T17:21:00Z">
                <w:pPr>
                  <w:jc w:val="center"/>
                </w:pPr>
              </w:pPrChange>
            </w:pPr>
            <w:ins w:id="798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52C8FFE9" w14:textId="77777777" w:rsidR="007617DE" w:rsidRPr="007617DE" w:rsidRDefault="00AE300B" w:rsidP="007617DE">
            <w:pPr>
              <w:jc w:val="both"/>
              <w:rPr>
                <w:ins w:id="7983" w:author="Xuning Wei12232" w:date="2026-10-16T08:20:00Z"/>
                <w:rFonts w:ascii="Times New Roman" w:eastAsiaTheme="minorEastAsia" w:hAnsi="Times New Roman" w:cs="Times New Roman"/>
                <w:bCs w:val="0"/>
                <w:sz w:val="18"/>
                <w:szCs w:val="18"/>
                <w:lang w:eastAsia="zh-CN"/>
                <w:rPrChange w:id="7984" w:author="Xuning Wei12232" w:date="2026-10-24T11:11:00Z">
                  <w:rPr>
                    <w:ins w:id="7985" w:author="Xuning Wei12232" w:date="2026-10-16T08:20:00Z"/>
                    <w:rFonts w:ascii="Times New Roman" w:eastAsia="Times New Roman" w:hAnsi="Times New Roman" w:cs="Times New Roman"/>
                    <w:sz w:val="18"/>
                    <w:szCs w:val="18"/>
                  </w:rPr>
                </w:rPrChange>
              </w:rPr>
              <w:pPrChange w:id="7986" w:author="Xuning Wei12232" w:date="2026-10-23T17:21:00Z">
                <w:pPr>
                  <w:jc w:val="center"/>
                </w:pPr>
              </w:pPrChange>
            </w:pPr>
            <w:ins w:id="7987" w:author="Xuning Wei12232" w:date="2026-10-23T17:00:00Z">
              <w:r>
                <w:rPr>
                  <w:rFonts w:ascii="Times New Roman" w:eastAsiaTheme="minorEastAsia" w:hAnsi="Times New Roman" w:cs="Times New Roman"/>
                  <w:bCs w:val="0"/>
                  <w:sz w:val="18"/>
                  <w:szCs w:val="18"/>
                  <w:lang w:eastAsia="zh-CN"/>
                  <w:rPrChange w:id="7988" w:author="Xuning Wei12232" w:date="2026-10-24T11:11:00Z">
                    <w:rPr/>
                  </w:rPrChange>
                </w:rPr>
                <w:t>5.0</w:t>
              </w:r>
            </w:ins>
          </w:p>
        </w:tc>
        <w:tc>
          <w:tcPr>
            <w:tcW w:w="1263"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040E7F3D" w14:textId="77777777" w:rsidR="007617DE" w:rsidRPr="007617DE" w:rsidRDefault="00AE300B" w:rsidP="007617DE">
            <w:pPr>
              <w:jc w:val="both"/>
              <w:rPr>
                <w:ins w:id="7989" w:author="Xuning Wei12232" w:date="2026-10-16T08:20:00Z"/>
                <w:rFonts w:ascii="Times New Roman" w:eastAsiaTheme="minorEastAsia" w:hAnsi="Times New Roman" w:cs="Times New Roman"/>
                <w:bCs w:val="0"/>
                <w:sz w:val="18"/>
                <w:szCs w:val="18"/>
                <w:lang w:eastAsia="zh-CN"/>
                <w:rPrChange w:id="7990" w:author="Xuning Wei12232" w:date="2026-10-24T11:11:00Z">
                  <w:rPr>
                    <w:ins w:id="7991" w:author="Xuning Wei12232" w:date="2026-10-16T08:20:00Z"/>
                    <w:rFonts w:ascii="Times New Roman" w:eastAsia="Times New Roman" w:hAnsi="Times New Roman" w:cs="Times New Roman"/>
                    <w:b/>
                    <w:sz w:val="18"/>
                    <w:szCs w:val="18"/>
                  </w:rPr>
                </w:rPrChange>
              </w:rPr>
              <w:pPrChange w:id="7992" w:author="Xuning Wei12232" w:date="2026-10-23T17:21:00Z">
                <w:pPr>
                  <w:jc w:val="center"/>
                </w:pPr>
              </w:pPrChange>
            </w:pPr>
            <w:ins w:id="7993" w:author="Xuning Wei12232" w:date="2026-10-23T19:17:00Z">
              <w:r>
                <w:rPr>
                  <w:rFonts w:ascii="Times New Roman" w:eastAsiaTheme="minorEastAsia" w:hAnsi="Times New Roman" w:cs="Times New Roman"/>
                  <w:b/>
                  <w:sz w:val="18"/>
                  <w:szCs w:val="18"/>
                  <w:lang w:eastAsia="zh-CN"/>
                </w:rPr>
                <w:t>- 2.5 – 13.6</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3408B9" w14:textId="77777777" w:rsidR="007617DE" w:rsidRDefault="00AE300B" w:rsidP="007617DE">
            <w:pPr>
              <w:jc w:val="both"/>
              <w:rPr>
                <w:ins w:id="7994" w:author="Xuning Wei12232" w:date="2026-10-16T08:20:00Z"/>
                <w:rFonts w:ascii="Times New Roman" w:eastAsia="Times New Roman" w:hAnsi="Times New Roman" w:cs="Times New Roman"/>
                <w:bCs w:val="0"/>
                <w:sz w:val="18"/>
                <w:szCs w:val="18"/>
              </w:rPr>
              <w:pPrChange w:id="7995" w:author="Xuning Wei12232" w:date="2026-10-23T17:21:00Z">
                <w:pPr>
                  <w:jc w:val="center"/>
                </w:pPr>
              </w:pPrChange>
            </w:pPr>
            <w:ins w:id="7996" w:author="Xuning Wei12232" w:date="2026-10-23T19:17:00Z">
              <w:r>
                <w:rPr>
                  <w:rFonts w:ascii="Times New Roman" w:eastAsiaTheme="minorEastAsia" w:hAnsi="Times New Roman" w:cs="Times New Roman"/>
                  <w:b/>
                  <w:bCs w:val="0"/>
                  <w:sz w:val="18"/>
                  <w:szCs w:val="18"/>
                  <w:lang w:eastAsia="zh-CN"/>
                </w:rPr>
                <w:t>0.0 – 10.0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3F7893" w14:textId="77777777" w:rsidR="007617DE" w:rsidRDefault="00AE300B" w:rsidP="007617DE">
            <w:pPr>
              <w:jc w:val="both"/>
              <w:rPr>
                <w:ins w:id="7997" w:author="Xuning Wei12232" w:date="2026-10-16T08:20:00Z"/>
                <w:rFonts w:ascii="Times New Roman" w:eastAsia="Times New Roman" w:hAnsi="Times New Roman" w:cs="Times New Roman"/>
                <w:sz w:val="18"/>
                <w:szCs w:val="18"/>
              </w:rPr>
              <w:pPrChange w:id="7998" w:author="Xuning Wei12232" w:date="2026-10-23T17:21:00Z">
                <w:pPr>
                  <w:jc w:val="center"/>
                </w:pPr>
              </w:pPrChange>
            </w:pPr>
            <w:ins w:id="7999" w:author="Xuning Wei12232" w:date="2026-10-23T19:17:00Z">
              <w:r>
                <w:rPr>
                  <w:rFonts w:ascii="Times New Roman" w:eastAsia="等线" w:hAnsi="Times New Roman" w:cs="Times New Roman"/>
                  <w:bCs w:val="0"/>
                  <w:sz w:val="18"/>
                  <w:szCs w:val="18"/>
                  <w:rPrChange w:id="8000" w:author="Xuning Wei12232" w:date="2026-10-24T11:11:00Z">
                    <w:rPr>
                      <w:rFonts w:ascii="Times New Roman" w:eastAsia="等线" w:hAnsi="Times New Roman" w:cs="Times New Roman"/>
                      <w:bCs w:val="0"/>
                      <w:color w:val="0000FF"/>
                      <w:sz w:val="18"/>
                      <w:szCs w:val="18"/>
                    </w:rPr>
                  </w:rPrChange>
                </w:rPr>
                <w:t>°C</w:t>
              </w:r>
            </w:ins>
          </w:p>
        </w:tc>
      </w:tr>
      <w:tr w:rsidR="007617DE" w14:paraId="1B5B2DD9" w14:textId="77777777">
        <w:trPr>
          <w:trHeight w:val="330"/>
          <w:jc w:val="center"/>
          <w:ins w:id="8001" w:author="Xuning Wei12232" w:date="2026-10-16T08:20:00Z"/>
        </w:trPr>
        <w:tc>
          <w:tcPr>
            <w:tcW w:w="841" w:type="dxa"/>
            <w:vMerge/>
            <w:tcMar>
              <w:left w:w="108" w:type="dxa"/>
              <w:right w:w="108" w:type="dxa"/>
            </w:tcMar>
            <w:vAlign w:val="center"/>
          </w:tcPr>
          <w:p w14:paraId="3E645EE7" w14:textId="77777777" w:rsidR="007617DE" w:rsidRPr="007617DE" w:rsidRDefault="007617DE" w:rsidP="007617DE">
            <w:pPr>
              <w:jc w:val="both"/>
              <w:rPr>
                <w:ins w:id="8002" w:author="Xuning Wei12232" w:date="2026-10-16T08:20:00Z"/>
                <w:rFonts w:ascii="Times New Roman" w:hAnsi="Times New Roman" w:cs="Times New Roman"/>
                <w:sz w:val="18"/>
                <w:szCs w:val="18"/>
                <w:rPrChange w:id="8003" w:author="Xuning Wei12232" w:date="2026-10-24T11:11:00Z">
                  <w:rPr>
                    <w:ins w:id="8004" w:author="Xuning Wei12232" w:date="2026-10-16T08:20:00Z"/>
                  </w:rPr>
                </w:rPrChange>
              </w:rPr>
              <w:pPrChange w:id="8005"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99AC25" w14:textId="77777777" w:rsidR="007617DE" w:rsidRDefault="00AE300B" w:rsidP="007617DE">
            <w:pPr>
              <w:jc w:val="both"/>
              <w:rPr>
                <w:ins w:id="8006" w:author="Xuning Wei12232" w:date="2026-10-16T08:20:00Z"/>
                <w:rFonts w:ascii="Times New Roman" w:eastAsia="Times New Roman" w:hAnsi="Times New Roman" w:cs="Times New Roman"/>
                <w:sz w:val="18"/>
                <w:szCs w:val="18"/>
              </w:rPr>
              <w:pPrChange w:id="8007" w:author="Xuning Wei12232" w:date="2026-10-23T17:21:00Z">
                <w:pPr/>
              </w:pPrChange>
            </w:pPr>
            <w:ins w:id="8008" w:author="Xuning Wei12232" w:date="2026-10-23T17:00:00Z">
              <w:r>
                <w:rPr>
                  <w:rFonts w:ascii="Times New Roman" w:hAnsi="Times New Roman" w:cs="Times New Roman"/>
                  <w:sz w:val="18"/>
                  <w:szCs w:val="18"/>
                  <w:rPrChange w:id="8009" w:author="Xuning Wei12232" w:date="2026-10-24T11:11:00Z">
                    <w:rPr/>
                  </w:rPrChange>
                </w:rPr>
                <w:t>Activation temperature (NMeAsn22, αMePhe15)</w:t>
              </w:r>
            </w:ins>
          </w:p>
        </w:tc>
        <w:tc>
          <w:tcPr>
            <w:tcW w:w="776" w:type="dxa"/>
            <w:tcBorders>
              <w:left w:val="single" w:sz="8" w:space="0" w:color="auto"/>
              <w:right w:val="single" w:sz="8" w:space="0" w:color="auto"/>
            </w:tcBorders>
            <w:tcMar>
              <w:left w:w="108" w:type="dxa"/>
              <w:right w:w="108" w:type="dxa"/>
            </w:tcMar>
            <w:vAlign w:val="center"/>
          </w:tcPr>
          <w:p w14:paraId="416DD451" w14:textId="77777777" w:rsidR="007617DE" w:rsidRDefault="00AE300B" w:rsidP="007617DE">
            <w:pPr>
              <w:jc w:val="both"/>
              <w:rPr>
                <w:ins w:id="8010" w:author="Xuning Wei12232" w:date="2026-10-16T08:20:00Z"/>
                <w:rFonts w:ascii="Times New Roman" w:eastAsia="Times New Roman" w:hAnsi="Times New Roman" w:cs="Times New Roman"/>
                <w:sz w:val="18"/>
                <w:szCs w:val="18"/>
              </w:rPr>
              <w:pPrChange w:id="8011" w:author="Xuning Wei12232" w:date="2026-10-23T17:21:00Z">
                <w:pPr>
                  <w:jc w:val="center"/>
                </w:pPr>
              </w:pPrChange>
            </w:pPr>
            <w:ins w:id="801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2D770F34" w14:textId="77777777" w:rsidR="007617DE" w:rsidRPr="007617DE" w:rsidRDefault="00AE300B" w:rsidP="007617DE">
            <w:pPr>
              <w:jc w:val="both"/>
              <w:rPr>
                <w:ins w:id="8013" w:author="Xuning Wei12232" w:date="2026-10-16T08:20:00Z"/>
                <w:rFonts w:ascii="Times New Roman" w:eastAsiaTheme="minorEastAsia" w:hAnsi="Times New Roman" w:cs="Times New Roman"/>
                <w:bCs w:val="0"/>
                <w:sz w:val="18"/>
                <w:szCs w:val="18"/>
                <w:lang w:eastAsia="zh-CN"/>
                <w:rPrChange w:id="8014" w:author="Xuning Wei12232" w:date="2026-10-24T11:11:00Z">
                  <w:rPr>
                    <w:ins w:id="8015" w:author="Xuning Wei12232" w:date="2026-10-16T08:20:00Z"/>
                    <w:rFonts w:ascii="Times New Roman" w:eastAsia="Times New Roman" w:hAnsi="Times New Roman" w:cs="Times New Roman"/>
                    <w:sz w:val="18"/>
                    <w:szCs w:val="18"/>
                  </w:rPr>
                </w:rPrChange>
              </w:rPr>
              <w:pPrChange w:id="8016" w:author="Xuning Wei12232" w:date="2026-10-23T17:21:00Z">
                <w:pPr>
                  <w:jc w:val="center"/>
                </w:pPr>
              </w:pPrChange>
            </w:pPr>
            <w:ins w:id="8017" w:author="Xuning Wei12232" w:date="2026-10-23T17:00:00Z">
              <w:r>
                <w:rPr>
                  <w:rFonts w:ascii="Times New Roman" w:eastAsiaTheme="minorEastAsia" w:hAnsi="Times New Roman" w:cs="Times New Roman"/>
                  <w:bCs w:val="0"/>
                  <w:sz w:val="18"/>
                  <w:szCs w:val="18"/>
                  <w:lang w:eastAsia="zh-CN"/>
                  <w:rPrChange w:id="8018" w:author="Xuning Wei12232" w:date="2026-10-24T11:11:00Z">
                    <w:rPr/>
                  </w:rPrChange>
                </w:rPr>
                <w:t>20.0</w:t>
              </w:r>
            </w:ins>
          </w:p>
        </w:tc>
        <w:tc>
          <w:tcPr>
            <w:tcW w:w="1263"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4B8F0752" w14:textId="77777777" w:rsidR="007617DE" w:rsidRPr="007617DE" w:rsidRDefault="00AE300B" w:rsidP="007617DE">
            <w:pPr>
              <w:jc w:val="both"/>
              <w:rPr>
                <w:ins w:id="8019" w:author="Xuning Wei12232" w:date="2026-10-16T08:20:00Z"/>
                <w:rFonts w:ascii="Times New Roman" w:eastAsiaTheme="minorEastAsia" w:hAnsi="Times New Roman" w:cs="Times New Roman"/>
                <w:bCs w:val="0"/>
                <w:sz w:val="18"/>
                <w:szCs w:val="18"/>
                <w:lang w:eastAsia="zh-CN"/>
                <w:rPrChange w:id="8020" w:author="Xuning Wei12232" w:date="2026-10-24T11:11:00Z">
                  <w:rPr>
                    <w:ins w:id="8021" w:author="Xuning Wei12232" w:date="2026-10-16T08:20:00Z"/>
                    <w:rFonts w:ascii="Times New Roman" w:eastAsia="Times New Roman" w:hAnsi="Times New Roman" w:cs="Times New Roman"/>
                    <w:b/>
                    <w:sz w:val="18"/>
                    <w:szCs w:val="18"/>
                  </w:rPr>
                </w:rPrChange>
              </w:rPr>
              <w:pPrChange w:id="8022" w:author="Xuning Wei12232" w:date="2026-10-23T17:21:00Z">
                <w:pPr>
                  <w:jc w:val="center"/>
                </w:pPr>
              </w:pPrChange>
            </w:pPr>
            <w:ins w:id="8023" w:author="Xuning Wei12232" w:date="2026-10-23T19:17:00Z">
              <w:r>
                <w:rPr>
                  <w:rFonts w:ascii="Times New Roman" w:eastAsiaTheme="minorEastAsia" w:hAnsi="Times New Roman" w:cs="Times New Roman"/>
                  <w:b/>
                  <w:sz w:val="18"/>
                  <w:szCs w:val="18"/>
                  <w:lang w:eastAsia="zh-CN"/>
                </w:rPr>
                <w:t>12.6 - 26.9</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18AEED" w14:textId="77777777" w:rsidR="007617DE" w:rsidRPr="007617DE" w:rsidRDefault="00AE300B" w:rsidP="007617DE">
            <w:pPr>
              <w:jc w:val="both"/>
              <w:rPr>
                <w:ins w:id="8024" w:author="Xuning Wei12232" w:date="2026-10-16T08:20:00Z"/>
                <w:rFonts w:ascii="Times New Roman" w:eastAsiaTheme="minorEastAsia" w:hAnsi="Times New Roman" w:cs="Times New Roman"/>
                <w:bCs w:val="0"/>
                <w:sz w:val="18"/>
                <w:szCs w:val="18"/>
                <w:lang w:eastAsia="zh-CN"/>
                <w:rPrChange w:id="8025" w:author="Xuning Wei12232" w:date="2026-10-24T11:11:00Z">
                  <w:rPr>
                    <w:ins w:id="8026" w:author="Xuning Wei12232" w:date="2026-10-16T08:20:00Z"/>
                    <w:rFonts w:ascii="Times New Roman" w:eastAsia="Times New Roman" w:hAnsi="Times New Roman" w:cs="Times New Roman"/>
                    <w:bCs w:val="0"/>
                    <w:color w:val="000000" w:themeColor="text1"/>
                    <w:sz w:val="18"/>
                    <w:szCs w:val="18"/>
                  </w:rPr>
                </w:rPrChange>
              </w:rPr>
              <w:pPrChange w:id="8027" w:author="Xuning Wei12232" w:date="2026-10-23T17:21:00Z">
                <w:pPr>
                  <w:jc w:val="center"/>
                </w:pPr>
              </w:pPrChange>
            </w:pPr>
            <w:ins w:id="8028" w:author="Xuning Wei12232" w:date="2026-10-23T19:17: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FBA7A4" w14:textId="77777777" w:rsidR="007617DE" w:rsidRDefault="00AE300B" w:rsidP="007617DE">
            <w:pPr>
              <w:jc w:val="both"/>
              <w:rPr>
                <w:ins w:id="8029" w:author="Xuning Wei12232" w:date="2026-10-16T08:20:00Z"/>
                <w:rFonts w:ascii="Times New Roman" w:eastAsia="Times New Roman" w:hAnsi="Times New Roman" w:cs="Times New Roman"/>
                <w:sz w:val="18"/>
                <w:szCs w:val="18"/>
              </w:rPr>
              <w:pPrChange w:id="8030" w:author="Xuning Wei12232" w:date="2026-10-23T17:21:00Z">
                <w:pPr>
                  <w:jc w:val="center"/>
                </w:pPr>
              </w:pPrChange>
            </w:pPr>
            <w:ins w:id="8031" w:author="Xuning Wei12232" w:date="2026-10-23T19:17:00Z">
              <w:r>
                <w:rPr>
                  <w:rFonts w:ascii="Times New Roman" w:eastAsia="等线" w:hAnsi="Times New Roman" w:cs="Times New Roman"/>
                  <w:bCs w:val="0"/>
                  <w:sz w:val="18"/>
                  <w:szCs w:val="18"/>
                  <w:rPrChange w:id="8032" w:author="Xuning Wei12232" w:date="2026-10-24T11:11:00Z">
                    <w:rPr>
                      <w:rFonts w:ascii="Times New Roman" w:eastAsia="等线" w:hAnsi="Times New Roman" w:cs="Times New Roman"/>
                      <w:bCs w:val="0"/>
                      <w:color w:val="0000FF"/>
                      <w:sz w:val="18"/>
                      <w:szCs w:val="18"/>
                    </w:rPr>
                  </w:rPrChange>
                </w:rPr>
                <w:t>°C</w:t>
              </w:r>
            </w:ins>
          </w:p>
        </w:tc>
      </w:tr>
      <w:tr w:rsidR="007617DE" w14:paraId="28EB21E6" w14:textId="77777777">
        <w:trPr>
          <w:trHeight w:val="330"/>
          <w:jc w:val="center"/>
          <w:ins w:id="8033" w:author="Xuning Wei12232" w:date="2026-10-16T08:20:00Z"/>
        </w:trPr>
        <w:tc>
          <w:tcPr>
            <w:tcW w:w="841" w:type="dxa"/>
            <w:vMerge/>
            <w:tcMar>
              <w:left w:w="108" w:type="dxa"/>
              <w:right w:w="108" w:type="dxa"/>
            </w:tcMar>
            <w:vAlign w:val="center"/>
          </w:tcPr>
          <w:p w14:paraId="13FAAD8F" w14:textId="77777777" w:rsidR="007617DE" w:rsidRPr="007617DE" w:rsidRDefault="007617DE" w:rsidP="007617DE">
            <w:pPr>
              <w:jc w:val="both"/>
              <w:rPr>
                <w:ins w:id="8034" w:author="Xuning Wei12232" w:date="2026-10-16T08:20:00Z"/>
                <w:rFonts w:ascii="Times New Roman" w:hAnsi="Times New Roman" w:cs="Times New Roman"/>
                <w:sz w:val="18"/>
                <w:szCs w:val="18"/>
                <w:rPrChange w:id="8035" w:author="Xuning Wei12232" w:date="2026-10-24T11:11:00Z">
                  <w:rPr>
                    <w:ins w:id="8036" w:author="Xuning Wei12232" w:date="2026-10-16T08:20:00Z"/>
                  </w:rPr>
                </w:rPrChange>
              </w:rPr>
              <w:pPrChange w:id="8037"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E1049E" w14:textId="77777777" w:rsidR="007617DE" w:rsidRDefault="00AE300B" w:rsidP="007617DE">
            <w:pPr>
              <w:jc w:val="both"/>
              <w:rPr>
                <w:ins w:id="8038" w:author="Xuning Wei12232" w:date="2026-10-16T08:20:00Z"/>
                <w:rFonts w:ascii="Times New Roman" w:eastAsia="Times New Roman" w:hAnsi="Times New Roman" w:cs="Times New Roman"/>
                <w:sz w:val="18"/>
                <w:szCs w:val="18"/>
              </w:rPr>
              <w:pPrChange w:id="8039" w:author="Xuning Wei12232" w:date="2026-10-23T17:21:00Z">
                <w:pPr/>
              </w:pPrChange>
            </w:pPr>
            <w:ins w:id="8040" w:author="Xuning Wei12232" w:date="2026-10-23T17:00:00Z">
              <w:r>
                <w:rPr>
                  <w:rFonts w:ascii="Times New Roman" w:hAnsi="Times New Roman" w:cs="Times New Roman"/>
                  <w:sz w:val="18"/>
                  <w:szCs w:val="18"/>
                  <w:rPrChange w:id="8041" w:author="Xuning Wei12232" w:date="2026-10-24T11:11:00Z">
                    <w:rPr/>
                  </w:rPrChange>
                </w:rPr>
                <w:t>Activation temperature (Asn21)</w:t>
              </w:r>
            </w:ins>
          </w:p>
        </w:tc>
        <w:tc>
          <w:tcPr>
            <w:tcW w:w="776" w:type="dxa"/>
            <w:tcBorders>
              <w:left w:val="single" w:sz="8" w:space="0" w:color="auto"/>
              <w:right w:val="single" w:sz="8" w:space="0" w:color="auto"/>
            </w:tcBorders>
            <w:tcMar>
              <w:left w:w="108" w:type="dxa"/>
              <w:right w:w="108" w:type="dxa"/>
            </w:tcMar>
            <w:vAlign w:val="center"/>
          </w:tcPr>
          <w:p w14:paraId="5D7AE7AE" w14:textId="77777777" w:rsidR="007617DE" w:rsidRDefault="00AE300B" w:rsidP="007617DE">
            <w:pPr>
              <w:jc w:val="both"/>
              <w:rPr>
                <w:ins w:id="8042" w:author="Xuning Wei12232" w:date="2026-10-16T08:20:00Z"/>
                <w:rFonts w:ascii="Times New Roman" w:eastAsia="Times New Roman" w:hAnsi="Times New Roman" w:cs="Times New Roman"/>
                <w:sz w:val="18"/>
                <w:szCs w:val="18"/>
              </w:rPr>
              <w:pPrChange w:id="8043" w:author="Xuning Wei12232" w:date="2026-10-23T17:21:00Z">
                <w:pPr>
                  <w:jc w:val="center"/>
                </w:pPr>
              </w:pPrChange>
            </w:pPr>
            <w:ins w:id="8044"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4F16E696" w14:textId="77777777" w:rsidR="007617DE" w:rsidRPr="007617DE" w:rsidRDefault="00AE300B" w:rsidP="007617DE">
            <w:pPr>
              <w:jc w:val="both"/>
              <w:rPr>
                <w:ins w:id="8045" w:author="Xuning Wei12232" w:date="2026-10-16T08:20:00Z"/>
                <w:rFonts w:ascii="Times New Roman" w:eastAsiaTheme="minorEastAsia" w:hAnsi="Times New Roman" w:cs="Times New Roman"/>
                <w:bCs w:val="0"/>
                <w:sz w:val="18"/>
                <w:szCs w:val="18"/>
                <w:lang w:eastAsia="zh-CN"/>
                <w:rPrChange w:id="8046" w:author="Xuning Wei12232" w:date="2026-10-24T11:11:00Z">
                  <w:rPr>
                    <w:ins w:id="8047" w:author="Xuning Wei12232" w:date="2026-10-16T08:20:00Z"/>
                    <w:rFonts w:ascii="Times New Roman" w:eastAsia="Times New Roman" w:hAnsi="Times New Roman" w:cs="Times New Roman"/>
                    <w:sz w:val="18"/>
                    <w:szCs w:val="18"/>
                  </w:rPr>
                </w:rPrChange>
              </w:rPr>
              <w:pPrChange w:id="8048" w:author="Xuning Wei12232" w:date="2026-10-23T17:21:00Z">
                <w:pPr>
                  <w:jc w:val="center"/>
                </w:pPr>
              </w:pPrChange>
            </w:pPr>
            <w:ins w:id="8049" w:author="Xuning Wei12232" w:date="2026-10-23T17:00:00Z">
              <w:r>
                <w:rPr>
                  <w:rFonts w:ascii="Times New Roman" w:eastAsiaTheme="minorEastAsia" w:hAnsi="Times New Roman" w:cs="Times New Roman"/>
                  <w:bCs w:val="0"/>
                  <w:sz w:val="18"/>
                  <w:szCs w:val="18"/>
                  <w:lang w:eastAsia="zh-CN"/>
                  <w:rPrChange w:id="8050" w:author="Xuning Wei12232" w:date="2026-10-24T11:11:00Z">
                    <w:rPr/>
                  </w:rPrChange>
                </w:rPr>
                <w:t>20.0</w:t>
              </w:r>
            </w:ins>
          </w:p>
        </w:tc>
        <w:tc>
          <w:tcPr>
            <w:tcW w:w="1263" w:type="dxa"/>
            <w:tcBorders>
              <w:top w:val="single" w:sz="8" w:space="0" w:color="auto"/>
              <w:left w:val="single" w:sz="8" w:space="0" w:color="auto"/>
              <w:bottom w:val="single" w:sz="8" w:space="0" w:color="auto"/>
              <w:right w:val="single" w:sz="8" w:space="0" w:color="auto"/>
            </w:tcBorders>
            <w:shd w:val="clear" w:color="auto" w:fill="auto"/>
            <w:tcMar>
              <w:left w:w="108" w:type="dxa"/>
              <w:right w:w="108" w:type="dxa"/>
            </w:tcMar>
            <w:vAlign w:val="center"/>
          </w:tcPr>
          <w:p w14:paraId="3C98E34E" w14:textId="77777777" w:rsidR="007617DE" w:rsidRPr="007617DE" w:rsidRDefault="00AE300B" w:rsidP="007617DE">
            <w:pPr>
              <w:jc w:val="both"/>
              <w:rPr>
                <w:ins w:id="8051" w:author="Xuning Wei12232" w:date="2026-10-16T08:20:00Z"/>
                <w:rFonts w:ascii="Times New Roman" w:eastAsiaTheme="minorEastAsia" w:hAnsi="Times New Roman" w:cs="Times New Roman"/>
                <w:bCs w:val="0"/>
                <w:sz w:val="18"/>
                <w:szCs w:val="18"/>
                <w:lang w:eastAsia="zh-CN"/>
                <w:rPrChange w:id="8052" w:author="Xuning Wei12232" w:date="2026-10-24T11:11:00Z">
                  <w:rPr>
                    <w:ins w:id="8053" w:author="Xuning Wei12232" w:date="2026-10-16T08:20:00Z"/>
                    <w:rFonts w:ascii="Times New Roman" w:eastAsia="Times New Roman" w:hAnsi="Times New Roman" w:cs="Times New Roman"/>
                    <w:b/>
                    <w:sz w:val="18"/>
                    <w:szCs w:val="18"/>
                  </w:rPr>
                </w:rPrChange>
              </w:rPr>
              <w:pPrChange w:id="8054" w:author="Xuning Wei12232" w:date="2026-10-23T17:21:00Z">
                <w:pPr>
                  <w:jc w:val="center"/>
                </w:pPr>
              </w:pPrChange>
            </w:pPr>
            <w:ins w:id="8055" w:author="Xuning Wei12232" w:date="2026-10-23T19:17:00Z">
              <w:r>
                <w:rPr>
                  <w:rFonts w:ascii="Times New Roman" w:eastAsiaTheme="minorEastAsia" w:hAnsi="Times New Roman" w:cs="Times New Roman"/>
                  <w:b/>
                  <w:sz w:val="18"/>
                  <w:szCs w:val="18"/>
                  <w:lang w:eastAsia="zh-CN"/>
                </w:rPr>
                <w:t>12.2 – 27.9</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5506DE" w14:textId="77777777" w:rsidR="007617DE" w:rsidRDefault="00AE300B" w:rsidP="007617DE">
            <w:pPr>
              <w:jc w:val="both"/>
              <w:rPr>
                <w:ins w:id="8056" w:author="Xuning Wei12232" w:date="2026-10-16T08:20:00Z"/>
                <w:rFonts w:ascii="Times New Roman" w:eastAsia="Times New Roman" w:hAnsi="Times New Roman" w:cs="Times New Roman"/>
                <w:bCs w:val="0"/>
                <w:sz w:val="18"/>
                <w:szCs w:val="18"/>
              </w:rPr>
              <w:pPrChange w:id="8057" w:author="Xuning Wei12232" w:date="2026-10-23T17:21:00Z">
                <w:pPr>
                  <w:jc w:val="center"/>
                </w:pPr>
              </w:pPrChange>
            </w:pPr>
            <w:ins w:id="8058" w:author="Xuning Wei12232" w:date="2026-10-23T19:17:00Z">
              <w:r>
                <w:rPr>
                  <w:rFonts w:ascii="Times New Roman" w:eastAsiaTheme="minorEastAsia" w:hAnsi="Times New Roman" w:cs="Times New Roman"/>
                  <w:b/>
                  <w:bCs w:val="0"/>
                  <w:sz w:val="18"/>
                  <w:szCs w:val="18"/>
                  <w:lang w:eastAsia="zh-CN"/>
                </w:rPr>
                <w:t>15.0 – 25.0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F56330" w14:textId="77777777" w:rsidR="007617DE" w:rsidRDefault="00AE300B" w:rsidP="007617DE">
            <w:pPr>
              <w:jc w:val="both"/>
              <w:rPr>
                <w:ins w:id="8059" w:author="Xuning Wei12232" w:date="2026-10-16T08:20:00Z"/>
                <w:rFonts w:ascii="Times New Roman" w:eastAsia="Times New Roman" w:hAnsi="Times New Roman" w:cs="Times New Roman"/>
                <w:sz w:val="18"/>
                <w:szCs w:val="18"/>
              </w:rPr>
              <w:pPrChange w:id="8060" w:author="Xuning Wei12232" w:date="2026-10-23T17:21:00Z">
                <w:pPr>
                  <w:jc w:val="center"/>
                </w:pPr>
              </w:pPrChange>
            </w:pPr>
            <w:ins w:id="8061" w:author="Xuning Wei12232" w:date="2026-10-23T19:17:00Z">
              <w:r>
                <w:rPr>
                  <w:rFonts w:ascii="Times New Roman" w:eastAsia="等线" w:hAnsi="Times New Roman" w:cs="Times New Roman"/>
                  <w:bCs w:val="0"/>
                  <w:sz w:val="18"/>
                  <w:szCs w:val="18"/>
                  <w:rPrChange w:id="8062" w:author="Xuning Wei12232" w:date="2026-10-24T11:11:00Z">
                    <w:rPr>
                      <w:rFonts w:ascii="Times New Roman" w:eastAsia="等线" w:hAnsi="Times New Roman" w:cs="Times New Roman"/>
                      <w:bCs w:val="0"/>
                      <w:color w:val="0000FF"/>
                      <w:sz w:val="18"/>
                      <w:szCs w:val="18"/>
                    </w:rPr>
                  </w:rPrChange>
                </w:rPr>
                <w:t>°C</w:t>
              </w:r>
            </w:ins>
          </w:p>
        </w:tc>
      </w:tr>
      <w:tr w:rsidR="007617DE" w14:paraId="0094E9C4" w14:textId="77777777">
        <w:trPr>
          <w:trHeight w:val="330"/>
          <w:jc w:val="center"/>
          <w:ins w:id="8063" w:author="Xuning Wei12232" w:date="2026-10-16T08:20:00Z"/>
        </w:trPr>
        <w:tc>
          <w:tcPr>
            <w:tcW w:w="841" w:type="dxa"/>
            <w:vMerge/>
            <w:tcMar>
              <w:left w:w="108" w:type="dxa"/>
              <w:right w:w="108" w:type="dxa"/>
            </w:tcMar>
            <w:vAlign w:val="center"/>
          </w:tcPr>
          <w:p w14:paraId="5F8038E3" w14:textId="77777777" w:rsidR="007617DE" w:rsidRPr="007617DE" w:rsidRDefault="007617DE" w:rsidP="007617DE">
            <w:pPr>
              <w:jc w:val="both"/>
              <w:rPr>
                <w:ins w:id="8064" w:author="Xuning Wei12232" w:date="2026-10-16T08:20:00Z"/>
                <w:rFonts w:ascii="Times New Roman" w:hAnsi="Times New Roman" w:cs="Times New Roman"/>
                <w:sz w:val="18"/>
                <w:szCs w:val="18"/>
                <w:rPrChange w:id="8065" w:author="Xuning Wei12232" w:date="2026-10-24T11:11:00Z">
                  <w:rPr>
                    <w:ins w:id="8066" w:author="Xuning Wei12232" w:date="2026-10-16T08:20:00Z"/>
                  </w:rPr>
                </w:rPrChange>
              </w:rPr>
              <w:pPrChange w:id="8067"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134F7B" w14:textId="77777777" w:rsidR="007617DE" w:rsidRDefault="00AE300B" w:rsidP="007617DE">
            <w:pPr>
              <w:jc w:val="both"/>
              <w:rPr>
                <w:ins w:id="8068" w:author="Xuning Wei12232" w:date="2026-10-16T08:20:00Z"/>
                <w:rFonts w:ascii="Times New Roman" w:eastAsia="Times New Roman" w:hAnsi="Times New Roman" w:cs="Times New Roman"/>
                <w:sz w:val="18"/>
                <w:szCs w:val="18"/>
              </w:rPr>
              <w:pPrChange w:id="8069" w:author="Xuning Wei12232" w:date="2026-10-23T17:21:00Z">
                <w:pPr/>
              </w:pPrChange>
            </w:pPr>
            <w:ins w:id="8070" w:author="Xuning Wei12232" w:date="2026-10-23T17:01:00Z">
              <w:r>
                <w:rPr>
                  <w:rFonts w:ascii="Times New Roman" w:hAnsi="Times New Roman" w:cs="Times New Roman"/>
                  <w:sz w:val="18"/>
                  <w:szCs w:val="18"/>
                  <w:rPrChange w:id="8071" w:author="Xuning Wei12232" w:date="2026-10-24T11:11:00Z">
                    <w:rPr/>
                  </w:rPrChange>
                </w:rPr>
                <w:t>Coupling temperature (Standard AA)</w:t>
              </w:r>
            </w:ins>
          </w:p>
        </w:tc>
        <w:tc>
          <w:tcPr>
            <w:tcW w:w="776" w:type="dxa"/>
            <w:tcBorders>
              <w:left w:val="single" w:sz="8" w:space="0" w:color="auto"/>
              <w:right w:val="single" w:sz="8" w:space="0" w:color="auto"/>
            </w:tcBorders>
            <w:tcMar>
              <w:left w:w="108" w:type="dxa"/>
              <w:right w:w="108" w:type="dxa"/>
            </w:tcMar>
            <w:vAlign w:val="center"/>
          </w:tcPr>
          <w:p w14:paraId="60DCF48D" w14:textId="77777777" w:rsidR="007617DE" w:rsidRDefault="00AE300B" w:rsidP="007617DE">
            <w:pPr>
              <w:jc w:val="both"/>
              <w:rPr>
                <w:ins w:id="8072" w:author="Xuning Wei12232" w:date="2026-10-16T08:20:00Z"/>
                <w:rFonts w:ascii="Times New Roman" w:eastAsia="Times New Roman" w:hAnsi="Times New Roman" w:cs="Times New Roman"/>
                <w:sz w:val="18"/>
                <w:szCs w:val="18"/>
              </w:rPr>
              <w:pPrChange w:id="8073" w:author="Xuning Wei12232" w:date="2026-10-23T17:21:00Z">
                <w:pPr>
                  <w:jc w:val="center"/>
                </w:pPr>
              </w:pPrChange>
            </w:pPr>
            <w:ins w:id="8074"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9EC162" w14:textId="77777777" w:rsidR="007617DE" w:rsidRDefault="00AE300B" w:rsidP="007617DE">
            <w:pPr>
              <w:jc w:val="both"/>
              <w:rPr>
                <w:ins w:id="8075" w:author="Xuning Wei12232" w:date="2026-10-16T08:20:00Z"/>
                <w:rFonts w:ascii="Times New Roman" w:eastAsia="Times New Roman" w:hAnsi="Times New Roman" w:cs="Times New Roman"/>
                <w:sz w:val="18"/>
                <w:szCs w:val="18"/>
              </w:rPr>
              <w:pPrChange w:id="8076" w:author="Xuning Wei12232" w:date="2026-10-23T17:21:00Z">
                <w:pPr>
                  <w:jc w:val="center"/>
                </w:pPr>
              </w:pPrChange>
            </w:pPr>
            <w:ins w:id="8077" w:author="Xuning Wei12232" w:date="2026-10-23T17:18:00Z">
              <w:r>
                <w:rPr>
                  <w:rFonts w:ascii="Times New Roman" w:hAnsi="Times New Roman" w:cs="Times New Roman"/>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6D7F41" w14:textId="77777777" w:rsidR="007617DE" w:rsidRPr="007617DE" w:rsidRDefault="00AE300B" w:rsidP="007617DE">
            <w:pPr>
              <w:jc w:val="both"/>
              <w:rPr>
                <w:ins w:id="8078" w:author="Xuning Wei12232" w:date="2026-10-16T08:20:00Z"/>
                <w:rFonts w:ascii="Times New Roman" w:eastAsiaTheme="minorEastAsia" w:hAnsi="Times New Roman" w:cs="Times New Roman"/>
                <w:b/>
                <w:sz w:val="18"/>
                <w:szCs w:val="18"/>
                <w:lang w:eastAsia="zh-CN"/>
                <w:rPrChange w:id="8079" w:author="Xuning Wei12232" w:date="2026-10-24T11:11:00Z">
                  <w:rPr>
                    <w:ins w:id="8080" w:author="Xuning Wei12232" w:date="2026-10-16T08:20:00Z"/>
                    <w:rFonts w:ascii="Times New Roman" w:eastAsia="Times New Roman" w:hAnsi="Times New Roman" w:cs="Times New Roman"/>
                    <w:b/>
                    <w:sz w:val="18"/>
                    <w:szCs w:val="18"/>
                  </w:rPr>
                </w:rPrChange>
              </w:rPr>
              <w:pPrChange w:id="8081" w:author="Xuning Wei12232" w:date="2026-10-23T17:21:00Z">
                <w:pPr>
                  <w:jc w:val="center"/>
                </w:pPr>
              </w:pPrChange>
            </w:pPr>
            <w:ins w:id="8082" w:author="Xuning Wei12232" w:date="2026-10-23T19:17:00Z">
              <w:r>
                <w:rPr>
                  <w:rFonts w:ascii="Times New Roman" w:eastAsiaTheme="minorEastAsia" w:hAnsi="Times New Roman" w:cs="Times New Roman"/>
                  <w:b/>
                  <w:sz w:val="18"/>
                  <w:szCs w:val="18"/>
                  <w:lang w:eastAsia="zh-CN"/>
                </w:rPr>
                <w:t>18.6</w:t>
              </w:r>
              <w:r>
                <w:rPr>
                  <w:rFonts w:ascii="Times New Roman" w:eastAsiaTheme="minorEastAsia" w:hAnsi="Times New Roman" w:cs="Times New Roman"/>
                  <w:b/>
                  <w:sz w:val="18"/>
                  <w:szCs w:val="18"/>
                  <w:lang w:eastAsia="zh-CN"/>
                  <w:rPrChange w:id="8083" w:author="Xuning Wei12232" w:date="2026-10-24T11:11:00Z">
                    <w:rPr>
                      <w:rFonts w:ascii="Times New Roman" w:eastAsiaTheme="minorEastAsia" w:hAnsi="Times New Roman" w:cs="Times New Roman"/>
                      <w:color w:val="000000" w:themeColor="text1"/>
                      <w:sz w:val="18"/>
                      <w:szCs w:val="18"/>
                      <w:lang w:eastAsia="zh-CN"/>
                    </w:rPr>
                  </w:rPrChange>
                </w:rPr>
                <w:t xml:space="preserve"> – 28.4</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B7B25C" w14:textId="77777777" w:rsidR="007617DE" w:rsidRPr="007617DE" w:rsidRDefault="00AE300B" w:rsidP="007617DE">
            <w:pPr>
              <w:jc w:val="both"/>
              <w:rPr>
                <w:ins w:id="8084" w:author="Xuning Wei12232" w:date="2026-10-16T08:20:00Z"/>
                <w:rFonts w:ascii="Times New Roman" w:eastAsia="Times New Roman" w:hAnsi="Times New Roman" w:cs="Times New Roman"/>
                <w:b/>
                <w:bCs w:val="0"/>
                <w:sz w:val="18"/>
                <w:szCs w:val="18"/>
                <w:rPrChange w:id="8085" w:author="Xuning Wei12232" w:date="2026-10-24T11:11:00Z">
                  <w:rPr>
                    <w:ins w:id="8086" w:author="Xuning Wei12232" w:date="2026-10-16T08:20:00Z"/>
                    <w:rFonts w:ascii="Times New Roman" w:eastAsia="Times New Roman" w:hAnsi="Times New Roman" w:cs="Times New Roman"/>
                    <w:bCs w:val="0"/>
                    <w:color w:val="000000" w:themeColor="text1"/>
                    <w:sz w:val="18"/>
                    <w:szCs w:val="18"/>
                  </w:rPr>
                </w:rPrChange>
              </w:rPr>
              <w:pPrChange w:id="8087" w:author="Xuning Wei12232" w:date="2026-10-23T17:21:00Z">
                <w:pPr>
                  <w:jc w:val="center"/>
                </w:pPr>
              </w:pPrChange>
            </w:pPr>
            <w:ins w:id="8088" w:author="Xuning Wei12232" w:date="2026-10-23T19:17:00Z">
              <w:r>
                <w:rPr>
                  <w:rFonts w:ascii="Times New Roman" w:eastAsiaTheme="minorEastAsia" w:hAnsi="Times New Roman" w:cs="Times New Roman"/>
                  <w:b/>
                  <w:bCs w:val="0"/>
                  <w:sz w:val="18"/>
                  <w:szCs w:val="18"/>
                  <w:lang w:eastAsia="zh-CN"/>
                </w:rPr>
                <w:t>20.0</w:t>
              </w:r>
              <w:r>
                <w:rPr>
                  <w:rFonts w:ascii="Times New Roman" w:eastAsiaTheme="minorEastAsia" w:hAnsi="Times New Roman" w:cs="Times New Roman"/>
                  <w:b/>
                  <w:bCs w:val="0"/>
                  <w:sz w:val="18"/>
                  <w:szCs w:val="18"/>
                  <w:lang w:eastAsia="zh-CN"/>
                  <w:rPrChange w:id="8089" w:author="Xuning Wei12232" w:date="2026-10-24T11:11:00Z">
                    <w:rPr>
                      <w:rFonts w:ascii="Times New Roman" w:eastAsiaTheme="minorEastAsia" w:hAnsi="Times New Roman" w:cs="Times New Roman"/>
                      <w:bCs w:val="0"/>
                      <w:color w:val="000000" w:themeColor="text1"/>
                      <w:sz w:val="18"/>
                      <w:szCs w:val="18"/>
                      <w:lang w:eastAsia="zh-CN"/>
                    </w:rPr>
                  </w:rPrChange>
                </w:rPr>
                <w:t xml:space="preserve"> - 27.0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4253C7" w14:textId="77777777" w:rsidR="007617DE" w:rsidRDefault="00AE300B" w:rsidP="007617DE">
            <w:pPr>
              <w:jc w:val="both"/>
              <w:rPr>
                <w:ins w:id="8090" w:author="Xuning Wei12232" w:date="2026-10-16T08:20:00Z"/>
                <w:rFonts w:ascii="Times New Roman" w:eastAsia="Times New Roman" w:hAnsi="Times New Roman" w:cs="Times New Roman"/>
                <w:sz w:val="18"/>
                <w:szCs w:val="18"/>
              </w:rPr>
              <w:pPrChange w:id="8091" w:author="Xuning Wei12232" w:date="2026-10-23T17:21:00Z">
                <w:pPr>
                  <w:jc w:val="center"/>
                </w:pPr>
              </w:pPrChange>
            </w:pPr>
            <w:ins w:id="8092" w:author="Xuning Wei12232" w:date="2026-10-23T19:17:00Z">
              <w:r>
                <w:rPr>
                  <w:rFonts w:ascii="Times New Roman" w:eastAsia="等线" w:hAnsi="Times New Roman" w:cs="Times New Roman"/>
                  <w:bCs w:val="0"/>
                  <w:sz w:val="18"/>
                  <w:szCs w:val="18"/>
                  <w:rPrChange w:id="8093" w:author="Xuning Wei12232" w:date="2026-10-24T11:11:00Z">
                    <w:rPr>
                      <w:rFonts w:ascii="Times New Roman" w:eastAsia="等线" w:hAnsi="Times New Roman" w:cs="Times New Roman"/>
                      <w:bCs w:val="0"/>
                      <w:color w:val="0000FF"/>
                      <w:sz w:val="18"/>
                      <w:szCs w:val="18"/>
                    </w:rPr>
                  </w:rPrChange>
                </w:rPr>
                <w:t>°C</w:t>
              </w:r>
            </w:ins>
          </w:p>
        </w:tc>
      </w:tr>
      <w:tr w:rsidR="007617DE" w14:paraId="7F6617A2" w14:textId="77777777">
        <w:trPr>
          <w:trHeight w:val="330"/>
          <w:jc w:val="center"/>
          <w:ins w:id="8094" w:author="Xuning Wei12232" w:date="2026-10-16T08:20:00Z"/>
        </w:trPr>
        <w:tc>
          <w:tcPr>
            <w:tcW w:w="841" w:type="dxa"/>
            <w:vMerge/>
            <w:tcMar>
              <w:left w:w="108" w:type="dxa"/>
              <w:right w:w="108" w:type="dxa"/>
            </w:tcMar>
            <w:vAlign w:val="center"/>
          </w:tcPr>
          <w:p w14:paraId="6BD8AA0A" w14:textId="77777777" w:rsidR="007617DE" w:rsidRPr="007617DE" w:rsidRDefault="007617DE" w:rsidP="007617DE">
            <w:pPr>
              <w:jc w:val="both"/>
              <w:rPr>
                <w:ins w:id="8095" w:author="Xuning Wei12232" w:date="2026-10-16T08:20:00Z"/>
                <w:rFonts w:ascii="Times New Roman" w:hAnsi="Times New Roman" w:cs="Times New Roman"/>
                <w:sz w:val="18"/>
                <w:szCs w:val="18"/>
                <w:rPrChange w:id="8096" w:author="Xuning Wei12232" w:date="2026-10-24T11:11:00Z">
                  <w:rPr>
                    <w:ins w:id="8097" w:author="Xuning Wei12232" w:date="2026-10-16T08:20:00Z"/>
                  </w:rPr>
                </w:rPrChange>
              </w:rPr>
              <w:pPrChange w:id="8098"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00376B" w14:textId="77777777" w:rsidR="007617DE" w:rsidRDefault="00AE300B" w:rsidP="007617DE">
            <w:pPr>
              <w:jc w:val="both"/>
              <w:rPr>
                <w:ins w:id="8099" w:author="Xuning Wei12232" w:date="2026-10-16T08:20:00Z"/>
                <w:rFonts w:ascii="Times New Roman" w:eastAsia="Times New Roman" w:hAnsi="Times New Roman" w:cs="Times New Roman"/>
                <w:sz w:val="18"/>
                <w:szCs w:val="18"/>
              </w:rPr>
              <w:pPrChange w:id="8100" w:author="Xuning Wei12232" w:date="2026-10-23T17:21:00Z">
                <w:pPr/>
              </w:pPrChange>
            </w:pPr>
            <w:ins w:id="8101" w:author="Xuning Wei12232" w:date="2026-10-23T17:01:00Z">
              <w:r>
                <w:rPr>
                  <w:rFonts w:ascii="Times New Roman" w:hAnsi="Times New Roman" w:cs="Times New Roman"/>
                  <w:sz w:val="18"/>
                  <w:szCs w:val="18"/>
                  <w:rPrChange w:id="8102" w:author="Xuning Wei12232" w:date="2026-10-24T11:11:00Z">
                    <w:rPr/>
                  </w:rPrChange>
                </w:rPr>
                <w:t>Coupling temperature (Phe23)</w:t>
              </w:r>
            </w:ins>
          </w:p>
        </w:tc>
        <w:tc>
          <w:tcPr>
            <w:tcW w:w="776" w:type="dxa"/>
            <w:tcBorders>
              <w:left w:val="single" w:sz="8" w:space="0" w:color="auto"/>
              <w:right w:val="single" w:sz="8" w:space="0" w:color="auto"/>
            </w:tcBorders>
            <w:tcMar>
              <w:left w:w="108" w:type="dxa"/>
              <w:right w:w="108" w:type="dxa"/>
            </w:tcMar>
            <w:vAlign w:val="center"/>
          </w:tcPr>
          <w:p w14:paraId="0D5AFDEF" w14:textId="77777777" w:rsidR="007617DE" w:rsidRDefault="00AE300B" w:rsidP="007617DE">
            <w:pPr>
              <w:jc w:val="both"/>
              <w:rPr>
                <w:ins w:id="8103" w:author="Xuning Wei12232" w:date="2026-10-16T08:20:00Z"/>
                <w:rFonts w:ascii="Times New Roman" w:eastAsia="Times New Roman" w:hAnsi="Times New Roman" w:cs="Times New Roman"/>
                <w:sz w:val="18"/>
                <w:szCs w:val="18"/>
              </w:rPr>
              <w:pPrChange w:id="8104" w:author="Xuning Wei12232" w:date="2026-10-23T17:21:00Z">
                <w:pPr>
                  <w:jc w:val="center"/>
                </w:pPr>
              </w:pPrChange>
            </w:pPr>
            <w:ins w:id="8105"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CC6940" w14:textId="77777777" w:rsidR="007617DE" w:rsidRDefault="00AE300B" w:rsidP="007617DE">
            <w:pPr>
              <w:jc w:val="both"/>
              <w:rPr>
                <w:ins w:id="8106" w:author="Xuning Wei12232" w:date="2026-10-16T08:20:00Z"/>
                <w:rFonts w:ascii="Times New Roman" w:eastAsia="Times New Roman" w:hAnsi="Times New Roman" w:cs="Times New Roman"/>
                <w:sz w:val="18"/>
                <w:szCs w:val="18"/>
              </w:rPr>
              <w:pPrChange w:id="8107" w:author="Xuning Wei12232" w:date="2026-10-23T17:21:00Z">
                <w:pPr>
                  <w:jc w:val="center"/>
                </w:pPr>
              </w:pPrChange>
            </w:pPr>
            <w:ins w:id="8108" w:author="Xuning Wei12232" w:date="2026-10-23T17:18:00Z">
              <w:r>
                <w:rPr>
                  <w:rFonts w:ascii="Times New Roman" w:hAnsi="Times New Roman" w:cs="Times New Roman"/>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EEBBA1" w14:textId="77777777" w:rsidR="007617DE" w:rsidRPr="007617DE" w:rsidRDefault="00AE300B" w:rsidP="007617DE">
            <w:pPr>
              <w:jc w:val="both"/>
              <w:rPr>
                <w:ins w:id="8109" w:author="Xuning Wei12232" w:date="2026-10-16T08:20:00Z"/>
                <w:rFonts w:ascii="Times New Roman" w:eastAsiaTheme="minorEastAsia" w:hAnsi="Times New Roman" w:cs="Times New Roman"/>
                <w:b/>
                <w:sz w:val="18"/>
                <w:szCs w:val="18"/>
                <w:lang w:eastAsia="zh-CN"/>
                <w:rPrChange w:id="8110" w:author="Xuning Wei12232" w:date="2026-10-24T11:11:00Z">
                  <w:rPr>
                    <w:ins w:id="8111" w:author="Xuning Wei12232" w:date="2026-10-16T08:20:00Z"/>
                    <w:rFonts w:ascii="Times New Roman" w:eastAsia="Times New Roman" w:hAnsi="Times New Roman" w:cs="Times New Roman"/>
                    <w:b/>
                    <w:sz w:val="18"/>
                    <w:szCs w:val="18"/>
                  </w:rPr>
                </w:rPrChange>
              </w:rPr>
              <w:pPrChange w:id="8112" w:author="Xuning Wei12232" w:date="2026-10-23T17:21:00Z">
                <w:pPr>
                  <w:jc w:val="center"/>
                </w:pPr>
              </w:pPrChange>
            </w:pPr>
            <w:ins w:id="8113" w:author="Xuning Wei12232" w:date="2026-10-23T19:18:00Z">
              <w:r>
                <w:rPr>
                  <w:rFonts w:ascii="Times New Roman" w:eastAsiaTheme="minorEastAsia" w:hAnsi="Times New Roman" w:cs="Times New Roman"/>
                  <w:b/>
                  <w:sz w:val="18"/>
                  <w:szCs w:val="18"/>
                  <w:lang w:eastAsia="zh-CN"/>
                </w:rPr>
                <w:t>17.4 – 30.3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A0E13C" w14:textId="77777777" w:rsidR="007617DE" w:rsidRPr="007617DE" w:rsidRDefault="00AE300B" w:rsidP="007617DE">
            <w:pPr>
              <w:jc w:val="both"/>
              <w:rPr>
                <w:ins w:id="8114" w:author="Xuning Wei12232" w:date="2026-10-16T08:20:00Z"/>
                <w:rFonts w:ascii="Times New Roman" w:eastAsia="Times New Roman" w:hAnsi="Times New Roman" w:cs="Times New Roman"/>
                <w:b/>
                <w:bCs w:val="0"/>
                <w:sz w:val="18"/>
                <w:szCs w:val="18"/>
                <w:rPrChange w:id="8115" w:author="Xuning Wei12232" w:date="2026-10-24T11:11:00Z">
                  <w:rPr>
                    <w:ins w:id="8116" w:author="Xuning Wei12232" w:date="2026-10-16T08:20:00Z"/>
                    <w:rFonts w:ascii="Times New Roman" w:eastAsia="Times New Roman" w:hAnsi="Times New Roman" w:cs="Times New Roman"/>
                    <w:bCs w:val="0"/>
                    <w:color w:val="000000" w:themeColor="text1"/>
                    <w:sz w:val="18"/>
                    <w:szCs w:val="18"/>
                  </w:rPr>
                </w:rPrChange>
              </w:rPr>
              <w:pPrChange w:id="8117" w:author="Xuning Wei12232" w:date="2026-10-23T17:21:00Z">
                <w:pPr>
                  <w:jc w:val="center"/>
                </w:pPr>
              </w:pPrChange>
            </w:pPr>
            <w:ins w:id="8118" w:author="Xuning Wei12232" w:date="2026-10-23T19:18:00Z">
              <w:r>
                <w:rPr>
                  <w:rFonts w:ascii="Times New Roman" w:eastAsiaTheme="minorEastAsia" w:hAnsi="Times New Roman" w:cs="Times New Roman"/>
                  <w:b/>
                  <w:bCs w:val="0"/>
                  <w:sz w:val="18"/>
                  <w:szCs w:val="18"/>
                  <w:lang w:eastAsia="zh-CN"/>
                </w:rPr>
                <w:t>19.0 - 28.0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ED9B27" w14:textId="77777777" w:rsidR="007617DE" w:rsidRDefault="00AE300B" w:rsidP="007617DE">
            <w:pPr>
              <w:jc w:val="both"/>
              <w:rPr>
                <w:ins w:id="8119" w:author="Xuning Wei12232" w:date="2026-10-16T08:20:00Z"/>
                <w:rFonts w:ascii="Times New Roman" w:eastAsia="Times New Roman" w:hAnsi="Times New Roman" w:cs="Times New Roman"/>
                <w:sz w:val="18"/>
                <w:szCs w:val="18"/>
              </w:rPr>
              <w:pPrChange w:id="8120" w:author="Xuning Wei12232" w:date="2026-10-23T17:21:00Z">
                <w:pPr>
                  <w:jc w:val="center"/>
                </w:pPr>
              </w:pPrChange>
            </w:pPr>
            <w:ins w:id="8121" w:author="Xuning Wei12232" w:date="2026-10-23T19:18:00Z">
              <w:r>
                <w:rPr>
                  <w:rFonts w:ascii="Times New Roman" w:eastAsia="等线" w:hAnsi="Times New Roman" w:cs="Times New Roman"/>
                  <w:bCs w:val="0"/>
                  <w:sz w:val="18"/>
                  <w:szCs w:val="18"/>
                  <w:rPrChange w:id="8122" w:author="Xuning Wei12232" w:date="2026-10-24T11:11:00Z">
                    <w:rPr>
                      <w:rFonts w:ascii="Times New Roman" w:eastAsia="等线" w:hAnsi="Times New Roman" w:cs="Times New Roman"/>
                      <w:bCs w:val="0"/>
                      <w:color w:val="0000FF"/>
                      <w:sz w:val="18"/>
                      <w:szCs w:val="18"/>
                    </w:rPr>
                  </w:rPrChange>
                </w:rPr>
                <w:t>°C</w:t>
              </w:r>
            </w:ins>
          </w:p>
        </w:tc>
      </w:tr>
      <w:tr w:rsidR="007617DE" w14:paraId="73542DA0" w14:textId="77777777">
        <w:trPr>
          <w:trHeight w:val="330"/>
          <w:jc w:val="center"/>
          <w:ins w:id="8123" w:author="Xuning Wei12232" w:date="2026-10-16T08:20:00Z"/>
        </w:trPr>
        <w:tc>
          <w:tcPr>
            <w:tcW w:w="841" w:type="dxa"/>
            <w:vMerge/>
            <w:tcMar>
              <w:left w:w="108" w:type="dxa"/>
              <w:right w:w="108" w:type="dxa"/>
            </w:tcMar>
            <w:vAlign w:val="center"/>
          </w:tcPr>
          <w:p w14:paraId="0AA59458" w14:textId="77777777" w:rsidR="007617DE" w:rsidRPr="007617DE" w:rsidRDefault="007617DE" w:rsidP="007617DE">
            <w:pPr>
              <w:jc w:val="both"/>
              <w:rPr>
                <w:ins w:id="8124" w:author="Xuning Wei12232" w:date="2026-10-16T08:20:00Z"/>
                <w:rFonts w:ascii="Times New Roman" w:hAnsi="Times New Roman" w:cs="Times New Roman"/>
                <w:sz w:val="18"/>
                <w:szCs w:val="18"/>
                <w:rPrChange w:id="8125" w:author="Xuning Wei12232" w:date="2026-10-24T11:11:00Z">
                  <w:rPr>
                    <w:ins w:id="8126" w:author="Xuning Wei12232" w:date="2026-10-16T08:20:00Z"/>
                  </w:rPr>
                </w:rPrChange>
              </w:rPr>
              <w:pPrChange w:id="8127"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38BC6E" w14:textId="77777777" w:rsidR="007617DE" w:rsidRDefault="00AE300B" w:rsidP="007617DE">
            <w:pPr>
              <w:jc w:val="both"/>
              <w:rPr>
                <w:ins w:id="8128" w:author="Xuning Wei12232" w:date="2026-10-16T08:20:00Z"/>
                <w:rFonts w:ascii="Times New Roman" w:eastAsia="Times New Roman" w:hAnsi="Times New Roman" w:cs="Times New Roman"/>
                <w:sz w:val="18"/>
                <w:szCs w:val="18"/>
              </w:rPr>
              <w:pPrChange w:id="8129" w:author="Xuning Wei12232" w:date="2026-10-23T17:21:00Z">
                <w:pPr/>
              </w:pPrChange>
            </w:pPr>
            <w:ins w:id="8130" w:author="Xuning Wei12232" w:date="2026-10-23T17:01:00Z">
              <w:r>
                <w:rPr>
                  <w:rFonts w:ascii="Times New Roman" w:hAnsi="Times New Roman" w:cs="Times New Roman"/>
                  <w:sz w:val="18"/>
                  <w:szCs w:val="18"/>
                  <w:rPrChange w:id="8131" w:author="Xuning Wei12232" w:date="2026-10-24T11:11:00Z">
                    <w:rPr/>
                  </w:rPrChange>
                </w:rPr>
                <w:t>Coupling temperature (NMeAsn22, αMePhe15)</w:t>
              </w:r>
            </w:ins>
          </w:p>
        </w:tc>
        <w:tc>
          <w:tcPr>
            <w:tcW w:w="776" w:type="dxa"/>
            <w:tcBorders>
              <w:left w:val="single" w:sz="8" w:space="0" w:color="auto"/>
              <w:right w:val="single" w:sz="8" w:space="0" w:color="auto"/>
            </w:tcBorders>
            <w:tcMar>
              <w:left w:w="108" w:type="dxa"/>
              <w:right w:w="108" w:type="dxa"/>
            </w:tcMar>
            <w:vAlign w:val="center"/>
          </w:tcPr>
          <w:p w14:paraId="54A16DE0" w14:textId="77777777" w:rsidR="007617DE" w:rsidRDefault="00AE300B" w:rsidP="007617DE">
            <w:pPr>
              <w:jc w:val="both"/>
              <w:rPr>
                <w:ins w:id="8132" w:author="Xuning Wei12232" w:date="2026-10-16T08:20:00Z"/>
                <w:rFonts w:ascii="Times New Roman" w:eastAsia="Times New Roman" w:hAnsi="Times New Roman" w:cs="Times New Roman"/>
                <w:sz w:val="18"/>
                <w:szCs w:val="18"/>
              </w:rPr>
              <w:pPrChange w:id="8133" w:author="Xuning Wei12232" w:date="2026-10-23T17:21:00Z">
                <w:pPr>
                  <w:jc w:val="center"/>
                </w:pPr>
              </w:pPrChange>
            </w:pPr>
            <w:ins w:id="8134"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0100C4" w14:textId="77777777" w:rsidR="007617DE" w:rsidRDefault="00AE300B" w:rsidP="007617DE">
            <w:pPr>
              <w:jc w:val="both"/>
              <w:rPr>
                <w:ins w:id="8135" w:author="Xuning Wei12232" w:date="2026-10-16T08:20:00Z"/>
                <w:rFonts w:ascii="Times New Roman" w:eastAsia="Times New Roman" w:hAnsi="Times New Roman" w:cs="Times New Roman"/>
                <w:sz w:val="18"/>
                <w:szCs w:val="18"/>
              </w:rPr>
              <w:pPrChange w:id="8136" w:author="Xuning Wei12232" w:date="2026-10-23T17:21:00Z">
                <w:pPr>
                  <w:jc w:val="center"/>
                </w:pPr>
              </w:pPrChange>
            </w:pPr>
            <w:ins w:id="8137" w:author="Xuning Wei12232" w:date="2026-10-23T17:18:00Z">
              <w:r>
                <w:rPr>
                  <w:rFonts w:ascii="Times New Roman" w:hAnsi="Times New Roman" w:cs="Times New Roman"/>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87499A" w14:textId="77777777" w:rsidR="007617DE" w:rsidRPr="007617DE" w:rsidRDefault="00AE300B" w:rsidP="007617DE">
            <w:pPr>
              <w:jc w:val="both"/>
              <w:rPr>
                <w:ins w:id="8138" w:author="Xuning Wei12232" w:date="2026-10-16T08:20:00Z"/>
                <w:rFonts w:ascii="Times New Roman" w:eastAsiaTheme="minorEastAsia" w:hAnsi="Times New Roman" w:cs="Times New Roman"/>
                <w:b/>
                <w:sz w:val="18"/>
                <w:szCs w:val="18"/>
                <w:lang w:eastAsia="zh-CN"/>
                <w:rPrChange w:id="8139" w:author="Xuning Wei12232" w:date="2026-10-24T11:11:00Z">
                  <w:rPr>
                    <w:ins w:id="8140" w:author="Xuning Wei12232" w:date="2026-10-16T08:20:00Z"/>
                    <w:rFonts w:ascii="Times New Roman" w:eastAsia="Times New Roman" w:hAnsi="Times New Roman" w:cs="Times New Roman"/>
                    <w:b/>
                    <w:sz w:val="18"/>
                    <w:szCs w:val="18"/>
                  </w:rPr>
                </w:rPrChange>
              </w:rPr>
              <w:pPrChange w:id="8141" w:author="Xuning Wei12232" w:date="2026-10-23T17:21:00Z">
                <w:pPr>
                  <w:jc w:val="center"/>
                </w:pPr>
              </w:pPrChange>
            </w:pPr>
            <w:ins w:id="8142" w:author="Xuning Wei12232" w:date="2026-10-23T19:18:00Z">
              <w:r>
                <w:rPr>
                  <w:rFonts w:ascii="Times New Roman" w:eastAsiaTheme="minorEastAsia" w:hAnsi="Times New Roman" w:cs="Times New Roman"/>
                  <w:b/>
                  <w:sz w:val="18"/>
                  <w:szCs w:val="18"/>
                  <w:lang w:eastAsia="zh-CN"/>
                </w:rPr>
                <w:t xml:space="preserve">17.3 </w:t>
              </w:r>
              <w:r>
                <w:rPr>
                  <w:rFonts w:ascii="Times New Roman" w:eastAsiaTheme="minorEastAsia" w:hAnsi="Times New Roman" w:cs="Times New Roman"/>
                  <w:b/>
                  <w:sz w:val="18"/>
                  <w:szCs w:val="18"/>
                  <w:lang w:eastAsia="zh-CN"/>
                  <w:rPrChange w:id="8143" w:author="Xuning Wei12232" w:date="2026-10-24T11:11:00Z">
                    <w:rPr>
                      <w:rFonts w:ascii="Times New Roman" w:eastAsiaTheme="minorEastAsia" w:hAnsi="Times New Roman" w:cs="Times New Roman"/>
                      <w:color w:val="000000" w:themeColor="text1"/>
                      <w:sz w:val="18"/>
                      <w:szCs w:val="18"/>
                      <w:lang w:eastAsia="zh-CN"/>
                    </w:rPr>
                  </w:rPrChange>
                </w:rPr>
                <w:t>– 28.3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1F7016" w14:textId="77777777" w:rsidR="007617DE" w:rsidRPr="007617DE" w:rsidRDefault="00AE300B" w:rsidP="007617DE">
            <w:pPr>
              <w:jc w:val="both"/>
              <w:rPr>
                <w:ins w:id="8144" w:author="Xuning Wei12232" w:date="2026-10-16T08:20:00Z"/>
                <w:rFonts w:ascii="Times New Roman" w:eastAsia="Times New Roman" w:hAnsi="Times New Roman" w:cs="Times New Roman"/>
                <w:b/>
                <w:bCs w:val="0"/>
                <w:sz w:val="18"/>
                <w:szCs w:val="18"/>
                <w:rPrChange w:id="8145" w:author="Xuning Wei12232" w:date="2026-10-24T11:11:00Z">
                  <w:rPr>
                    <w:ins w:id="8146" w:author="Xuning Wei12232" w:date="2026-10-16T08:20:00Z"/>
                    <w:rFonts w:ascii="Times New Roman" w:eastAsia="Times New Roman" w:hAnsi="Times New Roman" w:cs="Times New Roman"/>
                    <w:bCs w:val="0"/>
                    <w:color w:val="000000" w:themeColor="text1"/>
                    <w:sz w:val="18"/>
                    <w:szCs w:val="18"/>
                  </w:rPr>
                </w:rPrChange>
              </w:rPr>
              <w:pPrChange w:id="8147" w:author="Xuning Wei12232" w:date="2026-10-23T17:21:00Z">
                <w:pPr>
                  <w:jc w:val="center"/>
                </w:pPr>
              </w:pPrChange>
            </w:pPr>
            <w:ins w:id="8148" w:author="Xuning Wei12232" w:date="2026-10-23T19:18:00Z">
              <w:r>
                <w:rPr>
                  <w:rFonts w:ascii="Times New Roman" w:eastAsiaTheme="minorEastAsia" w:hAnsi="Times New Roman" w:cs="Times New Roman"/>
                  <w:b/>
                  <w:bCs w:val="0"/>
                  <w:sz w:val="18"/>
                  <w:szCs w:val="18"/>
                  <w:lang w:eastAsia="zh-CN"/>
                </w:rPr>
                <w:t>19.0 - 27.0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1BDF59" w14:textId="77777777" w:rsidR="007617DE" w:rsidRDefault="00AE300B" w:rsidP="007617DE">
            <w:pPr>
              <w:jc w:val="both"/>
              <w:rPr>
                <w:ins w:id="8149" w:author="Xuning Wei12232" w:date="2026-10-16T08:20:00Z"/>
                <w:rFonts w:ascii="Times New Roman" w:eastAsia="Times New Roman" w:hAnsi="Times New Roman" w:cs="Times New Roman"/>
                <w:sz w:val="18"/>
                <w:szCs w:val="18"/>
              </w:rPr>
              <w:pPrChange w:id="8150" w:author="Xuning Wei12232" w:date="2026-10-23T17:21:00Z">
                <w:pPr>
                  <w:jc w:val="center"/>
                </w:pPr>
              </w:pPrChange>
            </w:pPr>
            <w:ins w:id="8151" w:author="Xuning Wei12232" w:date="2026-10-23T19:18:00Z">
              <w:r>
                <w:rPr>
                  <w:rFonts w:ascii="Times New Roman" w:eastAsia="等线" w:hAnsi="Times New Roman" w:cs="Times New Roman"/>
                  <w:bCs w:val="0"/>
                  <w:sz w:val="18"/>
                  <w:szCs w:val="18"/>
                  <w:rPrChange w:id="8152" w:author="Xuning Wei12232" w:date="2026-10-24T11:11:00Z">
                    <w:rPr>
                      <w:rFonts w:ascii="Times New Roman" w:eastAsia="等线" w:hAnsi="Times New Roman" w:cs="Times New Roman"/>
                      <w:bCs w:val="0"/>
                      <w:color w:val="0000FF"/>
                      <w:sz w:val="18"/>
                      <w:szCs w:val="18"/>
                    </w:rPr>
                  </w:rPrChange>
                </w:rPr>
                <w:t>°C</w:t>
              </w:r>
            </w:ins>
          </w:p>
        </w:tc>
      </w:tr>
      <w:tr w:rsidR="007617DE" w14:paraId="5D03E909" w14:textId="77777777">
        <w:trPr>
          <w:trHeight w:val="330"/>
          <w:jc w:val="center"/>
          <w:ins w:id="8153" w:author="Xuning Wei12232" w:date="2026-10-16T08:20:00Z"/>
        </w:trPr>
        <w:tc>
          <w:tcPr>
            <w:tcW w:w="841" w:type="dxa"/>
            <w:vMerge/>
            <w:tcMar>
              <w:left w:w="108" w:type="dxa"/>
              <w:right w:w="108" w:type="dxa"/>
            </w:tcMar>
            <w:vAlign w:val="center"/>
          </w:tcPr>
          <w:p w14:paraId="7F673A39" w14:textId="77777777" w:rsidR="007617DE" w:rsidRPr="007617DE" w:rsidRDefault="007617DE" w:rsidP="007617DE">
            <w:pPr>
              <w:jc w:val="both"/>
              <w:rPr>
                <w:ins w:id="8154" w:author="Xuning Wei12232" w:date="2026-10-16T08:20:00Z"/>
                <w:rFonts w:ascii="Times New Roman" w:hAnsi="Times New Roman" w:cs="Times New Roman"/>
                <w:sz w:val="18"/>
                <w:szCs w:val="18"/>
                <w:rPrChange w:id="8155" w:author="Xuning Wei12232" w:date="2026-10-24T11:11:00Z">
                  <w:rPr>
                    <w:ins w:id="8156" w:author="Xuning Wei12232" w:date="2026-10-16T08:20:00Z"/>
                  </w:rPr>
                </w:rPrChange>
              </w:rPr>
              <w:pPrChange w:id="8157"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319A83" w14:textId="77777777" w:rsidR="007617DE" w:rsidRDefault="00AE300B" w:rsidP="007617DE">
            <w:pPr>
              <w:jc w:val="both"/>
              <w:rPr>
                <w:ins w:id="8158" w:author="Xuning Wei12232" w:date="2026-10-16T08:20:00Z"/>
                <w:rFonts w:ascii="Times New Roman" w:eastAsia="Times New Roman" w:hAnsi="Times New Roman" w:cs="Times New Roman"/>
                <w:sz w:val="18"/>
                <w:szCs w:val="18"/>
              </w:rPr>
              <w:pPrChange w:id="8159" w:author="Xuning Wei12232" w:date="2026-10-23T17:21:00Z">
                <w:pPr/>
              </w:pPrChange>
            </w:pPr>
            <w:ins w:id="8160" w:author="Xuning Wei12232" w:date="2026-10-23T17:01:00Z">
              <w:r>
                <w:rPr>
                  <w:rFonts w:ascii="Times New Roman" w:hAnsi="Times New Roman" w:cs="Times New Roman"/>
                  <w:sz w:val="18"/>
                  <w:szCs w:val="18"/>
                  <w:rPrChange w:id="8161" w:author="Xuning Wei12232" w:date="2026-10-24T11:11:00Z">
                    <w:rPr/>
                  </w:rPrChange>
                </w:rPr>
                <w:t>Coupling temperature (Asn21)</w:t>
              </w:r>
            </w:ins>
          </w:p>
        </w:tc>
        <w:tc>
          <w:tcPr>
            <w:tcW w:w="776" w:type="dxa"/>
            <w:tcBorders>
              <w:left w:val="single" w:sz="8" w:space="0" w:color="auto"/>
              <w:right w:val="single" w:sz="8" w:space="0" w:color="auto"/>
            </w:tcBorders>
            <w:tcMar>
              <w:left w:w="108" w:type="dxa"/>
              <w:right w:w="108" w:type="dxa"/>
            </w:tcMar>
            <w:vAlign w:val="center"/>
          </w:tcPr>
          <w:p w14:paraId="28016C88" w14:textId="77777777" w:rsidR="007617DE" w:rsidRDefault="00AE300B" w:rsidP="007617DE">
            <w:pPr>
              <w:jc w:val="both"/>
              <w:rPr>
                <w:ins w:id="8162" w:author="Xuning Wei12232" w:date="2026-10-16T08:20:00Z"/>
                <w:rFonts w:ascii="Times New Roman" w:eastAsia="Times New Roman" w:hAnsi="Times New Roman" w:cs="Times New Roman"/>
                <w:sz w:val="18"/>
                <w:szCs w:val="18"/>
              </w:rPr>
              <w:pPrChange w:id="8163" w:author="Xuning Wei12232" w:date="2026-10-23T17:21:00Z">
                <w:pPr>
                  <w:jc w:val="center"/>
                </w:pPr>
              </w:pPrChange>
            </w:pPr>
            <w:ins w:id="8164"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AD682F" w14:textId="77777777" w:rsidR="007617DE" w:rsidRDefault="00AE300B" w:rsidP="007617DE">
            <w:pPr>
              <w:jc w:val="both"/>
              <w:rPr>
                <w:ins w:id="8165" w:author="Xuning Wei12232" w:date="2026-10-16T08:20:00Z"/>
                <w:rFonts w:ascii="Times New Roman" w:eastAsia="Times New Roman" w:hAnsi="Times New Roman" w:cs="Times New Roman"/>
                <w:sz w:val="18"/>
                <w:szCs w:val="18"/>
              </w:rPr>
              <w:pPrChange w:id="8166" w:author="Xuning Wei12232" w:date="2026-10-23T17:21:00Z">
                <w:pPr>
                  <w:jc w:val="center"/>
                </w:pPr>
              </w:pPrChange>
            </w:pPr>
            <w:ins w:id="8167" w:author="Xuning Wei12232" w:date="2026-10-23T17:18:00Z">
              <w:r>
                <w:rPr>
                  <w:rFonts w:ascii="Times New Roman" w:hAnsi="Times New Roman" w:cs="Times New Roman"/>
                  <w:sz w:val="18"/>
                  <w:szCs w:val="18"/>
                </w:rPr>
                <w:t>25.0</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82B78D" w14:textId="77777777" w:rsidR="007617DE" w:rsidRPr="007617DE" w:rsidRDefault="00AE300B" w:rsidP="007617DE">
            <w:pPr>
              <w:jc w:val="both"/>
              <w:rPr>
                <w:ins w:id="8168" w:author="Xuning Wei12232" w:date="2026-10-16T08:20:00Z"/>
                <w:rFonts w:ascii="Times New Roman" w:eastAsiaTheme="minorEastAsia" w:hAnsi="Times New Roman" w:cs="Times New Roman"/>
                <w:b/>
                <w:sz w:val="18"/>
                <w:szCs w:val="18"/>
                <w:lang w:eastAsia="zh-CN"/>
                <w:rPrChange w:id="8169" w:author="Xuning Wei12232" w:date="2026-10-24T11:11:00Z">
                  <w:rPr>
                    <w:ins w:id="8170" w:author="Xuning Wei12232" w:date="2026-10-16T08:20:00Z"/>
                    <w:rFonts w:ascii="Times New Roman" w:eastAsia="Times New Roman" w:hAnsi="Times New Roman" w:cs="Times New Roman"/>
                    <w:b/>
                    <w:sz w:val="18"/>
                    <w:szCs w:val="18"/>
                  </w:rPr>
                </w:rPrChange>
              </w:rPr>
              <w:pPrChange w:id="8171" w:author="Xuning Wei12232" w:date="2026-10-23T17:21:00Z">
                <w:pPr>
                  <w:jc w:val="center"/>
                </w:pPr>
              </w:pPrChange>
            </w:pPr>
            <w:ins w:id="8172" w:author="Xuning Wei12232" w:date="2026-10-23T19:18:00Z">
              <w:r>
                <w:rPr>
                  <w:rFonts w:ascii="Times New Roman" w:eastAsiaTheme="minorEastAsia" w:hAnsi="Times New Roman" w:cs="Times New Roman"/>
                  <w:b/>
                  <w:sz w:val="18"/>
                  <w:szCs w:val="18"/>
                  <w:lang w:eastAsia="zh-CN"/>
                </w:rPr>
                <w:t>17.2 – 30.2</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C88C50" w14:textId="77777777" w:rsidR="007617DE" w:rsidRDefault="00AE300B" w:rsidP="007617DE">
            <w:pPr>
              <w:jc w:val="both"/>
              <w:rPr>
                <w:ins w:id="8173" w:author="Xuning Wei12232" w:date="2026-10-16T08:20:00Z"/>
                <w:rFonts w:ascii="Times New Roman" w:eastAsia="Times New Roman" w:hAnsi="Times New Roman" w:cs="Times New Roman"/>
                <w:bCs w:val="0"/>
                <w:sz w:val="18"/>
                <w:szCs w:val="18"/>
              </w:rPr>
              <w:pPrChange w:id="8174" w:author="Xuning Wei12232" w:date="2026-10-23T17:21:00Z">
                <w:pPr>
                  <w:jc w:val="center"/>
                </w:pPr>
              </w:pPrChange>
            </w:pPr>
            <w:ins w:id="8175" w:author="Xuning Wei12232" w:date="2026-10-23T19:18:00Z">
              <w:r>
                <w:rPr>
                  <w:rFonts w:ascii="Times New Roman" w:eastAsiaTheme="minorEastAsia" w:hAnsi="Times New Roman" w:cs="Times New Roman"/>
                  <w:b/>
                  <w:bCs w:val="0"/>
                  <w:sz w:val="18"/>
                  <w:szCs w:val="18"/>
                  <w:lang w:eastAsia="zh-CN"/>
                </w:rPr>
                <w:t>19.0 - 28.0</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BBCF13" w14:textId="77777777" w:rsidR="007617DE" w:rsidRDefault="00AE300B" w:rsidP="007617DE">
            <w:pPr>
              <w:jc w:val="both"/>
              <w:rPr>
                <w:ins w:id="8176" w:author="Xuning Wei12232" w:date="2026-10-16T08:20:00Z"/>
                <w:rFonts w:ascii="Times New Roman" w:eastAsia="Times New Roman" w:hAnsi="Times New Roman" w:cs="Times New Roman"/>
                <w:sz w:val="18"/>
                <w:szCs w:val="18"/>
              </w:rPr>
              <w:pPrChange w:id="8177" w:author="Xuning Wei12232" w:date="2026-10-23T17:21:00Z">
                <w:pPr>
                  <w:jc w:val="center"/>
                </w:pPr>
              </w:pPrChange>
            </w:pPr>
            <w:ins w:id="8178" w:author="Xuning Wei12232" w:date="2026-10-23T19:18:00Z">
              <w:r>
                <w:rPr>
                  <w:rFonts w:ascii="Times New Roman" w:eastAsia="等线" w:hAnsi="Times New Roman" w:cs="Times New Roman"/>
                  <w:bCs w:val="0"/>
                  <w:sz w:val="18"/>
                  <w:szCs w:val="18"/>
                  <w:rPrChange w:id="8179" w:author="Xuning Wei12232" w:date="2026-10-24T11:11:00Z">
                    <w:rPr>
                      <w:rFonts w:ascii="Times New Roman" w:eastAsia="等线" w:hAnsi="Times New Roman" w:cs="Times New Roman"/>
                      <w:bCs w:val="0"/>
                      <w:color w:val="0000FF"/>
                      <w:sz w:val="18"/>
                      <w:szCs w:val="18"/>
                    </w:rPr>
                  </w:rPrChange>
                </w:rPr>
                <w:t>°C</w:t>
              </w:r>
            </w:ins>
          </w:p>
        </w:tc>
      </w:tr>
      <w:tr w:rsidR="007617DE" w14:paraId="10C252EE" w14:textId="77777777">
        <w:trPr>
          <w:trHeight w:val="330"/>
          <w:jc w:val="center"/>
          <w:ins w:id="8180" w:author="Xuning Wei12232" w:date="2026-10-16T08:20:00Z"/>
        </w:trPr>
        <w:tc>
          <w:tcPr>
            <w:tcW w:w="841" w:type="dxa"/>
            <w:vMerge/>
            <w:tcMar>
              <w:left w:w="108" w:type="dxa"/>
              <w:right w:w="108" w:type="dxa"/>
            </w:tcMar>
            <w:vAlign w:val="center"/>
          </w:tcPr>
          <w:p w14:paraId="7A0FF600" w14:textId="77777777" w:rsidR="007617DE" w:rsidRPr="007617DE" w:rsidRDefault="007617DE" w:rsidP="007617DE">
            <w:pPr>
              <w:jc w:val="both"/>
              <w:rPr>
                <w:ins w:id="8181" w:author="Xuning Wei12232" w:date="2026-10-16T08:20:00Z"/>
                <w:rFonts w:ascii="Times New Roman" w:hAnsi="Times New Roman" w:cs="Times New Roman"/>
                <w:sz w:val="18"/>
                <w:szCs w:val="18"/>
                <w:rPrChange w:id="8182" w:author="Xuning Wei12232" w:date="2026-10-24T11:11:00Z">
                  <w:rPr>
                    <w:ins w:id="8183" w:author="Xuning Wei12232" w:date="2026-10-16T08:20:00Z"/>
                  </w:rPr>
                </w:rPrChange>
              </w:rPr>
              <w:pPrChange w:id="8184"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5D683E" w14:textId="77777777" w:rsidR="007617DE" w:rsidRDefault="00AE300B" w:rsidP="007617DE">
            <w:pPr>
              <w:jc w:val="both"/>
              <w:rPr>
                <w:ins w:id="8185" w:author="Xuning Wei12232" w:date="2026-10-16T08:20:00Z"/>
                <w:rFonts w:ascii="Times New Roman" w:eastAsia="Times New Roman" w:hAnsi="Times New Roman" w:cs="Times New Roman"/>
                <w:bCs w:val="0"/>
                <w:sz w:val="18"/>
                <w:szCs w:val="18"/>
              </w:rPr>
              <w:pPrChange w:id="8186" w:author="Xuning Wei12232" w:date="2026-10-23T17:39:00Z">
                <w:pPr/>
              </w:pPrChange>
            </w:pPr>
            <w:ins w:id="8187" w:author="Xuning Wei12232" w:date="2026-10-23T17:39:00Z">
              <w:r>
                <w:rPr>
                  <w:rFonts w:ascii="Times New Roman" w:eastAsia="Times New Roman" w:hAnsi="Times New Roman" w:cs="Times New Roman"/>
                  <w:bCs w:val="0"/>
                  <w:sz w:val="18"/>
                  <w:szCs w:val="18"/>
                </w:rPr>
                <w:t>P</w:t>
              </w:r>
            </w:ins>
            <w:ins w:id="8188" w:author="Xuning Wei12232" w:date="2026-10-23T17:16:00Z">
              <w:r>
                <w:rPr>
                  <w:rFonts w:ascii="Times New Roman" w:eastAsia="Times New Roman" w:hAnsi="Times New Roman" w:cs="Times New Roman"/>
                  <w:bCs w:val="0"/>
                  <w:sz w:val="18"/>
                  <w:szCs w:val="18"/>
                </w:rPr>
                <w:t xml:space="preserve">ost Asn21 </w:t>
              </w:r>
            </w:ins>
            <w:ins w:id="8189" w:author="Xuning Wei12232" w:date="2026-10-23T17:39:00Z">
              <w:r>
                <w:rPr>
                  <w:rFonts w:ascii="Times New Roman" w:eastAsia="Times New Roman" w:hAnsi="Times New Roman" w:cs="Times New Roman"/>
                  <w:bCs w:val="0"/>
                  <w:sz w:val="18"/>
                  <w:szCs w:val="18"/>
                </w:rPr>
                <w:t xml:space="preserve">capping </w:t>
              </w:r>
            </w:ins>
            <w:ins w:id="8190" w:author="Xuning Wei12232" w:date="2026-10-23T17:01:00Z">
              <w:r>
                <w:rPr>
                  <w:rFonts w:ascii="Times New Roman" w:eastAsia="Times New Roman" w:hAnsi="Times New Roman" w:cs="Times New Roman"/>
                  <w:bCs w:val="0"/>
                  <w:sz w:val="18"/>
                  <w:szCs w:val="18"/>
                  <w:rPrChange w:id="8191" w:author="Xuning Wei12232" w:date="2026-10-24T11:11:00Z">
                    <w:rPr>
                      <w:shd w:val="clear" w:color="auto" w:fill="FFFF00"/>
                    </w:rPr>
                  </w:rPrChange>
                </w:rPr>
                <w:t>DMF wash quantity</w:t>
              </w:r>
            </w:ins>
          </w:p>
        </w:tc>
        <w:tc>
          <w:tcPr>
            <w:tcW w:w="776" w:type="dxa"/>
            <w:tcBorders>
              <w:left w:val="single" w:sz="8" w:space="0" w:color="auto"/>
              <w:right w:val="single" w:sz="8" w:space="0" w:color="auto"/>
            </w:tcBorders>
            <w:tcMar>
              <w:left w:w="108" w:type="dxa"/>
              <w:right w:w="108" w:type="dxa"/>
            </w:tcMar>
            <w:vAlign w:val="center"/>
          </w:tcPr>
          <w:p w14:paraId="0774F150" w14:textId="77777777" w:rsidR="007617DE" w:rsidRDefault="00AE300B" w:rsidP="007617DE">
            <w:pPr>
              <w:jc w:val="both"/>
              <w:rPr>
                <w:ins w:id="8192" w:author="Xuning Wei12232" w:date="2026-10-16T08:20:00Z"/>
                <w:rFonts w:ascii="Times New Roman" w:eastAsia="Times New Roman" w:hAnsi="Times New Roman" w:cs="Times New Roman"/>
                <w:bCs w:val="0"/>
                <w:sz w:val="18"/>
                <w:szCs w:val="18"/>
              </w:rPr>
              <w:pPrChange w:id="8193" w:author="Xuning Wei12232" w:date="2026-10-23T17:21:00Z">
                <w:pPr>
                  <w:jc w:val="center"/>
                </w:pPr>
              </w:pPrChange>
            </w:pPr>
            <w:ins w:id="8194" w:author="Xuning Wei12232" w:date="2026-10-23T17:06:00Z">
              <w:r>
                <w:rPr>
                  <w:rFonts w:ascii="Times New Roman" w:eastAsia="Times New Roman" w:hAnsi="Times New Roman" w:cs="Times New Roman"/>
                  <w:bCs w:val="0"/>
                  <w:sz w:val="18"/>
                  <w:szCs w:val="18"/>
                  <w:rPrChange w:id="8195" w:author="Xuning Wei12232" w:date="2026-10-24T11:11:00Z">
                    <w:rPr>
                      <w:rFonts w:ascii="Times New Roman" w:eastAsiaTheme="minorEastAsia" w:hAnsi="Times New Roman" w:cs="Times New Roman"/>
                      <w:sz w:val="18"/>
                      <w:szCs w:val="18"/>
                      <w:lang w:eastAsia="zh-CN"/>
                    </w:rPr>
                  </w:rPrChange>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5A34EC" w14:textId="77777777" w:rsidR="007617DE" w:rsidRDefault="00AE300B" w:rsidP="007617DE">
            <w:pPr>
              <w:jc w:val="both"/>
              <w:rPr>
                <w:ins w:id="8196" w:author="Xuning Wei12232" w:date="2026-10-16T08:20:00Z"/>
                <w:rFonts w:ascii="Times New Roman" w:eastAsia="Times New Roman" w:hAnsi="Times New Roman" w:cs="Times New Roman"/>
                <w:bCs w:val="0"/>
                <w:sz w:val="18"/>
                <w:szCs w:val="18"/>
              </w:rPr>
              <w:pPrChange w:id="8197" w:author="Xuning Wei12232" w:date="2026-10-23T17:21:00Z">
                <w:pPr>
                  <w:jc w:val="center"/>
                </w:pPr>
              </w:pPrChange>
            </w:pPr>
            <w:ins w:id="8198" w:author="Xuning Wei12232" w:date="2026-10-23T17:02:00Z">
              <w:r>
                <w:rPr>
                  <w:rFonts w:ascii="Times New Roman" w:eastAsia="Times New Roman" w:hAnsi="Times New Roman" w:cs="Times New Roman"/>
                  <w:bCs w:val="0"/>
                  <w:sz w:val="18"/>
                  <w:szCs w:val="18"/>
                  <w:rPrChange w:id="8199" w:author="Xuning Wei12232" w:date="2026-10-24T11:11:00Z">
                    <w:rPr>
                      <w:shd w:val="clear" w:color="auto" w:fill="FFFF00"/>
                    </w:rPr>
                  </w:rPrChange>
                </w:rPr>
                <w:t>NLT 7.58</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AD17AE" w14:textId="77777777" w:rsidR="007617DE" w:rsidRPr="007617DE" w:rsidRDefault="00AE300B" w:rsidP="007617DE">
            <w:pPr>
              <w:jc w:val="both"/>
              <w:rPr>
                <w:ins w:id="8200" w:author="Xuning Wei12232" w:date="2026-10-16T08:20:00Z"/>
                <w:rFonts w:ascii="Times New Roman" w:eastAsia="Times New Roman" w:hAnsi="Times New Roman" w:cs="Times New Roman"/>
                <w:bCs w:val="0"/>
                <w:sz w:val="18"/>
                <w:szCs w:val="18"/>
                <w:rPrChange w:id="8201" w:author="Xuning Wei12232" w:date="2026-10-24T11:11:00Z">
                  <w:rPr>
                    <w:ins w:id="8202" w:author="Xuning Wei12232" w:date="2026-10-16T08:20:00Z"/>
                    <w:rFonts w:ascii="Times New Roman" w:eastAsia="Times New Roman" w:hAnsi="Times New Roman" w:cs="Times New Roman"/>
                    <w:b/>
                    <w:sz w:val="18"/>
                    <w:szCs w:val="18"/>
                  </w:rPr>
                </w:rPrChange>
              </w:rPr>
              <w:pPrChange w:id="8203" w:author="Xuning Wei12232" w:date="2026-10-23T17:21:00Z">
                <w:pPr>
                  <w:jc w:val="center"/>
                </w:pPr>
              </w:pPrChange>
            </w:pPr>
            <w:ins w:id="8204" w:author="Xuning Wei12232" w:date="2026-10-23T19:22:00Z">
              <w:r>
                <w:rPr>
                  <w:rFonts w:ascii="Times New Roman" w:eastAsia="等线" w:hAnsi="Times New Roman" w:cs="Times New Roman"/>
                  <w:b/>
                  <w:bCs w:val="0"/>
                  <w:sz w:val="18"/>
                  <w:szCs w:val="18"/>
                </w:rPr>
                <w:t>NLT6.75</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722ECC" w14:textId="77777777" w:rsidR="007617DE" w:rsidRPr="007617DE" w:rsidRDefault="00AE300B" w:rsidP="007617DE">
            <w:pPr>
              <w:jc w:val="both"/>
              <w:rPr>
                <w:ins w:id="8205" w:author="Xuning Wei12232" w:date="2026-10-16T08:20:00Z"/>
                <w:rFonts w:ascii="Times New Roman" w:eastAsiaTheme="minorEastAsia" w:hAnsi="Times New Roman" w:cs="Times New Roman"/>
                <w:bCs w:val="0"/>
                <w:sz w:val="18"/>
                <w:szCs w:val="18"/>
                <w:lang w:eastAsia="zh-CN"/>
                <w:rPrChange w:id="8206" w:author="Xuning Wei12232" w:date="2026-10-24T11:11:00Z">
                  <w:rPr>
                    <w:ins w:id="8207" w:author="Xuning Wei12232" w:date="2026-10-16T08:20:00Z"/>
                    <w:rFonts w:ascii="Times New Roman" w:eastAsia="Times New Roman" w:hAnsi="Times New Roman" w:cs="Times New Roman"/>
                    <w:bCs w:val="0"/>
                    <w:color w:val="000000" w:themeColor="text1"/>
                    <w:sz w:val="18"/>
                    <w:szCs w:val="18"/>
                  </w:rPr>
                </w:rPrChange>
              </w:rPr>
              <w:pPrChange w:id="8208" w:author="Xuning Wei12232" w:date="2026-10-23T17:21:00Z">
                <w:pPr>
                  <w:jc w:val="center"/>
                </w:pPr>
              </w:pPrChange>
            </w:pPr>
            <w:ins w:id="8209" w:author="Xuning Wei12232" w:date="2026-10-23T19:18:00Z">
              <w:r>
                <w:rPr>
                  <w:rFonts w:ascii="Times New Roman" w:eastAsiaTheme="minorEastAsia" w:hAnsi="Times New Roman" w:cs="Times New Roman"/>
                  <w:b/>
                  <w:sz w:val="18"/>
                  <w:szCs w:val="18"/>
                  <w:lang w:eastAsia="zh-CN"/>
                  <w:rPrChange w:id="8210" w:author="Xuning Wei12232" w:date="2026-10-24T11:11:00Z">
                    <w:rPr>
                      <w:rFonts w:ascii="Times New Roman" w:eastAsiaTheme="minorEastAsia" w:hAnsi="Times New Roman" w:cs="Times New Roman"/>
                      <w:b/>
                      <w:color w:val="FF0000"/>
                      <w:sz w:val="18"/>
                      <w:szCs w:val="18"/>
                      <w:lang w:eastAsia="zh-CN"/>
                    </w:rPr>
                  </w:rPrChange>
                </w:rPr>
                <w:t>7.13</w:t>
              </w:r>
              <w:r>
                <w:rPr>
                  <w:rFonts w:ascii="Times New Roman" w:eastAsiaTheme="minorEastAsia" w:hAnsi="Times New Roman" w:cs="Times New Roman"/>
                  <w:sz w:val="18"/>
                  <w:szCs w:val="18"/>
                  <w:lang w:eastAsia="zh-CN"/>
                  <w:rPrChange w:id="8211" w:author="Xuning Wei12232" w:date="2026-10-24T11:11:00Z">
                    <w:rPr>
                      <w:rFonts w:ascii="Times New Roman" w:eastAsiaTheme="minorEastAsia" w:hAnsi="Times New Roman" w:cs="Times New Roman"/>
                      <w:color w:val="FF0000"/>
                      <w:sz w:val="18"/>
                      <w:szCs w:val="18"/>
                      <w:lang w:eastAsia="zh-CN"/>
                    </w:rPr>
                  </w:rPrChange>
                </w:rPr>
                <w:t xml:space="preserve"> -8.03</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7A37FA" w14:textId="77777777" w:rsidR="007617DE" w:rsidRDefault="00AE300B" w:rsidP="007617DE">
            <w:pPr>
              <w:jc w:val="both"/>
              <w:rPr>
                <w:ins w:id="8212" w:author="Xuning Wei12232" w:date="2026-10-16T08:20:00Z"/>
                <w:rFonts w:ascii="Times New Roman" w:eastAsia="Times New Roman" w:hAnsi="Times New Roman" w:cs="Times New Roman"/>
                <w:sz w:val="18"/>
                <w:szCs w:val="18"/>
              </w:rPr>
              <w:pPrChange w:id="8213" w:author="Xuning Wei12232" w:date="2026-10-23T17:21:00Z">
                <w:pPr>
                  <w:jc w:val="center"/>
                </w:pPr>
              </w:pPrChange>
            </w:pPr>
            <w:ins w:id="8214" w:author="Xuning Wei12232" w:date="2026-10-23T19:18:00Z">
              <w:r>
                <w:rPr>
                  <w:rFonts w:ascii="Times New Roman" w:eastAsia="等线" w:hAnsi="Times New Roman" w:cs="Times New Roman"/>
                  <w:bCs w:val="0"/>
                  <w:sz w:val="18"/>
                  <w:szCs w:val="18"/>
                  <w:rPrChange w:id="8215" w:author="Xuning Wei12232" w:date="2026-10-24T11:11:00Z">
                    <w:rPr>
                      <w:rFonts w:ascii="Times New Roman" w:eastAsia="等线" w:hAnsi="Times New Roman" w:cs="Times New Roman"/>
                      <w:bCs w:val="0"/>
                      <w:color w:val="0000FF"/>
                      <w:sz w:val="18"/>
                      <w:szCs w:val="18"/>
                    </w:rPr>
                  </w:rPrChange>
                </w:rPr>
                <w:t>kg/kg</w:t>
              </w:r>
            </w:ins>
          </w:p>
        </w:tc>
      </w:tr>
      <w:tr w:rsidR="007617DE" w14:paraId="71F42BAB" w14:textId="77777777">
        <w:trPr>
          <w:trHeight w:val="330"/>
          <w:jc w:val="center"/>
          <w:ins w:id="8216" w:author="Xuning Wei12232" w:date="2026-10-16T08:21:00Z"/>
        </w:trPr>
        <w:tc>
          <w:tcPr>
            <w:tcW w:w="841" w:type="dxa"/>
            <w:vMerge/>
            <w:tcMar>
              <w:left w:w="108" w:type="dxa"/>
              <w:right w:w="108" w:type="dxa"/>
            </w:tcMar>
            <w:vAlign w:val="center"/>
          </w:tcPr>
          <w:p w14:paraId="09F43786" w14:textId="77777777" w:rsidR="007617DE" w:rsidRPr="007617DE" w:rsidRDefault="007617DE" w:rsidP="007617DE">
            <w:pPr>
              <w:jc w:val="both"/>
              <w:rPr>
                <w:ins w:id="8217" w:author="Xuning Wei12232" w:date="2026-10-16T08:21:00Z"/>
                <w:rFonts w:ascii="Times New Roman" w:hAnsi="Times New Roman" w:cs="Times New Roman"/>
                <w:sz w:val="18"/>
                <w:szCs w:val="18"/>
                <w:rPrChange w:id="8218" w:author="Xuning Wei12232" w:date="2026-10-24T11:11:00Z">
                  <w:rPr>
                    <w:ins w:id="8219" w:author="Xuning Wei12232" w:date="2026-10-16T08:21:00Z"/>
                  </w:rPr>
                </w:rPrChange>
              </w:rPr>
              <w:pPrChange w:id="8220"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02D8F5" w14:textId="77777777" w:rsidR="007617DE" w:rsidRDefault="00AE300B" w:rsidP="007617DE">
            <w:pPr>
              <w:jc w:val="both"/>
              <w:rPr>
                <w:ins w:id="8221" w:author="Xuning Wei12232" w:date="2026-10-16T08:21:00Z"/>
                <w:rFonts w:ascii="Times New Roman" w:eastAsia="Times New Roman" w:hAnsi="Times New Roman" w:cs="Times New Roman"/>
                <w:sz w:val="18"/>
                <w:szCs w:val="18"/>
              </w:rPr>
              <w:pPrChange w:id="8222" w:author="Xuning Wei12232" w:date="2026-10-23T17:21:00Z">
                <w:pPr/>
              </w:pPrChange>
            </w:pPr>
            <w:proofErr w:type="spellStart"/>
            <w:ins w:id="8223" w:author="Xuning Wei12232" w:date="2026-10-23T17:02:00Z">
              <w:r>
                <w:rPr>
                  <w:rFonts w:ascii="Times New Roman" w:hAnsi="Times New Roman" w:cs="Times New Roman"/>
                  <w:sz w:val="18"/>
                  <w:szCs w:val="18"/>
                  <w:rPrChange w:id="8224" w:author="Xuning Wei12232" w:date="2026-10-24T11:11:00Z">
                    <w:rPr/>
                  </w:rPrChange>
                </w:rPr>
                <w:t>IPAc</w:t>
              </w:r>
              <w:proofErr w:type="spellEnd"/>
              <w:r>
                <w:rPr>
                  <w:rFonts w:ascii="Times New Roman" w:hAnsi="Times New Roman" w:cs="Times New Roman"/>
                  <w:sz w:val="18"/>
                  <w:szCs w:val="18"/>
                  <w:rPrChange w:id="8225" w:author="Xuning Wei12232" w:date="2026-10-24T11:11:00Z">
                    <w:rPr/>
                  </w:rPrChange>
                </w:rPr>
                <w:t xml:space="preserve"> wash quantity</w:t>
              </w:r>
            </w:ins>
          </w:p>
        </w:tc>
        <w:tc>
          <w:tcPr>
            <w:tcW w:w="776" w:type="dxa"/>
            <w:tcBorders>
              <w:left w:val="single" w:sz="8" w:space="0" w:color="auto"/>
              <w:right w:val="single" w:sz="8" w:space="0" w:color="auto"/>
            </w:tcBorders>
            <w:tcMar>
              <w:left w:w="108" w:type="dxa"/>
              <w:right w:w="108" w:type="dxa"/>
            </w:tcMar>
            <w:vAlign w:val="center"/>
          </w:tcPr>
          <w:p w14:paraId="7D4A2191" w14:textId="77777777" w:rsidR="007617DE" w:rsidRDefault="00AE300B" w:rsidP="007617DE">
            <w:pPr>
              <w:jc w:val="both"/>
              <w:rPr>
                <w:ins w:id="8226" w:author="Xuning Wei12232" w:date="2026-10-16T08:21:00Z"/>
                <w:rFonts w:ascii="Times New Roman" w:eastAsia="Times New Roman" w:hAnsi="Times New Roman" w:cs="Times New Roman"/>
                <w:sz w:val="18"/>
                <w:szCs w:val="18"/>
              </w:rPr>
              <w:pPrChange w:id="8227" w:author="Xuning Wei12232" w:date="2026-10-23T17:21:00Z">
                <w:pPr>
                  <w:jc w:val="center"/>
                </w:pPr>
              </w:pPrChange>
            </w:pPr>
            <w:ins w:id="8228"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F6AD8A" w14:textId="77777777" w:rsidR="007617DE" w:rsidRDefault="00AE300B" w:rsidP="007617DE">
            <w:pPr>
              <w:jc w:val="both"/>
              <w:rPr>
                <w:ins w:id="8229" w:author="Xuning Wei12232" w:date="2026-10-16T08:21:00Z"/>
                <w:rFonts w:ascii="Times New Roman" w:eastAsia="Times New Roman" w:hAnsi="Times New Roman" w:cs="Times New Roman"/>
                <w:sz w:val="18"/>
                <w:szCs w:val="18"/>
              </w:rPr>
              <w:pPrChange w:id="8230" w:author="Xuning Wei12232" w:date="2026-10-23T17:21:00Z">
                <w:pPr>
                  <w:jc w:val="center"/>
                </w:pPr>
              </w:pPrChange>
            </w:pPr>
            <w:ins w:id="8231" w:author="Xuning Wei12232" w:date="2026-10-23T17:02:00Z">
              <w:r>
                <w:rPr>
                  <w:rFonts w:ascii="Times New Roman" w:hAnsi="Times New Roman" w:cs="Times New Roman"/>
                  <w:sz w:val="18"/>
                  <w:szCs w:val="18"/>
                  <w:rPrChange w:id="8232" w:author="Xuning Wei12232" w:date="2026-10-24T11:11:00Z">
                    <w:rPr/>
                  </w:rPrChange>
                </w:rPr>
                <w:t>NLT 8.73</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6C5655" w14:textId="77777777" w:rsidR="007617DE" w:rsidRPr="007617DE" w:rsidRDefault="00AE300B" w:rsidP="007617DE">
            <w:pPr>
              <w:jc w:val="both"/>
              <w:rPr>
                <w:ins w:id="8233" w:author="Xuning Wei12232" w:date="2026-10-16T08:21:00Z"/>
                <w:rFonts w:ascii="Times New Roman" w:eastAsiaTheme="minorEastAsia" w:hAnsi="Times New Roman" w:cs="Times New Roman"/>
                <w:b/>
                <w:sz w:val="18"/>
                <w:szCs w:val="18"/>
                <w:lang w:eastAsia="zh-CN"/>
                <w:rPrChange w:id="8234" w:author="Xuning Wei12232" w:date="2026-10-24T11:11:00Z">
                  <w:rPr>
                    <w:ins w:id="8235" w:author="Xuning Wei12232" w:date="2026-10-16T08:21:00Z"/>
                    <w:rFonts w:ascii="Times New Roman" w:eastAsia="Times New Roman" w:hAnsi="Times New Roman" w:cs="Times New Roman"/>
                    <w:b/>
                    <w:sz w:val="18"/>
                    <w:szCs w:val="18"/>
                  </w:rPr>
                </w:rPrChange>
              </w:rPr>
              <w:pPrChange w:id="8236" w:author="Xuning Wei12232" w:date="2026-10-23T17:21:00Z">
                <w:pPr>
                  <w:jc w:val="center"/>
                </w:pPr>
              </w:pPrChange>
            </w:pPr>
            <w:ins w:id="8237" w:author="Xuning Wei12232" w:date="2026-10-23T17:02:00Z">
              <w:r>
                <w:rPr>
                  <w:rFonts w:ascii="Times New Roman" w:hAnsi="Times New Roman" w:cs="Times New Roman"/>
                  <w:b/>
                  <w:sz w:val="18"/>
                  <w:szCs w:val="18"/>
                  <w:rPrChange w:id="8238" w:author="Xuning Wei12232" w:date="2026-10-24T11:11:00Z">
                    <w:rPr/>
                  </w:rPrChange>
                </w:rPr>
                <w:t>NLT 8.73</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38D47E" w14:textId="77777777" w:rsidR="007617DE" w:rsidRDefault="00AE300B" w:rsidP="007617DE">
            <w:pPr>
              <w:jc w:val="both"/>
              <w:rPr>
                <w:ins w:id="8239" w:author="Xuning Wei12232" w:date="2026-10-16T08:21:00Z"/>
                <w:rFonts w:ascii="Times New Roman" w:eastAsia="Times New Roman" w:hAnsi="Times New Roman" w:cs="Times New Roman"/>
                <w:bCs w:val="0"/>
                <w:sz w:val="18"/>
                <w:szCs w:val="18"/>
              </w:rPr>
              <w:pPrChange w:id="8240" w:author="Xuning Wei12232" w:date="2026-10-23T17:21:00Z">
                <w:pPr>
                  <w:jc w:val="center"/>
                </w:pPr>
              </w:pPrChange>
            </w:pPr>
            <w:ins w:id="8241" w:author="Xuning Wei12232" w:date="2026-10-23T19:19:00Z">
              <w:r>
                <w:rPr>
                  <w:rFonts w:ascii="Times New Roman" w:eastAsiaTheme="minorEastAsia" w:hAnsi="Times New Roman" w:cs="Times New Roman"/>
                  <w:b/>
                  <w:bCs w:val="0"/>
                  <w:sz w:val="18"/>
                  <w:szCs w:val="18"/>
                  <w:lang w:eastAsia="zh-CN"/>
                  <w:rPrChange w:id="8242" w:author="Xuning Wei12232" w:date="2026-10-24T11:11:00Z">
                    <w:rPr>
                      <w:rFonts w:ascii="Times New Roman" w:eastAsiaTheme="minorEastAsia" w:hAnsi="Times New Roman" w:cs="Times New Roman"/>
                      <w:b/>
                      <w:bCs w:val="0"/>
                      <w:color w:val="FF0000"/>
                      <w:sz w:val="18"/>
                      <w:szCs w:val="18"/>
                      <w:lang w:eastAsia="zh-CN"/>
                    </w:rPr>
                  </w:rPrChange>
                </w:rPr>
                <w:t>9.17</w:t>
              </w:r>
              <w:r>
                <w:rPr>
                  <w:rFonts w:ascii="Times New Roman" w:eastAsiaTheme="minorEastAsia" w:hAnsi="Times New Roman" w:cs="Times New Roman"/>
                  <w:bCs w:val="0"/>
                  <w:sz w:val="18"/>
                  <w:szCs w:val="18"/>
                  <w:lang w:eastAsia="zh-CN"/>
                  <w:rPrChange w:id="8243" w:author="Xuning Wei12232" w:date="2026-10-24T11:11:00Z">
                    <w:rPr>
                      <w:rFonts w:ascii="Times New Roman" w:eastAsiaTheme="minorEastAsia" w:hAnsi="Times New Roman" w:cs="Times New Roman"/>
                      <w:bCs w:val="0"/>
                      <w:color w:val="FF0000"/>
                      <w:sz w:val="18"/>
                      <w:szCs w:val="18"/>
                      <w:lang w:eastAsia="zh-CN"/>
                    </w:rPr>
                  </w:rPrChange>
                </w:rPr>
                <w:t xml:space="preserve"> -10.03</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3CC8E7" w14:textId="77777777" w:rsidR="007617DE" w:rsidRDefault="00AE300B" w:rsidP="007617DE">
            <w:pPr>
              <w:jc w:val="both"/>
              <w:rPr>
                <w:ins w:id="8244" w:author="Xuning Wei12232" w:date="2026-10-16T08:21:00Z"/>
                <w:rFonts w:ascii="Times New Roman" w:eastAsia="Times New Roman" w:hAnsi="Times New Roman" w:cs="Times New Roman"/>
                <w:sz w:val="18"/>
                <w:szCs w:val="18"/>
              </w:rPr>
              <w:pPrChange w:id="8245" w:author="Xuning Wei12232" w:date="2026-10-23T17:21:00Z">
                <w:pPr>
                  <w:jc w:val="center"/>
                </w:pPr>
              </w:pPrChange>
            </w:pPr>
            <w:ins w:id="8246" w:author="Xuning Wei12232" w:date="2026-10-23T19:19:00Z">
              <w:r>
                <w:rPr>
                  <w:rFonts w:ascii="Times New Roman" w:eastAsia="等线" w:hAnsi="Times New Roman" w:cs="Times New Roman"/>
                  <w:bCs w:val="0"/>
                  <w:sz w:val="18"/>
                  <w:szCs w:val="18"/>
                  <w:rPrChange w:id="8247" w:author="Xuning Wei12232" w:date="2026-10-24T11:11:00Z">
                    <w:rPr>
                      <w:rFonts w:ascii="Times New Roman" w:eastAsia="等线" w:hAnsi="Times New Roman" w:cs="Times New Roman"/>
                      <w:bCs w:val="0"/>
                      <w:color w:val="FF0000"/>
                      <w:sz w:val="18"/>
                      <w:szCs w:val="18"/>
                    </w:rPr>
                  </w:rPrChange>
                </w:rPr>
                <w:t>Kg / kg</w:t>
              </w:r>
            </w:ins>
          </w:p>
        </w:tc>
      </w:tr>
      <w:tr w:rsidR="007617DE" w14:paraId="4049FB62" w14:textId="77777777">
        <w:trPr>
          <w:trHeight w:val="330"/>
          <w:jc w:val="center"/>
          <w:ins w:id="8248" w:author="Xuning Wei12232" w:date="2026-10-16T08:21:00Z"/>
        </w:trPr>
        <w:tc>
          <w:tcPr>
            <w:tcW w:w="841" w:type="dxa"/>
            <w:vMerge/>
            <w:tcMar>
              <w:left w:w="108" w:type="dxa"/>
              <w:right w:w="108" w:type="dxa"/>
            </w:tcMar>
            <w:vAlign w:val="center"/>
          </w:tcPr>
          <w:p w14:paraId="3F3C32BC" w14:textId="77777777" w:rsidR="007617DE" w:rsidRPr="007617DE" w:rsidRDefault="007617DE" w:rsidP="007617DE">
            <w:pPr>
              <w:jc w:val="both"/>
              <w:rPr>
                <w:ins w:id="8249" w:author="Xuning Wei12232" w:date="2026-10-16T08:21:00Z"/>
                <w:rFonts w:ascii="Times New Roman" w:hAnsi="Times New Roman" w:cs="Times New Roman"/>
                <w:sz w:val="18"/>
                <w:szCs w:val="18"/>
                <w:rPrChange w:id="8250" w:author="Xuning Wei12232" w:date="2026-10-24T11:11:00Z">
                  <w:rPr>
                    <w:ins w:id="8251" w:author="Xuning Wei12232" w:date="2026-10-16T08:21:00Z"/>
                  </w:rPr>
                </w:rPrChange>
              </w:rPr>
              <w:pPrChange w:id="8252"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733AA1" w14:textId="77777777" w:rsidR="007617DE" w:rsidRDefault="00AE300B" w:rsidP="007617DE">
            <w:pPr>
              <w:jc w:val="both"/>
              <w:rPr>
                <w:ins w:id="8253" w:author="Xuning Wei12232" w:date="2026-10-16T08:21:00Z"/>
                <w:rFonts w:ascii="Times New Roman" w:eastAsia="Times New Roman" w:hAnsi="Times New Roman" w:cs="Times New Roman"/>
                <w:sz w:val="18"/>
                <w:szCs w:val="18"/>
              </w:rPr>
              <w:pPrChange w:id="8254" w:author="Xuning Wei12232" w:date="2026-10-23T17:21:00Z">
                <w:pPr/>
              </w:pPrChange>
            </w:pPr>
            <w:ins w:id="8255" w:author="Xuning Wei12232" w:date="2026-10-23T17:02:00Z">
              <w:r>
                <w:rPr>
                  <w:rFonts w:ascii="Times New Roman" w:hAnsi="Times New Roman" w:cs="Times New Roman"/>
                  <w:sz w:val="18"/>
                  <w:szCs w:val="18"/>
                  <w:rPrChange w:id="8256" w:author="Xuning Wei12232" w:date="2026-10-24T11:11:00Z">
                    <w:rPr/>
                  </w:rPrChange>
                </w:rPr>
                <w:t>Toluene wash quantity</w:t>
              </w:r>
            </w:ins>
          </w:p>
        </w:tc>
        <w:tc>
          <w:tcPr>
            <w:tcW w:w="776" w:type="dxa"/>
            <w:tcBorders>
              <w:left w:val="single" w:sz="8" w:space="0" w:color="auto"/>
              <w:right w:val="single" w:sz="8" w:space="0" w:color="auto"/>
            </w:tcBorders>
            <w:tcMar>
              <w:left w:w="108" w:type="dxa"/>
              <w:right w:w="108" w:type="dxa"/>
            </w:tcMar>
            <w:vAlign w:val="center"/>
          </w:tcPr>
          <w:p w14:paraId="769CEE47" w14:textId="77777777" w:rsidR="007617DE" w:rsidRDefault="00AE300B" w:rsidP="007617DE">
            <w:pPr>
              <w:jc w:val="both"/>
              <w:rPr>
                <w:ins w:id="8257" w:author="Xuning Wei12232" w:date="2026-10-16T08:21:00Z"/>
                <w:rFonts w:ascii="Times New Roman" w:eastAsia="Times New Roman" w:hAnsi="Times New Roman" w:cs="Times New Roman"/>
                <w:sz w:val="18"/>
                <w:szCs w:val="18"/>
              </w:rPr>
              <w:pPrChange w:id="8258" w:author="Xuning Wei12232" w:date="2026-10-23T17:21:00Z">
                <w:pPr>
                  <w:jc w:val="center"/>
                </w:pPr>
              </w:pPrChange>
            </w:pPr>
            <w:ins w:id="8259"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6E180B" w14:textId="77777777" w:rsidR="007617DE" w:rsidRDefault="00AE300B" w:rsidP="007617DE">
            <w:pPr>
              <w:jc w:val="both"/>
              <w:rPr>
                <w:ins w:id="8260" w:author="Xuning Wei12232" w:date="2026-10-16T08:21:00Z"/>
                <w:rFonts w:ascii="Times New Roman" w:eastAsia="Times New Roman" w:hAnsi="Times New Roman" w:cs="Times New Roman"/>
                <w:sz w:val="18"/>
                <w:szCs w:val="18"/>
              </w:rPr>
              <w:pPrChange w:id="8261" w:author="Xuning Wei12232" w:date="2026-10-23T17:21:00Z">
                <w:pPr>
                  <w:jc w:val="center"/>
                </w:pPr>
              </w:pPrChange>
            </w:pPr>
            <w:ins w:id="8262" w:author="Xuning Wei12232" w:date="2026-10-23T17:02:00Z">
              <w:r>
                <w:rPr>
                  <w:rFonts w:ascii="Times New Roman" w:hAnsi="Times New Roman" w:cs="Times New Roman"/>
                  <w:sz w:val="18"/>
                  <w:szCs w:val="18"/>
                  <w:rPrChange w:id="8263" w:author="Xuning Wei12232" w:date="2026-10-24T11:11:00Z">
                    <w:rPr/>
                  </w:rPrChange>
                </w:rPr>
                <w:t>NLT 8.72</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9D60C0" w14:textId="77777777" w:rsidR="007617DE" w:rsidRPr="007617DE" w:rsidRDefault="00AE300B" w:rsidP="007617DE">
            <w:pPr>
              <w:jc w:val="both"/>
              <w:rPr>
                <w:ins w:id="8264" w:author="Xuning Wei12232" w:date="2026-10-16T08:21:00Z"/>
                <w:rFonts w:ascii="Times New Roman" w:eastAsiaTheme="minorEastAsia" w:hAnsi="Times New Roman" w:cs="Times New Roman"/>
                <w:b/>
                <w:sz w:val="18"/>
                <w:szCs w:val="18"/>
                <w:lang w:eastAsia="zh-CN"/>
                <w:rPrChange w:id="8265" w:author="Xuning Wei12232" w:date="2026-10-24T11:11:00Z">
                  <w:rPr>
                    <w:ins w:id="8266" w:author="Xuning Wei12232" w:date="2026-10-16T08:21:00Z"/>
                    <w:rFonts w:ascii="Times New Roman" w:eastAsia="Times New Roman" w:hAnsi="Times New Roman" w:cs="Times New Roman"/>
                    <w:b/>
                    <w:sz w:val="18"/>
                    <w:szCs w:val="18"/>
                  </w:rPr>
                </w:rPrChange>
              </w:rPr>
              <w:pPrChange w:id="8267" w:author="Xuning Wei12232" w:date="2026-10-23T17:21:00Z">
                <w:pPr>
                  <w:jc w:val="center"/>
                </w:pPr>
              </w:pPrChange>
            </w:pPr>
            <w:ins w:id="8268" w:author="Xuning Wei12232" w:date="2026-10-23T17:02:00Z">
              <w:r>
                <w:rPr>
                  <w:rFonts w:ascii="Times New Roman" w:hAnsi="Times New Roman" w:cs="Times New Roman"/>
                  <w:b/>
                  <w:sz w:val="18"/>
                  <w:szCs w:val="18"/>
                  <w:rPrChange w:id="8269" w:author="Xuning Wei12232" w:date="2026-10-24T11:11:00Z">
                    <w:rPr/>
                  </w:rPrChange>
                </w:rPr>
                <w:t>NLT 8.72</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557E0" w14:textId="77777777" w:rsidR="007617DE" w:rsidRPr="007617DE" w:rsidRDefault="00AE300B" w:rsidP="007617DE">
            <w:pPr>
              <w:jc w:val="both"/>
              <w:rPr>
                <w:ins w:id="8270" w:author="Xuning Wei12232" w:date="2026-10-16T08:21:00Z"/>
                <w:rFonts w:ascii="Times New Roman" w:eastAsiaTheme="minorEastAsia" w:hAnsi="Times New Roman" w:cs="Times New Roman"/>
                <w:bCs w:val="0"/>
                <w:sz w:val="18"/>
                <w:szCs w:val="18"/>
                <w:lang w:eastAsia="zh-CN"/>
                <w:rPrChange w:id="8271" w:author="Xuning Wei12232" w:date="2026-10-24T11:11:00Z">
                  <w:rPr>
                    <w:ins w:id="8272" w:author="Xuning Wei12232" w:date="2026-10-16T08:21:00Z"/>
                    <w:rFonts w:ascii="Times New Roman" w:eastAsia="Times New Roman" w:hAnsi="Times New Roman" w:cs="Times New Roman"/>
                    <w:bCs w:val="0"/>
                    <w:color w:val="000000" w:themeColor="text1"/>
                    <w:sz w:val="18"/>
                    <w:szCs w:val="18"/>
                  </w:rPr>
                </w:rPrChange>
              </w:rPr>
              <w:pPrChange w:id="8273" w:author="Xuning Wei12232" w:date="2026-10-23T17:21:00Z">
                <w:pPr>
                  <w:jc w:val="center"/>
                </w:pPr>
              </w:pPrChange>
            </w:pPr>
            <w:ins w:id="8274" w:author="Xuning Wei12232" w:date="2026-10-23T19:19:00Z">
              <w:r>
                <w:rPr>
                  <w:rFonts w:ascii="Times New Roman" w:eastAsiaTheme="minorEastAsia" w:hAnsi="Times New Roman" w:cs="Times New Roman"/>
                  <w:b/>
                  <w:bCs w:val="0"/>
                  <w:sz w:val="18"/>
                  <w:szCs w:val="18"/>
                  <w:lang w:eastAsia="zh-CN"/>
                  <w:rPrChange w:id="8275" w:author="Xuning Wei12232" w:date="2026-10-24T11:11:00Z">
                    <w:rPr>
                      <w:rFonts w:ascii="Times New Roman" w:eastAsiaTheme="minorEastAsia" w:hAnsi="Times New Roman" w:cs="Times New Roman"/>
                      <w:b/>
                      <w:bCs w:val="0"/>
                      <w:color w:val="FF0000"/>
                      <w:sz w:val="18"/>
                      <w:szCs w:val="18"/>
                      <w:lang w:eastAsia="zh-CN"/>
                    </w:rPr>
                  </w:rPrChange>
                </w:rPr>
                <w:t>9.16</w:t>
              </w:r>
              <w:r>
                <w:rPr>
                  <w:rFonts w:ascii="Times New Roman" w:eastAsiaTheme="minorEastAsia" w:hAnsi="Times New Roman" w:cs="Times New Roman"/>
                  <w:bCs w:val="0"/>
                  <w:sz w:val="18"/>
                  <w:szCs w:val="18"/>
                  <w:lang w:eastAsia="zh-CN"/>
                  <w:rPrChange w:id="8276" w:author="Xuning Wei12232" w:date="2026-10-24T11:11:00Z">
                    <w:rPr>
                      <w:rFonts w:ascii="Times New Roman" w:eastAsiaTheme="minorEastAsia" w:hAnsi="Times New Roman" w:cs="Times New Roman"/>
                      <w:bCs w:val="0"/>
                      <w:color w:val="FF0000"/>
                      <w:sz w:val="18"/>
                      <w:szCs w:val="18"/>
                      <w:lang w:eastAsia="zh-CN"/>
                    </w:rPr>
                  </w:rPrChange>
                </w:rPr>
                <w:t xml:space="preserve"> -10.02</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591A12" w14:textId="77777777" w:rsidR="007617DE" w:rsidRDefault="00AE300B" w:rsidP="007617DE">
            <w:pPr>
              <w:jc w:val="both"/>
              <w:rPr>
                <w:ins w:id="8277" w:author="Xuning Wei12232" w:date="2026-10-16T08:21:00Z"/>
                <w:rFonts w:ascii="Times New Roman" w:eastAsia="Times New Roman" w:hAnsi="Times New Roman" w:cs="Times New Roman"/>
                <w:sz w:val="18"/>
                <w:szCs w:val="18"/>
              </w:rPr>
              <w:pPrChange w:id="8278" w:author="Xuning Wei12232" w:date="2026-10-23T17:21:00Z">
                <w:pPr>
                  <w:jc w:val="center"/>
                </w:pPr>
              </w:pPrChange>
            </w:pPr>
            <w:ins w:id="8279" w:author="Xuning Wei12232" w:date="2026-10-23T19:19:00Z">
              <w:r>
                <w:rPr>
                  <w:rFonts w:ascii="Times New Roman" w:eastAsia="等线" w:hAnsi="Times New Roman" w:cs="Times New Roman"/>
                  <w:bCs w:val="0"/>
                  <w:sz w:val="18"/>
                  <w:szCs w:val="18"/>
                  <w:rPrChange w:id="8280" w:author="Xuning Wei12232" w:date="2026-10-24T11:11:00Z">
                    <w:rPr>
                      <w:rFonts w:ascii="Times New Roman" w:eastAsia="等线" w:hAnsi="Times New Roman" w:cs="Times New Roman"/>
                      <w:bCs w:val="0"/>
                      <w:color w:val="FF0000"/>
                      <w:sz w:val="18"/>
                      <w:szCs w:val="18"/>
                    </w:rPr>
                  </w:rPrChange>
                </w:rPr>
                <w:t>Kg / kg</w:t>
              </w:r>
            </w:ins>
          </w:p>
        </w:tc>
      </w:tr>
      <w:tr w:rsidR="007617DE" w14:paraId="62175C4F" w14:textId="77777777">
        <w:trPr>
          <w:trHeight w:val="330"/>
          <w:jc w:val="center"/>
          <w:ins w:id="8281" w:author="Xuning Wei12232" w:date="2026-10-16T08:21:00Z"/>
        </w:trPr>
        <w:tc>
          <w:tcPr>
            <w:tcW w:w="841" w:type="dxa"/>
            <w:vMerge/>
            <w:tcMar>
              <w:left w:w="108" w:type="dxa"/>
              <w:right w:w="108" w:type="dxa"/>
            </w:tcMar>
            <w:vAlign w:val="center"/>
          </w:tcPr>
          <w:p w14:paraId="713DA615" w14:textId="77777777" w:rsidR="007617DE" w:rsidRPr="007617DE" w:rsidRDefault="007617DE" w:rsidP="007617DE">
            <w:pPr>
              <w:jc w:val="both"/>
              <w:rPr>
                <w:ins w:id="8282" w:author="Xuning Wei12232" w:date="2026-10-16T08:21:00Z"/>
                <w:rFonts w:ascii="Times New Roman" w:hAnsi="Times New Roman" w:cs="Times New Roman"/>
                <w:sz w:val="18"/>
                <w:szCs w:val="18"/>
                <w:rPrChange w:id="8283" w:author="Xuning Wei12232" w:date="2026-10-24T11:11:00Z">
                  <w:rPr>
                    <w:ins w:id="8284" w:author="Xuning Wei12232" w:date="2026-10-16T08:21:00Z"/>
                  </w:rPr>
                </w:rPrChange>
              </w:rPr>
              <w:pPrChange w:id="8285" w:author="Xuning Wei12232" w:date="2026-10-23T17:21:00Z">
                <w:pPr/>
              </w:pPrChange>
            </w:pPr>
          </w:p>
        </w:tc>
        <w:tc>
          <w:tcPr>
            <w:tcW w:w="2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195868" w14:textId="77777777" w:rsidR="007617DE" w:rsidRDefault="00AE300B" w:rsidP="007617DE">
            <w:pPr>
              <w:jc w:val="both"/>
              <w:rPr>
                <w:ins w:id="8286" w:author="Xuning Wei12232" w:date="2026-10-16T08:21:00Z"/>
                <w:rFonts w:ascii="Times New Roman" w:eastAsia="Times New Roman" w:hAnsi="Times New Roman" w:cs="Times New Roman"/>
                <w:sz w:val="18"/>
                <w:szCs w:val="18"/>
              </w:rPr>
              <w:pPrChange w:id="8287" w:author="Xuning Wei12232" w:date="2026-10-23T17:21:00Z">
                <w:pPr/>
              </w:pPrChange>
            </w:pPr>
            <w:ins w:id="8288" w:author="Xuning Wei12232" w:date="2026-10-23T17:02:00Z">
              <w:r>
                <w:rPr>
                  <w:rFonts w:ascii="Times New Roman" w:hAnsi="Times New Roman" w:cs="Times New Roman"/>
                  <w:sz w:val="18"/>
                  <w:szCs w:val="18"/>
                  <w:rPrChange w:id="8289" w:author="Xuning Wei12232" w:date="2026-10-24T11:11:00Z">
                    <w:rPr/>
                  </w:rPrChange>
                </w:rPr>
                <w:t>MTBE wash quantity</w:t>
              </w:r>
            </w:ins>
          </w:p>
        </w:tc>
        <w:tc>
          <w:tcPr>
            <w:tcW w:w="776" w:type="dxa"/>
            <w:tcBorders>
              <w:left w:val="single" w:sz="8" w:space="0" w:color="auto"/>
              <w:right w:val="single" w:sz="8" w:space="0" w:color="auto"/>
            </w:tcBorders>
            <w:tcMar>
              <w:left w:w="108" w:type="dxa"/>
              <w:right w:w="108" w:type="dxa"/>
            </w:tcMar>
            <w:vAlign w:val="center"/>
          </w:tcPr>
          <w:p w14:paraId="18617376" w14:textId="77777777" w:rsidR="007617DE" w:rsidRDefault="00AE300B" w:rsidP="007617DE">
            <w:pPr>
              <w:jc w:val="both"/>
              <w:rPr>
                <w:ins w:id="8290" w:author="Xuning Wei12232" w:date="2026-10-16T08:21:00Z"/>
                <w:rFonts w:ascii="Times New Roman" w:eastAsia="Times New Roman" w:hAnsi="Times New Roman" w:cs="Times New Roman"/>
                <w:sz w:val="18"/>
                <w:szCs w:val="18"/>
              </w:rPr>
              <w:pPrChange w:id="8291" w:author="Xuning Wei12232" w:date="2026-10-23T17:21:00Z">
                <w:pPr>
                  <w:jc w:val="center"/>
                </w:pPr>
              </w:pPrChange>
            </w:pPr>
            <w:ins w:id="8292" w:author="Xuning Wei12232" w:date="2026-10-23T17:06:00Z">
              <w:r>
                <w:rPr>
                  <w:rFonts w:ascii="Times New Roman" w:eastAsiaTheme="minorEastAsia" w:hAnsi="Times New Roman" w:cs="Times New Roman"/>
                  <w:sz w:val="18"/>
                  <w:szCs w:val="18"/>
                  <w:lang w:eastAsia="zh-CN"/>
                </w:rPr>
                <w:t>CPP</w:t>
              </w:r>
            </w:ins>
          </w:p>
        </w:tc>
        <w:tc>
          <w:tcPr>
            <w:tcW w:w="126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973BFF" w14:textId="77777777" w:rsidR="007617DE" w:rsidRDefault="00AE300B" w:rsidP="007617DE">
            <w:pPr>
              <w:jc w:val="both"/>
              <w:rPr>
                <w:ins w:id="8293" w:author="Xuning Wei12232" w:date="2026-10-16T08:21:00Z"/>
                <w:rFonts w:ascii="Times New Roman" w:eastAsia="Times New Roman" w:hAnsi="Times New Roman" w:cs="Times New Roman"/>
                <w:sz w:val="18"/>
                <w:szCs w:val="18"/>
              </w:rPr>
              <w:pPrChange w:id="8294" w:author="Xuning Wei12232" w:date="2026-10-23T17:21:00Z">
                <w:pPr>
                  <w:jc w:val="center"/>
                </w:pPr>
              </w:pPrChange>
            </w:pPr>
            <w:ins w:id="8295" w:author="Xuning Wei12232" w:date="2026-10-23T17:02:00Z">
              <w:r>
                <w:rPr>
                  <w:rFonts w:ascii="Times New Roman" w:hAnsi="Times New Roman" w:cs="Times New Roman"/>
                  <w:sz w:val="18"/>
                  <w:szCs w:val="18"/>
                  <w:rPrChange w:id="8296" w:author="Xuning Wei12232" w:date="2026-10-24T11:11:00Z">
                    <w:rPr/>
                  </w:rPrChange>
                </w:rPr>
                <w:t>NLT 7.41</w:t>
              </w:r>
            </w:ins>
          </w:p>
        </w:tc>
        <w:tc>
          <w:tcPr>
            <w:tcW w:w="12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E5A670" w14:textId="77777777" w:rsidR="007617DE" w:rsidRDefault="00AE300B" w:rsidP="007617DE">
            <w:pPr>
              <w:jc w:val="both"/>
              <w:rPr>
                <w:ins w:id="8297" w:author="Xuning Wei12232" w:date="2026-10-16T08:21:00Z"/>
                <w:rFonts w:ascii="Times New Roman" w:eastAsia="Times New Roman" w:hAnsi="Times New Roman" w:cs="Times New Roman"/>
                <w:b/>
                <w:sz w:val="18"/>
                <w:szCs w:val="18"/>
              </w:rPr>
              <w:pPrChange w:id="8298" w:author="Xuning Wei12232" w:date="2026-10-23T17:21:00Z">
                <w:pPr>
                  <w:jc w:val="center"/>
                </w:pPr>
              </w:pPrChange>
            </w:pPr>
            <w:ins w:id="8299" w:author="Xuning Wei12232" w:date="2026-10-23T17:02:00Z">
              <w:r>
                <w:rPr>
                  <w:rFonts w:ascii="Times New Roman" w:hAnsi="Times New Roman" w:cs="Times New Roman"/>
                  <w:b/>
                  <w:sz w:val="18"/>
                  <w:szCs w:val="18"/>
                  <w:rPrChange w:id="8300" w:author="Xuning Wei12232" w:date="2026-10-24T11:11:00Z">
                    <w:rPr/>
                  </w:rPrChange>
                </w:rPr>
                <w:t>NLT 7.41</w:t>
              </w:r>
            </w:ins>
          </w:p>
        </w:tc>
        <w:tc>
          <w:tcPr>
            <w:tcW w:w="120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2EF9D1" w14:textId="77777777" w:rsidR="007617DE" w:rsidRPr="007617DE" w:rsidRDefault="00AE300B" w:rsidP="007617DE">
            <w:pPr>
              <w:jc w:val="both"/>
              <w:rPr>
                <w:ins w:id="8301" w:author="Xuning Wei12232" w:date="2026-10-16T08:21:00Z"/>
                <w:rFonts w:ascii="Times New Roman" w:eastAsia="Times New Roman" w:hAnsi="Times New Roman" w:cs="Times New Roman"/>
                <w:b/>
                <w:bCs w:val="0"/>
                <w:sz w:val="18"/>
                <w:szCs w:val="18"/>
                <w:rPrChange w:id="8302" w:author="Xuning Wei12232" w:date="2026-10-24T11:11:00Z">
                  <w:rPr>
                    <w:ins w:id="8303" w:author="Xuning Wei12232" w:date="2026-10-16T08:21:00Z"/>
                    <w:rFonts w:ascii="Times New Roman" w:eastAsia="Times New Roman" w:hAnsi="Times New Roman" w:cs="Times New Roman"/>
                    <w:bCs w:val="0"/>
                    <w:color w:val="000000" w:themeColor="text1"/>
                    <w:sz w:val="18"/>
                    <w:szCs w:val="18"/>
                  </w:rPr>
                </w:rPrChange>
              </w:rPr>
              <w:pPrChange w:id="8304" w:author="Xuning Wei12232" w:date="2026-10-23T17:21:00Z">
                <w:pPr>
                  <w:jc w:val="center"/>
                </w:pPr>
              </w:pPrChange>
            </w:pPr>
            <w:ins w:id="8305" w:author="Xuning Wei12232" w:date="2026-10-23T19:19:00Z">
              <w:r>
                <w:rPr>
                  <w:rFonts w:ascii="Times New Roman" w:eastAsiaTheme="minorEastAsia" w:hAnsi="Times New Roman" w:cs="Times New Roman"/>
                  <w:b/>
                  <w:bCs w:val="0"/>
                  <w:sz w:val="18"/>
                  <w:szCs w:val="18"/>
                  <w:lang w:eastAsia="zh-CN"/>
                  <w:rPrChange w:id="8306" w:author="Xuning Wei12232" w:date="2026-10-24T11:11:00Z">
                    <w:rPr>
                      <w:rFonts w:ascii="Times New Roman" w:eastAsiaTheme="minorEastAsia" w:hAnsi="Times New Roman" w:cs="Times New Roman"/>
                      <w:b/>
                      <w:bCs w:val="0"/>
                      <w:color w:val="FF0000"/>
                      <w:sz w:val="18"/>
                      <w:szCs w:val="18"/>
                      <w:lang w:eastAsia="zh-CN"/>
                    </w:rPr>
                  </w:rPrChange>
                </w:rPr>
                <w:t>7.78</w:t>
              </w:r>
              <w:r>
                <w:rPr>
                  <w:rFonts w:ascii="Times New Roman" w:eastAsiaTheme="minorEastAsia" w:hAnsi="Times New Roman" w:cs="Times New Roman"/>
                  <w:bCs w:val="0"/>
                  <w:sz w:val="18"/>
                  <w:szCs w:val="18"/>
                  <w:lang w:eastAsia="zh-CN"/>
                  <w:rPrChange w:id="8307" w:author="Xuning Wei12232" w:date="2026-10-24T11:11:00Z">
                    <w:rPr>
                      <w:rFonts w:ascii="Times New Roman" w:eastAsiaTheme="minorEastAsia" w:hAnsi="Times New Roman" w:cs="Times New Roman"/>
                      <w:bCs w:val="0"/>
                      <w:color w:val="FF0000"/>
                      <w:sz w:val="18"/>
                      <w:szCs w:val="18"/>
                      <w:lang w:eastAsia="zh-CN"/>
                    </w:rPr>
                  </w:rPrChange>
                </w:rPr>
                <w:t xml:space="preserve"> – 8.52</w:t>
              </w:r>
            </w:ins>
          </w:p>
        </w:tc>
        <w:tc>
          <w:tcPr>
            <w:tcW w:w="11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32ACAD" w14:textId="77777777" w:rsidR="007617DE" w:rsidRDefault="00AE300B" w:rsidP="007617DE">
            <w:pPr>
              <w:jc w:val="both"/>
              <w:rPr>
                <w:ins w:id="8308" w:author="Xuning Wei12232" w:date="2026-10-16T08:21:00Z"/>
                <w:rFonts w:ascii="Times New Roman" w:eastAsia="Times New Roman" w:hAnsi="Times New Roman" w:cs="Times New Roman"/>
                <w:sz w:val="18"/>
                <w:szCs w:val="18"/>
              </w:rPr>
              <w:pPrChange w:id="8309" w:author="Xuning Wei12232" w:date="2026-10-23T17:21:00Z">
                <w:pPr>
                  <w:jc w:val="center"/>
                </w:pPr>
              </w:pPrChange>
            </w:pPr>
            <w:ins w:id="8310" w:author="Xuning Wei12232" w:date="2026-10-23T19:19:00Z">
              <w:r>
                <w:rPr>
                  <w:rFonts w:ascii="Times New Roman" w:eastAsia="等线" w:hAnsi="Times New Roman" w:cs="Times New Roman"/>
                  <w:bCs w:val="0"/>
                  <w:sz w:val="18"/>
                  <w:szCs w:val="18"/>
                  <w:rPrChange w:id="8311" w:author="Xuning Wei12232" w:date="2026-10-24T11:11:00Z">
                    <w:rPr>
                      <w:rFonts w:ascii="Times New Roman" w:eastAsia="等线" w:hAnsi="Times New Roman" w:cs="Times New Roman"/>
                      <w:bCs w:val="0"/>
                      <w:color w:val="FF0000"/>
                      <w:sz w:val="18"/>
                      <w:szCs w:val="18"/>
                    </w:rPr>
                  </w:rPrChange>
                </w:rPr>
                <w:t>Kg / kg</w:t>
              </w:r>
            </w:ins>
          </w:p>
        </w:tc>
      </w:tr>
    </w:tbl>
    <w:p w14:paraId="353D3F75" w14:textId="77777777" w:rsidR="007617DE" w:rsidRDefault="00AE300B">
      <w:pPr>
        <w:spacing w:beforeLines="50" w:before="120" w:afterLines="50" w:after="120" w:line="360" w:lineRule="auto"/>
        <w:jc w:val="center"/>
        <w:rPr>
          <w:del w:id="8312" w:author="Xuning Wei12232" w:date="2026-10-16T08:20:00Z"/>
          <w:rFonts w:ascii="Times New Roman" w:eastAsia="仿宋_GB2312" w:hAnsi="Times New Roman" w:cs="Times New Roman"/>
          <w:sz w:val="20"/>
          <w:szCs w:val="20"/>
          <w:lang w:eastAsia="zh-CN"/>
        </w:rPr>
      </w:pPr>
      <w:del w:id="8313" w:author="Xuning Wei12232" w:date="2026-10-16T08:19:00Z">
        <w:r>
          <w:rPr>
            <w:rFonts w:ascii="Times New Roman" w:eastAsia="仿宋_GB2312" w:hAnsi="Times New Roman" w:cs="Times New Roman"/>
            <w:b/>
            <w:sz w:val="20"/>
            <w:szCs w:val="20"/>
            <w:lang w:eastAsia="zh-CN"/>
          </w:rPr>
          <w:delText xml:space="preserve">  </w:delText>
        </w:r>
        <w:commentRangeStart w:id="8314"/>
        <w:commentRangeStart w:id="8315"/>
        <w:r>
          <w:rPr>
            <w:rFonts w:ascii="Times New Roman" w:eastAsia="仿宋_GB2312" w:hAnsi="Times New Roman" w:cs="Times New Roman"/>
            <w:b/>
            <w:sz w:val="20"/>
            <w:szCs w:val="20"/>
            <w:lang w:eastAsia="zh-CN"/>
          </w:rPr>
          <w:delText xml:space="preserve">Table 8. </w:delText>
        </w:r>
        <w:commentRangeStart w:id="8316"/>
        <w:r>
          <w:rPr>
            <w:rFonts w:ascii="Times New Roman" w:eastAsia="仿宋_GB2312" w:hAnsi="Times New Roman" w:cs="Times New Roman"/>
            <w:b/>
            <w:sz w:val="20"/>
            <w:szCs w:val="20"/>
            <w:lang w:eastAsia="zh-CN"/>
          </w:rPr>
          <w:delText>CPPs</w:delText>
        </w:r>
        <w:commentRangeEnd w:id="8316"/>
        <w:r>
          <w:rPr>
            <w:rStyle w:val="CommentReference"/>
            <w:rFonts w:ascii="Times New Roman" w:eastAsia="仿宋_GB2312" w:hAnsi="Times New Roman" w:cs="Times New Roman"/>
            <w:b/>
            <w:sz w:val="20"/>
            <w:szCs w:val="20"/>
            <w:lang w:eastAsia="zh-CN"/>
          </w:rPr>
          <w:commentReference w:id="8316"/>
        </w:r>
        <w:r>
          <w:rPr>
            <w:rFonts w:ascii="Times New Roman" w:eastAsia="仿宋_GB2312" w:hAnsi="Times New Roman" w:cs="Times New Roman"/>
            <w:b/>
            <w:sz w:val="20"/>
            <w:szCs w:val="20"/>
            <w:lang w:eastAsia="zh-CN"/>
          </w:rPr>
          <w:delText xml:space="preserve"> in the process </w:delText>
        </w:r>
      </w:del>
      <w:bookmarkStart w:id="8317" w:name="_Toc243211453"/>
      <w:bookmarkStart w:id="8318" w:name="_Toc243211829"/>
      <w:bookmarkStart w:id="8319" w:name="_Toc243596305"/>
      <w:bookmarkEnd w:id="8317"/>
      <w:bookmarkEnd w:id="8318"/>
      <w:bookmarkEnd w:id="8319"/>
    </w:p>
    <w:tbl>
      <w:tblPr>
        <w:tblStyle w:val="afe"/>
        <w:tblW w:w="9032" w:type="dxa"/>
        <w:tblLook w:val="04A0" w:firstRow="1" w:lastRow="0" w:firstColumn="1" w:lastColumn="0" w:noHBand="0" w:noVBand="1"/>
      </w:tblPr>
      <w:tblGrid>
        <w:gridCol w:w="1752"/>
        <w:gridCol w:w="1362"/>
        <w:gridCol w:w="2031"/>
        <w:gridCol w:w="2194"/>
        <w:gridCol w:w="1693"/>
      </w:tblGrid>
      <w:tr w:rsidR="007617DE" w14:paraId="1BE3814D" w14:textId="77777777">
        <w:trPr>
          <w:trHeight w:val="34"/>
          <w:del w:id="8320" w:author="Xuning Wei12232" w:date="2026-10-16T08:20:00Z"/>
        </w:trPr>
        <w:tc>
          <w:tcPr>
            <w:tcW w:w="1752" w:type="dxa"/>
            <w:vAlign w:val="center"/>
          </w:tcPr>
          <w:p w14:paraId="7A049845" w14:textId="77777777" w:rsidR="007617DE" w:rsidRDefault="00AE300B">
            <w:pPr>
              <w:spacing w:line="360" w:lineRule="auto"/>
              <w:contextualSpacing/>
              <w:jc w:val="center"/>
              <w:rPr>
                <w:del w:id="8321" w:author="Xuning Wei12232" w:date="2026-10-16T08:20:00Z"/>
                <w:rFonts w:ascii="Times New Roman" w:eastAsia="仿宋_GB2312" w:hAnsi="Times New Roman" w:cs="Times New Roman"/>
                <w:b/>
                <w:sz w:val="18"/>
                <w:szCs w:val="18"/>
                <w:lang w:eastAsia="zh-CN"/>
              </w:rPr>
            </w:pPr>
            <w:del w:id="8322" w:author="Xuning Wei12232" w:date="2026-10-16T08:20:00Z">
              <w:r>
                <w:rPr>
                  <w:rFonts w:ascii="Times New Roman" w:eastAsia="仿宋_GB2312" w:hAnsi="Times New Roman" w:cs="Times New Roman"/>
                  <w:b/>
                  <w:sz w:val="18"/>
                  <w:szCs w:val="18"/>
                  <w:lang w:eastAsia="zh-CN"/>
                </w:rPr>
                <w:delText>No.</w:delText>
              </w:r>
              <w:bookmarkStart w:id="8323" w:name="_Toc243211454"/>
              <w:bookmarkStart w:id="8324" w:name="_Toc243211830"/>
              <w:bookmarkStart w:id="8325" w:name="_Toc243596306"/>
              <w:bookmarkEnd w:id="8323"/>
              <w:bookmarkEnd w:id="8324"/>
              <w:bookmarkEnd w:id="8325"/>
            </w:del>
          </w:p>
        </w:tc>
        <w:tc>
          <w:tcPr>
            <w:tcW w:w="1362" w:type="dxa"/>
            <w:vAlign w:val="center"/>
          </w:tcPr>
          <w:p w14:paraId="1D5298C9" w14:textId="77777777" w:rsidR="007617DE" w:rsidRDefault="00AE300B">
            <w:pPr>
              <w:spacing w:line="360" w:lineRule="auto"/>
              <w:contextualSpacing/>
              <w:jc w:val="center"/>
              <w:rPr>
                <w:del w:id="8326" w:author="Xuning Wei12232" w:date="2026-10-16T08:20:00Z"/>
                <w:rFonts w:ascii="Times New Roman" w:eastAsia="仿宋_GB2312" w:hAnsi="Times New Roman" w:cs="Times New Roman"/>
                <w:b/>
                <w:sz w:val="18"/>
                <w:szCs w:val="18"/>
                <w:lang w:eastAsia="zh-CN"/>
              </w:rPr>
            </w:pPr>
            <w:del w:id="8327" w:author="Xuning Wei12232" w:date="2026-10-16T08:20:00Z">
              <w:r>
                <w:rPr>
                  <w:rFonts w:ascii="Times New Roman" w:eastAsia="仿宋_GB2312" w:hAnsi="Times New Roman" w:cs="Times New Roman"/>
                  <w:b/>
                  <w:sz w:val="18"/>
                  <w:szCs w:val="18"/>
                  <w:lang w:eastAsia="zh-CN"/>
                </w:rPr>
                <w:delText>CPPs</w:delText>
              </w:r>
              <w:bookmarkStart w:id="8328" w:name="_Toc243596307"/>
              <w:bookmarkStart w:id="8329" w:name="_Toc243211831"/>
              <w:bookmarkStart w:id="8330" w:name="_Toc243211455"/>
              <w:bookmarkEnd w:id="8328"/>
              <w:bookmarkEnd w:id="8329"/>
              <w:bookmarkEnd w:id="8330"/>
            </w:del>
          </w:p>
        </w:tc>
        <w:tc>
          <w:tcPr>
            <w:tcW w:w="2031" w:type="dxa"/>
            <w:vAlign w:val="center"/>
          </w:tcPr>
          <w:p w14:paraId="04BC2B78" w14:textId="77777777" w:rsidR="007617DE" w:rsidRDefault="00AE300B">
            <w:pPr>
              <w:spacing w:line="360" w:lineRule="auto"/>
              <w:contextualSpacing/>
              <w:jc w:val="center"/>
              <w:rPr>
                <w:del w:id="8331" w:author="Xuning Wei12232" w:date="2026-10-16T08:20:00Z"/>
                <w:rFonts w:ascii="Times New Roman" w:eastAsia="仿宋_GB2312" w:hAnsi="Times New Roman" w:cs="Times New Roman"/>
                <w:b/>
                <w:sz w:val="18"/>
                <w:szCs w:val="18"/>
                <w:lang w:eastAsia="zh-CN"/>
              </w:rPr>
            </w:pPr>
            <w:del w:id="8332" w:author="Xuning Wei12232" w:date="2026-10-16T08:20:00Z">
              <w:r>
                <w:rPr>
                  <w:rFonts w:ascii="Times New Roman" w:eastAsia="仿宋_GB2312" w:hAnsi="Times New Roman" w:cs="Times New Roman"/>
                  <w:b/>
                  <w:sz w:val="18"/>
                  <w:szCs w:val="18"/>
                  <w:lang w:eastAsia="zh-CN"/>
                </w:rPr>
                <w:delText>Operation Target</w:delText>
              </w:r>
              <w:bookmarkStart w:id="8333" w:name="_Toc243211456"/>
              <w:bookmarkStart w:id="8334" w:name="_Toc243211832"/>
              <w:bookmarkStart w:id="8335" w:name="_Toc243596308"/>
              <w:bookmarkEnd w:id="8333"/>
              <w:bookmarkEnd w:id="8334"/>
              <w:bookmarkEnd w:id="8335"/>
            </w:del>
          </w:p>
        </w:tc>
        <w:tc>
          <w:tcPr>
            <w:tcW w:w="2194" w:type="dxa"/>
            <w:vAlign w:val="center"/>
          </w:tcPr>
          <w:p w14:paraId="41DC42E8" w14:textId="77777777" w:rsidR="007617DE" w:rsidRDefault="00AE300B">
            <w:pPr>
              <w:spacing w:line="360" w:lineRule="auto"/>
              <w:contextualSpacing/>
              <w:jc w:val="center"/>
              <w:rPr>
                <w:del w:id="8336" w:author="Xuning Wei12232" w:date="2026-10-16T08:20:00Z"/>
                <w:rFonts w:ascii="Times New Roman" w:eastAsia="仿宋_GB2312" w:hAnsi="Times New Roman" w:cs="Times New Roman"/>
                <w:b/>
                <w:sz w:val="18"/>
                <w:szCs w:val="18"/>
                <w:lang w:eastAsia="zh-CN"/>
              </w:rPr>
            </w:pPr>
            <w:del w:id="8337" w:author="Xuning Wei12232" w:date="2026-10-16T08:20:00Z">
              <w:r>
                <w:rPr>
                  <w:rFonts w:ascii="Times New Roman" w:eastAsia="仿宋_GB2312" w:hAnsi="Times New Roman" w:cs="Times New Roman"/>
                  <w:b/>
                  <w:sz w:val="18"/>
                  <w:szCs w:val="18"/>
                  <w:lang w:eastAsia="zh-CN"/>
                </w:rPr>
                <w:delText>Normal Operation Range</w:delText>
              </w:r>
              <w:bookmarkStart w:id="8338" w:name="_Toc243211457"/>
              <w:bookmarkStart w:id="8339" w:name="_Toc243596309"/>
              <w:bookmarkStart w:id="8340" w:name="_Toc243211833"/>
              <w:bookmarkEnd w:id="8338"/>
              <w:bookmarkEnd w:id="8339"/>
              <w:bookmarkEnd w:id="8340"/>
            </w:del>
          </w:p>
        </w:tc>
        <w:tc>
          <w:tcPr>
            <w:tcW w:w="1693" w:type="dxa"/>
            <w:vAlign w:val="center"/>
          </w:tcPr>
          <w:p w14:paraId="39FF8D7B" w14:textId="77777777" w:rsidR="007617DE" w:rsidRDefault="00AE300B">
            <w:pPr>
              <w:spacing w:line="360" w:lineRule="auto"/>
              <w:contextualSpacing/>
              <w:jc w:val="center"/>
              <w:rPr>
                <w:del w:id="8341" w:author="Xuning Wei12232" w:date="2026-10-16T08:20:00Z"/>
                <w:rFonts w:ascii="Times New Roman" w:eastAsia="仿宋_GB2312" w:hAnsi="Times New Roman" w:cs="Times New Roman"/>
                <w:b/>
                <w:sz w:val="18"/>
                <w:szCs w:val="18"/>
                <w:lang w:eastAsia="zh-CN"/>
              </w:rPr>
            </w:pPr>
            <w:del w:id="8342" w:author="Xuning Wei12232" w:date="2026-10-16T08:20:00Z">
              <w:r>
                <w:rPr>
                  <w:rFonts w:ascii="Times New Roman" w:eastAsia="仿宋_GB2312" w:hAnsi="Times New Roman" w:cs="Times New Roman"/>
                  <w:b/>
                  <w:sz w:val="18"/>
                  <w:szCs w:val="18"/>
                  <w:lang w:eastAsia="zh-CN"/>
                </w:rPr>
                <w:delText>Proven Acceptable Range</w:delText>
              </w:r>
              <w:bookmarkStart w:id="8343" w:name="_Toc243211458"/>
              <w:bookmarkStart w:id="8344" w:name="_Toc243211834"/>
              <w:bookmarkStart w:id="8345" w:name="_Toc243596310"/>
              <w:bookmarkEnd w:id="8343"/>
              <w:bookmarkEnd w:id="8344"/>
              <w:bookmarkEnd w:id="8345"/>
            </w:del>
          </w:p>
        </w:tc>
        <w:bookmarkStart w:id="8346" w:name="_Toc243211835"/>
        <w:bookmarkStart w:id="8347" w:name="_Toc243211459"/>
        <w:bookmarkStart w:id="8348" w:name="_Toc243596311"/>
        <w:bookmarkEnd w:id="8346"/>
        <w:bookmarkEnd w:id="8347"/>
        <w:bookmarkEnd w:id="8348"/>
      </w:tr>
      <w:tr w:rsidR="007617DE" w14:paraId="283BEF6A" w14:textId="77777777">
        <w:trPr>
          <w:trHeight w:val="34"/>
          <w:del w:id="8349" w:author="Xuning Wei12232" w:date="2026-10-16T08:20:00Z"/>
        </w:trPr>
        <w:tc>
          <w:tcPr>
            <w:tcW w:w="9032" w:type="dxa"/>
            <w:gridSpan w:val="5"/>
            <w:vAlign w:val="center"/>
          </w:tcPr>
          <w:p w14:paraId="01E423BE" w14:textId="77777777" w:rsidR="007617DE" w:rsidRDefault="00AE300B">
            <w:pPr>
              <w:rPr>
                <w:del w:id="8350" w:author="Xuning Wei12232" w:date="2026-10-16T08:20:00Z"/>
                <w:rFonts w:ascii="Times New Roman" w:eastAsia="仿宋_GB2312" w:hAnsi="Times New Roman" w:cs="Times New Roman"/>
                <w:sz w:val="18"/>
                <w:szCs w:val="18"/>
                <w:lang w:eastAsia="zh-CN"/>
              </w:rPr>
            </w:pPr>
            <w:del w:id="8351" w:author="Xuning Wei12232" w:date="2026-10-16T08:20:00Z">
              <w:r>
                <w:rPr>
                  <w:rFonts w:ascii="Times New Roman" w:eastAsia="仿宋_GB2312" w:hAnsi="Times New Roman" w:cs="Times New Roman"/>
                  <w:sz w:val="18"/>
                  <w:szCs w:val="18"/>
                  <w:lang w:eastAsia="zh-CN"/>
                </w:rPr>
                <w:delText>Step 1</w:delText>
              </w:r>
              <w:bookmarkStart w:id="8352" w:name="_Toc243211460"/>
              <w:bookmarkStart w:id="8353" w:name="_Toc243211836"/>
              <w:bookmarkStart w:id="8354" w:name="_Toc243596312"/>
              <w:bookmarkEnd w:id="8352"/>
              <w:bookmarkEnd w:id="8353"/>
              <w:bookmarkEnd w:id="8354"/>
            </w:del>
          </w:p>
        </w:tc>
        <w:bookmarkStart w:id="8355" w:name="_Toc243211837"/>
        <w:bookmarkStart w:id="8356" w:name="_Toc243211461"/>
        <w:bookmarkStart w:id="8357" w:name="_Toc243596313"/>
        <w:bookmarkEnd w:id="8355"/>
        <w:bookmarkEnd w:id="8356"/>
        <w:bookmarkEnd w:id="8357"/>
      </w:tr>
      <w:tr w:rsidR="007617DE" w14:paraId="58CCBE75" w14:textId="77777777">
        <w:trPr>
          <w:trHeight w:val="34"/>
          <w:del w:id="8358" w:author="Xuning Wei12232" w:date="2026-10-16T08:20:00Z"/>
        </w:trPr>
        <w:tc>
          <w:tcPr>
            <w:tcW w:w="1752" w:type="dxa"/>
            <w:vAlign w:val="center"/>
          </w:tcPr>
          <w:p w14:paraId="1E5C829D" w14:textId="77777777" w:rsidR="007617DE" w:rsidRDefault="00AE300B">
            <w:pPr>
              <w:spacing w:line="360" w:lineRule="auto"/>
              <w:contextualSpacing/>
              <w:jc w:val="both"/>
              <w:rPr>
                <w:del w:id="8359" w:author="Xuning Wei12232" w:date="2026-10-16T08:20:00Z"/>
                <w:rFonts w:ascii="Times New Roman" w:eastAsia="仿宋_GB2312" w:hAnsi="Times New Roman" w:cs="Times New Roman"/>
                <w:sz w:val="18"/>
                <w:szCs w:val="18"/>
                <w:lang w:eastAsia="zh-CN"/>
              </w:rPr>
            </w:pPr>
            <w:del w:id="8360" w:author="Xuning Wei12232" w:date="2026-10-16T08:20:00Z">
              <w:r>
                <w:rPr>
                  <w:rFonts w:ascii="Times New Roman" w:eastAsia="仿宋_GB2312" w:hAnsi="Times New Roman" w:cs="Times New Roman"/>
                  <w:sz w:val="18"/>
                  <w:szCs w:val="18"/>
                  <w:lang w:eastAsia="zh-CN"/>
                </w:rPr>
                <w:delText>TBD</w:delText>
              </w:r>
              <w:bookmarkStart w:id="8361" w:name="_Toc243211462"/>
              <w:bookmarkStart w:id="8362" w:name="_Toc243211838"/>
              <w:bookmarkStart w:id="8363" w:name="_Toc243596314"/>
              <w:bookmarkEnd w:id="8361"/>
              <w:bookmarkEnd w:id="8362"/>
              <w:bookmarkEnd w:id="8363"/>
            </w:del>
          </w:p>
        </w:tc>
        <w:tc>
          <w:tcPr>
            <w:tcW w:w="1362" w:type="dxa"/>
            <w:vAlign w:val="center"/>
          </w:tcPr>
          <w:p w14:paraId="5E0B87FE" w14:textId="77777777" w:rsidR="007617DE" w:rsidRDefault="00AE300B">
            <w:pPr>
              <w:spacing w:line="360" w:lineRule="auto"/>
              <w:contextualSpacing/>
              <w:jc w:val="both"/>
              <w:rPr>
                <w:del w:id="8364" w:author="Xuning Wei12232" w:date="2026-10-16T08:20:00Z"/>
                <w:rFonts w:ascii="Times New Roman" w:eastAsia="仿宋_GB2312" w:hAnsi="Times New Roman" w:cs="Times New Roman"/>
                <w:sz w:val="18"/>
                <w:szCs w:val="18"/>
                <w:lang w:eastAsia="zh-CN"/>
              </w:rPr>
            </w:pPr>
            <w:del w:id="8365" w:author="Xuning Wei12232" w:date="2026-10-16T08:20:00Z">
              <w:r>
                <w:rPr>
                  <w:rFonts w:ascii="Times New Roman" w:eastAsia="仿宋_GB2312" w:hAnsi="Times New Roman" w:cs="Times New Roman"/>
                  <w:sz w:val="18"/>
                  <w:szCs w:val="18"/>
                  <w:lang w:eastAsia="zh-CN"/>
                </w:rPr>
                <w:delText>TBD</w:delText>
              </w:r>
              <w:bookmarkStart w:id="8366" w:name="_Toc243211839"/>
              <w:bookmarkStart w:id="8367" w:name="_Toc243211463"/>
              <w:bookmarkStart w:id="8368" w:name="_Toc243596315"/>
              <w:bookmarkEnd w:id="8366"/>
              <w:bookmarkEnd w:id="8367"/>
              <w:bookmarkEnd w:id="8368"/>
            </w:del>
          </w:p>
        </w:tc>
        <w:tc>
          <w:tcPr>
            <w:tcW w:w="2031" w:type="dxa"/>
            <w:vAlign w:val="center"/>
          </w:tcPr>
          <w:p w14:paraId="7B6CF5A2" w14:textId="77777777" w:rsidR="007617DE" w:rsidRDefault="00AE300B">
            <w:pPr>
              <w:spacing w:line="360" w:lineRule="auto"/>
              <w:contextualSpacing/>
              <w:jc w:val="both"/>
              <w:rPr>
                <w:del w:id="8369" w:author="Xuning Wei12232" w:date="2026-10-16T08:20:00Z"/>
                <w:rFonts w:ascii="Times New Roman" w:eastAsia="仿宋_GB2312" w:hAnsi="Times New Roman" w:cs="Times New Roman"/>
                <w:sz w:val="18"/>
                <w:szCs w:val="18"/>
                <w:lang w:eastAsia="zh-CN"/>
              </w:rPr>
            </w:pPr>
            <w:del w:id="8370" w:author="Xuning Wei12232" w:date="2026-10-16T08:20:00Z">
              <w:r>
                <w:rPr>
                  <w:rFonts w:ascii="Times New Roman" w:eastAsia="仿宋_GB2312" w:hAnsi="Times New Roman" w:cs="Times New Roman"/>
                  <w:sz w:val="18"/>
                  <w:szCs w:val="18"/>
                  <w:lang w:eastAsia="zh-CN"/>
                </w:rPr>
                <w:delText>TBD</w:delText>
              </w:r>
              <w:bookmarkStart w:id="8371" w:name="_Toc243211464"/>
              <w:bookmarkStart w:id="8372" w:name="_Toc243596316"/>
              <w:bookmarkStart w:id="8373" w:name="_Toc243211840"/>
              <w:bookmarkEnd w:id="8371"/>
              <w:bookmarkEnd w:id="8372"/>
              <w:bookmarkEnd w:id="8373"/>
            </w:del>
          </w:p>
        </w:tc>
        <w:tc>
          <w:tcPr>
            <w:tcW w:w="2194" w:type="dxa"/>
            <w:vAlign w:val="center"/>
          </w:tcPr>
          <w:p w14:paraId="1E184A4E" w14:textId="77777777" w:rsidR="007617DE" w:rsidRDefault="00AE300B">
            <w:pPr>
              <w:spacing w:line="360" w:lineRule="auto"/>
              <w:contextualSpacing/>
              <w:jc w:val="both"/>
              <w:rPr>
                <w:del w:id="8374" w:author="Xuning Wei12232" w:date="2026-10-16T08:20:00Z"/>
                <w:rFonts w:ascii="Times New Roman" w:eastAsia="仿宋_GB2312" w:hAnsi="Times New Roman" w:cs="Times New Roman"/>
                <w:sz w:val="18"/>
                <w:szCs w:val="18"/>
                <w:lang w:eastAsia="zh-CN"/>
              </w:rPr>
            </w:pPr>
            <w:del w:id="8375" w:author="Xuning Wei12232" w:date="2026-10-16T08:20:00Z">
              <w:r>
                <w:rPr>
                  <w:rFonts w:ascii="Times New Roman" w:eastAsia="仿宋_GB2312" w:hAnsi="Times New Roman" w:cs="Times New Roman"/>
                  <w:sz w:val="18"/>
                  <w:szCs w:val="18"/>
                  <w:lang w:eastAsia="zh-CN"/>
                </w:rPr>
                <w:delText>TBD</w:delText>
              </w:r>
              <w:bookmarkStart w:id="8376" w:name="_Toc243211841"/>
              <w:bookmarkStart w:id="8377" w:name="_Toc243211465"/>
              <w:bookmarkStart w:id="8378" w:name="_Toc243596317"/>
              <w:bookmarkEnd w:id="8376"/>
              <w:bookmarkEnd w:id="8377"/>
              <w:bookmarkEnd w:id="8378"/>
            </w:del>
          </w:p>
        </w:tc>
        <w:tc>
          <w:tcPr>
            <w:tcW w:w="1693" w:type="dxa"/>
            <w:vAlign w:val="center"/>
          </w:tcPr>
          <w:p w14:paraId="24E74EF4" w14:textId="77777777" w:rsidR="007617DE" w:rsidRDefault="00AE300B">
            <w:pPr>
              <w:spacing w:line="360" w:lineRule="auto"/>
              <w:contextualSpacing/>
              <w:jc w:val="both"/>
              <w:rPr>
                <w:del w:id="8379" w:author="Xuning Wei12232" w:date="2026-10-16T08:20:00Z"/>
                <w:rFonts w:ascii="Times New Roman" w:eastAsia="仿宋_GB2312" w:hAnsi="Times New Roman" w:cs="Times New Roman"/>
                <w:sz w:val="18"/>
                <w:szCs w:val="18"/>
                <w:lang w:eastAsia="zh-CN"/>
              </w:rPr>
            </w:pPr>
            <w:del w:id="8380" w:author="Xuning Wei12232" w:date="2026-10-16T08:20:00Z">
              <w:r>
                <w:rPr>
                  <w:rFonts w:ascii="Times New Roman" w:eastAsia="仿宋_GB2312" w:hAnsi="Times New Roman" w:cs="Times New Roman"/>
                  <w:sz w:val="18"/>
                  <w:szCs w:val="18"/>
                  <w:lang w:eastAsia="zh-CN"/>
                </w:rPr>
                <w:delText>TBD</w:delText>
              </w:r>
              <w:bookmarkStart w:id="8381" w:name="_Toc243211466"/>
              <w:bookmarkStart w:id="8382" w:name="_Toc243211842"/>
              <w:bookmarkStart w:id="8383" w:name="_Toc243596318"/>
              <w:bookmarkEnd w:id="8381"/>
              <w:bookmarkEnd w:id="8382"/>
              <w:bookmarkEnd w:id="8383"/>
            </w:del>
          </w:p>
        </w:tc>
        <w:bookmarkStart w:id="8384" w:name="_Toc243596319"/>
        <w:bookmarkStart w:id="8385" w:name="_Toc243211467"/>
        <w:bookmarkStart w:id="8386" w:name="_Toc243211843"/>
        <w:bookmarkEnd w:id="8384"/>
        <w:bookmarkEnd w:id="8385"/>
        <w:bookmarkEnd w:id="8386"/>
      </w:tr>
    </w:tbl>
    <w:commentRangeEnd w:id="8314"/>
    <w:p w14:paraId="41B363D9" w14:textId="77777777" w:rsidR="007617DE" w:rsidRPr="007617DE" w:rsidRDefault="00AE300B" w:rsidP="007617DE">
      <w:pPr>
        <w:pStyle w:val="1"/>
        <w:numPr>
          <w:ilvl w:val="0"/>
          <w:numId w:val="1"/>
        </w:numPr>
        <w:spacing w:beforeLines="100" w:afterLines="100" w:after="240"/>
        <w:ind w:left="420" w:hanging="420"/>
        <w:rPr>
          <w:ins w:id="8387" w:author="Xuning Wei12232" w:date="2026-10-16T08:33:00Z"/>
          <w:rFonts w:ascii="Times New Roman" w:eastAsia="仿宋_GB2312" w:hAnsi="Times New Roman" w:cs="Times New Roman"/>
          <w:sz w:val="21"/>
          <w:szCs w:val="21"/>
          <w:rPrChange w:id="8388" w:author="Xuning Wei12232" w:date="2026-10-24T11:11:00Z">
            <w:rPr>
              <w:ins w:id="8389" w:author="Xuning Wei12232" w:date="2026-10-16T08:33:00Z"/>
            </w:rPr>
          </w:rPrChange>
        </w:rPr>
        <w:pPrChange w:id="8390" w:author="Xuning Wei12232" w:date="2026-10-16T08:33:00Z">
          <w:pPr>
            <w:pStyle w:val="aff7"/>
            <w:numPr>
              <w:numId w:val="11"/>
            </w:numPr>
            <w:spacing w:beforeLines="50" w:before="120" w:afterLines="50" w:after="120"/>
            <w:ind w:left="420" w:hanging="420"/>
          </w:pPr>
        </w:pPrChange>
      </w:pPr>
      <w:del w:id="8391" w:author="Xuning Wei12232" w:date="2026-10-16T08:20:00Z">
        <w:r>
          <w:rPr>
            <w:rStyle w:val="CommentReference"/>
            <w:rFonts w:ascii="Times New Roman" w:eastAsia="仿宋_GB2312" w:hAnsi="Times New Roman" w:cs="Times New Roman"/>
            <w:sz w:val="20"/>
            <w:szCs w:val="20"/>
          </w:rPr>
          <w:commentReference w:id="8314"/>
        </w:r>
        <w:bookmarkStart w:id="8392" w:name="_Toc241827183"/>
        <w:commentRangeEnd w:id="8315"/>
        <w:r>
          <w:rPr>
            <w:rStyle w:val="CommentReference"/>
          </w:rPr>
          <w:commentReference w:id="8315"/>
        </w:r>
      </w:del>
      <w:ins w:id="8393" w:author="Xuning Wei12232" w:date="2026-10-16T08:33:00Z">
        <w:r>
          <w:rPr>
            <w:rFonts w:ascii="Times New Roman" w:eastAsia="仿宋_GB2312" w:hAnsi="Times New Roman" w:cs="Times New Roman"/>
            <w:sz w:val="21"/>
            <w:szCs w:val="21"/>
          </w:rPr>
          <w:t xml:space="preserve"> </w:t>
        </w:r>
        <w:bookmarkStart w:id="8394" w:name="_Toc243596320"/>
        <w:r>
          <w:rPr>
            <w:rFonts w:ascii="Times New Roman" w:eastAsia="仿宋_GB2312" w:hAnsi="Times New Roman" w:cs="Times New Roman"/>
            <w:sz w:val="21"/>
            <w:szCs w:val="21"/>
          </w:rPr>
          <w:t>Materials and Specifications</w:t>
        </w:r>
        <w:bookmarkEnd w:id="8392"/>
        <w:bookmarkEnd w:id="8394"/>
      </w:ins>
    </w:p>
    <w:p w14:paraId="22D83928" w14:textId="77777777" w:rsidR="007617DE" w:rsidRDefault="007617DE">
      <w:pPr>
        <w:spacing w:beforeLines="50" w:before="120" w:afterLines="50" w:after="120" w:line="360" w:lineRule="auto"/>
        <w:contextualSpacing/>
        <w:jc w:val="both"/>
        <w:rPr>
          <w:del w:id="8395" w:author="Xuning Wei12232" w:date="2026-10-16T08:20:00Z"/>
          <w:rFonts w:ascii="Times New Roman" w:eastAsia="仿宋_GB2312" w:hAnsi="Times New Roman" w:cs="Times New Roman"/>
          <w:sz w:val="20"/>
          <w:szCs w:val="20"/>
        </w:rPr>
      </w:pPr>
    </w:p>
    <w:p w14:paraId="5C156C67" w14:textId="77777777" w:rsidR="007617DE" w:rsidRDefault="00AE300B">
      <w:pPr>
        <w:pStyle w:val="aff7"/>
        <w:numPr>
          <w:ilvl w:val="0"/>
          <w:numId w:val="11"/>
        </w:numPr>
        <w:spacing w:beforeLines="50" w:before="120" w:afterLines="50" w:after="120"/>
        <w:rPr>
          <w:rFonts w:ascii="Times New Roman" w:eastAsia="仿宋_GB2312" w:hAnsi="Times New Roman" w:cs="Times New Roman"/>
          <w:b/>
          <w:sz w:val="21"/>
          <w:szCs w:val="21"/>
        </w:rPr>
      </w:pPr>
      <w:bookmarkStart w:id="8396" w:name="_Toc247361628"/>
      <w:bookmarkStart w:id="8397" w:name="_Toc435535592"/>
      <w:bookmarkStart w:id="8398" w:name="_Toc447795250"/>
      <w:r>
        <w:rPr>
          <w:rFonts w:ascii="Times New Roman" w:eastAsia="仿宋_GB2312" w:hAnsi="Times New Roman" w:cs="Times New Roman"/>
          <w:b/>
          <w:sz w:val="21"/>
          <w:szCs w:val="21"/>
        </w:rPr>
        <w:t>Origin of Materials</w:t>
      </w:r>
    </w:p>
    <w:p w14:paraId="3CEC8016" w14:textId="77777777" w:rsidR="007617DE" w:rsidRDefault="00AE300B">
      <w:pPr>
        <w:spacing w:beforeLines="50" w:before="120" w:afterLines="50" w:after="120" w:line="360" w:lineRule="auto"/>
        <w:contextualSpacing/>
        <w:jc w:val="both"/>
        <w:rPr>
          <w:rFonts w:ascii="Times New Roman" w:eastAsia="仿宋_GB2312" w:hAnsi="Times New Roman" w:cs="Times New Roman"/>
          <w:b/>
          <w:sz w:val="20"/>
          <w:szCs w:val="20"/>
          <w:lang w:eastAsia="zh-CN"/>
        </w:rPr>
      </w:pPr>
      <w:r>
        <w:rPr>
          <w:rFonts w:ascii="Times New Roman" w:eastAsia="仿宋_GB2312" w:hAnsi="Times New Roman" w:cs="Times New Roman"/>
          <w:sz w:val="20"/>
          <w:szCs w:val="20"/>
        </w:rPr>
        <w:t>No starting materials, raw materials, reagents or solvents used in the manufacture of</w:t>
      </w:r>
      <w:r>
        <w:rPr>
          <w:rFonts w:ascii="Times New Roman" w:eastAsia="仿宋_GB2312" w:hAnsi="Times New Roman" w:cs="Times New Roman"/>
          <w:sz w:val="20"/>
          <w:szCs w:val="20"/>
          <w:lang w:eastAsia="zh-CN"/>
        </w:rPr>
        <w:t xml:space="preserve"> </w:t>
      </w:r>
      <w:del w:id="8399" w:author="Xuning Wei12232" w:date="2026-10-16T08:34:00Z">
        <w:r>
          <w:rPr>
            <w:rFonts w:ascii="Times New Roman" w:eastAsia="仿宋_GB2312" w:hAnsi="Times New Roman" w:cs="Times New Roman"/>
            <w:sz w:val="20"/>
            <w:szCs w:val="20"/>
            <w:lang w:eastAsia="zh-CN"/>
          </w:rPr>
          <w:delText>starting materials</w:delText>
        </w:r>
      </w:del>
      <w:ins w:id="8400" w:author="Xuning Wei12232" w:date="2026-10-16T08:34:00Z">
        <w:r>
          <w:rPr>
            <w:rFonts w:ascii="Times New Roman" w:eastAsia="仿宋_GB2312" w:hAnsi="Times New Roman" w:cs="Times New Roman"/>
            <w:sz w:val="20"/>
            <w:szCs w:val="20"/>
            <w:lang w:eastAsia="zh-CN"/>
          </w:rPr>
          <w:t>ASYM-141366</w:t>
        </w:r>
      </w:ins>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sz w:val="20"/>
          <w:szCs w:val="20"/>
        </w:rPr>
        <w:t xml:space="preserve">as well as </w:t>
      </w:r>
      <w:r>
        <w:rPr>
          <w:rFonts w:ascii="Times New Roman" w:eastAsia="仿宋_GB2312" w:hAnsi="Times New Roman" w:cs="Times New Roman"/>
          <w:sz w:val="20"/>
          <w:szCs w:val="20"/>
          <w:lang w:eastAsia="zh-CN"/>
        </w:rPr>
        <w:t xml:space="preserve">any of </w:t>
      </w:r>
      <w:r>
        <w:rPr>
          <w:rFonts w:ascii="Times New Roman" w:eastAsia="仿宋_GB2312" w:hAnsi="Times New Roman" w:cs="Times New Roman"/>
          <w:sz w:val="20"/>
          <w:szCs w:val="20"/>
        </w:rPr>
        <w:t xml:space="preserve">the </w:t>
      </w:r>
      <w:r>
        <w:rPr>
          <w:rFonts w:ascii="Times New Roman" w:eastAsia="仿宋_GB2312" w:hAnsi="Times New Roman" w:cs="Times New Roman"/>
          <w:sz w:val="20"/>
          <w:szCs w:val="20"/>
          <w:lang w:eastAsia="zh-CN"/>
        </w:rPr>
        <w:t>i</w:t>
      </w:r>
      <w:r>
        <w:rPr>
          <w:rFonts w:ascii="Times New Roman" w:eastAsia="仿宋_GB2312" w:hAnsi="Times New Roman" w:cs="Times New Roman"/>
          <w:sz w:val="20"/>
          <w:szCs w:val="20"/>
        </w:rPr>
        <w:t xml:space="preserve">ntermediates are derived from human or </w:t>
      </w:r>
      <w:commentRangeStart w:id="8401"/>
      <w:commentRangeStart w:id="8402"/>
      <w:r>
        <w:rPr>
          <w:rFonts w:ascii="Times New Roman" w:eastAsia="仿宋_GB2312" w:hAnsi="Times New Roman" w:cs="Times New Roman"/>
          <w:sz w:val="20"/>
          <w:szCs w:val="20"/>
        </w:rPr>
        <w:t xml:space="preserve">animal </w:t>
      </w:r>
      <w:commentRangeEnd w:id="8401"/>
      <w:r>
        <w:rPr>
          <w:rStyle w:val="CommentReference"/>
          <w:rFonts w:ascii="Times New Roman" w:eastAsia="仿宋_GB2312" w:hAnsi="Times New Roman" w:cs="Times New Roman"/>
          <w:sz w:val="20"/>
          <w:szCs w:val="20"/>
        </w:rPr>
        <w:commentReference w:id="8401"/>
      </w:r>
      <w:commentRangeEnd w:id="8402"/>
      <w:r>
        <w:rPr>
          <w:rStyle w:val="CommentReference"/>
        </w:rPr>
        <w:commentReference w:id="8402"/>
      </w:r>
      <w:r>
        <w:rPr>
          <w:rFonts w:ascii="Times New Roman" w:eastAsia="仿宋_GB2312" w:hAnsi="Times New Roman" w:cs="Times New Roman"/>
          <w:sz w:val="20"/>
          <w:szCs w:val="20"/>
        </w:rPr>
        <w:t xml:space="preserve">sources. </w:t>
      </w:r>
      <w:proofErr w:type="spellStart"/>
      <w:r>
        <w:rPr>
          <w:rFonts w:ascii="Times New Roman" w:eastAsia="仿宋_GB2312" w:hAnsi="Times New Roman" w:cs="Times New Roman"/>
          <w:sz w:val="20"/>
          <w:szCs w:val="20"/>
        </w:rPr>
        <w:t>Asymchem</w:t>
      </w:r>
      <w:proofErr w:type="spellEnd"/>
      <w:r>
        <w:rPr>
          <w:rFonts w:ascii="Times New Roman" w:eastAsia="仿宋_GB2312" w:hAnsi="Times New Roman" w:cs="Times New Roman"/>
          <w:sz w:val="20"/>
          <w:szCs w:val="20"/>
        </w:rPr>
        <w:t xml:space="preserve"> will provide a BSE/TSE statement for each lot manufactured</w:t>
      </w:r>
      <w:commentRangeStart w:id="8403"/>
      <w:commentRangeStart w:id="8404"/>
      <w:r>
        <w:rPr>
          <w:rFonts w:ascii="Times New Roman" w:eastAsia="仿宋_GB2312" w:hAnsi="Times New Roman" w:cs="Times New Roman"/>
          <w:sz w:val="20"/>
          <w:szCs w:val="20"/>
        </w:rPr>
        <w:t>.</w:t>
      </w:r>
      <w:r>
        <w:t xml:space="preserve"> </w:t>
      </w:r>
      <w:r>
        <w:rPr>
          <w:rFonts w:ascii="Times New Roman" w:eastAsia="仿宋_GB2312" w:hAnsi="Times New Roman" w:cs="Times New Roman"/>
          <w:sz w:val="20"/>
          <w:szCs w:val="20"/>
          <w:rPrChange w:id="8405" w:author="Xuning Wei12232" w:date="2026-10-24T11:11:00Z">
            <w:rPr>
              <w:rFonts w:ascii="Times New Roman" w:eastAsia="仿宋_GB2312" w:hAnsi="Times New Roman" w:cs="Times New Roman"/>
              <w:color w:val="0000FF"/>
              <w:sz w:val="20"/>
              <w:szCs w:val="20"/>
            </w:rPr>
          </w:rPrChange>
        </w:rPr>
        <w:t>All starting materials and critical raw materials used in PPQ batches shall be procured from approved suppliers and released against approved specifications prior to use.</w:t>
      </w:r>
      <w:r>
        <w:rPr>
          <w:rFonts w:ascii="Times New Roman" w:eastAsia="仿宋_GB2312" w:hAnsi="Times New Roman" w:cs="Times New Roman"/>
          <w:sz w:val="20"/>
          <w:szCs w:val="20"/>
          <w:lang w:eastAsia="zh-CN"/>
          <w:rPrChange w:id="8406" w:author="Xuning Wei12232" w:date="2026-10-24T11:11:00Z">
            <w:rPr>
              <w:rFonts w:ascii="Times New Roman" w:eastAsia="仿宋_GB2312" w:hAnsi="Times New Roman" w:cs="Times New Roman"/>
              <w:color w:val="0000FF"/>
              <w:sz w:val="20"/>
              <w:szCs w:val="20"/>
              <w:lang w:eastAsia="zh-CN"/>
            </w:rPr>
          </w:rPrChange>
        </w:rPr>
        <w:t xml:space="preserve"> </w:t>
      </w:r>
      <w:bookmarkEnd w:id="8396"/>
      <w:bookmarkEnd w:id="8397"/>
      <w:bookmarkEnd w:id="8398"/>
      <w:commentRangeEnd w:id="8403"/>
      <w:r>
        <w:rPr>
          <w:rStyle w:val="CommentReference"/>
          <w:rFonts w:ascii="Times New Roman" w:eastAsia="仿宋_GB2312" w:hAnsi="Times New Roman" w:cs="Times New Roman"/>
          <w:b/>
          <w:sz w:val="20"/>
          <w:szCs w:val="20"/>
          <w:lang w:eastAsia="zh-CN"/>
        </w:rPr>
        <w:commentReference w:id="8403"/>
      </w:r>
      <w:commentRangeEnd w:id="8404"/>
      <w:r>
        <w:rPr>
          <w:rStyle w:val="CommentReference"/>
        </w:rPr>
        <w:commentReference w:id="8404"/>
      </w:r>
    </w:p>
    <w:p w14:paraId="477BC290" w14:textId="77777777" w:rsidR="007617DE" w:rsidRDefault="00AE300B">
      <w:pPr>
        <w:pStyle w:val="aff7"/>
        <w:numPr>
          <w:ilvl w:val="0"/>
          <w:numId w:val="11"/>
        </w:numPr>
        <w:spacing w:beforeLines="50" w:before="120" w:afterLines="50" w:after="120"/>
        <w:rPr>
          <w:rFonts w:ascii="Times New Roman" w:eastAsia="仿宋_GB2312" w:hAnsi="Times New Roman" w:cs="Times New Roman"/>
          <w:b/>
          <w:sz w:val="21"/>
          <w:szCs w:val="21"/>
        </w:rPr>
      </w:pPr>
      <w:bookmarkStart w:id="8407" w:name="_Toc447795251"/>
      <w:bookmarkStart w:id="8408" w:name="_Toc435535593"/>
      <w:r>
        <w:rPr>
          <w:rFonts w:ascii="Times New Roman" w:eastAsia="仿宋_GB2312" w:hAnsi="Times New Roman" w:cs="Times New Roman"/>
          <w:b/>
          <w:sz w:val="21"/>
          <w:szCs w:val="21"/>
        </w:rPr>
        <w:t>Raw Materials, Reagents and Solvents</w:t>
      </w:r>
      <w:bookmarkEnd w:id="8407"/>
      <w:bookmarkEnd w:id="8408"/>
    </w:p>
    <w:p w14:paraId="30B125F6" w14:textId="77777777" w:rsidR="007617DE" w:rsidRDefault="00AE300B">
      <w:pPr>
        <w:spacing w:beforeLines="10" w:before="24" w:afterLines="10" w:after="24" w:line="360" w:lineRule="auto"/>
        <w:contextualSpacing/>
        <w:jc w:val="both"/>
        <w:rPr>
          <w:del w:id="8409" w:author="Xuning Wei12232" w:date="2026-10-18T09:50:00Z"/>
          <w:rFonts w:ascii="Times New Roman" w:eastAsia="仿宋_GB2312" w:hAnsi="Times New Roman" w:cs="Times New Roman"/>
          <w:color w:val="0000FF"/>
          <w:sz w:val="20"/>
          <w:szCs w:val="21"/>
          <w:lang w:eastAsia="zh-CN"/>
        </w:rPr>
        <w:sectPr w:rsidR="007617DE">
          <w:headerReference w:type="default" r:id="rId32"/>
          <w:pgSz w:w="11907" w:h="16839"/>
          <w:pgMar w:top="720" w:right="1440" w:bottom="720" w:left="1440" w:header="720" w:footer="720" w:gutter="0"/>
          <w:cols w:space="720"/>
          <w:docGrid w:linePitch="360"/>
        </w:sectPr>
      </w:pPr>
      <w:r>
        <w:rPr>
          <w:rFonts w:ascii="Times New Roman" w:eastAsia="仿宋_GB2312" w:hAnsi="Times New Roman" w:cs="Times New Roman"/>
          <w:sz w:val="20"/>
          <w:szCs w:val="21"/>
          <w:lang w:eastAsia="zh-CN"/>
        </w:rPr>
        <w:t xml:space="preserve">All raw materials, solvents and reagents are sourced and controlled by </w:t>
      </w:r>
      <w:proofErr w:type="spellStart"/>
      <w:r>
        <w:rPr>
          <w:rFonts w:ascii="Times New Roman" w:eastAsia="仿宋_GB2312" w:hAnsi="Times New Roman" w:cs="Times New Roman"/>
          <w:sz w:val="20"/>
          <w:szCs w:val="21"/>
          <w:lang w:eastAsia="zh-CN"/>
        </w:rPr>
        <w:t>Asymchem</w:t>
      </w:r>
      <w:proofErr w:type="spellEnd"/>
      <w:r>
        <w:rPr>
          <w:rFonts w:ascii="Times New Roman" w:eastAsia="仿宋_GB2312" w:hAnsi="Times New Roman" w:cs="Times New Roman"/>
          <w:sz w:val="20"/>
          <w:szCs w:val="21"/>
          <w:lang w:eastAsia="zh-CN"/>
        </w:rPr>
        <w:t xml:space="preserve"> against current specifications. For details of the specifications, see:</w:t>
      </w:r>
      <w:bookmarkStart w:id="8410" w:name="OLE_LINK20"/>
      <w:bookmarkStart w:id="8411" w:name="OLE_LINK21"/>
      <w:r>
        <w:rPr>
          <w:rFonts w:ascii="Times New Roman" w:eastAsia="仿宋_GB2312" w:hAnsi="Times New Roman" w:cs="Times New Roman"/>
          <w:sz w:val="20"/>
          <w:szCs w:val="21"/>
          <w:lang w:eastAsia="zh-CN"/>
        </w:rPr>
        <w:t xml:space="preserve"> Material specifications for dedicated project </w:t>
      </w:r>
      <w:r>
        <w:rPr>
          <w:rFonts w:ascii="Times New Roman" w:eastAsia="仿宋_GB2312" w:hAnsi="Times New Roman" w:cs="Times New Roman"/>
          <w:sz w:val="20"/>
          <w:szCs w:val="21"/>
          <w:lang w:eastAsia="zh-CN"/>
          <w:rPrChange w:id="8412" w:author="Xuning Wei12232" w:date="2026-10-24T11:11:00Z">
            <w:rPr>
              <w:rFonts w:ascii="Times New Roman" w:eastAsia="仿宋_GB2312" w:hAnsi="Times New Roman" w:cs="Times New Roman"/>
              <w:color w:val="0000FF"/>
              <w:sz w:val="20"/>
              <w:szCs w:val="21"/>
              <w:lang w:eastAsia="zh-CN"/>
            </w:rPr>
          </w:rPrChange>
        </w:rPr>
        <w:t>RMS-TJ414002003</w:t>
      </w:r>
      <w:ins w:id="8413" w:author="Xuning Wei12232" w:date="2026-10-19T21:13:00Z">
        <w:r>
          <w:rPr>
            <w:rFonts w:ascii="Times New Roman" w:eastAsia="仿宋_GB2312" w:hAnsi="Times New Roman" w:cs="Times New Roman"/>
            <w:sz w:val="20"/>
            <w:szCs w:val="21"/>
            <w:lang w:eastAsia="zh-CN"/>
          </w:rPr>
          <w:t xml:space="preserve"> </w:t>
        </w:r>
      </w:ins>
      <w:del w:id="8414" w:author="Xuning Wei12232" w:date="2026-10-19T21:13:00Z">
        <w:r>
          <w:rPr>
            <w:rFonts w:ascii="Times New Roman" w:eastAsia="仿宋_GB2312" w:hAnsi="Times New Roman" w:cs="Times New Roman"/>
            <w:sz w:val="20"/>
            <w:szCs w:val="21"/>
            <w:lang w:eastAsia="zh-CN"/>
            <w:rPrChange w:id="8415" w:author="Xuning Wei12232" w:date="2026-10-24T11:11:00Z">
              <w:rPr>
                <w:rFonts w:ascii="Times New Roman" w:eastAsia="仿宋_GB2312" w:hAnsi="Times New Roman" w:cs="Times New Roman"/>
                <w:color w:val="0000FF"/>
                <w:sz w:val="20"/>
                <w:szCs w:val="21"/>
                <w:lang w:eastAsia="zh-CN"/>
              </w:rPr>
            </w:rPrChange>
          </w:rPr>
          <w:delText>.</w:delText>
        </w:r>
      </w:del>
      <w:del w:id="8416" w:author="Xuning Wei12232" w:date="2026-10-19T21:11:00Z">
        <w:r>
          <w:rPr>
            <w:rFonts w:ascii="Times New Roman" w:eastAsia="仿宋_GB2312" w:hAnsi="Times New Roman" w:cs="Times New Roman"/>
            <w:sz w:val="20"/>
            <w:szCs w:val="21"/>
            <w:lang w:eastAsia="zh-CN"/>
            <w:rPrChange w:id="8417" w:author="Xuning Wei12232" w:date="2026-10-24T11:11:00Z">
              <w:rPr>
                <w:rFonts w:ascii="Times New Roman" w:eastAsia="仿宋_GB2312" w:hAnsi="Times New Roman" w:cs="Times New Roman"/>
                <w:color w:val="0000FF"/>
                <w:sz w:val="20"/>
                <w:szCs w:val="21"/>
                <w:lang w:eastAsia="zh-CN"/>
              </w:rPr>
            </w:rPrChange>
          </w:rPr>
          <w:delText>01</w:delText>
        </w:r>
        <w:bookmarkEnd w:id="8410"/>
        <w:bookmarkEnd w:id="8411"/>
        <w:commentRangeStart w:id="8418"/>
        <w:commentRangeStart w:id="8419"/>
        <w:r>
          <w:rPr>
            <w:rFonts w:ascii="Times New Roman" w:eastAsia="仿宋_GB2312" w:hAnsi="Times New Roman" w:cs="Times New Roman"/>
            <w:sz w:val="20"/>
            <w:szCs w:val="21"/>
            <w:lang w:eastAsia="zh-CN"/>
            <w:rPrChange w:id="8420" w:author="Xuning Wei12232" w:date="2026-10-24T11:11:00Z">
              <w:rPr>
                <w:rFonts w:ascii="Times New Roman" w:eastAsia="仿宋_GB2312" w:hAnsi="Times New Roman" w:cs="Times New Roman"/>
                <w:color w:val="0000FF"/>
                <w:sz w:val="20"/>
                <w:szCs w:val="21"/>
                <w:lang w:eastAsia="zh-CN"/>
              </w:rPr>
            </w:rPrChange>
          </w:rPr>
          <w:delText>.</w:delText>
        </w:r>
        <w:commentRangeEnd w:id="8418"/>
        <w:r>
          <w:rPr>
            <w:rStyle w:val="CommentReference"/>
            <w:rFonts w:ascii="Times New Roman" w:eastAsia="仿宋_GB2312" w:hAnsi="Times New Roman" w:cs="Times New Roman"/>
            <w:sz w:val="20"/>
            <w:lang w:eastAsia="zh-CN"/>
            <w:rPrChange w:id="8421" w:author="Xuning Wei12232" w:date="2026-10-24T11:11:00Z">
              <w:rPr>
                <w:rStyle w:val="CommentReference"/>
                <w:rFonts w:ascii="Times New Roman" w:eastAsia="仿宋_GB2312" w:hAnsi="Times New Roman" w:cs="Times New Roman"/>
                <w:color w:val="0000FF"/>
                <w:sz w:val="20"/>
                <w:lang w:eastAsia="zh-CN"/>
              </w:rPr>
            </w:rPrChange>
          </w:rPr>
          <w:commentReference w:id="8418"/>
        </w:r>
        <w:commentRangeEnd w:id="8419"/>
        <w:r>
          <w:rPr>
            <w:rStyle w:val="CommentReference"/>
          </w:rPr>
          <w:commentReference w:id="8419"/>
        </w:r>
      </w:del>
      <w:ins w:id="8422" w:author="Xuning Wei12232" w:date="2026-10-19T21:11:00Z">
        <w:r>
          <w:rPr>
            <w:rFonts w:ascii="Times New Roman" w:eastAsia="仿宋_GB2312" w:hAnsi="Times New Roman" w:cs="Times New Roman"/>
            <w:sz w:val="20"/>
            <w:szCs w:val="21"/>
            <w:lang w:eastAsia="zh-CN"/>
            <w:rPrChange w:id="8423" w:author="Xuning Wei12232" w:date="2026-10-24T11:11:00Z">
              <w:rPr>
                <w:rFonts w:ascii="Times New Roman" w:eastAsia="仿宋_GB2312" w:hAnsi="Times New Roman" w:cs="Times New Roman"/>
                <w:color w:val="0000FF"/>
                <w:sz w:val="20"/>
                <w:szCs w:val="21"/>
                <w:lang w:eastAsia="zh-CN"/>
              </w:rPr>
            </w:rPrChange>
          </w:rPr>
          <w:t>(current version)</w:t>
        </w:r>
      </w:ins>
      <w:r>
        <w:rPr>
          <w:rFonts w:ascii="Times New Roman" w:eastAsia="仿宋_GB2312" w:hAnsi="Times New Roman" w:cs="Times New Roman"/>
          <w:sz w:val="20"/>
          <w:szCs w:val="21"/>
          <w:lang w:eastAsia="zh-CN"/>
          <w:rPrChange w:id="8424" w:author="Xuning Wei12232" w:date="2026-10-24T11:11:00Z">
            <w:rPr>
              <w:rFonts w:ascii="Times New Roman" w:eastAsia="仿宋_GB2312" w:hAnsi="Times New Roman" w:cs="Times New Roman"/>
              <w:color w:val="0000FF"/>
              <w:sz w:val="20"/>
              <w:szCs w:val="21"/>
              <w:lang w:eastAsia="zh-CN"/>
            </w:rPr>
          </w:rPrChange>
        </w:rPr>
        <w:t xml:space="preserve"> </w:t>
      </w:r>
    </w:p>
    <w:p w14:paraId="075D6722" w14:textId="77777777" w:rsidR="007617DE" w:rsidRDefault="007617DE" w:rsidP="007617DE">
      <w:pPr>
        <w:numPr>
          <w:ilvl w:val="0"/>
          <w:numId w:val="11"/>
        </w:numPr>
        <w:spacing w:beforeLines="10" w:before="24" w:afterLines="10" w:after="24" w:line="360" w:lineRule="auto"/>
        <w:contextualSpacing/>
        <w:jc w:val="both"/>
        <w:rPr>
          <w:ins w:id="8425" w:author="Xuning Wei12232" w:date="2026-10-18T09:50:00Z"/>
          <w:rFonts w:ascii="Times New Roman" w:eastAsia="仿宋_GB2312" w:hAnsi="Times New Roman" w:cs="Times New Roman"/>
          <w:b/>
          <w:sz w:val="21"/>
          <w:szCs w:val="21"/>
        </w:rPr>
        <w:pPrChange w:id="8426" w:author="Xuning Wei12232" w:date="2026-10-18T09:50:00Z">
          <w:pPr>
            <w:pStyle w:val="aff7"/>
            <w:numPr>
              <w:numId w:val="11"/>
            </w:numPr>
            <w:spacing w:beforeLines="50" w:before="120" w:afterLines="50" w:after="120"/>
            <w:ind w:left="420" w:hanging="420"/>
          </w:pPr>
        </w:pPrChange>
      </w:pPr>
      <w:bookmarkStart w:id="8427" w:name="_Toc435535595"/>
      <w:bookmarkStart w:id="8428" w:name="_Toc447795254"/>
    </w:p>
    <w:p w14:paraId="254A4A9C" w14:textId="77777777" w:rsidR="007617DE" w:rsidRDefault="00AE300B">
      <w:pPr>
        <w:pStyle w:val="aff7"/>
        <w:numPr>
          <w:ilvl w:val="0"/>
          <w:numId w:val="11"/>
        </w:numPr>
        <w:spacing w:beforeLines="50" w:before="120" w:afterLines="50" w:after="120"/>
        <w:rPr>
          <w:rFonts w:ascii="Times New Roman" w:eastAsia="仿宋_GB2312" w:hAnsi="Times New Roman" w:cs="Times New Roman"/>
          <w:b/>
          <w:sz w:val="21"/>
          <w:szCs w:val="21"/>
        </w:rPr>
      </w:pPr>
      <w:r>
        <w:rPr>
          <w:rFonts w:ascii="Times New Roman" w:eastAsia="仿宋_GB2312" w:hAnsi="Times New Roman" w:cs="Times New Roman"/>
          <w:b/>
          <w:sz w:val="21"/>
          <w:szCs w:val="21"/>
        </w:rPr>
        <w:t>Reg</w:t>
      </w:r>
      <w:ins w:id="8429" w:author="Xuning Wei12232" w:date="2026-10-22T21:10:00Z">
        <w:r>
          <w:rPr>
            <w:rFonts w:ascii="Times New Roman" w:eastAsia="仿宋_GB2312" w:hAnsi="Times New Roman" w:cs="Times New Roman"/>
            <w:b/>
            <w:sz w:val="21"/>
            <w:szCs w:val="21"/>
          </w:rPr>
          <w:t>ul</w:t>
        </w:r>
      </w:ins>
      <w:ins w:id="8430" w:author="Xuning Wei12232" w:date="2026-10-22T21:11:00Z">
        <w:r>
          <w:rPr>
            <w:rFonts w:ascii="Times New Roman" w:eastAsia="仿宋_GB2312" w:hAnsi="Times New Roman" w:cs="Times New Roman"/>
            <w:b/>
            <w:sz w:val="21"/>
            <w:szCs w:val="21"/>
          </w:rPr>
          <w:t>a</w:t>
        </w:r>
      </w:ins>
      <w:ins w:id="8431" w:author="Xuning Wei12232" w:date="2026-10-22T21:10:00Z">
        <w:r>
          <w:rPr>
            <w:rFonts w:ascii="Times New Roman" w:eastAsia="仿宋_GB2312" w:hAnsi="Times New Roman" w:cs="Times New Roman"/>
            <w:b/>
            <w:sz w:val="21"/>
            <w:szCs w:val="21"/>
          </w:rPr>
          <w:t>tory</w:t>
        </w:r>
      </w:ins>
      <w:del w:id="8432" w:author="Xuning Wei12232" w:date="2026-10-22T21:10:00Z">
        <w:r>
          <w:rPr>
            <w:rFonts w:ascii="Times New Roman" w:eastAsia="仿宋_GB2312" w:hAnsi="Times New Roman" w:cs="Times New Roman"/>
            <w:b/>
            <w:sz w:val="21"/>
            <w:szCs w:val="21"/>
          </w:rPr>
          <w:delText>istration</w:delText>
        </w:r>
      </w:del>
      <w:r>
        <w:rPr>
          <w:rFonts w:ascii="Times New Roman" w:eastAsia="仿宋_GB2312" w:hAnsi="Times New Roman" w:cs="Times New Roman"/>
          <w:b/>
          <w:sz w:val="21"/>
          <w:szCs w:val="21"/>
        </w:rPr>
        <w:t xml:space="preserve"> Starting Material</w:t>
      </w:r>
      <w:del w:id="8433" w:author="Xuning Wei12232" w:date="2026-10-22T21:11:00Z">
        <w:r>
          <w:rPr>
            <w:rFonts w:ascii="Times New Roman" w:eastAsia="仿宋_GB2312" w:hAnsi="Times New Roman" w:cs="Times New Roman"/>
            <w:b/>
            <w:sz w:val="21"/>
            <w:szCs w:val="21"/>
          </w:rPr>
          <w:delText>s</w:delText>
        </w:r>
      </w:del>
      <w:ins w:id="8434" w:author="Xuning Wei12232" w:date="2026-10-22T21:11:00Z">
        <w:r>
          <w:rPr>
            <w:rFonts w:ascii="Times New Roman" w:eastAsia="仿宋_GB2312" w:hAnsi="Times New Roman" w:cs="Times New Roman"/>
            <w:b/>
            <w:sz w:val="21"/>
            <w:szCs w:val="21"/>
          </w:rPr>
          <w:t xml:space="preserve"> </w:t>
        </w:r>
      </w:ins>
      <w:r>
        <w:rPr>
          <w:rFonts w:ascii="Times New Roman" w:eastAsia="仿宋_GB2312" w:hAnsi="Times New Roman" w:cs="Times New Roman"/>
          <w:b/>
          <w:sz w:val="21"/>
          <w:szCs w:val="21"/>
        </w:rPr>
        <w:t>/ Critical Raw Material</w:t>
      </w:r>
      <w:bookmarkEnd w:id="8427"/>
      <w:bookmarkEnd w:id="8428"/>
    </w:p>
    <w:p w14:paraId="2E1D128C" w14:textId="77777777" w:rsidR="007617DE" w:rsidRDefault="00AE300B">
      <w:pPr>
        <w:spacing w:beforeLines="10" w:before="24" w:afterLines="10" w:after="24" w:line="360" w:lineRule="auto"/>
        <w:contextualSpacing/>
        <w:jc w:val="both"/>
        <w:rPr>
          <w:rFonts w:ascii="Times New Roman" w:eastAsia="仿宋_GB2312" w:hAnsi="Times New Roman" w:cs="Times New Roman"/>
          <w:sz w:val="20"/>
          <w:szCs w:val="21"/>
          <w:lang w:eastAsia="zh-CN"/>
        </w:rPr>
      </w:pP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Gly</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Phe</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-L-N-Me-</w:t>
      </w:r>
      <w:proofErr w:type="spellStart"/>
      <w:r>
        <w:rPr>
          <w:rFonts w:ascii="Times New Roman" w:eastAsia="仿宋_GB2312" w:hAnsi="Times New Roman" w:cs="Times New Roman"/>
          <w:sz w:val="20"/>
          <w:szCs w:val="21"/>
          <w:lang w:eastAsia="zh-CN"/>
        </w:rPr>
        <w:t>Asn</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Trt</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Asn</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Trt</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Ser</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tBu</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Arg</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Pbf</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 xml:space="preserve">-L-Val-OH,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Leu</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-L-α-Me-</w:t>
      </w:r>
      <w:proofErr w:type="spellStart"/>
      <w:r>
        <w:rPr>
          <w:rFonts w:ascii="Times New Roman" w:eastAsia="仿宋_GB2312" w:hAnsi="Times New Roman" w:cs="Times New Roman"/>
          <w:sz w:val="20"/>
          <w:szCs w:val="21"/>
          <w:lang w:eastAsia="zh-CN"/>
        </w:rPr>
        <w:t>Phe</w:t>
      </w:r>
      <w:proofErr w:type="spellEnd"/>
      <w:r>
        <w:rPr>
          <w:rFonts w:ascii="Times New Roman" w:eastAsia="仿宋_GB2312" w:hAnsi="Times New Roman" w:cs="Times New Roman"/>
          <w:sz w:val="20"/>
          <w:szCs w:val="21"/>
          <w:lang w:eastAsia="zh-CN"/>
        </w:rPr>
        <w:t xml:space="preserve">-OH,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Glu</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OtBu</w:t>
      </w:r>
      <w:proofErr w:type="spellEnd"/>
      <w:r>
        <w:rPr>
          <w:rFonts w:ascii="Times New Roman" w:eastAsia="仿宋_GB2312" w:hAnsi="Times New Roman" w:cs="Times New Roman"/>
          <w:sz w:val="20"/>
          <w:szCs w:val="21"/>
          <w:lang w:eastAsia="zh-CN"/>
        </w:rPr>
        <w:t>)-OH·H</w:t>
      </w:r>
      <w:r>
        <w:rPr>
          <w:rFonts w:ascii="Times New Roman" w:eastAsia="仿宋_GB2312" w:hAnsi="Times New Roman" w:cs="Times New Roman"/>
          <w:sz w:val="20"/>
          <w:szCs w:val="21"/>
          <w:vertAlign w:val="subscript"/>
          <w:lang w:eastAsia="zh-CN"/>
        </w:rPr>
        <w:t>2</w:t>
      </w:r>
      <w:r>
        <w:rPr>
          <w:rFonts w:ascii="Times New Roman" w:eastAsia="仿宋_GB2312" w:hAnsi="Times New Roman" w:cs="Times New Roman"/>
          <w:sz w:val="20"/>
          <w:szCs w:val="21"/>
          <w:lang w:eastAsia="zh-CN"/>
        </w:rPr>
        <w:t>O, Fmoc-L-Ala-OH·H</w:t>
      </w:r>
      <w:r>
        <w:rPr>
          <w:rFonts w:ascii="Times New Roman" w:eastAsia="仿宋_GB2312" w:hAnsi="Times New Roman" w:cs="Times New Roman"/>
          <w:sz w:val="20"/>
          <w:szCs w:val="21"/>
          <w:vertAlign w:val="subscript"/>
          <w:lang w:eastAsia="zh-CN"/>
        </w:rPr>
        <w:t>2</w:t>
      </w:r>
      <w:r>
        <w:rPr>
          <w:rFonts w:ascii="Times New Roman" w:eastAsia="仿宋_GB2312" w:hAnsi="Times New Roman" w:cs="Times New Roman"/>
          <w:sz w:val="20"/>
          <w:szCs w:val="21"/>
          <w:lang w:eastAsia="zh-CN"/>
        </w:rPr>
        <w:t xml:space="preserve">O and </w:t>
      </w:r>
      <w:proofErr w:type="spellStart"/>
      <w:r>
        <w:rPr>
          <w:rFonts w:ascii="Times New Roman" w:eastAsia="仿宋_GB2312" w:hAnsi="Times New Roman" w:cs="Times New Roman"/>
          <w:sz w:val="20"/>
          <w:szCs w:val="21"/>
          <w:lang w:eastAsia="zh-CN"/>
        </w:rPr>
        <w:t>Fmoc</w:t>
      </w:r>
      <w:proofErr w:type="spellEnd"/>
      <w:r>
        <w:rPr>
          <w:rFonts w:ascii="Times New Roman" w:eastAsia="仿宋_GB2312" w:hAnsi="Times New Roman" w:cs="Times New Roman"/>
          <w:sz w:val="20"/>
          <w:szCs w:val="21"/>
          <w:lang w:eastAsia="zh-CN"/>
        </w:rPr>
        <w:t>-L-</w:t>
      </w:r>
      <w:proofErr w:type="spellStart"/>
      <w:r>
        <w:rPr>
          <w:rFonts w:ascii="Times New Roman" w:eastAsia="仿宋_GB2312" w:hAnsi="Times New Roman" w:cs="Times New Roman"/>
          <w:sz w:val="20"/>
          <w:szCs w:val="21"/>
          <w:lang w:eastAsia="zh-CN"/>
        </w:rPr>
        <w:t>Orn</w:t>
      </w:r>
      <w:proofErr w:type="spellEnd"/>
      <w:r>
        <w:rPr>
          <w:rFonts w:ascii="Times New Roman" w:eastAsia="仿宋_GB2312" w:hAnsi="Times New Roman" w:cs="Times New Roman"/>
          <w:sz w:val="20"/>
          <w:szCs w:val="21"/>
          <w:lang w:eastAsia="zh-CN"/>
        </w:rPr>
        <w:t>(</w:t>
      </w:r>
      <w:proofErr w:type="spellStart"/>
      <w:r>
        <w:rPr>
          <w:rFonts w:ascii="Times New Roman" w:eastAsia="仿宋_GB2312" w:hAnsi="Times New Roman" w:cs="Times New Roman"/>
          <w:sz w:val="20"/>
          <w:szCs w:val="21"/>
          <w:lang w:eastAsia="zh-CN"/>
        </w:rPr>
        <w:t>Boc</w:t>
      </w:r>
      <w:proofErr w:type="spellEnd"/>
      <w:r>
        <w:rPr>
          <w:rFonts w:ascii="Times New Roman" w:eastAsia="仿宋_GB2312" w:hAnsi="Times New Roman" w:cs="Times New Roman"/>
          <w:sz w:val="20"/>
          <w:szCs w:val="21"/>
          <w:lang w:eastAsia="zh-CN"/>
        </w:rPr>
        <w:t xml:space="preserve">)-OH are identified as registration starting materials. 2-Chlorotrityl Chloride (2-CTC) </w:t>
      </w:r>
      <w:r>
        <w:rPr>
          <w:rFonts w:ascii="Times New Roman" w:eastAsia="仿宋_GB2312" w:hAnsi="Times New Roman" w:cs="Times New Roman"/>
          <w:sz w:val="20"/>
          <w:szCs w:val="21"/>
        </w:rPr>
        <w:t xml:space="preserve">resin </w:t>
      </w:r>
      <w:r>
        <w:rPr>
          <w:rFonts w:ascii="Times New Roman" w:eastAsia="仿宋_GB2312" w:hAnsi="Times New Roman" w:cs="Times New Roman"/>
          <w:sz w:val="20"/>
          <w:szCs w:val="21"/>
          <w:lang w:eastAsia="zh-CN"/>
        </w:rPr>
        <w:t xml:space="preserve">is identified as </w:t>
      </w:r>
      <w:r>
        <w:rPr>
          <w:rFonts w:ascii="Times New Roman" w:eastAsia="仿宋_GB2312" w:hAnsi="Times New Roman" w:cs="Times New Roman"/>
          <w:sz w:val="20"/>
          <w:szCs w:val="21"/>
        </w:rPr>
        <w:t>critical</w:t>
      </w:r>
      <w:r>
        <w:rPr>
          <w:rFonts w:ascii="Times New Roman" w:eastAsia="仿宋_GB2312" w:hAnsi="Times New Roman" w:cs="Times New Roman"/>
          <w:sz w:val="20"/>
          <w:szCs w:val="21"/>
          <w:lang w:eastAsia="zh-CN"/>
        </w:rPr>
        <w:t xml:space="preserve"> raw material.</w:t>
      </w:r>
    </w:p>
    <w:p w14:paraId="2C5D5077" w14:textId="77777777" w:rsidR="007617DE" w:rsidRDefault="00AE300B">
      <w:pPr>
        <w:spacing w:beforeLines="10" w:before="24" w:afterLines="10" w:after="24" w:line="360" w:lineRule="auto"/>
        <w:contextualSpacing/>
        <w:jc w:val="both"/>
        <w:rPr>
          <w:rFonts w:ascii="Times New Roman" w:eastAsia="仿宋_GB2312" w:hAnsi="Times New Roman" w:cs="Times New Roman"/>
          <w:sz w:val="20"/>
          <w:szCs w:val="21"/>
          <w:lang w:eastAsia="zh-CN"/>
        </w:rPr>
      </w:pPr>
      <w:r>
        <w:rPr>
          <w:rFonts w:ascii="Times New Roman" w:eastAsia="仿宋_GB2312" w:hAnsi="Times New Roman" w:cs="Times New Roman"/>
          <w:sz w:val="20"/>
          <w:szCs w:val="21"/>
          <w:lang w:eastAsia="zh-CN"/>
        </w:rPr>
        <w:t xml:space="preserve">The vendors selected for the process performance qualification campaign are listed in </w:t>
      </w:r>
      <w:r>
        <w:rPr>
          <w:rFonts w:ascii="Times New Roman" w:eastAsia="仿宋_GB2312" w:hAnsi="Times New Roman" w:cs="Times New Roman"/>
          <w:b/>
          <w:sz w:val="20"/>
          <w:szCs w:val="21"/>
          <w:lang w:eastAsia="zh-CN"/>
        </w:rPr>
        <w:t xml:space="preserve">Table </w:t>
      </w:r>
      <w:ins w:id="8435" w:author="Xuning Wei12232" w:date="2026-10-18T13:37:00Z">
        <w:r>
          <w:rPr>
            <w:rFonts w:ascii="Times New Roman" w:eastAsia="仿宋_GB2312" w:hAnsi="Times New Roman" w:cs="Times New Roman"/>
            <w:b/>
            <w:sz w:val="20"/>
            <w:szCs w:val="21"/>
            <w:lang w:eastAsia="zh-CN"/>
          </w:rPr>
          <w:t>8</w:t>
        </w:r>
      </w:ins>
      <w:del w:id="8436" w:author="Xuning Wei12232" w:date="2026-10-18T13:37:00Z">
        <w:r>
          <w:rPr>
            <w:rFonts w:ascii="Times New Roman" w:eastAsia="仿宋_GB2312" w:hAnsi="Times New Roman" w:cs="Times New Roman"/>
            <w:b/>
            <w:sz w:val="20"/>
            <w:szCs w:val="21"/>
            <w:lang w:eastAsia="zh-CN"/>
          </w:rPr>
          <w:delText>9</w:delText>
        </w:r>
      </w:del>
      <w:r>
        <w:rPr>
          <w:rFonts w:ascii="Times New Roman" w:eastAsia="仿宋_GB2312" w:hAnsi="Times New Roman" w:cs="Times New Roman"/>
          <w:sz w:val="20"/>
          <w:szCs w:val="21"/>
          <w:lang w:eastAsia="zh-CN"/>
        </w:rPr>
        <w:t>.</w:t>
      </w:r>
    </w:p>
    <w:p w14:paraId="12E4A346" w14:textId="77777777" w:rsidR="007617DE" w:rsidRDefault="00AE300B">
      <w:pPr>
        <w:spacing w:beforeLines="50" w:before="120" w:afterLines="50" w:after="120" w:line="360" w:lineRule="auto"/>
        <w:jc w:val="center"/>
        <w:rPr>
          <w:rFonts w:ascii="Times New Roman" w:eastAsia="仿宋_GB2312" w:hAnsi="Times New Roman" w:cs="Times New Roman"/>
          <w:b/>
          <w:sz w:val="20"/>
          <w:szCs w:val="20"/>
          <w:lang w:eastAsia="zh-CN"/>
        </w:rPr>
      </w:pPr>
      <w:bookmarkStart w:id="8437" w:name="_Toc373005281"/>
      <w:r>
        <w:rPr>
          <w:rFonts w:ascii="Times New Roman" w:eastAsia="仿宋_GB2312" w:hAnsi="Times New Roman" w:cs="Times New Roman"/>
          <w:b/>
          <w:sz w:val="20"/>
          <w:szCs w:val="20"/>
          <w:lang w:eastAsia="zh-CN"/>
          <w:rPrChange w:id="8438" w:author="Xuning Wei12232" w:date="2026-10-24T11:11:00Z">
            <w:rPr>
              <w:rFonts w:ascii="Times New Roman" w:eastAsia="仿宋_GB2312" w:hAnsi="Times New Roman" w:cs="Times New Roman"/>
              <w:b/>
              <w:color w:val="000000" w:themeColor="text1"/>
              <w:sz w:val="20"/>
              <w:szCs w:val="20"/>
              <w:highlight w:val="yellow"/>
              <w:lang w:eastAsia="zh-CN"/>
            </w:rPr>
          </w:rPrChange>
        </w:rPr>
        <w:t xml:space="preserve">Table </w:t>
      </w:r>
      <w:ins w:id="8439" w:author="Xuning Wei12232" w:date="2026-10-18T13:37:00Z">
        <w:r>
          <w:rPr>
            <w:rFonts w:ascii="Times New Roman" w:eastAsia="仿宋_GB2312" w:hAnsi="Times New Roman" w:cs="Times New Roman"/>
            <w:b/>
            <w:sz w:val="20"/>
            <w:szCs w:val="20"/>
            <w:lang w:eastAsia="zh-CN"/>
            <w:rPrChange w:id="8440" w:author="Xuning Wei12232" w:date="2026-10-24T11:11:00Z">
              <w:rPr>
                <w:rFonts w:ascii="Times New Roman" w:eastAsia="仿宋_GB2312" w:hAnsi="Times New Roman" w:cs="Times New Roman"/>
                <w:b/>
                <w:color w:val="000000" w:themeColor="text1"/>
                <w:sz w:val="20"/>
                <w:szCs w:val="20"/>
                <w:highlight w:val="yellow"/>
                <w:lang w:eastAsia="zh-CN"/>
              </w:rPr>
            </w:rPrChange>
          </w:rPr>
          <w:t>8</w:t>
        </w:r>
      </w:ins>
      <w:del w:id="8441" w:author="Xuning Wei12232" w:date="2026-10-18T13:37:00Z">
        <w:r>
          <w:rPr>
            <w:rFonts w:ascii="Times New Roman" w:eastAsia="仿宋_GB2312" w:hAnsi="Times New Roman" w:cs="Times New Roman"/>
            <w:b/>
            <w:sz w:val="20"/>
            <w:szCs w:val="20"/>
            <w:lang w:eastAsia="zh-CN"/>
            <w:rPrChange w:id="8442" w:author="Xuning Wei12232" w:date="2026-10-24T11:11:00Z">
              <w:rPr>
                <w:rFonts w:ascii="Times New Roman" w:eastAsia="仿宋_GB2312" w:hAnsi="Times New Roman" w:cs="Times New Roman"/>
                <w:b/>
                <w:color w:val="000000" w:themeColor="text1"/>
                <w:sz w:val="20"/>
                <w:szCs w:val="20"/>
                <w:highlight w:val="yellow"/>
                <w:lang w:eastAsia="zh-CN"/>
              </w:rPr>
            </w:rPrChange>
          </w:rPr>
          <w:delText>9</w:delText>
        </w:r>
      </w:del>
      <w:r>
        <w:rPr>
          <w:rFonts w:ascii="Times New Roman" w:eastAsia="仿宋_GB2312" w:hAnsi="Times New Roman" w:cs="Times New Roman"/>
          <w:b/>
          <w:sz w:val="20"/>
          <w:szCs w:val="20"/>
          <w:lang w:eastAsia="zh-CN"/>
          <w:rPrChange w:id="8443" w:author="Xuning Wei12232" w:date="2026-10-24T11:11:00Z">
            <w:rPr>
              <w:rFonts w:ascii="Times New Roman" w:eastAsia="仿宋_GB2312" w:hAnsi="Times New Roman" w:cs="Times New Roman"/>
              <w:b/>
              <w:color w:val="000000" w:themeColor="text1"/>
              <w:sz w:val="20"/>
              <w:szCs w:val="20"/>
              <w:highlight w:val="yellow"/>
              <w:lang w:eastAsia="zh-CN"/>
            </w:rPr>
          </w:rPrChange>
        </w:rPr>
        <w:t>. Suppliers of the starting material and critical material</w:t>
      </w:r>
      <w:bookmarkEnd w:id="843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21"/>
        <w:gridCol w:w="969"/>
        <w:gridCol w:w="749"/>
        <w:gridCol w:w="835"/>
        <w:gridCol w:w="849"/>
        <w:gridCol w:w="2738"/>
        <w:gridCol w:w="2456"/>
      </w:tblGrid>
      <w:tr w:rsidR="007617DE" w14:paraId="291010EE" w14:textId="77777777">
        <w:trPr>
          <w:trHeight w:val="20"/>
          <w:tblHeader/>
          <w:jc w:val="center"/>
        </w:trPr>
        <w:tc>
          <w:tcPr>
            <w:tcW w:w="233" w:type="pct"/>
            <w:shd w:val="pct5" w:color="auto" w:fill="FFFFFF" w:themeFill="background1"/>
            <w:vAlign w:val="center"/>
          </w:tcPr>
          <w:p w14:paraId="68587730"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No.</w:t>
            </w:r>
          </w:p>
        </w:tc>
        <w:tc>
          <w:tcPr>
            <w:tcW w:w="537" w:type="pct"/>
            <w:shd w:val="pct5" w:color="auto" w:fill="FFFFFF" w:themeFill="background1"/>
            <w:vAlign w:val="center"/>
          </w:tcPr>
          <w:p w14:paraId="24E16693"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Amino acid</w:t>
            </w:r>
          </w:p>
        </w:tc>
        <w:tc>
          <w:tcPr>
            <w:tcW w:w="415" w:type="pct"/>
            <w:shd w:val="pct5" w:color="auto" w:fill="FFFFFF" w:themeFill="background1"/>
            <w:vAlign w:val="center"/>
          </w:tcPr>
          <w:p w14:paraId="7628CBB9"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Control No.</w:t>
            </w:r>
          </w:p>
        </w:tc>
        <w:tc>
          <w:tcPr>
            <w:tcW w:w="463" w:type="pct"/>
            <w:shd w:val="pct5" w:color="auto" w:fill="FFFFFF" w:themeFill="background1"/>
            <w:vAlign w:val="center"/>
          </w:tcPr>
          <w:p w14:paraId="161C6C80"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CAS</w:t>
            </w:r>
          </w:p>
        </w:tc>
        <w:tc>
          <w:tcPr>
            <w:tcW w:w="471" w:type="pct"/>
            <w:shd w:val="pct5" w:color="auto" w:fill="FFFFFF" w:themeFill="background1"/>
            <w:vAlign w:val="center"/>
          </w:tcPr>
          <w:p w14:paraId="5B7B1A61" w14:textId="77777777" w:rsidR="007617DE" w:rsidRP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Change w:id="8444" w:author="Xuning Wei12232" w:date="2026-10-24T11:11:00Z">
                  <w:rPr>
                    <w:rFonts w:ascii="Times New Roman" w:eastAsia="仿宋_GB2312" w:hAnsi="Times New Roman" w:cs="Times New Roman"/>
                    <w:b/>
                    <w:color w:val="0000FF"/>
                    <w:sz w:val="18"/>
                    <w:szCs w:val="18"/>
                    <w:lang w:eastAsia="zh-CN"/>
                  </w:rPr>
                </w:rPrChange>
              </w:rPr>
            </w:pPr>
            <w:commentRangeStart w:id="8445"/>
            <w:commentRangeStart w:id="8446"/>
            <w:commentRangeStart w:id="8447"/>
            <w:commentRangeStart w:id="8448"/>
            <w:r>
              <w:rPr>
                <w:rFonts w:ascii="Times New Roman" w:eastAsia="仿宋_GB2312" w:hAnsi="Times New Roman" w:cs="Times New Roman"/>
                <w:b/>
                <w:sz w:val="18"/>
                <w:szCs w:val="18"/>
                <w:lang w:eastAsia="zh-CN"/>
                <w:rPrChange w:id="8449" w:author="Xuning Wei12232" w:date="2026-10-24T11:11:00Z">
                  <w:rPr>
                    <w:rFonts w:ascii="Times New Roman" w:eastAsia="仿宋_GB2312" w:hAnsi="Times New Roman" w:cs="Times New Roman"/>
                    <w:b/>
                    <w:color w:val="0000FF"/>
                    <w:sz w:val="18"/>
                    <w:szCs w:val="18"/>
                    <w:lang w:eastAsia="zh-CN"/>
                  </w:rPr>
                </w:rPrChange>
              </w:rPr>
              <w:t>Specification No</w:t>
            </w:r>
            <w:commentRangeEnd w:id="8445"/>
            <w:r>
              <w:rPr>
                <w:rStyle w:val="CommentReference"/>
                <w:rFonts w:ascii="Times New Roman" w:eastAsia="仿宋_GB2312" w:hAnsi="Times New Roman" w:cs="Times New Roman"/>
                <w:b/>
                <w:sz w:val="18"/>
                <w:szCs w:val="18"/>
                <w:lang w:eastAsia="zh-CN"/>
                <w:rPrChange w:id="8450" w:author="Xuning Wei12232" w:date="2026-10-24T11:11:00Z">
                  <w:rPr>
                    <w:rStyle w:val="CommentReference"/>
                    <w:rFonts w:ascii="Times New Roman" w:eastAsia="仿宋_GB2312" w:hAnsi="Times New Roman" w:cs="Times New Roman"/>
                    <w:b/>
                    <w:color w:val="0000FF"/>
                    <w:sz w:val="18"/>
                    <w:szCs w:val="18"/>
                    <w:lang w:eastAsia="zh-CN"/>
                  </w:rPr>
                </w:rPrChange>
              </w:rPr>
              <w:commentReference w:id="8445"/>
            </w:r>
            <w:commentRangeEnd w:id="8446"/>
            <w:r>
              <w:rPr>
                <w:rStyle w:val="CommentReference"/>
                <w:rFonts w:ascii="Times New Roman" w:hAnsi="Times New Roman" w:cs="Times New Roman"/>
                <w:sz w:val="18"/>
                <w:szCs w:val="18"/>
                <w:rPrChange w:id="8451" w:author="Xuning Wei12232" w:date="2026-10-24T11:11:00Z">
                  <w:rPr>
                    <w:rStyle w:val="CommentReference"/>
                  </w:rPr>
                </w:rPrChange>
              </w:rPr>
              <w:commentReference w:id="8446"/>
            </w:r>
            <w:commentRangeEnd w:id="8447"/>
            <w:r>
              <w:rPr>
                <w:rStyle w:val="CommentReference"/>
                <w:rFonts w:ascii="Times New Roman" w:hAnsi="Times New Roman" w:cs="Times New Roman"/>
                <w:sz w:val="18"/>
                <w:szCs w:val="18"/>
                <w:rPrChange w:id="8452" w:author="Xuning Wei12232" w:date="2026-10-24T11:11:00Z">
                  <w:rPr>
                    <w:rStyle w:val="CommentReference"/>
                  </w:rPr>
                </w:rPrChange>
              </w:rPr>
              <w:commentReference w:id="8447"/>
            </w:r>
            <w:commentRangeEnd w:id="8448"/>
            <w:r>
              <w:rPr>
                <w:rStyle w:val="CommentReference"/>
                <w:rFonts w:ascii="Times New Roman" w:hAnsi="Times New Roman" w:cs="Times New Roman"/>
                <w:sz w:val="18"/>
                <w:szCs w:val="18"/>
                <w:rPrChange w:id="8453" w:author="Xuning Wei12232" w:date="2026-10-24T11:11:00Z">
                  <w:rPr>
                    <w:rStyle w:val="CommentReference"/>
                  </w:rPr>
                </w:rPrChange>
              </w:rPr>
              <w:commentReference w:id="8448"/>
            </w:r>
            <w:r>
              <w:rPr>
                <w:rFonts w:ascii="Times New Roman" w:eastAsia="仿宋_GB2312" w:hAnsi="Times New Roman" w:cs="Times New Roman"/>
                <w:b/>
                <w:sz w:val="18"/>
                <w:szCs w:val="18"/>
                <w:lang w:eastAsia="zh-CN"/>
                <w:rPrChange w:id="8454" w:author="Xuning Wei12232" w:date="2026-10-24T11:11:00Z">
                  <w:rPr>
                    <w:rFonts w:ascii="Times New Roman" w:eastAsia="仿宋_GB2312" w:hAnsi="Times New Roman" w:cs="Times New Roman"/>
                    <w:b/>
                    <w:color w:val="0000FF"/>
                    <w:sz w:val="18"/>
                    <w:szCs w:val="18"/>
                    <w:lang w:eastAsia="zh-CN"/>
                  </w:rPr>
                </w:rPrChange>
              </w:rPr>
              <w:t>.</w:t>
            </w:r>
          </w:p>
        </w:tc>
        <w:tc>
          <w:tcPr>
            <w:tcW w:w="1518" w:type="pct"/>
            <w:shd w:val="pct5" w:color="auto" w:fill="FFFFFF" w:themeFill="background1"/>
            <w:vAlign w:val="center"/>
          </w:tcPr>
          <w:p w14:paraId="3F19C1F1"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commentRangeStart w:id="8455"/>
            <w:commentRangeStart w:id="8456"/>
            <w:r>
              <w:rPr>
                <w:rFonts w:ascii="Times New Roman" w:eastAsia="仿宋_GB2312" w:hAnsi="Times New Roman" w:cs="Times New Roman"/>
                <w:b/>
                <w:sz w:val="18"/>
                <w:szCs w:val="18"/>
                <w:lang w:eastAsia="zh-CN"/>
              </w:rPr>
              <w:t>Supplier</w:t>
            </w:r>
            <w:commentRangeEnd w:id="8455"/>
            <w:r>
              <w:rPr>
                <w:rStyle w:val="CommentReference"/>
                <w:rFonts w:ascii="Times New Roman" w:eastAsia="仿宋_GB2312" w:hAnsi="Times New Roman" w:cs="Times New Roman"/>
                <w:b/>
                <w:sz w:val="18"/>
                <w:szCs w:val="18"/>
                <w:lang w:eastAsia="zh-CN"/>
              </w:rPr>
              <w:commentReference w:id="8455"/>
            </w:r>
            <w:commentRangeEnd w:id="8456"/>
            <w:r>
              <w:rPr>
                <w:rStyle w:val="CommentReference"/>
                <w:rFonts w:ascii="Times New Roman" w:hAnsi="Times New Roman" w:cs="Times New Roman"/>
                <w:sz w:val="18"/>
                <w:szCs w:val="18"/>
                <w:rPrChange w:id="8457" w:author="Xuning Wei12232" w:date="2026-10-24T11:11:00Z">
                  <w:rPr>
                    <w:rStyle w:val="CommentReference"/>
                  </w:rPr>
                </w:rPrChange>
              </w:rPr>
              <w:commentReference w:id="8456"/>
            </w:r>
          </w:p>
        </w:tc>
        <w:tc>
          <w:tcPr>
            <w:tcW w:w="1362" w:type="pct"/>
            <w:shd w:val="pct5" w:color="auto" w:fill="FFFFFF" w:themeFill="background1"/>
            <w:vAlign w:val="center"/>
          </w:tcPr>
          <w:p w14:paraId="7842785A" w14:textId="77777777" w:rsidR="007617DE" w:rsidRDefault="00AE300B">
            <w:pPr>
              <w:spacing w:beforeLines="50" w:before="120" w:afterLines="50" w:after="120"/>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Change w:id="8458" w:author="Xuning Wei12232" w:date="2026-10-24T11:11:00Z">
                  <w:rPr>
                    <w:rFonts w:ascii="Times New Roman" w:eastAsia="仿宋_GB2312" w:hAnsi="Times New Roman" w:cs="Times New Roman"/>
                    <w:b/>
                    <w:color w:val="FF0000"/>
                    <w:sz w:val="18"/>
                    <w:szCs w:val="18"/>
                    <w:lang w:eastAsia="zh-CN"/>
                  </w:rPr>
                </w:rPrChange>
              </w:rPr>
              <w:t>Manufacturer</w:t>
            </w:r>
          </w:p>
        </w:tc>
      </w:tr>
      <w:tr w:rsidR="007617DE" w14:paraId="7BA3BFB5" w14:textId="77777777">
        <w:trPr>
          <w:trHeight w:val="442"/>
          <w:jc w:val="center"/>
        </w:trPr>
        <w:tc>
          <w:tcPr>
            <w:tcW w:w="233" w:type="pct"/>
            <w:vMerge w:val="restart"/>
            <w:vAlign w:val="center"/>
          </w:tcPr>
          <w:p w14:paraId="6866343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537" w:type="pct"/>
            <w:vMerge w:val="restart"/>
            <w:vAlign w:val="center"/>
          </w:tcPr>
          <w:p w14:paraId="33EE96F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2-CTC resin</w:t>
            </w:r>
          </w:p>
        </w:tc>
        <w:tc>
          <w:tcPr>
            <w:tcW w:w="415" w:type="pct"/>
            <w:vMerge w:val="restart"/>
            <w:vAlign w:val="center"/>
          </w:tcPr>
          <w:p w14:paraId="63238D2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YL005205</w:t>
            </w:r>
          </w:p>
        </w:tc>
        <w:tc>
          <w:tcPr>
            <w:tcW w:w="463" w:type="pct"/>
            <w:vMerge w:val="restart"/>
            <w:vAlign w:val="center"/>
          </w:tcPr>
          <w:p w14:paraId="65E9F25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42074-68-0</w:t>
            </w:r>
          </w:p>
        </w:tc>
        <w:tc>
          <w:tcPr>
            <w:tcW w:w="471" w:type="pct"/>
            <w:vMerge w:val="restart"/>
            <w:vAlign w:val="center"/>
          </w:tcPr>
          <w:p w14:paraId="5B020AA1"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459"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460" w:author="Xuning Wei12232" w:date="2026-10-24T11:11:00Z">
                  <w:rPr>
                    <w:rFonts w:ascii="Times New Roman" w:hAnsi="Times New Roman" w:cs="Times New Roman"/>
                    <w:color w:val="0000FF"/>
                    <w:sz w:val="18"/>
                    <w:szCs w:val="18"/>
                    <w:lang w:eastAsia="zh-CN"/>
                  </w:rPr>
                </w:rPrChange>
              </w:rPr>
              <w:t>RMS-TJ414002003</w:t>
            </w:r>
            <w:ins w:id="8461" w:author="Xuning Wei12232" w:date="2026-10-19T21:13:00Z">
              <w:r>
                <w:rPr>
                  <w:rFonts w:ascii="Times New Roman" w:eastAsia="仿宋_GB2312" w:hAnsi="Times New Roman" w:cs="Times New Roman"/>
                  <w:sz w:val="20"/>
                  <w:szCs w:val="21"/>
                  <w:lang w:eastAsia="zh-CN"/>
                </w:rPr>
                <w:t xml:space="preserve"> (current version) </w:t>
              </w:r>
            </w:ins>
            <w:del w:id="8462" w:author="Xuning Wei12232" w:date="2026-10-19T21:13:00Z">
              <w:r>
                <w:rPr>
                  <w:rFonts w:ascii="Times New Roman" w:hAnsi="Times New Roman" w:cs="Times New Roman"/>
                  <w:sz w:val="18"/>
                  <w:szCs w:val="18"/>
                  <w:lang w:eastAsia="zh-CN"/>
                  <w:rPrChange w:id="8463" w:author="Xuning Wei12232" w:date="2026-10-24T11:11:00Z">
                    <w:rPr>
                      <w:rFonts w:ascii="Times New Roman" w:hAnsi="Times New Roman" w:cs="Times New Roman"/>
                      <w:color w:val="0000FF"/>
                      <w:sz w:val="18"/>
                      <w:szCs w:val="18"/>
                      <w:lang w:eastAsia="zh-CN"/>
                    </w:rPr>
                  </w:rPrChange>
                </w:rPr>
                <w:delText xml:space="preserve">.01 </w:delText>
              </w:r>
            </w:del>
          </w:p>
        </w:tc>
        <w:tc>
          <w:tcPr>
            <w:tcW w:w="1518" w:type="pct"/>
            <w:vAlign w:val="center"/>
          </w:tcPr>
          <w:p w14:paraId="785EB05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Tianjin </w:t>
            </w:r>
            <w:proofErr w:type="spellStart"/>
            <w:r>
              <w:rPr>
                <w:rFonts w:ascii="Times New Roman" w:eastAsia="仿宋_GB2312" w:hAnsi="Times New Roman" w:cs="Times New Roman"/>
                <w:sz w:val="18"/>
                <w:szCs w:val="18"/>
                <w:lang w:eastAsia="zh-CN"/>
              </w:rPr>
              <w:t>Nankai</w:t>
            </w:r>
            <w:proofErr w:type="spellEnd"/>
            <w:r>
              <w:rPr>
                <w:rFonts w:ascii="Times New Roman" w:eastAsia="仿宋_GB2312" w:hAnsi="Times New Roman" w:cs="Times New Roman"/>
                <w:sz w:val="18"/>
                <w:szCs w:val="18"/>
                <w:lang w:eastAsia="zh-CN"/>
              </w:rPr>
              <w:t xml:space="preserve"> </w:t>
            </w:r>
            <w:proofErr w:type="spellStart"/>
            <w:r>
              <w:rPr>
                <w:rFonts w:ascii="Times New Roman" w:eastAsia="仿宋_GB2312" w:hAnsi="Times New Roman" w:cs="Times New Roman"/>
                <w:sz w:val="18"/>
                <w:szCs w:val="18"/>
                <w:lang w:eastAsia="zh-CN"/>
              </w:rPr>
              <w:t>Hecheng</w:t>
            </w:r>
            <w:proofErr w:type="spellEnd"/>
            <w:r>
              <w:rPr>
                <w:rFonts w:ascii="Times New Roman" w:eastAsia="仿宋_GB2312" w:hAnsi="Times New Roman" w:cs="Times New Roman"/>
                <w:sz w:val="18"/>
                <w:szCs w:val="18"/>
                <w:lang w:eastAsia="zh-CN"/>
              </w:rPr>
              <w:t xml:space="preserve"> S&amp;T Co., Ltd.</w:t>
            </w:r>
            <w:r>
              <w:rPr>
                <w:rFonts w:ascii="Times New Roman" w:eastAsia="仿宋_GB2312" w:hAnsi="Times New Roman" w:cs="Times New Roman"/>
                <w:sz w:val="18"/>
                <w:szCs w:val="18"/>
                <w:lang w:eastAsia="zh-CN"/>
              </w:rPr>
              <w:br/>
            </w:r>
            <w:r>
              <w:rPr>
                <w:rFonts w:ascii="Times New Roman" w:eastAsia="仿宋_GB2312" w:hAnsi="Times New Roman" w:cs="Times New Roman"/>
                <w:sz w:val="18"/>
                <w:szCs w:val="18"/>
                <w:lang w:eastAsia="zh-CN"/>
                <w:rPrChange w:id="8464" w:author="Xuning Wei12232" w:date="2026-10-24T11:11:00Z">
                  <w:rPr>
                    <w:rFonts w:ascii="Times New Roman" w:eastAsia="仿宋_GB2312" w:hAnsi="Times New Roman" w:cs="Times New Roman"/>
                    <w:color w:val="FF0000"/>
                    <w:sz w:val="18"/>
                    <w:szCs w:val="18"/>
                    <w:lang w:eastAsia="zh-CN"/>
                  </w:rPr>
                </w:rPrChange>
              </w:rPr>
              <w:t>(Address:</w:t>
            </w:r>
            <w:r>
              <w:rPr>
                <w:rFonts w:ascii="Times New Roman" w:hAnsi="Times New Roman" w:cs="Times New Roman"/>
                <w:sz w:val="18"/>
                <w:szCs w:val="16"/>
                <w:rPrChange w:id="8465" w:author="Xuning Wei12232" w:date="2026-10-24T11:11:00Z">
                  <w:rPr>
                    <w:rFonts w:ascii="Times New Roman" w:hAnsi="Times New Roman" w:cs="Times New Roman"/>
                    <w:color w:val="FF0000"/>
                    <w:sz w:val="18"/>
                    <w:szCs w:val="16"/>
                  </w:rPr>
                </w:rPrChange>
              </w:rPr>
              <w:t xml:space="preserve"> No.969-6, </w:t>
            </w:r>
            <w:proofErr w:type="spellStart"/>
            <w:r>
              <w:rPr>
                <w:rFonts w:ascii="Times New Roman" w:hAnsi="Times New Roman" w:cs="Times New Roman"/>
                <w:sz w:val="18"/>
                <w:szCs w:val="16"/>
                <w:rPrChange w:id="8466" w:author="Xuning Wei12232" w:date="2026-10-24T11:11:00Z">
                  <w:rPr>
                    <w:rFonts w:ascii="Times New Roman" w:hAnsi="Times New Roman" w:cs="Times New Roman"/>
                    <w:color w:val="FF0000"/>
                    <w:sz w:val="18"/>
                    <w:szCs w:val="16"/>
                  </w:rPr>
                </w:rPrChange>
              </w:rPr>
              <w:t>Kaixuan</w:t>
            </w:r>
            <w:proofErr w:type="spellEnd"/>
            <w:r>
              <w:rPr>
                <w:rFonts w:ascii="Times New Roman" w:hAnsi="Times New Roman" w:cs="Times New Roman"/>
                <w:sz w:val="18"/>
                <w:szCs w:val="16"/>
                <w:rPrChange w:id="8467" w:author="Xuning Wei12232" w:date="2026-10-24T11:11:00Z">
                  <w:rPr>
                    <w:rFonts w:ascii="Times New Roman" w:hAnsi="Times New Roman" w:cs="Times New Roman"/>
                    <w:color w:val="FF0000"/>
                    <w:sz w:val="18"/>
                    <w:szCs w:val="16"/>
                  </w:rPr>
                </w:rPrChange>
              </w:rPr>
              <w:t xml:space="preserve"> Street, </w:t>
            </w:r>
            <w:proofErr w:type="spellStart"/>
            <w:r>
              <w:rPr>
                <w:rFonts w:ascii="Times New Roman" w:hAnsi="Times New Roman" w:cs="Times New Roman"/>
                <w:sz w:val="18"/>
                <w:szCs w:val="16"/>
                <w:rPrChange w:id="8468" w:author="Xuning Wei12232" w:date="2026-10-24T11:11:00Z">
                  <w:rPr>
                    <w:rFonts w:ascii="Times New Roman" w:hAnsi="Times New Roman" w:cs="Times New Roman"/>
                    <w:color w:val="FF0000"/>
                    <w:sz w:val="18"/>
                    <w:szCs w:val="16"/>
                  </w:rPr>
                </w:rPrChange>
              </w:rPr>
              <w:t>Dagang</w:t>
            </w:r>
            <w:proofErr w:type="spellEnd"/>
            <w:r>
              <w:rPr>
                <w:rFonts w:ascii="Times New Roman" w:hAnsi="Times New Roman" w:cs="Times New Roman"/>
                <w:sz w:val="18"/>
                <w:szCs w:val="16"/>
                <w:rPrChange w:id="8469" w:author="Xuning Wei12232" w:date="2026-10-24T11:11:00Z">
                  <w:rPr>
                    <w:rFonts w:ascii="Times New Roman" w:hAnsi="Times New Roman" w:cs="Times New Roman"/>
                    <w:color w:val="FF0000"/>
                    <w:sz w:val="18"/>
                    <w:szCs w:val="16"/>
                  </w:rPr>
                </w:rPrChange>
              </w:rPr>
              <w:t xml:space="preserve"> Petrochemical Industrial Park, </w:t>
            </w:r>
            <w:proofErr w:type="spellStart"/>
            <w:r>
              <w:rPr>
                <w:rFonts w:ascii="Times New Roman" w:hAnsi="Times New Roman" w:cs="Times New Roman"/>
                <w:sz w:val="18"/>
                <w:szCs w:val="16"/>
                <w:rPrChange w:id="8470" w:author="Xuning Wei12232" w:date="2026-10-24T11:11:00Z">
                  <w:rPr>
                    <w:rFonts w:ascii="Times New Roman" w:hAnsi="Times New Roman" w:cs="Times New Roman"/>
                    <w:color w:val="FF0000"/>
                    <w:sz w:val="18"/>
                    <w:szCs w:val="16"/>
                  </w:rPr>
                </w:rPrChange>
              </w:rPr>
              <w:t>Binhai</w:t>
            </w:r>
            <w:proofErr w:type="spellEnd"/>
            <w:r>
              <w:rPr>
                <w:rFonts w:ascii="Times New Roman" w:hAnsi="Times New Roman" w:cs="Times New Roman"/>
                <w:sz w:val="18"/>
                <w:szCs w:val="16"/>
                <w:rPrChange w:id="8471" w:author="Xuning Wei12232" w:date="2026-10-24T11:11:00Z">
                  <w:rPr>
                    <w:rFonts w:ascii="Times New Roman" w:hAnsi="Times New Roman" w:cs="Times New Roman"/>
                    <w:color w:val="FF0000"/>
                    <w:sz w:val="18"/>
                    <w:szCs w:val="16"/>
                  </w:rPr>
                </w:rPrChange>
              </w:rPr>
              <w:t xml:space="preserve"> New Area, Tianjin, </w:t>
            </w:r>
            <w:proofErr w:type="spellStart"/>
            <w:r>
              <w:rPr>
                <w:rFonts w:ascii="Times New Roman" w:hAnsi="Times New Roman" w:cs="Times New Roman"/>
                <w:sz w:val="18"/>
                <w:szCs w:val="16"/>
                <w:rPrChange w:id="8472"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sz w:val="18"/>
                <w:szCs w:val="18"/>
                <w:lang w:eastAsia="zh-CN"/>
                <w:rPrChange w:id="8473" w:author="Xuning Wei12232" w:date="2026-10-24T11:11:00Z">
                  <w:rPr>
                    <w:rFonts w:ascii="Times New Roman" w:eastAsia="仿宋_GB2312" w:hAnsi="Times New Roman" w:cs="Times New Roman"/>
                    <w:color w:val="FF0000"/>
                    <w:sz w:val="18"/>
                    <w:szCs w:val="18"/>
                    <w:lang w:eastAsia="zh-CN"/>
                  </w:rPr>
                </w:rPrChange>
              </w:rPr>
              <w:t xml:space="preserve"> )</w:t>
            </w:r>
          </w:p>
        </w:tc>
        <w:tc>
          <w:tcPr>
            <w:tcW w:w="1362" w:type="pct"/>
            <w:vAlign w:val="center"/>
          </w:tcPr>
          <w:p w14:paraId="639F91A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Tianjin </w:t>
            </w:r>
            <w:proofErr w:type="spellStart"/>
            <w:r>
              <w:rPr>
                <w:rFonts w:ascii="Times New Roman" w:eastAsia="仿宋_GB2312" w:hAnsi="Times New Roman" w:cs="Times New Roman"/>
                <w:sz w:val="18"/>
                <w:szCs w:val="18"/>
                <w:lang w:eastAsia="zh-CN"/>
              </w:rPr>
              <w:t>Nankai</w:t>
            </w:r>
            <w:proofErr w:type="spellEnd"/>
            <w:r>
              <w:rPr>
                <w:rFonts w:ascii="Times New Roman" w:eastAsia="仿宋_GB2312" w:hAnsi="Times New Roman" w:cs="Times New Roman"/>
                <w:sz w:val="18"/>
                <w:szCs w:val="18"/>
                <w:lang w:eastAsia="zh-CN"/>
              </w:rPr>
              <w:t xml:space="preserve"> </w:t>
            </w:r>
            <w:proofErr w:type="spellStart"/>
            <w:r>
              <w:rPr>
                <w:rFonts w:ascii="Times New Roman" w:eastAsia="仿宋_GB2312" w:hAnsi="Times New Roman" w:cs="Times New Roman"/>
                <w:sz w:val="18"/>
                <w:szCs w:val="18"/>
                <w:lang w:eastAsia="zh-CN"/>
              </w:rPr>
              <w:t>Hecheng</w:t>
            </w:r>
            <w:proofErr w:type="spellEnd"/>
            <w:r>
              <w:rPr>
                <w:rFonts w:ascii="Times New Roman" w:eastAsia="仿宋_GB2312" w:hAnsi="Times New Roman" w:cs="Times New Roman"/>
                <w:sz w:val="18"/>
                <w:szCs w:val="18"/>
                <w:lang w:eastAsia="zh-CN"/>
              </w:rPr>
              <w:t xml:space="preserve"> S&amp;T Co., Ltd.</w:t>
            </w:r>
            <w:r>
              <w:rPr>
                <w:rFonts w:ascii="Times New Roman" w:eastAsia="仿宋_GB2312" w:hAnsi="Times New Roman" w:cs="Times New Roman"/>
                <w:sz w:val="18"/>
                <w:szCs w:val="18"/>
                <w:lang w:eastAsia="zh-CN"/>
              </w:rPr>
              <w:br/>
            </w:r>
            <w:r>
              <w:rPr>
                <w:rFonts w:ascii="Times New Roman" w:eastAsia="仿宋_GB2312" w:hAnsi="Times New Roman" w:cs="Times New Roman"/>
                <w:sz w:val="18"/>
                <w:szCs w:val="18"/>
                <w:lang w:eastAsia="zh-CN"/>
                <w:rPrChange w:id="8474" w:author="Xuning Wei12232" w:date="2026-10-24T11:11:00Z">
                  <w:rPr>
                    <w:rFonts w:ascii="Times New Roman" w:eastAsia="仿宋_GB2312" w:hAnsi="Times New Roman" w:cs="Times New Roman"/>
                    <w:color w:val="FF0000"/>
                    <w:sz w:val="18"/>
                    <w:szCs w:val="18"/>
                    <w:lang w:eastAsia="zh-CN"/>
                  </w:rPr>
                </w:rPrChange>
              </w:rPr>
              <w:t>(Address:</w:t>
            </w:r>
            <w:r>
              <w:rPr>
                <w:rFonts w:ascii="Times New Roman" w:hAnsi="Times New Roman" w:cs="Times New Roman"/>
                <w:sz w:val="18"/>
                <w:szCs w:val="16"/>
                <w:rPrChange w:id="8475" w:author="Xuning Wei12232" w:date="2026-10-24T11:11:00Z">
                  <w:rPr>
                    <w:rFonts w:ascii="Times New Roman" w:hAnsi="Times New Roman" w:cs="Times New Roman"/>
                    <w:color w:val="FF0000"/>
                    <w:sz w:val="18"/>
                    <w:szCs w:val="16"/>
                  </w:rPr>
                </w:rPrChange>
              </w:rPr>
              <w:t xml:space="preserve"> No.969-6, </w:t>
            </w:r>
            <w:proofErr w:type="spellStart"/>
            <w:r>
              <w:rPr>
                <w:rFonts w:ascii="Times New Roman" w:hAnsi="Times New Roman" w:cs="Times New Roman"/>
                <w:sz w:val="18"/>
                <w:szCs w:val="16"/>
                <w:rPrChange w:id="8476" w:author="Xuning Wei12232" w:date="2026-10-24T11:11:00Z">
                  <w:rPr>
                    <w:rFonts w:ascii="Times New Roman" w:hAnsi="Times New Roman" w:cs="Times New Roman"/>
                    <w:color w:val="FF0000"/>
                    <w:sz w:val="18"/>
                    <w:szCs w:val="16"/>
                  </w:rPr>
                </w:rPrChange>
              </w:rPr>
              <w:t>Kaixuan</w:t>
            </w:r>
            <w:proofErr w:type="spellEnd"/>
            <w:r>
              <w:rPr>
                <w:rFonts w:ascii="Times New Roman" w:hAnsi="Times New Roman" w:cs="Times New Roman"/>
                <w:sz w:val="18"/>
                <w:szCs w:val="16"/>
                <w:rPrChange w:id="8477" w:author="Xuning Wei12232" w:date="2026-10-24T11:11:00Z">
                  <w:rPr>
                    <w:rFonts w:ascii="Times New Roman" w:hAnsi="Times New Roman" w:cs="Times New Roman"/>
                    <w:color w:val="FF0000"/>
                    <w:sz w:val="18"/>
                    <w:szCs w:val="16"/>
                  </w:rPr>
                </w:rPrChange>
              </w:rPr>
              <w:t xml:space="preserve"> Street, </w:t>
            </w:r>
            <w:proofErr w:type="spellStart"/>
            <w:r>
              <w:rPr>
                <w:rFonts w:ascii="Times New Roman" w:hAnsi="Times New Roman" w:cs="Times New Roman"/>
                <w:sz w:val="18"/>
                <w:szCs w:val="16"/>
                <w:rPrChange w:id="8478" w:author="Xuning Wei12232" w:date="2026-10-24T11:11:00Z">
                  <w:rPr>
                    <w:rFonts w:ascii="Times New Roman" w:hAnsi="Times New Roman" w:cs="Times New Roman"/>
                    <w:color w:val="FF0000"/>
                    <w:sz w:val="18"/>
                    <w:szCs w:val="16"/>
                  </w:rPr>
                </w:rPrChange>
              </w:rPr>
              <w:t>Dagang</w:t>
            </w:r>
            <w:proofErr w:type="spellEnd"/>
            <w:r>
              <w:rPr>
                <w:rFonts w:ascii="Times New Roman" w:hAnsi="Times New Roman" w:cs="Times New Roman"/>
                <w:sz w:val="18"/>
                <w:szCs w:val="16"/>
                <w:rPrChange w:id="8479" w:author="Xuning Wei12232" w:date="2026-10-24T11:11:00Z">
                  <w:rPr>
                    <w:rFonts w:ascii="Times New Roman" w:hAnsi="Times New Roman" w:cs="Times New Roman"/>
                    <w:color w:val="FF0000"/>
                    <w:sz w:val="18"/>
                    <w:szCs w:val="16"/>
                  </w:rPr>
                </w:rPrChange>
              </w:rPr>
              <w:t xml:space="preserve"> Petrochemical Industrial Park, </w:t>
            </w:r>
            <w:proofErr w:type="spellStart"/>
            <w:r>
              <w:rPr>
                <w:rFonts w:ascii="Times New Roman" w:hAnsi="Times New Roman" w:cs="Times New Roman"/>
                <w:sz w:val="18"/>
                <w:szCs w:val="16"/>
                <w:rPrChange w:id="8480" w:author="Xuning Wei12232" w:date="2026-10-24T11:11:00Z">
                  <w:rPr>
                    <w:rFonts w:ascii="Times New Roman" w:hAnsi="Times New Roman" w:cs="Times New Roman"/>
                    <w:color w:val="FF0000"/>
                    <w:sz w:val="18"/>
                    <w:szCs w:val="16"/>
                  </w:rPr>
                </w:rPrChange>
              </w:rPr>
              <w:t>Binhai</w:t>
            </w:r>
            <w:proofErr w:type="spellEnd"/>
            <w:r>
              <w:rPr>
                <w:rFonts w:ascii="Times New Roman" w:hAnsi="Times New Roman" w:cs="Times New Roman"/>
                <w:sz w:val="18"/>
                <w:szCs w:val="16"/>
                <w:rPrChange w:id="8481" w:author="Xuning Wei12232" w:date="2026-10-24T11:11:00Z">
                  <w:rPr>
                    <w:rFonts w:ascii="Times New Roman" w:hAnsi="Times New Roman" w:cs="Times New Roman"/>
                    <w:color w:val="FF0000"/>
                    <w:sz w:val="18"/>
                    <w:szCs w:val="16"/>
                  </w:rPr>
                </w:rPrChange>
              </w:rPr>
              <w:t xml:space="preserve"> New Area, Tianjin, </w:t>
            </w:r>
            <w:proofErr w:type="spellStart"/>
            <w:r>
              <w:rPr>
                <w:rFonts w:ascii="Times New Roman" w:hAnsi="Times New Roman" w:cs="Times New Roman"/>
                <w:sz w:val="18"/>
                <w:szCs w:val="16"/>
                <w:rPrChange w:id="8482"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sz w:val="18"/>
                <w:szCs w:val="18"/>
                <w:lang w:eastAsia="zh-CN"/>
                <w:rPrChange w:id="8483" w:author="Xuning Wei12232" w:date="2026-10-24T11:11:00Z">
                  <w:rPr>
                    <w:rFonts w:ascii="Times New Roman" w:eastAsia="仿宋_GB2312" w:hAnsi="Times New Roman" w:cs="Times New Roman"/>
                    <w:color w:val="FF0000"/>
                    <w:sz w:val="18"/>
                    <w:szCs w:val="18"/>
                    <w:lang w:eastAsia="zh-CN"/>
                  </w:rPr>
                </w:rPrChange>
              </w:rPr>
              <w:t xml:space="preserve"> )</w:t>
            </w:r>
          </w:p>
        </w:tc>
      </w:tr>
      <w:tr w:rsidR="007617DE" w14:paraId="5DA08D24" w14:textId="77777777">
        <w:trPr>
          <w:trHeight w:val="442"/>
          <w:jc w:val="center"/>
        </w:trPr>
        <w:tc>
          <w:tcPr>
            <w:tcW w:w="233" w:type="pct"/>
            <w:vMerge/>
            <w:vAlign w:val="center"/>
          </w:tcPr>
          <w:p w14:paraId="53FE6F4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62FEC4B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62CC76F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8FDCD0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1BB089AD"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484"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E9E616D" w14:textId="77777777" w:rsidR="007617DE" w:rsidRPr="007617DE" w:rsidRDefault="00AE300B">
            <w:pPr>
              <w:spacing w:beforeLines="50" w:before="120" w:afterLines="50" w:after="120"/>
              <w:contextualSpacing/>
              <w:jc w:val="center"/>
              <w:rPr>
                <w:rFonts w:ascii="Times New Roman" w:eastAsia="仿宋_GB2312" w:hAnsi="Times New Roman"/>
                <w:sz w:val="18"/>
                <w:szCs w:val="18"/>
                <w:lang w:eastAsia="zh-CN"/>
                <w:rPrChange w:id="8485" w:author="Xuning Wei12232" w:date="2026-10-24T11:11:00Z">
                  <w:rPr>
                    <w:rFonts w:ascii="Times New Roman" w:eastAsia="仿宋_GB2312" w:hAnsi="Times New Roman"/>
                    <w:color w:val="0000FF"/>
                    <w:sz w:val="18"/>
                    <w:szCs w:val="18"/>
                    <w:lang w:eastAsia="zh-CN"/>
                  </w:rPr>
                </w:rPrChange>
              </w:rPr>
            </w:pPr>
            <w:proofErr w:type="spellStart"/>
            <w:r>
              <w:rPr>
                <w:rFonts w:ascii="Times New Roman" w:eastAsia="仿宋_GB2312" w:hAnsi="Times New Roman"/>
                <w:sz w:val="18"/>
                <w:szCs w:val="18"/>
                <w:lang w:eastAsia="zh-CN"/>
                <w:rPrChange w:id="8486" w:author="Xuning Wei12232" w:date="2026-10-24T11:11:00Z">
                  <w:rPr>
                    <w:rFonts w:ascii="Times New Roman" w:eastAsia="仿宋_GB2312" w:hAnsi="Times New Roman"/>
                    <w:color w:val="0000FF"/>
                    <w:sz w:val="18"/>
                    <w:szCs w:val="18"/>
                    <w:lang w:eastAsia="zh-CN"/>
                  </w:rPr>
                </w:rPrChange>
              </w:rPr>
              <w:t>Sunresin</w:t>
            </w:r>
            <w:proofErr w:type="spellEnd"/>
            <w:r>
              <w:rPr>
                <w:rFonts w:ascii="Times New Roman" w:eastAsia="仿宋_GB2312" w:hAnsi="Times New Roman"/>
                <w:sz w:val="18"/>
                <w:szCs w:val="18"/>
                <w:lang w:eastAsia="zh-CN"/>
                <w:rPrChange w:id="8487" w:author="Xuning Wei12232" w:date="2026-10-24T11:11:00Z">
                  <w:rPr>
                    <w:rFonts w:ascii="Times New Roman" w:eastAsia="仿宋_GB2312" w:hAnsi="Times New Roman"/>
                    <w:color w:val="0000FF"/>
                    <w:sz w:val="18"/>
                    <w:szCs w:val="18"/>
                    <w:lang w:eastAsia="zh-CN"/>
                  </w:rPr>
                </w:rPrChange>
              </w:rPr>
              <w:t xml:space="preserve"> New Materials Co. Ltd.</w:t>
            </w:r>
          </w:p>
          <w:p w14:paraId="7D0C798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8488" w:author="Xuning Wei12232" w:date="2026-10-24T11:11:00Z">
                  <w:rPr>
                    <w:rFonts w:ascii="Times New Roman" w:eastAsia="仿宋_GB2312" w:hAnsi="Times New Roman" w:cs="Times New Roman"/>
                    <w:color w:val="FF0000"/>
                    <w:sz w:val="18"/>
                    <w:szCs w:val="18"/>
                    <w:lang w:eastAsia="zh-CN"/>
                  </w:rPr>
                </w:rPrChange>
              </w:rPr>
              <w:t>(Address:</w:t>
            </w:r>
            <w:r>
              <w:rPr>
                <w:rPrChange w:id="8489" w:author="Xuning Wei12232" w:date="2026-10-24T11:11:00Z">
                  <w:rPr>
                    <w:color w:val="FF0000"/>
                  </w:rPr>
                </w:rPrChange>
              </w:rPr>
              <w:t xml:space="preserve"> </w:t>
            </w:r>
            <w:r>
              <w:rPr>
                <w:rFonts w:ascii="Times New Roman" w:eastAsia="仿宋_GB2312" w:hAnsi="Times New Roman" w:cs="Times New Roman"/>
                <w:sz w:val="18"/>
                <w:szCs w:val="18"/>
                <w:lang w:eastAsia="zh-CN"/>
                <w:rPrChange w:id="8490" w:author="Xuning Wei12232" w:date="2026-10-24T11:11:00Z">
                  <w:rPr>
                    <w:rFonts w:ascii="Times New Roman" w:eastAsia="仿宋_GB2312" w:hAnsi="Times New Roman" w:cs="Times New Roman"/>
                    <w:color w:val="FF0000"/>
                    <w:sz w:val="18"/>
                    <w:szCs w:val="18"/>
                    <w:lang w:eastAsia="zh-CN"/>
                  </w:rPr>
                </w:rPrChange>
              </w:rPr>
              <w:t xml:space="preserve">No.135 </w:t>
            </w:r>
            <w:proofErr w:type="spellStart"/>
            <w:r>
              <w:rPr>
                <w:rFonts w:ascii="Times New Roman" w:eastAsia="仿宋_GB2312" w:hAnsi="Times New Roman" w:cs="Times New Roman"/>
                <w:sz w:val="18"/>
                <w:szCs w:val="18"/>
                <w:lang w:eastAsia="zh-CN"/>
                <w:rPrChange w:id="8491" w:author="Xuning Wei12232" w:date="2026-10-24T11:11:00Z">
                  <w:rPr>
                    <w:rFonts w:ascii="Times New Roman" w:eastAsia="仿宋_GB2312" w:hAnsi="Times New Roman" w:cs="Times New Roman"/>
                    <w:color w:val="FF0000"/>
                    <w:sz w:val="18"/>
                    <w:szCs w:val="18"/>
                    <w:lang w:eastAsia="zh-CN"/>
                  </w:rPr>
                </w:rPrChange>
              </w:rPr>
              <w:t>Jinye</w:t>
            </w:r>
            <w:proofErr w:type="spellEnd"/>
            <w:r>
              <w:rPr>
                <w:rFonts w:ascii="Times New Roman" w:eastAsia="仿宋_GB2312" w:hAnsi="Times New Roman" w:cs="Times New Roman"/>
                <w:sz w:val="18"/>
                <w:szCs w:val="18"/>
                <w:lang w:eastAsia="zh-CN"/>
                <w:rPrChange w:id="8492" w:author="Xuning Wei12232" w:date="2026-10-24T11:11:00Z">
                  <w:rPr>
                    <w:rFonts w:ascii="Times New Roman" w:eastAsia="仿宋_GB2312" w:hAnsi="Times New Roman" w:cs="Times New Roman"/>
                    <w:color w:val="FF0000"/>
                    <w:sz w:val="18"/>
                    <w:szCs w:val="18"/>
                    <w:lang w:eastAsia="zh-CN"/>
                  </w:rPr>
                </w:rPrChange>
              </w:rPr>
              <w:t xml:space="preserve"> Road, High-Tech Zone, Xi’an City, Shaanxi Province, </w:t>
            </w:r>
            <w:proofErr w:type="spellStart"/>
            <w:r>
              <w:rPr>
                <w:rFonts w:ascii="Times New Roman" w:eastAsia="仿宋_GB2312" w:hAnsi="Times New Roman" w:cs="Times New Roman"/>
                <w:sz w:val="18"/>
                <w:szCs w:val="18"/>
                <w:lang w:eastAsia="zh-CN"/>
                <w:rPrChange w:id="8493" w:author="Xuning Wei12232" w:date="2026-10-24T11:11:00Z">
                  <w:rPr>
                    <w:rFonts w:ascii="Times New Roman" w:eastAsia="仿宋_GB2312" w:hAnsi="Times New Roman" w:cs="Times New Roman"/>
                    <w:color w:val="FF0000"/>
                    <w:sz w:val="18"/>
                    <w:szCs w:val="18"/>
                    <w:lang w:eastAsia="zh-CN"/>
                  </w:rPr>
                </w:rPrChange>
              </w:rPr>
              <w:t>P.R.China</w:t>
            </w:r>
            <w:proofErr w:type="spellEnd"/>
            <w:r>
              <w:rPr>
                <w:rFonts w:ascii="Times New Roman" w:eastAsia="仿宋_GB2312" w:hAnsi="Times New Roman" w:cs="Times New Roman"/>
                <w:sz w:val="18"/>
                <w:szCs w:val="18"/>
                <w:lang w:eastAsia="zh-CN"/>
                <w:rPrChange w:id="8494" w:author="Xuning Wei12232" w:date="2026-10-24T11:11:00Z">
                  <w:rPr>
                    <w:rFonts w:ascii="Times New Roman" w:eastAsia="仿宋_GB2312" w:hAnsi="Times New Roman" w:cs="Times New Roman"/>
                    <w:color w:val="FF0000"/>
                    <w:sz w:val="18"/>
                    <w:szCs w:val="18"/>
                    <w:lang w:eastAsia="zh-CN"/>
                  </w:rPr>
                </w:rPrChange>
              </w:rPr>
              <w:t xml:space="preserve"> )</w:t>
            </w:r>
          </w:p>
        </w:tc>
        <w:tc>
          <w:tcPr>
            <w:tcW w:w="1362" w:type="pct"/>
            <w:vAlign w:val="center"/>
          </w:tcPr>
          <w:p w14:paraId="629FDFBA" w14:textId="77777777" w:rsidR="007617DE" w:rsidRPr="007617DE" w:rsidRDefault="00AE300B">
            <w:pPr>
              <w:spacing w:beforeLines="50" w:before="120" w:afterLines="50" w:after="120"/>
              <w:contextualSpacing/>
              <w:jc w:val="center"/>
              <w:rPr>
                <w:del w:id="8495" w:author="Xuning Wei12232" w:date="2026-10-19T21:18:00Z"/>
                <w:rFonts w:ascii="Times New Roman" w:eastAsia="仿宋_GB2312" w:hAnsi="Times New Roman"/>
                <w:sz w:val="18"/>
                <w:szCs w:val="18"/>
                <w:lang w:eastAsia="zh-CN"/>
                <w:rPrChange w:id="8496" w:author="Xuning Wei12232" w:date="2026-10-24T11:11:00Z">
                  <w:rPr>
                    <w:del w:id="8497" w:author="Xuning Wei12232" w:date="2026-10-19T21:18:00Z"/>
                    <w:rFonts w:ascii="Times New Roman" w:eastAsia="仿宋_GB2312" w:hAnsi="Times New Roman"/>
                    <w:color w:val="0000FF"/>
                    <w:sz w:val="18"/>
                    <w:szCs w:val="18"/>
                    <w:lang w:eastAsia="zh-CN"/>
                  </w:rPr>
                </w:rPrChange>
              </w:rPr>
            </w:pPr>
            <w:proofErr w:type="spellStart"/>
            <w:r>
              <w:rPr>
                <w:rFonts w:ascii="Times New Roman" w:eastAsia="仿宋_GB2312" w:hAnsi="Times New Roman"/>
                <w:sz w:val="18"/>
                <w:szCs w:val="18"/>
                <w:lang w:eastAsia="zh-CN"/>
                <w:rPrChange w:id="8498" w:author="Xuning Wei12232" w:date="2026-10-24T11:11:00Z">
                  <w:rPr>
                    <w:rFonts w:ascii="Times New Roman" w:eastAsia="仿宋_GB2312" w:hAnsi="Times New Roman"/>
                    <w:color w:val="0000FF"/>
                    <w:sz w:val="18"/>
                    <w:szCs w:val="18"/>
                    <w:lang w:eastAsia="zh-CN"/>
                  </w:rPr>
                </w:rPrChange>
              </w:rPr>
              <w:t>Sunresin</w:t>
            </w:r>
            <w:proofErr w:type="spellEnd"/>
            <w:r>
              <w:rPr>
                <w:rFonts w:ascii="Times New Roman" w:eastAsia="仿宋_GB2312" w:hAnsi="Times New Roman"/>
                <w:sz w:val="18"/>
                <w:szCs w:val="18"/>
                <w:lang w:eastAsia="zh-CN"/>
                <w:rPrChange w:id="8499" w:author="Xuning Wei12232" w:date="2026-10-24T11:11:00Z">
                  <w:rPr>
                    <w:rFonts w:ascii="Times New Roman" w:eastAsia="仿宋_GB2312" w:hAnsi="Times New Roman"/>
                    <w:color w:val="0000FF"/>
                    <w:sz w:val="18"/>
                    <w:szCs w:val="18"/>
                    <w:lang w:eastAsia="zh-CN"/>
                  </w:rPr>
                </w:rPrChange>
              </w:rPr>
              <w:t xml:space="preserve"> New Materials Co. Ltd., </w:t>
            </w:r>
            <w:del w:id="8500" w:author="Xuning Wei12232" w:date="2026-10-19T21:18:00Z">
              <w:r>
                <w:rPr>
                  <w:rFonts w:ascii="Times New Roman" w:eastAsia="仿宋_GB2312" w:hAnsi="Times New Roman"/>
                  <w:sz w:val="18"/>
                  <w:szCs w:val="18"/>
                  <w:lang w:eastAsia="zh-CN"/>
                  <w:rPrChange w:id="8501" w:author="Xuning Wei12232" w:date="2026-10-24T11:11:00Z">
                    <w:rPr>
                      <w:rFonts w:ascii="Times New Roman" w:eastAsia="仿宋_GB2312" w:hAnsi="Times New Roman"/>
                      <w:color w:val="0000FF"/>
                      <w:sz w:val="18"/>
                      <w:szCs w:val="18"/>
                      <w:lang w:eastAsia="zh-CN"/>
                    </w:rPr>
                  </w:rPrChange>
                </w:rPr>
                <w:delText>GaoLing</w:delText>
              </w:r>
            </w:del>
          </w:p>
          <w:p w14:paraId="2A56C3C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Times New Roman" w:hAnsi="Times New Roman" w:cs="Times New Roman"/>
                <w:bCs w:val="0"/>
                <w:sz w:val="18"/>
                <w:szCs w:val="18"/>
                <w:u w:val="single"/>
                <w:rPrChange w:id="8502" w:author="Xuning Wei12232" w:date="2026-10-24T11:11:00Z">
                  <w:rPr>
                    <w:rFonts w:ascii="Times New Roman" w:eastAsia="Times New Roman" w:hAnsi="Times New Roman" w:cs="Times New Roman"/>
                    <w:bCs w:val="0"/>
                    <w:color w:val="FF0000"/>
                    <w:sz w:val="18"/>
                    <w:szCs w:val="18"/>
                    <w:u w:val="single"/>
                  </w:rPr>
                </w:rPrChange>
              </w:rPr>
              <w:t>GaoLing</w:t>
            </w:r>
            <w:proofErr w:type="spellEnd"/>
            <w:ins w:id="8503" w:author="Xuning Wei12232" w:date="2026-10-19T21:18:00Z">
              <w:r>
                <w:rPr>
                  <w:rFonts w:ascii="Times New Roman" w:eastAsia="Times New Roman" w:hAnsi="Times New Roman" w:cs="Times New Roman"/>
                  <w:bCs w:val="0"/>
                  <w:sz w:val="18"/>
                  <w:szCs w:val="18"/>
                  <w:u w:val="single"/>
                </w:rPr>
                <w:t xml:space="preserve"> </w:t>
              </w:r>
            </w:ins>
            <w:r>
              <w:rPr>
                <w:rFonts w:ascii="Times New Roman" w:eastAsia="Times New Roman" w:hAnsi="Times New Roman" w:cs="Times New Roman"/>
                <w:bCs w:val="0"/>
                <w:sz w:val="18"/>
                <w:szCs w:val="18"/>
                <w:u w:val="single"/>
                <w:rPrChange w:id="8504" w:author="Xuning Wei12232" w:date="2026-10-24T11:11:00Z">
                  <w:rPr>
                    <w:rFonts w:ascii="Times New Roman" w:eastAsia="Times New Roman" w:hAnsi="Times New Roman" w:cs="Times New Roman"/>
                    <w:bCs w:val="0"/>
                    <w:color w:val="FF0000"/>
                    <w:sz w:val="18"/>
                    <w:szCs w:val="18"/>
                    <w:u w:val="single"/>
                  </w:rPr>
                </w:rPrChange>
              </w:rPr>
              <w:t xml:space="preserve">(Address: No.999 </w:t>
            </w:r>
            <w:proofErr w:type="spellStart"/>
            <w:r>
              <w:rPr>
                <w:rFonts w:ascii="Times New Roman" w:eastAsia="Times New Roman" w:hAnsi="Times New Roman" w:cs="Times New Roman"/>
                <w:bCs w:val="0"/>
                <w:sz w:val="18"/>
                <w:szCs w:val="18"/>
                <w:u w:val="single"/>
                <w:rPrChange w:id="8505" w:author="Xuning Wei12232" w:date="2026-10-24T11:11:00Z">
                  <w:rPr>
                    <w:rFonts w:ascii="Times New Roman" w:eastAsia="Times New Roman" w:hAnsi="Times New Roman" w:cs="Times New Roman"/>
                    <w:bCs w:val="0"/>
                    <w:color w:val="FF0000"/>
                    <w:sz w:val="18"/>
                    <w:szCs w:val="18"/>
                    <w:u w:val="single"/>
                  </w:rPr>
                </w:rPrChange>
              </w:rPr>
              <w:t>Weiyangjiu</w:t>
            </w:r>
            <w:proofErr w:type="spellEnd"/>
            <w:r>
              <w:rPr>
                <w:rFonts w:ascii="Times New Roman" w:eastAsia="Times New Roman" w:hAnsi="Times New Roman" w:cs="Times New Roman"/>
                <w:bCs w:val="0"/>
                <w:sz w:val="18"/>
                <w:szCs w:val="18"/>
                <w:u w:val="single"/>
                <w:rPrChange w:id="8506" w:author="Xuning Wei12232" w:date="2026-10-24T11:11:00Z">
                  <w:rPr>
                    <w:rFonts w:ascii="Times New Roman" w:eastAsia="Times New Roman" w:hAnsi="Times New Roman" w:cs="Times New Roman"/>
                    <w:bCs w:val="0"/>
                    <w:color w:val="FF0000"/>
                    <w:sz w:val="18"/>
                    <w:szCs w:val="18"/>
                    <w:u w:val="single"/>
                  </w:rPr>
                </w:rPrChange>
              </w:rPr>
              <w:t xml:space="preserve"> Road, </w:t>
            </w:r>
            <w:proofErr w:type="spellStart"/>
            <w:r>
              <w:rPr>
                <w:rFonts w:ascii="Times New Roman" w:eastAsia="Times New Roman" w:hAnsi="Times New Roman" w:cs="Times New Roman"/>
                <w:bCs w:val="0"/>
                <w:sz w:val="18"/>
                <w:szCs w:val="18"/>
                <w:u w:val="single"/>
                <w:rPrChange w:id="8507" w:author="Xuning Wei12232" w:date="2026-10-24T11:11:00Z">
                  <w:rPr>
                    <w:rFonts w:ascii="Times New Roman" w:eastAsia="Times New Roman" w:hAnsi="Times New Roman" w:cs="Times New Roman"/>
                    <w:bCs w:val="0"/>
                    <w:color w:val="FF0000"/>
                    <w:sz w:val="18"/>
                    <w:szCs w:val="18"/>
                    <w:u w:val="single"/>
                  </w:rPr>
                </w:rPrChange>
              </w:rPr>
              <w:t>Gaoling</w:t>
            </w:r>
            <w:proofErr w:type="spellEnd"/>
            <w:r>
              <w:rPr>
                <w:rFonts w:ascii="Times New Roman" w:eastAsia="Times New Roman" w:hAnsi="Times New Roman" w:cs="Times New Roman"/>
                <w:bCs w:val="0"/>
                <w:sz w:val="18"/>
                <w:szCs w:val="18"/>
                <w:u w:val="single"/>
                <w:rPrChange w:id="8508" w:author="Xuning Wei12232" w:date="2026-10-24T11:11:00Z">
                  <w:rPr>
                    <w:rFonts w:ascii="Times New Roman" w:eastAsia="Times New Roman" w:hAnsi="Times New Roman" w:cs="Times New Roman"/>
                    <w:bCs w:val="0"/>
                    <w:color w:val="FF0000"/>
                    <w:sz w:val="18"/>
                    <w:szCs w:val="18"/>
                    <w:u w:val="single"/>
                  </w:rPr>
                </w:rPrChange>
              </w:rPr>
              <w:t xml:space="preserve"> District, Xi’an City, Shaanxi Province, </w:t>
            </w:r>
            <w:proofErr w:type="spellStart"/>
            <w:r>
              <w:rPr>
                <w:rFonts w:ascii="Times New Roman" w:eastAsia="Times New Roman" w:hAnsi="Times New Roman" w:cs="Times New Roman"/>
                <w:bCs w:val="0"/>
                <w:sz w:val="18"/>
                <w:szCs w:val="18"/>
                <w:u w:val="single"/>
                <w:rPrChange w:id="8509" w:author="Xuning Wei12232" w:date="2026-10-24T11:11:00Z">
                  <w:rPr>
                    <w:rFonts w:ascii="Times New Roman" w:eastAsia="Times New Roman" w:hAnsi="Times New Roman" w:cs="Times New Roman"/>
                    <w:bCs w:val="0"/>
                    <w:color w:val="FF0000"/>
                    <w:sz w:val="18"/>
                    <w:szCs w:val="18"/>
                    <w:u w:val="single"/>
                  </w:rPr>
                </w:rPrChange>
              </w:rPr>
              <w:t>P.R.China</w:t>
            </w:r>
            <w:proofErr w:type="spellEnd"/>
            <w:r>
              <w:rPr>
                <w:rFonts w:ascii="Times New Roman" w:eastAsia="Times New Roman" w:hAnsi="Times New Roman" w:cs="Times New Roman"/>
                <w:bCs w:val="0"/>
                <w:sz w:val="18"/>
                <w:szCs w:val="18"/>
                <w:u w:val="single"/>
                <w:rPrChange w:id="8510" w:author="Xuning Wei12232" w:date="2026-10-24T11:11:00Z">
                  <w:rPr>
                    <w:rFonts w:ascii="Times New Roman" w:eastAsia="Times New Roman" w:hAnsi="Times New Roman" w:cs="Times New Roman"/>
                    <w:bCs w:val="0"/>
                    <w:color w:val="FF0000"/>
                    <w:sz w:val="18"/>
                    <w:szCs w:val="18"/>
                    <w:u w:val="single"/>
                  </w:rPr>
                </w:rPrChange>
              </w:rPr>
              <w:t>)</w:t>
            </w:r>
          </w:p>
        </w:tc>
      </w:tr>
      <w:tr w:rsidR="007617DE" w14:paraId="1C2C448B" w14:textId="77777777">
        <w:trPr>
          <w:trHeight w:val="208"/>
          <w:jc w:val="center"/>
        </w:trPr>
        <w:tc>
          <w:tcPr>
            <w:tcW w:w="233" w:type="pct"/>
            <w:vMerge w:val="restart"/>
            <w:vAlign w:val="center"/>
          </w:tcPr>
          <w:p w14:paraId="7353899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w:t>
            </w:r>
          </w:p>
        </w:tc>
        <w:tc>
          <w:tcPr>
            <w:tcW w:w="537" w:type="pct"/>
            <w:vMerge w:val="restart"/>
            <w:vAlign w:val="center"/>
          </w:tcPr>
          <w:p w14:paraId="66D2A58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Gly</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3A24D1B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YL004846</w:t>
            </w:r>
          </w:p>
        </w:tc>
        <w:tc>
          <w:tcPr>
            <w:tcW w:w="463" w:type="pct"/>
            <w:vMerge w:val="restart"/>
            <w:vAlign w:val="center"/>
          </w:tcPr>
          <w:p w14:paraId="318EDAC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29022-11-5</w:t>
            </w:r>
          </w:p>
        </w:tc>
        <w:tc>
          <w:tcPr>
            <w:tcW w:w="471" w:type="pct"/>
            <w:vMerge w:val="restart"/>
            <w:vAlign w:val="center"/>
          </w:tcPr>
          <w:p w14:paraId="506C216B"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511"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sz w:val="18"/>
                <w:szCs w:val="18"/>
                <w:lang w:eastAsia="zh-CN"/>
                <w:rPrChange w:id="8512" w:author="Xuning Wei12232" w:date="2026-10-24T11:11:00Z">
                  <w:rPr>
                    <w:rFonts w:ascii="Times New Roman" w:eastAsia="仿宋_GB2312" w:hAnsi="Times New Roman" w:cs="Times New Roman"/>
                    <w:color w:val="0000FF"/>
                    <w:sz w:val="18"/>
                    <w:szCs w:val="18"/>
                    <w:lang w:eastAsia="zh-CN"/>
                  </w:rPr>
                </w:rPrChange>
              </w:rPr>
              <w:t>SP-138200-02</w:t>
            </w:r>
            <w:ins w:id="8513" w:author="Xuning Wei12232" w:date="2026-10-19T21:13:00Z">
              <w:r>
                <w:rPr>
                  <w:rFonts w:ascii="Times New Roman" w:eastAsia="仿宋_GB2312" w:hAnsi="Times New Roman" w:cs="Times New Roman"/>
                  <w:sz w:val="20"/>
                  <w:szCs w:val="21"/>
                  <w:lang w:eastAsia="zh-CN"/>
                </w:rPr>
                <w:t xml:space="preserve"> (current version) </w:t>
              </w:r>
            </w:ins>
            <w:del w:id="8514" w:author="Xuning Wei12232" w:date="2026-10-19T21:13:00Z">
              <w:r>
                <w:rPr>
                  <w:rFonts w:ascii="Times New Roman" w:eastAsia="仿宋_GB2312" w:hAnsi="Times New Roman" w:cs="Times New Roman"/>
                  <w:sz w:val="18"/>
                  <w:szCs w:val="18"/>
                  <w:lang w:eastAsia="zh-CN"/>
                  <w:rPrChange w:id="8515" w:author="Xuning Wei12232" w:date="2026-10-24T11:11:00Z">
                    <w:rPr>
                      <w:rFonts w:ascii="Times New Roman" w:eastAsia="仿宋_GB2312" w:hAnsi="Times New Roman" w:cs="Times New Roman"/>
                      <w:color w:val="0000FF"/>
                      <w:sz w:val="18"/>
                      <w:szCs w:val="18"/>
                      <w:lang w:eastAsia="zh-CN"/>
                    </w:rPr>
                  </w:rPrChange>
                </w:rPr>
                <w:delText xml:space="preserve">.01 </w:delText>
              </w:r>
            </w:del>
          </w:p>
        </w:tc>
        <w:tc>
          <w:tcPr>
            <w:tcW w:w="1518" w:type="pct"/>
            <w:vAlign w:val="center"/>
          </w:tcPr>
          <w:p w14:paraId="5F4ADBE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55E2816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1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17"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18"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19"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20"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21"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6D8A785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7437CFD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2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23"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24"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2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26"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27"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6FE9F193" w14:textId="77777777">
        <w:trPr>
          <w:trHeight w:val="206"/>
          <w:jc w:val="center"/>
        </w:trPr>
        <w:tc>
          <w:tcPr>
            <w:tcW w:w="233" w:type="pct"/>
            <w:vMerge/>
            <w:vAlign w:val="center"/>
          </w:tcPr>
          <w:p w14:paraId="694E4436"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A9BC2E6"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4490F85A"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089465D9"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4013DE72" w14:textId="77777777" w:rsidR="007617DE" w:rsidRPr="007617DE" w:rsidRDefault="007617DE">
            <w:pPr>
              <w:spacing w:beforeLines="50" w:before="120" w:afterLines="50" w:after="120"/>
              <w:contextualSpacing/>
              <w:jc w:val="center"/>
              <w:rPr>
                <w:rFonts w:ascii="Times New Roman" w:eastAsia="仿宋_GB2312" w:hAnsi="Times New Roman" w:cs="Times New Roman"/>
                <w:sz w:val="18"/>
                <w:szCs w:val="18"/>
                <w:lang w:eastAsia="zh-CN"/>
                <w:rPrChange w:id="8528" w:author="Xuning Wei12232" w:date="2026-10-24T11:11:00Z">
                  <w:rPr>
                    <w:rFonts w:ascii="Times New Roman" w:eastAsia="仿宋_GB2312" w:hAnsi="Times New Roman" w:cs="Times New Roman"/>
                    <w:color w:val="0000FF"/>
                    <w:sz w:val="18"/>
                    <w:szCs w:val="18"/>
                    <w:lang w:eastAsia="zh-CN"/>
                  </w:rPr>
                </w:rPrChange>
              </w:rPr>
            </w:pPr>
          </w:p>
        </w:tc>
        <w:tc>
          <w:tcPr>
            <w:tcW w:w="1518" w:type="pct"/>
            <w:vAlign w:val="center"/>
          </w:tcPr>
          <w:p w14:paraId="5549801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7FC514C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2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30"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31"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32"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33"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53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535"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46BA14B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6BBA94C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3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37"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38"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39"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40"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541"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542"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2612C8D8" w14:textId="77777777">
        <w:trPr>
          <w:trHeight w:val="206"/>
          <w:jc w:val="center"/>
        </w:trPr>
        <w:tc>
          <w:tcPr>
            <w:tcW w:w="233" w:type="pct"/>
            <w:vMerge/>
            <w:vAlign w:val="center"/>
          </w:tcPr>
          <w:p w14:paraId="7CE5949A"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0E82D00F"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4B74898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0CC846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50FFB855" w14:textId="77777777" w:rsidR="007617DE" w:rsidRPr="007617DE" w:rsidRDefault="007617DE">
            <w:pPr>
              <w:spacing w:beforeLines="50" w:before="120" w:afterLines="50" w:after="120"/>
              <w:contextualSpacing/>
              <w:jc w:val="center"/>
              <w:rPr>
                <w:rFonts w:ascii="Times New Roman" w:eastAsia="仿宋_GB2312" w:hAnsi="Times New Roman" w:cs="Times New Roman"/>
                <w:sz w:val="18"/>
                <w:szCs w:val="18"/>
                <w:lang w:eastAsia="zh-CN"/>
                <w:rPrChange w:id="8543" w:author="Xuning Wei12232" w:date="2026-10-24T11:11:00Z">
                  <w:rPr>
                    <w:rFonts w:ascii="Times New Roman" w:eastAsia="仿宋_GB2312" w:hAnsi="Times New Roman" w:cs="Times New Roman"/>
                    <w:color w:val="0000FF"/>
                    <w:sz w:val="18"/>
                    <w:szCs w:val="18"/>
                    <w:lang w:eastAsia="zh-CN"/>
                  </w:rPr>
                </w:rPrChange>
              </w:rPr>
            </w:pPr>
          </w:p>
        </w:tc>
        <w:tc>
          <w:tcPr>
            <w:tcW w:w="1518" w:type="pct"/>
            <w:vAlign w:val="center"/>
          </w:tcPr>
          <w:p w14:paraId="7D4F841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E8A95A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4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45"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546"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547"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548"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549"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50"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55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52"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553"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554"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555"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59C364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4DA4EE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5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57"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558"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559"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560"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56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62"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56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564"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565"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566"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567"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52C85A52" w14:textId="77777777">
        <w:trPr>
          <w:trHeight w:val="208"/>
          <w:jc w:val="center"/>
        </w:trPr>
        <w:tc>
          <w:tcPr>
            <w:tcW w:w="233" w:type="pct"/>
            <w:vMerge w:val="restart"/>
            <w:vAlign w:val="center"/>
          </w:tcPr>
          <w:p w14:paraId="39AFCBC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w:t>
            </w:r>
          </w:p>
        </w:tc>
        <w:tc>
          <w:tcPr>
            <w:tcW w:w="537" w:type="pct"/>
            <w:vMerge w:val="restart"/>
            <w:vAlign w:val="center"/>
          </w:tcPr>
          <w:p w14:paraId="28296BC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Phe</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5819A7D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YL004840</w:t>
            </w:r>
          </w:p>
        </w:tc>
        <w:tc>
          <w:tcPr>
            <w:tcW w:w="463" w:type="pct"/>
            <w:vMerge w:val="restart"/>
            <w:vAlign w:val="center"/>
          </w:tcPr>
          <w:p w14:paraId="6B497D9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35661-40-6</w:t>
            </w:r>
          </w:p>
        </w:tc>
        <w:tc>
          <w:tcPr>
            <w:tcW w:w="471" w:type="pct"/>
            <w:vMerge w:val="restart"/>
            <w:vAlign w:val="center"/>
          </w:tcPr>
          <w:p w14:paraId="7D63B516"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568"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569" w:author="Xuning Wei12232" w:date="2026-10-24T11:11:00Z">
                  <w:rPr>
                    <w:rFonts w:ascii="Times New Roman" w:hAnsi="Times New Roman" w:cs="Times New Roman"/>
                    <w:color w:val="0000FF"/>
                    <w:sz w:val="18"/>
                    <w:szCs w:val="18"/>
                    <w:lang w:eastAsia="zh-CN"/>
                  </w:rPr>
                </w:rPrChange>
              </w:rPr>
              <w:t>SP-138203-02</w:t>
            </w:r>
            <w:ins w:id="8570" w:author="Xuning Wei12232" w:date="2026-10-19T21:13:00Z">
              <w:r>
                <w:rPr>
                  <w:rFonts w:ascii="Times New Roman" w:eastAsia="仿宋_GB2312" w:hAnsi="Times New Roman" w:cs="Times New Roman"/>
                  <w:sz w:val="20"/>
                  <w:szCs w:val="21"/>
                  <w:lang w:eastAsia="zh-CN"/>
                </w:rPr>
                <w:t xml:space="preserve"> (current version) </w:t>
              </w:r>
            </w:ins>
            <w:del w:id="8571" w:author="Xuning Wei12232" w:date="2026-10-19T21:13:00Z">
              <w:r>
                <w:rPr>
                  <w:rFonts w:ascii="Times New Roman" w:hAnsi="Times New Roman" w:cs="Times New Roman"/>
                  <w:sz w:val="18"/>
                  <w:szCs w:val="18"/>
                  <w:lang w:eastAsia="zh-CN"/>
                  <w:rPrChange w:id="8572" w:author="Xuning Wei12232" w:date="2026-10-24T11:11:00Z">
                    <w:rPr>
                      <w:rFonts w:ascii="Times New Roman" w:hAnsi="Times New Roman" w:cs="Times New Roman"/>
                      <w:color w:val="0000FF"/>
                      <w:sz w:val="18"/>
                      <w:szCs w:val="18"/>
                      <w:lang w:eastAsia="zh-CN"/>
                    </w:rPr>
                  </w:rPrChange>
                </w:rPr>
                <w:delText>.01</w:delText>
              </w:r>
            </w:del>
            <w:r>
              <w:rPr>
                <w:rFonts w:ascii="Times New Roman" w:hAnsi="Times New Roman" w:cs="Times New Roman"/>
                <w:sz w:val="18"/>
                <w:szCs w:val="18"/>
                <w:lang w:eastAsia="zh-CN"/>
                <w:rPrChange w:id="8573" w:author="Xuning Wei12232" w:date="2026-10-24T11:11:00Z">
                  <w:rPr>
                    <w:rFonts w:ascii="Times New Roman" w:hAnsi="Times New Roman" w:cs="Times New Roman"/>
                    <w:color w:val="0000FF"/>
                    <w:sz w:val="18"/>
                    <w:szCs w:val="18"/>
                    <w:lang w:eastAsia="zh-CN"/>
                  </w:rPr>
                </w:rPrChange>
              </w:rPr>
              <w:t xml:space="preserve"> </w:t>
            </w:r>
          </w:p>
        </w:tc>
        <w:tc>
          <w:tcPr>
            <w:tcW w:w="1518" w:type="pct"/>
            <w:vAlign w:val="center"/>
          </w:tcPr>
          <w:p w14:paraId="752705D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7518559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7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7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76"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77"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78"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79"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419829C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0588238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8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581"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82"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583"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584"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585"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4859926C" w14:textId="77777777">
        <w:trPr>
          <w:trHeight w:val="206"/>
          <w:jc w:val="center"/>
        </w:trPr>
        <w:tc>
          <w:tcPr>
            <w:tcW w:w="233" w:type="pct"/>
            <w:vMerge/>
            <w:vAlign w:val="center"/>
          </w:tcPr>
          <w:p w14:paraId="6B3DD8E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3EB7CD7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2C5258A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6E1EB86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B955628"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586"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1B17176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5FEA4A5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8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88"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89"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90"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91"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592"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593"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3A340AE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7994464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59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595"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596"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597"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598"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599"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00"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2AC0EABA" w14:textId="77777777">
        <w:trPr>
          <w:trHeight w:val="206"/>
          <w:jc w:val="center"/>
        </w:trPr>
        <w:tc>
          <w:tcPr>
            <w:tcW w:w="233" w:type="pct"/>
            <w:vMerge/>
            <w:vAlign w:val="center"/>
          </w:tcPr>
          <w:p w14:paraId="2F5317B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1C1C98F"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225E3304"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12D7DF8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7EA7AF15"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601"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1F4C5C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654DEA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0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03"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604"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605"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606"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07"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08"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09"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10"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11"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612"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613"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20EF7C3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E7C89D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1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15"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616"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617"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618"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19"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20"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2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22"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23"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624"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62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663581BC" w14:textId="77777777">
        <w:trPr>
          <w:trHeight w:val="20"/>
          <w:jc w:val="center"/>
        </w:trPr>
        <w:tc>
          <w:tcPr>
            <w:tcW w:w="233" w:type="pct"/>
            <w:vAlign w:val="center"/>
          </w:tcPr>
          <w:p w14:paraId="45F9B17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4</w:t>
            </w:r>
          </w:p>
        </w:tc>
        <w:tc>
          <w:tcPr>
            <w:tcW w:w="537" w:type="pct"/>
            <w:vAlign w:val="center"/>
          </w:tcPr>
          <w:p w14:paraId="17192E0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-L-N-Me-</w:t>
            </w:r>
            <w:proofErr w:type="spellStart"/>
            <w:r>
              <w:rPr>
                <w:rFonts w:ascii="Times New Roman" w:eastAsia="仿宋_GB2312" w:hAnsi="Times New Roman" w:cs="Times New Roman"/>
                <w:sz w:val="18"/>
                <w:szCs w:val="18"/>
                <w:lang w:eastAsia="zh-CN"/>
              </w:rPr>
              <w:t>Asn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Trt</w:t>
            </w:r>
            <w:proofErr w:type="spellEnd"/>
            <w:r>
              <w:rPr>
                <w:rFonts w:ascii="Times New Roman" w:eastAsia="仿宋_GB2312" w:hAnsi="Times New Roman" w:cs="Times New Roman"/>
                <w:sz w:val="18"/>
                <w:szCs w:val="18"/>
                <w:lang w:eastAsia="zh-CN"/>
              </w:rPr>
              <w:t>)-OH</w:t>
            </w:r>
          </w:p>
        </w:tc>
        <w:tc>
          <w:tcPr>
            <w:tcW w:w="415" w:type="pct"/>
            <w:vAlign w:val="center"/>
          </w:tcPr>
          <w:p w14:paraId="3C0733D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YL008617</w:t>
            </w:r>
          </w:p>
        </w:tc>
        <w:tc>
          <w:tcPr>
            <w:tcW w:w="463" w:type="pct"/>
            <w:vAlign w:val="center"/>
          </w:tcPr>
          <w:p w14:paraId="7B5D41A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941296-80-6</w:t>
            </w:r>
          </w:p>
        </w:tc>
        <w:tc>
          <w:tcPr>
            <w:tcW w:w="471" w:type="pct"/>
            <w:vAlign w:val="center"/>
          </w:tcPr>
          <w:p w14:paraId="43ADAA58"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626"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627" w:author="Xuning Wei12232" w:date="2026-10-24T11:11:00Z">
                  <w:rPr>
                    <w:rFonts w:ascii="Times New Roman" w:hAnsi="Times New Roman" w:cs="Times New Roman"/>
                    <w:color w:val="0000FF"/>
                    <w:sz w:val="18"/>
                    <w:szCs w:val="18"/>
                    <w:lang w:eastAsia="zh-CN"/>
                  </w:rPr>
                </w:rPrChange>
              </w:rPr>
              <w:t>SP-138520-02</w:t>
            </w:r>
            <w:ins w:id="8628" w:author="Xuning Wei12232" w:date="2026-10-19T21:13:00Z">
              <w:r>
                <w:rPr>
                  <w:rFonts w:ascii="Times New Roman" w:eastAsia="仿宋_GB2312" w:hAnsi="Times New Roman" w:cs="Times New Roman"/>
                  <w:sz w:val="20"/>
                  <w:szCs w:val="21"/>
                  <w:lang w:eastAsia="zh-CN"/>
                </w:rPr>
                <w:t xml:space="preserve"> (current version) </w:t>
              </w:r>
            </w:ins>
            <w:del w:id="8629" w:author="Xuning Wei12232" w:date="2026-10-19T21:13:00Z">
              <w:r>
                <w:rPr>
                  <w:rFonts w:ascii="Times New Roman" w:hAnsi="Times New Roman" w:cs="Times New Roman"/>
                  <w:sz w:val="18"/>
                  <w:szCs w:val="18"/>
                  <w:lang w:eastAsia="zh-CN"/>
                  <w:rPrChange w:id="8630"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786CCEC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14690B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3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32"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33"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34"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35"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3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3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B29F12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6316367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3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3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4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4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4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4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44"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2EA3A842" w14:textId="77777777">
        <w:trPr>
          <w:trHeight w:val="208"/>
          <w:jc w:val="center"/>
        </w:trPr>
        <w:tc>
          <w:tcPr>
            <w:tcW w:w="233" w:type="pct"/>
            <w:vMerge w:val="restart"/>
            <w:vAlign w:val="center"/>
          </w:tcPr>
          <w:p w14:paraId="2DBEF87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5</w:t>
            </w:r>
          </w:p>
        </w:tc>
        <w:tc>
          <w:tcPr>
            <w:tcW w:w="537" w:type="pct"/>
            <w:vMerge w:val="restart"/>
            <w:vAlign w:val="center"/>
          </w:tcPr>
          <w:p w14:paraId="124FC28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Asn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Trt</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18E69D3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YL004843</w:t>
            </w:r>
          </w:p>
        </w:tc>
        <w:tc>
          <w:tcPr>
            <w:tcW w:w="463" w:type="pct"/>
            <w:vMerge w:val="restart"/>
            <w:vAlign w:val="center"/>
          </w:tcPr>
          <w:p w14:paraId="62294D1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132388-59-1</w:t>
            </w:r>
          </w:p>
        </w:tc>
        <w:tc>
          <w:tcPr>
            <w:tcW w:w="471" w:type="pct"/>
            <w:vMerge w:val="restart"/>
            <w:vAlign w:val="center"/>
          </w:tcPr>
          <w:p w14:paraId="657E976F"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645"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646" w:author="Xuning Wei12232" w:date="2026-10-24T11:11:00Z">
                  <w:rPr>
                    <w:rFonts w:ascii="Times New Roman" w:hAnsi="Times New Roman" w:cs="Times New Roman"/>
                    <w:color w:val="0000FF"/>
                    <w:sz w:val="18"/>
                    <w:szCs w:val="18"/>
                    <w:lang w:eastAsia="zh-CN"/>
                  </w:rPr>
                </w:rPrChange>
              </w:rPr>
              <w:t>SP-138519-02</w:t>
            </w:r>
            <w:ins w:id="8647" w:author="Xuning Wei12232" w:date="2026-10-19T21:14:00Z">
              <w:r>
                <w:rPr>
                  <w:rFonts w:ascii="Times New Roman" w:eastAsia="仿宋_GB2312" w:hAnsi="Times New Roman" w:cs="Times New Roman"/>
                  <w:sz w:val="20"/>
                  <w:szCs w:val="21"/>
                  <w:lang w:eastAsia="zh-CN"/>
                </w:rPr>
                <w:t xml:space="preserve"> (current version) </w:t>
              </w:r>
            </w:ins>
            <w:del w:id="8648" w:author="Xuning Wei12232" w:date="2026-10-19T21:14:00Z">
              <w:r>
                <w:rPr>
                  <w:rFonts w:ascii="Times New Roman" w:hAnsi="Times New Roman" w:cs="Times New Roman"/>
                  <w:sz w:val="18"/>
                  <w:szCs w:val="18"/>
                  <w:lang w:eastAsia="zh-CN"/>
                  <w:rPrChange w:id="8649"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44846CB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274C92B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5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651"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52"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653"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54"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655"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3FA41F5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1653F9D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5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657"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58"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659"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660"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661"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19978E5D" w14:textId="77777777">
        <w:trPr>
          <w:trHeight w:val="206"/>
          <w:jc w:val="center"/>
        </w:trPr>
        <w:tc>
          <w:tcPr>
            <w:tcW w:w="233" w:type="pct"/>
            <w:vMerge/>
            <w:vAlign w:val="center"/>
          </w:tcPr>
          <w:p w14:paraId="577AC3F1"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BBBD7D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1053D3B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7AED8B9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0611DD1B"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662"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765C0AF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441E258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6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64"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65"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66"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67"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68"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69"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392D76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435E741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7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71"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672"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673"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674"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675"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676"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63CEDCD5" w14:textId="77777777">
        <w:trPr>
          <w:trHeight w:val="206"/>
          <w:jc w:val="center"/>
        </w:trPr>
        <w:tc>
          <w:tcPr>
            <w:tcW w:w="233" w:type="pct"/>
            <w:vMerge/>
            <w:vAlign w:val="center"/>
          </w:tcPr>
          <w:p w14:paraId="663D459F"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57A4DBA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6A8C397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084635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11E4D349"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67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128A4B9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5E82E94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7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79"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680"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681"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682"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8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84"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8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86"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87"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688"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689"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F3C013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C076C3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69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691"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692"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693"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694"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69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96"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697"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698"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699"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00"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0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5EAD72E6" w14:textId="77777777">
        <w:trPr>
          <w:trHeight w:val="208"/>
          <w:jc w:val="center"/>
        </w:trPr>
        <w:tc>
          <w:tcPr>
            <w:tcW w:w="233" w:type="pct"/>
            <w:vMerge w:val="restart"/>
            <w:vAlign w:val="center"/>
          </w:tcPr>
          <w:p w14:paraId="11FABE5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6</w:t>
            </w:r>
          </w:p>
        </w:tc>
        <w:tc>
          <w:tcPr>
            <w:tcW w:w="537" w:type="pct"/>
            <w:vMerge w:val="restart"/>
            <w:vAlign w:val="center"/>
          </w:tcPr>
          <w:p w14:paraId="5B648C6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val="sv-SE" w:eastAsia="zh-CN"/>
              </w:rPr>
            </w:pPr>
            <w:r>
              <w:rPr>
                <w:rFonts w:ascii="Times New Roman" w:eastAsia="仿宋_GB2312" w:hAnsi="Times New Roman" w:cs="Times New Roman"/>
                <w:sz w:val="18"/>
                <w:szCs w:val="18"/>
                <w:lang w:val="sv-SE" w:eastAsia="zh-CN"/>
              </w:rPr>
              <w:t>Fmoc-L-Ser(tBu)-OH</w:t>
            </w:r>
          </w:p>
        </w:tc>
        <w:tc>
          <w:tcPr>
            <w:tcW w:w="415" w:type="pct"/>
            <w:vMerge w:val="restart"/>
            <w:vAlign w:val="center"/>
          </w:tcPr>
          <w:p w14:paraId="3B6A6CB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YL003428</w:t>
            </w:r>
          </w:p>
        </w:tc>
        <w:tc>
          <w:tcPr>
            <w:tcW w:w="463" w:type="pct"/>
            <w:vMerge w:val="restart"/>
            <w:vAlign w:val="center"/>
          </w:tcPr>
          <w:p w14:paraId="7CD9452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71989-33-8</w:t>
            </w:r>
          </w:p>
        </w:tc>
        <w:tc>
          <w:tcPr>
            <w:tcW w:w="471" w:type="pct"/>
            <w:vMerge w:val="restart"/>
            <w:vAlign w:val="center"/>
          </w:tcPr>
          <w:p w14:paraId="363FBEFE"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702"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703" w:author="Xuning Wei12232" w:date="2026-10-24T11:11:00Z">
                  <w:rPr>
                    <w:rFonts w:ascii="Times New Roman" w:hAnsi="Times New Roman" w:cs="Times New Roman"/>
                    <w:color w:val="0000FF"/>
                    <w:sz w:val="18"/>
                    <w:szCs w:val="18"/>
                    <w:lang w:eastAsia="zh-CN"/>
                  </w:rPr>
                </w:rPrChange>
              </w:rPr>
              <w:t>SP-132732-02</w:t>
            </w:r>
            <w:ins w:id="8704" w:author="Xuning Wei12232" w:date="2026-10-19T21:14:00Z">
              <w:r>
                <w:rPr>
                  <w:rFonts w:ascii="Times New Roman" w:eastAsia="仿宋_GB2312" w:hAnsi="Times New Roman" w:cs="Times New Roman"/>
                  <w:sz w:val="20"/>
                  <w:szCs w:val="21"/>
                  <w:lang w:eastAsia="zh-CN"/>
                </w:rPr>
                <w:t xml:space="preserve"> (current version) </w:t>
              </w:r>
            </w:ins>
            <w:del w:id="8705" w:author="Xuning Wei12232" w:date="2026-10-19T21:14:00Z">
              <w:r>
                <w:rPr>
                  <w:rFonts w:ascii="Times New Roman" w:hAnsi="Times New Roman" w:cs="Times New Roman"/>
                  <w:sz w:val="18"/>
                  <w:szCs w:val="18"/>
                  <w:lang w:eastAsia="zh-CN"/>
                  <w:rPrChange w:id="8706"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468EE2A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7298F17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0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70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09"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710"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11"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712"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7075085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54CD2FB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1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714"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15"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716"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717"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718"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5ABDB8BA" w14:textId="77777777">
        <w:trPr>
          <w:trHeight w:val="206"/>
          <w:jc w:val="center"/>
        </w:trPr>
        <w:tc>
          <w:tcPr>
            <w:tcW w:w="233" w:type="pct"/>
            <w:vMerge/>
            <w:vAlign w:val="center"/>
          </w:tcPr>
          <w:p w14:paraId="3F1DCA74"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4ECA95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val="sv-SE" w:eastAsia="zh-CN"/>
              </w:rPr>
            </w:pPr>
          </w:p>
        </w:tc>
        <w:tc>
          <w:tcPr>
            <w:tcW w:w="415" w:type="pct"/>
            <w:vMerge/>
            <w:vAlign w:val="center"/>
          </w:tcPr>
          <w:p w14:paraId="362A643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1352C57B"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96EC810"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719"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9FDF97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7F58E48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20"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21"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22"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23"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24"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25"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26"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0452BF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48B4CA3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2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28"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29"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30"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31"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32"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33"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2D2CD01B" w14:textId="77777777">
        <w:trPr>
          <w:trHeight w:val="206"/>
          <w:jc w:val="center"/>
        </w:trPr>
        <w:tc>
          <w:tcPr>
            <w:tcW w:w="233" w:type="pct"/>
            <w:vMerge/>
            <w:vAlign w:val="center"/>
          </w:tcPr>
          <w:p w14:paraId="3B64AC3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20304C8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val="sv-SE" w:eastAsia="zh-CN"/>
              </w:rPr>
            </w:pPr>
          </w:p>
        </w:tc>
        <w:tc>
          <w:tcPr>
            <w:tcW w:w="415" w:type="pct"/>
            <w:vMerge/>
            <w:vAlign w:val="center"/>
          </w:tcPr>
          <w:p w14:paraId="77F4522B"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7301433D"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127D72AD"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734"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71A4FF8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61EBF67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3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36"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37"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38"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39"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4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41"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4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43"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744"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45"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46"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345A5EF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09F8E9C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4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48"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49"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50"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51"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5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53"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5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55"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756"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57"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58"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33082335" w14:textId="77777777">
        <w:trPr>
          <w:trHeight w:val="205"/>
          <w:jc w:val="center"/>
        </w:trPr>
        <w:tc>
          <w:tcPr>
            <w:tcW w:w="233" w:type="pct"/>
            <w:vMerge w:val="restart"/>
            <w:vAlign w:val="center"/>
          </w:tcPr>
          <w:p w14:paraId="2B3875B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7</w:t>
            </w:r>
          </w:p>
        </w:tc>
        <w:tc>
          <w:tcPr>
            <w:tcW w:w="537" w:type="pct"/>
            <w:vMerge w:val="restart"/>
            <w:vAlign w:val="center"/>
          </w:tcPr>
          <w:p w14:paraId="300912D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Arg</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Pbf</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6724E41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YL003424</w:t>
            </w:r>
          </w:p>
        </w:tc>
        <w:tc>
          <w:tcPr>
            <w:tcW w:w="463" w:type="pct"/>
            <w:vMerge w:val="restart"/>
            <w:vAlign w:val="center"/>
          </w:tcPr>
          <w:p w14:paraId="0D4F880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154445-77-9</w:t>
            </w:r>
          </w:p>
        </w:tc>
        <w:tc>
          <w:tcPr>
            <w:tcW w:w="471" w:type="pct"/>
            <w:vMerge w:val="restart"/>
            <w:vAlign w:val="center"/>
          </w:tcPr>
          <w:p w14:paraId="3F22FC97"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759"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760" w:author="Xuning Wei12232" w:date="2026-10-24T11:11:00Z">
                  <w:rPr>
                    <w:rFonts w:ascii="Times New Roman" w:hAnsi="Times New Roman" w:cs="Times New Roman"/>
                    <w:color w:val="0000FF"/>
                    <w:sz w:val="18"/>
                    <w:szCs w:val="18"/>
                    <w:lang w:eastAsia="zh-CN"/>
                  </w:rPr>
                </w:rPrChange>
              </w:rPr>
              <w:t>SP-138518-02</w:t>
            </w:r>
            <w:ins w:id="8761" w:author="Xuning Wei12232" w:date="2026-10-19T21:14:00Z">
              <w:r>
                <w:rPr>
                  <w:rFonts w:ascii="Times New Roman" w:eastAsia="仿宋_GB2312" w:hAnsi="Times New Roman" w:cs="Times New Roman"/>
                  <w:sz w:val="20"/>
                  <w:szCs w:val="21"/>
                  <w:lang w:eastAsia="zh-CN"/>
                </w:rPr>
                <w:t xml:space="preserve"> (current version) </w:t>
              </w:r>
            </w:ins>
            <w:del w:id="8762" w:author="Xuning Wei12232" w:date="2026-10-19T21:14:00Z">
              <w:r>
                <w:rPr>
                  <w:rFonts w:ascii="Times New Roman" w:hAnsi="Times New Roman" w:cs="Times New Roman"/>
                  <w:sz w:val="18"/>
                  <w:szCs w:val="18"/>
                  <w:lang w:eastAsia="zh-CN"/>
                  <w:rPrChange w:id="8763"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3C410A9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2640259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6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65"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66"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67"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68"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69"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7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5EFBAF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58E3B79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7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72"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773"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774"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775"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77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777"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71CA64C2" w14:textId="77777777">
        <w:trPr>
          <w:trHeight w:val="205"/>
          <w:jc w:val="center"/>
        </w:trPr>
        <w:tc>
          <w:tcPr>
            <w:tcW w:w="233" w:type="pct"/>
            <w:vMerge/>
            <w:vAlign w:val="center"/>
          </w:tcPr>
          <w:p w14:paraId="5A3B76ED"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364E57A9"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7685C801"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0556D7D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FA3D262"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778"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7ACAF40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5700CF9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7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80"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81"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82"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83"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8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85"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8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87"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788"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789"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790"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529ABD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AB2A0A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79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792"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793"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794"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795"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79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97"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79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799"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800"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801"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802"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363B7C8A" w14:textId="77777777">
        <w:trPr>
          <w:trHeight w:val="208"/>
          <w:jc w:val="center"/>
        </w:trPr>
        <w:tc>
          <w:tcPr>
            <w:tcW w:w="233" w:type="pct"/>
            <w:vMerge w:val="restart"/>
            <w:vAlign w:val="center"/>
          </w:tcPr>
          <w:p w14:paraId="7C885FD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8</w:t>
            </w:r>
          </w:p>
        </w:tc>
        <w:tc>
          <w:tcPr>
            <w:tcW w:w="537" w:type="pct"/>
            <w:vMerge w:val="restart"/>
            <w:vAlign w:val="center"/>
          </w:tcPr>
          <w:p w14:paraId="16D25EA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-L-Val-OH</w:t>
            </w:r>
          </w:p>
        </w:tc>
        <w:tc>
          <w:tcPr>
            <w:tcW w:w="415" w:type="pct"/>
            <w:vMerge w:val="restart"/>
            <w:vAlign w:val="center"/>
          </w:tcPr>
          <w:p w14:paraId="1F85FD8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YL003110</w:t>
            </w:r>
          </w:p>
        </w:tc>
        <w:tc>
          <w:tcPr>
            <w:tcW w:w="463" w:type="pct"/>
            <w:vMerge w:val="restart"/>
            <w:vAlign w:val="center"/>
          </w:tcPr>
          <w:p w14:paraId="725B8A6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68858-20-8</w:t>
            </w:r>
          </w:p>
        </w:tc>
        <w:tc>
          <w:tcPr>
            <w:tcW w:w="471" w:type="pct"/>
            <w:vMerge w:val="restart"/>
            <w:vAlign w:val="center"/>
          </w:tcPr>
          <w:p w14:paraId="3CDA0011"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803"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804" w:author="Xuning Wei12232" w:date="2026-10-24T11:11:00Z">
                  <w:rPr>
                    <w:rFonts w:ascii="Times New Roman" w:hAnsi="Times New Roman" w:cs="Times New Roman"/>
                    <w:color w:val="0000FF"/>
                    <w:sz w:val="18"/>
                    <w:szCs w:val="18"/>
                    <w:lang w:eastAsia="zh-CN"/>
                  </w:rPr>
                </w:rPrChange>
              </w:rPr>
              <w:t>SP-138518-02</w:t>
            </w:r>
            <w:ins w:id="8805" w:author="Xuning Wei12232" w:date="2026-10-19T21:14:00Z">
              <w:r>
                <w:rPr>
                  <w:rFonts w:ascii="Times New Roman" w:eastAsia="仿宋_GB2312" w:hAnsi="Times New Roman" w:cs="Times New Roman"/>
                  <w:sz w:val="20"/>
                  <w:szCs w:val="21"/>
                  <w:lang w:eastAsia="zh-CN"/>
                </w:rPr>
                <w:t xml:space="preserve"> (current version) </w:t>
              </w:r>
            </w:ins>
            <w:del w:id="8806" w:author="Xuning Wei12232" w:date="2026-10-19T21:14:00Z">
              <w:r>
                <w:rPr>
                  <w:rFonts w:ascii="Times New Roman" w:hAnsi="Times New Roman" w:cs="Times New Roman"/>
                  <w:sz w:val="18"/>
                  <w:szCs w:val="18"/>
                  <w:lang w:eastAsia="zh-CN"/>
                  <w:rPrChange w:id="8807"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124153E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6F3BD86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0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09"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10"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11"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12"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13"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65EA807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704F88A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14"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15"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16"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17"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18"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19"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2CED1783" w14:textId="77777777">
        <w:trPr>
          <w:trHeight w:val="206"/>
          <w:jc w:val="center"/>
        </w:trPr>
        <w:tc>
          <w:tcPr>
            <w:tcW w:w="233" w:type="pct"/>
            <w:vMerge/>
            <w:vAlign w:val="center"/>
          </w:tcPr>
          <w:p w14:paraId="23258164"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70E1A93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1C24FB7F"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1D0F54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585D8857"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820"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1744679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647F57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2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22"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23"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24"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25"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2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2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1A07A4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047F911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2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2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3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3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3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3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34"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3D4752E1" w14:textId="77777777">
        <w:trPr>
          <w:trHeight w:val="206"/>
          <w:jc w:val="center"/>
        </w:trPr>
        <w:tc>
          <w:tcPr>
            <w:tcW w:w="233" w:type="pct"/>
            <w:vMerge/>
            <w:vAlign w:val="center"/>
          </w:tcPr>
          <w:p w14:paraId="1EABD5DD"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41384E99"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282C147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E1A095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07E484CE"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835"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64C7898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55F4172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3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37"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838"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839"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840"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84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42"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84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44"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845"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846"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84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1029DAF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0C2D3E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4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49"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850"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851"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852"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85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54"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85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56"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857"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858"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859"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3CD504B2" w14:textId="77777777">
        <w:trPr>
          <w:trHeight w:val="208"/>
          <w:jc w:val="center"/>
        </w:trPr>
        <w:tc>
          <w:tcPr>
            <w:tcW w:w="233" w:type="pct"/>
            <w:vMerge w:val="restart"/>
            <w:vAlign w:val="center"/>
          </w:tcPr>
          <w:p w14:paraId="74434A0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9</w:t>
            </w:r>
          </w:p>
        </w:tc>
        <w:tc>
          <w:tcPr>
            <w:tcW w:w="537" w:type="pct"/>
            <w:vMerge w:val="restart"/>
            <w:vAlign w:val="center"/>
          </w:tcPr>
          <w:p w14:paraId="547C6CB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Leu</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4462EDA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YL003425</w:t>
            </w:r>
          </w:p>
        </w:tc>
        <w:tc>
          <w:tcPr>
            <w:tcW w:w="463" w:type="pct"/>
            <w:vMerge w:val="restart"/>
            <w:vAlign w:val="center"/>
          </w:tcPr>
          <w:p w14:paraId="2244560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35661-60-0</w:t>
            </w:r>
          </w:p>
        </w:tc>
        <w:tc>
          <w:tcPr>
            <w:tcW w:w="471" w:type="pct"/>
            <w:vMerge w:val="restart"/>
            <w:vAlign w:val="center"/>
          </w:tcPr>
          <w:p w14:paraId="32A5C22F"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860"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861" w:author="Xuning Wei12232" w:date="2026-10-24T11:11:00Z">
                  <w:rPr>
                    <w:rFonts w:ascii="Times New Roman" w:hAnsi="Times New Roman" w:cs="Times New Roman"/>
                    <w:color w:val="0000FF"/>
                    <w:sz w:val="18"/>
                    <w:szCs w:val="18"/>
                    <w:lang w:eastAsia="zh-CN"/>
                  </w:rPr>
                </w:rPrChange>
              </w:rPr>
              <w:t>SP-138201-02</w:t>
            </w:r>
            <w:ins w:id="8862" w:author="Xuning Wei12232" w:date="2026-10-19T21:14:00Z">
              <w:r>
                <w:rPr>
                  <w:rFonts w:ascii="Times New Roman" w:eastAsia="仿宋_GB2312" w:hAnsi="Times New Roman" w:cs="Times New Roman"/>
                  <w:sz w:val="20"/>
                  <w:szCs w:val="21"/>
                  <w:lang w:eastAsia="zh-CN"/>
                </w:rPr>
                <w:t xml:space="preserve"> (current version) </w:t>
              </w:r>
            </w:ins>
            <w:del w:id="8863" w:author="Xuning Wei12232" w:date="2026-10-19T21:14:00Z">
              <w:r>
                <w:rPr>
                  <w:rFonts w:ascii="Times New Roman" w:hAnsi="Times New Roman" w:cs="Times New Roman"/>
                  <w:sz w:val="18"/>
                  <w:szCs w:val="18"/>
                  <w:lang w:eastAsia="zh-CN"/>
                  <w:rPrChange w:id="8864"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1C1744E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43BB958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6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66"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67"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6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69"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70"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0E654C8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5F362FC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7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872"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73"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874"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875"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876"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6E9BA177" w14:textId="77777777">
        <w:trPr>
          <w:trHeight w:val="206"/>
          <w:jc w:val="center"/>
        </w:trPr>
        <w:tc>
          <w:tcPr>
            <w:tcW w:w="233" w:type="pct"/>
            <w:vMerge/>
            <w:vAlign w:val="center"/>
          </w:tcPr>
          <w:p w14:paraId="5321FB1A"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59AAF78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0EE5C84A"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04169B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088273F8"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87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FA7B1A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2F58501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7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7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8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8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8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8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8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6A04F05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5A8655E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8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86"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887"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888"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889"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890"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89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7AAD0425" w14:textId="77777777">
        <w:trPr>
          <w:trHeight w:val="206"/>
          <w:jc w:val="center"/>
        </w:trPr>
        <w:tc>
          <w:tcPr>
            <w:tcW w:w="233" w:type="pct"/>
            <w:vMerge/>
            <w:vAlign w:val="center"/>
          </w:tcPr>
          <w:p w14:paraId="638E44CB"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63F2159B"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5933D0CC"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33DDF4C2"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503775D"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892"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5107102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1703EBE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89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894"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895"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896"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897"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89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899"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90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01"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902"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903"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0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C7D01A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2B591F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0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06"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907"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908"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909"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91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11"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91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13"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914"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915"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16"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33C0CD7C" w14:textId="77777777">
        <w:trPr>
          <w:trHeight w:val="20"/>
          <w:jc w:val="center"/>
        </w:trPr>
        <w:tc>
          <w:tcPr>
            <w:tcW w:w="233" w:type="pct"/>
            <w:vAlign w:val="center"/>
          </w:tcPr>
          <w:p w14:paraId="5A84FCB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10</w:t>
            </w:r>
          </w:p>
        </w:tc>
        <w:tc>
          <w:tcPr>
            <w:tcW w:w="537" w:type="pct"/>
            <w:vAlign w:val="center"/>
          </w:tcPr>
          <w:p w14:paraId="3AE013A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等线" w:hAnsi="Times New Roman" w:cs="Times New Roman"/>
                <w:sz w:val="18"/>
                <w:szCs w:val="18"/>
              </w:rPr>
              <w:t>Fmoc</w:t>
            </w:r>
            <w:proofErr w:type="spellEnd"/>
            <w:r>
              <w:rPr>
                <w:rFonts w:ascii="Times New Roman" w:eastAsia="等线" w:hAnsi="Times New Roman" w:cs="Times New Roman"/>
                <w:sz w:val="18"/>
                <w:szCs w:val="18"/>
              </w:rPr>
              <w:t>-L-α-Me-</w:t>
            </w:r>
            <w:proofErr w:type="spellStart"/>
            <w:r>
              <w:rPr>
                <w:rFonts w:ascii="Times New Roman" w:eastAsia="等线" w:hAnsi="Times New Roman" w:cs="Times New Roman"/>
                <w:sz w:val="18"/>
                <w:szCs w:val="18"/>
              </w:rPr>
              <w:t>Phe</w:t>
            </w:r>
            <w:proofErr w:type="spellEnd"/>
            <w:r>
              <w:rPr>
                <w:rFonts w:ascii="Times New Roman" w:eastAsia="等线" w:hAnsi="Times New Roman" w:cs="Times New Roman"/>
                <w:sz w:val="18"/>
                <w:szCs w:val="18"/>
              </w:rPr>
              <w:t>-OH</w:t>
            </w:r>
          </w:p>
        </w:tc>
        <w:tc>
          <w:tcPr>
            <w:tcW w:w="415" w:type="pct"/>
            <w:vAlign w:val="center"/>
          </w:tcPr>
          <w:p w14:paraId="415EF4B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YL008272</w:t>
            </w:r>
          </w:p>
        </w:tc>
        <w:tc>
          <w:tcPr>
            <w:tcW w:w="463" w:type="pct"/>
            <w:vAlign w:val="center"/>
          </w:tcPr>
          <w:p w14:paraId="72DDE9E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135944-05-7</w:t>
            </w:r>
          </w:p>
        </w:tc>
        <w:tc>
          <w:tcPr>
            <w:tcW w:w="471" w:type="pct"/>
            <w:vAlign w:val="center"/>
          </w:tcPr>
          <w:p w14:paraId="46639804"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917"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918" w:author="Xuning Wei12232" w:date="2026-10-24T11:11:00Z">
                  <w:rPr>
                    <w:rFonts w:ascii="Times New Roman" w:hAnsi="Times New Roman" w:cs="Times New Roman"/>
                    <w:color w:val="0000FF"/>
                    <w:sz w:val="18"/>
                    <w:szCs w:val="18"/>
                    <w:lang w:eastAsia="zh-CN"/>
                  </w:rPr>
                </w:rPrChange>
              </w:rPr>
              <w:t>SP-138210-02</w:t>
            </w:r>
            <w:ins w:id="8919" w:author="Xuning Wei12232" w:date="2026-10-19T21:14:00Z">
              <w:r>
                <w:rPr>
                  <w:rFonts w:ascii="Times New Roman" w:eastAsia="仿宋_GB2312" w:hAnsi="Times New Roman" w:cs="Times New Roman"/>
                  <w:sz w:val="20"/>
                  <w:szCs w:val="21"/>
                  <w:lang w:eastAsia="zh-CN"/>
                </w:rPr>
                <w:t xml:space="preserve"> (current version) </w:t>
              </w:r>
            </w:ins>
            <w:del w:id="8920" w:author="Xuning Wei12232" w:date="2026-10-19T21:14:00Z">
              <w:r>
                <w:rPr>
                  <w:rFonts w:ascii="Times New Roman" w:hAnsi="Times New Roman" w:cs="Times New Roman"/>
                  <w:sz w:val="18"/>
                  <w:szCs w:val="18"/>
                  <w:lang w:eastAsia="zh-CN"/>
                  <w:rPrChange w:id="8921"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75CB9B6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1F15C95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2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23"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24"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25"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26"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27"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2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21D9B91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89E80D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2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30"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31"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32"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33"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3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3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42BD81E6" w14:textId="77777777">
        <w:trPr>
          <w:trHeight w:val="205"/>
          <w:jc w:val="center"/>
        </w:trPr>
        <w:tc>
          <w:tcPr>
            <w:tcW w:w="233" w:type="pct"/>
            <w:vMerge w:val="restart"/>
            <w:vAlign w:val="center"/>
          </w:tcPr>
          <w:p w14:paraId="0697D5A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11</w:t>
            </w:r>
          </w:p>
        </w:tc>
        <w:tc>
          <w:tcPr>
            <w:tcW w:w="537" w:type="pct"/>
            <w:vMerge w:val="restart"/>
            <w:vAlign w:val="center"/>
          </w:tcPr>
          <w:p w14:paraId="09ED4091"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Glu</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OtBu</w:t>
            </w:r>
            <w:proofErr w:type="spellEnd"/>
            <w:r>
              <w:rPr>
                <w:rFonts w:ascii="Times New Roman" w:eastAsia="仿宋_GB2312" w:hAnsi="Times New Roman" w:cs="Times New Roman"/>
                <w:sz w:val="18"/>
                <w:szCs w:val="18"/>
                <w:lang w:eastAsia="zh-CN"/>
              </w:rPr>
              <w:t>)-OH·H</w:t>
            </w:r>
            <w:r>
              <w:rPr>
                <w:rFonts w:ascii="Times New Roman" w:eastAsia="仿宋_GB2312" w:hAnsi="Times New Roman" w:cs="Times New Roman"/>
                <w:sz w:val="18"/>
                <w:szCs w:val="18"/>
                <w:vertAlign w:val="subscript"/>
                <w:lang w:eastAsia="zh-CN"/>
              </w:rPr>
              <w:t>2</w:t>
            </w:r>
            <w:r>
              <w:rPr>
                <w:rFonts w:ascii="Times New Roman" w:eastAsia="仿宋_GB2312" w:hAnsi="Times New Roman" w:cs="Times New Roman"/>
                <w:sz w:val="18"/>
                <w:szCs w:val="18"/>
                <w:lang w:eastAsia="zh-CN"/>
              </w:rPr>
              <w:t>O</w:t>
            </w:r>
          </w:p>
        </w:tc>
        <w:tc>
          <w:tcPr>
            <w:tcW w:w="415" w:type="pct"/>
            <w:vMerge w:val="restart"/>
            <w:vAlign w:val="center"/>
          </w:tcPr>
          <w:p w14:paraId="6DD2B1A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YL005741</w:t>
            </w:r>
          </w:p>
        </w:tc>
        <w:tc>
          <w:tcPr>
            <w:tcW w:w="463" w:type="pct"/>
            <w:vMerge w:val="restart"/>
            <w:vAlign w:val="center"/>
          </w:tcPr>
          <w:p w14:paraId="46F6F9C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204251-24-1</w:t>
            </w:r>
          </w:p>
        </w:tc>
        <w:tc>
          <w:tcPr>
            <w:tcW w:w="471" w:type="pct"/>
            <w:vMerge w:val="restart"/>
            <w:vAlign w:val="center"/>
          </w:tcPr>
          <w:p w14:paraId="0BD8856F"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936"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937" w:author="Xuning Wei12232" w:date="2026-10-24T11:11:00Z">
                  <w:rPr>
                    <w:rFonts w:ascii="Times New Roman" w:hAnsi="Times New Roman" w:cs="Times New Roman"/>
                    <w:color w:val="0000FF"/>
                    <w:sz w:val="18"/>
                    <w:szCs w:val="18"/>
                    <w:lang w:eastAsia="zh-CN"/>
                  </w:rPr>
                </w:rPrChange>
              </w:rPr>
              <w:t>SP-138390-02</w:t>
            </w:r>
            <w:ins w:id="8938" w:author="Xuning Wei12232" w:date="2026-10-19T21:14:00Z">
              <w:r>
                <w:rPr>
                  <w:rFonts w:ascii="Times New Roman" w:eastAsia="仿宋_GB2312" w:hAnsi="Times New Roman" w:cs="Times New Roman"/>
                  <w:sz w:val="20"/>
                  <w:szCs w:val="21"/>
                  <w:lang w:eastAsia="zh-CN"/>
                </w:rPr>
                <w:t xml:space="preserve"> (current version) </w:t>
              </w:r>
            </w:ins>
            <w:del w:id="8939" w:author="Xuning Wei12232" w:date="2026-10-19T21:14:00Z">
              <w:r>
                <w:rPr>
                  <w:rFonts w:ascii="Times New Roman" w:hAnsi="Times New Roman" w:cs="Times New Roman"/>
                  <w:sz w:val="18"/>
                  <w:szCs w:val="18"/>
                  <w:lang w:eastAsia="zh-CN"/>
                  <w:rPrChange w:id="8940"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0C83B3C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339421C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4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42"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43"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44"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45"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46"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4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54E06BE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4098D8A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4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4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895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895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895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895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8954"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6FB26F98" w14:textId="77777777">
        <w:trPr>
          <w:trHeight w:val="205"/>
          <w:jc w:val="center"/>
        </w:trPr>
        <w:tc>
          <w:tcPr>
            <w:tcW w:w="233" w:type="pct"/>
            <w:vMerge/>
            <w:vAlign w:val="center"/>
          </w:tcPr>
          <w:p w14:paraId="7B2D239A"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0DBBBCFD"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764DFB11"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8A5AE1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771580F3"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955"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0F00D22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D8A0C8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56"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57"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958"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959"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960"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961"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62"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96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64"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965"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966"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67"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240FC7B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0C6DE9E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6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69"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8970"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8971"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8972"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8973"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74"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8975"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8976"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8977"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8978"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8979"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72D0E7EA" w14:textId="77777777">
        <w:trPr>
          <w:trHeight w:val="260"/>
          <w:jc w:val="center"/>
        </w:trPr>
        <w:tc>
          <w:tcPr>
            <w:tcW w:w="233" w:type="pct"/>
            <w:vMerge w:val="restart"/>
            <w:vAlign w:val="center"/>
          </w:tcPr>
          <w:p w14:paraId="2B701B0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12</w:t>
            </w:r>
          </w:p>
        </w:tc>
        <w:tc>
          <w:tcPr>
            <w:tcW w:w="537" w:type="pct"/>
            <w:vMerge w:val="restart"/>
            <w:vAlign w:val="center"/>
          </w:tcPr>
          <w:p w14:paraId="06C971F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val="sv-SE" w:eastAsia="zh-CN"/>
              </w:rPr>
            </w:pPr>
            <w:r>
              <w:rPr>
                <w:rFonts w:ascii="Times New Roman" w:eastAsia="仿宋_GB2312" w:hAnsi="Times New Roman" w:cs="Times New Roman"/>
                <w:sz w:val="18"/>
                <w:szCs w:val="18"/>
                <w:lang w:val="sv-SE" w:eastAsia="zh-CN"/>
              </w:rPr>
              <w:t>Fmoc-L-Ala-OH·H</w:t>
            </w:r>
            <w:r>
              <w:rPr>
                <w:rFonts w:ascii="Times New Roman" w:eastAsia="仿宋_GB2312" w:hAnsi="Times New Roman" w:cs="Times New Roman"/>
                <w:sz w:val="18"/>
                <w:szCs w:val="18"/>
                <w:vertAlign w:val="subscript"/>
                <w:lang w:val="sv-SE" w:eastAsia="zh-CN"/>
              </w:rPr>
              <w:t>2</w:t>
            </w:r>
            <w:r>
              <w:rPr>
                <w:rFonts w:ascii="Times New Roman" w:eastAsia="仿宋_GB2312" w:hAnsi="Times New Roman" w:cs="Times New Roman"/>
                <w:sz w:val="18"/>
                <w:szCs w:val="18"/>
                <w:lang w:val="sv-SE" w:eastAsia="zh-CN"/>
              </w:rPr>
              <w:t>O</w:t>
            </w:r>
          </w:p>
        </w:tc>
        <w:tc>
          <w:tcPr>
            <w:tcW w:w="415" w:type="pct"/>
            <w:vMerge w:val="restart"/>
            <w:vAlign w:val="center"/>
          </w:tcPr>
          <w:p w14:paraId="792536A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YL006160</w:t>
            </w:r>
          </w:p>
        </w:tc>
        <w:tc>
          <w:tcPr>
            <w:tcW w:w="463" w:type="pct"/>
            <w:vMerge w:val="restart"/>
            <w:vAlign w:val="center"/>
          </w:tcPr>
          <w:p w14:paraId="23AF0B3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207291-76-7</w:t>
            </w:r>
          </w:p>
        </w:tc>
        <w:tc>
          <w:tcPr>
            <w:tcW w:w="471" w:type="pct"/>
            <w:vMerge w:val="restart"/>
            <w:vAlign w:val="center"/>
          </w:tcPr>
          <w:p w14:paraId="0D4E601A"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8980"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8981" w:author="Xuning Wei12232" w:date="2026-10-24T11:11:00Z">
                  <w:rPr>
                    <w:rFonts w:ascii="Times New Roman" w:hAnsi="Times New Roman" w:cs="Times New Roman"/>
                    <w:color w:val="0000FF"/>
                    <w:sz w:val="18"/>
                    <w:szCs w:val="18"/>
                    <w:lang w:eastAsia="zh-CN"/>
                  </w:rPr>
                </w:rPrChange>
              </w:rPr>
              <w:t>SP-138204-02</w:t>
            </w:r>
            <w:ins w:id="8982" w:author="Xuning Wei12232" w:date="2026-10-19T21:14:00Z">
              <w:r>
                <w:rPr>
                  <w:rFonts w:ascii="Times New Roman" w:eastAsia="仿宋_GB2312" w:hAnsi="Times New Roman" w:cs="Times New Roman"/>
                  <w:sz w:val="20"/>
                  <w:szCs w:val="21"/>
                  <w:lang w:eastAsia="zh-CN"/>
                </w:rPr>
                <w:t xml:space="preserve"> (current version) </w:t>
              </w:r>
            </w:ins>
            <w:del w:id="8983" w:author="Xuning Wei12232" w:date="2026-10-19T21:14:00Z">
              <w:r>
                <w:rPr>
                  <w:rFonts w:ascii="Times New Roman" w:hAnsi="Times New Roman" w:cs="Times New Roman"/>
                  <w:sz w:val="18"/>
                  <w:szCs w:val="18"/>
                  <w:lang w:eastAsia="zh-CN"/>
                  <w:rPrChange w:id="8984"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12C9897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58AC0AD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8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986"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87"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988"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89"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990"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c>
          <w:tcPr>
            <w:tcW w:w="1362" w:type="pct"/>
            <w:vAlign w:val="center"/>
          </w:tcPr>
          <w:p w14:paraId="5B282402"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Liaoning </w:t>
            </w: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Co., Ltd </w:t>
            </w:r>
          </w:p>
          <w:p w14:paraId="2DFA3506"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91"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proofErr w:type="spellStart"/>
            <w:r>
              <w:rPr>
                <w:rFonts w:ascii="Times New Roman" w:hAnsi="Times New Roman" w:cs="Times New Roman"/>
                <w:sz w:val="18"/>
                <w:szCs w:val="16"/>
                <w:rPrChange w:id="8992"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93" w:author="Xuning Wei12232" w:date="2026-10-24T11:11:00Z">
                  <w:rPr>
                    <w:rFonts w:ascii="Times New Roman" w:hAnsi="Times New Roman" w:cs="Times New Roman"/>
                    <w:color w:val="FF0000"/>
                    <w:sz w:val="18"/>
                    <w:szCs w:val="16"/>
                  </w:rPr>
                </w:rPrChange>
              </w:rPr>
              <w:t xml:space="preserve"> Village, </w:t>
            </w:r>
            <w:proofErr w:type="spellStart"/>
            <w:r>
              <w:rPr>
                <w:rFonts w:ascii="Times New Roman" w:hAnsi="Times New Roman" w:cs="Times New Roman"/>
                <w:sz w:val="18"/>
                <w:szCs w:val="16"/>
                <w:rPrChange w:id="8994" w:author="Xuning Wei12232" w:date="2026-10-24T11:11:00Z">
                  <w:rPr>
                    <w:rFonts w:ascii="Times New Roman" w:hAnsi="Times New Roman" w:cs="Times New Roman"/>
                    <w:color w:val="FF0000"/>
                    <w:sz w:val="18"/>
                    <w:szCs w:val="16"/>
                  </w:rPr>
                </w:rPrChange>
              </w:rPr>
              <w:t>Yimatu</w:t>
            </w:r>
            <w:proofErr w:type="spellEnd"/>
            <w:r>
              <w:rPr>
                <w:rFonts w:ascii="Times New Roman" w:hAnsi="Times New Roman" w:cs="Times New Roman"/>
                <w:sz w:val="18"/>
                <w:szCs w:val="16"/>
                <w:rPrChange w:id="8995" w:author="Xuning Wei12232" w:date="2026-10-24T11:11:00Z">
                  <w:rPr>
                    <w:rFonts w:ascii="Times New Roman" w:hAnsi="Times New Roman" w:cs="Times New Roman"/>
                    <w:color w:val="FF0000"/>
                    <w:sz w:val="18"/>
                    <w:szCs w:val="16"/>
                  </w:rPr>
                </w:rPrChange>
              </w:rPr>
              <w:t xml:space="preserve"> town, Fu Mongolia county (Fluorine Industry Development Area), Fuxin, Liaoning, 123129, China</w:t>
            </w:r>
            <w:r>
              <w:rPr>
                <w:rFonts w:ascii="Times New Roman" w:eastAsia="仿宋_GB2312" w:hAnsi="Times New Roman" w:cs="Times New Roman"/>
                <w:bCs w:val="0"/>
                <w:kern w:val="2"/>
                <w:sz w:val="18"/>
                <w:szCs w:val="18"/>
                <w:lang w:eastAsia="zh-CN"/>
                <w:rPrChange w:id="8996" w:author="Xuning Wei12232" w:date="2026-10-24T11:11:00Z">
                  <w:rPr>
                    <w:rFonts w:ascii="Times New Roman" w:eastAsia="仿宋_GB2312" w:hAnsi="Times New Roman" w:cs="Times New Roman"/>
                    <w:bCs w:val="0"/>
                    <w:color w:val="FF0000"/>
                    <w:kern w:val="2"/>
                    <w:sz w:val="18"/>
                    <w:szCs w:val="18"/>
                    <w:lang w:eastAsia="zh-CN"/>
                  </w:rPr>
                </w:rPrChange>
              </w:rPr>
              <w:t>)</w:t>
            </w:r>
            <w:r>
              <w:rPr>
                <w:rFonts w:ascii="Times New Roman" w:eastAsia="仿宋_GB2312" w:hAnsi="Times New Roman" w:cs="Times New Roman"/>
                <w:sz w:val="18"/>
                <w:szCs w:val="18"/>
                <w:lang w:eastAsia="zh-CN"/>
              </w:rPr>
              <w:t>.</w:t>
            </w:r>
          </w:p>
        </w:tc>
      </w:tr>
      <w:tr w:rsidR="007617DE" w14:paraId="5277E1A0" w14:textId="77777777">
        <w:trPr>
          <w:trHeight w:val="258"/>
          <w:jc w:val="center"/>
        </w:trPr>
        <w:tc>
          <w:tcPr>
            <w:tcW w:w="233" w:type="pct"/>
            <w:vMerge/>
            <w:vAlign w:val="center"/>
          </w:tcPr>
          <w:p w14:paraId="535DF9D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57457980"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val="sv-SE" w:eastAsia="zh-CN"/>
              </w:rPr>
            </w:pPr>
          </w:p>
        </w:tc>
        <w:tc>
          <w:tcPr>
            <w:tcW w:w="415" w:type="pct"/>
            <w:vMerge/>
            <w:vAlign w:val="center"/>
          </w:tcPr>
          <w:p w14:paraId="1F5314A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514BBC0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617A552D"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8997"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2D22955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22C8C77C"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8998"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8999"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00"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01"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02"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03"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0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0B99AA74"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212CE5C8"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0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06"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07"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08"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09"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10"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11"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40ED2027" w14:textId="77777777">
        <w:trPr>
          <w:trHeight w:val="258"/>
          <w:jc w:val="center"/>
        </w:trPr>
        <w:tc>
          <w:tcPr>
            <w:tcW w:w="233" w:type="pct"/>
            <w:vMerge/>
            <w:vAlign w:val="center"/>
          </w:tcPr>
          <w:p w14:paraId="5C17AB4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3121803"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val="sv-SE" w:eastAsia="zh-CN"/>
              </w:rPr>
            </w:pPr>
          </w:p>
        </w:tc>
        <w:tc>
          <w:tcPr>
            <w:tcW w:w="415" w:type="pct"/>
            <w:vMerge/>
            <w:vAlign w:val="center"/>
          </w:tcPr>
          <w:p w14:paraId="382FE96E"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211AFF99"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23CC53DF"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9012"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70BA49D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35AF569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13"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14"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15"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16"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17"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18"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19"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2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21"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22"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23"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24"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229962A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716B6ACD"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25"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26"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27"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28"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29"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30"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31"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3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33"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34"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35"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36"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1D354B19" w14:textId="77777777">
        <w:trPr>
          <w:trHeight w:val="205"/>
          <w:jc w:val="center"/>
        </w:trPr>
        <w:tc>
          <w:tcPr>
            <w:tcW w:w="233" w:type="pct"/>
            <w:vMerge w:val="restart"/>
            <w:vAlign w:val="center"/>
          </w:tcPr>
          <w:p w14:paraId="63F73E60"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13</w:t>
            </w:r>
          </w:p>
        </w:tc>
        <w:tc>
          <w:tcPr>
            <w:tcW w:w="537" w:type="pct"/>
            <w:vMerge w:val="restart"/>
            <w:vAlign w:val="center"/>
          </w:tcPr>
          <w:p w14:paraId="1F20CA49"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Fmoc</w:t>
            </w:r>
            <w:proofErr w:type="spellEnd"/>
            <w:r>
              <w:rPr>
                <w:rFonts w:ascii="Times New Roman" w:eastAsia="仿宋_GB2312" w:hAnsi="Times New Roman" w:cs="Times New Roman"/>
                <w:sz w:val="18"/>
                <w:szCs w:val="18"/>
                <w:lang w:eastAsia="zh-CN"/>
              </w:rPr>
              <w:t>-L-</w:t>
            </w:r>
            <w:proofErr w:type="spellStart"/>
            <w:r>
              <w:rPr>
                <w:rFonts w:ascii="Times New Roman" w:eastAsia="仿宋_GB2312" w:hAnsi="Times New Roman" w:cs="Times New Roman"/>
                <w:sz w:val="18"/>
                <w:szCs w:val="18"/>
                <w:lang w:eastAsia="zh-CN"/>
              </w:rPr>
              <w:t>Orn</w:t>
            </w:r>
            <w:proofErr w:type="spellEnd"/>
            <w:r>
              <w:rPr>
                <w:rFonts w:ascii="Times New Roman" w:eastAsia="仿宋_GB2312" w:hAnsi="Times New Roman" w:cs="Times New Roman"/>
                <w:sz w:val="18"/>
                <w:szCs w:val="18"/>
                <w:lang w:eastAsia="zh-CN"/>
              </w:rPr>
              <w:t>(</w:t>
            </w:r>
            <w:proofErr w:type="spellStart"/>
            <w:r>
              <w:rPr>
                <w:rFonts w:ascii="Times New Roman" w:eastAsia="仿宋_GB2312" w:hAnsi="Times New Roman" w:cs="Times New Roman"/>
                <w:sz w:val="18"/>
                <w:szCs w:val="18"/>
                <w:lang w:eastAsia="zh-CN"/>
              </w:rPr>
              <w:t>Boc</w:t>
            </w:r>
            <w:proofErr w:type="spellEnd"/>
            <w:r>
              <w:rPr>
                <w:rFonts w:ascii="Times New Roman" w:eastAsia="仿宋_GB2312" w:hAnsi="Times New Roman" w:cs="Times New Roman"/>
                <w:sz w:val="18"/>
                <w:szCs w:val="18"/>
                <w:lang w:eastAsia="zh-CN"/>
              </w:rPr>
              <w:t>)-OH</w:t>
            </w:r>
          </w:p>
        </w:tc>
        <w:tc>
          <w:tcPr>
            <w:tcW w:w="415" w:type="pct"/>
            <w:vMerge w:val="restart"/>
            <w:vAlign w:val="center"/>
          </w:tcPr>
          <w:p w14:paraId="47FD0B1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YL005318</w:t>
            </w:r>
          </w:p>
        </w:tc>
        <w:tc>
          <w:tcPr>
            <w:tcW w:w="463" w:type="pct"/>
            <w:vMerge w:val="restart"/>
            <w:vAlign w:val="center"/>
          </w:tcPr>
          <w:p w14:paraId="519F5083"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109425-55-0</w:t>
            </w:r>
          </w:p>
        </w:tc>
        <w:tc>
          <w:tcPr>
            <w:tcW w:w="471" w:type="pct"/>
            <w:vMerge w:val="restart"/>
            <w:vAlign w:val="center"/>
          </w:tcPr>
          <w:p w14:paraId="67E0A5A7" w14:textId="77777777" w:rsidR="007617DE" w:rsidRPr="007617DE" w:rsidRDefault="00AE300B">
            <w:pPr>
              <w:spacing w:beforeLines="50" w:before="120" w:afterLines="50" w:after="120"/>
              <w:contextualSpacing/>
              <w:jc w:val="center"/>
              <w:rPr>
                <w:rFonts w:ascii="Times New Roman" w:eastAsia="仿宋_GB2312" w:hAnsi="Times New Roman" w:cs="Times New Roman"/>
                <w:sz w:val="18"/>
                <w:szCs w:val="18"/>
                <w:lang w:eastAsia="zh-CN"/>
                <w:rPrChange w:id="9037"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sz w:val="18"/>
                <w:szCs w:val="18"/>
                <w:lang w:eastAsia="zh-CN"/>
                <w:rPrChange w:id="9038" w:author="Xuning Wei12232" w:date="2026-10-24T11:11:00Z">
                  <w:rPr>
                    <w:rFonts w:ascii="Times New Roman" w:hAnsi="Times New Roman" w:cs="Times New Roman"/>
                    <w:color w:val="0000FF"/>
                    <w:sz w:val="18"/>
                    <w:szCs w:val="18"/>
                    <w:lang w:eastAsia="zh-CN"/>
                  </w:rPr>
                </w:rPrChange>
              </w:rPr>
              <w:t>SP-124852-02</w:t>
            </w:r>
            <w:ins w:id="9039" w:author="Xuning Wei12232" w:date="2026-10-19T21:14:00Z">
              <w:r>
                <w:rPr>
                  <w:rFonts w:ascii="Times New Roman" w:eastAsia="仿宋_GB2312" w:hAnsi="Times New Roman" w:cs="Times New Roman"/>
                  <w:sz w:val="20"/>
                  <w:szCs w:val="21"/>
                  <w:lang w:eastAsia="zh-CN"/>
                </w:rPr>
                <w:t xml:space="preserve"> (current version) </w:t>
              </w:r>
            </w:ins>
            <w:del w:id="9040" w:author="Xuning Wei12232" w:date="2026-10-19T21:14:00Z">
              <w:r>
                <w:rPr>
                  <w:rFonts w:ascii="Times New Roman" w:hAnsi="Times New Roman" w:cs="Times New Roman"/>
                  <w:sz w:val="18"/>
                  <w:szCs w:val="18"/>
                  <w:lang w:eastAsia="zh-CN"/>
                  <w:rPrChange w:id="9041" w:author="Xuning Wei12232" w:date="2026-10-24T11:11:00Z">
                    <w:rPr>
                      <w:rFonts w:ascii="Times New Roman" w:hAnsi="Times New Roman" w:cs="Times New Roman"/>
                      <w:color w:val="0000FF"/>
                      <w:sz w:val="18"/>
                      <w:szCs w:val="18"/>
                      <w:lang w:eastAsia="zh-CN"/>
                    </w:rPr>
                  </w:rPrChange>
                </w:rPr>
                <w:delText>.01</w:delText>
              </w:r>
            </w:del>
          </w:p>
        </w:tc>
        <w:tc>
          <w:tcPr>
            <w:tcW w:w="1518" w:type="pct"/>
            <w:vAlign w:val="center"/>
          </w:tcPr>
          <w:p w14:paraId="303FDF5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1D6901FA"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42"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43"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44"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45"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46"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47"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4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607D8BB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proofErr w:type="spellStart"/>
            <w:r>
              <w:rPr>
                <w:rFonts w:ascii="Times New Roman" w:eastAsia="仿宋_GB2312" w:hAnsi="Times New Roman" w:cs="Times New Roman"/>
                <w:sz w:val="18"/>
                <w:szCs w:val="18"/>
                <w:lang w:eastAsia="zh-CN"/>
              </w:rPr>
              <w:t>Asymchem</w:t>
            </w:r>
            <w:proofErr w:type="spellEnd"/>
            <w:r>
              <w:rPr>
                <w:rFonts w:ascii="Times New Roman" w:eastAsia="仿宋_GB2312" w:hAnsi="Times New Roman" w:cs="Times New Roman"/>
                <w:sz w:val="18"/>
                <w:szCs w:val="18"/>
                <w:lang w:eastAsia="zh-CN"/>
              </w:rPr>
              <w:t xml:space="preserve"> Laboratories (Jilin) Co., Ltd. (DH3)</w:t>
            </w:r>
          </w:p>
          <w:p w14:paraId="4B65D8A7"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4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50" w:author="Xuning Wei12232" w:date="2026-10-24T11:11:00Z">
                  <w:rPr>
                    <w:rFonts w:ascii="Times New Roman" w:hAnsi="Times New Roman" w:cs="Times New Roman"/>
                    <w:color w:val="FF0000"/>
                    <w:sz w:val="18"/>
                    <w:szCs w:val="16"/>
                  </w:rPr>
                </w:rPrChange>
              </w:rPr>
              <w:t xml:space="preserve">No. 899, </w:t>
            </w:r>
            <w:proofErr w:type="spellStart"/>
            <w:r>
              <w:rPr>
                <w:rFonts w:ascii="Times New Roman" w:hAnsi="Times New Roman" w:cs="Times New Roman"/>
                <w:sz w:val="18"/>
                <w:szCs w:val="16"/>
                <w:rPrChange w:id="9051" w:author="Xuning Wei12232" w:date="2026-10-24T11:11:00Z">
                  <w:rPr>
                    <w:rFonts w:ascii="Times New Roman" w:hAnsi="Times New Roman" w:cs="Times New Roman"/>
                    <w:color w:val="FF0000"/>
                    <w:sz w:val="18"/>
                    <w:szCs w:val="16"/>
                  </w:rPr>
                </w:rPrChange>
              </w:rPr>
              <w:t>Xingqi</w:t>
            </w:r>
            <w:proofErr w:type="spellEnd"/>
            <w:r>
              <w:rPr>
                <w:rFonts w:ascii="Times New Roman" w:hAnsi="Times New Roman" w:cs="Times New Roman"/>
                <w:sz w:val="18"/>
                <w:szCs w:val="16"/>
                <w:rPrChange w:id="9052" w:author="Xuning Wei12232" w:date="2026-10-24T11:11:00Z">
                  <w:rPr>
                    <w:rFonts w:ascii="Times New Roman" w:hAnsi="Times New Roman" w:cs="Times New Roman"/>
                    <w:color w:val="FF0000"/>
                    <w:sz w:val="18"/>
                    <w:szCs w:val="16"/>
                  </w:rPr>
                </w:rPrChange>
              </w:rPr>
              <w:t xml:space="preserve"> Road, High-tech Industrial Zone, </w:t>
            </w:r>
            <w:proofErr w:type="spellStart"/>
            <w:r>
              <w:rPr>
                <w:rFonts w:ascii="Times New Roman" w:hAnsi="Times New Roman" w:cs="Times New Roman"/>
                <w:sz w:val="18"/>
                <w:szCs w:val="16"/>
                <w:rPrChange w:id="9053" w:author="Xuning Wei12232" w:date="2026-10-24T11:11:00Z">
                  <w:rPr>
                    <w:rFonts w:ascii="Times New Roman" w:hAnsi="Times New Roman" w:cs="Times New Roman"/>
                    <w:color w:val="FF0000"/>
                    <w:sz w:val="18"/>
                    <w:szCs w:val="16"/>
                  </w:rPr>
                </w:rPrChange>
              </w:rPr>
              <w:t>Dunhua</w:t>
            </w:r>
            <w:proofErr w:type="spellEnd"/>
            <w:r>
              <w:rPr>
                <w:rFonts w:ascii="Times New Roman" w:hAnsi="Times New Roman" w:cs="Times New Roman"/>
                <w:sz w:val="18"/>
                <w:szCs w:val="16"/>
                <w:rPrChange w:id="9054" w:author="Xuning Wei12232" w:date="2026-10-24T11:11:00Z">
                  <w:rPr>
                    <w:rFonts w:ascii="Times New Roman" w:hAnsi="Times New Roman" w:cs="Times New Roman"/>
                    <w:color w:val="FF0000"/>
                    <w:sz w:val="18"/>
                    <w:szCs w:val="16"/>
                  </w:rPr>
                </w:rPrChange>
              </w:rPr>
              <w:t>, Jilin 133700, China</w:t>
            </w:r>
            <w:r>
              <w:rPr>
                <w:rFonts w:ascii="Times New Roman" w:eastAsia="仿宋_GB2312" w:hAnsi="Times New Roman" w:cs="Times New Roman"/>
                <w:bCs w:val="0"/>
                <w:kern w:val="2"/>
                <w:sz w:val="18"/>
                <w:szCs w:val="18"/>
                <w:lang w:eastAsia="zh-CN"/>
                <w:rPrChange w:id="9055" w:author="Xuning Wei12232" w:date="2026-10-24T11:11:00Z">
                  <w:rPr>
                    <w:rFonts w:ascii="Times New Roman" w:eastAsia="仿宋_GB2312" w:hAnsi="Times New Roman" w:cs="Times New Roman"/>
                    <w:bCs w:val="0"/>
                    <w:color w:val="FF0000"/>
                    <w:kern w:val="2"/>
                    <w:sz w:val="18"/>
                    <w:szCs w:val="18"/>
                    <w:lang w:eastAsia="zh-CN"/>
                  </w:rPr>
                </w:rPrChange>
              </w:rPr>
              <w:t>)</w:t>
            </w:r>
          </w:p>
        </w:tc>
      </w:tr>
      <w:tr w:rsidR="007617DE" w14:paraId="0CD0C210" w14:textId="77777777">
        <w:trPr>
          <w:trHeight w:val="205"/>
          <w:jc w:val="center"/>
        </w:trPr>
        <w:tc>
          <w:tcPr>
            <w:tcW w:w="233" w:type="pct"/>
            <w:vMerge/>
            <w:vAlign w:val="center"/>
          </w:tcPr>
          <w:p w14:paraId="208EBC0D"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537" w:type="pct"/>
            <w:vMerge/>
            <w:vAlign w:val="center"/>
          </w:tcPr>
          <w:p w14:paraId="1ED0FA85"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15" w:type="pct"/>
            <w:vMerge/>
            <w:vAlign w:val="center"/>
          </w:tcPr>
          <w:p w14:paraId="522771D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63" w:type="pct"/>
            <w:vMerge/>
            <w:vAlign w:val="center"/>
          </w:tcPr>
          <w:p w14:paraId="4E4747C8" w14:textId="77777777" w:rsidR="007617DE" w:rsidRDefault="007617DE">
            <w:pPr>
              <w:spacing w:beforeLines="50" w:before="120" w:afterLines="50" w:after="120"/>
              <w:contextualSpacing/>
              <w:jc w:val="center"/>
              <w:rPr>
                <w:rFonts w:ascii="Times New Roman" w:eastAsia="仿宋_GB2312" w:hAnsi="Times New Roman" w:cs="Times New Roman"/>
                <w:sz w:val="18"/>
                <w:szCs w:val="18"/>
                <w:lang w:eastAsia="zh-CN"/>
              </w:rPr>
            </w:pPr>
          </w:p>
        </w:tc>
        <w:tc>
          <w:tcPr>
            <w:tcW w:w="471" w:type="pct"/>
            <w:vMerge/>
            <w:vAlign w:val="center"/>
          </w:tcPr>
          <w:p w14:paraId="1F99951B" w14:textId="77777777" w:rsidR="007617DE" w:rsidRPr="007617DE" w:rsidRDefault="007617DE">
            <w:pPr>
              <w:spacing w:beforeLines="50" w:before="120" w:afterLines="50" w:after="120"/>
              <w:contextualSpacing/>
              <w:jc w:val="center"/>
              <w:rPr>
                <w:rFonts w:ascii="Times New Roman" w:hAnsi="Times New Roman" w:cs="Times New Roman"/>
                <w:sz w:val="18"/>
                <w:szCs w:val="18"/>
                <w:lang w:eastAsia="zh-CN"/>
                <w:rPrChange w:id="9056" w:author="Xuning Wei12232" w:date="2026-10-24T11:11:00Z">
                  <w:rPr>
                    <w:rFonts w:ascii="Times New Roman" w:hAnsi="Times New Roman" w:cs="Times New Roman"/>
                    <w:color w:val="0000FF"/>
                    <w:sz w:val="18"/>
                    <w:szCs w:val="18"/>
                    <w:lang w:eastAsia="zh-CN"/>
                  </w:rPr>
                </w:rPrChange>
              </w:rPr>
            </w:pPr>
          </w:p>
        </w:tc>
        <w:tc>
          <w:tcPr>
            <w:tcW w:w="1518" w:type="pct"/>
            <w:vAlign w:val="center"/>
          </w:tcPr>
          <w:p w14:paraId="61F9F14B"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4CAAA4D5"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57"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58"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59"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60"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61"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62"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63"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6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65"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66"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67"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68" w:author="Xuning Wei12232" w:date="2026-10-24T11:11:00Z">
                  <w:rPr>
                    <w:rFonts w:ascii="Times New Roman" w:eastAsia="仿宋_GB2312" w:hAnsi="Times New Roman" w:cs="Times New Roman"/>
                    <w:bCs w:val="0"/>
                    <w:color w:val="FF0000"/>
                    <w:kern w:val="2"/>
                    <w:sz w:val="18"/>
                    <w:szCs w:val="18"/>
                    <w:lang w:eastAsia="zh-CN"/>
                  </w:rPr>
                </w:rPrChange>
              </w:rPr>
              <w:t>)</w:t>
            </w:r>
          </w:p>
        </w:tc>
        <w:tc>
          <w:tcPr>
            <w:tcW w:w="1362" w:type="pct"/>
            <w:vAlign w:val="center"/>
          </w:tcPr>
          <w:p w14:paraId="4982705F"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Chengdu ZY Biochemical Technology Co., Ltd.</w:t>
            </w:r>
          </w:p>
          <w:p w14:paraId="2C1DC30E" w14:textId="77777777" w:rsidR="007617DE" w:rsidRDefault="00AE300B">
            <w:pPr>
              <w:spacing w:beforeLines="50" w:before="120" w:afterLines="50" w:after="120"/>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bCs w:val="0"/>
                <w:kern w:val="2"/>
                <w:sz w:val="18"/>
                <w:szCs w:val="18"/>
                <w:lang w:eastAsia="zh-CN"/>
                <w:rPrChange w:id="9069" w:author="Xuning Wei12232" w:date="2026-10-24T11:11:00Z">
                  <w:rPr>
                    <w:rFonts w:ascii="Times New Roman" w:eastAsia="仿宋_GB2312" w:hAnsi="Times New Roman" w:cs="Times New Roman"/>
                    <w:bCs w:val="0"/>
                    <w:color w:val="FF0000"/>
                    <w:kern w:val="2"/>
                    <w:sz w:val="18"/>
                    <w:szCs w:val="18"/>
                    <w:lang w:eastAsia="zh-CN"/>
                  </w:rPr>
                </w:rPrChange>
              </w:rPr>
              <w:t xml:space="preserve">(Address: </w:t>
            </w:r>
            <w:r>
              <w:rPr>
                <w:rFonts w:ascii="Times New Roman" w:hAnsi="Times New Roman" w:cs="Times New Roman"/>
                <w:sz w:val="18"/>
                <w:szCs w:val="16"/>
                <w:rPrChange w:id="9070" w:author="Xuning Wei12232" w:date="2026-10-24T11:11:00Z">
                  <w:rPr>
                    <w:rFonts w:ascii="Times New Roman" w:hAnsi="Times New Roman" w:cs="Times New Roman"/>
                    <w:color w:val="FF0000"/>
                    <w:sz w:val="18"/>
                    <w:szCs w:val="16"/>
                  </w:rPr>
                </w:rPrChange>
              </w:rPr>
              <w:t xml:space="preserve">No.170 </w:t>
            </w:r>
            <w:proofErr w:type="spellStart"/>
            <w:r>
              <w:rPr>
                <w:rFonts w:ascii="Times New Roman" w:hAnsi="Times New Roman" w:cs="Times New Roman"/>
                <w:sz w:val="18"/>
                <w:szCs w:val="16"/>
                <w:rPrChange w:id="9071" w:author="Xuning Wei12232" w:date="2026-10-24T11:11:00Z">
                  <w:rPr>
                    <w:rFonts w:ascii="Times New Roman" w:hAnsi="Times New Roman" w:cs="Times New Roman"/>
                    <w:color w:val="FF0000"/>
                    <w:sz w:val="18"/>
                    <w:szCs w:val="16"/>
                  </w:rPr>
                </w:rPrChange>
              </w:rPr>
              <w:t>Qingpu</w:t>
            </w:r>
            <w:proofErr w:type="spellEnd"/>
            <w:r>
              <w:rPr>
                <w:rFonts w:ascii="Times New Roman" w:hAnsi="Times New Roman" w:cs="Times New Roman"/>
                <w:sz w:val="18"/>
                <w:szCs w:val="16"/>
                <w:rPrChange w:id="9072" w:author="Xuning Wei12232" w:date="2026-10-24T11:11:00Z">
                  <w:rPr>
                    <w:rFonts w:ascii="Times New Roman" w:hAnsi="Times New Roman" w:cs="Times New Roman"/>
                    <w:color w:val="FF0000"/>
                    <w:sz w:val="18"/>
                    <w:szCs w:val="16"/>
                  </w:rPr>
                </w:rPrChange>
              </w:rPr>
              <w:t xml:space="preserve"> Road, </w:t>
            </w:r>
            <w:proofErr w:type="spellStart"/>
            <w:r>
              <w:rPr>
                <w:rFonts w:ascii="Times New Roman" w:hAnsi="Times New Roman" w:cs="Times New Roman"/>
                <w:sz w:val="18"/>
                <w:szCs w:val="16"/>
                <w:rPrChange w:id="9073" w:author="Xuning Wei12232" w:date="2026-10-24T11:11:00Z">
                  <w:rPr>
                    <w:rFonts w:ascii="Times New Roman" w:hAnsi="Times New Roman" w:cs="Times New Roman"/>
                    <w:color w:val="FF0000"/>
                    <w:sz w:val="18"/>
                    <w:szCs w:val="16"/>
                  </w:rPr>
                </w:rPrChange>
              </w:rPr>
              <w:t>Shou'an</w:t>
            </w:r>
            <w:proofErr w:type="spellEnd"/>
            <w:r>
              <w:rPr>
                <w:rFonts w:ascii="Times New Roman" w:hAnsi="Times New Roman" w:cs="Times New Roman"/>
                <w:sz w:val="18"/>
                <w:szCs w:val="16"/>
                <w:rPrChange w:id="9074"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75" w:author="Xuning Wei12232" w:date="2026-10-24T11:11:00Z">
                  <w:rPr>
                    <w:rFonts w:ascii="Times New Roman" w:hAnsi="Times New Roman" w:cs="Times New Roman"/>
                    <w:color w:val="FF0000"/>
                    <w:sz w:val="18"/>
                    <w:szCs w:val="16"/>
                  </w:rPr>
                </w:rPrChange>
              </w:rPr>
              <w:t>Subdistrict</w:t>
            </w:r>
            <w:proofErr w:type="spellEnd"/>
            <w:r>
              <w:rPr>
                <w:rFonts w:ascii="Times New Roman" w:hAnsi="Times New Roman" w:cs="Times New Roman"/>
                <w:sz w:val="18"/>
                <w:szCs w:val="16"/>
                <w:rPrChange w:id="9076" w:author="Xuning Wei12232" w:date="2026-10-24T11:11:00Z">
                  <w:rPr>
                    <w:rFonts w:ascii="Times New Roman" w:hAnsi="Times New Roman" w:cs="Times New Roman"/>
                    <w:color w:val="FF0000"/>
                    <w:sz w:val="18"/>
                    <w:szCs w:val="16"/>
                  </w:rPr>
                </w:rPrChange>
              </w:rPr>
              <w:t xml:space="preserve">, </w:t>
            </w:r>
            <w:proofErr w:type="spellStart"/>
            <w:r>
              <w:rPr>
                <w:rFonts w:ascii="Times New Roman" w:hAnsi="Times New Roman" w:cs="Times New Roman"/>
                <w:sz w:val="18"/>
                <w:szCs w:val="16"/>
                <w:rPrChange w:id="9077" w:author="Xuning Wei12232" w:date="2026-10-24T11:11:00Z">
                  <w:rPr>
                    <w:rFonts w:ascii="Times New Roman" w:hAnsi="Times New Roman" w:cs="Times New Roman"/>
                    <w:color w:val="FF0000"/>
                    <w:sz w:val="18"/>
                    <w:szCs w:val="16"/>
                  </w:rPr>
                </w:rPrChange>
              </w:rPr>
              <w:t>Pujiang</w:t>
            </w:r>
            <w:proofErr w:type="spellEnd"/>
            <w:r>
              <w:rPr>
                <w:rFonts w:ascii="Times New Roman" w:hAnsi="Times New Roman" w:cs="Times New Roman"/>
                <w:sz w:val="18"/>
                <w:szCs w:val="16"/>
                <w:rPrChange w:id="9078" w:author="Xuning Wei12232" w:date="2026-10-24T11:11:00Z">
                  <w:rPr>
                    <w:rFonts w:ascii="Times New Roman" w:hAnsi="Times New Roman" w:cs="Times New Roman"/>
                    <w:color w:val="FF0000"/>
                    <w:sz w:val="18"/>
                    <w:szCs w:val="16"/>
                  </w:rPr>
                </w:rPrChange>
              </w:rPr>
              <w:t xml:space="preserve"> County, Chengdu City, Sichuan Province, </w:t>
            </w:r>
            <w:proofErr w:type="spellStart"/>
            <w:r>
              <w:rPr>
                <w:rFonts w:ascii="Times New Roman" w:hAnsi="Times New Roman" w:cs="Times New Roman"/>
                <w:sz w:val="18"/>
                <w:szCs w:val="16"/>
                <w:rPrChange w:id="9079" w:author="Xuning Wei12232" w:date="2026-10-24T11:11:00Z">
                  <w:rPr>
                    <w:rFonts w:ascii="Times New Roman" w:hAnsi="Times New Roman" w:cs="Times New Roman"/>
                    <w:color w:val="FF0000"/>
                    <w:sz w:val="18"/>
                    <w:szCs w:val="16"/>
                  </w:rPr>
                </w:rPrChange>
              </w:rPr>
              <w:t>P.R.China</w:t>
            </w:r>
            <w:proofErr w:type="spellEnd"/>
            <w:r>
              <w:rPr>
                <w:rFonts w:ascii="Times New Roman" w:eastAsia="仿宋_GB2312" w:hAnsi="Times New Roman" w:cs="Times New Roman"/>
                <w:bCs w:val="0"/>
                <w:kern w:val="2"/>
                <w:sz w:val="18"/>
                <w:szCs w:val="18"/>
                <w:lang w:eastAsia="zh-CN"/>
                <w:rPrChange w:id="9080" w:author="Xuning Wei12232" w:date="2026-10-24T11:11:00Z">
                  <w:rPr>
                    <w:rFonts w:ascii="Times New Roman" w:eastAsia="仿宋_GB2312" w:hAnsi="Times New Roman" w:cs="Times New Roman"/>
                    <w:bCs w:val="0"/>
                    <w:color w:val="FF0000"/>
                    <w:kern w:val="2"/>
                    <w:sz w:val="18"/>
                    <w:szCs w:val="18"/>
                    <w:lang w:eastAsia="zh-CN"/>
                  </w:rPr>
                </w:rPrChange>
              </w:rPr>
              <w:t>)</w:t>
            </w:r>
          </w:p>
        </w:tc>
      </w:tr>
    </w:tbl>
    <w:p w14:paraId="3FB18859" w14:textId="77777777" w:rsidR="007617DE" w:rsidRDefault="007617DE"/>
    <w:p w14:paraId="46A2BE80" w14:textId="77777777" w:rsidR="007617DE" w:rsidRDefault="007617DE">
      <w:pPr>
        <w:sectPr w:rsidR="007617DE">
          <w:headerReference w:type="default" r:id="rId33"/>
          <w:pgSz w:w="11907" w:h="16839"/>
          <w:pgMar w:top="720" w:right="1440" w:bottom="720" w:left="1440" w:header="720" w:footer="720" w:gutter="0"/>
          <w:cols w:space="720"/>
          <w:docGrid w:linePitch="360"/>
        </w:sectPr>
      </w:pPr>
    </w:p>
    <w:p w14:paraId="6C730BCA"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9081" w:name="_Toc133330163"/>
      <w:bookmarkStart w:id="9082" w:name="_Toc133161290"/>
      <w:bookmarkStart w:id="9083" w:name="_Toc132896829"/>
      <w:bookmarkStart w:id="9084" w:name="_Toc133330396"/>
      <w:bookmarkStart w:id="9085" w:name="_Toc133330227"/>
      <w:bookmarkStart w:id="9086" w:name="_Toc132897010"/>
      <w:bookmarkStart w:id="9087" w:name="_Toc133331244"/>
      <w:bookmarkStart w:id="9088" w:name="_Toc133331150"/>
      <w:bookmarkStart w:id="9089" w:name="_Toc133330397"/>
      <w:bookmarkStart w:id="9090" w:name="_Toc133330100"/>
      <w:bookmarkStart w:id="9091" w:name="_Toc132896927"/>
      <w:bookmarkStart w:id="9092" w:name="_Toc133331243"/>
      <w:bookmarkStart w:id="9093" w:name="_Toc133161291"/>
      <w:bookmarkStart w:id="9094" w:name="_Toc133331028"/>
      <w:bookmarkStart w:id="9095" w:name="_Toc132896828"/>
      <w:bookmarkStart w:id="9096" w:name="_Toc132897011"/>
      <w:bookmarkStart w:id="9097" w:name="_Toc133331149"/>
      <w:bookmarkStart w:id="9098" w:name="_Toc133330099"/>
      <w:bookmarkStart w:id="9099" w:name="_Toc132896928"/>
      <w:bookmarkStart w:id="9100" w:name="_Toc133331029"/>
      <w:bookmarkStart w:id="9101" w:name="_Toc133330164"/>
      <w:bookmarkStart w:id="9102" w:name="_Toc133330228"/>
      <w:bookmarkStart w:id="9103" w:name="_Toc435535597"/>
      <w:bookmarkStart w:id="9104" w:name="_Toc243596321"/>
      <w:bookmarkEnd w:id="9081"/>
      <w:bookmarkEnd w:id="9082"/>
      <w:bookmarkEnd w:id="9083"/>
      <w:bookmarkEnd w:id="9084"/>
      <w:bookmarkEnd w:id="9085"/>
      <w:bookmarkEnd w:id="9086"/>
      <w:bookmarkEnd w:id="9087"/>
      <w:bookmarkEnd w:id="9088"/>
      <w:bookmarkEnd w:id="9089"/>
      <w:bookmarkEnd w:id="9090"/>
      <w:bookmarkEnd w:id="9091"/>
      <w:bookmarkEnd w:id="9092"/>
      <w:bookmarkEnd w:id="9093"/>
      <w:bookmarkEnd w:id="9094"/>
      <w:bookmarkEnd w:id="9095"/>
      <w:bookmarkEnd w:id="9096"/>
      <w:bookmarkEnd w:id="9097"/>
      <w:bookmarkEnd w:id="9098"/>
      <w:bookmarkEnd w:id="9099"/>
      <w:bookmarkEnd w:id="9100"/>
      <w:bookmarkEnd w:id="9101"/>
      <w:bookmarkEnd w:id="9102"/>
      <w:commentRangeStart w:id="9105"/>
      <w:commentRangeStart w:id="9106"/>
      <w:commentRangeStart w:id="9107"/>
      <w:r>
        <w:rPr>
          <w:rStyle w:val="CommentReference"/>
          <w:rFonts w:ascii="Times New Roman" w:eastAsia="仿宋_GB2312" w:hAnsi="Times New Roman" w:cs="Times New Roman"/>
        </w:rPr>
        <w:lastRenderedPageBreak/>
        <w:commentReference w:id="9105"/>
      </w:r>
      <w:commentRangeEnd w:id="9105"/>
      <w:commentRangeEnd w:id="9106"/>
      <w:r>
        <w:rPr>
          <w:rStyle w:val="CommentReference"/>
        </w:rPr>
        <w:commentReference w:id="9106"/>
      </w:r>
      <w:commentRangeEnd w:id="9107"/>
      <w:r>
        <w:rPr>
          <w:rStyle w:val="CommentReference"/>
        </w:rPr>
        <w:commentReference w:id="9107"/>
      </w:r>
      <w:r>
        <w:rPr>
          <w:rFonts w:ascii="Times New Roman" w:eastAsia="仿宋_GB2312" w:hAnsi="Times New Roman" w:cs="Times New Roman"/>
          <w:sz w:val="21"/>
          <w:szCs w:val="21"/>
        </w:rPr>
        <w:t>Analytical Methods and Testing</w:t>
      </w:r>
      <w:bookmarkEnd w:id="9103"/>
      <w:bookmarkEnd w:id="9104"/>
      <w:r>
        <w:rPr>
          <w:rFonts w:ascii="Times New Roman" w:eastAsia="仿宋_GB2312" w:hAnsi="Times New Roman" w:cs="Times New Roman"/>
          <w:sz w:val="21"/>
          <w:szCs w:val="21"/>
        </w:rPr>
        <w:t xml:space="preserve"> </w:t>
      </w:r>
    </w:p>
    <w:p w14:paraId="320B6A2E" w14:textId="77777777" w:rsidR="007617DE" w:rsidRDefault="00AE300B">
      <w:pPr>
        <w:pStyle w:val="aff7"/>
        <w:numPr>
          <w:ilvl w:val="0"/>
          <w:numId w:val="11"/>
        </w:numPr>
        <w:spacing w:beforeLines="50" w:before="120" w:afterLines="50" w:after="120" w:line="360" w:lineRule="auto"/>
        <w:rPr>
          <w:rFonts w:ascii="Times New Roman" w:eastAsia="仿宋_GB2312" w:hAnsi="Times New Roman" w:cs="Times New Roman"/>
          <w:b/>
          <w:i/>
          <w:sz w:val="21"/>
          <w:szCs w:val="21"/>
        </w:rPr>
      </w:pPr>
      <w:bookmarkStart w:id="9108" w:name="_Toc447795257"/>
      <w:bookmarkStart w:id="9109" w:name="_Toc435535598"/>
      <w:r>
        <w:rPr>
          <w:rFonts w:ascii="Times New Roman" w:eastAsia="仿宋_GB2312" w:hAnsi="Times New Roman" w:cs="Times New Roman"/>
          <w:b/>
          <w:i/>
          <w:sz w:val="21"/>
          <w:szCs w:val="21"/>
        </w:rPr>
        <w:t>Analytical Methods Validation</w:t>
      </w:r>
      <w:bookmarkEnd w:id="9108"/>
      <w:bookmarkEnd w:id="9109"/>
    </w:p>
    <w:p w14:paraId="7AF53CBA" w14:textId="77777777" w:rsidR="007617DE" w:rsidRPr="007617DE" w:rsidRDefault="00AE300B" w:rsidP="007617DE">
      <w:pPr>
        <w:spacing w:afterLines="50" w:after="120" w:line="360" w:lineRule="auto"/>
        <w:rPr>
          <w:ins w:id="9110" w:author="Xuning Wei12232" w:date="2026-10-18T09:56:00Z"/>
          <w:del w:id="9111" w:author="Yu Zhang - Network" w:date="2026-08-06T04:56:00Z"/>
          <w:rFonts w:ascii="Times New Roman" w:hAnsi="Times New Roman" w:cs="Times New Roman"/>
          <w:sz w:val="20"/>
          <w:szCs w:val="20"/>
          <w:rPrChange w:id="9112" w:author="Xuning Wei12232" w:date="2026-10-24T11:11:00Z">
            <w:rPr>
              <w:ins w:id="9113" w:author="Xuning Wei12232" w:date="2026-10-18T09:56:00Z"/>
              <w:del w:id="9114" w:author="Yu Zhang - Network" w:date="2026-08-06T04:56:00Z"/>
              <w:rFonts w:ascii="Times New Roman" w:hAnsi="Times New Roman" w:cs="Times New Roman"/>
            </w:rPr>
          </w:rPrChange>
        </w:rPr>
        <w:pPrChange w:id="9115" w:author="Xuning Wei12232" w:date="2026-10-19T21:27:00Z">
          <w:pPr>
            <w:spacing w:line="276" w:lineRule="auto"/>
          </w:pPr>
        </w:pPrChange>
      </w:pPr>
      <w:r>
        <w:rPr>
          <w:rFonts w:ascii="Times New Roman" w:eastAsia="仿宋_GB2312" w:hAnsi="Times New Roman" w:cs="Times New Roman"/>
          <w:sz w:val="20"/>
          <w:szCs w:val="20"/>
          <w:lang w:eastAsia="zh-CN"/>
          <w:rPrChange w:id="9116" w:author="Xuning Wei12232" w:date="2026-10-24T11:11:00Z">
            <w:rPr>
              <w:rFonts w:ascii="Times New Roman" w:eastAsia="仿宋_GB2312" w:hAnsi="Times New Roman" w:cs="Times New Roman"/>
              <w:color w:val="000000" w:themeColor="text1"/>
              <w:sz w:val="21"/>
              <w:szCs w:val="21"/>
              <w:lang w:eastAsia="zh-CN"/>
            </w:rPr>
          </w:rPrChange>
        </w:rPr>
        <w:t xml:space="preserve">The analytical methods were developed and validated at </w:t>
      </w:r>
      <w:proofErr w:type="spellStart"/>
      <w:r>
        <w:rPr>
          <w:rFonts w:ascii="Times New Roman" w:eastAsia="仿宋_GB2312" w:hAnsi="Times New Roman" w:cs="Times New Roman"/>
          <w:sz w:val="20"/>
          <w:szCs w:val="20"/>
          <w:lang w:eastAsia="zh-CN"/>
          <w:rPrChange w:id="9117" w:author="Xuning Wei12232" w:date="2026-10-24T11:11:00Z">
            <w:rPr>
              <w:rFonts w:ascii="Times New Roman" w:eastAsia="仿宋_GB2312" w:hAnsi="Times New Roman" w:cs="Times New Roman"/>
              <w:color w:val="000000" w:themeColor="text1"/>
              <w:sz w:val="21"/>
              <w:szCs w:val="21"/>
              <w:lang w:eastAsia="zh-CN"/>
            </w:rPr>
          </w:rPrChange>
        </w:rPr>
        <w:t>Asymchem</w:t>
      </w:r>
      <w:proofErr w:type="spellEnd"/>
      <w:r>
        <w:rPr>
          <w:rFonts w:ascii="Times New Roman" w:eastAsia="仿宋_GB2312" w:hAnsi="Times New Roman" w:cs="Times New Roman"/>
          <w:sz w:val="20"/>
          <w:szCs w:val="20"/>
          <w:lang w:eastAsia="zh-CN"/>
          <w:rPrChange w:id="9118" w:author="Xuning Wei12232" w:date="2026-10-24T11:11:00Z">
            <w:rPr>
              <w:rFonts w:ascii="Times New Roman" w:eastAsia="仿宋_GB2312" w:hAnsi="Times New Roman" w:cs="Times New Roman"/>
              <w:color w:val="000000" w:themeColor="text1"/>
              <w:sz w:val="21"/>
              <w:szCs w:val="21"/>
              <w:lang w:eastAsia="zh-CN"/>
            </w:rPr>
          </w:rPrChange>
        </w:rPr>
        <w:t xml:space="preserve"> TJ4. All </w:t>
      </w:r>
      <w:commentRangeStart w:id="9119"/>
      <w:commentRangeStart w:id="9120"/>
      <w:commentRangeStart w:id="9121"/>
      <w:commentRangeStart w:id="9122"/>
      <w:commentRangeStart w:id="9123"/>
      <w:r>
        <w:rPr>
          <w:rFonts w:ascii="Times New Roman" w:eastAsia="仿宋_GB2312" w:hAnsi="Times New Roman" w:cs="Times New Roman"/>
          <w:sz w:val="20"/>
          <w:szCs w:val="20"/>
          <w:lang w:eastAsia="zh-CN"/>
          <w:rPrChange w:id="9124" w:author="Xuning Wei12232" w:date="2026-10-24T11:11:00Z">
            <w:rPr>
              <w:rFonts w:ascii="Times New Roman" w:eastAsia="仿宋_GB2312" w:hAnsi="Times New Roman" w:cs="Times New Roman"/>
              <w:color w:val="0000FF"/>
              <w:sz w:val="21"/>
              <w:szCs w:val="21"/>
              <w:lang w:eastAsia="zh-CN"/>
            </w:rPr>
          </w:rPrChange>
        </w:rPr>
        <w:t>analytical</w:t>
      </w:r>
      <w:commentRangeEnd w:id="9119"/>
      <w:r>
        <w:rPr>
          <w:rStyle w:val="CommentReference"/>
          <w:rFonts w:ascii="Times New Roman" w:eastAsia="仿宋_GB2312" w:hAnsi="Times New Roman" w:cs="Times New Roman"/>
          <w:sz w:val="20"/>
          <w:szCs w:val="20"/>
          <w:lang w:eastAsia="zh-CN"/>
          <w:rPrChange w:id="9125" w:author="Xuning Wei12232" w:date="2026-10-24T11:11:00Z">
            <w:rPr>
              <w:rStyle w:val="CommentReference"/>
              <w:rFonts w:ascii="Times New Roman" w:eastAsia="仿宋_GB2312" w:hAnsi="Times New Roman" w:cs="Times New Roman"/>
              <w:color w:val="0000FF"/>
              <w:lang w:eastAsia="zh-CN"/>
            </w:rPr>
          </w:rPrChange>
        </w:rPr>
        <w:commentReference w:id="9119"/>
      </w:r>
      <w:commentRangeEnd w:id="9120"/>
      <w:r>
        <w:rPr>
          <w:rStyle w:val="CommentReference"/>
          <w:rFonts w:ascii="Times New Roman" w:hAnsi="Times New Roman" w:cs="Times New Roman"/>
          <w:sz w:val="20"/>
          <w:szCs w:val="20"/>
          <w:rPrChange w:id="9126" w:author="Xuning Wei12232" w:date="2026-10-24T11:11:00Z">
            <w:rPr>
              <w:rStyle w:val="CommentReference"/>
            </w:rPr>
          </w:rPrChange>
        </w:rPr>
        <w:commentReference w:id="9120"/>
      </w:r>
      <w:commentRangeEnd w:id="9121"/>
      <w:r>
        <w:rPr>
          <w:rStyle w:val="CommentReference"/>
          <w:rFonts w:ascii="Times New Roman" w:hAnsi="Times New Roman" w:cs="Times New Roman"/>
          <w:sz w:val="20"/>
          <w:szCs w:val="20"/>
          <w:rPrChange w:id="9127" w:author="Xuning Wei12232" w:date="2026-10-24T11:11:00Z">
            <w:rPr>
              <w:rStyle w:val="CommentReference"/>
            </w:rPr>
          </w:rPrChange>
        </w:rPr>
        <w:commentReference w:id="9121"/>
      </w:r>
      <w:r>
        <w:rPr>
          <w:rFonts w:ascii="Times New Roman" w:eastAsia="仿宋_GB2312" w:hAnsi="Times New Roman" w:cs="Times New Roman"/>
          <w:sz w:val="20"/>
          <w:szCs w:val="20"/>
          <w:lang w:eastAsia="zh-CN"/>
          <w:rPrChange w:id="9128" w:author="Xuning Wei12232" w:date="2026-10-24T11:11:00Z">
            <w:rPr>
              <w:rFonts w:ascii="Times New Roman" w:eastAsia="仿宋_GB2312" w:hAnsi="Times New Roman" w:cs="Times New Roman"/>
              <w:color w:val="0000FF"/>
              <w:sz w:val="21"/>
              <w:szCs w:val="21"/>
              <w:lang w:eastAsia="zh-CN"/>
            </w:rPr>
          </w:rPrChange>
        </w:rPr>
        <w:t xml:space="preserve"> methods</w:t>
      </w:r>
      <w:commentRangeEnd w:id="9122"/>
      <w:r>
        <w:rPr>
          <w:rStyle w:val="CommentReference"/>
          <w:rFonts w:ascii="Times New Roman" w:eastAsia="仿宋_GB2312" w:hAnsi="Times New Roman" w:cs="Times New Roman"/>
          <w:sz w:val="20"/>
          <w:szCs w:val="20"/>
          <w:lang w:eastAsia="zh-CN"/>
          <w:rPrChange w:id="9129" w:author="Xuning Wei12232" w:date="2026-10-24T11:11:00Z">
            <w:rPr>
              <w:rStyle w:val="CommentReference"/>
              <w:rFonts w:ascii="Times New Roman" w:eastAsia="仿宋_GB2312" w:hAnsi="Times New Roman" w:cs="Times New Roman"/>
              <w:color w:val="0000FF"/>
              <w:lang w:eastAsia="zh-CN"/>
            </w:rPr>
          </w:rPrChange>
        </w:rPr>
        <w:commentReference w:id="9122"/>
      </w:r>
      <w:commentRangeEnd w:id="9123"/>
      <w:r>
        <w:rPr>
          <w:rStyle w:val="CommentReference"/>
          <w:rFonts w:ascii="Times New Roman" w:hAnsi="Times New Roman" w:cs="Times New Roman"/>
          <w:sz w:val="20"/>
          <w:szCs w:val="20"/>
          <w:rPrChange w:id="9130" w:author="Xuning Wei12232" w:date="2026-10-24T11:11:00Z">
            <w:rPr>
              <w:rStyle w:val="CommentReference"/>
            </w:rPr>
          </w:rPrChange>
        </w:rPr>
        <w:commentReference w:id="9123"/>
      </w:r>
      <w:r>
        <w:rPr>
          <w:rFonts w:ascii="Times New Roman" w:eastAsia="仿宋_GB2312" w:hAnsi="Times New Roman" w:cs="Times New Roman"/>
          <w:sz w:val="20"/>
          <w:szCs w:val="20"/>
          <w:lang w:eastAsia="zh-CN"/>
          <w:rPrChange w:id="9131" w:author="Xuning Wei12232" w:date="2026-10-24T11:11:00Z">
            <w:rPr>
              <w:rFonts w:ascii="Times New Roman" w:eastAsia="仿宋_GB2312" w:hAnsi="Times New Roman" w:cs="Times New Roman"/>
              <w:color w:val="0000FF"/>
              <w:sz w:val="21"/>
              <w:szCs w:val="21"/>
              <w:lang w:eastAsia="zh-CN"/>
            </w:rPr>
          </w:rPrChange>
        </w:rPr>
        <w:t xml:space="preserve"> for RSM and critical raw materials are validated before material release, refer to Change-TJ420260080.01; All IPC methods are validated before PV start, refer to AM-YL000336-004-VP-01, AM-140020-029-VP-01, AM-140020-031-VP-01, AM-140020-030-VP-01 and AM-140020-016-VP-01</w:t>
      </w:r>
      <w:del w:id="9132" w:author="Xuning Wei12232" w:date="2026-10-19T21:24:00Z">
        <w:r>
          <w:rPr>
            <w:rFonts w:ascii="Times New Roman" w:eastAsia="仿宋_GB2312" w:hAnsi="Times New Roman" w:cs="Times New Roman"/>
            <w:sz w:val="20"/>
            <w:szCs w:val="20"/>
            <w:lang w:eastAsia="zh-CN"/>
            <w:rPrChange w:id="9133" w:author="Xuning Wei12232" w:date="2026-10-24T11:11:00Z">
              <w:rPr>
                <w:rFonts w:ascii="Times New Roman" w:eastAsia="仿宋_GB2312" w:hAnsi="Times New Roman" w:cs="Times New Roman"/>
                <w:color w:val="0000FF"/>
                <w:sz w:val="21"/>
                <w:szCs w:val="21"/>
                <w:lang w:eastAsia="zh-CN"/>
              </w:rPr>
            </w:rPrChange>
          </w:rPr>
          <w:delText>.</w:delText>
        </w:r>
      </w:del>
      <w:ins w:id="9134" w:author="Xuning Wei12232" w:date="2026-10-19T21:25:00Z">
        <w:r>
          <w:rPr>
            <w:rFonts w:ascii="Times New Roman" w:eastAsia="仿宋_GB2312" w:hAnsi="Times New Roman" w:cs="Times New Roman"/>
            <w:sz w:val="20"/>
            <w:szCs w:val="20"/>
            <w:lang w:eastAsia="zh-CN"/>
          </w:rPr>
          <w:t>.</w:t>
        </w:r>
      </w:ins>
      <w:r>
        <w:rPr>
          <w:rFonts w:ascii="Times New Roman" w:hAnsi="Times New Roman" w:cs="Times New Roman"/>
          <w:sz w:val="20"/>
          <w:szCs w:val="20"/>
          <w:rPrChange w:id="9135" w:author="Xuning Wei12232" w:date="2026-10-24T11:11:00Z">
            <w:rPr/>
          </w:rPrChange>
        </w:rPr>
        <w:t xml:space="preserve"> </w:t>
      </w:r>
      <w:proofErr w:type="spellStart"/>
      <w:r>
        <w:rPr>
          <w:rFonts w:ascii="Times New Roman" w:eastAsia="仿宋_GB2312" w:hAnsi="Times New Roman" w:cs="Times New Roman"/>
          <w:sz w:val="20"/>
          <w:szCs w:val="20"/>
          <w:lang w:eastAsia="zh-CN"/>
          <w:rPrChange w:id="9136" w:author="Xuning Wei12232" w:date="2026-10-24T11:11:00Z">
            <w:rPr>
              <w:rFonts w:ascii="Times New Roman" w:eastAsia="仿宋_GB2312" w:hAnsi="Times New Roman" w:cs="Times New Roman"/>
              <w:color w:val="000000" w:themeColor="text1"/>
              <w:sz w:val="21"/>
              <w:szCs w:val="21"/>
              <w:lang w:eastAsia="zh-CN"/>
            </w:rPr>
          </w:rPrChange>
        </w:rPr>
        <w:t>Asymchem</w:t>
      </w:r>
      <w:proofErr w:type="spellEnd"/>
      <w:r>
        <w:rPr>
          <w:rFonts w:ascii="Times New Roman" w:eastAsia="仿宋_GB2312" w:hAnsi="Times New Roman" w:cs="Times New Roman"/>
          <w:sz w:val="20"/>
          <w:szCs w:val="20"/>
          <w:lang w:eastAsia="zh-CN"/>
          <w:rPrChange w:id="9137" w:author="Xuning Wei12232" w:date="2026-10-24T11:11:00Z">
            <w:rPr>
              <w:rFonts w:ascii="Times New Roman" w:eastAsia="仿宋_GB2312" w:hAnsi="Times New Roman" w:cs="Times New Roman"/>
              <w:color w:val="000000" w:themeColor="text1"/>
              <w:sz w:val="21"/>
              <w:szCs w:val="21"/>
              <w:lang w:eastAsia="zh-CN"/>
            </w:rPr>
          </w:rPrChange>
        </w:rPr>
        <w:t xml:space="preserve"> shall follow the validated methods in the process performance qualification</w:t>
      </w:r>
      <w:ins w:id="9138" w:author="Xuning Wei12232" w:date="2026-10-19T21:21:00Z">
        <w:r>
          <w:rPr>
            <w:rFonts w:ascii="Times New Roman" w:eastAsia="仿宋_GB2312" w:hAnsi="Times New Roman" w:cs="Times New Roman"/>
            <w:sz w:val="20"/>
            <w:szCs w:val="20"/>
            <w:lang w:eastAsia="zh-CN"/>
            <w:rPrChange w:id="9139" w:author="Xuning Wei12232" w:date="2026-10-24T11:11:00Z">
              <w:rPr>
                <w:rFonts w:ascii="Times New Roman" w:eastAsia="仿宋_GB2312" w:hAnsi="Times New Roman" w:cs="Times New Roman"/>
                <w:sz w:val="21"/>
                <w:szCs w:val="21"/>
                <w:lang w:eastAsia="zh-CN"/>
              </w:rPr>
            </w:rPrChange>
          </w:rPr>
          <w:t xml:space="preserve"> production. </w:t>
        </w:r>
      </w:ins>
      <w:del w:id="9140" w:author="Xuning Wei12232" w:date="2026-10-19T21:21:00Z">
        <w:r>
          <w:rPr>
            <w:rFonts w:ascii="Times New Roman" w:eastAsia="仿宋_GB2312" w:hAnsi="Times New Roman" w:cs="Times New Roman"/>
            <w:sz w:val="20"/>
            <w:szCs w:val="20"/>
            <w:lang w:eastAsia="zh-CN"/>
            <w:rPrChange w:id="9141" w:author="Xuning Wei12232" w:date="2026-10-24T11:11:00Z">
              <w:rPr>
                <w:rFonts w:ascii="Times New Roman" w:eastAsia="仿宋_GB2312" w:hAnsi="Times New Roman" w:cs="Times New Roman"/>
                <w:color w:val="000000" w:themeColor="text1"/>
                <w:sz w:val="21"/>
                <w:szCs w:val="21"/>
                <w:lang w:eastAsia="zh-CN"/>
              </w:rPr>
            </w:rPrChange>
          </w:rPr>
          <w:delText xml:space="preserve"> </w:delText>
        </w:r>
      </w:del>
      <w:ins w:id="9142" w:author="Xuning Wei12232" w:date="2026-10-18T09:56:00Z">
        <w:del w:id="9143" w:author="Yiwen Zhang" w:date="2026-08-20T17:26:00Z">
          <w:r>
            <w:rPr>
              <w:rFonts w:ascii="Times New Roman" w:eastAsia="Times New Roman" w:hAnsi="Times New Roman" w:cs="Times New Roman"/>
              <w:sz w:val="20"/>
              <w:szCs w:val="20"/>
              <w:rPrChange w:id="9144" w:author="Xuning Wei12232" w:date="2026-10-24T11:11:00Z">
                <w:rPr>
                  <w:rFonts w:ascii="Times New Roman" w:eastAsia="Times New Roman" w:hAnsi="Times New Roman" w:cs="Times New Roman"/>
                  <w:color w:val="000000" w:themeColor="text1"/>
                  <w:sz w:val="21"/>
                  <w:szCs w:val="21"/>
                </w:rPr>
              </w:rPrChange>
            </w:rPr>
            <w:delText xml:space="preserve"> campaign</w:delText>
          </w:r>
        </w:del>
      </w:ins>
    </w:p>
    <w:tbl>
      <w:tblPr>
        <w:tblStyle w:val="28"/>
        <w:tblW w:w="0" w:type="auto"/>
        <w:tblLayout w:type="fixed"/>
        <w:tblLook w:val="04A0" w:firstRow="1" w:lastRow="0" w:firstColumn="1" w:lastColumn="0" w:noHBand="0" w:noVBand="1"/>
      </w:tblPr>
      <w:tblGrid>
        <w:gridCol w:w="956"/>
        <w:gridCol w:w="1733"/>
        <w:gridCol w:w="1275"/>
        <w:gridCol w:w="1212"/>
        <w:gridCol w:w="1482"/>
        <w:gridCol w:w="1138"/>
        <w:gridCol w:w="1221"/>
      </w:tblGrid>
      <w:tr w:rsidR="007617DE" w14:paraId="3FFA7D7C" w14:textId="77777777">
        <w:trPr>
          <w:trHeight w:val="397"/>
          <w:tblHeader/>
          <w:ins w:id="9145" w:author="Xuning Wei12232" w:date="2026-10-18T09:56:00Z"/>
          <w:del w:id="9146" w:author="Yu Zhang - Network" w:date="2026-08-06T04:43:00Z"/>
        </w:trPr>
        <w:tc>
          <w:tcPr>
            <w:tcW w:w="956" w:type="dxa"/>
            <w:vMerge w:val="restart"/>
            <w:shd w:val="clear" w:color="auto" w:fill="F2F2F2" w:themeFill="background1" w:themeFillShade="F2"/>
            <w:vAlign w:val="center"/>
          </w:tcPr>
          <w:p w14:paraId="58FB5560" w14:textId="77777777" w:rsidR="007617DE" w:rsidRPr="007617DE" w:rsidRDefault="00AE300B" w:rsidP="007617DE">
            <w:pPr>
              <w:spacing w:afterLines="50" w:after="120" w:line="360" w:lineRule="auto"/>
              <w:rPr>
                <w:ins w:id="9147" w:author="Xuning Wei12232" w:date="2026-10-18T09:56:00Z"/>
                <w:rFonts w:ascii="Times New Roman" w:hAnsi="Times New Roman" w:cs="Times New Roman"/>
                <w:b/>
                <w:sz w:val="20"/>
                <w:szCs w:val="20"/>
                <w:lang w:eastAsia="zh-CN"/>
                <w:rPrChange w:id="9148" w:author="Xuning Wei12232" w:date="2026-10-24T11:11:00Z">
                  <w:rPr>
                    <w:ins w:id="9149" w:author="Xuning Wei12232" w:date="2026-10-18T09:56:00Z"/>
                    <w:rFonts w:ascii="Times New Roman" w:hAnsi="Times New Roman" w:cs="Times New Roman"/>
                    <w:b/>
                    <w:sz w:val="18"/>
                    <w:szCs w:val="18"/>
                    <w:lang w:eastAsia="zh-CN"/>
                  </w:rPr>
                </w:rPrChange>
              </w:rPr>
              <w:pPrChange w:id="9150" w:author="Xuning Wei12232" w:date="2026-10-19T21:27:00Z">
                <w:pPr>
                  <w:spacing w:before="120" w:after="120"/>
                  <w:jc w:val="center"/>
                </w:pPr>
              </w:pPrChange>
            </w:pPr>
            <w:ins w:id="9151" w:author="Xuning Wei12232" w:date="2026-10-18T09:56:00Z">
              <w:del w:id="9152" w:author="Yu Zhang - Network" w:date="2026-08-06T04:56:00Z">
                <w:r>
                  <w:rPr>
                    <w:rFonts w:ascii="Times New Roman" w:hAnsi="Times New Roman" w:cs="Times New Roman"/>
                    <w:b/>
                    <w:sz w:val="20"/>
                    <w:szCs w:val="20"/>
                    <w:lang w:eastAsia="zh-CN"/>
                    <w:rPrChange w:id="9153" w:author="Xuning Wei12232" w:date="2026-10-24T11:11:00Z">
                      <w:rPr>
                        <w:rFonts w:ascii="Times New Roman" w:hAnsi="Times New Roman" w:cs="Times New Roman"/>
                        <w:b/>
                        <w:sz w:val="18"/>
                        <w:szCs w:val="18"/>
                        <w:lang w:eastAsia="zh-CN"/>
                      </w:rPr>
                    </w:rPrChange>
                  </w:rPr>
                  <w:delText>M</w:delText>
                </w:r>
              </w:del>
              <w:proofErr w:type="spellStart"/>
              <w:r>
                <w:rPr>
                  <w:rFonts w:ascii="Times New Roman" w:hAnsi="Times New Roman" w:cs="Times New Roman"/>
                  <w:b/>
                  <w:sz w:val="20"/>
                  <w:szCs w:val="20"/>
                  <w:lang w:eastAsia="zh-CN"/>
                  <w:rPrChange w:id="9154" w:author="Xuning Wei12232" w:date="2026-10-24T11:11:00Z">
                    <w:rPr>
                      <w:rFonts w:ascii="Times New Roman" w:hAnsi="Times New Roman" w:cs="Times New Roman"/>
                      <w:b/>
                      <w:sz w:val="18"/>
                      <w:szCs w:val="18"/>
                      <w:lang w:eastAsia="zh-CN"/>
                    </w:rPr>
                  </w:rPrChange>
                </w:rPr>
                <w:t>ethod</w:t>
              </w:r>
              <w:proofErr w:type="spellEnd"/>
              <w:r>
                <w:rPr>
                  <w:rFonts w:ascii="Times New Roman" w:hAnsi="Times New Roman" w:cs="Times New Roman"/>
                  <w:b/>
                  <w:sz w:val="20"/>
                  <w:szCs w:val="20"/>
                  <w:lang w:eastAsia="zh-CN"/>
                  <w:rPrChange w:id="9155" w:author="Xuning Wei12232" w:date="2026-10-24T11:11:00Z">
                    <w:rPr>
                      <w:rFonts w:ascii="Times New Roman" w:hAnsi="Times New Roman" w:cs="Times New Roman"/>
                      <w:b/>
                      <w:sz w:val="18"/>
                      <w:szCs w:val="18"/>
                      <w:lang w:eastAsia="zh-CN"/>
                    </w:rPr>
                  </w:rPrChange>
                </w:rPr>
                <w:t xml:space="preserve"> Number/</w:t>
              </w:r>
            </w:ins>
          </w:p>
        </w:tc>
        <w:tc>
          <w:tcPr>
            <w:tcW w:w="1733" w:type="dxa"/>
            <w:vMerge w:val="restart"/>
            <w:shd w:val="clear" w:color="auto" w:fill="F2F2F2" w:themeFill="background1" w:themeFillShade="F2"/>
            <w:vAlign w:val="center"/>
          </w:tcPr>
          <w:p w14:paraId="3D0735B1" w14:textId="77777777" w:rsidR="007617DE" w:rsidRPr="007617DE" w:rsidRDefault="00AE300B" w:rsidP="007617DE">
            <w:pPr>
              <w:spacing w:afterLines="50" w:after="120" w:line="360" w:lineRule="auto"/>
              <w:jc w:val="center"/>
              <w:rPr>
                <w:ins w:id="9156" w:author="Xuning Wei12232" w:date="2026-10-18T09:56:00Z"/>
                <w:rFonts w:ascii="Times New Roman" w:hAnsi="Times New Roman" w:cs="Times New Roman"/>
                <w:b/>
                <w:sz w:val="20"/>
                <w:szCs w:val="20"/>
                <w:lang w:eastAsia="zh-CN"/>
                <w:rPrChange w:id="9157" w:author="Xuning Wei12232" w:date="2026-10-24T11:11:00Z">
                  <w:rPr>
                    <w:ins w:id="9158" w:author="Xuning Wei12232" w:date="2026-10-18T09:56:00Z"/>
                    <w:rFonts w:ascii="Times New Roman" w:hAnsi="Times New Roman" w:cs="Times New Roman"/>
                    <w:b/>
                    <w:sz w:val="18"/>
                    <w:szCs w:val="18"/>
                    <w:lang w:eastAsia="zh-CN"/>
                  </w:rPr>
                </w:rPrChange>
              </w:rPr>
              <w:pPrChange w:id="9159" w:author="Xuning Wei12232" w:date="2026-10-19T21:27:00Z">
                <w:pPr>
                  <w:spacing w:before="120" w:after="120"/>
                  <w:jc w:val="center"/>
                </w:pPr>
              </w:pPrChange>
            </w:pPr>
            <w:ins w:id="9160" w:author="Xuning Wei12232" w:date="2026-10-18T09:56:00Z">
              <w:r>
                <w:rPr>
                  <w:rFonts w:ascii="Times New Roman" w:hAnsi="Times New Roman" w:cs="Times New Roman"/>
                  <w:b/>
                  <w:sz w:val="20"/>
                  <w:szCs w:val="20"/>
                  <w:lang w:eastAsia="zh-CN"/>
                  <w:rPrChange w:id="9161" w:author="Xuning Wei12232" w:date="2026-10-24T11:11:00Z">
                    <w:rPr>
                      <w:rFonts w:ascii="Times New Roman" w:hAnsi="Times New Roman" w:cs="Times New Roman"/>
                      <w:b/>
                      <w:sz w:val="18"/>
                      <w:szCs w:val="18"/>
                      <w:lang w:eastAsia="zh-CN"/>
                    </w:rPr>
                  </w:rPrChange>
                </w:rPr>
                <w:t>Method Description/</w:t>
              </w:r>
            </w:ins>
          </w:p>
        </w:tc>
        <w:tc>
          <w:tcPr>
            <w:tcW w:w="2487" w:type="dxa"/>
            <w:gridSpan w:val="2"/>
            <w:shd w:val="clear" w:color="auto" w:fill="F2F2F2" w:themeFill="background1" w:themeFillShade="F2"/>
            <w:vAlign w:val="center"/>
          </w:tcPr>
          <w:p w14:paraId="58A39DC4" w14:textId="77777777" w:rsidR="007617DE" w:rsidRPr="007617DE" w:rsidRDefault="00AE300B" w:rsidP="007617DE">
            <w:pPr>
              <w:spacing w:afterLines="50" w:after="120" w:line="360" w:lineRule="auto"/>
              <w:jc w:val="center"/>
              <w:rPr>
                <w:ins w:id="9162" w:author="Xuning Wei12232" w:date="2026-10-18T09:56:00Z"/>
                <w:rFonts w:ascii="Times New Roman" w:hAnsi="Times New Roman" w:cs="Times New Roman"/>
                <w:b/>
                <w:sz w:val="20"/>
                <w:szCs w:val="20"/>
                <w:lang w:eastAsia="zh-CN"/>
                <w:rPrChange w:id="9163" w:author="Xuning Wei12232" w:date="2026-10-24T11:11:00Z">
                  <w:rPr>
                    <w:ins w:id="9164" w:author="Xuning Wei12232" w:date="2026-10-18T09:56:00Z"/>
                    <w:rFonts w:ascii="Times New Roman" w:hAnsi="Times New Roman" w:cs="Times New Roman"/>
                    <w:b/>
                    <w:sz w:val="18"/>
                    <w:szCs w:val="18"/>
                    <w:lang w:eastAsia="zh-CN"/>
                  </w:rPr>
                </w:rPrChange>
              </w:rPr>
              <w:pPrChange w:id="9165" w:author="Xuning Wei12232" w:date="2026-10-19T21:27:00Z">
                <w:pPr>
                  <w:spacing w:before="120" w:after="120"/>
                  <w:jc w:val="center"/>
                </w:pPr>
              </w:pPrChange>
            </w:pPr>
            <w:ins w:id="9166" w:author="Xuning Wei12232" w:date="2026-10-18T09:56:00Z">
              <w:r>
                <w:rPr>
                  <w:rFonts w:ascii="Times New Roman" w:hAnsi="Times New Roman" w:cs="Times New Roman"/>
                  <w:b/>
                  <w:sz w:val="20"/>
                  <w:szCs w:val="20"/>
                  <w:lang w:eastAsia="zh-CN"/>
                  <w:rPrChange w:id="9167" w:author="Xuning Wei12232" w:date="2026-10-24T11:11:00Z">
                    <w:rPr>
                      <w:rFonts w:ascii="Times New Roman" w:hAnsi="Times New Roman" w:cs="Times New Roman"/>
                      <w:b/>
                      <w:sz w:val="18"/>
                      <w:szCs w:val="18"/>
                      <w:lang w:eastAsia="zh-CN"/>
                    </w:rPr>
                  </w:rPrChange>
                </w:rPr>
                <w:t>Method transfer/validation protocol</w:t>
              </w:r>
            </w:ins>
          </w:p>
        </w:tc>
        <w:tc>
          <w:tcPr>
            <w:tcW w:w="2620" w:type="dxa"/>
            <w:gridSpan w:val="2"/>
            <w:shd w:val="clear" w:color="auto" w:fill="F2F2F2" w:themeFill="background1" w:themeFillShade="F2"/>
            <w:vAlign w:val="center"/>
          </w:tcPr>
          <w:p w14:paraId="17E85993" w14:textId="77777777" w:rsidR="007617DE" w:rsidRPr="007617DE" w:rsidRDefault="00AE300B" w:rsidP="007617DE">
            <w:pPr>
              <w:spacing w:afterLines="50" w:after="120" w:line="360" w:lineRule="auto"/>
              <w:jc w:val="center"/>
              <w:rPr>
                <w:ins w:id="9168" w:author="Xuning Wei12232" w:date="2026-10-18T09:56:00Z"/>
                <w:rFonts w:ascii="Times New Roman" w:hAnsi="Times New Roman" w:cs="Times New Roman"/>
                <w:b/>
                <w:sz w:val="20"/>
                <w:szCs w:val="20"/>
                <w:lang w:eastAsia="zh-CN"/>
                <w:rPrChange w:id="9169" w:author="Xuning Wei12232" w:date="2026-10-24T11:11:00Z">
                  <w:rPr>
                    <w:ins w:id="9170" w:author="Xuning Wei12232" w:date="2026-10-18T09:56:00Z"/>
                    <w:rFonts w:ascii="Times New Roman" w:hAnsi="Times New Roman" w:cs="Times New Roman"/>
                    <w:b/>
                    <w:sz w:val="18"/>
                    <w:szCs w:val="18"/>
                    <w:lang w:eastAsia="zh-CN"/>
                  </w:rPr>
                </w:rPrChange>
              </w:rPr>
              <w:pPrChange w:id="9171" w:author="Xuning Wei12232" w:date="2026-10-19T21:27:00Z">
                <w:pPr>
                  <w:spacing w:before="120" w:after="120"/>
                  <w:jc w:val="center"/>
                </w:pPr>
              </w:pPrChange>
            </w:pPr>
            <w:ins w:id="9172" w:author="Xuning Wei12232" w:date="2026-10-18T09:56:00Z">
              <w:r>
                <w:rPr>
                  <w:rFonts w:ascii="Times New Roman" w:hAnsi="Times New Roman" w:cs="Times New Roman"/>
                  <w:b/>
                  <w:sz w:val="20"/>
                  <w:szCs w:val="20"/>
                  <w:lang w:eastAsia="zh-CN"/>
                  <w:rPrChange w:id="9173" w:author="Xuning Wei12232" w:date="2026-10-24T11:11:00Z">
                    <w:rPr>
                      <w:rFonts w:ascii="Times New Roman" w:hAnsi="Times New Roman" w:cs="Times New Roman"/>
                      <w:b/>
                      <w:sz w:val="18"/>
                      <w:szCs w:val="18"/>
                      <w:lang w:eastAsia="zh-CN"/>
                    </w:rPr>
                  </w:rPrChange>
                </w:rPr>
                <w:t>Method transfer/validation report</w:t>
              </w:r>
            </w:ins>
          </w:p>
        </w:tc>
        <w:tc>
          <w:tcPr>
            <w:tcW w:w="1221" w:type="dxa"/>
            <w:vMerge w:val="restart"/>
            <w:shd w:val="clear" w:color="auto" w:fill="F2F2F2" w:themeFill="background1" w:themeFillShade="F2"/>
            <w:vAlign w:val="center"/>
          </w:tcPr>
          <w:p w14:paraId="47C1090F" w14:textId="77777777" w:rsidR="007617DE" w:rsidRPr="007617DE" w:rsidRDefault="00AE300B" w:rsidP="007617DE">
            <w:pPr>
              <w:spacing w:afterLines="50" w:after="120" w:line="360" w:lineRule="auto"/>
              <w:jc w:val="center"/>
              <w:rPr>
                <w:ins w:id="9174" w:author="Xuning Wei12232" w:date="2026-10-18T09:56:00Z"/>
                <w:rFonts w:ascii="Times New Roman" w:hAnsi="Times New Roman" w:cs="Times New Roman"/>
                <w:b/>
                <w:sz w:val="20"/>
                <w:szCs w:val="20"/>
                <w:lang w:eastAsia="zh-CN"/>
                <w:rPrChange w:id="9175" w:author="Xuning Wei12232" w:date="2026-10-24T11:11:00Z">
                  <w:rPr>
                    <w:ins w:id="9176" w:author="Xuning Wei12232" w:date="2026-10-18T09:56:00Z"/>
                    <w:rFonts w:ascii="Times New Roman" w:hAnsi="Times New Roman" w:cs="Times New Roman"/>
                    <w:b/>
                    <w:sz w:val="18"/>
                    <w:szCs w:val="18"/>
                    <w:lang w:eastAsia="zh-CN"/>
                  </w:rPr>
                </w:rPrChange>
              </w:rPr>
              <w:pPrChange w:id="9177" w:author="Xuning Wei12232" w:date="2026-10-19T21:27:00Z">
                <w:pPr>
                  <w:spacing w:before="120" w:after="120"/>
                  <w:jc w:val="center"/>
                </w:pPr>
              </w:pPrChange>
            </w:pPr>
            <w:bookmarkStart w:id="9178" w:name="OLE_LINK11"/>
            <w:ins w:id="9179" w:author="Xuning Wei12232" w:date="2026-10-18T09:56:00Z">
              <w:r>
                <w:rPr>
                  <w:rFonts w:ascii="Times New Roman" w:hAnsi="Times New Roman" w:cs="Times New Roman"/>
                  <w:b/>
                  <w:sz w:val="20"/>
                  <w:szCs w:val="20"/>
                  <w:lang w:eastAsia="zh-CN"/>
                  <w:rPrChange w:id="9180" w:author="Xuning Wei12232" w:date="2026-10-24T11:11:00Z">
                    <w:rPr>
                      <w:rFonts w:ascii="Times New Roman" w:hAnsi="Times New Roman" w:cs="Times New Roman"/>
                      <w:b/>
                      <w:sz w:val="18"/>
                      <w:szCs w:val="18"/>
                      <w:lang w:eastAsia="zh-CN"/>
                    </w:rPr>
                  </w:rPrChange>
                </w:rPr>
                <w:t>Qualified</w:t>
              </w:r>
            </w:ins>
          </w:p>
          <w:p w14:paraId="5385682E" w14:textId="77777777" w:rsidR="007617DE" w:rsidRPr="007617DE" w:rsidRDefault="00AE300B" w:rsidP="007617DE">
            <w:pPr>
              <w:spacing w:afterLines="50" w:after="120" w:line="360" w:lineRule="auto"/>
              <w:jc w:val="center"/>
              <w:rPr>
                <w:ins w:id="9181" w:author="Xuning Wei12232" w:date="2026-10-18T09:56:00Z"/>
                <w:rFonts w:ascii="Times New Roman" w:hAnsi="Times New Roman" w:cs="Times New Roman"/>
                <w:b/>
                <w:sz w:val="20"/>
                <w:szCs w:val="20"/>
                <w:lang w:eastAsia="zh-CN"/>
                <w:rPrChange w:id="9182" w:author="Xuning Wei12232" w:date="2026-10-24T11:11:00Z">
                  <w:rPr>
                    <w:ins w:id="9183" w:author="Xuning Wei12232" w:date="2026-10-18T09:56:00Z"/>
                    <w:rFonts w:ascii="Times New Roman" w:hAnsi="Times New Roman" w:cs="Times New Roman"/>
                    <w:b/>
                    <w:sz w:val="18"/>
                    <w:szCs w:val="18"/>
                    <w:lang w:eastAsia="zh-CN"/>
                  </w:rPr>
                </w:rPrChange>
              </w:rPr>
              <w:pPrChange w:id="9184" w:author="Xuning Wei12232" w:date="2026-10-19T21:27:00Z">
                <w:pPr>
                  <w:spacing w:before="120" w:after="120"/>
                  <w:jc w:val="center"/>
                </w:pPr>
              </w:pPrChange>
            </w:pPr>
            <w:ins w:id="9185" w:author="Xuning Wei12232" w:date="2026-10-18T09:56:00Z">
              <w:r>
                <w:rPr>
                  <w:rFonts w:ascii="Times New Roman" w:hAnsi="Times New Roman" w:cs="Times New Roman"/>
                  <w:b/>
                  <w:sz w:val="20"/>
                  <w:szCs w:val="20"/>
                  <w:lang w:eastAsia="zh-CN"/>
                  <w:rPrChange w:id="9186" w:author="Xuning Wei12232" w:date="2026-10-24T11:11:00Z">
                    <w:rPr>
                      <w:rFonts w:ascii="Times New Roman" w:hAnsi="Times New Roman" w:cs="Times New Roman"/>
                      <w:b/>
                      <w:sz w:val="18"/>
                      <w:szCs w:val="18"/>
                      <w:lang w:eastAsia="zh-CN"/>
                    </w:rPr>
                  </w:rPrChange>
                </w:rPr>
                <w:t>Lab</w:t>
              </w:r>
              <w:bookmarkEnd w:id="9178"/>
            </w:ins>
          </w:p>
        </w:tc>
      </w:tr>
      <w:tr w:rsidR="007617DE" w14:paraId="0F8F3FEE" w14:textId="77777777">
        <w:trPr>
          <w:trHeight w:val="397"/>
          <w:tblHeader/>
          <w:ins w:id="9187" w:author="Xuning Wei12232" w:date="2026-10-18T09:56:00Z"/>
          <w:del w:id="9188" w:author="Yu Zhang - Network" w:date="2026-08-06T04:43:00Z"/>
        </w:trPr>
        <w:tc>
          <w:tcPr>
            <w:tcW w:w="956" w:type="dxa"/>
            <w:vMerge/>
            <w:vAlign w:val="center"/>
          </w:tcPr>
          <w:p w14:paraId="07ACD08C" w14:textId="77777777" w:rsidR="007617DE" w:rsidRDefault="007617DE" w:rsidP="007617DE">
            <w:pPr>
              <w:spacing w:afterLines="50" w:after="120" w:line="360" w:lineRule="auto"/>
              <w:jc w:val="center"/>
              <w:rPr>
                <w:ins w:id="9189" w:author="Xuning Wei12232" w:date="2026-10-18T09:56:00Z"/>
                <w:rFonts w:ascii="Times New Roman" w:hAnsi="Times New Roman" w:cs="Times New Roman"/>
                <w:b/>
                <w:sz w:val="18"/>
                <w:szCs w:val="18"/>
                <w:lang w:eastAsia="zh-CN"/>
              </w:rPr>
              <w:pPrChange w:id="9190" w:author="Xuning Wei12232" w:date="2026-10-19T21:27:00Z">
                <w:pPr>
                  <w:spacing w:before="120" w:after="120"/>
                  <w:jc w:val="center"/>
                </w:pPr>
              </w:pPrChange>
            </w:pPr>
          </w:p>
        </w:tc>
        <w:tc>
          <w:tcPr>
            <w:tcW w:w="1733" w:type="dxa"/>
            <w:vMerge/>
            <w:vAlign w:val="center"/>
          </w:tcPr>
          <w:p w14:paraId="0BC93DD0" w14:textId="77777777" w:rsidR="007617DE" w:rsidRDefault="007617DE">
            <w:pPr>
              <w:spacing w:before="120" w:after="120"/>
              <w:jc w:val="center"/>
              <w:rPr>
                <w:ins w:id="9191" w:author="Xuning Wei12232" w:date="2026-10-18T09:56:00Z"/>
                <w:rFonts w:ascii="Times New Roman" w:hAnsi="Times New Roman" w:cs="Times New Roman"/>
                <w:b/>
                <w:sz w:val="18"/>
                <w:szCs w:val="18"/>
                <w:lang w:eastAsia="zh-CN"/>
              </w:rPr>
            </w:pPr>
          </w:p>
        </w:tc>
        <w:tc>
          <w:tcPr>
            <w:tcW w:w="1275" w:type="dxa"/>
            <w:shd w:val="clear" w:color="auto" w:fill="F2F2F2" w:themeFill="background1" w:themeFillShade="F2"/>
            <w:vAlign w:val="center"/>
          </w:tcPr>
          <w:p w14:paraId="42551BD2" w14:textId="77777777" w:rsidR="007617DE" w:rsidRDefault="00AE300B">
            <w:pPr>
              <w:spacing w:before="120" w:after="120"/>
              <w:jc w:val="center"/>
              <w:rPr>
                <w:ins w:id="9192" w:author="Xuning Wei12232" w:date="2026-10-18T09:56:00Z"/>
                <w:rFonts w:ascii="Times New Roman" w:hAnsi="Times New Roman" w:cs="Times New Roman"/>
                <w:b/>
                <w:sz w:val="18"/>
                <w:szCs w:val="18"/>
                <w:lang w:eastAsia="zh-CN"/>
              </w:rPr>
            </w:pPr>
            <w:ins w:id="9193" w:author="Xuning Wei12232" w:date="2026-10-18T09:56:00Z">
              <w:r>
                <w:rPr>
                  <w:rFonts w:ascii="Times New Roman" w:hAnsi="Times New Roman" w:cs="Times New Roman"/>
                  <w:b/>
                  <w:sz w:val="18"/>
                  <w:szCs w:val="18"/>
                  <w:lang w:eastAsia="zh-CN"/>
                </w:rPr>
                <w:t>Protocol No.</w:t>
              </w:r>
            </w:ins>
          </w:p>
        </w:tc>
        <w:tc>
          <w:tcPr>
            <w:tcW w:w="1212" w:type="dxa"/>
            <w:shd w:val="clear" w:color="auto" w:fill="F2F2F2" w:themeFill="background1" w:themeFillShade="F2"/>
            <w:vAlign w:val="center"/>
          </w:tcPr>
          <w:p w14:paraId="56191729" w14:textId="77777777" w:rsidR="007617DE" w:rsidRDefault="00AE300B">
            <w:pPr>
              <w:tabs>
                <w:tab w:val="right" w:pos="8640"/>
              </w:tabs>
              <w:overflowPunct w:val="0"/>
              <w:autoSpaceDE w:val="0"/>
              <w:autoSpaceDN w:val="0"/>
              <w:adjustRightInd w:val="0"/>
              <w:spacing w:before="120" w:after="120"/>
              <w:jc w:val="center"/>
              <w:textAlignment w:val="baseline"/>
              <w:rPr>
                <w:ins w:id="9194" w:author="Xuning Wei12232" w:date="2026-10-18T09:56:00Z"/>
                <w:rFonts w:ascii="Times New Roman" w:hAnsi="Times New Roman" w:cs="Times New Roman"/>
                <w:b/>
                <w:sz w:val="18"/>
                <w:szCs w:val="18"/>
                <w:lang w:eastAsia="zh-CN"/>
              </w:rPr>
            </w:pPr>
            <w:ins w:id="9195" w:author="Xuning Wei12232" w:date="2026-10-18T09:56:00Z">
              <w:r>
                <w:rPr>
                  <w:rFonts w:ascii="Times New Roman" w:hAnsi="Times New Roman" w:cs="Times New Roman"/>
                  <w:b/>
                  <w:sz w:val="18"/>
                  <w:szCs w:val="18"/>
                  <w:lang w:eastAsia="zh-CN"/>
                </w:rPr>
                <w:t>Effective</w:t>
              </w:r>
            </w:ins>
          </w:p>
          <w:p w14:paraId="1B9A71DD" w14:textId="77777777" w:rsidR="007617DE" w:rsidRDefault="00AE300B">
            <w:pPr>
              <w:spacing w:before="120" w:after="120"/>
              <w:jc w:val="center"/>
              <w:rPr>
                <w:ins w:id="9196" w:author="Xuning Wei12232" w:date="2026-10-18T09:56:00Z"/>
                <w:rFonts w:ascii="Times New Roman" w:hAnsi="Times New Roman" w:cs="Times New Roman"/>
                <w:b/>
                <w:sz w:val="18"/>
                <w:szCs w:val="18"/>
                <w:lang w:eastAsia="zh-CN"/>
              </w:rPr>
            </w:pPr>
            <w:ins w:id="9197" w:author="Xuning Wei12232" w:date="2026-10-18T09:56:00Z">
              <w:r>
                <w:rPr>
                  <w:rFonts w:ascii="Times New Roman" w:hAnsi="Times New Roman" w:cs="Times New Roman"/>
                  <w:b/>
                  <w:sz w:val="18"/>
                  <w:szCs w:val="18"/>
                  <w:lang w:eastAsia="zh-CN"/>
                </w:rPr>
                <w:t>Date</w:t>
              </w:r>
            </w:ins>
          </w:p>
        </w:tc>
        <w:tc>
          <w:tcPr>
            <w:tcW w:w="1482" w:type="dxa"/>
            <w:shd w:val="clear" w:color="auto" w:fill="F2F2F2" w:themeFill="background1" w:themeFillShade="F2"/>
            <w:vAlign w:val="center"/>
          </w:tcPr>
          <w:p w14:paraId="0F0EE954" w14:textId="77777777" w:rsidR="007617DE" w:rsidRDefault="00AE300B">
            <w:pPr>
              <w:spacing w:before="120" w:after="120"/>
              <w:jc w:val="center"/>
              <w:rPr>
                <w:ins w:id="9198" w:author="Xuning Wei12232" w:date="2026-10-18T09:56:00Z"/>
                <w:rFonts w:ascii="Times New Roman" w:hAnsi="Times New Roman" w:cs="Times New Roman"/>
                <w:b/>
                <w:sz w:val="18"/>
                <w:szCs w:val="18"/>
                <w:lang w:eastAsia="zh-CN"/>
              </w:rPr>
            </w:pPr>
            <w:ins w:id="9199" w:author="Xuning Wei12232" w:date="2026-10-18T09:56:00Z">
              <w:r>
                <w:rPr>
                  <w:rFonts w:ascii="Times New Roman" w:hAnsi="Times New Roman" w:cs="Times New Roman"/>
                  <w:b/>
                  <w:sz w:val="18"/>
                  <w:szCs w:val="18"/>
                  <w:lang w:eastAsia="zh-CN"/>
                </w:rPr>
                <w:t>Report No.</w:t>
              </w:r>
            </w:ins>
          </w:p>
        </w:tc>
        <w:tc>
          <w:tcPr>
            <w:tcW w:w="1138" w:type="dxa"/>
            <w:shd w:val="clear" w:color="auto" w:fill="F2F2F2" w:themeFill="background1" w:themeFillShade="F2"/>
            <w:vAlign w:val="center"/>
          </w:tcPr>
          <w:p w14:paraId="4A19FE47" w14:textId="77777777" w:rsidR="007617DE" w:rsidRDefault="00AE300B">
            <w:pPr>
              <w:autoSpaceDE w:val="0"/>
              <w:autoSpaceDN w:val="0"/>
              <w:adjustRightInd w:val="0"/>
              <w:spacing w:before="120" w:after="120"/>
              <w:jc w:val="center"/>
              <w:rPr>
                <w:ins w:id="9200" w:author="Xuning Wei12232" w:date="2026-10-18T09:56:00Z"/>
                <w:rFonts w:ascii="Times New Roman" w:hAnsi="Times New Roman" w:cs="Times New Roman"/>
                <w:b/>
                <w:sz w:val="18"/>
                <w:szCs w:val="18"/>
                <w:lang w:eastAsia="zh-CN"/>
              </w:rPr>
            </w:pPr>
            <w:ins w:id="9201" w:author="Xuning Wei12232" w:date="2026-10-18T09:56:00Z">
              <w:r>
                <w:rPr>
                  <w:rFonts w:ascii="Times New Roman" w:hAnsi="Times New Roman" w:cs="Times New Roman"/>
                  <w:b/>
                  <w:sz w:val="18"/>
                  <w:szCs w:val="18"/>
                  <w:lang w:eastAsia="zh-CN"/>
                </w:rPr>
                <w:t>Approval</w:t>
              </w:r>
            </w:ins>
          </w:p>
          <w:p w14:paraId="623CBD90" w14:textId="77777777" w:rsidR="007617DE" w:rsidRDefault="00AE300B">
            <w:pPr>
              <w:spacing w:before="120" w:after="120"/>
              <w:jc w:val="center"/>
              <w:rPr>
                <w:ins w:id="9202" w:author="Xuning Wei12232" w:date="2026-10-18T09:56:00Z"/>
                <w:rFonts w:ascii="Times New Roman" w:hAnsi="Times New Roman" w:cs="Times New Roman"/>
                <w:b/>
                <w:sz w:val="18"/>
                <w:szCs w:val="18"/>
                <w:lang w:eastAsia="zh-CN"/>
              </w:rPr>
            </w:pPr>
            <w:ins w:id="9203" w:author="Xuning Wei12232" w:date="2026-10-18T09:56:00Z">
              <w:r>
                <w:rPr>
                  <w:rFonts w:ascii="Times New Roman" w:hAnsi="Times New Roman" w:cs="Times New Roman"/>
                  <w:b/>
                  <w:sz w:val="18"/>
                  <w:szCs w:val="18"/>
                  <w:lang w:eastAsia="zh-CN"/>
                </w:rPr>
                <w:t>Date</w:t>
              </w:r>
            </w:ins>
          </w:p>
        </w:tc>
        <w:tc>
          <w:tcPr>
            <w:tcW w:w="1221" w:type="dxa"/>
            <w:vMerge/>
            <w:vAlign w:val="center"/>
          </w:tcPr>
          <w:p w14:paraId="4F411A00" w14:textId="77777777" w:rsidR="007617DE" w:rsidRDefault="007617DE">
            <w:pPr>
              <w:spacing w:before="120" w:after="120"/>
              <w:jc w:val="center"/>
              <w:rPr>
                <w:ins w:id="9204" w:author="Xuning Wei12232" w:date="2026-10-18T09:56:00Z"/>
                <w:rFonts w:ascii="Times New Roman" w:hAnsi="Times New Roman" w:cs="Times New Roman"/>
                <w:b/>
                <w:sz w:val="18"/>
                <w:szCs w:val="18"/>
                <w:lang w:eastAsia="zh-CN"/>
              </w:rPr>
            </w:pPr>
          </w:p>
        </w:tc>
      </w:tr>
      <w:tr w:rsidR="007617DE" w14:paraId="52798EAD" w14:textId="77777777">
        <w:trPr>
          <w:trHeight w:val="397"/>
          <w:ins w:id="9205" w:author="Xuning Wei12232" w:date="2026-10-18T09:56:00Z"/>
          <w:del w:id="9206" w:author="Yu Zhang - Network" w:date="2026-08-06T04:43:00Z"/>
        </w:trPr>
        <w:tc>
          <w:tcPr>
            <w:tcW w:w="956" w:type="dxa"/>
            <w:vAlign w:val="center"/>
          </w:tcPr>
          <w:p w14:paraId="05943D58" w14:textId="77777777" w:rsidR="007617DE" w:rsidRDefault="00AE300B">
            <w:pPr>
              <w:spacing w:before="120" w:after="120"/>
              <w:jc w:val="center"/>
              <w:rPr>
                <w:ins w:id="9207" w:author="Xuning Wei12232" w:date="2026-10-18T09:56:00Z"/>
                <w:rFonts w:ascii="Times New Roman" w:hAnsi="Times New Roman" w:cs="Times New Roman"/>
                <w:sz w:val="18"/>
                <w:szCs w:val="18"/>
              </w:rPr>
            </w:pPr>
            <w:ins w:id="9208" w:author="Xuning Wei12232" w:date="2026-10-18T09:56:00Z">
              <w:del w:id="9209" w:author="Yu Zhang - Network" w:date="2026-08-06T04:43:00Z">
                <w:r>
                  <w:rPr>
                    <w:rFonts w:ascii="Times New Roman" w:hAnsi="Times New Roman" w:cs="Times New Roman"/>
                    <w:sz w:val="18"/>
                    <w:szCs w:val="18"/>
                  </w:rPr>
                  <w:delText>AM-YL000336-004</w:delText>
                </w:r>
              </w:del>
            </w:ins>
          </w:p>
        </w:tc>
        <w:tc>
          <w:tcPr>
            <w:tcW w:w="1733" w:type="dxa"/>
            <w:vAlign w:val="center"/>
          </w:tcPr>
          <w:p w14:paraId="23020F12" w14:textId="77777777" w:rsidR="007617DE" w:rsidRDefault="00AE300B">
            <w:pPr>
              <w:spacing w:before="120" w:after="120"/>
              <w:jc w:val="center"/>
              <w:rPr>
                <w:ins w:id="9210" w:author="Xuning Wei12232" w:date="2026-10-18T09:56:00Z"/>
                <w:rFonts w:ascii="Times New Roman" w:hAnsi="Times New Roman" w:cs="Times New Roman"/>
                <w:sz w:val="18"/>
                <w:szCs w:val="18"/>
                <w:lang w:eastAsia="zh-CN"/>
              </w:rPr>
            </w:pPr>
            <w:ins w:id="9211" w:author="Xuning Wei12232" w:date="2026-10-18T09:56:00Z">
              <w:del w:id="9212" w:author="Yu Zhang - Network" w:date="2026-08-06T04:43:00Z">
                <w:r>
                  <w:rPr>
                    <w:rFonts w:ascii="Times New Roman" w:hAnsi="Times New Roman" w:cs="Times New Roman"/>
                    <w:sz w:val="18"/>
                    <w:szCs w:val="18"/>
                  </w:rPr>
                  <w:delText>IPC-1 KF</w:delText>
                </w:r>
              </w:del>
            </w:ins>
          </w:p>
        </w:tc>
        <w:tc>
          <w:tcPr>
            <w:tcW w:w="1275" w:type="dxa"/>
            <w:vAlign w:val="center"/>
          </w:tcPr>
          <w:p w14:paraId="2108DE90" w14:textId="77777777" w:rsidR="007617DE" w:rsidRDefault="00AE300B">
            <w:pPr>
              <w:spacing w:before="120" w:after="120"/>
              <w:jc w:val="center"/>
              <w:rPr>
                <w:ins w:id="9213" w:author="Xuning Wei12232" w:date="2026-10-18T09:56:00Z"/>
                <w:rFonts w:ascii="Times New Roman" w:hAnsi="Times New Roman" w:cs="Times New Roman"/>
                <w:sz w:val="18"/>
                <w:szCs w:val="18"/>
                <w:lang w:eastAsia="zh-CN"/>
              </w:rPr>
            </w:pPr>
            <w:ins w:id="9214" w:author="Xuning Wei12232" w:date="2026-10-18T09:56:00Z">
              <w:r>
                <w:rPr>
                  <w:rFonts w:ascii="Times New Roman" w:hAnsi="Times New Roman" w:cs="Times New Roman"/>
                </w:rPr>
                <w:fldChar w:fldCharType="begin"/>
              </w:r>
              <w:r>
                <w:rPr>
                  <w:rFonts w:ascii="Times New Roman" w:hAnsi="Times New Roman" w:cs="Times New Roman"/>
                </w:rPr>
                <w:instrText>HYPERLINK "http://19.29.180.191:8081/gmp-dms/action/gmp/doc/doc_viewDoc?overdue=-5&amp;document.id=331864"</w:instrText>
              </w:r>
              <w:r>
                <w:rPr>
                  <w:rFonts w:ascii="Times New Roman" w:hAnsi="Times New Roman" w:cs="Times New Roman"/>
                </w:rPr>
                <w:fldChar w:fldCharType="separate"/>
              </w:r>
              <w:del w:id="9215" w:author="Yu Zhang - Network" w:date="2026-08-06T04:43:00Z">
                <w:r>
                  <w:rPr>
                    <w:rStyle w:val="aff4"/>
                    <w:rFonts w:ascii="Times New Roman" w:hAnsi="Times New Roman" w:cs="Times New Roman"/>
                    <w:color w:val="auto"/>
                    <w:sz w:val="18"/>
                    <w:szCs w:val="18"/>
                  </w:rPr>
                  <w:delText>AM-YL000336-004-VP-01</w:delText>
                </w:r>
              </w:del>
              <w:r>
                <w:rPr>
                  <w:rFonts w:ascii="Times New Roman" w:hAnsi="Times New Roman" w:cs="Times New Roman"/>
                </w:rPr>
                <w:fldChar w:fldCharType="end"/>
              </w:r>
              <w:del w:id="9216" w:author="Yu Zhang - Network" w:date="2026-08-06T04:43:00Z">
                <w:r>
                  <w:rPr>
                    <w:rFonts w:ascii="Times New Roman" w:hAnsi="Times New Roman" w:cs="Times New Roman"/>
                    <w:sz w:val="18"/>
                    <w:szCs w:val="18"/>
                    <w:lang w:eastAsia="zh-CN"/>
                  </w:rPr>
                  <w:delText>.01</w:delText>
                </w:r>
              </w:del>
            </w:ins>
          </w:p>
        </w:tc>
        <w:tc>
          <w:tcPr>
            <w:tcW w:w="1212" w:type="dxa"/>
            <w:vAlign w:val="center"/>
          </w:tcPr>
          <w:p w14:paraId="6C4EF68D" w14:textId="77777777" w:rsidR="007617DE" w:rsidRDefault="00AE300B">
            <w:pPr>
              <w:tabs>
                <w:tab w:val="right" w:pos="8640"/>
              </w:tabs>
              <w:overflowPunct w:val="0"/>
              <w:autoSpaceDE w:val="0"/>
              <w:autoSpaceDN w:val="0"/>
              <w:adjustRightInd w:val="0"/>
              <w:spacing w:before="120" w:after="120"/>
              <w:jc w:val="center"/>
              <w:textAlignment w:val="baseline"/>
              <w:rPr>
                <w:ins w:id="9217" w:author="Xuning Wei12232" w:date="2026-10-18T09:56:00Z"/>
                <w:rFonts w:ascii="Times New Roman" w:hAnsi="Times New Roman" w:cs="Times New Roman"/>
                <w:sz w:val="18"/>
                <w:szCs w:val="18"/>
                <w:lang w:eastAsia="zh-CN"/>
              </w:rPr>
            </w:pPr>
            <w:ins w:id="9218" w:author="Xuning Wei12232" w:date="2026-10-18T09:56:00Z">
              <w:del w:id="9219" w:author="Yu Zhang - Network" w:date="2026-08-06T04:43:00Z">
                <w:r>
                  <w:rPr>
                    <w:rFonts w:ascii="Times New Roman" w:hAnsi="Times New Roman" w:cs="Times New Roman"/>
                    <w:sz w:val="18"/>
                    <w:szCs w:val="18"/>
                    <w:lang w:eastAsia="zh-CN"/>
                  </w:rPr>
                  <w:delText>05/29/2026</w:delText>
                </w:r>
              </w:del>
            </w:ins>
          </w:p>
        </w:tc>
        <w:tc>
          <w:tcPr>
            <w:tcW w:w="1482" w:type="dxa"/>
            <w:vAlign w:val="center"/>
          </w:tcPr>
          <w:p w14:paraId="2C5580ED" w14:textId="77777777" w:rsidR="007617DE" w:rsidRDefault="00AE300B">
            <w:pPr>
              <w:spacing w:before="120" w:after="120"/>
              <w:jc w:val="center"/>
              <w:rPr>
                <w:ins w:id="9220" w:author="Xuning Wei12232" w:date="2026-10-18T09:56:00Z"/>
                <w:rFonts w:ascii="Times New Roman" w:hAnsi="Times New Roman" w:cs="Times New Roman"/>
                <w:sz w:val="18"/>
                <w:szCs w:val="18"/>
                <w:lang w:eastAsia="zh-CN"/>
              </w:rPr>
            </w:pPr>
            <w:ins w:id="9221" w:author="Xuning Wei12232" w:date="2026-10-18T09:56:00Z">
              <w:r>
                <w:rPr>
                  <w:rFonts w:ascii="Times New Roman" w:hAnsi="Times New Roman" w:cs="Times New Roman"/>
                </w:rPr>
                <w:fldChar w:fldCharType="begin"/>
              </w:r>
              <w:r>
                <w:rPr>
                  <w:rFonts w:ascii="Times New Roman" w:hAnsi="Times New Roman" w:cs="Times New Roman"/>
                </w:rPr>
                <w:instrText>HYPERLINK "http://19.29.180.191:8081/gmp-dms/action/gmp/doc/doc_viewDoc?overdue=-5&amp;document.id=331864"</w:instrText>
              </w:r>
              <w:r>
                <w:rPr>
                  <w:rFonts w:ascii="Times New Roman" w:hAnsi="Times New Roman" w:cs="Times New Roman"/>
                </w:rPr>
                <w:fldChar w:fldCharType="separate"/>
              </w:r>
              <w:del w:id="9222" w:author="Yu Zhang - Network" w:date="2026-08-06T04:43:00Z">
                <w:r>
                  <w:rPr>
                    <w:rFonts w:ascii="Times New Roman" w:hAnsi="Times New Roman" w:cs="Times New Roman"/>
                    <w:sz w:val="18"/>
                    <w:szCs w:val="18"/>
                  </w:rPr>
                  <w:delText>AM-YL000336-004-VR-01</w:delText>
                </w:r>
              </w:del>
              <w:r>
                <w:rPr>
                  <w:rFonts w:ascii="Times New Roman" w:hAnsi="Times New Roman" w:cs="Times New Roman"/>
                </w:rPr>
                <w:fldChar w:fldCharType="end"/>
              </w:r>
              <w:del w:id="9223" w:author="Yu Zhang - Network" w:date="2026-08-06T04:43:00Z">
                <w:r>
                  <w:rPr>
                    <w:rFonts w:ascii="Times New Roman" w:hAnsi="Times New Roman" w:cs="Times New Roman"/>
                    <w:sz w:val="18"/>
                    <w:szCs w:val="18"/>
                    <w:lang w:eastAsia="zh-CN"/>
                  </w:rPr>
                  <w:delText>.01</w:delText>
                </w:r>
              </w:del>
            </w:ins>
          </w:p>
        </w:tc>
        <w:tc>
          <w:tcPr>
            <w:tcW w:w="1138" w:type="dxa"/>
            <w:vAlign w:val="center"/>
          </w:tcPr>
          <w:p w14:paraId="673FC7C1" w14:textId="77777777" w:rsidR="007617DE" w:rsidRDefault="00AE300B">
            <w:pPr>
              <w:autoSpaceDE w:val="0"/>
              <w:autoSpaceDN w:val="0"/>
              <w:adjustRightInd w:val="0"/>
              <w:spacing w:before="120" w:after="120"/>
              <w:jc w:val="center"/>
              <w:rPr>
                <w:ins w:id="9224" w:author="Xuning Wei12232" w:date="2026-10-18T09:56:00Z"/>
                <w:rFonts w:ascii="Times New Roman" w:hAnsi="Times New Roman" w:cs="Times New Roman"/>
                <w:sz w:val="18"/>
                <w:szCs w:val="18"/>
                <w:lang w:eastAsia="zh-CN"/>
              </w:rPr>
            </w:pPr>
            <w:ins w:id="9225" w:author="Xuning Wei12232" w:date="2026-10-18T09:56:00Z">
              <w:del w:id="9226" w:author="Yu Zhang - Network" w:date="2026-08-06T04:43:00Z">
                <w:r>
                  <w:rPr>
                    <w:rFonts w:ascii="Times New Roman" w:hAnsi="Times New Roman" w:cs="Times New Roman"/>
                    <w:sz w:val="18"/>
                    <w:szCs w:val="18"/>
                    <w:lang w:eastAsia="zh-CN"/>
                  </w:rPr>
                  <w:delText>TBD</w:delText>
                </w:r>
              </w:del>
            </w:ins>
          </w:p>
        </w:tc>
        <w:tc>
          <w:tcPr>
            <w:tcW w:w="1221" w:type="dxa"/>
            <w:vAlign w:val="center"/>
          </w:tcPr>
          <w:p w14:paraId="14DF3825" w14:textId="77777777" w:rsidR="007617DE" w:rsidRDefault="00AE300B">
            <w:pPr>
              <w:spacing w:before="120" w:after="120"/>
              <w:jc w:val="center"/>
              <w:rPr>
                <w:ins w:id="9227" w:author="Xuning Wei12232" w:date="2026-10-18T09:56:00Z"/>
                <w:rFonts w:ascii="Times New Roman" w:hAnsi="Times New Roman" w:cs="Times New Roman"/>
                <w:sz w:val="18"/>
                <w:szCs w:val="18"/>
                <w:lang w:eastAsia="zh-CN"/>
              </w:rPr>
            </w:pPr>
            <w:ins w:id="9228" w:author="Xuning Wei12232" w:date="2026-10-18T09:56:00Z">
              <w:del w:id="9229" w:author="Yu Zhang - Network" w:date="2026-08-06T04:43:00Z">
                <w:r>
                  <w:rPr>
                    <w:rFonts w:ascii="Times New Roman" w:hAnsi="Times New Roman" w:cs="Times New Roman"/>
                    <w:sz w:val="18"/>
                    <w:szCs w:val="18"/>
                    <w:lang w:eastAsia="zh-CN"/>
                  </w:rPr>
                  <w:delText>TJ4 QC</w:delText>
                </w:r>
              </w:del>
            </w:ins>
          </w:p>
        </w:tc>
      </w:tr>
      <w:tr w:rsidR="007617DE" w14:paraId="5BED88A8" w14:textId="77777777">
        <w:trPr>
          <w:trHeight w:val="397"/>
          <w:ins w:id="9230" w:author="Xuning Wei12232" w:date="2026-10-18T09:56:00Z"/>
          <w:del w:id="9231" w:author="Yu Zhang - Network" w:date="2026-08-06T04:43:00Z"/>
        </w:trPr>
        <w:tc>
          <w:tcPr>
            <w:tcW w:w="956" w:type="dxa"/>
            <w:vAlign w:val="center"/>
          </w:tcPr>
          <w:p w14:paraId="1C635545" w14:textId="77777777" w:rsidR="007617DE" w:rsidRDefault="00AE300B">
            <w:pPr>
              <w:spacing w:before="120" w:after="120"/>
              <w:jc w:val="center"/>
              <w:rPr>
                <w:ins w:id="9232" w:author="Xuning Wei12232" w:date="2026-10-18T09:56:00Z"/>
                <w:rFonts w:ascii="Times New Roman" w:hAnsi="Times New Roman" w:cs="Times New Roman"/>
                <w:sz w:val="18"/>
                <w:szCs w:val="18"/>
              </w:rPr>
            </w:pPr>
            <w:ins w:id="9233" w:author="Xuning Wei12232" w:date="2026-10-18T09:56:00Z">
              <w:del w:id="9234" w:author="Yu Zhang - Network" w:date="2026-08-06T04:43:00Z">
                <w:r>
                  <w:rPr>
                    <w:rFonts w:ascii="Times New Roman" w:hAnsi="Times New Roman" w:cs="Times New Roman"/>
                    <w:sz w:val="18"/>
                    <w:szCs w:val="18"/>
                  </w:rPr>
                  <w:delText>AM-140021-007*</w:delText>
                </w:r>
              </w:del>
            </w:ins>
          </w:p>
        </w:tc>
        <w:tc>
          <w:tcPr>
            <w:tcW w:w="1733" w:type="dxa"/>
            <w:vAlign w:val="center"/>
          </w:tcPr>
          <w:p w14:paraId="29CB0A6A" w14:textId="77777777" w:rsidR="007617DE" w:rsidRDefault="00AE300B">
            <w:pPr>
              <w:spacing w:before="120" w:after="120"/>
              <w:jc w:val="center"/>
              <w:rPr>
                <w:ins w:id="9235" w:author="Xuning Wei12232" w:date="2026-10-18T09:56:00Z"/>
                <w:rFonts w:ascii="Times New Roman" w:hAnsi="Times New Roman" w:cs="Times New Roman"/>
                <w:sz w:val="18"/>
                <w:szCs w:val="18"/>
              </w:rPr>
            </w:pPr>
            <w:ins w:id="9236" w:author="Xuning Wei12232" w:date="2026-10-18T09:56:00Z">
              <w:del w:id="9237" w:author="Yu Zhang - Network" w:date="2026-08-06T04:43:00Z">
                <w:r>
                  <w:rPr>
                    <w:rFonts w:ascii="Times New Roman" w:hAnsi="Times New Roman" w:cs="Times New Roman"/>
                    <w:sz w:val="18"/>
                    <w:szCs w:val="18"/>
                  </w:rPr>
                  <w:delText>IPC-5</w:delText>
                </w:r>
              </w:del>
            </w:ins>
          </w:p>
        </w:tc>
        <w:tc>
          <w:tcPr>
            <w:tcW w:w="1275" w:type="dxa"/>
            <w:vAlign w:val="center"/>
          </w:tcPr>
          <w:p w14:paraId="6D5B4FE2" w14:textId="77777777" w:rsidR="007617DE" w:rsidRDefault="00AE300B">
            <w:pPr>
              <w:spacing w:before="120" w:after="120"/>
              <w:jc w:val="center"/>
              <w:rPr>
                <w:ins w:id="9238" w:author="Xuning Wei12232" w:date="2026-10-18T09:56:00Z"/>
                <w:rFonts w:ascii="Times New Roman" w:hAnsi="Times New Roman" w:cs="Times New Roman"/>
                <w:sz w:val="18"/>
                <w:szCs w:val="18"/>
                <w:lang w:eastAsia="zh-CN"/>
              </w:rPr>
            </w:pPr>
            <w:ins w:id="9239" w:author="Xuning Wei12232" w:date="2026-10-18T09:56:00Z">
              <w:del w:id="9240" w:author="Yu Zhang - Network" w:date="2026-08-06T04:43:00Z">
                <w:r>
                  <w:rPr>
                    <w:rFonts w:ascii="Times New Roman" w:hAnsi="Times New Roman" w:cs="Times New Roman"/>
                    <w:sz w:val="18"/>
                    <w:szCs w:val="18"/>
                    <w:lang w:eastAsia="zh-CN"/>
                  </w:rPr>
                  <w:delText>N/A</w:delText>
                </w:r>
              </w:del>
            </w:ins>
          </w:p>
        </w:tc>
        <w:tc>
          <w:tcPr>
            <w:tcW w:w="1212" w:type="dxa"/>
            <w:vAlign w:val="center"/>
          </w:tcPr>
          <w:p w14:paraId="631486F6" w14:textId="77777777" w:rsidR="007617DE" w:rsidRDefault="00AE300B">
            <w:pPr>
              <w:tabs>
                <w:tab w:val="right" w:pos="8640"/>
              </w:tabs>
              <w:overflowPunct w:val="0"/>
              <w:autoSpaceDE w:val="0"/>
              <w:autoSpaceDN w:val="0"/>
              <w:adjustRightInd w:val="0"/>
              <w:spacing w:before="120" w:after="120"/>
              <w:jc w:val="center"/>
              <w:textAlignment w:val="baseline"/>
              <w:rPr>
                <w:ins w:id="9241" w:author="Xuning Wei12232" w:date="2026-10-18T09:56:00Z"/>
                <w:rFonts w:ascii="Times New Roman" w:hAnsi="Times New Roman" w:cs="Times New Roman"/>
                <w:sz w:val="18"/>
                <w:szCs w:val="18"/>
                <w:lang w:eastAsia="zh-CN"/>
              </w:rPr>
            </w:pPr>
            <w:ins w:id="9242" w:author="Xuning Wei12232" w:date="2026-10-18T09:56:00Z">
              <w:del w:id="9243" w:author="Yu Zhang - Network" w:date="2026-08-06T04:43:00Z">
                <w:r>
                  <w:rPr>
                    <w:rFonts w:ascii="Times New Roman" w:hAnsi="Times New Roman" w:cs="Times New Roman"/>
                    <w:sz w:val="18"/>
                    <w:szCs w:val="18"/>
                    <w:lang w:eastAsia="zh-CN"/>
                  </w:rPr>
                  <w:delText>N/A</w:delText>
                </w:r>
              </w:del>
            </w:ins>
          </w:p>
        </w:tc>
        <w:tc>
          <w:tcPr>
            <w:tcW w:w="1482" w:type="dxa"/>
            <w:vAlign w:val="center"/>
          </w:tcPr>
          <w:p w14:paraId="258A80EE" w14:textId="77777777" w:rsidR="007617DE" w:rsidRDefault="00AE300B">
            <w:pPr>
              <w:spacing w:before="120" w:after="120"/>
              <w:jc w:val="center"/>
              <w:rPr>
                <w:ins w:id="9244" w:author="Xuning Wei12232" w:date="2026-10-18T09:56:00Z"/>
                <w:rFonts w:ascii="Times New Roman" w:hAnsi="Times New Roman" w:cs="Times New Roman"/>
                <w:sz w:val="18"/>
                <w:szCs w:val="18"/>
                <w:lang w:eastAsia="zh-CN"/>
              </w:rPr>
            </w:pPr>
            <w:ins w:id="9245" w:author="Xuning Wei12232" w:date="2026-10-18T09:56:00Z">
              <w:del w:id="9246" w:author="Yu Zhang - Network" w:date="2026-08-06T04:43:00Z">
                <w:r>
                  <w:rPr>
                    <w:rFonts w:ascii="Times New Roman" w:hAnsi="Times New Roman" w:cs="Times New Roman"/>
                    <w:sz w:val="18"/>
                    <w:szCs w:val="18"/>
                    <w:lang w:eastAsia="zh-CN"/>
                  </w:rPr>
                  <w:delText>N/A</w:delText>
                </w:r>
              </w:del>
            </w:ins>
          </w:p>
        </w:tc>
        <w:tc>
          <w:tcPr>
            <w:tcW w:w="1138" w:type="dxa"/>
            <w:vAlign w:val="center"/>
          </w:tcPr>
          <w:p w14:paraId="4D810413" w14:textId="77777777" w:rsidR="007617DE" w:rsidRDefault="00AE300B">
            <w:pPr>
              <w:autoSpaceDE w:val="0"/>
              <w:autoSpaceDN w:val="0"/>
              <w:adjustRightInd w:val="0"/>
              <w:spacing w:before="120" w:after="120"/>
              <w:jc w:val="center"/>
              <w:rPr>
                <w:ins w:id="9247" w:author="Xuning Wei12232" w:date="2026-10-18T09:56:00Z"/>
                <w:rFonts w:ascii="Times New Roman" w:hAnsi="Times New Roman" w:cs="Times New Roman"/>
                <w:sz w:val="18"/>
                <w:szCs w:val="18"/>
                <w:lang w:eastAsia="zh-CN"/>
              </w:rPr>
            </w:pPr>
            <w:ins w:id="9248" w:author="Xuning Wei12232" w:date="2026-10-18T09:56:00Z">
              <w:del w:id="9249" w:author="Yu Zhang - Network" w:date="2026-08-06T04:43:00Z">
                <w:r>
                  <w:rPr>
                    <w:rFonts w:ascii="Times New Roman" w:hAnsi="Times New Roman" w:cs="Times New Roman"/>
                    <w:sz w:val="18"/>
                    <w:szCs w:val="18"/>
                    <w:lang w:eastAsia="zh-CN"/>
                  </w:rPr>
                  <w:delText>N/A</w:delText>
                </w:r>
              </w:del>
            </w:ins>
          </w:p>
        </w:tc>
        <w:tc>
          <w:tcPr>
            <w:tcW w:w="1221" w:type="dxa"/>
            <w:vAlign w:val="center"/>
          </w:tcPr>
          <w:p w14:paraId="69863008" w14:textId="77777777" w:rsidR="007617DE" w:rsidRDefault="00AE300B">
            <w:pPr>
              <w:spacing w:before="120" w:after="120"/>
              <w:jc w:val="center"/>
              <w:rPr>
                <w:ins w:id="9250" w:author="Xuning Wei12232" w:date="2026-10-18T09:56:00Z"/>
                <w:rFonts w:ascii="Times New Roman" w:hAnsi="Times New Roman" w:cs="Times New Roman"/>
                <w:sz w:val="18"/>
                <w:szCs w:val="18"/>
                <w:lang w:eastAsia="zh-CN"/>
              </w:rPr>
            </w:pPr>
            <w:ins w:id="9251" w:author="Xuning Wei12232" w:date="2026-10-18T09:56:00Z">
              <w:del w:id="9252" w:author="Yu Zhang - Network" w:date="2026-08-06T04:43:00Z">
                <w:r>
                  <w:rPr>
                    <w:rFonts w:ascii="Times New Roman" w:hAnsi="Times New Roman" w:cs="Times New Roman"/>
                    <w:sz w:val="18"/>
                    <w:szCs w:val="18"/>
                    <w:lang w:eastAsia="zh-CN"/>
                  </w:rPr>
                  <w:delText>TJ4 QC</w:delText>
                </w:r>
              </w:del>
            </w:ins>
          </w:p>
        </w:tc>
      </w:tr>
      <w:tr w:rsidR="007617DE" w14:paraId="58605444" w14:textId="77777777">
        <w:trPr>
          <w:trHeight w:val="397"/>
          <w:ins w:id="9253" w:author="Xuning Wei12232" w:date="2026-10-18T09:56:00Z"/>
          <w:del w:id="9254" w:author="Yu Zhang - Network" w:date="2026-08-06T04:43:00Z"/>
        </w:trPr>
        <w:tc>
          <w:tcPr>
            <w:tcW w:w="956" w:type="dxa"/>
            <w:vAlign w:val="center"/>
          </w:tcPr>
          <w:p w14:paraId="42A0887F" w14:textId="77777777" w:rsidR="007617DE" w:rsidRDefault="00AE300B">
            <w:pPr>
              <w:spacing w:before="120" w:after="120"/>
              <w:jc w:val="center"/>
              <w:rPr>
                <w:ins w:id="9255" w:author="Xuning Wei12232" w:date="2026-10-18T09:56:00Z"/>
                <w:rFonts w:ascii="Times New Roman" w:hAnsi="Times New Roman" w:cs="Times New Roman"/>
                <w:sz w:val="18"/>
                <w:szCs w:val="18"/>
              </w:rPr>
            </w:pPr>
            <w:ins w:id="9256" w:author="Xuning Wei12232" w:date="2026-10-18T09:56:00Z">
              <w:del w:id="9257" w:author="Yu Zhang - Network" w:date="2026-08-06T04:43:00Z">
                <w:r>
                  <w:rPr>
                    <w:rFonts w:ascii="Times New Roman" w:hAnsi="Times New Roman" w:cs="Times New Roman"/>
                    <w:sz w:val="18"/>
                    <w:szCs w:val="18"/>
                  </w:rPr>
                  <w:delText>AM-140021-011</w:delText>
                </w:r>
              </w:del>
            </w:ins>
          </w:p>
        </w:tc>
        <w:tc>
          <w:tcPr>
            <w:tcW w:w="1733" w:type="dxa"/>
            <w:vAlign w:val="center"/>
          </w:tcPr>
          <w:p w14:paraId="23A14675" w14:textId="77777777" w:rsidR="007617DE" w:rsidRDefault="00AE300B">
            <w:pPr>
              <w:spacing w:before="120" w:after="120"/>
              <w:jc w:val="center"/>
              <w:rPr>
                <w:ins w:id="9258" w:author="Xuning Wei12232" w:date="2026-10-18T09:56:00Z"/>
                <w:del w:id="9259" w:author="Yu Zhang - Network" w:date="2026-08-06T04:43:00Z"/>
                <w:rFonts w:ascii="Times New Roman" w:hAnsi="Times New Roman" w:cs="Times New Roman"/>
                <w:sz w:val="18"/>
                <w:szCs w:val="18"/>
              </w:rPr>
            </w:pPr>
            <w:ins w:id="9260" w:author="Xuning Wei12232" w:date="2026-10-18T09:56:00Z">
              <w:del w:id="9261" w:author="Yu Zhang - Network" w:date="2026-08-06T04:43:00Z">
                <w:r>
                  <w:rPr>
                    <w:rFonts w:ascii="Times New Roman" w:hAnsi="Times New Roman" w:cs="Times New Roman"/>
                    <w:sz w:val="18"/>
                    <w:szCs w:val="18"/>
                  </w:rPr>
                  <w:delText>IPC-4</w:delText>
                </w:r>
              </w:del>
            </w:ins>
          </w:p>
          <w:p w14:paraId="7D18B391" w14:textId="77777777" w:rsidR="007617DE" w:rsidRDefault="00AE300B">
            <w:pPr>
              <w:spacing w:before="120" w:after="120"/>
              <w:jc w:val="center"/>
              <w:rPr>
                <w:ins w:id="9262" w:author="Xuning Wei12232" w:date="2026-10-18T09:56:00Z"/>
                <w:rFonts w:ascii="Times New Roman" w:hAnsi="Times New Roman" w:cs="Times New Roman"/>
                <w:sz w:val="18"/>
                <w:szCs w:val="18"/>
              </w:rPr>
            </w:pPr>
            <w:ins w:id="9263" w:author="Xuning Wei12232" w:date="2026-10-18T09:56:00Z">
              <w:del w:id="9264" w:author="Yu Zhang - Network" w:date="2026-08-06T04:43:00Z">
                <w:r>
                  <w:rPr>
                    <w:rFonts w:ascii="Times New Roman" w:hAnsi="Times New Roman" w:cs="Times New Roman"/>
                    <w:sz w:val="18"/>
                    <w:szCs w:val="18"/>
                  </w:rPr>
                  <w:delText>ASYM-140850</w:delText>
                </w:r>
              </w:del>
            </w:ins>
          </w:p>
        </w:tc>
        <w:tc>
          <w:tcPr>
            <w:tcW w:w="1275" w:type="dxa"/>
            <w:vAlign w:val="center"/>
          </w:tcPr>
          <w:p w14:paraId="37ADC34D" w14:textId="77777777" w:rsidR="007617DE" w:rsidRDefault="00AE300B">
            <w:pPr>
              <w:spacing w:before="120" w:after="120"/>
              <w:jc w:val="center"/>
              <w:rPr>
                <w:ins w:id="9265" w:author="Xuning Wei12232" w:date="2026-10-18T09:56:00Z"/>
                <w:rFonts w:ascii="Times New Roman" w:hAnsi="Times New Roman" w:cs="Times New Roman"/>
                <w:sz w:val="18"/>
                <w:szCs w:val="18"/>
                <w:lang w:eastAsia="zh-CN"/>
              </w:rPr>
            </w:pPr>
            <w:ins w:id="9266" w:author="Xuning Wei12232" w:date="2026-10-18T09:56:00Z">
              <w:del w:id="9267" w:author="Yu Zhang - Network" w:date="2026-08-06T04:43:00Z">
                <w:r>
                  <w:rPr>
                    <w:rFonts w:ascii="Times New Roman" w:hAnsi="Times New Roman" w:cs="Times New Roman"/>
                    <w:sz w:val="18"/>
                    <w:szCs w:val="18"/>
                    <w:lang w:eastAsia="zh-CN"/>
                  </w:rPr>
                  <w:delText>AM-140021-011-VP-01.01</w:delText>
                </w:r>
              </w:del>
            </w:ins>
          </w:p>
        </w:tc>
        <w:tc>
          <w:tcPr>
            <w:tcW w:w="1212" w:type="dxa"/>
            <w:vAlign w:val="center"/>
          </w:tcPr>
          <w:p w14:paraId="202A441B" w14:textId="77777777" w:rsidR="007617DE" w:rsidRDefault="00AE300B">
            <w:pPr>
              <w:tabs>
                <w:tab w:val="right" w:pos="8640"/>
              </w:tabs>
              <w:overflowPunct w:val="0"/>
              <w:autoSpaceDE w:val="0"/>
              <w:autoSpaceDN w:val="0"/>
              <w:adjustRightInd w:val="0"/>
              <w:spacing w:before="120" w:after="120"/>
              <w:jc w:val="center"/>
              <w:textAlignment w:val="baseline"/>
              <w:rPr>
                <w:ins w:id="9268" w:author="Xuning Wei12232" w:date="2026-10-18T09:56:00Z"/>
                <w:rFonts w:ascii="Times New Roman" w:hAnsi="Times New Roman" w:cs="Times New Roman"/>
                <w:sz w:val="18"/>
                <w:szCs w:val="18"/>
                <w:lang w:eastAsia="zh-CN"/>
              </w:rPr>
            </w:pPr>
            <w:ins w:id="9269" w:author="Xuning Wei12232" w:date="2026-10-18T09:56:00Z">
              <w:del w:id="9270" w:author="Yu Zhang - Network" w:date="2026-08-06T04:43:00Z">
                <w:r>
                  <w:rPr>
                    <w:rFonts w:ascii="Times New Roman" w:hAnsi="Times New Roman" w:cs="Times New Roman"/>
                    <w:sz w:val="18"/>
                    <w:szCs w:val="18"/>
                    <w:lang w:eastAsia="zh-CN"/>
                  </w:rPr>
                  <w:delText>07/15/2026</w:delText>
                </w:r>
              </w:del>
            </w:ins>
          </w:p>
        </w:tc>
        <w:tc>
          <w:tcPr>
            <w:tcW w:w="1482" w:type="dxa"/>
            <w:vAlign w:val="center"/>
          </w:tcPr>
          <w:p w14:paraId="10837F33" w14:textId="77777777" w:rsidR="007617DE" w:rsidRDefault="00AE300B">
            <w:pPr>
              <w:spacing w:before="120" w:after="120"/>
              <w:jc w:val="center"/>
              <w:rPr>
                <w:ins w:id="9271" w:author="Xuning Wei12232" w:date="2026-10-18T09:56:00Z"/>
                <w:rFonts w:ascii="Times New Roman" w:hAnsi="Times New Roman" w:cs="Times New Roman"/>
                <w:sz w:val="18"/>
                <w:szCs w:val="18"/>
                <w:lang w:eastAsia="zh-CN"/>
              </w:rPr>
            </w:pPr>
            <w:ins w:id="9272" w:author="Xuning Wei12232" w:date="2026-10-18T09:56:00Z">
              <w:del w:id="9273" w:author="Yu Zhang - Network" w:date="2026-08-06T04:43:00Z">
                <w:r>
                  <w:rPr>
                    <w:rFonts w:ascii="Times New Roman" w:hAnsi="Times New Roman" w:cs="Times New Roman"/>
                    <w:sz w:val="18"/>
                    <w:szCs w:val="18"/>
                    <w:lang w:eastAsia="zh-CN"/>
                  </w:rPr>
                  <w:delText>AM-140021-011-VR-01.01</w:delText>
                </w:r>
              </w:del>
            </w:ins>
          </w:p>
        </w:tc>
        <w:tc>
          <w:tcPr>
            <w:tcW w:w="1138" w:type="dxa"/>
            <w:vAlign w:val="center"/>
          </w:tcPr>
          <w:p w14:paraId="1FB394A1" w14:textId="77777777" w:rsidR="007617DE" w:rsidRDefault="00AE300B">
            <w:pPr>
              <w:autoSpaceDE w:val="0"/>
              <w:autoSpaceDN w:val="0"/>
              <w:adjustRightInd w:val="0"/>
              <w:spacing w:before="120" w:after="120"/>
              <w:jc w:val="center"/>
              <w:rPr>
                <w:ins w:id="9274" w:author="Xuning Wei12232" w:date="2026-10-18T09:56:00Z"/>
                <w:rFonts w:ascii="Times New Roman" w:hAnsi="Times New Roman" w:cs="Times New Roman"/>
                <w:sz w:val="18"/>
                <w:szCs w:val="18"/>
                <w:lang w:eastAsia="zh-CN"/>
              </w:rPr>
            </w:pPr>
            <w:ins w:id="9275" w:author="Xuning Wei12232" w:date="2026-10-18T09:56:00Z">
              <w:del w:id="9276" w:author="Yu Zhang - Network" w:date="2026-08-06T04:43:00Z">
                <w:r>
                  <w:rPr>
                    <w:rFonts w:ascii="Times New Roman" w:hAnsi="Times New Roman" w:cs="Times New Roman"/>
                    <w:sz w:val="18"/>
                    <w:szCs w:val="18"/>
                    <w:lang w:eastAsia="zh-CN"/>
                  </w:rPr>
                  <w:delText>TBD</w:delText>
                </w:r>
              </w:del>
            </w:ins>
          </w:p>
        </w:tc>
        <w:tc>
          <w:tcPr>
            <w:tcW w:w="1221" w:type="dxa"/>
            <w:vAlign w:val="center"/>
          </w:tcPr>
          <w:p w14:paraId="4759BACE" w14:textId="77777777" w:rsidR="007617DE" w:rsidRDefault="00AE300B">
            <w:pPr>
              <w:spacing w:before="120" w:after="120"/>
              <w:jc w:val="center"/>
              <w:rPr>
                <w:ins w:id="9277" w:author="Xuning Wei12232" w:date="2026-10-18T09:56:00Z"/>
                <w:rFonts w:ascii="Times New Roman" w:hAnsi="Times New Roman" w:cs="Times New Roman"/>
                <w:sz w:val="18"/>
                <w:szCs w:val="18"/>
                <w:lang w:eastAsia="zh-CN"/>
              </w:rPr>
            </w:pPr>
            <w:ins w:id="9278" w:author="Xuning Wei12232" w:date="2026-10-18T09:56:00Z">
              <w:del w:id="9279" w:author="Yu Zhang - Network" w:date="2026-08-06T04:43:00Z">
                <w:r>
                  <w:rPr>
                    <w:rFonts w:ascii="Times New Roman" w:hAnsi="Times New Roman" w:cs="Times New Roman"/>
                    <w:sz w:val="18"/>
                    <w:szCs w:val="18"/>
                    <w:lang w:eastAsia="zh-CN"/>
                  </w:rPr>
                  <w:delText>TJ4 QC</w:delText>
                </w:r>
              </w:del>
            </w:ins>
          </w:p>
        </w:tc>
      </w:tr>
      <w:tr w:rsidR="007617DE" w14:paraId="048819DE" w14:textId="77777777">
        <w:trPr>
          <w:trHeight w:val="397"/>
          <w:ins w:id="9280" w:author="Xuning Wei12232" w:date="2026-10-18T09:56:00Z"/>
          <w:del w:id="9281" w:author="Yu Zhang - Network" w:date="2026-08-06T04:39:00Z"/>
        </w:trPr>
        <w:tc>
          <w:tcPr>
            <w:tcW w:w="956" w:type="dxa"/>
            <w:vAlign w:val="center"/>
          </w:tcPr>
          <w:p w14:paraId="028D8FF8" w14:textId="77777777" w:rsidR="007617DE" w:rsidRDefault="00AE300B">
            <w:pPr>
              <w:spacing w:before="120" w:after="120"/>
              <w:jc w:val="center"/>
              <w:rPr>
                <w:ins w:id="9282" w:author="Xuning Wei12232" w:date="2026-10-18T09:56:00Z"/>
                <w:rFonts w:ascii="Times New Roman" w:hAnsi="Times New Roman" w:cs="Times New Roman"/>
                <w:sz w:val="18"/>
                <w:szCs w:val="18"/>
              </w:rPr>
            </w:pPr>
            <w:ins w:id="9283" w:author="Xuning Wei12232" w:date="2026-10-18T09:56:00Z">
              <w:del w:id="9284" w:author="Yu Zhang - Network" w:date="2026-08-06T04:39:00Z">
                <w:r>
                  <w:rPr>
                    <w:rFonts w:ascii="Times New Roman" w:hAnsi="Times New Roman" w:cs="Times New Roman"/>
                    <w:sz w:val="18"/>
                    <w:szCs w:val="18"/>
                  </w:rPr>
                  <w:delText>AM-140021-031</w:delText>
                </w:r>
              </w:del>
            </w:ins>
          </w:p>
        </w:tc>
        <w:tc>
          <w:tcPr>
            <w:tcW w:w="1733" w:type="dxa"/>
            <w:vAlign w:val="center"/>
          </w:tcPr>
          <w:p w14:paraId="0BD8D9B7" w14:textId="77777777" w:rsidR="007617DE" w:rsidRDefault="00AE300B">
            <w:pPr>
              <w:spacing w:before="120" w:after="120"/>
              <w:jc w:val="center"/>
              <w:rPr>
                <w:ins w:id="9285" w:author="Xuning Wei12232" w:date="2026-10-18T09:56:00Z"/>
                <w:rFonts w:ascii="Times New Roman" w:hAnsi="Times New Roman" w:cs="Times New Roman"/>
                <w:sz w:val="18"/>
                <w:szCs w:val="18"/>
              </w:rPr>
            </w:pPr>
            <w:ins w:id="9286" w:author="Xuning Wei12232" w:date="2026-10-18T09:56:00Z">
              <w:del w:id="9287" w:author="Yu Zhang - Network" w:date="2026-08-06T04:39:00Z">
                <w:r>
                  <w:rPr>
                    <w:rFonts w:ascii="Times New Roman" w:hAnsi="Times New Roman" w:cs="Times New Roman"/>
                    <w:sz w:val="18"/>
                    <w:szCs w:val="18"/>
                  </w:rPr>
                  <w:delText>Substitution degree</w:delText>
                </w:r>
              </w:del>
            </w:ins>
          </w:p>
        </w:tc>
        <w:tc>
          <w:tcPr>
            <w:tcW w:w="1275" w:type="dxa"/>
            <w:vAlign w:val="center"/>
          </w:tcPr>
          <w:p w14:paraId="1924F2F0" w14:textId="77777777" w:rsidR="007617DE" w:rsidRDefault="00AE300B">
            <w:pPr>
              <w:spacing w:before="120" w:after="120"/>
              <w:jc w:val="center"/>
              <w:rPr>
                <w:ins w:id="9288" w:author="Xuning Wei12232" w:date="2026-10-18T09:56:00Z"/>
                <w:rFonts w:ascii="Times New Roman" w:hAnsi="Times New Roman" w:cs="Times New Roman"/>
                <w:sz w:val="18"/>
                <w:szCs w:val="18"/>
                <w:lang w:eastAsia="zh-CN"/>
              </w:rPr>
            </w:pPr>
            <w:ins w:id="9289" w:author="Xuning Wei12232" w:date="2026-10-18T09:56:00Z">
              <w:del w:id="9290" w:author="Yu Zhang - Network" w:date="2026-08-06T04:39:00Z">
                <w:r>
                  <w:rPr>
                    <w:rFonts w:ascii="Times New Roman" w:hAnsi="Times New Roman" w:cs="Times New Roman"/>
                    <w:sz w:val="18"/>
                    <w:szCs w:val="18"/>
                    <w:lang w:eastAsia="zh-CN"/>
                  </w:rPr>
                  <w:delText>AM-140021-031-VP-01.01</w:delText>
                </w:r>
              </w:del>
            </w:ins>
          </w:p>
        </w:tc>
        <w:tc>
          <w:tcPr>
            <w:tcW w:w="1212" w:type="dxa"/>
            <w:vAlign w:val="center"/>
          </w:tcPr>
          <w:p w14:paraId="3988A729" w14:textId="77777777" w:rsidR="007617DE" w:rsidRDefault="00AE300B">
            <w:pPr>
              <w:tabs>
                <w:tab w:val="right" w:pos="8640"/>
              </w:tabs>
              <w:overflowPunct w:val="0"/>
              <w:autoSpaceDE w:val="0"/>
              <w:autoSpaceDN w:val="0"/>
              <w:adjustRightInd w:val="0"/>
              <w:spacing w:before="120" w:after="120"/>
              <w:jc w:val="center"/>
              <w:textAlignment w:val="baseline"/>
              <w:rPr>
                <w:ins w:id="9291" w:author="Xuning Wei12232" w:date="2026-10-18T09:56:00Z"/>
                <w:rFonts w:ascii="Times New Roman" w:hAnsi="Times New Roman" w:cs="Times New Roman"/>
                <w:sz w:val="18"/>
                <w:szCs w:val="18"/>
                <w:lang w:eastAsia="zh-CN"/>
              </w:rPr>
            </w:pPr>
            <w:ins w:id="9292" w:author="Xuning Wei12232" w:date="2026-10-18T09:56:00Z">
              <w:del w:id="9293" w:author="Yu Zhang - Network" w:date="2026-08-06T04:39:00Z">
                <w:r>
                  <w:rPr>
                    <w:rFonts w:ascii="Times New Roman" w:hAnsi="Times New Roman" w:cs="Times New Roman"/>
                    <w:sz w:val="18"/>
                    <w:szCs w:val="18"/>
                    <w:lang w:eastAsia="zh-CN"/>
                  </w:rPr>
                  <w:delText>04/03/2026</w:delText>
                </w:r>
              </w:del>
            </w:ins>
          </w:p>
        </w:tc>
        <w:tc>
          <w:tcPr>
            <w:tcW w:w="1482" w:type="dxa"/>
            <w:vAlign w:val="center"/>
          </w:tcPr>
          <w:p w14:paraId="4A81B383" w14:textId="77777777" w:rsidR="007617DE" w:rsidRDefault="00AE300B">
            <w:pPr>
              <w:spacing w:before="120" w:after="120"/>
              <w:jc w:val="center"/>
              <w:rPr>
                <w:ins w:id="9294" w:author="Xuning Wei12232" w:date="2026-10-18T09:56:00Z"/>
                <w:rFonts w:ascii="Times New Roman" w:hAnsi="Times New Roman" w:cs="Times New Roman"/>
                <w:sz w:val="18"/>
                <w:szCs w:val="18"/>
                <w:lang w:eastAsia="zh-CN"/>
              </w:rPr>
            </w:pPr>
            <w:ins w:id="9295" w:author="Xuning Wei12232" w:date="2026-10-18T09:56:00Z">
              <w:del w:id="9296" w:author="Yu Zhang - Network" w:date="2026-08-06T04:39:00Z">
                <w:r>
                  <w:rPr>
                    <w:rFonts w:ascii="Times New Roman" w:hAnsi="Times New Roman" w:cs="Times New Roman"/>
                    <w:sz w:val="18"/>
                    <w:szCs w:val="18"/>
                    <w:lang w:eastAsia="zh-CN"/>
                  </w:rPr>
                  <w:delText>AM-140021-031-VR-01.01</w:delText>
                </w:r>
              </w:del>
            </w:ins>
          </w:p>
        </w:tc>
        <w:tc>
          <w:tcPr>
            <w:tcW w:w="1138" w:type="dxa"/>
            <w:vAlign w:val="center"/>
          </w:tcPr>
          <w:p w14:paraId="6CD0820D" w14:textId="77777777" w:rsidR="007617DE" w:rsidRDefault="00AE300B">
            <w:pPr>
              <w:autoSpaceDE w:val="0"/>
              <w:autoSpaceDN w:val="0"/>
              <w:adjustRightInd w:val="0"/>
              <w:spacing w:before="120" w:after="120"/>
              <w:jc w:val="center"/>
              <w:rPr>
                <w:ins w:id="9297" w:author="Xuning Wei12232" w:date="2026-10-18T09:56:00Z"/>
                <w:rFonts w:ascii="Times New Roman" w:hAnsi="Times New Roman" w:cs="Times New Roman"/>
                <w:sz w:val="18"/>
                <w:szCs w:val="18"/>
                <w:lang w:eastAsia="zh-CN"/>
              </w:rPr>
            </w:pPr>
            <w:ins w:id="9298" w:author="Xuning Wei12232" w:date="2026-10-18T09:56:00Z">
              <w:del w:id="9299" w:author="Yu Zhang - Network" w:date="2026-08-06T04:39:00Z">
                <w:r>
                  <w:rPr>
                    <w:rFonts w:ascii="Times New Roman" w:hAnsi="Times New Roman" w:cs="Times New Roman"/>
                    <w:sz w:val="18"/>
                    <w:szCs w:val="18"/>
                    <w:lang w:eastAsia="zh-CN"/>
                  </w:rPr>
                  <w:delText>TBD</w:delText>
                </w:r>
              </w:del>
            </w:ins>
          </w:p>
        </w:tc>
        <w:tc>
          <w:tcPr>
            <w:tcW w:w="1221" w:type="dxa"/>
            <w:vAlign w:val="center"/>
          </w:tcPr>
          <w:p w14:paraId="161A2848" w14:textId="77777777" w:rsidR="007617DE" w:rsidRDefault="00AE300B">
            <w:pPr>
              <w:spacing w:before="120" w:after="120"/>
              <w:jc w:val="center"/>
              <w:rPr>
                <w:ins w:id="9300" w:author="Xuning Wei12232" w:date="2026-10-18T09:56:00Z"/>
                <w:rFonts w:ascii="Times New Roman" w:hAnsi="Times New Roman" w:cs="Times New Roman"/>
                <w:sz w:val="18"/>
                <w:szCs w:val="18"/>
                <w:lang w:eastAsia="zh-CN"/>
              </w:rPr>
            </w:pPr>
            <w:ins w:id="9301" w:author="Xuning Wei12232" w:date="2026-10-18T09:56:00Z">
              <w:del w:id="9302" w:author="Yu Zhang - Network" w:date="2026-08-06T04:39:00Z">
                <w:r>
                  <w:rPr>
                    <w:rFonts w:ascii="Times New Roman" w:hAnsi="Times New Roman" w:cs="Times New Roman"/>
                    <w:sz w:val="18"/>
                    <w:szCs w:val="18"/>
                    <w:lang w:eastAsia="zh-CN"/>
                  </w:rPr>
                  <w:delText>TJ4 QC</w:delText>
                </w:r>
              </w:del>
            </w:ins>
          </w:p>
        </w:tc>
      </w:tr>
      <w:tr w:rsidR="007617DE" w14:paraId="20AA7700" w14:textId="77777777">
        <w:trPr>
          <w:trHeight w:val="397"/>
          <w:ins w:id="9303" w:author="Xuning Wei12232" w:date="2026-10-18T09:56:00Z"/>
          <w:del w:id="9304" w:author="Yu Zhang - Network" w:date="2026-08-06T04:39:00Z"/>
        </w:trPr>
        <w:tc>
          <w:tcPr>
            <w:tcW w:w="956" w:type="dxa"/>
            <w:vAlign w:val="center"/>
          </w:tcPr>
          <w:p w14:paraId="7455069A" w14:textId="77777777" w:rsidR="007617DE" w:rsidRDefault="00AE300B">
            <w:pPr>
              <w:spacing w:before="120" w:after="120"/>
              <w:jc w:val="center"/>
              <w:rPr>
                <w:ins w:id="9305" w:author="Xuning Wei12232" w:date="2026-10-18T09:56:00Z"/>
                <w:rFonts w:ascii="Times New Roman" w:hAnsi="Times New Roman" w:cs="Times New Roman"/>
                <w:sz w:val="18"/>
                <w:szCs w:val="18"/>
              </w:rPr>
            </w:pPr>
            <w:ins w:id="9306" w:author="Xuning Wei12232" w:date="2026-10-18T09:56:00Z">
              <w:del w:id="9307" w:author="Yu Zhang - Network" w:date="2026-08-06T04:39:00Z">
                <w:r>
                  <w:rPr>
                    <w:rFonts w:ascii="Times New Roman" w:hAnsi="Times New Roman" w:cs="Times New Roman"/>
                    <w:sz w:val="18"/>
                    <w:szCs w:val="18"/>
                  </w:rPr>
                  <w:delText>AM-140021-032</w:delText>
                </w:r>
              </w:del>
            </w:ins>
          </w:p>
        </w:tc>
        <w:tc>
          <w:tcPr>
            <w:tcW w:w="1733" w:type="dxa"/>
            <w:vAlign w:val="center"/>
          </w:tcPr>
          <w:p w14:paraId="7CEB418B" w14:textId="77777777" w:rsidR="007617DE" w:rsidRDefault="00AE300B">
            <w:pPr>
              <w:spacing w:before="120" w:after="120"/>
              <w:jc w:val="center"/>
              <w:rPr>
                <w:ins w:id="9308" w:author="Xuning Wei12232" w:date="2026-10-18T09:56:00Z"/>
                <w:rFonts w:ascii="Times New Roman" w:hAnsi="Times New Roman" w:cs="Times New Roman"/>
                <w:sz w:val="18"/>
                <w:szCs w:val="18"/>
              </w:rPr>
            </w:pPr>
            <w:ins w:id="9309" w:author="Xuning Wei12232" w:date="2026-10-18T09:56:00Z">
              <w:del w:id="9310" w:author="Yu Zhang - Network" w:date="2026-08-06T04:39:00Z">
                <w:r>
                  <w:rPr>
                    <w:rFonts w:ascii="Times New Roman" w:hAnsi="Times New Roman" w:cs="Times New Roman"/>
                    <w:sz w:val="18"/>
                    <w:szCs w:val="18"/>
                  </w:rPr>
                  <w:delText xml:space="preserve">Degree of swelling(ml/g) in DMF 4h </w:delText>
                </w:r>
              </w:del>
            </w:ins>
          </w:p>
        </w:tc>
        <w:tc>
          <w:tcPr>
            <w:tcW w:w="1275" w:type="dxa"/>
            <w:vAlign w:val="center"/>
          </w:tcPr>
          <w:p w14:paraId="683E7E95" w14:textId="77777777" w:rsidR="007617DE" w:rsidRDefault="00AE300B">
            <w:pPr>
              <w:spacing w:before="120" w:after="120"/>
              <w:jc w:val="center"/>
              <w:rPr>
                <w:ins w:id="9311" w:author="Xuning Wei12232" w:date="2026-10-18T09:56:00Z"/>
                <w:rFonts w:ascii="Times New Roman" w:hAnsi="Times New Roman" w:cs="Times New Roman"/>
                <w:sz w:val="18"/>
                <w:szCs w:val="18"/>
                <w:lang w:eastAsia="zh-CN"/>
              </w:rPr>
            </w:pPr>
            <w:ins w:id="9312" w:author="Xuning Wei12232" w:date="2026-10-18T09:56:00Z">
              <w:del w:id="9313" w:author="Yu Zhang - Network" w:date="2026-08-06T04:39:00Z">
                <w:r>
                  <w:rPr>
                    <w:rFonts w:ascii="Times New Roman" w:hAnsi="Times New Roman" w:cs="Times New Roman"/>
                    <w:sz w:val="18"/>
                    <w:szCs w:val="18"/>
                    <w:lang w:eastAsia="zh-CN"/>
                  </w:rPr>
                  <w:delText>AM-YL003422-001-VP-01.01</w:delText>
                </w:r>
              </w:del>
            </w:ins>
          </w:p>
        </w:tc>
        <w:tc>
          <w:tcPr>
            <w:tcW w:w="1212" w:type="dxa"/>
            <w:vAlign w:val="center"/>
          </w:tcPr>
          <w:p w14:paraId="408B1B88" w14:textId="77777777" w:rsidR="007617DE" w:rsidRDefault="00AE300B">
            <w:pPr>
              <w:tabs>
                <w:tab w:val="right" w:pos="8640"/>
              </w:tabs>
              <w:overflowPunct w:val="0"/>
              <w:autoSpaceDE w:val="0"/>
              <w:autoSpaceDN w:val="0"/>
              <w:adjustRightInd w:val="0"/>
              <w:spacing w:before="120" w:after="120"/>
              <w:jc w:val="center"/>
              <w:textAlignment w:val="baseline"/>
              <w:rPr>
                <w:ins w:id="9314" w:author="Xuning Wei12232" w:date="2026-10-18T09:56:00Z"/>
                <w:rFonts w:ascii="Times New Roman" w:hAnsi="Times New Roman" w:cs="Times New Roman"/>
                <w:sz w:val="18"/>
                <w:szCs w:val="18"/>
                <w:lang w:eastAsia="zh-CN"/>
              </w:rPr>
            </w:pPr>
            <w:ins w:id="9315" w:author="Xuning Wei12232" w:date="2026-10-18T09:56:00Z">
              <w:del w:id="9316" w:author="Yu Zhang - Network" w:date="2026-08-06T04:39:00Z">
                <w:r>
                  <w:rPr>
                    <w:rFonts w:ascii="Times New Roman" w:hAnsi="Times New Roman" w:cs="Times New Roman"/>
                    <w:sz w:val="18"/>
                    <w:szCs w:val="18"/>
                    <w:lang w:eastAsia="zh-CN"/>
                  </w:rPr>
                  <w:delText>03/27/2026</w:delText>
                </w:r>
              </w:del>
            </w:ins>
          </w:p>
        </w:tc>
        <w:tc>
          <w:tcPr>
            <w:tcW w:w="1482" w:type="dxa"/>
            <w:vAlign w:val="center"/>
          </w:tcPr>
          <w:p w14:paraId="33ABFE7C" w14:textId="77777777" w:rsidR="007617DE" w:rsidRDefault="00AE300B">
            <w:pPr>
              <w:spacing w:before="120" w:after="120"/>
              <w:jc w:val="center"/>
              <w:rPr>
                <w:ins w:id="9317" w:author="Xuning Wei12232" w:date="2026-10-18T09:56:00Z"/>
                <w:rFonts w:ascii="Times New Roman" w:hAnsi="Times New Roman" w:cs="Times New Roman"/>
                <w:sz w:val="18"/>
                <w:szCs w:val="18"/>
                <w:lang w:eastAsia="zh-CN"/>
              </w:rPr>
            </w:pPr>
            <w:ins w:id="9318" w:author="Xuning Wei12232" w:date="2026-10-18T09:56:00Z">
              <w:del w:id="9319" w:author="Yu Zhang - Network" w:date="2026-08-06T04:39:00Z">
                <w:r>
                  <w:rPr>
                    <w:rFonts w:ascii="Times New Roman" w:hAnsi="Times New Roman" w:cs="Times New Roman"/>
                    <w:sz w:val="18"/>
                    <w:szCs w:val="18"/>
                    <w:lang w:eastAsia="zh-CN"/>
                  </w:rPr>
                  <w:delText>AM-YL003422-001-VR-01.01</w:delText>
                </w:r>
              </w:del>
            </w:ins>
          </w:p>
        </w:tc>
        <w:tc>
          <w:tcPr>
            <w:tcW w:w="1138" w:type="dxa"/>
            <w:vAlign w:val="center"/>
          </w:tcPr>
          <w:p w14:paraId="684E98DC" w14:textId="77777777" w:rsidR="007617DE" w:rsidRDefault="00AE300B">
            <w:pPr>
              <w:autoSpaceDE w:val="0"/>
              <w:autoSpaceDN w:val="0"/>
              <w:adjustRightInd w:val="0"/>
              <w:spacing w:before="120" w:after="120"/>
              <w:jc w:val="center"/>
              <w:rPr>
                <w:ins w:id="9320" w:author="Xuning Wei12232" w:date="2026-10-18T09:56:00Z"/>
                <w:rFonts w:ascii="Times New Roman" w:hAnsi="Times New Roman" w:cs="Times New Roman"/>
                <w:sz w:val="18"/>
                <w:szCs w:val="18"/>
                <w:lang w:eastAsia="zh-CN"/>
              </w:rPr>
            </w:pPr>
            <w:ins w:id="9321" w:author="Xuning Wei12232" w:date="2026-10-18T09:56:00Z">
              <w:del w:id="9322" w:author="Yu Zhang - Network" w:date="2026-08-06T04:39:00Z">
                <w:r>
                  <w:rPr>
                    <w:rFonts w:ascii="Times New Roman" w:hAnsi="Times New Roman" w:cs="Times New Roman"/>
                    <w:sz w:val="18"/>
                    <w:szCs w:val="18"/>
                    <w:lang w:eastAsia="zh-CN"/>
                  </w:rPr>
                  <w:delText>04/14/2026</w:delText>
                </w:r>
              </w:del>
            </w:ins>
          </w:p>
        </w:tc>
        <w:tc>
          <w:tcPr>
            <w:tcW w:w="1221" w:type="dxa"/>
            <w:vAlign w:val="center"/>
          </w:tcPr>
          <w:p w14:paraId="2A4B2A82" w14:textId="77777777" w:rsidR="007617DE" w:rsidRDefault="00AE300B">
            <w:pPr>
              <w:spacing w:before="120" w:after="120"/>
              <w:jc w:val="center"/>
              <w:rPr>
                <w:ins w:id="9323" w:author="Xuning Wei12232" w:date="2026-10-18T09:56:00Z"/>
                <w:rFonts w:ascii="Times New Roman" w:hAnsi="Times New Roman" w:cs="Times New Roman"/>
                <w:sz w:val="18"/>
                <w:szCs w:val="18"/>
                <w:lang w:eastAsia="zh-CN"/>
              </w:rPr>
            </w:pPr>
            <w:ins w:id="9324" w:author="Xuning Wei12232" w:date="2026-10-18T09:56:00Z">
              <w:del w:id="9325" w:author="Yu Zhang - Network" w:date="2026-08-06T04:39:00Z">
                <w:r>
                  <w:rPr>
                    <w:rFonts w:ascii="Times New Roman" w:hAnsi="Times New Roman" w:cs="Times New Roman"/>
                    <w:sz w:val="18"/>
                    <w:szCs w:val="18"/>
                    <w:lang w:eastAsia="zh-CN"/>
                  </w:rPr>
                  <w:delText>TJ4 QC</w:delText>
                </w:r>
              </w:del>
            </w:ins>
          </w:p>
        </w:tc>
      </w:tr>
      <w:tr w:rsidR="007617DE" w14:paraId="4162ECA5" w14:textId="77777777">
        <w:trPr>
          <w:trHeight w:val="397"/>
          <w:ins w:id="9326" w:author="Xuning Wei12232" w:date="2026-10-18T09:56:00Z"/>
          <w:del w:id="9327" w:author="Yu Zhang - Network" w:date="2026-08-06T04:39:00Z"/>
        </w:trPr>
        <w:tc>
          <w:tcPr>
            <w:tcW w:w="956" w:type="dxa"/>
            <w:vAlign w:val="center"/>
          </w:tcPr>
          <w:p w14:paraId="46A3F033" w14:textId="77777777" w:rsidR="007617DE" w:rsidRDefault="00AE300B">
            <w:pPr>
              <w:spacing w:before="120" w:after="120"/>
              <w:jc w:val="center"/>
              <w:rPr>
                <w:ins w:id="9328" w:author="Xuning Wei12232" w:date="2026-10-18T09:56:00Z"/>
                <w:rFonts w:ascii="Times New Roman" w:hAnsi="Times New Roman" w:cs="Times New Roman"/>
                <w:sz w:val="18"/>
                <w:szCs w:val="18"/>
              </w:rPr>
            </w:pPr>
            <w:ins w:id="9329" w:author="Xuning Wei12232" w:date="2026-10-18T09:56:00Z">
              <w:del w:id="9330" w:author="Yu Zhang - Network" w:date="2026-08-06T04:39:00Z">
                <w:r>
                  <w:rPr>
                    <w:rFonts w:ascii="Times New Roman" w:hAnsi="Times New Roman" w:cs="Times New Roman"/>
                    <w:sz w:val="18"/>
                    <w:szCs w:val="18"/>
                  </w:rPr>
                  <w:delText>AM-140021-033</w:delText>
                </w:r>
              </w:del>
            </w:ins>
          </w:p>
        </w:tc>
        <w:tc>
          <w:tcPr>
            <w:tcW w:w="1733" w:type="dxa"/>
            <w:vAlign w:val="center"/>
          </w:tcPr>
          <w:p w14:paraId="1A42AD05" w14:textId="77777777" w:rsidR="007617DE" w:rsidRDefault="00AE300B">
            <w:pPr>
              <w:spacing w:before="120" w:after="120"/>
              <w:jc w:val="center"/>
              <w:rPr>
                <w:ins w:id="9331" w:author="Xuning Wei12232" w:date="2026-10-18T09:56:00Z"/>
                <w:rFonts w:ascii="Times New Roman" w:hAnsi="Times New Roman" w:cs="Times New Roman"/>
                <w:sz w:val="18"/>
                <w:szCs w:val="18"/>
              </w:rPr>
            </w:pPr>
            <w:ins w:id="9332" w:author="Xuning Wei12232" w:date="2026-10-18T09:56:00Z">
              <w:del w:id="9333" w:author="Yu Zhang - Network" w:date="2026-08-06T04:39:00Z">
                <w:r>
                  <w:rPr>
                    <w:rFonts w:ascii="Times New Roman" w:hAnsi="Times New Roman" w:cs="Times New Roman"/>
                    <w:sz w:val="18"/>
                    <w:szCs w:val="18"/>
                  </w:rPr>
                  <w:delText xml:space="preserve">Particle Size </w:delText>
                </w:r>
              </w:del>
            </w:ins>
          </w:p>
        </w:tc>
        <w:tc>
          <w:tcPr>
            <w:tcW w:w="1275" w:type="dxa"/>
            <w:vAlign w:val="center"/>
          </w:tcPr>
          <w:p w14:paraId="0AF46027" w14:textId="77777777" w:rsidR="007617DE" w:rsidRDefault="00AE300B">
            <w:pPr>
              <w:spacing w:before="120" w:after="120"/>
              <w:jc w:val="center"/>
              <w:rPr>
                <w:ins w:id="9334" w:author="Xuning Wei12232" w:date="2026-10-18T09:56:00Z"/>
                <w:rFonts w:ascii="Times New Roman" w:hAnsi="Times New Roman" w:cs="Times New Roman"/>
                <w:sz w:val="18"/>
                <w:szCs w:val="18"/>
                <w:lang w:eastAsia="zh-CN"/>
              </w:rPr>
            </w:pPr>
            <w:ins w:id="9335" w:author="Xuning Wei12232" w:date="2026-10-18T09:56:00Z">
              <w:del w:id="9336" w:author="Yu Zhang - Network" w:date="2026-08-06T04:39:00Z">
                <w:r>
                  <w:rPr>
                    <w:rFonts w:ascii="Times New Roman" w:hAnsi="Times New Roman" w:cs="Times New Roman"/>
                    <w:sz w:val="18"/>
                    <w:szCs w:val="18"/>
                    <w:lang w:eastAsia="zh-CN"/>
                  </w:rPr>
                  <w:delText>AM-140021-033-VP-01.02</w:delText>
                </w:r>
              </w:del>
            </w:ins>
          </w:p>
        </w:tc>
        <w:tc>
          <w:tcPr>
            <w:tcW w:w="1212" w:type="dxa"/>
            <w:vAlign w:val="center"/>
          </w:tcPr>
          <w:p w14:paraId="5C1968A5" w14:textId="77777777" w:rsidR="007617DE" w:rsidRDefault="00AE300B">
            <w:pPr>
              <w:tabs>
                <w:tab w:val="right" w:pos="8640"/>
              </w:tabs>
              <w:overflowPunct w:val="0"/>
              <w:autoSpaceDE w:val="0"/>
              <w:autoSpaceDN w:val="0"/>
              <w:adjustRightInd w:val="0"/>
              <w:spacing w:before="120" w:after="120"/>
              <w:jc w:val="center"/>
              <w:textAlignment w:val="baseline"/>
              <w:rPr>
                <w:ins w:id="9337" w:author="Xuning Wei12232" w:date="2026-10-18T09:56:00Z"/>
                <w:rFonts w:ascii="Times New Roman" w:hAnsi="Times New Roman" w:cs="Times New Roman"/>
                <w:sz w:val="18"/>
                <w:szCs w:val="18"/>
                <w:lang w:eastAsia="zh-CN"/>
              </w:rPr>
            </w:pPr>
            <w:ins w:id="9338" w:author="Xuning Wei12232" w:date="2026-10-18T09:56:00Z">
              <w:del w:id="9339" w:author="Yu Zhang - Network" w:date="2026-08-06T04:39:00Z">
                <w:r>
                  <w:rPr>
                    <w:rFonts w:ascii="Times New Roman" w:hAnsi="Times New Roman" w:cs="Times New Roman"/>
                    <w:sz w:val="18"/>
                    <w:szCs w:val="18"/>
                    <w:lang w:eastAsia="zh-CN"/>
                  </w:rPr>
                  <w:delText>04/15/2026</w:delText>
                </w:r>
              </w:del>
            </w:ins>
          </w:p>
        </w:tc>
        <w:tc>
          <w:tcPr>
            <w:tcW w:w="1482" w:type="dxa"/>
            <w:vAlign w:val="center"/>
          </w:tcPr>
          <w:p w14:paraId="55D06FC9" w14:textId="77777777" w:rsidR="007617DE" w:rsidRDefault="00AE300B">
            <w:pPr>
              <w:spacing w:before="120" w:after="120"/>
              <w:jc w:val="center"/>
              <w:rPr>
                <w:ins w:id="9340" w:author="Xuning Wei12232" w:date="2026-10-18T09:56:00Z"/>
                <w:rFonts w:ascii="Times New Roman" w:hAnsi="Times New Roman" w:cs="Times New Roman"/>
                <w:sz w:val="18"/>
                <w:szCs w:val="18"/>
                <w:lang w:eastAsia="zh-CN"/>
              </w:rPr>
            </w:pPr>
            <w:ins w:id="9341" w:author="Xuning Wei12232" w:date="2026-10-18T09:56:00Z">
              <w:del w:id="9342" w:author="Yu Zhang - Network" w:date="2026-08-06T04:39:00Z">
                <w:r>
                  <w:rPr>
                    <w:rFonts w:ascii="Times New Roman" w:hAnsi="Times New Roman" w:cs="Times New Roman"/>
                    <w:sz w:val="18"/>
                    <w:szCs w:val="18"/>
                    <w:lang w:eastAsia="zh-CN"/>
                  </w:rPr>
                  <w:delText>AM-140021-033-VR-01.01</w:delText>
                </w:r>
              </w:del>
            </w:ins>
          </w:p>
        </w:tc>
        <w:tc>
          <w:tcPr>
            <w:tcW w:w="1138" w:type="dxa"/>
            <w:vAlign w:val="center"/>
          </w:tcPr>
          <w:p w14:paraId="385D56CD" w14:textId="77777777" w:rsidR="007617DE" w:rsidRDefault="00AE300B">
            <w:pPr>
              <w:autoSpaceDE w:val="0"/>
              <w:autoSpaceDN w:val="0"/>
              <w:adjustRightInd w:val="0"/>
              <w:spacing w:before="120" w:after="120"/>
              <w:jc w:val="center"/>
              <w:rPr>
                <w:ins w:id="9343" w:author="Xuning Wei12232" w:date="2026-10-18T09:56:00Z"/>
                <w:rFonts w:ascii="Times New Roman" w:hAnsi="Times New Roman" w:cs="Times New Roman"/>
                <w:sz w:val="18"/>
                <w:szCs w:val="18"/>
                <w:lang w:eastAsia="zh-CN"/>
              </w:rPr>
            </w:pPr>
            <w:ins w:id="9344" w:author="Xuning Wei12232" w:date="2026-10-18T09:56:00Z">
              <w:del w:id="9345" w:author="Yu Zhang - Network" w:date="2026-08-06T04:39:00Z">
                <w:r>
                  <w:rPr>
                    <w:rFonts w:ascii="Times New Roman" w:hAnsi="Times New Roman" w:cs="Times New Roman"/>
                    <w:sz w:val="18"/>
                    <w:szCs w:val="18"/>
                    <w:lang w:eastAsia="zh-CN"/>
                  </w:rPr>
                  <w:delText>04/17/2026</w:delText>
                </w:r>
              </w:del>
            </w:ins>
          </w:p>
        </w:tc>
        <w:tc>
          <w:tcPr>
            <w:tcW w:w="1221" w:type="dxa"/>
            <w:vAlign w:val="center"/>
          </w:tcPr>
          <w:p w14:paraId="6FD7B5B6" w14:textId="77777777" w:rsidR="007617DE" w:rsidRDefault="00AE300B">
            <w:pPr>
              <w:spacing w:before="120" w:after="120"/>
              <w:jc w:val="center"/>
              <w:rPr>
                <w:ins w:id="9346" w:author="Xuning Wei12232" w:date="2026-10-18T09:56:00Z"/>
                <w:rFonts w:ascii="Times New Roman" w:hAnsi="Times New Roman" w:cs="Times New Roman"/>
                <w:sz w:val="18"/>
                <w:szCs w:val="18"/>
                <w:lang w:eastAsia="zh-CN"/>
              </w:rPr>
            </w:pPr>
            <w:ins w:id="9347" w:author="Xuning Wei12232" w:date="2026-10-18T09:56:00Z">
              <w:del w:id="9348" w:author="Yu Zhang - Network" w:date="2026-08-06T04:39:00Z">
                <w:r>
                  <w:rPr>
                    <w:rFonts w:ascii="Times New Roman" w:hAnsi="Times New Roman" w:cs="Times New Roman"/>
                    <w:sz w:val="18"/>
                    <w:szCs w:val="18"/>
                    <w:lang w:eastAsia="zh-CN"/>
                  </w:rPr>
                  <w:delText>TJ4 QC</w:delText>
                </w:r>
              </w:del>
            </w:ins>
          </w:p>
        </w:tc>
      </w:tr>
      <w:tr w:rsidR="007617DE" w14:paraId="05828343" w14:textId="77777777">
        <w:trPr>
          <w:trHeight w:val="397"/>
          <w:ins w:id="9349" w:author="Xuning Wei12232" w:date="2026-10-18T09:56:00Z"/>
          <w:del w:id="9350" w:author="Yu Zhang - Network" w:date="2026-08-06T04:39:00Z"/>
        </w:trPr>
        <w:tc>
          <w:tcPr>
            <w:tcW w:w="956" w:type="dxa"/>
            <w:vAlign w:val="center"/>
          </w:tcPr>
          <w:p w14:paraId="0B1D5494" w14:textId="77777777" w:rsidR="007617DE" w:rsidRDefault="00AE300B">
            <w:pPr>
              <w:spacing w:before="120" w:after="120"/>
              <w:jc w:val="center"/>
              <w:rPr>
                <w:ins w:id="9351" w:author="Xuning Wei12232" w:date="2026-10-18T09:56:00Z"/>
                <w:rFonts w:ascii="Times New Roman" w:hAnsi="Times New Roman" w:cs="Times New Roman"/>
                <w:sz w:val="18"/>
                <w:szCs w:val="18"/>
              </w:rPr>
            </w:pPr>
            <w:ins w:id="9352" w:author="Xuning Wei12232" w:date="2026-10-18T09:56:00Z">
              <w:del w:id="9353" w:author="Yu Zhang - Network" w:date="2026-08-06T04:39:00Z">
                <w:r>
                  <w:rPr>
                    <w:rFonts w:ascii="Times New Roman" w:hAnsi="Times New Roman" w:cs="Times New Roman"/>
                    <w:sz w:val="18"/>
                    <w:szCs w:val="18"/>
                  </w:rPr>
                  <w:delText>AM-140021-034</w:delText>
                </w:r>
              </w:del>
            </w:ins>
          </w:p>
        </w:tc>
        <w:tc>
          <w:tcPr>
            <w:tcW w:w="1733" w:type="dxa"/>
            <w:vAlign w:val="center"/>
          </w:tcPr>
          <w:p w14:paraId="7F42750C" w14:textId="77777777" w:rsidR="007617DE" w:rsidRDefault="00AE300B">
            <w:pPr>
              <w:spacing w:before="120" w:after="120"/>
              <w:jc w:val="center"/>
              <w:rPr>
                <w:ins w:id="9354" w:author="Xuning Wei12232" w:date="2026-10-18T09:56:00Z"/>
                <w:rFonts w:ascii="Times New Roman" w:hAnsi="Times New Roman" w:cs="Times New Roman"/>
                <w:sz w:val="18"/>
                <w:szCs w:val="18"/>
              </w:rPr>
            </w:pPr>
            <w:ins w:id="9355" w:author="Xuning Wei12232" w:date="2026-10-18T09:56:00Z">
              <w:del w:id="9356" w:author="Yu Zhang - Network" w:date="2026-08-06T04:39:00Z">
                <w:r>
                  <w:rPr>
                    <w:rFonts w:ascii="Times New Roman" w:hAnsi="Times New Roman" w:cs="Times New Roman"/>
                    <w:sz w:val="18"/>
                    <w:szCs w:val="18"/>
                  </w:rPr>
                  <w:delText>Identification by IR</w:delText>
                </w:r>
              </w:del>
            </w:ins>
          </w:p>
        </w:tc>
        <w:tc>
          <w:tcPr>
            <w:tcW w:w="1275" w:type="dxa"/>
            <w:vAlign w:val="center"/>
          </w:tcPr>
          <w:p w14:paraId="339151E9" w14:textId="77777777" w:rsidR="007617DE" w:rsidRDefault="00AE300B">
            <w:pPr>
              <w:spacing w:before="120" w:after="120"/>
              <w:jc w:val="center"/>
              <w:rPr>
                <w:ins w:id="9357" w:author="Xuning Wei12232" w:date="2026-10-18T09:56:00Z"/>
                <w:rFonts w:ascii="Times New Roman" w:hAnsi="Times New Roman" w:cs="Times New Roman"/>
                <w:sz w:val="18"/>
                <w:szCs w:val="18"/>
                <w:lang w:eastAsia="zh-CN"/>
              </w:rPr>
            </w:pPr>
            <w:ins w:id="9358" w:author="Xuning Wei12232" w:date="2026-10-18T09:56:00Z">
              <w:del w:id="9359" w:author="Yu Zhang - Network" w:date="2026-08-06T04:39:00Z">
                <w:r>
                  <w:rPr>
                    <w:rFonts w:ascii="Times New Roman" w:hAnsi="Times New Roman" w:cs="Times New Roman"/>
                    <w:sz w:val="18"/>
                    <w:szCs w:val="18"/>
                    <w:lang w:eastAsia="zh-CN"/>
                  </w:rPr>
                  <w:delText>AM-YL003422-002-VP-01.01</w:delText>
                </w:r>
              </w:del>
            </w:ins>
          </w:p>
        </w:tc>
        <w:tc>
          <w:tcPr>
            <w:tcW w:w="1212" w:type="dxa"/>
            <w:vAlign w:val="center"/>
          </w:tcPr>
          <w:p w14:paraId="6900178E" w14:textId="77777777" w:rsidR="007617DE" w:rsidRDefault="00AE300B">
            <w:pPr>
              <w:tabs>
                <w:tab w:val="right" w:pos="8640"/>
              </w:tabs>
              <w:overflowPunct w:val="0"/>
              <w:autoSpaceDE w:val="0"/>
              <w:autoSpaceDN w:val="0"/>
              <w:adjustRightInd w:val="0"/>
              <w:spacing w:before="120" w:after="120"/>
              <w:jc w:val="center"/>
              <w:textAlignment w:val="baseline"/>
              <w:rPr>
                <w:ins w:id="9360" w:author="Xuning Wei12232" w:date="2026-10-18T09:56:00Z"/>
                <w:rFonts w:ascii="Times New Roman" w:hAnsi="Times New Roman" w:cs="Times New Roman"/>
                <w:sz w:val="18"/>
                <w:szCs w:val="18"/>
                <w:lang w:eastAsia="zh-CN"/>
              </w:rPr>
            </w:pPr>
            <w:ins w:id="9361" w:author="Xuning Wei12232" w:date="2026-10-18T09:56:00Z">
              <w:del w:id="9362" w:author="Yu Zhang - Network" w:date="2026-08-06T04:39:00Z">
                <w:r>
                  <w:rPr>
                    <w:rFonts w:ascii="Times New Roman" w:hAnsi="Times New Roman" w:cs="Times New Roman"/>
                    <w:sz w:val="18"/>
                    <w:szCs w:val="18"/>
                    <w:lang w:eastAsia="zh-CN"/>
                  </w:rPr>
                  <w:delText>04/01/2026</w:delText>
                </w:r>
              </w:del>
            </w:ins>
          </w:p>
        </w:tc>
        <w:tc>
          <w:tcPr>
            <w:tcW w:w="1482" w:type="dxa"/>
            <w:vAlign w:val="center"/>
          </w:tcPr>
          <w:p w14:paraId="4394A077" w14:textId="77777777" w:rsidR="007617DE" w:rsidRDefault="00AE300B">
            <w:pPr>
              <w:spacing w:before="120" w:after="120"/>
              <w:jc w:val="center"/>
              <w:rPr>
                <w:ins w:id="9363" w:author="Xuning Wei12232" w:date="2026-10-18T09:56:00Z"/>
                <w:rFonts w:ascii="Times New Roman" w:hAnsi="Times New Roman" w:cs="Times New Roman"/>
                <w:sz w:val="18"/>
                <w:szCs w:val="18"/>
                <w:lang w:eastAsia="zh-CN"/>
              </w:rPr>
            </w:pPr>
            <w:ins w:id="9364" w:author="Xuning Wei12232" w:date="2026-10-18T09:56:00Z">
              <w:del w:id="9365" w:author="Yu Zhang - Network" w:date="2026-08-06T04:39:00Z">
                <w:r>
                  <w:rPr>
                    <w:rFonts w:ascii="Times New Roman" w:hAnsi="Times New Roman" w:cs="Times New Roman"/>
                    <w:sz w:val="18"/>
                    <w:szCs w:val="18"/>
                    <w:lang w:eastAsia="zh-CN"/>
                  </w:rPr>
                  <w:delText>AM-YL003422-002-VR-01.01</w:delText>
                </w:r>
              </w:del>
            </w:ins>
          </w:p>
        </w:tc>
        <w:tc>
          <w:tcPr>
            <w:tcW w:w="1138" w:type="dxa"/>
            <w:vAlign w:val="center"/>
          </w:tcPr>
          <w:p w14:paraId="37DCD511" w14:textId="77777777" w:rsidR="007617DE" w:rsidRDefault="00AE300B">
            <w:pPr>
              <w:autoSpaceDE w:val="0"/>
              <w:autoSpaceDN w:val="0"/>
              <w:adjustRightInd w:val="0"/>
              <w:spacing w:before="120" w:after="120"/>
              <w:jc w:val="center"/>
              <w:rPr>
                <w:ins w:id="9366" w:author="Xuning Wei12232" w:date="2026-10-18T09:56:00Z"/>
                <w:rFonts w:ascii="Times New Roman" w:hAnsi="Times New Roman" w:cs="Times New Roman"/>
                <w:sz w:val="18"/>
                <w:szCs w:val="18"/>
                <w:lang w:eastAsia="zh-CN"/>
              </w:rPr>
            </w:pPr>
            <w:ins w:id="9367" w:author="Xuning Wei12232" w:date="2026-10-18T09:56:00Z">
              <w:del w:id="9368" w:author="Yu Zhang - Network" w:date="2026-08-06T04:39:00Z">
                <w:r>
                  <w:rPr>
                    <w:rFonts w:ascii="Times New Roman" w:hAnsi="Times New Roman" w:cs="Times New Roman"/>
                    <w:sz w:val="18"/>
                    <w:szCs w:val="18"/>
                    <w:lang w:eastAsia="zh-CN"/>
                  </w:rPr>
                  <w:delText>04/16/2026</w:delText>
                </w:r>
              </w:del>
            </w:ins>
          </w:p>
        </w:tc>
        <w:tc>
          <w:tcPr>
            <w:tcW w:w="1221" w:type="dxa"/>
            <w:vAlign w:val="center"/>
          </w:tcPr>
          <w:p w14:paraId="2DE6ACDE" w14:textId="77777777" w:rsidR="007617DE" w:rsidRDefault="00AE300B">
            <w:pPr>
              <w:spacing w:before="120" w:after="120"/>
              <w:jc w:val="center"/>
              <w:rPr>
                <w:ins w:id="9369" w:author="Xuning Wei12232" w:date="2026-10-18T09:56:00Z"/>
                <w:rFonts w:ascii="Times New Roman" w:hAnsi="Times New Roman" w:cs="Times New Roman"/>
                <w:sz w:val="18"/>
                <w:szCs w:val="18"/>
                <w:lang w:eastAsia="zh-CN"/>
              </w:rPr>
            </w:pPr>
            <w:ins w:id="9370" w:author="Xuning Wei12232" w:date="2026-10-18T09:56:00Z">
              <w:del w:id="9371" w:author="Yu Zhang - Network" w:date="2026-08-06T04:39:00Z">
                <w:r>
                  <w:rPr>
                    <w:rFonts w:ascii="Times New Roman" w:hAnsi="Times New Roman" w:cs="Times New Roman"/>
                    <w:sz w:val="18"/>
                    <w:szCs w:val="18"/>
                    <w:lang w:eastAsia="zh-CN"/>
                  </w:rPr>
                  <w:delText>TJ4 QC</w:delText>
                </w:r>
              </w:del>
            </w:ins>
          </w:p>
        </w:tc>
      </w:tr>
      <w:tr w:rsidR="007617DE" w14:paraId="262ACC82" w14:textId="77777777">
        <w:trPr>
          <w:trHeight w:val="397"/>
          <w:ins w:id="9372" w:author="Xuning Wei12232" w:date="2026-10-18T09:56:00Z"/>
          <w:del w:id="9373" w:author="Yu Zhang - Network" w:date="2026-08-06T04:39:00Z"/>
        </w:trPr>
        <w:tc>
          <w:tcPr>
            <w:tcW w:w="956" w:type="dxa"/>
            <w:vAlign w:val="center"/>
          </w:tcPr>
          <w:p w14:paraId="7AF2672B" w14:textId="77777777" w:rsidR="007617DE" w:rsidRDefault="00AE300B">
            <w:pPr>
              <w:spacing w:before="120" w:after="120"/>
              <w:jc w:val="center"/>
              <w:rPr>
                <w:ins w:id="9374" w:author="Xuning Wei12232" w:date="2026-10-18T09:56:00Z"/>
                <w:rFonts w:ascii="Times New Roman" w:hAnsi="Times New Roman" w:cs="Times New Roman"/>
                <w:sz w:val="18"/>
                <w:szCs w:val="18"/>
              </w:rPr>
            </w:pPr>
            <w:ins w:id="9375" w:author="Xuning Wei12232" w:date="2026-10-18T09:56:00Z">
              <w:del w:id="9376" w:author="Yu Zhang - Network" w:date="2026-08-06T04:39:00Z">
                <w:r>
                  <w:rPr>
                    <w:rFonts w:ascii="Times New Roman" w:eastAsia="仿宋_GB2312" w:hAnsi="Times New Roman" w:cs="Times New Roman"/>
                    <w:sz w:val="18"/>
                    <w:szCs w:val="18"/>
                  </w:rPr>
                  <w:delText>AM-429</w:delText>
                </w:r>
              </w:del>
            </w:ins>
          </w:p>
        </w:tc>
        <w:tc>
          <w:tcPr>
            <w:tcW w:w="1733" w:type="dxa"/>
            <w:vAlign w:val="center"/>
          </w:tcPr>
          <w:p w14:paraId="406CE7EA" w14:textId="77777777" w:rsidR="007617DE" w:rsidRDefault="00AE300B">
            <w:pPr>
              <w:spacing w:before="120" w:after="120"/>
              <w:jc w:val="center"/>
              <w:rPr>
                <w:ins w:id="9377" w:author="Xuning Wei12232" w:date="2026-10-18T09:56:00Z"/>
                <w:rFonts w:ascii="Times New Roman" w:hAnsi="Times New Roman" w:cs="Times New Roman"/>
                <w:sz w:val="18"/>
                <w:szCs w:val="18"/>
              </w:rPr>
            </w:pPr>
            <w:ins w:id="9378" w:author="Xuning Wei12232" w:date="2026-10-18T09:56:00Z">
              <w:del w:id="9379" w:author="Yu Zhang - Network" w:date="2026-08-06T04:39:00Z">
                <w:r>
                  <w:rPr>
                    <w:rFonts w:ascii="Times New Roman" w:eastAsia="仿宋_GB2312" w:hAnsi="Times New Roman" w:cs="Times New Roman"/>
                    <w:sz w:val="18"/>
                    <w:szCs w:val="18"/>
                  </w:rPr>
                  <w:delText xml:space="preserve">Identification of Protect Amino Acid by </w:delText>
                </w:r>
                <w:r>
                  <w:rPr>
                    <w:rFonts w:ascii="Times New Roman" w:eastAsia="仿宋_GB2312" w:hAnsi="Times New Roman" w:cs="Times New Roman"/>
                    <w:sz w:val="18"/>
                    <w:szCs w:val="18"/>
                    <w:vertAlign w:val="superscript"/>
                  </w:rPr>
                  <w:delText>1</w:delText>
                </w:r>
                <w:r>
                  <w:rPr>
                    <w:rFonts w:ascii="Times New Roman" w:eastAsia="仿宋_GB2312" w:hAnsi="Times New Roman" w:cs="Times New Roman"/>
                    <w:sz w:val="18"/>
                    <w:szCs w:val="18"/>
                  </w:rPr>
                  <w:delText>H-NMR</w:delText>
                </w:r>
              </w:del>
            </w:ins>
          </w:p>
        </w:tc>
        <w:tc>
          <w:tcPr>
            <w:tcW w:w="1275" w:type="dxa"/>
            <w:vAlign w:val="center"/>
          </w:tcPr>
          <w:p w14:paraId="2D09C943" w14:textId="77777777" w:rsidR="007617DE" w:rsidRDefault="00AE300B">
            <w:pPr>
              <w:spacing w:before="120" w:after="120"/>
              <w:jc w:val="center"/>
              <w:rPr>
                <w:ins w:id="9380" w:author="Xuning Wei12232" w:date="2026-10-18T09:56:00Z"/>
                <w:rFonts w:ascii="Times New Roman" w:hAnsi="Times New Roman" w:cs="Times New Roman"/>
                <w:sz w:val="18"/>
                <w:szCs w:val="18"/>
                <w:lang w:eastAsia="zh-CN"/>
              </w:rPr>
            </w:pPr>
            <w:ins w:id="9381" w:author="Xuning Wei12232" w:date="2026-10-18T09:56:00Z">
              <w:del w:id="9382" w:author="Yu Zhang - Network" w:date="2026-08-06T04:39:00Z">
                <w:r>
                  <w:rPr>
                    <w:rFonts w:ascii="Times New Roman" w:hAnsi="Times New Roman" w:cs="Times New Roman"/>
                    <w:sz w:val="18"/>
                    <w:szCs w:val="18"/>
                    <w:lang w:eastAsia="zh-CN"/>
                  </w:rPr>
                  <w:delText>AM-429-VP-01.01</w:delText>
                </w:r>
              </w:del>
            </w:ins>
          </w:p>
        </w:tc>
        <w:tc>
          <w:tcPr>
            <w:tcW w:w="1212" w:type="dxa"/>
            <w:vAlign w:val="center"/>
          </w:tcPr>
          <w:p w14:paraId="6B7ACD3A" w14:textId="77777777" w:rsidR="007617DE" w:rsidRDefault="00AE300B">
            <w:pPr>
              <w:tabs>
                <w:tab w:val="right" w:pos="8640"/>
              </w:tabs>
              <w:overflowPunct w:val="0"/>
              <w:autoSpaceDE w:val="0"/>
              <w:autoSpaceDN w:val="0"/>
              <w:adjustRightInd w:val="0"/>
              <w:spacing w:before="120" w:after="120"/>
              <w:jc w:val="center"/>
              <w:textAlignment w:val="baseline"/>
              <w:rPr>
                <w:ins w:id="9383" w:author="Xuning Wei12232" w:date="2026-10-18T09:56:00Z"/>
                <w:rFonts w:ascii="Times New Roman" w:hAnsi="Times New Roman" w:cs="Times New Roman"/>
                <w:sz w:val="18"/>
                <w:szCs w:val="18"/>
                <w:lang w:eastAsia="zh-CN"/>
              </w:rPr>
            </w:pPr>
            <w:ins w:id="9384" w:author="Xuning Wei12232" w:date="2026-10-18T09:56:00Z">
              <w:del w:id="9385" w:author="Yu Zhang - Network" w:date="2026-08-06T04:39:00Z">
                <w:r>
                  <w:rPr>
                    <w:rFonts w:ascii="Times New Roman" w:hAnsi="Times New Roman" w:cs="Times New Roman"/>
                    <w:sz w:val="18"/>
                    <w:szCs w:val="18"/>
                    <w:lang w:eastAsia="zh-CN"/>
                  </w:rPr>
                  <w:delText>01/21/2026</w:delText>
                </w:r>
              </w:del>
            </w:ins>
          </w:p>
        </w:tc>
        <w:tc>
          <w:tcPr>
            <w:tcW w:w="1482" w:type="dxa"/>
            <w:vAlign w:val="center"/>
          </w:tcPr>
          <w:p w14:paraId="61202B9F" w14:textId="77777777" w:rsidR="007617DE" w:rsidRDefault="00AE300B">
            <w:pPr>
              <w:spacing w:before="120" w:after="120"/>
              <w:jc w:val="center"/>
              <w:rPr>
                <w:ins w:id="9386" w:author="Xuning Wei12232" w:date="2026-10-18T09:56:00Z"/>
                <w:rFonts w:ascii="Times New Roman" w:hAnsi="Times New Roman" w:cs="Times New Roman"/>
                <w:sz w:val="18"/>
                <w:szCs w:val="18"/>
                <w:lang w:eastAsia="zh-CN"/>
              </w:rPr>
            </w:pPr>
            <w:ins w:id="9387" w:author="Xuning Wei12232" w:date="2026-10-18T09:56:00Z">
              <w:del w:id="9388" w:author="Yu Zhang - Network" w:date="2026-08-06T04:39:00Z">
                <w:r>
                  <w:rPr>
                    <w:rFonts w:ascii="Times New Roman" w:hAnsi="Times New Roman" w:cs="Times New Roman"/>
                    <w:sz w:val="18"/>
                    <w:szCs w:val="18"/>
                    <w:lang w:eastAsia="zh-CN"/>
                  </w:rPr>
                  <w:delText>AM-429-VR-01.01</w:delText>
                </w:r>
              </w:del>
            </w:ins>
          </w:p>
        </w:tc>
        <w:tc>
          <w:tcPr>
            <w:tcW w:w="1138" w:type="dxa"/>
            <w:vAlign w:val="center"/>
          </w:tcPr>
          <w:p w14:paraId="2A364EDA" w14:textId="77777777" w:rsidR="007617DE" w:rsidRDefault="00AE300B">
            <w:pPr>
              <w:autoSpaceDE w:val="0"/>
              <w:autoSpaceDN w:val="0"/>
              <w:adjustRightInd w:val="0"/>
              <w:spacing w:before="120" w:after="120"/>
              <w:jc w:val="center"/>
              <w:rPr>
                <w:ins w:id="9389" w:author="Xuning Wei12232" w:date="2026-10-18T09:56:00Z"/>
                <w:rFonts w:ascii="Times New Roman" w:hAnsi="Times New Roman" w:cs="Times New Roman"/>
                <w:sz w:val="18"/>
                <w:szCs w:val="18"/>
                <w:lang w:eastAsia="zh-CN"/>
              </w:rPr>
            </w:pPr>
            <w:ins w:id="9390" w:author="Xuning Wei12232" w:date="2026-10-18T09:56:00Z">
              <w:del w:id="9391" w:author="Yu Zhang - Network" w:date="2026-08-06T04:39:00Z">
                <w:r>
                  <w:rPr>
                    <w:rFonts w:ascii="Times New Roman" w:hAnsi="Times New Roman" w:cs="Times New Roman"/>
                    <w:sz w:val="18"/>
                    <w:szCs w:val="18"/>
                    <w:lang w:eastAsia="zh-CN"/>
                  </w:rPr>
                  <w:delText>03/02/2026</w:delText>
                </w:r>
              </w:del>
            </w:ins>
          </w:p>
        </w:tc>
        <w:tc>
          <w:tcPr>
            <w:tcW w:w="1221" w:type="dxa"/>
            <w:vAlign w:val="center"/>
          </w:tcPr>
          <w:p w14:paraId="007BBDBE" w14:textId="77777777" w:rsidR="007617DE" w:rsidRDefault="00AE300B">
            <w:pPr>
              <w:spacing w:before="120" w:after="120"/>
              <w:jc w:val="center"/>
              <w:rPr>
                <w:ins w:id="9392" w:author="Xuning Wei12232" w:date="2026-10-18T09:56:00Z"/>
                <w:rFonts w:ascii="Times New Roman" w:hAnsi="Times New Roman" w:cs="Times New Roman"/>
                <w:sz w:val="18"/>
                <w:szCs w:val="18"/>
                <w:lang w:eastAsia="zh-CN"/>
              </w:rPr>
            </w:pPr>
            <w:ins w:id="9393" w:author="Xuning Wei12232" w:date="2026-10-18T09:56:00Z">
              <w:del w:id="9394" w:author="Yu Zhang - Network" w:date="2026-08-06T04:39:00Z">
                <w:r>
                  <w:rPr>
                    <w:rFonts w:ascii="Times New Roman" w:hAnsi="Times New Roman" w:cs="Times New Roman"/>
                    <w:sz w:val="18"/>
                    <w:szCs w:val="18"/>
                    <w:lang w:eastAsia="zh-CN"/>
                  </w:rPr>
                  <w:delText>TJ4 QC</w:delText>
                </w:r>
              </w:del>
            </w:ins>
          </w:p>
        </w:tc>
      </w:tr>
      <w:tr w:rsidR="007617DE" w14:paraId="43CA6571" w14:textId="77777777">
        <w:trPr>
          <w:trHeight w:val="397"/>
          <w:ins w:id="9395" w:author="Xuning Wei12232" w:date="2026-10-18T09:56:00Z"/>
          <w:del w:id="9396" w:author="Yu Zhang - Network" w:date="2026-08-06T04:39:00Z"/>
        </w:trPr>
        <w:tc>
          <w:tcPr>
            <w:tcW w:w="956" w:type="dxa"/>
            <w:vAlign w:val="center"/>
          </w:tcPr>
          <w:p w14:paraId="52F470B1" w14:textId="77777777" w:rsidR="007617DE" w:rsidRDefault="00AE300B">
            <w:pPr>
              <w:spacing w:before="120" w:after="120"/>
              <w:jc w:val="center"/>
              <w:rPr>
                <w:ins w:id="9397" w:author="Xuning Wei12232" w:date="2026-10-18T09:56:00Z"/>
                <w:rFonts w:ascii="Times New Roman" w:eastAsia="仿宋_GB2312" w:hAnsi="Times New Roman" w:cs="Times New Roman"/>
                <w:sz w:val="18"/>
                <w:szCs w:val="18"/>
              </w:rPr>
            </w:pPr>
            <w:ins w:id="9398" w:author="Xuning Wei12232" w:date="2026-10-18T09:56:00Z">
              <w:del w:id="9399" w:author="Yu Zhang - Network" w:date="2026-08-06T04:39:00Z">
                <w:r>
                  <w:rPr>
                    <w:rFonts w:ascii="Times New Roman" w:eastAsia="仿宋_GB2312" w:hAnsi="Times New Roman" w:cs="Times New Roman"/>
                    <w:sz w:val="18"/>
                    <w:szCs w:val="18"/>
                  </w:rPr>
                  <w:delText>AM-430</w:delText>
                </w:r>
              </w:del>
            </w:ins>
          </w:p>
        </w:tc>
        <w:tc>
          <w:tcPr>
            <w:tcW w:w="1733" w:type="dxa"/>
            <w:vAlign w:val="center"/>
          </w:tcPr>
          <w:p w14:paraId="06941700" w14:textId="77777777" w:rsidR="007617DE" w:rsidRDefault="00AE300B">
            <w:pPr>
              <w:spacing w:before="120" w:after="120"/>
              <w:jc w:val="center"/>
              <w:rPr>
                <w:ins w:id="9400" w:author="Xuning Wei12232" w:date="2026-10-18T09:56:00Z"/>
                <w:rFonts w:ascii="Times New Roman" w:eastAsia="仿宋_GB2312" w:hAnsi="Times New Roman" w:cs="Times New Roman"/>
                <w:sz w:val="18"/>
                <w:szCs w:val="18"/>
              </w:rPr>
            </w:pPr>
            <w:ins w:id="9401" w:author="Xuning Wei12232" w:date="2026-10-18T09:56:00Z">
              <w:del w:id="9402" w:author="Yu Zhang - Network" w:date="2026-08-06T04:39:00Z">
                <w:r>
                  <w:rPr>
                    <w:rFonts w:ascii="Times New Roman" w:eastAsia="仿宋_GB2312" w:hAnsi="Times New Roman" w:cs="Times New Roman"/>
                    <w:sz w:val="18"/>
                    <w:szCs w:val="18"/>
                  </w:rPr>
                  <w:delText>Water Content Determination of protected amino acid by Coulometric Karl Fisher titration</w:delText>
                </w:r>
              </w:del>
            </w:ins>
          </w:p>
        </w:tc>
        <w:tc>
          <w:tcPr>
            <w:tcW w:w="1275" w:type="dxa"/>
            <w:vAlign w:val="center"/>
          </w:tcPr>
          <w:p w14:paraId="7A430AF3" w14:textId="77777777" w:rsidR="007617DE" w:rsidRDefault="00AE300B">
            <w:pPr>
              <w:spacing w:before="120" w:after="120"/>
              <w:jc w:val="center"/>
              <w:rPr>
                <w:ins w:id="9403" w:author="Xuning Wei12232" w:date="2026-10-18T09:56:00Z"/>
                <w:rFonts w:ascii="Times New Roman" w:hAnsi="Times New Roman" w:cs="Times New Roman"/>
                <w:sz w:val="18"/>
                <w:szCs w:val="18"/>
                <w:lang w:eastAsia="zh-CN"/>
              </w:rPr>
            </w:pPr>
            <w:ins w:id="9404" w:author="Xuning Wei12232" w:date="2026-10-18T09:56:00Z">
              <w:del w:id="9405" w:author="Yu Zhang - Network" w:date="2026-08-06T04:39:00Z">
                <w:r>
                  <w:rPr>
                    <w:rFonts w:ascii="Times New Roman" w:hAnsi="Times New Roman" w:cs="Times New Roman"/>
                    <w:sz w:val="18"/>
                    <w:szCs w:val="18"/>
                    <w:lang w:eastAsia="zh-CN"/>
                  </w:rPr>
                  <w:delText>AM-431-VP-01.02</w:delText>
                </w:r>
              </w:del>
            </w:ins>
          </w:p>
        </w:tc>
        <w:tc>
          <w:tcPr>
            <w:tcW w:w="1212" w:type="dxa"/>
            <w:vAlign w:val="center"/>
          </w:tcPr>
          <w:p w14:paraId="79081611" w14:textId="77777777" w:rsidR="007617DE" w:rsidRDefault="00AE300B">
            <w:pPr>
              <w:tabs>
                <w:tab w:val="right" w:pos="8640"/>
              </w:tabs>
              <w:overflowPunct w:val="0"/>
              <w:autoSpaceDE w:val="0"/>
              <w:autoSpaceDN w:val="0"/>
              <w:adjustRightInd w:val="0"/>
              <w:spacing w:before="120" w:after="120"/>
              <w:jc w:val="center"/>
              <w:textAlignment w:val="baseline"/>
              <w:rPr>
                <w:ins w:id="9406" w:author="Xuning Wei12232" w:date="2026-10-18T09:56:00Z"/>
                <w:rFonts w:ascii="Times New Roman" w:hAnsi="Times New Roman" w:cs="Times New Roman"/>
                <w:sz w:val="18"/>
                <w:szCs w:val="18"/>
                <w:lang w:eastAsia="zh-CN"/>
              </w:rPr>
            </w:pPr>
            <w:ins w:id="9407" w:author="Xuning Wei12232" w:date="2026-10-18T09:56:00Z">
              <w:del w:id="9408" w:author="Yu Zhang - Network" w:date="2026-08-06T04:39:00Z">
                <w:r>
                  <w:rPr>
                    <w:rFonts w:ascii="Times New Roman" w:hAnsi="Times New Roman" w:cs="Times New Roman"/>
                    <w:sz w:val="18"/>
                    <w:szCs w:val="18"/>
                    <w:lang w:eastAsia="zh-CN"/>
                  </w:rPr>
                  <w:delText>03/31/2026</w:delText>
                </w:r>
              </w:del>
            </w:ins>
          </w:p>
        </w:tc>
        <w:tc>
          <w:tcPr>
            <w:tcW w:w="1482" w:type="dxa"/>
            <w:vAlign w:val="center"/>
          </w:tcPr>
          <w:p w14:paraId="46438BE0" w14:textId="77777777" w:rsidR="007617DE" w:rsidRDefault="00AE300B">
            <w:pPr>
              <w:spacing w:before="120" w:after="120"/>
              <w:jc w:val="center"/>
              <w:rPr>
                <w:ins w:id="9409" w:author="Xuning Wei12232" w:date="2026-10-18T09:56:00Z"/>
                <w:rFonts w:ascii="Times New Roman" w:hAnsi="Times New Roman" w:cs="Times New Roman"/>
                <w:sz w:val="18"/>
                <w:szCs w:val="18"/>
                <w:lang w:eastAsia="zh-CN"/>
              </w:rPr>
            </w:pPr>
            <w:ins w:id="9410" w:author="Xuning Wei12232" w:date="2026-10-18T09:56:00Z">
              <w:del w:id="9411" w:author="Yu Zhang - Network" w:date="2026-08-06T04:39:00Z">
                <w:r>
                  <w:rPr>
                    <w:rFonts w:ascii="Times New Roman" w:hAnsi="Times New Roman" w:cs="Times New Roman"/>
                    <w:sz w:val="18"/>
                    <w:szCs w:val="18"/>
                    <w:lang w:eastAsia="zh-CN"/>
                  </w:rPr>
                  <w:delText>AM-431-VR-01.03</w:delText>
                </w:r>
              </w:del>
            </w:ins>
          </w:p>
        </w:tc>
        <w:tc>
          <w:tcPr>
            <w:tcW w:w="1138" w:type="dxa"/>
            <w:vAlign w:val="center"/>
          </w:tcPr>
          <w:p w14:paraId="2859FA66" w14:textId="77777777" w:rsidR="007617DE" w:rsidRDefault="00AE300B">
            <w:pPr>
              <w:autoSpaceDE w:val="0"/>
              <w:autoSpaceDN w:val="0"/>
              <w:adjustRightInd w:val="0"/>
              <w:spacing w:before="120" w:after="120"/>
              <w:jc w:val="center"/>
              <w:rPr>
                <w:ins w:id="9412" w:author="Xuning Wei12232" w:date="2026-10-18T09:56:00Z"/>
                <w:rFonts w:ascii="Times New Roman" w:hAnsi="Times New Roman" w:cs="Times New Roman"/>
                <w:sz w:val="18"/>
                <w:szCs w:val="18"/>
                <w:lang w:eastAsia="zh-CN"/>
              </w:rPr>
            </w:pPr>
            <w:ins w:id="9413" w:author="Xuning Wei12232" w:date="2026-10-18T09:56:00Z">
              <w:del w:id="9414" w:author="Yu Zhang - Network" w:date="2026-08-06T04:39:00Z">
                <w:r>
                  <w:rPr>
                    <w:rFonts w:ascii="Times New Roman" w:hAnsi="Times New Roman" w:cs="Times New Roman"/>
                    <w:sz w:val="18"/>
                    <w:szCs w:val="18"/>
                    <w:lang w:eastAsia="zh-CN"/>
                  </w:rPr>
                  <w:delText>04/02/2026</w:delText>
                </w:r>
              </w:del>
            </w:ins>
          </w:p>
        </w:tc>
        <w:tc>
          <w:tcPr>
            <w:tcW w:w="1221" w:type="dxa"/>
            <w:vAlign w:val="center"/>
          </w:tcPr>
          <w:p w14:paraId="1EE7F5B8" w14:textId="77777777" w:rsidR="007617DE" w:rsidRDefault="00AE300B">
            <w:pPr>
              <w:spacing w:before="120" w:after="120"/>
              <w:jc w:val="center"/>
              <w:rPr>
                <w:ins w:id="9415" w:author="Xuning Wei12232" w:date="2026-10-18T09:56:00Z"/>
                <w:rFonts w:ascii="Times New Roman" w:hAnsi="Times New Roman" w:cs="Times New Roman"/>
                <w:sz w:val="18"/>
                <w:szCs w:val="18"/>
                <w:lang w:eastAsia="zh-CN"/>
              </w:rPr>
            </w:pPr>
            <w:ins w:id="9416" w:author="Xuning Wei12232" w:date="2026-10-18T09:56:00Z">
              <w:del w:id="9417" w:author="Yu Zhang - Network" w:date="2026-08-06T04:39:00Z">
                <w:r>
                  <w:rPr>
                    <w:rFonts w:ascii="Times New Roman" w:hAnsi="Times New Roman" w:cs="Times New Roman"/>
                    <w:sz w:val="18"/>
                    <w:szCs w:val="18"/>
                    <w:lang w:eastAsia="zh-CN"/>
                  </w:rPr>
                  <w:delText>TJ4 QC</w:delText>
                </w:r>
              </w:del>
            </w:ins>
          </w:p>
        </w:tc>
      </w:tr>
      <w:tr w:rsidR="007617DE" w14:paraId="3B1DF9ED" w14:textId="77777777">
        <w:trPr>
          <w:trHeight w:val="397"/>
          <w:ins w:id="9418" w:author="Xuning Wei12232" w:date="2026-10-18T09:56:00Z"/>
          <w:del w:id="9419" w:author="Yu Zhang - Network" w:date="2026-08-06T04:40:00Z"/>
        </w:trPr>
        <w:tc>
          <w:tcPr>
            <w:tcW w:w="956" w:type="dxa"/>
            <w:vAlign w:val="center"/>
          </w:tcPr>
          <w:p w14:paraId="46A27279" w14:textId="77777777" w:rsidR="007617DE" w:rsidRDefault="00AE300B">
            <w:pPr>
              <w:spacing w:before="120" w:after="120"/>
              <w:jc w:val="center"/>
              <w:rPr>
                <w:ins w:id="9420" w:author="Xuning Wei12232" w:date="2026-10-18T09:56:00Z"/>
                <w:rFonts w:ascii="Times New Roman" w:eastAsia="仿宋_GB2312" w:hAnsi="Times New Roman" w:cs="Times New Roman"/>
                <w:sz w:val="18"/>
                <w:szCs w:val="18"/>
              </w:rPr>
            </w:pPr>
            <w:ins w:id="9421" w:author="Xuning Wei12232" w:date="2026-10-18T09:56:00Z">
              <w:del w:id="9422" w:author="Yu Zhang - Network" w:date="2026-08-06T04:40:00Z">
                <w:r>
                  <w:rPr>
                    <w:rFonts w:ascii="Times New Roman" w:eastAsia="仿宋_GB2312" w:hAnsi="Times New Roman" w:cs="Times New Roman"/>
                    <w:sz w:val="18"/>
                    <w:szCs w:val="18"/>
                  </w:rPr>
                  <w:delText>AM-431</w:delText>
                </w:r>
              </w:del>
            </w:ins>
          </w:p>
        </w:tc>
        <w:tc>
          <w:tcPr>
            <w:tcW w:w="1733" w:type="dxa"/>
            <w:vAlign w:val="center"/>
          </w:tcPr>
          <w:p w14:paraId="610E5E4D" w14:textId="77777777" w:rsidR="007617DE" w:rsidRDefault="00AE300B">
            <w:pPr>
              <w:spacing w:before="120" w:after="120"/>
              <w:jc w:val="center"/>
              <w:rPr>
                <w:ins w:id="9423" w:author="Xuning Wei12232" w:date="2026-10-18T09:56:00Z"/>
                <w:rFonts w:ascii="Times New Roman" w:eastAsia="仿宋_GB2312" w:hAnsi="Times New Roman" w:cs="Times New Roman"/>
                <w:sz w:val="18"/>
                <w:szCs w:val="18"/>
              </w:rPr>
            </w:pPr>
            <w:ins w:id="9424" w:author="Xuning Wei12232" w:date="2026-10-18T09:56:00Z">
              <w:del w:id="9425" w:author="Yu Zhang - Network" w:date="2026-08-06T04:40:00Z">
                <w:r>
                  <w:rPr>
                    <w:rFonts w:ascii="Times New Roman" w:eastAsia="仿宋_GB2312" w:hAnsi="Times New Roman" w:cs="Times New Roman"/>
                    <w:sz w:val="18"/>
                    <w:szCs w:val="18"/>
                  </w:rPr>
                  <w:delText>Water Content Determination of protected amino acid by Coulometric Karl Fisher titration</w:delText>
                </w:r>
              </w:del>
            </w:ins>
          </w:p>
        </w:tc>
        <w:tc>
          <w:tcPr>
            <w:tcW w:w="1275" w:type="dxa"/>
            <w:vAlign w:val="center"/>
          </w:tcPr>
          <w:p w14:paraId="7F44A1B6" w14:textId="77777777" w:rsidR="007617DE" w:rsidRDefault="00AE300B">
            <w:pPr>
              <w:spacing w:before="120" w:after="120"/>
              <w:jc w:val="center"/>
              <w:rPr>
                <w:ins w:id="9426" w:author="Xuning Wei12232" w:date="2026-10-18T09:56:00Z"/>
                <w:rFonts w:ascii="Times New Roman" w:hAnsi="Times New Roman" w:cs="Times New Roman"/>
                <w:sz w:val="18"/>
                <w:szCs w:val="18"/>
                <w:lang w:eastAsia="zh-CN"/>
              </w:rPr>
            </w:pPr>
            <w:ins w:id="9427" w:author="Xuning Wei12232" w:date="2026-10-18T09:56:00Z">
              <w:del w:id="9428" w:author="Yu Zhang - Network" w:date="2026-08-06T04:40:00Z">
                <w:r>
                  <w:rPr>
                    <w:rFonts w:ascii="Times New Roman" w:hAnsi="Times New Roman" w:cs="Times New Roman"/>
                    <w:sz w:val="18"/>
                    <w:szCs w:val="18"/>
                    <w:lang w:eastAsia="zh-CN"/>
                  </w:rPr>
                  <w:delText>AM-431-VP-01.02</w:delText>
                </w:r>
              </w:del>
            </w:ins>
          </w:p>
        </w:tc>
        <w:tc>
          <w:tcPr>
            <w:tcW w:w="1212" w:type="dxa"/>
            <w:vAlign w:val="center"/>
          </w:tcPr>
          <w:p w14:paraId="06FCB8FC" w14:textId="77777777" w:rsidR="007617DE" w:rsidRDefault="00AE300B">
            <w:pPr>
              <w:tabs>
                <w:tab w:val="right" w:pos="8640"/>
              </w:tabs>
              <w:overflowPunct w:val="0"/>
              <w:autoSpaceDE w:val="0"/>
              <w:autoSpaceDN w:val="0"/>
              <w:adjustRightInd w:val="0"/>
              <w:spacing w:before="120" w:after="120"/>
              <w:jc w:val="center"/>
              <w:textAlignment w:val="baseline"/>
              <w:rPr>
                <w:ins w:id="9429" w:author="Xuning Wei12232" w:date="2026-10-18T09:56:00Z"/>
                <w:rFonts w:ascii="Times New Roman" w:hAnsi="Times New Roman" w:cs="Times New Roman"/>
                <w:sz w:val="18"/>
                <w:szCs w:val="18"/>
                <w:lang w:eastAsia="zh-CN"/>
              </w:rPr>
            </w:pPr>
            <w:ins w:id="9430" w:author="Xuning Wei12232" w:date="2026-10-18T09:56:00Z">
              <w:del w:id="9431" w:author="Yu Zhang - Network" w:date="2026-08-06T04:40:00Z">
                <w:r>
                  <w:rPr>
                    <w:rFonts w:ascii="Times New Roman" w:hAnsi="Times New Roman" w:cs="Times New Roman"/>
                    <w:sz w:val="18"/>
                    <w:szCs w:val="18"/>
                    <w:lang w:eastAsia="zh-CN"/>
                  </w:rPr>
                  <w:delText>03/31/2026</w:delText>
                </w:r>
              </w:del>
            </w:ins>
          </w:p>
        </w:tc>
        <w:tc>
          <w:tcPr>
            <w:tcW w:w="1482" w:type="dxa"/>
            <w:vAlign w:val="center"/>
          </w:tcPr>
          <w:p w14:paraId="28514462" w14:textId="77777777" w:rsidR="007617DE" w:rsidRDefault="00AE300B">
            <w:pPr>
              <w:spacing w:before="120" w:after="120"/>
              <w:jc w:val="center"/>
              <w:rPr>
                <w:ins w:id="9432" w:author="Xuning Wei12232" w:date="2026-10-18T09:56:00Z"/>
                <w:rFonts w:ascii="Times New Roman" w:hAnsi="Times New Roman" w:cs="Times New Roman"/>
                <w:sz w:val="18"/>
                <w:szCs w:val="18"/>
                <w:lang w:eastAsia="zh-CN"/>
              </w:rPr>
            </w:pPr>
            <w:ins w:id="9433" w:author="Xuning Wei12232" w:date="2026-10-18T09:56:00Z">
              <w:del w:id="9434" w:author="Yu Zhang - Network" w:date="2026-08-06T04:40:00Z">
                <w:r>
                  <w:rPr>
                    <w:rFonts w:ascii="Times New Roman" w:hAnsi="Times New Roman" w:cs="Times New Roman"/>
                    <w:sz w:val="18"/>
                    <w:szCs w:val="18"/>
                    <w:lang w:eastAsia="zh-CN"/>
                  </w:rPr>
                  <w:delText>AM-431-VR-01.02</w:delText>
                </w:r>
              </w:del>
            </w:ins>
          </w:p>
        </w:tc>
        <w:tc>
          <w:tcPr>
            <w:tcW w:w="1138" w:type="dxa"/>
            <w:vAlign w:val="center"/>
          </w:tcPr>
          <w:p w14:paraId="50B93D37" w14:textId="77777777" w:rsidR="007617DE" w:rsidRDefault="00AE300B">
            <w:pPr>
              <w:autoSpaceDE w:val="0"/>
              <w:autoSpaceDN w:val="0"/>
              <w:adjustRightInd w:val="0"/>
              <w:spacing w:before="120" w:after="120"/>
              <w:jc w:val="center"/>
              <w:rPr>
                <w:ins w:id="9435" w:author="Xuning Wei12232" w:date="2026-10-18T09:56:00Z"/>
                <w:rFonts w:ascii="Times New Roman" w:hAnsi="Times New Roman" w:cs="Times New Roman"/>
                <w:sz w:val="18"/>
                <w:szCs w:val="18"/>
                <w:lang w:eastAsia="zh-CN"/>
              </w:rPr>
            </w:pPr>
            <w:ins w:id="9436" w:author="Xuning Wei12232" w:date="2026-10-18T09:56:00Z">
              <w:del w:id="9437" w:author="Yu Zhang - Network" w:date="2026-08-06T04:40:00Z">
                <w:r>
                  <w:rPr>
                    <w:rFonts w:ascii="Times New Roman" w:hAnsi="Times New Roman" w:cs="Times New Roman"/>
                    <w:sz w:val="18"/>
                    <w:szCs w:val="18"/>
                    <w:lang w:eastAsia="zh-CN"/>
                  </w:rPr>
                  <w:delText>04/01/2026</w:delText>
                </w:r>
              </w:del>
            </w:ins>
          </w:p>
        </w:tc>
        <w:tc>
          <w:tcPr>
            <w:tcW w:w="1221" w:type="dxa"/>
            <w:vAlign w:val="center"/>
          </w:tcPr>
          <w:p w14:paraId="6D6E4A1C" w14:textId="77777777" w:rsidR="007617DE" w:rsidRDefault="00AE300B">
            <w:pPr>
              <w:spacing w:before="120" w:after="120"/>
              <w:jc w:val="center"/>
              <w:rPr>
                <w:ins w:id="9438" w:author="Xuning Wei12232" w:date="2026-10-18T09:56:00Z"/>
                <w:rFonts w:ascii="Times New Roman" w:hAnsi="Times New Roman" w:cs="Times New Roman"/>
                <w:sz w:val="18"/>
                <w:szCs w:val="18"/>
                <w:lang w:eastAsia="zh-CN"/>
              </w:rPr>
            </w:pPr>
            <w:ins w:id="9439" w:author="Xuning Wei12232" w:date="2026-10-18T09:56:00Z">
              <w:del w:id="9440" w:author="Yu Zhang - Network" w:date="2026-08-06T04:40:00Z">
                <w:r>
                  <w:rPr>
                    <w:rFonts w:ascii="Times New Roman" w:hAnsi="Times New Roman" w:cs="Times New Roman"/>
                    <w:sz w:val="18"/>
                    <w:szCs w:val="18"/>
                    <w:lang w:eastAsia="zh-CN"/>
                  </w:rPr>
                  <w:delText>TJ4 QC</w:delText>
                </w:r>
              </w:del>
            </w:ins>
          </w:p>
        </w:tc>
      </w:tr>
      <w:tr w:rsidR="007617DE" w14:paraId="372DE762" w14:textId="77777777">
        <w:trPr>
          <w:trHeight w:val="397"/>
          <w:ins w:id="9441" w:author="Xuning Wei12232" w:date="2026-10-18T09:56:00Z"/>
          <w:del w:id="9442" w:author="Yu Zhang - Network" w:date="2026-08-06T04:42:00Z"/>
        </w:trPr>
        <w:tc>
          <w:tcPr>
            <w:tcW w:w="956" w:type="dxa"/>
            <w:vAlign w:val="center"/>
          </w:tcPr>
          <w:p w14:paraId="0809C65A" w14:textId="77777777" w:rsidR="007617DE" w:rsidRDefault="00AE300B">
            <w:pPr>
              <w:spacing w:before="120" w:after="120"/>
              <w:jc w:val="center"/>
              <w:rPr>
                <w:ins w:id="9443" w:author="Xuning Wei12232" w:date="2026-10-18T09:56:00Z"/>
                <w:rFonts w:ascii="Times New Roman" w:hAnsi="Times New Roman" w:cs="Times New Roman"/>
                <w:sz w:val="18"/>
                <w:szCs w:val="18"/>
              </w:rPr>
            </w:pPr>
            <w:ins w:id="9444" w:author="Xuning Wei12232" w:date="2026-10-18T09:56:00Z">
              <w:del w:id="9445" w:author="Yu Zhang - Network" w:date="2026-08-06T04:42:00Z">
                <w:r>
                  <w:rPr>
                    <w:rFonts w:ascii="Times New Roman" w:eastAsia="仿宋_GB2312" w:hAnsi="Times New Roman" w:cs="Times New Roman"/>
                    <w:sz w:val="18"/>
                    <w:szCs w:val="18"/>
                  </w:rPr>
                  <w:delText>AM-YL004846-012</w:delText>
                </w:r>
              </w:del>
            </w:ins>
          </w:p>
        </w:tc>
        <w:tc>
          <w:tcPr>
            <w:tcW w:w="1733" w:type="dxa"/>
            <w:vAlign w:val="center"/>
          </w:tcPr>
          <w:p w14:paraId="7A0B2895" w14:textId="77777777" w:rsidR="007617DE" w:rsidRDefault="00AE300B">
            <w:pPr>
              <w:spacing w:before="120" w:after="120"/>
              <w:jc w:val="center"/>
              <w:rPr>
                <w:ins w:id="9446" w:author="Xuning Wei12232" w:date="2026-10-18T09:56:00Z"/>
                <w:rFonts w:ascii="Times New Roman" w:eastAsia="仿宋_GB2312" w:hAnsi="Times New Roman" w:cs="Times New Roman"/>
                <w:sz w:val="18"/>
                <w:szCs w:val="18"/>
              </w:rPr>
            </w:pPr>
            <w:ins w:id="9447" w:author="Xuning Wei12232" w:date="2026-10-18T09:56:00Z">
              <w:del w:id="9448" w:author="Yu Zhang - Network" w:date="2026-08-06T04:42:00Z">
                <w:r>
                  <w:rPr>
                    <w:rFonts w:ascii="Times New Roman" w:eastAsia="仿宋_GB2312" w:hAnsi="Times New Roman" w:cs="Times New Roman"/>
                    <w:sz w:val="18"/>
                    <w:szCs w:val="18"/>
                  </w:rPr>
                  <w:delText>Related Substances: De-Fmoc impurity (% w/w)</w:delText>
                </w:r>
              </w:del>
            </w:ins>
          </w:p>
        </w:tc>
        <w:tc>
          <w:tcPr>
            <w:tcW w:w="1275" w:type="dxa"/>
            <w:vAlign w:val="center"/>
          </w:tcPr>
          <w:p w14:paraId="1920DDAF" w14:textId="77777777" w:rsidR="007617DE" w:rsidRDefault="00AE300B">
            <w:pPr>
              <w:spacing w:before="120" w:after="120"/>
              <w:jc w:val="center"/>
              <w:rPr>
                <w:ins w:id="9449" w:author="Xuning Wei12232" w:date="2026-10-18T09:56:00Z"/>
                <w:rFonts w:ascii="Times New Roman" w:hAnsi="Times New Roman" w:cs="Times New Roman"/>
                <w:sz w:val="18"/>
                <w:szCs w:val="18"/>
                <w:lang w:eastAsia="zh-CN"/>
              </w:rPr>
            </w:pPr>
            <w:ins w:id="9450" w:author="Xuning Wei12232" w:date="2026-10-18T09:56:00Z">
              <w:del w:id="9451" w:author="Yu Zhang - Network" w:date="2026-08-06T04:42:00Z">
                <w:r>
                  <w:rPr>
                    <w:rFonts w:ascii="Times New Roman" w:hAnsi="Times New Roman" w:cs="Times New Roman"/>
                    <w:sz w:val="18"/>
                    <w:szCs w:val="18"/>
                    <w:lang w:eastAsia="zh-CN"/>
                  </w:rPr>
                  <w:delText>AM-YL004846-012-VP-01.01</w:delText>
                </w:r>
              </w:del>
            </w:ins>
          </w:p>
        </w:tc>
        <w:tc>
          <w:tcPr>
            <w:tcW w:w="1212" w:type="dxa"/>
            <w:vAlign w:val="center"/>
          </w:tcPr>
          <w:p w14:paraId="1CE5384D" w14:textId="77777777" w:rsidR="007617DE" w:rsidRDefault="00AE300B">
            <w:pPr>
              <w:tabs>
                <w:tab w:val="right" w:pos="8640"/>
              </w:tabs>
              <w:overflowPunct w:val="0"/>
              <w:autoSpaceDE w:val="0"/>
              <w:autoSpaceDN w:val="0"/>
              <w:adjustRightInd w:val="0"/>
              <w:spacing w:before="120" w:after="120"/>
              <w:jc w:val="center"/>
              <w:textAlignment w:val="baseline"/>
              <w:rPr>
                <w:ins w:id="9452" w:author="Xuning Wei12232" w:date="2026-10-18T09:56:00Z"/>
                <w:rFonts w:ascii="Times New Roman" w:hAnsi="Times New Roman" w:cs="Times New Roman"/>
                <w:sz w:val="18"/>
                <w:szCs w:val="18"/>
                <w:lang w:eastAsia="zh-CN"/>
              </w:rPr>
            </w:pPr>
            <w:ins w:id="9453" w:author="Xuning Wei12232" w:date="2026-10-18T09:56:00Z">
              <w:del w:id="9454" w:author="Yu Zhang - Network" w:date="2026-08-06T04:42:00Z">
                <w:r>
                  <w:rPr>
                    <w:rFonts w:ascii="Times New Roman" w:hAnsi="Times New Roman" w:cs="Times New Roman"/>
                    <w:sz w:val="18"/>
                    <w:szCs w:val="18"/>
                    <w:lang w:eastAsia="zh-CN"/>
                  </w:rPr>
                  <w:delText>01/16/2026</w:delText>
                </w:r>
              </w:del>
            </w:ins>
          </w:p>
        </w:tc>
        <w:tc>
          <w:tcPr>
            <w:tcW w:w="1482" w:type="dxa"/>
            <w:vAlign w:val="center"/>
          </w:tcPr>
          <w:p w14:paraId="20AD9E84" w14:textId="77777777" w:rsidR="007617DE" w:rsidRDefault="00AE300B">
            <w:pPr>
              <w:spacing w:before="120" w:after="120"/>
              <w:jc w:val="center"/>
              <w:rPr>
                <w:ins w:id="9455" w:author="Xuning Wei12232" w:date="2026-10-18T09:56:00Z"/>
                <w:rFonts w:ascii="Times New Roman" w:hAnsi="Times New Roman" w:cs="Times New Roman"/>
                <w:sz w:val="18"/>
                <w:szCs w:val="18"/>
                <w:lang w:eastAsia="zh-CN"/>
              </w:rPr>
            </w:pPr>
            <w:ins w:id="9456" w:author="Xuning Wei12232" w:date="2026-10-18T09:56:00Z">
              <w:del w:id="9457" w:author="Yu Zhang - Network" w:date="2026-08-06T04:42:00Z">
                <w:r>
                  <w:rPr>
                    <w:rFonts w:ascii="Times New Roman" w:hAnsi="Times New Roman" w:cs="Times New Roman"/>
                    <w:sz w:val="18"/>
                    <w:szCs w:val="18"/>
                    <w:lang w:eastAsia="zh-CN"/>
                  </w:rPr>
                  <w:delText>AM-YL004846-012-VR-01.01</w:delText>
                </w:r>
              </w:del>
            </w:ins>
          </w:p>
        </w:tc>
        <w:tc>
          <w:tcPr>
            <w:tcW w:w="1138" w:type="dxa"/>
            <w:vAlign w:val="center"/>
          </w:tcPr>
          <w:p w14:paraId="3FA6FECD" w14:textId="77777777" w:rsidR="007617DE" w:rsidRDefault="00AE300B">
            <w:pPr>
              <w:autoSpaceDE w:val="0"/>
              <w:autoSpaceDN w:val="0"/>
              <w:adjustRightInd w:val="0"/>
              <w:spacing w:before="120" w:after="120"/>
              <w:jc w:val="center"/>
              <w:rPr>
                <w:ins w:id="9458" w:author="Xuning Wei12232" w:date="2026-10-18T09:56:00Z"/>
                <w:rFonts w:ascii="Times New Roman" w:hAnsi="Times New Roman" w:cs="Times New Roman"/>
                <w:sz w:val="18"/>
                <w:szCs w:val="18"/>
                <w:lang w:eastAsia="zh-CN"/>
              </w:rPr>
            </w:pPr>
            <w:ins w:id="9459" w:author="Xuning Wei12232" w:date="2026-10-18T09:56:00Z">
              <w:del w:id="9460" w:author="Yu Zhang - Network" w:date="2026-08-06T04:42:00Z">
                <w:r>
                  <w:rPr>
                    <w:rFonts w:ascii="Times New Roman" w:hAnsi="Times New Roman" w:cs="Times New Roman"/>
                    <w:sz w:val="18"/>
                    <w:szCs w:val="18"/>
                    <w:lang w:eastAsia="zh-CN"/>
                  </w:rPr>
                  <w:delText>02/04/2026</w:delText>
                </w:r>
              </w:del>
            </w:ins>
          </w:p>
        </w:tc>
        <w:tc>
          <w:tcPr>
            <w:tcW w:w="1221" w:type="dxa"/>
            <w:vAlign w:val="center"/>
          </w:tcPr>
          <w:p w14:paraId="0489D7F1" w14:textId="77777777" w:rsidR="007617DE" w:rsidRDefault="00AE300B">
            <w:pPr>
              <w:spacing w:before="120" w:after="120"/>
              <w:jc w:val="center"/>
              <w:rPr>
                <w:ins w:id="9461" w:author="Xuning Wei12232" w:date="2026-10-18T09:56:00Z"/>
                <w:rFonts w:ascii="Times New Roman" w:hAnsi="Times New Roman" w:cs="Times New Roman"/>
                <w:sz w:val="18"/>
                <w:szCs w:val="18"/>
                <w:lang w:eastAsia="zh-CN"/>
              </w:rPr>
            </w:pPr>
            <w:ins w:id="9462" w:author="Xuning Wei12232" w:date="2026-10-18T09:56:00Z">
              <w:del w:id="9463" w:author="Yu Zhang - Network" w:date="2026-08-06T04:42:00Z">
                <w:r>
                  <w:rPr>
                    <w:rFonts w:ascii="Times New Roman" w:hAnsi="Times New Roman" w:cs="Times New Roman"/>
                    <w:sz w:val="18"/>
                    <w:szCs w:val="18"/>
                    <w:lang w:eastAsia="zh-CN"/>
                  </w:rPr>
                  <w:delText>TJ4 QC</w:delText>
                </w:r>
              </w:del>
            </w:ins>
          </w:p>
        </w:tc>
      </w:tr>
      <w:tr w:rsidR="007617DE" w14:paraId="1D0A54CF" w14:textId="77777777">
        <w:trPr>
          <w:trHeight w:val="1701"/>
          <w:ins w:id="9464" w:author="Xuning Wei12232" w:date="2026-10-18T09:56:00Z"/>
          <w:del w:id="9465" w:author="Yu Zhang - Network" w:date="2026-08-06T04:42:00Z"/>
        </w:trPr>
        <w:tc>
          <w:tcPr>
            <w:tcW w:w="956" w:type="dxa"/>
            <w:vAlign w:val="center"/>
          </w:tcPr>
          <w:p w14:paraId="7712623B" w14:textId="77777777" w:rsidR="007617DE" w:rsidRDefault="00AE300B">
            <w:pPr>
              <w:spacing w:before="120" w:after="120"/>
              <w:jc w:val="center"/>
              <w:rPr>
                <w:ins w:id="9466" w:author="Xuning Wei12232" w:date="2026-10-18T09:56:00Z"/>
                <w:rFonts w:ascii="Times New Roman" w:hAnsi="Times New Roman" w:cs="Times New Roman"/>
                <w:sz w:val="18"/>
                <w:szCs w:val="18"/>
                <w:lang w:eastAsia="zh-CN"/>
              </w:rPr>
            </w:pPr>
            <w:ins w:id="9467" w:author="Xuning Wei12232" w:date="2026-10-18T09:56:00Z">
              <w:del w:id="9468" w:author="Yu Zhang - Network" w:date="2026-08-06T04:42:00Z">
                <w:r>
                  <w:rPr>
                    <w:rFonts w:ascii="Times New Roman" w:eastAsia="仿宋_GB2312" w:hAnsi="Times New Roman" w:cs="Times New Roman"/>
                    <w:sz w:val="18"/>
                    <w:szCs w:val="18"/>
                  </w:rPr>
                  <w:delText>AM-YL004846-05</w:delText>
                </w:r>
              </w:del>
            </w:ins>
          </w:p>
        </w:tc>
        <w:tc>
          <w:tcPr>
            <w:tcW w:w="1733" w:type="dxa"/>
            <w:vAlign w:val="center"/>
          </w:tcPr>
          <w:p w14:paraId="174F6427" w14:textId="77777777" w:rsidR="007617DE" w:rsidRDefault="00AE300B">
            <w:pPr>
              <w:spacing w:before="120" w:after="120"/>
              <w:jc w:val="center"/>
              <w:rPr>
                <w:ins w:id="9469" w:author="Xuning Wei12232" w:date="2026-10-18T09:56:00Z"/>
                <w:rFonts w:ascii="Times New Roman" w:hAnsi="Times New Roman" w:cs="Times New Roman"/>
                <w:sz w:val="18"/>
                <w:szCs w:val="18"/>
                <w:lang w:eastAsia="zh-CN"/>
              </w:rPr>
            </w:pPr>
            <w:ins w:id="9470" w:author="Xuning Wei12232" w:date="2026-10-18T09:56:00Z">
              <w:del w:id="9471" w:author="Yu Zhang - Network" w:date="2026-08-06T04:42:00Z">
                <w:r>
                  <w:rPr>
                    <w:rFonts w:ascii="Times New Roman" w:eastAsia="仿宋_GB2312" w:hAnsi="Times New Roman" w:cs="Times New Roman"/>
                    <w:sz w:val="18"/>
                    <w:szCs w:val="18"/>
                  </w:rPr>
                  <w:delText>HPLC method for the determination of identification, purity and assay for Fmoc-Gly-OH(YL004846)</w:delText>
                </w:r>
              </w:del>
            </w:ins>
          </w:p>
        </w:tc>
        <w:tc>
          <w:tcPr>
            <w:tcW w:w="1275" w:type="dxa"/>
            <w:vAlign w:val="center"/>
          </w:tcPr>
          <w:p w14:paraId="5BC1E33D" w14:textId="77777777" w:rsidR="007617DE" w:rsidRDefault="00AE300B">
            <w:pPr>
              <w:spacing w:before="120" w:after="120"/>
              <w:jc w:val="center"/>
              <w:rPr>
                <w:ins w:id="9472" w:author="Xuning Wei12232" w:date="2026-10-18T09:56:00Z"/>
                <w:del w:id="9473" w:author="Yu Zhang - Network" w:date="2026-08-06T04:42:00Z"/>
                <w:rFonts w:ascii="Times New Roman" w:hAnsi="Times New Roman" w:cs="Times New Roman"/>
                <w:sz w:val="18"/>
                <w:szCs w:val="18"/>
                <w:lang w:eastAsia="zh-CN"/>
              </w:rPr>
            </w:pPr>
            <w:ins w:id="9474" w:author="Xuning Wei12232" w:date="2026-10-18T09:56:00Z">
              <w:del w:id="9475" w:author="Yu Zhang - Network" w:date="2026-08-06T04:42:00Z">
                <w:r>
                  <w:rPr>
                    <w:rFonts w:ascii="Times New Roman" w:hAnsi="Times New Roman" w:cs="Times New Roman"/>
                    <w:sz w:val="18"/>
                    <w:szCs w:val="18"/>
                    <w:lang w:eastAsia="zh-CN"/>
                  </w:rPr>
                  <w:delText>AM-YL004846-05-VP-01.02</w:delText>
                </w:r>
              </w:del>
            </w:ins>
          </w:p>
          <w:p w14:paraId="38378868" w14:textId="77777777" w:rsidR="007617DE" w:rsidRDefault="00AE300B">
            <w:pPr>
              <w:spacing w:before="120" w:after="120"/>
              <w:jc w:val="center"/>
              <w:rPr>
                <w:ins w:id="9476" w:author="Xuning Wei12232" w:date="2026-10-18T09:56:00Z"/>
                <w:rFonts w:ascii="Times New Roman" w:hAnsi="Times New Roman" w:cs="Times New Roman"/>
                <w:sz w:val="18"/>
                <w:szCs w:val="18"/>
                <w:lang w:eastAsia="zh-CN"/>
              </w:rPr>
            </w:pPr>
            <w:ins w:id="9477" w:author="Xuning Wei12232" w:date="2026-10-18T09:56:00Z">
              <w:del w:id="9478" w:author="Yu Zhang - Network" w:date="2026-08-06T04:42:00Z">
                <w:r>
                  <w:rPr>
                    <w:rFonts w:ascii="Times New Roman" w:hAnsi="Times New Roman" w:cs="Times New Roman"/>
                    <w:sz w:val="18"/>
                    <w:szCs w:val="18"/>
                    <w:lang w:eastAsia="zh-CN"/>
                  </w:rPr>
                  <w:delText>AM-YL004846-05-TP-01.01</w:delText>
                </w:r>
              </w:del>
            </w:ins>
          </w:p>
        </w:tc>
        <w:tc>
          <w:tcPr>
            <w:tcW w:w="1212" w:type="dxa"/>
            <w:vAlign w:val="center"/>
          </w:tcPr>
          <w:p w14:paraId="4578D12D" w14:textId="77777777" w:rsidR="007617DE" w:rsidRDefault="00AE300B">
            <w:pPr>
              <w:tabs>
                <w:tab w:val="right" w:pos="8640"/>
              </w:tabs>
              <w:overflowPunct w:val="0"/>
              <w:autoSpaceDE w:val="0"/>
              <w:autoSpaceDN w:val="0"/>
              <w:adjustRightInd w:val="0"/>
              <w:spacing w:before="120" w:after="120"/>
              <w:jc w:val="center"/>
              <w:textAlignment w:val="baseline"/>
              <w:rPr>
                <w:ins w:id="9479" w:author="Xuning Wei12232" w:date="2026-10-18T09:56:00Z"/>
                <w:del w:id="9480" w:author="Yu Zhang - Network" w:date="2026-08-06T04:42:00Z"/>
                <w:rFonts w:ascii="Times New Roman" w:hAnsi="Times New Roman" w:cs="Times New Roman"/>
                <w:sz w:val="18"/>
                <w:szCs w:val="18"/>
                <w:lang w:eastAsia="zh-CN"/>
              </w:rPr>
            </w:pPr>
            <w:ins w:id="9481" w:author="Xuning Wei12232" w:date="2026-10-18T09:56:00Z">
              <w:del w:id="9482" w:author="Yu Zhang - Network" w:date="2026-08-06T04:42:00Z">
                <w:r>
                  <w:rPr>
                    <w:rFonts w:ascii="Times New Roman" w:hAnsi="Times New Roman" w:cs="Times New Roman"/>
                    <w:sz w:val="18"/>
                    <w:szCs w:val="18"/>
                    <w:lang w:eastAsia="zh-CN"/>
                  </w:rPr>
                  <w:delText>09/16/2021</w:delText>
                </w:r>
              </w:del>
            </w:ins>
          </w:p>
          <w:p w14:paraId="46FD8B8E" w14:textId="77777777" w:rsidR="007617DE" w:rsidRDefault="00AE300B">
            <w:pPr>
              <w:tabs>
                <w:tab w:val="right" w:pos="8640"/>
              </w:tabs>
              <w:overflowPunct w:val="0"/>
              <w:autoSpaceDE w:val="0"/>
              <w:autoSpaceDN w:val="0"/>
              <w:adjustRightInd w:val="0"/>
              <w:spacing w:before="120" w:after="120"/>
              <w:jc w:val="center"/>
              <w:textAlignment w:val="baseline"/>
              <w:rPr>
                <w:ins w:id="9483" w:author="Xuning Wei12232" w:date="2026-10-18T09:56:00Z"/>
                <w:rFonts w:ascii="Times New Roman" w:hAnsi="Times New Roman" w:cs="Times New Roman"/>
                <w:sz w:val="18"/>
                <w:szCs w:val="18"/>
                <w:lang w:eastAsia="zh-CN"/>
              </w:rPr>
            </w:pPr>
            <w:ins w:id="9484" w:author="Xuning Wei12232" w:date="2026-10-18T09:56:00Z">
              <w:del w:id="9485" w:author="Yu Zhang - Network" w:date="2026-08-06T04:42:00Z">
                <w:r>
                  <w:rPr>
                    <w:rFonts w:ascii="Times New Roman" w:hAnsi="Times New Roman" w:cs="Times New Roman"/>
                    <w:sz w:val="18"/>
                    <w:szCs w:val="18"/>
                    <w:lang w:eastAsia="zh-CN"/>
                  </w:rPr>
                  <w:delText>01/06/2026</w:delText>
                </w:r>
              </w:del>
            </w:ins>
          </w:p>
        </w:tc>
        <w:tc>
          <w:tcPr>
            <w:tcW w:w="1482" w:type="dxa"/>
            <w:vAlign w:val="center"/>
          </w:tcPr>
          <w:p w14:paraId="07DFA91F" w14:textId="77777777" w:rsidR="007617DE" w:rsidRDefault="00AE300B">
            <w:pPr>
              <w:spacing w:before="120" w:after="120"/>
              <w:jc w:val="center"/>
              <w:rPr>
                <w:ins w:id="9486" w:author="Xuning Wei12232" w:date="2026-10-18T09:56:00Z"/>
                <w:del w:id="9487" w:author="Yu Zhang - Network" w:date="2026-08-06T04:42:00Z"/>
                <w:rFonts w:ascii="Times New Roman" w:hAnsi="Times New Roman" w:cs="Times New Roman"/>
                <w:sz w:val="18"/>
                <w:szCs w:val="18"/>
                <w:lang w:eastAsia="zh-CN"/>
              </w:rPr>
            </w:pPr>
            <w:ins w:id="9488" w:author="Xuning Wei12232" w:date="2026-10-18T09:56:00Z">
              <w:del w:id="9489" w:author="Yu Zhang - Network" w:date="2026-08-06T04:42:00Z">
                <w:r>
                  <w:rPr>
                    <w:rFonts w:ascii="Times New Roman" w:hAnsi="Times New Roman" w:cs="Times New Roman"/>
                    <w:sz w:val="18"/>
                    <w:szCs w:val="18"/>
                    <w:lang w:eastAsia="zh-CN"/>
                  </w:rPr>
                  <w:delText>AM-YL004846-05-VR-01.01</w:delText>
                </w:r>
              </w:del>
            </w:ins>
          </w:p>
          <w:p w14:paraId="2A67B845" w14:textId="77777777" w:rsidR="007617DE" w:rsidRDefault="00AE300B">
            <w:pPr>
              <w:spacing w:before="120" w:after="120"/>
              <w:jc w:val="center"/>
              <w:rPr>
                <w:ins w:id="9490" w:author="Xuning Wei12232" w:date="2026-10-18T09:56:00Z"/>
                <w:rFonts w:ascii="Times New Roman" w:hAnsi="Times New Roman" w:cs="Times New Roman"/>
                <w:sz w:val="18"/>
                <w:szCs w:val="18"/>
                <w:lang w:eastAsia="zh-CN"/>
              </w:rPr>
            </w:pPr>
            <w:ins w:id="9491" w:author="Xuning Wei12232" w:date="2026-10-18T09:56:00Z">
              <w:del w:id="9492" w:author="Yu Zhang - Network" w:date="2026-08-06T04:42:00Z">
                <w:r>
                  <w:rPr>
                    <w:rFonts w:ascii="Times New Roman" w:hAnsi="Times New Roman" w:cs="Times New Roman"/>
                    <w:sz w:val="18"/>
                    <w:szCs w:val="18"/>
                    <w:lang w:eastAsia="zh-CN"/>
                  </w:rPr>
                  <w:delText>AM-YL004846-05-TR-01.01</w:delText>
                </w:r>
              </w:del>
            </w:ins>
          </w:p>
        </w:tc>
        <w:tc>
          <w:tcPr>
            <w:tcW w:w="1138" w:type="dxa"/>
            <w:vAlign w:val="center"/>
          </w:tcPr>
          <w:p w14:paraId="6814F6C5" w14:textId="77777777" w:rsidR="007617DE" w:rsidRDefault="00AE300B">
            <w:pPr>
              <w:autoSpaceDE w:val="0"/>
              <w:autoSpaceDN w:val="0"/>
              <w:adjustRightInd w:val="0"/>
              <w:spacing w:before="120" w:after="120"/>
              <w:jc w:val="center"/>
              <w:rPr>
                <w:ins w:id="9493" w:author="Xuning Wei12232" w:date="2026-10-18T09:56:00Z"/>
                <w:del w:id="9494" w:author="Yu Zhang - Network" w:date="2026-08-06T04:42:00Z"/>
                <w:rFonts w:ascii="Times New Roman" w:hAnsi="Times New Roman" w:cs="Times New Roman"/>
                <w:sz w:val="18"/>
                <w:szCs w:val="18"/>
                <w:lang w:eastAsia="zh-CN"/>
              </w:rPr>
            </w:pPr>
            <w:ins w:id="9495" w:author="Xuning Wei12232" w:date="2026-10-18T09:56:00Z">
              <w:del w:id="9496" w:author="Yu Zhang - Network" w:date="2026-08-06T04:42:00Z">
                <w:r>
                  <w:rPr>
                    <w:rFonts w:ascii="Times New Roman" w:hAnsi="Times New Roman" w:cs="Times New Roman"/>
                    <w:sz w:val="18"/>
                    <w:szCs w:val="18"/>
                    <w:lang w:eastAsia="zh-CN"/>
                  </w:rPr>
                  <w:delText>12/22/2021</w:delText>
                </w:r>
              </w:del>
            </w:ins>
          </w:p>
          <w:p w14:paraId="074BDD41" w14:textId="77777777" w:rsidR="007617DE" w:rsidRDefault="00AE300B">
            <w:pPr>
              <w:autoSpaceDE w:val="0"/>
              <w:autoSpaceDN w:val="0"/>
              <w:adjustRightInd w:val="0"/>
              <w:spacing w:before="120" w:after="120"/>
              <w:jc w:val="center"/>
              <w:rPr>
                <w:ins w:id="9497" w:author="Xuning Wei12232" w:date="2026-10-18T09:56:00Z"/>
                <w:rFonts w:ascii="Times New Roman" w:hAnsi="Times New Roman" w:cs="Times New Roman"/>
                <w:sz w:val="18"/>
                <w:szCs w:val="18"/>
                <w:lang w:eastAsia="zh-CN"/>
              </w:rPr>
            </w:pPr>
            <w:ins w:id="9498" w:author="Xuning Wei12232" w:date="2026-10-18T09:56:00Z">
              <w:del w:id="9499" w:author="Yu Zhang - Network" w:date="2026-08-06T04:42:00Z">
                <w:r>
                  <w:rPr>
                    <w:rFonts w:ascii="Times New Roman" w:hAnsi="Times New Roman" w:cs="Times New Roman"/>
                    <w:sz w:val="18"/>
                    <w:szCs w:val="18"/>
                    <w:lang w:eastAsia="zh-CN"/>
                  </w:rPr>
                  <w:delText>03/03/2026</w:delText>
                </w:r>
              </w:del>
            </w:ins>
          </w:p>
        </w:tc>
        <w:tc>
          <w:tcPr>
            <w:tcW w:w="1221" w:type="dxa"/>
            <w:vAlign w:val="center"/>
          </w:tcPr>
          <w:p w14:paraId="0473B97E" w14:textId="77777777" w:rsidR="007617DE" w:rsidRDefault="00AE300B">
            <w:pPr>
              <w:spacing w:before="120" w:after="120"/>
              <w:jc w:val="center"/>
              <w:rPr>
                <w:ins w:id="9500" w:author="Xuning Wei12232" w:date="2026-10-18T09:56:00Z"/>
                <w:del w:id="9501" w:author="Yu Zhang - Network" w:date="2026-08-06T04:42:00Z"/>
                <w:rFonts w:ascii="Times New Roman" w:hAnsi="Times New Roman" w:cs="Times New Roman"/>
                <w:sz w:val="18"/>
                <w:szCs w:val="18"/>
                <w:lang w:eastAsia="zh-CN"/>
              </w:rPr>
            </w:pPr>
            <w:ins w:id="9502" w:author="Xuning Wei12232" w:date="2026-10-18T09:56:00Z">
              <w:del w:id="9503" w:author="Yu Zhang - Network" w:date="2026-08-06T04:42:00Z">
                <w:r>
                  <w:rPr>
                    <w:rFonts w:ascii="Times New Roman" w:hAnsi="Times New Roman" w:cs="Times New Roman"/>
                    <w:sz w:val="18"/>
                    <w:szCs w:val="18"/>
                    <w:lang w:eastAsia="zh-CN"/>
                  </w:rPr>
                  <w:delText>TJ2 QC</w:delText>
                </w:r>
              </w:del>
            </w:ins>
          </w:p>
          <w:p w14:paraId="669FD70F" w14:textId="77777777" w:rsidR="007617DE" w:rsidRDefault="00AE300B">
            <w:pPr>
              <w:spacing w:before="120" w:after="120"/>
              <w:jc w:val="center"/>
              <w:rPr>
                <w:ins w:id="9504" w:author="Xuning Wei12232" w:date="2026-10-18T09:56:00Z"/>
                <w:rFonts w:ascii="Times New Roman" w:hAnsi="Times New Roman" w:cs="Times New Roman"/>
                <w:sz w:val="18"/>
                <w:szCs w:val="18"/>
                <w:lang w:eastAsia="zh-CN"/>
              </w:rPr>
            </w:pPr>
            <w:ins w:id="9505" w:author="Xuning Wei12232" w:date="2026-10-18T09:56:00Z">
              <w:del w:id="9506" w:author="Yu Zhang - Network" w:date="2026-08-06T04:42:00Z">
                <w:r>
                  <w:rPr>
                    <w:rFonts w:ascii="Times New Roman" w:hAnsi="Times New Roman" w:cs="Times New Roman"/>
                    <w:sz w:val="18"/>
                    <w:szCs w:val="18"/>
                    <w:lang w:eastAsia="zh-CN"/>
                  </w:rPr>
                  <w:delText>TJ4 QC</w:delText>
                </w:r>
              </w:del>
            </w:ins>
          </w:p>
        </w:tc>
      </w:tr>
      <w:tr w:rsidR="007617DE" w14:paraId="1248CA30" w14:textId="77777777">
        <w:trPr>
          <w:trHeight w:val="397"/>
          <w:ins w:id="9507" w:author="Xuning Wei12232" w:date="2026-10-18T09:56:00Z"/>
          <w:del w:id="9508" w:author="Yu Zhang - Network" w:date="2026-08-06T04:42:00Z"/>
        </w:trPr>
        <w:tc>
          <w:tcPr>
            <w:tcW w:w="956" w:type="dxa"/>
            <w:vAlign w:val="center"/>
          </w:tcPr>
          <w:p w14:paraId="3064546E" w14:textId="77777777" w:rsidR="007617DE" w:rsidRDefault="00AE300B">
            <w:pPr>
              <w:spacing w:before="120" w:after="120"/>
              <w:jc w:val="center"/>
              <w:rPr>
                <w:ins w:id="9509" w:author="Xuning Wei12232" w:date="2026-10-18T09:56:00Z"/>
                <w:rFonts w:ascii="Times New Roman" w:hAnsi="Times New Roman" w:cs="Times New Roman"/>
                <w:sz w:val="18"/>
                <w:szCs w:val="18"/>
              </w:rPr>
            </w:pPr>
            <w:ins w:id="9510" w:author="Xuning Wei12232" w:date="2026-10-18T09:56:00Z">
              <w:del w:id="9511" w:author="Yu Zhang - Network" w:date="2026-08-06T04:42:00Z">
                <w:r>
                  <w:rPr>
                    <w:rFonts w:ascii="Times New Roman" w:eastAsia="仿宋_GB2312" w:hAnsi="Times New Roman" w:cs="Times New Roman"/>
                    <w:sz w:val="18"/>
                    <w:szCs w:val="18"/>
                  </w:rPr>
                  <w:delText>AM-YL004846-03</w:delText>
                </w:r>
              </w:del>
            </w:ins>
          </w:p>
        </w:tc>
        <w:tc>
          <w:tcPr>
            <w:tcW w:w="1733" w:type="dxa"/>
            <w:vAlign w:val="center"/>
          </w:tcPr>
          <w:p w14:paraId="1407C187" w14:textId="77777777" w:rsidR="007617DE" w:rsidRDefault="00AE300B">
            <w:pPr>
              <w:spacing w:before="120" w:after="120"/>
              <w:jc w:val="center"/>
              <w:rPr>
                <w:ins w:id="9512" w:author="Xuning Wei12232" w:date="2026-10-18T09:56:00Z"/>
                <w:rFonts w:ascii="Times New Roman" w:hAnsi="Times New Roman" w:cs="Times New Roman"/>
                <w:sz w:val="18"/>
                <w:szCs w:val="18"/>
              </w:rPr>
            </w:pPr>
            <w:ins w:id="9513" w:author="Xuning Wei12232" w:date="2026-10-18T09:56:00Z">
              <w:del w:id="9514" w:author="Yu Zhang - Network" w:date="2026-08-06T04:42:00Z">
                <w:r>
                  <w:rPr>
                    <w:rFonts w:ascii="Times New Roman" w:eastAsia="仿宋_GB2312" w:hAnsi="Times New Roman" w:cs="Times New Roman"/>
                    <w:sz w:val="18"/>
                    <w:szCs w:val="18"/>
                  </w:rPr>
                  <w:delText>Water Content Determination by Coulometric Karl Fisher titration of Fmoc-Gly-OH (YL004846)</w:delText>
                </w:r>
              </w:del>
            </w:ins>
          </w:p>
        </w:tc>
        <w:tc>
          <w:tcPr>
            <w:tcW w:w="1275" w:type="dxa"/>
            <w:vAlign w:val="center"/>
          </w:tcPr>
          <w:p w14:paraId="0898090D" w14:textId="77777777" w:rsidR="007617DE" w:rsidRDefault="00AE300B">
            <w:pPr>
              <w:spacing w:before="120" w:after="120"/>
              <w:jc w:val="center"/>
              <w:rPr>
                <w:ins w:id="9515" w:author="Xuning Wei12232" w:date="2026-10-18T09:56:00Z"/>
                <w:del w:id="9516" w:author="Yu Zhang - Network" w:date="2026-08-06T04:42:00Z"/>
                <w:rFonts w:ascii="Times New Roman" w:hAnsi="Times New Roman" w:cs="Times New Roman"/>
                <w:sz w:val="18"/>
                <w:szCs w:val="18"/>
                <w:lang w:eastAsia="zh-CN"/>
              </w:rPr>
            </w:pPr>
            <w:ins w:id="9517" w:author="Xuning Wei12232" w:date="2026-10-18T09:56:00Z">
              <w:del w:id="9518" w:author="Yu Zhang - Network" w:date="2026-08-06T04:42:00Z">
                <w:r>
                  <w:rPr>
                    <w:rFonts w:ascii="Times New Roman" w:hAnsi="Times New Roman" w:cs="Times New Roman"/>
                    <w:sz w:val="18"/>
                    <w:szCs w:val="18"/>
                    <w:lang w:eastAsia="zh-CN"/>
                  </w:rPr>
                  <w:delText>AM-YL004846-03-VP-01.01</w:delText>
                </w:r>
              </w:del>
            </w:ins>
          </w:p>
          <w:p w14:paraId="4B9FE341" w14:textId="77777777" w:rsidR="007617DE" w:rsidRDefault="00AE300B">
            <w:pPr>
              <w:spacing w:before="120" w:after="120"/>
              <w:jc w:val="center"/>
              <w:rPr>
                <w:ins w:id="9519" w:author="Xuning Wei12232" w:date="2026-10-18T09:56:00Z"/>
                <w:rFonts w:ascii="Times New Roman" w:hAnsi="Times New Roman" w:cs="Times New Roman"/>
                <w:sz w:val="18"/>
                <w:szCs w:val="18"/>
                <w:lang w:eastAsia="zh-CN"/>
              </w:rPr>
            </w:pPr>
            <w:ins w:id="9520" w:author="Xuning Wei12232" w:date="2026-10-18T09:56:00Z">
              <w:del w:id="9521" w:author="Yu Zhang - Network" w:date="2026-08-06T04:42:00Z">
                <w:r>
                  <w:rPr>
                    <w:rFonts w:ascii="Times New Roman" w:hAnsi="Times New Roman" w:cs="Times New Roman"/>
                    <w:sz w:val="18"/>
                    <w:szCs w:val="18"/>
                    <w:lang w:eastAsia="zh-CN"/>
                  </w:rPr>
                  <w:delText>AM-YL004846-03-TP-01.01</w:delText>
                </w:r>
              </w:del>
            </w:ins>
          </w:p>
        </w:tc>
        <w:tc>
          <w:tcPr>
            <w:tcW w:w="1212" w:type="dxa"/>
            <w:vAlign w:val="center"/>
          </w:tcPr>
          <w:p w14:paraId="4FDE22E8" w14:textId="77777777" w:rsidR="007617DE" w:rsidRDefault="00AE300B">
            <w:pPr>
              <w:tabs>
                <w:tab w:val="right" w:pos="8640"/>
              </w:tabs>
              <w:overflowPunct w:val="0"/>
              <w:autoSpaceDE w:val="0"/>
              <w:autoSpaceDN w:val="0"/>
              <w:adjustRightInd w:val="0"/>
              <w:spacing w:before="120" w:after="120"/>
              <w:jc w:val="center"/>
              <w:textAlignment w:val="baseline"/>
              <w:rPr>
                <w:ins w:id="9522" w:author="Xuning Wei12232" w:date="2026-10-18T09:56:00Z"/>
                <w:del w:id="9523" w:author="Yu Zhang - Network" w:date="2026-08-06T04:42:00Z"/>
                <w:rFonts w:ascii="Times New Roman" w:hAnsi="Times New Roman" w:cs="Times New Roman"/>
                <w:sz w:val="18"/>
                <w:szCs w:val="18"/>
                <w:lang w:eastAsia="zh-CN"/>
              </w:rPr>
            </w:pPr>
            <w:ins w:id="9524" w:author="Xuning Wei12232" w:date="2026-10-18T09:56:00Z">
              <w:del w:id="9525" w:author="Yu Zhang - Network" w:date="2026-08-06T04:42:00Z">
                <w:r>
                  <w:rPr>
                    <w:rFonts w:ascii="Times New Roman" w:hAnsi="Times New Roman" w:cs="Times New Roman"/>
                    <w:sz w:val="18"/>
                    <w:szCs w:val="18"/>
                    <w:lang w:eastAsia="zh-CN"/>
                  </w:rPr>
                  <w:delText>06/11/2021</w:delText>
                </w:r>
              </w:del>
            </w:ins>
          </w:p>
          <w:p w14:paraId="17EE0682" w14:textId="77777777" w:rsidR="007617DE" w:rsidRDefault="00AE300B">
            <w:pPr>
              <w:tabs>
                <w:tab w:val="right" w:pos="8640"/>
              </w:tabs>
              <w:overflowPunct w:val="0"/>
              <w:autoSpaceDE w:val="0"/>
              <w:autoSpaceDN w:val="0"/>
              <w:adjustRightInd w:val="0"/>
              <w:spacing w:before="120" w:after="120"/>
              <w:jc w:val="center"/>
              <w:textAlignment w:val="baseline"/>
              <w:rPr>
                <w:ins w:id="9526" w:author="Xuning Wei12232" w:date="2026-10-18T09:56:00Z"/>
                <w:rFonts w:ascii="Times New Roman" w:hAnsi="Times New Roman" w:cs="Times New Roman"/>
                <w:sz w:val="18"/>
                <w:szCs w:val="18"/>
                <w:lang w:eastAsia="zh-CN"/>
              </w:rPr>
            </w:pPr>
            <w:ins w:id="9527" w:author="Xuning Wei12232" w:date="2026-10-18T09:56:00Z">
              <w:del w:id="9528" w:author="Yu Zhang - Network" w:date="2026-08-06T04:42:00Z">
                <w:r>
                  <w:rPr>
                    <w:rFonts w:ascii="Times New Roman" w:hAnsi="Times New Roman" w:cs="Times New Roman"/>
                    <w:sz w:val="18"/>
                    <w:szCs w:val="18"/>
                    <w:lang w:eastAsia="zh-CN"/>
                  </w:rPr>
                  <w:delText>01/06/2026</w:delText>
                </w:r>
              </w:del>
            </w:ins>
          </w:p>
        </w:tc>
        <w:tc>
          <w:tcPr>
            <w:tcW w:w="1482" w:type="dxa"/>
            <w:vAlign w:val="center"/>
          </w:tcPr>
          <w:p w14:paraId="217C761B" w14:textId="77777777" w:rsidR="007617DE" w:rsidRDefault="00AE300B">
            <w:pPr>
              <w:tabs>
                <w:tab w:val="right" w:pos="8640"/>
              </w:tabs>
              <w:overflowPunct w:val="0"/>
              <w:autoSpaceDE w:val="0"/>
              <w:autoSpaceDN w:val="0"/>
              <w:adjustRightInd w:val="0"/>
              <w:spacing w:before="120" w:after="120"/>
              <w:jc w:val="center"/>
              <w:textAlignment w:val="baseline"/>
              <w:rPr>
                <w:ins w:id="9529" w:author="Xuning Wei12232" w:date="2026-10-18T09:56:00Z"/>
                <w:del w:id="9530" w:author="Yu Zhang - Network" w:date="2026-08-06T04:42:00Z"/>
                <w:rFonts w:ascii="Times New Roman" w:hAnsi="Times New Roman" w:cs="Times New Roman"/>
                <w:sz w:val="18"/>
                <w:szCs w:val="18"/>
                <w:lang w:eastAsia="zh-CN"/>
              </w:rPr>
            </w:pPr>
            <w:ins w:id="9531" w:author="Xuning Wei12232" w:date="2026-10-18T09:56:00Z">
              <w:del w:id="9532" w:author="Yu Zhang - Network" w:date="2026-08-06T04:42:00Z">
                <w:r>
                  <w:rPr>
                    <w:rFonts w:ascii="Times New Roman" w:hAnsi="Times New Roman" w:cs="Times New Roman"/>
                    <w:sz w:val="18"/>
                    <w:szCs w:val="18"/>
                    <w:lang w:eastAsia="zh-CN"/>
                  </w:rPr>
                  <w:delText>AM-YL004846-03-VR-01.01</w:delText>
                </w:r>
              </w:del>
            </w:ins>
          </w:p>
          <w:p w14:paraId="3ECBAB39" w14:textId="77777777" w:rsidR="007617DE" w:rsidRDefault="00AE300B">
            <w:pPr>
              <w:tabs>
                <w:tab w:val="right" w:pos="8640"/>
              </w:tabs>
              <w:overflowPunct w:val="0"/>
              <w:autoSpaceDE w:val="0"/>
              <w:autoSpaceDN w:val="0"/>
              <w:adjustRightInd w:val="0"/>
              <w:spacing w:before="120" w:after="120"/>
              <w:jc w:val="center"/>
              <w:textAlignment w:val="baseline"/>
              <w:rPr>
                <w:ins w:id="9533" w:author="Xuning Wei12232" w:date="2026-10-18T09:56:00Z"/>
                <w:rFonts w:ascii="Times New Roman" w:hAnsi="Times New Roman" w:cs="Times New Roman"/>
                <w:sz w:val="18"/>
                <w:szCs w:val="18"/>
                <w:lang w:eastAsia="zh-CN"/>
              </w:rPr>
            </w:pPr>
            <w:ins w:id="9534" w:author="Xuning Wei12232" w:date="2026-10-18T09:56:00Z">
              <w:del w:id="9535" w:author="Yu Zhang - Network" w:date="2026-08-06T04:42:00Z">
                <w:r>
                  <w:rPr>
                    <w:rFonts w:ascii="Times New Roman" w:hAnsi="Times New Roman" w:cs="Times New Roman"/>
                    <w:sz w:val="18"/>
                    <w:szCs w:val="18"/>
                    <w:lang w:eastAsia="zh-CN"/>
                  </w:rPr>
                  <w:delText>AM-YL004846-03-TR-01.01</w:delText>
                </w:r>
              </w:del>
            </w:ins>
          </w:p>
        </w:tc>
        <w:tc>
          <w:tcPr>
            <w:tcW w:w="1138" w:type="dxa"/>
            <w:vAlign w:val="center"/>
          </w:tcPr>
          <w:p w14:paraId="26747323" w14:textId="77777777" w:rsidR="007617DE" w:rsidRDefault="00AE300B">
            <w:pPr>
              <w:autoSpaceDE w:val="0"/>
              <w:autoSpaceDN w:val="0"/>
              <w:adjustRightInd w:val="0"/>
              <w:spacing w:before="120" w:after="120"/>
              <w:jc w:val="center"/>
              <w:rPr>
                <w:ins w:id="9536" w:author="Xuning Wei12232" w:date="2026-10-18T09:56:00Z"/>
                <w:del w:id="9537" w:author="Yu Zhang - Network" w:date="2026-08-06T04:42:00Z"/>
                <w:rFonts w:ascii="Times New Roman" w:hAnsi="Times New Roman" w:cs="Times New Roman"/>
                <w:sz w:val="18"/>
                <w:szCs w:val="18"/>
                <w:lang w:eastAsia="zh-CN"/>
              </w:rPr>
            </w:pPr>
            <w:ins w:id="9538" w:author="Xuning Wei12232" w:date="2026-10-18T09:56:00Z">
              <w:del w:id="9539" w:author="Yu Zhang - Network" w:date="2026-08-06T04:42:00Z">
                <w:r>
                  <w:rPr>
                    <w:rFonts w:ascii="Times New Roman" w:hAnsi="Times New Roman" w:cs="Times New Roman"/>
                    <w:sz w:val="18"/>
                    <w:szCs w:val="18"/>
                    <w:lang w:eastAsia="zh-CN"/>
                  </w:rPr>
                  <w:delText>06/25/2021</w:delText>
                </w:r>
              </w:del>
            </w:ins>
          </w:p>
          <w:p w14:paraId="5C71DFDA" w14:textId="77777777" w:rsidR="007617DE" w:rsidRDefault="00AE300B">
            <w:pPr>
              <w:autoSpaceDE w:val="0"/>
              <w:autoSpaceDN w:val="0"/>
              <w:adjustRightInd w:val="0"/>
              <w:spacing w:before="120" w:after="120"/>
              <w:jc w:val="center"/>
              <w:rPr>
                <w:ins w:id="9540" w:author="Xuning Wei12232" w:date="2026-10-18T09:56:00Z"/>
                <w:rFonts w:ascii="Times New Roman" w:hAnsi="Times New Roman" w:cs="Times New Roman"/>
                <w:sz w:val="18"/>
                <w:szCs w:val="18"/>
                <w:lang w:eastAsia="zh-CN"/>
              </w:rPr>
            </w:pPr>
            <w:ins w:id="9541" w:author="Xuning Wei12232" w:date="2026-10-18T09:56:00Z">
              <w:del w:id="9542" w:author="Yu Zhang - Network" w:date="2026-08-06T04:42:00Z">
                <w:r>
                  <w:rPr>
                    <w:rFonts w:ascii="Times New Roman" w:hAnsi="Times New Roman" w:cs="Times New Roman"/>
                    <w:sz w:val="18"/>
                    <w:szCs w:val="18"/>
                    <w:lang w:eastAsia="zh-CN"/>
                  </w:rPr>
                  <w:delText>03/11/2026</w:delText>
                </w:r>
              </w:del>
            </w:ins>
          </w:p>
        </w:tc>
        <w:tc>
          <w:tcPr>
            <w:tcW w:w="1221" w:type="dxa"/>
            <w:vAlign w:val="center"/>
          </w:tcPr>
          <w:p w14:paraId="17A59BBE" w14:textId="77777777" w:rsidR="007617DE" w:rsidRDefault="00AE300B">
            <w:pPr>
              <w:spacing w:before="120" w:after="120"/>
              <w:jc w:val="center"/>
              <w:rPr>
                <w:ins w:id="9543" w:author="Xuning Wei12232" w:date="2026-10-18T09:56:00Z"/>
                <w:del w:id="9544" w:author="Yu Zhang - Network" w:date="2026-08-06T04:42:00Z"/>
                <w:rFonts w:ascii="Times New Roman" w:hAnsi="Times New Roman" w:cs="Times New Roman"/>
                <w:sz w:val="18"/>
                <w:szCs w:val="18"/>
                <w:lang w:eastAsia="zh-CN"/>
              </w:rPr>
            </w:pPr>
            <w:ins w:id="9545" w:author="Xuning Wei12232" w:date="2026-10-18T09:56:00Z">
              <w:del w:id="9546" w:author="Yu Zhang - Network" w:date="2026-08-06T04:42:00Z">
                <w:r>
                  <w:rPr>
                    <w:rFonts w:ascii="Times New Roman" w:hAnsi="Times New Roman" w:cs="Times New Roman"/>
                    <w:sz w:val="18"/>
                    <w:szCs w:val="18"/>
                    <w:lang w:eastAsia="zh-CN"/>
                  </w:rPr>
                  <w:delText>TJ2 QC</w:delText>
                </w:r>
              </w:del>
            </w:ins>
          </w:p>
          <w:p w14:paraId="475490EE" w14:textId="77777777" w:rsidR="007617DE" w:rsidRDefault="00AE300B">
            <w:pPr>
              <w:spacing w:before="120" w:after="120"/>
              <w:jc w:val="center"/>
              <w:rPr>
                <w:ins w:id="9547" w:author="Xuning Wei12232" w:date="2026-10-18T09:56:00Z"/>
                <w:rFonts w:ascii="Times New Roman" w:hAnsi="Times New Roman" w:cs="Times New Roman"/>
                <w:sz w:val="18"/>
                <w:szCs w:val="18"/>
                <w:lang w:eastAsia="zh-CN"/>
              </w:rPr>
            </w:pPr>
            <w:ins w:id="9548" w:author="Xuning Wei12232" w:date="2026-10-18T09:56:00Z">
              <w:del w:id="9549" w:author="Yu Zhang - Network" w:date="2026-08-06T04:42:00Z">
                <w:r>
                  <w:rPr>
                    <w:rFonts w:ascii="Times New Roman" w:hAnsi="Times New Roman" w:cs="Times New Roman"/>
                    <w:sz w:val="18"/>
                    <w:szCs w:val="18"/>
                    <w:lang w:eastAsia="zh-CN"/>
                  </w:rPr>
                  <w:delText>TJ4 QC</w:delText>
                </w:r>
              </w:del>
            </w:ins>
          </w:p>
        </w:tc>
      </w:tr>
      <w:tr w:rsidR="007617DE" w14:paraId="29C6D1E3" w14:textId="77777777">
        <w:trPr>
          <w:trHeight w:val="1616"/>
          <w:ins w:id="9550" w:author="Xuning Wei12232" w:date="2026-10-18T09:56:00Z"/>
          <w:del w:id="9551" w:author="Yu Zhang - Network" w:date="2026-08-06T04:42:00Z"/>
        </w:trPr>
        <w:tc>
          <w:tcPr>
            <w:tcW w:w="956" w:type="dxa"/>
            <w:vAlign w:val="center"/>
          </w:tcPr>
          <w:p w14:paraId="0D81511B" w14:textId="77777777" w:rsidR="007617DE" w:rsidRDefault="00AE300B">
            <w:pPr>
              <w:spacing w:before="120" w:after="120"/>
              <w:jc w:val="center"/>
              <w:rPr>
                <w:ins w:id="9552" w:author="Xuning Wei12232" w:date="2026-10-18T09:56:00Z"/>
                <w:rFonts w:ascii="Times New Roman" w:hAnsi="Times New Roman" w:cs="Times New Roman"/>
                <w:sz w:val="18"/>
                <w:szCs w:val="18"/>
              </w:rPr>
            </w:pPr>
            <w:ins w:id="9553" w:author="Xuning Wei12232" w:date="2026-10-18T09:56:00Z">
              <w:del w:id="9554" w:author="Yu Zhang - Network" w:date="2026-08-06T04:42:00Z">
                <w:r>
                  <w:rPr>
                    <w:rFonts w:ascii="Times New Roman" w:eastAsia="仿宋_GB2312" w:hAnsi="Times New Roman" w:cs="Times New Roman"/>
                    <w:sz w:val="18"/>
                    <w:szCs w:val="18"/>
                  </w:rPr>
                  <w:delText>AM-YL004843-003</w:delText>
                </w:r>
              </w:del>
            </w:ins>
          </w:p>
        </w:tc>
        <w:tc>
          <w:tcPr>
            <w:tcW w:w="1733" w:type="dxa"/>
            <w:vAlign w:val="center"/>
          </w:tcPr>
          <w:p w14:paraId="35113F18" w14:textId="77777777" w:rsidR="007617DE" w:rsidRDefault="00AE300B">
            <w:pPr>
              <w:spacing w:before="120" w:after="120"/>
              <w:jc w:val="center"/>
              <w:rPr>
                <w:ins w:id="9555" w:author="Xuning Wei12232" w:date="2026-10-18T09:56:00Z"/>
                <w:rFonts w:ascii="Times New Roman" w:hAnsi="Times New Roman" w:cs="Times New Roman"/>
                <w:sz w:val="18"/>
                <w:szCs w:val="18"/>
              </w:rPr>
            </w:pPr>
            <w:ins w:id="9556" w:author="Xuning Wei12232" w:date="2026-10-18T09:56:00Z">
              <w:del w:id="9557" w:author="Yu Zhang - Network" w:date="2026-08-06T04:42:00Z">
                <w:r>
                  <w:rPr>
                    <w:rFonts w:ascii="Times New Roman" w:eastAsia="仿宋_GB2312" w:hAnsi="Times New Roman" w:cs="Times New Roman"/>
                    <w:sz w:val="18"/>
                    <w:szCs w:val="18"/>
                  </w:rPr>
                  <w:delText>HPLC method for the identification, purity/impurities and assay determination of Fmoc-L-Asn(Trt)-OH (YL004843)</w:delText>
                </w:r>
              </w:del>
            </w:ins>
          </w:p>
        </w:tc>
        <w:tc>
          <w:tcPr>
            <w:tcW w:w="1275" w:type="dxa"/>
            <w:vAlign w:val="center"/>
          </w:tcPr>
          <w:p w14:paraId="71AE3DBA" w14:textId="77777777" w:rsidR="007617DE" w:rsidRDefault="00AE300B">
            <w:pPr>
              <w:spacing w:before="120" w:after="120"/>
              <w:jc w:val="center"/>
              <w:rPr>
                <w:ins w:id="9558" w:author="Xuning Wei12232" w:date="2026-10-18T09:56:00Z"/>
                <w:rFonts w:ascii="Times New Roman" w:hAnsi="Times New Roman" w:cs="Times New Roman"/>
                <w:sz w:val="18"/>
                <w:szCs w:val="18"/>
                <w:lang w:eastAsia="zh-CN"/>
              </w:rPr>
            </w:pPr>
            <w:ins w:id="9559" w:author="Xuning Wei12232" w:date="2026-10-18T09:56:00Z">
              <w:del w:id="9560" w:author="Yu Zhang - Network" w:date="2026-08-06T04:42:00Z">
                <w:r>
                  <w:rPr>
                    <w:rFonts w:ascii="Times New Roman" w:hAnsi="Times New Roman" w:cs="Times New Roman"/>
                    <w:sz w:val="18"/>
                    <w:szCs w:val="18"/>
                    <w:lang w:eastAsia="zh-CN"/>
                  </w:rPr>
                  <w:delText>AM-YL004843-003-VP-01.03</w:delText>
                </w:r>
              </w:del>
            </w:ins>
          </w:p>
        </w:tc>
        <w:tc>
          <w:tcPr>
            <w:tcW w:w="1212" w:type="dxa"/>
            <w:vAlign w:val="center"/>
          </w:tcPr>
          <w:p w14:paraId="448309BF" w14:textId="77777777" w:rsidR="007617DE" w:rsidRDefault="00AE300B">
            <w:pPr>
              <w:tabs>
                <w:tab w:val="right" w:pos="8640"/>
              </w:tabs>
              <w:overflowPunct w:val="0"/>
              <w:autoSpaceDE w:val="0"/>
              <w:autoSpaceDN w:val="0"/>
              <w:adjustRightInd w:val="0"/>
              <w:spacing w:before="120" w:after="120"/>
              <w:jc w:val="center"/>
              <w:textAlignment w:val="baseline"/>
              <w:rPr>
                <w:ins w:id="9561" w:author="Xuning Wei12232" w:date="2026-10-18T09:56:00Z"/>
                <w:rFonts w:ascii="Times New Roman" w:hAnsi="Times New Roman" w:cs="Times New Roman"/>
                <w:sz w:val="18"/>
                <w:szCs w:val="18"/>
                <w:lang w:eastAsia="zh-CN"/>
              </w:rPr>
            </w:pPr>
            <w:ins w:id="9562" w:author="Xuning Wei12232" w:date="2026-10-18T09:56:00Z">
              <w:del w:id="9563" w:author="Yu Zhang - Network" w:date="2026-08-06T04:42:00Z">
                <w:r>
                  <w:rPr>
                    <w:rFonts w:ascii="Times New Roman" w:hAnsi="Times New Roman" w:cs="Times New Roman"/>
                    <w:sz w:val="18"/>
                    <w:szCs w:val="18"/>
                    <w:lang w:eastAsia="zh-CN"/>
                  </w:rPr>
                  <w:delText>03/04/2026</w:delText>
                </w:r>
              </w:del>
            </w:ins>
          </w:p>
        </w:tc>
        <w:tc>
          <w:tcPr>
            <w:tcW w:w="1482" w:type="dxa"/>
            <w:vAlign w:val="center"/>
          </w:tcPr>
          <w:p w14:paraId="7219C3EB" w14:textId="77777777" w:rsidR="007617DE" w:rsidRDefault="00AE300B">
            <w:pPr>
              <w:tabs>
                <w:tab w:val="right" w:pos="8640"/>
              </w:tabs>
              <w:overflowPunct w:val="0"/>
              <w:autoSpaceDE w:val="0"/>
              <w:autoSpaceDN w:val="0"/>
              <w:adjustRightInd w:val="0"/>
              <w:spacing w:before="120" w:after="120"/>
              <w:jc w:val="center"/>
              <w:textAlignment w:val="baseline"/>
              <w:rPr>
                <w:ins w:id="9564" w:author="Xuning Wei12232" w:date="2026-10-18T09:56:00Z"/>
                <w:rFonts w:ascii="Times New Roman" w:hAnsi="Times New Roman" w:cs="Times New Roman"/>
                <w:sz w:val="18"/>
                <w:szCs w:val="18"/>
                <w:lang w:eastAsia="zh-CN"/>
              </w:rPr>
            </w:pPr>
            <w:ins w:id="9565" w:author="Xuning Wei12232" w:date="2026-10-18T09:56:00Z">
              <w:del w:id="9566" w:author="Yu Zhang - Network" w:date="2026-08-06T04:42:00Z">
                <w:r>
                  <w:rPr>
                    <w:rFonts w:ascii="Times New Roman" w:hAnsi="Times New Roman" w:cs="Times New Roman"/>
                    <w:sz w:val="18"/>
                    <w:szCs w:val="18"/>
                    <w:lang w:eastAsia="zh-CN"/>
                  </w:rPr>
                  <w:delText>AM-YL004843-003-VR-01.01</w:delText>
                </w:r>
              </w:del>
            </w:ins>
          </w:p>
        </w:tc>
        <w:tc>
          <w:tcPr>
            <w:tcW w:w="1138" w:type="dxa"/>
            <w:vAlign w:val="center"/>
          </w:tcPr>
          <w:p w14:paraId="617DFEE9" w14:textId="77777777" w:rsidR="007617DE" w:rsidRDefault="00AE300B">
            <w:pPr>
              <w:autoSpaceDE w:val="0"/>
              <w:autoSpaceDN w:val="0"/>
              <w:adjustRightInd w:val="0"/>
              <w:spacing w:before="120" w:after="120"/>
              <w:jc w:val="center"/>
              <w:rPr>
                <w:ins w:id="9567" w:author="Xuning Wei12232" w:date="2026-10-18T09:56:00Z"/>
                <w:rFonts w:ascii="Times New Roman" w:hAnsi="Times New Roman" w:cs="Times New Roman"/>
                <w:sz w:val="18"/>
                <w:szCs w:val="18"/>
                <w:lang w:eastAsia="zh-CN"/>
              </w:rPr>
            </w:pPr>
            <w:ins w:id="9568" w:author="Xuning Wei12232" w:date="2026-10-18T09:56:00Z">
              <w:del w:id="9569" w:author="Yu Zhang - Network" w:date="2026-08-06T04:42:00Z">
                <w:r>
                  <w:rPr>
                    <w:rFonts w:ascii="Times New Roman" w:hAnsi="Times New Roman" w:cs="Times New Roman"/>
                    <w:sz w:val="18"/>
                    <w:szCs w:val="18"/>
                    <w:lang w:eastAsia="zh-CN"/>
                  </w:rPr>
                  <w:delText>03/21/2026</w:delText>
                </w:r>
              </w:del>
            </w:ins>
          </w:p>
        </w:tc>
        <w:tc>
          <w:tcPr>
            <w:tcW w:w="1221" w:type="dxa"/>
            <w:vAlign w:val="center"/>
          </w:tcPr>
          <w:p w14:paraId="39A92A41" w14:textId="77777777" w:rsidR="007617DE" w:rsidRDefault="00AE300B">
            <w:pPr>
              <w:spacing w:before="120" w:after="120"/>
              <w:jc w:val="center"/>
              <w:rPr>
                <w:ins w:id="9570" w:author="Xuning Wei12232" w:date="2026-10-18T09:56:00Z"/>
                <w:rFonts w:ascii="Times New Roman" w:hAnsi="Times New Roman" w:cs="Times New Roman"/>
                <w:sz w:val="18"/>
                <w:szCs w:val="18"/>
                <w:lang w:eastAsia="zh-CN"/>
              </w:rPr>
            </w:pPr>
            <w:ins w:id="9571" w:author="Xuning Wei12232" w:date="2026-10-18T09:56:00Z">
              <w:del w:id="9572" w:author="Yu Zhang - Network" w:date="2026-08-06T04:42:00Z">
                <w:r>
                  <w:rPr>
                    <w:rFonts w:ascii="Times New Roman" w:hAnsi="Times New Roman" w:cs="Times New Roman"/>
                    <w:sz w:val="18"/>
                    <w:szCs w:val="18"/>
                    <w:lang w:eastAsia="zh-CN"/>
                  </w:rPr>
                  <w:delText>TJ4 QC</w:delText>
                </w:r>
              </w:del>
            </w:ins>
          </w:p>
        </w:tc>
      </w:tr>
      <w:tr w:rsidR="007617DE" w14:paraId="0AE1942B" w14:textId="77777777">
        <w:trPr>
          <w:trHeight w:val="397"/>
          <w:ins w:id="9573" w:author="Xuning Wei12232" w:date="2026-10-18T09:56:00Z"/>
          <w:del w:id="9574" w:author="Yu Zhang - Network" w:date="2026-08-06T04:42:00Z"/>
        </w:trPr>
        <w:tc>
          <w:tcPr>
            <w:tcW w:w="956" w:type="dxa"/>
            <w:vAlign w:val="center"/>
          </w:tcPr>
          <w:p w14:paraId="4B6EB5E0" w14:textId="77777777" w:rsidR="007617DE" w:rsidRDefault="00AE300B">
            <w:pPr>
              <w:spacing w:before="120" w:after="120"/>
              <w:jc w:val="center"/>
              <w:rPr>
                <w:ins w:id="9575" w:author="Xuning Wei12232" w:date="2026-10-18T09:56:00Z"/>
                <w:rFonts w:ascii="Times New Roman" w:hAnsi="Times New Roman" w:cs="Times New Roman"/>
                <w:sz w:val="18"/>
                <w:szCs w:val="18"/>
              </w:rPr>
            </w:pPr>
            <w:ins w:id="9576" w:author="Xuning Wei12232" w:date="2026-10-18T09:56:00Z">
              <w:del w:id="9577" w:author="Yu Zhang - Network" w:date="2026-08-06T04:42:00Z">
                <w:r>
                  <w:rPr>
                    <w:rFonts w:ascii="Times New Roman" w:eastAsia="仿宋_GB2312" w:hAnsi="Times New Roman" w:cs="Times New Roman"/>
                    <w:sz w:val="18"/>
                    <w:szCs w:val="18"/>
                  </w:rPr>
                  <w:delText>AM-YL004843-004</w:delText>
                </w:r>
              </w:del>
            </w:ins>
          </w:p>
        </w:tc>
        <w:tc>
          <w:tcPr>
            <w:tcW w:w="1733" w:type="dxa"/>
            <w:vAlign w:val="center"/>
          </w:tcPr>
          <w:p w14:paraId="714425FE" w14:textId="77777777" w:rsidR="007617DE" w:rsidRDefault="00AE300B">
            <w:pPr>
              <w:spacing w:before="120" w:after="120"/>
              <w:jc w:val="center"/>
              <w:rPr>
                <w:ins w:id="9578" w:author="Xuning Wei12232" w:date="2026-10-18T09:56:00Z"/>
                <w:rFonts w:ascii="Times New Roman" w:hAnsi="Times New Roman" w:cs="Times New Roman"/>
                <w:sz w:val="18"/>
                <w:szCs w:val="18"/>
              </w:rPr>
            </w:pPr>
            <w:ins w:id="9579" w:author="Xuning Wei12232" w:date="2026-10-18T09:56:00Z">
              <w:del w:id="9580" w:author="Yu Zhang - Network" w:date="2026-08-06T04:42:00Z">
                <w:r>
                  <w:rPr>
                    <w:rFonts w:ascii="Times New Roman" w:eastAsia="仿宋_GB2312" w:hAnsi="Times New Roman" w:cs="Times New Roman"/>
                    <w:sz w:val="18"/>
                    <w:szCs w:val="18"/>
                  </w:rPr>
                  <w:delText>HPLC method for the chiral purity determination for Fmoc-L-Asn(Trt)-OH (YL004843)</w:delText>
                </w:r>
              </w:del>
            </w:ins>
          </w:p>
        </w:tc>
        <w:tc>
          <w:tcPr>
            <w:tcW w:w="1275" w:type="dxa"/>
            <w:vAlign w:val="center"/>
          </w:tcPr>
          <w:p w14:paraId="5E727663" w14:textId="77777777" w:rsidR="007617DE" w:rsidRDefault="00AE300B">
            <w:pPr>
              <w:spacing w:before="120" w:after="120"/>
              <w:jc w:val="center"/>
              <w:rPr>
                <w:ins w:id="9581" w:author="Xuning Wei12232" w:date="2026-10-18T09:56:00Z"/>
                <w:rFonts w:ascii="Times New Roman" w:hAnsi="Times New Roman" w:cs="Times New Roman"/>
                <w:sz w:val="18"/>
                <w:szCs w:val="18"/>
                <w:lang w:eastAsia="zh-CN"/>
              </w:rPr>
            </w:pPr>
            <w:ins w:id="9582" w:author="Xuning Wei12232" w:date="2026-10-18T09:56:00Z">
              <w:del w:id="9583" w:author="Yu Zhang - Network" w:date="2026-08-06T04:42:00Z">
                <w:r>
                  <w:rPr>
                    <w:rFonts w:ascii="Times New Roman" w:hAnsi="Times New Roman" w:cs="Times New Roman"/>
                    <w:sz w:val="18"/>
                    <w:szCs w:val="18"/>
                    <w:lang w:eastAsia="zh-CN"/>
                  </w:rPr>
                  <w:delText>AM-YL004843-004-VP-01.01</w:delText>
                </w:r>
              </w:del>
            </w:ins>
          </w:p>
        </w:tc>
        <w:tc>
          <w:tcPr>
            <w:tcW w:w="1212" w:type="dxa"/>
            <w:vAlign w:val="center"/>
          </w:tcPr>
          <w:p w14:paraId="68348A35" w14:textId="77777777" w:rsidR="007617DE" w:rsidRDefault="00AE300B">
            <w:pPr>
              <w:tabs>
                <w:tab w:val="right" w:pos="8640"/>
              </w:tabs>
              <w:overflowPunct w:val="0"/>
              <w:autoSpaceDE w:val="0"/>
              <w:autoSpaceDN w:val="0"/>
              <w:adjustRightInd w:val="0"/>
              <w:spacing w:before="120" w:after="120"/>
              <w:jc w:val="center"/>
              <w:textAlignment w:val="baseline"/>
              <w:rPr>
                <w:ins w:id="9584" w:author="Xuning Wei12232" w:date="2026-10-18T09:56:00Z"/>
                <w:rFonts w:ascii="Times New Roman" w:hAnsi="Times New Roman" w:cs="Times New Roman"/>
                <w:sz w:val="18"/>
                <w:szCs w:val="18"/>
                <w:lang w:eastAsia="zh-CN"/>
              </w:rPr>
            </w:pPr>
            <w:ins w:id="9585" w:author="Xuning Wei12232" w:date="2026-10-18T09:56:00Z">
              <w:del w:id="9586" w:author="Yu Zhang - Network" w:date="2026-08-06T04:42:00Z">
                <w:r>
                  <w:rPr>
                    <w:rFonts w:ascii="Times New Roman" w:hAnsi="Times New Roman" w:cs="Times New Roman"/>
                    <w:sz w:val="18"/>
                    <w:szCs w:val="18"/>
                    <w:lang w:eastAsia="zh-CN"/>
                  </w:rPr>
                  <w:delText>01/20/2026</w:delText>
                </w:r>
              </w:del>
            </w:ins>
          </w:p>
        </w:tc>
        <w:tc>
          <w:tcPr>
            <w:tcW w:w="1482" w:type="dxa"/>
            <w:vAlign w:val="center"/>
          </w:tcPr>
          <w:p w14:paraId="42A6EFB7" w14:textId="77777777" w:rsidR="007617DE" w:rsidRDefault="00AE300B">
            <w:pPr>
              <w:tabs>
                <w:tab w:val="right" w:pos="8640"/>
              </w:tabs>
              <w:overflowPunct w:val="0"/>
              <w:autoSpaceDE w:val="0"/>
              <w:autoSpaceDN w:val="0"/>
              <w:adjustRightInd w:val="0"/>
              <w:spacing w:before="120" w:after="120"/>
              <w:jc w:val="center"/>
              <w:textAlignment w:val="baseline"/>
              <w:rPr>
                <w:ins w:id="9587" w:author="Xuning Wei12232" w:date="2026-10-18T09:56:00Z"/>
                <w:rFonts w:ascii="Times New Roman" w:hAnsi="Times New Roman" w:cs="Times New Roman"/>
                <w:sz w:val="18"/>
                <w:szCs w:val="18"/>
                <w:lang w:eastAsia="zh-CN"/>
              </w:rPr>
            </w:pPr>
            <w:ins w:id="9588" w:author="Xuning Wei12232" w:date="2026-10-18T09:56:00Z">
              <w:del w:id="9589" w:author="Yu Zhang - Network" w:date="2026-08-06T04:42:00Z">
                <w:r>
                  <w:rPr>
                    <w:rFonts w:ascii="Times New Roman" w:hAnsi="Times New Roman" w:cs="Times New Roman"/>
                    <w:sz w:val="18"/>
                    <w:szCs w:val="18"/>
                    <w:lang w:eastAsia="zh-CN"/>
                  </w:rPr>
                  <w:delText>AM-YL004843-004-VR-01.01</w:delText>
                </w:r>
              </w:del>
            </w:ins>
          </w:p>
        </w:tc>
        <w:tc>
          <w:tcPr>
            <w:tcW w:w="1138" w:type="dxa"/>
            <w:vAlign w:val="center"/>
          </w:tcPr>
          <w:p w14:paraId="19471EDE" w14:textId="77777777" w:rsidR="007617DE" w:rsidRDefault="00AE300B">
            <w:pPr>
              <w:autoSpaceDE w:val="0"/>
              <w:autoSpaceDN w:val="0"/>
              <w:adjustRightInd w:val="0"/>
              <w:spacing w:before="120" w:after="120"/>
              <w:jc w:val="center"/>
              <w:rPr>
                <w:ins w:id="9590" w:author="Xuning Wei12232" w:date="2026-10-18T09:56:00Z"/>
                <w:rFonts w:ascii="Times New Roman" w:hAnsi="Times New Roman" w:cs="Times New Roman"/>
                <w:sz w:val="18"/>
                <w:szCs w:val="18"/>
                <w:lang w:eastAsia="zh-CN"/>
              </w:rPr>
            </w:pPr>
            <w:ins w:id="9591" w:author="Xuning Wei12232" w:date="2026-10-18T09:56:00Z">
              <w:del w:id="9592" w:author="Yu Zhang - Network" w:date="2026-08-06T04:42:00Z">
                <w:r>
                  <w:rPr>
                    <w:rFonts w:ascii="Times New Roman" w:hAnsi="Times New Roman" w:cs="Times New Roman"/>
                    <w:sz w:val="18"/>
                    <w:szCs w:val="18"/>
                    <w:lang w:eastAsia="zh-CN"/>
                  </w:rPr>
                  <w:delText>03/09/2026</w:delText>
                </w:r>
              </w:del>
            </w:ins>
          </w:p>
        </w:tc>
        <w:tc>
          <w:tcPr>
            <w:tcW w:w="1221" w:type="dxa"/>
            <w:vAlign w:val="center"/>
          </w:tcPr>
          <w:p w14:paraId="5877E6E4" w14:textId="77777777" w:rsidR="007617DE" w:rsidRDefault="00AE300B">
            <w:pPr>
              <w:spacing w:before="120" w:after="120"/>
              <w:jc w:val="center"/>
              <w:rPr>
                <w:ins w:id="9593" w:author="Xuning Wei12232" w:date="2026-10-18T09:56:00Z"/>
                <w:rFonts w:ascii="Times New Roman" w:hAnsi="Times New Roman" w:cs="Times New Roman"/>
                <w:sz w:val="18"/>
                <w:szCs w:val="18"/>
                <w:lang w:eastAsia="zh-CN"/>
              </w:rPr>
            </w:pPr>
            <w:ins w:id="9594" w:author="Xuning Wei12232" w:date="2026-10-18T09:56:00Z">
              <w:del w:id="9595" w:author="Yu Zhang - Network" w:date="2026-08-06T04:42:00Z">
                <w:r>
                  <w:rPr>
                    <w:rFonts w:ascii="Times New Roman" w:hAnsi="Times New Roman" w:cs="Times New Roman"/>
                    <w:sz w:val="18"/>
                    <w:szCs w:val="18"/>
                    <w:lang w:eastAsia="zh-CN"/>
                  </w:rPr>
                  <w:delText>TJ4 QC</w:delText>
                </w:r>
              </w:del>
            </w:ins>
          </w:p>
        </w:tc>
      </w:tr>
      <w:tr w:rsidR="007617DE" w14:paraId="36AE6586" w14:textId="77777777">
        <w:trPr>
          <w:trHeight w:val="1963"/>
          <w:ins w:id="9596" w:author="Xuning Wei12232" w:date="2026-10-18T09:56:00Z"/>
          <w:del w:id="9597" w:author="Yu Zhang - Network" w:date="2026-08-06T04:42:00Z"/>
        </w:trPr>
        <w:tc>
          <w:tcPr>
            <w:tcW w:w="956" w:type="dxa"/>
            <w:vAlign w:val="center"/>
          </w:tcPr>
          <w:p w14:paraId="0AFDF936" w14:textId="77777777" w:rsidR="007617DE" w:rsidRDefault="00AE300B">
            <w:pPr>
              <w:spacing w:before="120" w:after="120"/>
              <w:jc w:val="center"/>
              <w:rPr>
                <w:ins w:id="9598" w:author="Xuning Wei12232" w:date="2026-10-18T09:56:00Z"/>
                <w:rFonts w:ascii="Times New Roman" w:hAnsi="Times New Roman" w:cs="Times New Roman"/>
                <w:sz w:val="18"/>
                <w:szCs w:val="18"/>
              </w:rPr>
            </w:pPr>
            <w:ins w:id="9599" w:author="Xuning Wei12232" w:date="2026-10-18T09:56:00Z">
              <w:del w:id="9600" w:author="Yu Zhang - Network" w:date="2026-08-06T04:42:00Z">
                <w:r>
                  <w:rPr>
                    <w:rFonts w:ascii="Times New Roman" w:eastAsia="仿宋_GB2312" w:hAnsi="Times New Roman" w:cs="Times New Roman"/>
                    <w:sz w:val="18"/>
                    <w:szCs w:val="18"/>
                  </w:rPr>
                  <w:delText>AM-YL006160-03</w:delText>
                </w:r>
              </w:del>
            </w:ins>
          </w:p>
        </w:tc>
        <w:tc>
          <w:tcPr>
            <w:tcW w:w="1733" w:type="dxa"/>
            <w:vAlign w:val="center"/>
          </w:tcPr>
          <w:p w14:paraId="4C4E39F3" w14:textId="77777777" w:rsidR="007617DE" w:rsidRDefault="00AE300B">
            <w:pPr>
              <w:spacing w:before="120" w:after="120"/>
              <w:jc w:val="center"/>
              <w:rPr>
                <w:ins w:id="9601" w:author="Xuning Wei12232" w:date="2026-10-18T09:56:00Z"/>
                <w:rFonts w:ascii="Times New Roman" w:hAnsi="Times New Roman" w:cs="Times New Roman"/>
                <w:sz w:val="18"/>
                <w:szCs w:val="18"/>
              </w:rPr>
            </w:pPr>
            <w:ins w:id="9602" w:author="Xuning Wei12232" w:date="2026-10-18T09:56:00Z">
              <w:del w:id="9603" w:author="Yu Zhang - Network" w:date="2026-08-06T04:42:00Z">
                <w:r>
                  <w:rPr>
                    <w:rFonts w:ascii="Times New Roman" w:eastAsia="仿宋_GB2312" w:hAnsi="Times New Roman" w:cs="Times New Roman"/>
                    <w:sz w:val="18"/>
                    <w:szCs w:val="18"/>
                  </w:rPr>
                  <w:delText>HPLC method for the determination of identification, purity and assay for Fmoc-L-Ala-OH.H2O (YL006160)</w:delText>
                </w:r>
              </w:del>
            </w:ins>
          </w:p>
        </w:tc>
        <w:tc>
          <w:tcPr>
            <w:tcW w:w="1275" w:type="dxa"/>
            <w:vAlign w:val="center"/>
          </w:tcPr>
          <w:p w14:paraId="7011F4FE" w14:textId="77777777" w:rsidR="007617DE" w:rsidRDefault="00AE300B">
            <w:pPr>
              <w:spacing w:before="120" w:after="120"/>
              <w:jc w:val="center"/>
              <w:rPr>
                <w:ins w:id="9604" w:author="Xuning Wei12232" w:date="2026-10-18T09:56:00Z"/>
                <w:del w:id="9605" w:author="Yu Zhang - Network" w:date="2026-08-06T04:42:00Z"/>
                <w:rFonts w:ascii="Times New Roman" w:hAnsi="Times New Roman" w:cs="Times New Roman"/>
                <w:sz w:val="18"/>
                <w:szCs w:val="18"/>
                <w:lang w:eastAsia="zh-CN"/>
              </w:rPr>
            </w:pPr>
            <w:ins w:id="9606" w:author="Xuning Wei12232" w:date="2026-10-18T09:56:00Z">
              <w:del w:id="9607" w:author="Yu Zhang - Network" w:date="2026-08-06T04:42:00Z">
                <w:r>
                  <w:rPr>
                    <w:rFonts w:ascii="Times New Roman" w:hAnsi="Times New Roman" w:cs="Times New Roman"/>
                    <w:sz w:val="18"/>
                    <w:szCs w:val="18"/>
                    <w:lang w:eastAsia="zh-CN"/>
                  </w:rPr>
                  <w:delText>AM-YL006160-03-VP-01.02</w:delText>
                </w:r>
              </w:del>
            </w:ins>
          </w:p>
          <w:p w14:paraId="7BF0ACAE" w14:textId="77777777" w:rsidR="007617DE" w:rsidRDefault="00AE300B">
            <w:pPr>
              <w:spacing w:before="120" w:after="120"/>
              <w:jc w:val="center"/>
              <w:rPr>
                <w:ins w:id="9608" w:author="Xuning Wei12232" w:date="2026-10-18T09:56:00Z"/>
                <w:rFonts w:ascii="Times New Roman" w:hAnsi="Times New Roman" w:cs="Times New Roman"/>
                <w:sz w:val="18"/>
                <w:szCs w:val="18"/>
                <w:lang w:eastAsia="zh-CN"/>
              </w:rPr>
            </w:pPr>
            <w:ins w:id="9609" w:author="Xuning Wei12232" w:date="2026-10-18T09:56:00Z">
              <w:del w:id="9610" w:author="Yu Zhang - Network" w:date="2026-08-06T04:42:00Z">
                <w:r>
                  <w:rPr>
                    <w:rFonts w:ascii="Times New Roman" w:hAnsi="Times New Roman" w:cs="Times New Roman"/>
                    <w:sz w:val="18"/>
                    <w:szCs w:val="18"/>
                    <w:lang w:eastAsia="zh-CN"/>
                  </w:rPr>
                  <w:delText>AM-YL006160-03-TP-01.01</w:delText>
                </w:r>
              </w:del>
            </w:ins>
          </w:p>
        </w:tc>
        <w:tc>
          <w:tcPr>
            <w:tcW w:w="1212" w:type="dxa"/>
            <w:vAlign w:val="center"/>
          </w:tcPr>
          <w:p w14:paraId="5B1D8B84" w14:textId="77777777" w:rsidR="007617DE" w:rsidRDefault="00AE300B">
            <w:pPr>
              <w:tabs>
                <w:tab w:val="right" w:pos="8640"/>
              </w:tabs>
              <w:overflowPunct w:val="0"/>
              <w:autoSpaceDE w:val="0"/>
              <w:autoSpaceDN w:val="0"/>
              <w:adjustRightInd w:val="0"/>
              <w:spacing w:before="120" w:after="120"/>
              <w:jc w:val="center"/>
              <w:textAlignment w:val="baseline"/>
              <w:rPr>
                <w:ins w:id="9611" w:author="Xuning Wei12232" w:date="2026-10-18T09:56:00Z"/>
                <w:del w:id="9612" w:author="Yu Zhang - Network" w:date="2026-08-06T04:42:00Z"/>
                <w:rFonts w:ascii="Times New Roman" w:hAnsi="Times New Roman" w:cs="Times New Roman"/>
                <w:sz w:val="18"/>
                <w:szCs w:val="18"/>
                <w:lang w:eastAsia="zh-CN"/>
              </w:rPr>
            </w:pPr>
            <w:ins w:id="9613" w:author="Xuning Wei12232" w:date="2026-10-18T09:56:00Z">
              <w:del w:id="9614" w:author="Yu Zhang - Network" w:date="2026-08-06T04:42:00Z">
                <w:r>
                  <w:rPr>
                    <w:rFonts w:ascii="Times New Roman" w:hAnsi="Times New Roman" w:cs="Times New Roman"/>
                    <w:sz w:val="18"/>
                    <w:szCs w:val="18"/>
                    <w:lang w:eastAsia="zh-CN"/>
                  </w:rPr>
                  <w:delText>09/16/2021</w:delText>
                </w:r>
              </w:del>
            </w:ins>
          </w:p>
          <w:p w14:paraId="177E2DFB" w14:textId="77777777" w:rsidR="007617DE" w:rsidRDefault="00AE300B">
            <w:pPr>
              <w:tabs>
                <w:tab w:val="right" w:pos="8640"/>
              </w:tabs>
              <w:overflowPunct w:val="0"/>
              <w:autoSpaceDE w:val="0"/>
              <w:autoSpaceDN w:val="0"/>
              <w:adjustRightInd w:val="0"/>
              <w:spacing w:before="120" w:after="120"/>
              <w:jc w:val="center"/>
              <w:textAlignment w:val="baseline"/>
              <w:rPr>
                <w:ins w:id="9615" w:author="Xuning Wei12232" w:date="2026-10-18T09:56:00Z"/>
                <w:rFonts w:ascii="Times New Roman" w:hAnsi="Times New Roman" w:cs="Times New Roman"/>
                <w:sz w:val="18"/>
                <w:szCs w:val="18"/>
                <w:lang w:eastAsia="zh-CN"/>
              </w:rPr>
            </w:pPr>
            <w:ins w:id="9616" w:author="Xuning Wei12232" w:date="2026-10-18T09:56:00Z">
              <w:del w:id="9617" w:author="Yu Zhang - Network" w:date="2026-08-06T04:42:00Z">
                <w:r>
                  <w:rPr>
                    <w:rFonts w:ascii="Times New Roman" w:hAnsi="Times New Roman" w:cs="Times New Roman"/>
                    <w:sz w:val="18"/>
                    <w:szCs w:val="18"/>
                    <w:lang w:eastAsia="zh-CN"/>
                  </w:rPr>
                  <w:delText>01/19/2026</w:delText>
                </w:r>
              </w:del>
            </w:ins>
          </w:p>
        </w:tc>
        <w:tc>
          <w:tcPr>
            <w:tcW w:w="1482" w:type="dxa"/>
            <w:vAlign w:val="center"/>
          </w:tcPr>
          <w:p w14:paraId="5EB6C6A8" w14:textId="77777777" w:rsidR="007617DE" w:rsidRDefault="00AE300B">
            <w:pPr>
              <w:spacing w:before="120" w:after="120"/>
              <w:jc w:val="center"/>
              <w:rPr>
                <w:ins w:id="9618" w:author="Xuning Wei12232" w:date="2026-10-18T09:56:00Z"/>
                <w:del w:id="9619" w:author="Yu Zhang - Network" w:date="2026-08-06T04:42:00Z"/>
                <w:rFonts w:ascii="Times New Roman" w:hAnsi="Times New Roman" w:cs="Times New Roman"/>
                <w:sz w:val="18"/>
                <w:szCs w:val="18"/>
                <w:lang w:eastAsia="zh-CN"/>
              </w:rPr>
            </w:pPr>
            <w:ins w:id="9620" w:author="Xuning Wei12232" w:date="2026-10-18T09:56:00Z">
              <w:del w:id="9621" w:author="Yu Zhang - Network" w:date="2026-08-06T04:42:00Z">
                <w:r>
                  <w:rPr>
                    <w:rFonts w:ascii="Times New Roman" w:hAnsi="Times New Roman" w:cs="Times New Roman"/>
                    <w:sz w:val="18"/>
                    <w:szCs w:val="18"/>
                    <w:lang w:eastAsia="zh-CN"/>
                  </w:rPr>
                  <w:delText>AM-YL006160-03-VR-01.01</w:delText>
                </w:r>
              </w:del>
            </w:ins>
          </w:p>
          <w:p w14:paraId="24EFF805" w14:textId="77777777" w:rsidR="007617DE" w:rsidRDefault="00AE300B">
            <w:pPr>
              <w:spacing w:before="120" w:after="120"/>
              <w:jc w:val="center"/>
              <w:rPr>
                <w:ins w:id="9622" w:author="Xuning Wei12232" w:date="2026-10-18T09:56:00Z"/>
                <w:rFonts w:ascii="Times New Roman" w:hAnsi="Times New Roman" w:cs="Times New Roman"/>
                <w:sz w:val="18"/>
                <w:szCs w:val="18"/>
                <w:lang w:eastAsia="zh-CN"/>
              </w:rPr>
            </w:pPr>
            <w:ins w:id="9623" w:author="Xuning Wei12232" w:date="2026-10-18T09:56:00Z">
              <w:del w:id="9624" w:author="Yu Zhang - Network" w:date="2026-08-06T04:42:00Z">
                <w:r>
                  <w:rPr>
                    <w:rFonts w:ascii="Times New Roman" w:hAnsi="Times New Roman" w:cs="Times New Roman"/>
                    <w:sz w:val="18"/>
                    <w:szCs w:val="18"/>
                    <w:lang w:eastAsia="zh-CN"/>
                  </w:rPr>
                  <w:delText>AM-YL006160-03-TR-01.01</w:delText>
                </w:r>
              </w:del>
            </w:ins>
          </w:p>
        </w:tc>
        <w:tc>
          <w:tcPr>
            <w:tcW w:w="1138" w:type="dxa"/>
            <w:vAlign w:val="center"/>
          </w:tcPr>
          <w:p w14:paraId="250A9B41" w14:textId="77777777" w:rsidR="007617DE" w:rsidRDefault="00AE300B">
            <w:pPr>
              <w:autoSpaceDE w:val="0"/>
              <w:autoSpaceDN w:val="0"/>
              <w:adjustRightInd w:val="0"/>
              <w:spacing w:before="120" w:after="120"/>
              <w:jc w:val="center"/>
              <w:rPr>
                <w:ins w:id="9625" w:author="Xuning Wei12232" w:date="2026-10-18T09:56:00Z"/>
                <w:del w:id="9626" w:author="Yu Zhang - Network" w:date="2026-08-06T04:42:00Z"/>
                <w:rFonts w:ascii="Times New Roman" w:hAnsi="Times New Roman" w:cs="Times New Roman"/>
                <w:sz w:val="18"/>
                <w:szCs w:val="18"/>
                <w:lang w:eastAsia="zh-CN"/>
              </w:rPr>
            </w:pPr>
            <w:ins w:id="9627" w:author="Xuning Wei12232" w:date="2026-10-18T09:56:00Z">
              <w:del w:id="9628" w:author="Yu Zhang - Network" w:date="2026-08-06T04:42:00Z">
                <w:r>
                  <w:rPr>
                    <w:rFonts w:ascii="Times New Roman" w:hAnsi="Times New Roman" w:cs="Times New Roman"/>
                    <w:sz w:val="18"/>
                    <w:szCs w:val="18"/>
                    <w:lang w:eastAsia="zh-CN"/>
                  </w:rPr>
                  <w:delText>11/02/2021</w:delText>
                </w:r>
              </w:del>
            </w:ins>
          </w:p>
          <w:p w14:paraId="22F2D260" w14:textId="77777777" w:rsidR="007617DE" w:rsidRDefault="00AE300B">
            <w:pPr>
              <w:autoSpaceDE w:val="0"/>
              <w:autoSpaceDN w:val="0"/>
              <w:adjustRightInd w:val="0"/>
              <w:spacing w:before="120" w:after="120"/>
              <w:jc w:val="center"/>
              <w:rPr>
                <w:ins w:id="9629" w:author="Xuning Wei12232" w:date="2026-10-18T09:56:00Z"/>
                <w:rFonts w:ascii="Times New Roman" w:hAnsi="Times New Roman" w:cs="Times New Roman"/>
                <w:sz w:val="18"/>
                <w:szCs w:val="18"/>
                <w:lang w:eastAsia="zh-CN"/>
              </w:rPr>
            </w:pPr>
            <w:ins w:id="9630" w:author="Xuning Wei12232" w:date="2026-10-18T09:56:00Z">
              <w:del w:id="9631" w:author="Yu Zhang - Network" w:date="2026-08-06T04:42:00Z">
                <w:r>
                  <w:rPr>
                    <w:rFonts w:ascii="Times New Roman" w:hAnsi="Times New Roman" w:cs="Times New Roman"/>
                    <w:sz w:val="18"/>
                    <w:szCs w:val="18"/>
                    <w:lang w:eastAsia="zh-CN"/>
                  </w:rPr>
                  <w:delText>03/14/2026</w:delText>
                </w:r>
              </w:del>
            </w:ins>
          </w:p>
        </w:tc>
        <w:tc>
          <w:tcPr>
            <w:tcW w:w="1221" w:type="dxa"/>
            <w:vAlign w:val="center"/>
          </w:tcPr>
          <w:p w14:paraId="587D6478" w14:textId="77777777" w:rsidR="007617DE" w:rsidRDefault="00AE300B">
            <w:pPr>
              <w:spacing w:before="120" w:after="120"/>
              <w:jc w:val="center"/>
              <w:rPr>
                <w:ins w:id="9632" w:author="Xuning Wei12232" w:date="2026-10-18T09:56:00Z"/>
                <w:del w:id="9633" w:author="Yu Zhang - Network" w:date="2026-08-06T04:42:00Z"/>
                <w:rFonts w:ascii="Times New Roman" w:hAnsi="Times New Roman" w:cs="Times New Roman"/>
                <w:sz w:val="18"/>
                <w:szCs w:val="18"/>
                <w:lang w:eastAsia="zh-CN"/>
              </w:rPr>
            </w:pPr>
            <w:ins w:id="9634" w:author="Xuning Wei12232" w:date="2026-10-18T09:56:00Z">
              <w:del w:id="9635" w:author="Yu Zhang - Network" w:date="2026-08-06T04:42:00Z">
                <w:r>
                  <w:rPr>
                    <w:rFonts w:ascii="Times New Roman" w:hAnsi="Times New Roman" w:cs="Times New Roman"/>
                    <w:sz w:val="18"/>
                    <w:szCs w:val="18"/>
                    <w:lang w:eastAsia="zh-CN"/>
                  </w:rPr>
                  <w:delText>TJ2 QC</w:delText>
                </w:r>
              </w:del>
            </w:ins>
          </w:p>
          <w:p w14:paraId="5D844741" w14:textId="77777777" w:rsidR="007617DE" w:rsidRDefault="00AE300B">
            <w:pPr>
              <w:spacing w:before="120" w:after="120"/>
              <w:jc w:val="center"/>
              <w:rPr>
                <w:ins w:id="9636" w:author="Xuning Wei12232" w:date="2026-10-18T09:56:00Z"/>
                <w:rFonts w:ascii="Times New Roman" w:hAnsi="Times New Roman" w:cs="Times New Roman"/>
                <w:sz w:val="18"/>
                <w:szCs w:val="18"/>
                <w:lang w:eastAsia="zh-CN"/>
              </w:rPr>
            </w:pPr>
            <w:ins w:id="9637" w:author="Xuning Wei12232" w:date="2026-10-18T09:56:00Z">
              <w:del w:id="9638" w:author="Yu Zhang - Network" w:date="2026-08-06T04:42:00Z">
                <w:r>
                  <w:rPr>
                    <w:rFonts w:ascii="Times New Roman" w:hAnsi="Times New Roman" w:cs="Times New Roman"/>
                    <w:sz w:val="18"/>
                    <w:szCs w:val="18"/>
                    <w:lang w:eastAsia="zh-CN"/>
                  </w:rPr>
                  <w:delText>TJ4 QC</w:delText>
                </w:r>
              </w:del>
            </w:ins>
          </w:p>
        </w:tc>
      </w:tr>
      <w:tr w:rsidR="007617DE" w14:paraId="2ACB4E19" w14:textId="77777777">
        <w:trPr>
          <w:trHeight w:val="397"/>
          <w:ins w:id="9639" w:author="Xuning Wei12232" w:date="2026-10-18T09:56:00Z"/>
          <w:del w:id="9640" w:author="Yu Zhang - Network" w:date="2026-08-06T04:42:00Z"/>
        </w:trPr>
        <w:tc>
          <w:tcPr>
            <w:tcW w:w="956" w:type="dxa"/>
            <w:vAlign w:val="center"/>
          </w:tcPr>
          <w:p w14:paraId="5B79A882" w14:textId="77777777" w:rsidR="007617DE" w:rsidRDefault="00AE300B">
            <w:pPr>
              <w:spacing w:before="120" w:after="120"/>
              <w:jc w:val="center"/>
              <w:rPr>
                <w:ins w:id="9641" w:author="Xuning Wei12232" w:date="2026-10-18T09:56:00Z"/>
                <w:rFonts w:ascii="Times New Roman" w:hAnsi="Times New Roman" w:cs="Times New Roman"/>
                <w:sz w:val="18"/>
                <w:szCs w:val="18"/>
              </w:rPr>
            </w:pPr>
            <w:ins w:id="9642" w:author="Xuning Wei12232" w:date="2026-10-18T09:56:00Z">
              <w:del w:id="9643" w:author="Yu Zhang - Network" w:date="2026-08-06T04:42:00Z">
                <w:r>
                  <w:rPr>
                    <w:rFonts w:ascii="Times New Roman" w:eastAsia="仿宋_GB2312" w:hAnsi="Times New Roman" w:cs="Times New Roman"/>
                    <w:sz w:val="18"/>
                    <w:szCs w:val="18"/>
                  </w:rPr>
                  <w:delText>AM-YL006160-01</w:delText>
                </w:r>
              </w:del>
            </w:ins>
          </w:p>
        </w:tc>
        <w:tc>
          <w:tcPr>
            <w:tcW w:w="1733" w:type="dxa"/>
            <w:vAlign w:val="center"/>
          </w:tcPr>
          <w:p w14:paraId="65427378" w14:textId="77777777" w:rsidR="007617DE" w:rsidRDefault="00AE300B">
            <w:pPr>
              <w:spacing w:before="120" w:after="120"/>
              <w:jc w:val="center"/>
              <w:rPr>
                <w:ins w:id="9644" w:author="Xuning Wei12232" w:date="2026-10-18T09:56:00Z"/>
                <w:rFonts w:ascii="Times New Roman" w:hAnsi="Times New Roman" w:cs="Times New Roman"/>
                <w:sz w:val="18"/>
                <w:szCs w:val="18"/>
              </w:rPr>
            </w:pPr>
            <w:ins w:id="9645" w:author="Xuning Wei12232" w:date="2026-10-18T09:56:00Z">
              <w:del w:id="9646" w:author="Yu Zhang - Network" w:date="2026-08-06T04:42:00Z">
                <w:r>
                  <w:rPr>
                    <w:rFonts w:ascii="Times New Roman" w:eastAsia="仿宋_GB2312" w:hAnsi="Times New Roman" w:cs="Times New Roman"/>
                    <w:sz w:val="18"/>
                    <w:szCs w:val="18"/>
                  </w:rPr>
                  <w:delText>Water Content Determination by Volumetric Karl Fisher titration of Fmoc-L-Ala-OH.H2O (YL006160)</w:delText>
                </w:r>
              </w:del>
            </w:ins>
          </w:p>
        </w:tc>
        <w:tc>
          <w:tcPr>
            <w:tcW w:w="1275" w:type="dxa"/>
            <w:vAlign w:val="center"/>
          </w:tcPr>
          <w:p w14:paraId="4154A02E" w14:textId="77777777" w:rsidR="007617DE" w:rsidRDefault="00AE300B">
            <w:pPr>
              <w:spacing w:before="120" w:after="120"/>
              <w:jc w:val="center"/>
              <w:rPr>
                <w:ins w:id="9647" w:author="Xuning Wei12232" w:date="2026-10-18T09:56:00Z"/>
                <w:del w:id="9648" w:author="Yu Zhang - Network" w:date="2026-08-06T04:42:00Z"/>
                <w:rFonts w:ascii="Times New Roman" w:hAnsi="Times New Roman" w:cs="Times New Roman"/>
                <w:sz w:val="18"/>
                <w:szCs w:val="18"/>
                <w:lang w:eastAsia="zh-CN"/>
              </w:rPr>
            </w:pPr>
            <w:ins w:id="9649" w:author="Xuning Wei12232" w:date="2026-10-18T09:56:00Z">
              <w:del w:id="9650" w:author="Yu Zhang - Network" w:date="2026-08-06T04:42:00Z">
                <w:r>
                  <w:rPr>
                    <w:rFonts w:ascii="Times New Roman" w:hAnsi="Times New Roman" w:cs="Times New Roman"/>
                    <w:sz w:val="18"/>
                    <w:szCs w:val="18"/>
                    <w:lang w:eastAsia="zh-CN"/>
                  </w:rPr>
                  <w:delText>AM-YL006160-01-VP-01.01</w:delText>
                </w:r>
              </w:del>
            </w:ins>
          </w:p>
          <w:p w14:paraId="6691D987" w14:textId="77777777" w:rsidR="007617DE" w:rsidRDefault="00AE300B">
            <w:pPr>
              <w:spacing w:before="120" w:after="120"/>
              <w:jc w:val="center"/>
              <w:rPr>
                <w:ins w:id="9651" w:author="Xuning Wei12232" w:date="2026-10-18T09:56:00Z"/>
                <w:rFonts w:ascii="Times New Roman" w:hAnsi="Times New Roman" w:cs="Times New Roman"/>
                <w:sz w:val="18"/>
                <w:szCs w:val="18"/>
                <w:lang w:eastAsia="zh-CN"/>
              </w:rPr>
            </w:pPr>
            <w:ins w:id="9652" w:author="Xuning Wei12232" w:date="2026-10-18T09:56:00Z">
              <w:del w:id="9653" w:author="Yu Zhang - Network" w:date="2026-08-06T04:42:00Z">
                <w:r>
                  <w:rPr>
                    <w:rFonts w:ascii="Times New Roman" w:hAnsi="Times New Roman" w:cs="Times New Roman"/>
                    <w:sz w:val="18"/>
                    <w:szCs w:val="18"/>
                    <w:lang w:eastAsia="zh-CN"/>
                  </w:rPr>
                  <w:delText>AM-YL006160-01-TP-01.01</w:delText>
                </w:r>
              </w:del>
            </w:ins>
          </w:p>
        </w:tc>
        <w:tc>
          <w:tcPr>
            <w:tcW w:w="1212" w:type="dxa"/>
            <w:vAlign w:val="center"/>
          </w:tcPr>
          <w:p w14:paraId="04530190" w14:textId="77777777" w:rsidR="007617DE" w:rsidRDefault="00AE300B">
            <w:pPr>
              <w:tabs>
                <w:tab w:val="right" w:pos="8640"/>
              </w:tabs>
              <w:overflowPunct w:val="0"/>
              <w:autoSpaceDE w:val="0"/>
              <w:autoSpaceDN w:val="0"/>
              <w:adjustRightInd w:val="0"/>
              <w:spacing w:before="120" w:after="120"/>
              <w:jc w:val="center"/>
              <w:textAlignment w:val="baseline"/>
              <w:rPr>
                <w:ins w:id="9654" w:author="Xuning Wei12232" w:date="2026-10-18T09:56:00Z"/>
                <w:del w:id="9655" w:author="Yu Zhang - Network" w:date="2026-08-06T04:42:00Z"/>
                <w:rFonts w:ascii="Times New Roman" w:hAnsi="Times New Roman" w:cs="Times New Roman"/>
                <w:sz w:val="18"/>
                <w:szCs w:val="18"/>
                <w:lang w:eastAsia="zh-CN"/>
              </w:rPr>
            </w:pPr>
            <w:ins w:id="9656" w:author="Xuning Wei12232" w:date="2026-10-18T09:56:00Z">
              <w:del w:id="9657" w:author="Yu Zhang - Network" w:date="2026-08-06T04:42:00Z">
                <w:r>
                  <w:rPr>
                    <w:rFonts w:ascii="Times New Roman" w:hAnsi="Times New Roman" w:cs="Times New Roman"/>
                    <w:sz w:val="18"/>
                    <w:szCs w:val="18"/>
                    <w:lang w:eastAsia="zh-CN"/>
                  </w:rPr>
                  <w:delText>07/14/2021</w:delText>
                </w:r>
              </w:del>
            </w:ins>
          </w:p>
          <w:p w14:paraId="7F6FABE7" w14:textId="77777777" w:rsidR="007617DE" w:rsidRDefault="00AE300B">
            <w:pPr>
              <w:tabs>
                <w:tab w:val="right" w:pos="8640"/>
              </w:tabs>
              <w:overflowPunct w:val="0"/>
              <w:autoSpaceDE w:val="0"/>
              <w:autoSpaceDN w:val="0"/>
              <w:adjustRightInd w:val="0"/>
              <w:spacing w:before="120" w:after="120"/>
              <w:jc w:val="center"/>
              <w:textAlignment w:val="baseline"/>
              <w:rPr>
                <w:ins w:id="9658" w:author="Xuning Wei12232" w:date="2026-10-18T09:56:00Z"/>
                <w:rFonts w:ascii="Times New Roman" w:hAnsi="Times New Roman" w:cs="Times New Roman"/>
                <w:sz w:val="18"/>
                <w:szCs w:val="18"/>
                <w:lang w:eastAsia="zh-CN"/>
              </w:rPr>
            </w:pPr>
            <w:ins w:id="9659" w:author="Xuning Wei12232" w:date="2026-10-18T09:56:00Z">
              <w:del w:id="9660" w:author="Yu Zhang - Network" w:date="2026-08-06T04:42:00Z">
                <w:r>
                  <w:rPr>
                    <w:rFonts w:ascii="Times New Roman" w:hAnsi="Times New Roman" w:cs="Times New Roman"/>
                    <w:sz w:val="18"/>
                    <w:szCs w:val="18"/>
                    <w:lang w:eastAsia="zh-CN"/>
                  </w:rPr>
                  <w:delText>01/27/2026</w:delText>
                </w:r>
              </w:del>
            </w:ins>
          </w:p>
        </w:tc>
        <w:tc>
          <w:tcPr>
            <w:tcW w:w="1482" w:type="dxa"/>
            <w:vAlign w:val="center"/>
          </w:tcPr>
          <w:p w14:paraId="7A22BEC4" w14:textId="77777777" w:rsidR="007617DE" w:rsidRDefault="00AE300B">
            <w:pPr>
              <w:spacing w:before="120" w:after="120"/>
              <w:jc w:val="center"/>
              <w:rPr>
                <w:ins w:id="9661" w:author="Xuning Wei12232" w:date="2026-10-18T09:56:00Z"/>
                <w:del w:id="9662" w:author="Yu Zhang - Network" w:date="2026-08-06T04:42:00Z"/>
                <w:rFonts w:ascii="Times New Roman" w:hAnsi="Times New Roman" w:cs="Times New Roman"/>
                <w:sz w:val="18"/>
                <w:szCs w:val="18"/>
                <w:lang w:eastAsia="zh-CN"/>
              </w:rPr>
            </w:pPr>
            <w:ins w:id="9663" w:author="Xuning Wei12232" w:date="2026-10-18T09:56:00Z">
              <w:del w:id="9664" w:author="Yu Zhang - Network" w:date="2026-08-06T04:42:00Z">
                <w:r>
                  <w:rPr>
                    <w:rFonts w:ascii="Times New Roman" w:hAnsi="Times New Roman" w:cs="Times New Roman"/>
                    <w:sz w:val="18"/>
                    <w:szCs w:val="18"/>
                    <w:lang w:eastAsia="zh-CN"/>
                  </w:rPr>
                  <w:delText>AM-YL006160-01-VR-01.02</w:delText>
                </w:r>
              </w:del>
            </w:ins>
          </w:p>
          <w:p w14:paraId="21FD5D2A" w14:textId="77777777" w:rsidR="007617DE" w:rsidRDefault="00AE300B">
            <w:pPr>
              <w:spacing w:before="120" w:after="120"/>
              <w:jc w:val="center"/>
              <w:rPr>
                <w:ins w:id="9665" w:author="Xuning Wei12232" w:date="2026-10-18T09:56:00Z"/>
                <w:rFonts w:ascii="Times New Roman" w:hAnsi="Times New Roman" w:cs="Times New Roman"/>
                <w:sz w:val="18"/>
                <w:szCs w:val="18"/>
                <w:lang w:eastAsia="zh-CN"/>
              </w:rPr>
            </w:pPr>
            <w:ins w:id="9666" w:author="Xuning Wei12232" w:date="2026-10-18T09:56:00Z">
              <w:del w:id="9667" w:author="Yu Zhang - Network" w:date="2026-08-06T04:42:00Z">
                <w:r>
                  <w:rPr>
                    <w:rFonts w:ascii="Times New Roman" w:hAnsi="Times New Roman" w:cs="Times New Roman"/>
                    <w:sz w:val="18"/>
                    <w:szCs w:val="18"/>
                    <w:lang w:eastAsia="zh-CN"/>
                  </w:rPr>
                  <w:delText>AM-YL006160-01-TR-01.01</w:delText>
                </w:r>
              </w:del>
            </w:ins>
          </w:p>
        </w:tc>
        <w:tc>
          <w:tcPr>
            <w:tcW w:w="1138" w:type="dxa"/>
            <w:vAlign w:val="center"/>
          </w:tcPr>
          <w:p w14:paraId="0FEBE6C2" w14:textId="77777777" w:rsidR="007617DE" w:rsidRDefault="00AE300B">
            <w:pPr>
              <w:autoSpaceDE w:val="0"/>
              <w:autoSpaceDN w:val="0"/>
              <w:adjustRightInd w:val="0"/>
              <w:spacing w:before="120" w:after="120"/>
              <w:jc w:val="center"/>
              <w:rPr>
                <w:ins w:id="9668" w:author="Xuning Wei12232" w:date="2026-10-18T09:56:00Z"/>
                <w:del w:id="9669" w:author="Yu Zhang - Network" w:date="2026-08-06T04:42:00Z"/>
                <w:rFonts w:ascii="Times New Roman" w:hAnsi="Times New Roman" w:cs="Times New Roman"/>
                <w:sz w:val="18"/>
                <w:szCs w:val="18"/>
                <w:lang w:eastAsia="zh-CN"/>
              </w:rPr>
            </w:pPr>
            <w:ins w:id="9670" w:author="Xuning Wei12232" w:date="2026-10-18T09:56:00Z">
              <w:del w:id="9671" w:author="Yu Zhang - Network" w:date="2026-08-06T04:42:00Z">
                <w:r>
                  <w:rPr>
                    <w:rFonts w:ascii="Times New Roman" w:hAnsi="Times New Roman" w:cs="Times New Roman"/>
                    <w:sz w:val="18"/>
                    <w:szCs w:val="18"/>
                    <w:lang w:eastAsia="zh-CN"/>
                  </w:rPr>
                  <w:delText>10/21/2021</w:delText>
                </w:r>
              </w:del>
            </w:ins>
          </w:p>
          <w:p w14:paraId="6800536D" w14:textId="77777777" w:rsidR="007617DE" w:rsidRDefault="00AE300B">
            <w:pPr>
              <w:autoSpaceDE w:val="0"/>
              <w:autoSpaceDN w:val="0"/>
              <w:adjustRightInd w:val="0"/>
              <w:spacing w:before="120" w:after="120"/>
              <w:jc w:val="center"/>
              <w:rPr>
                <w:ins w:id="9672" w:author="Xuning Wei12232" w:date="2026-10-18T09:56:00Z"/>
                <w:rFonts w:ascii="Times New Roman" w:hAnsi="Times New Roman" w:cs="Times New Roman"/>
                <w:sz w:val="18"/>
                <w:szCs w:val="18"/>
                <w:lang w:eastAsia="zh-CN"/>
              </w:rPr>
            </w:pPr>
            <w:ins w:id="9673" w:author="Xuning Wei12232" w:date="2026-10-18T09:56:00Z">
              <w:del w:id="9674" w:author="Yu Zhang - Network" w:date="2026-08-06T04:42:00Z">
                <w:r>
                  <w:rPr>
                    <w:rFonts w:ascii="Times New Roman" w:hAnsi="Times New Roman" w:cs="Times New Roman"/>
                    <w:sz w:val="18"/>
                    <w:szCs w:val="18"/>
                    <w:lang w:eastAsia="zh-CN"/>
                  </w:rPr>
                  <w:delText>03/24/2026</w:delText>
                </w:r>
              </w:del>
            </w:ins>
          </w:p>
        </w:tc>
        <w:tc>
          <w:tcPr>
            <w:tcW w:w="1221" w:type="dxa"/>
            <w:vAlign w:val="center"/>
          </w:tcPr>
          <w:p w14:paraId="6F8D6A37" w14:textId="77777777" w:rsidR="007617DE" w:rsidRDefault="00AE300B">
            <w:pPr>
              <w:spacing w:before="120" w:after="120"/>
              <w:jc w:val="center"/>
              <w:rPr>
                <w:ins w:id="9675" w:author="Xuning Wei12232" w:date="2026-10-18T09:56:00Z"/>
                <w:del w:id="9676" w:author="Yu Zhang - Network" w:date="2026-08-06T04:42:00Z"/>
                <w:rFonts w:ascii="Times New Roman" w:hAnsi="Times New Roman" w:cs="Times New Roman"/>
                <w:sz w:val="18"/>
                <w:szCs w:val="18"/>
                <w:lang w:eastAsia="zh-CN"/>
              </w:rPr>
            </w:pPr>
            <w:ins w:id="9677" w:author="Xuning Wei12232" w:date="2026-10-18T09:56:00Z">
              <w:del w:id="9678" w:author="Yu Zhang - Network" w:date="2026-08-06T04:42:00Z">
                <w:r>
                  <w:rPr>
                    <w:rFonts w:ascii="Times New Roman" w:hAnsi="Times New Roman" w:cs="Times New Roman"/>
                    <w:sz w:val="18"/>
                    <w:szCs w:val="18"/>
                    <w:lang w:eastAsia="zh-CN"/>
                  </w:rPr>
                  <w:delText>TJ2 QC</w:delText>
                </w:r>
              </w:del>
            </w:ins>
          </w:p>
          <w:p w14:paraId="1F30B638" w14:textId="77777777" w:rsidR="007617DE" w:rsidRDefault="00AE300B">
            <w:pPr>
              <w:spacing w:before="120" w:after="120"/>
              <w:jc w:val="center"/>
              <w:rPr>
                <w:ins w:id="9679" w:author="Xuning Wei12232" w:date="2026-10-18T09:56:00Z"/>
                <w:rFonts w:ascii="Times New Roman" w:hAnsi="Times New Roman" w:cs="Times New Roman"/>
                <w:sz w:val="18"/>
                <w:szCs w:val="18"/>
                <w:lang w:eastAsia="zh-CN"/>
              </w:rPr>
            </w:pPr>
            <w:ins w:id="9680" w:author="Xuning Wei12232" w:date="2026-10-18T09:56:00Z">
              <w:del w:id="9681" w:author="Yu Zhang - Network" w:date="2026-08-06T04:42:00Z">
                <w:r>
                  <w:rPr>
                    <w:rFonts w:ascii="Times New Roman" w:hAnsi="Times New Roman" w:cs="Times New Roman"/>
                    <w:sz w:val="18"/>
                    <w:szCs w:val="18"/>
                    <w:lang w:eastAsia="zh-CN"/>
                  </w:rPr>
                  <w:delText>TJ4 QC</w:delText>
                </w:r>
              </w:del>
            </w:ins>
          </w:p>
        </w:tc>
      </w:tr>
      <w:tr w:rsidR="007617DE" w14:paraId="4927E70D" w14:textId="77777777">
        <w:trPr>
          <w:trHeight w:val="397"/>
          <w:ins w:id="9682" w:author="Xuning Wei12232" w:date="2026-10-18T09:56:00Z"/>
          <w:del w:id="9683" w:author="Yu Zhang - Network" w:date="2026-08-06T04:42:00Z"/>
        </w:trPr>
        <w:tc>
          <w:tcPr>
            <w:tcW w:w="956" w:type="dxa"/>
            <w:vAlign w:val="center"/>
          </w:tcPr>
          <w:p w14:paraId="547FE10F" w14:textId="77777777" w:rsidR="007617DE" w:rsidRDefault="00AE300B">
            <w:pPr>
              <w:spacing w:before="120" w:after="120"/>
              <w:jc w:val="center"/>
              <w:rPr>
                <w:ins w:id="9684" w:author="Xuning Wei12232" w:date="2026-10-18T09:56:00Z"/>
                <w:rFonts w:ascii="Times New Roman" w:hAnsi="Times New Roman" w:cs="Times New Roman"/>
                <w:sz w:val="18"/>
                <w:szCs w:val="18"/>
              </w:rPr>
            </w:pPr>
            <w:ins w:id="9685" w:author="Xuning Wei12232" w:date="2026-10-18T09:56:00Z">
              <w:del w:id="9686" w:author="Yu Zhang - Network" w:date="2026-08-06T04:42:00Z">
                <w:r>
                  <w:rPr>
                    <w:rFonts w:ascii="Times New Roman" w:eastAsia="仿宋_GB2312" w:hAnsi="Times New Roman" w:cs="Times New Roman"/>
                    <w:sz w:val="18"/>
                    <w:szCs w:val="18"/>
                  </w:rPr>
                  <w:delText>AM-YL006160-04</w:delText>
                </w:r>
              </w:del>
            </w:ins>
          </w:p>
        </w:tc>
        <w:tc>
          <w:tcPr>
            <w:tcW w:w="1733" w:type="dxa"/>
            <w:vAlign w:val="center"/>
          </w:tcPr>
          <w:p w14:paraId="48E9DD55" w14:textId="77777777" w:rsidR="007617DE" w:rsidRDefault="00AE300B">
            <w:pPr>
              <w:spacing w:before="120" w:after="120"/>
              <w:jc w:val="center"/>
              <w:rPr>
                <w:ins w:id="9687" w:author="Xuning Wei12232" w:date="2026-10-18T09:56:00Z"/>
                <w:rFonts w:ascii="Times New Roman" w:hAnsi="Times New Roman" w:cs="Times New Roman"/>
                <w:sz w:val="18"/>
                <w:szCs w:val="18"/>
              </w:rPr>
            </w:pPr>
            <w:ins w:id="9688" w:author="Xuning Wei12232" w:date="2026-10-18T09:56:00Z">
              <w:del w:id="9689" w:author="Yu Zhang - Network" w:date="2026-08-06T04:42:00Z">
                <w:r>
                  <w:rPr>
                    <w:rFonts w:ascii="Times New Roman" w:eastAsia="仿宋_GB2312" w:hAnsi="Times New Roman" w:cs="Times New Roman"/>
                    <w:sz w:val="18"/>
                    <w:szCs w:val="18"/>
                  </w:rPr>
                  <w:delText>HPLC method for the determination of Chiral purity for Fmoc-L-Ala-OH·H2O (YL006160)</w:delText>
                </w:r>
              </w:del>
            </w:ins>
          </w:p>
        </w:tc>
        <w:tc>
          <w:tcPr>
            <w:tcW w:w="1275" w:type="dxa"/>
            <w:vAlign w:val="center"/>
          </w:tcPr>
          <w:p w14:paraId="4EDCDA66" w14:textId="77777777" w:rsidR="007617DE" w:rsidRDefault="00AE300B">
            <w:pPr>
              <w:spacing w:before="120" w:after="120"/>
              <w:jc w:val="center"/>
              <w:rPr>
                <w:ins w:id="9690" w:author="Xuning Wei12232" w:date="2026-10-18T09:56:00Z"/>
                <w:del w:id="9691" w:author="Yu Zhang - Network" w:date="2026-08-06T04:42:00Z"/>
                <w:rFonts w:ascii="Times New Roman" w:hAnsi="Times New Roman" w:cs="Times New Roman"/>
                <w:sz w:val="18"/>
                <w:szCs w:val="18"/>
                <w:lang w:eastAsia="zh-CN"/>
              </w:rPr>
            </w:pPr>
            <w:ins w:id="9692" w:author="Xuning Wei12232" w:date="2026-10-18T09:56:00Z">
              <w:del w:id="9693" w:author="Yu Zhang - Network" w:date="2026-08-06T04:42:00Z">
                <w:r>
                  <w:rPr>
                    <w:rFonts w:ascii="Times New Roman" w:hAnsi="Times New Roman" w:cs="Times New Roman"/>
                    <w:sz w:val="18"/>
                    <w:szCs w:val="18"/>
                    <w:lang w:eastAsia="zh-CN"/>
                  </w:rPr>
                  <w:delText>AM-YL004842-02-VP-01.01</w:delText>
                </w:r>
              </w:del>
            </w:ins>
          </w:p>
          <w:p w14:paraId="09B350B4" w14:textId="77777777" w:rsidR="007617DE" w:rsidRDefault="00AE300B">
            <w:pPr>
              <w:spacing w:before="120" w:after="120"/>
              <w:jc w:val="center"/>
              <w:rPr>
                <w:ins w:id="9694" w:author="Xuning Wei12232" w:date="2026-10-18T09:56:00Z"/>
                <w:del w:id="9695" w:author="Yu Zhang - Network" w:date="2026-08-06T04:42:00Z"/>
                <w:rFonts w:ascii="Times New Roman" w:hAnsi="Times New Roman" w:cs="Times New Roman"/>
                <w:sz w:val="18"/>
                <w:szCs w:val="18"/>
                <w:lang w:eastAsia="zh-CN"/>
              </w:rPr>
            </w:pPr>
            <w:ins w:id="9696" w:author="Xuning Wei12232" w:date="2026-10-18T09:56:00Z">
              <w:del w:id="9697" w:author="Yu Zhang - Network" w:date="2026-08-06T04:42:00Z">
                <w:r>
                  <w:rPr>
                    <w:rFonts w:ascii="Times New Roman" w:hAnsi="Times New Roman" w:cs="Times New Roman"/>
                    <w:sz w:val="18"/>
                    <w:szCs w:val="18"/>
                    <w:lang w:eastAsia="zh-CN"/>
                  </w:rPr>
                  <w:delText>AM-YL006160-04-VP-01.01</w:delText>
                </w:r>
              </w:del>
            </w:ins>
          </w:p>
          <w:p w14:paraId="3F2BAE1B" w14:textId="77777777" w:rsidR="007617DE" w:rsidRDefault="00AE300B">
            <w:pPr>
              <w:spacing w:before="120" w:after="120"/>
              <w:jc w:val="center"/>
              <w:rPr>
                <w:ins w:id="9698" w:author="Xuning Wei12232" w:date="2026-10-18T09:56:00Z"/>
                <w:rFonts w:ascii="Times New Roman" w:hAnsi="Times New Roman" w:cs="Times New Roman"/>
                <w:sz w:val="18"/>
                <w:szCs w:val="18"/>
                <w:lang w:eastAsia="zh-CN"/>
              </w:rPr>
            </w:pPr>
            <w:ins w:id="9699" w:author="Xuning Wei12232" w:date="2026-10-18T09:56:00Z">
              <w:del w:id="9700" w:author="Yu Zhang - Network" w:date="2026-08-06T04:42:00Z">
                <w:r>
                  <w:rPr>
                    <w:rFonts w:ascii="Times New Roman" w:hAnsi="Times New Roman" w:cs="Times New Roman"/>
                    <w:sz w:val="18"/>
                    <w:szCs w:val="18"/>
                    <w:lang w:eastAsia="zh-CN"/>
                  </w:rPr>
                  <w:delText>AM-YL006160-04-TP-01.01</w:delText>
                </w:r>
              </w:del>
            </w:ins>
          </w:p>
        </w:tc>
        <w:tc>
          <w:tcPr>
            <w:tcW w:w="1212" w:type="dxa"/>
            <w:vAlign w:val="center"/>
          </w:tcPr>
          <w:p w14:paraId="09C31BCD" w14:textId="77777777" w:rsidR="007617DE" w:rsidRDefault="00AE300B">
            <w:pPr>
              <w:tabs>
                <w:tab w:val="right" w:pos="8640"/>
              </w:tabs>
              <w:overflowPunct w:val="0"/>
              <w:autoSpaceDE w:val="0"/>
              <w:autoSpaceDN w:val="0"/>
              <w:adjustRightInd w:val="0"/>
              <w:spacing w:before="120" w:after="120"/>
              <w:jc w:val="center"/>
              <w:textAlignment w:val="baseline"/>
              <w:rPr>
                <w:ins w:id="9701" w:author="Xuning Wei12232" w:date="2026-10-18T09:56:00Z"/>
                <w:del w:id="9702" w:author="Yu Zhang - Network" w:date="2026-08-06T04:42:00Z"/>
                <w:rFonts w:ascii="Times New Roman" w:hAnsi="Times New Roman" w:cs="Times New Roman"/>
                <w:sz w:val="18"/>
                <w:szCs w:val="18"/>
                <w:lang w:eastAsia="zh-CN"/>
              </w:rPr>
            </w:pPr>
            <w:ins w:id="9703" w:author="Xuning Wei12232" w:date="2026-10-18T09:56:00Z">
              <w:del w:id="9704" w:author="Yu Zhang - Network" w:date="2026-08-06T04:42:00Z">
                <w:r>
                  <w:rPr>
                    <w:rFonts w:ascii="Times New Roman" w:hAnsi="Times New Roman" w:cs="Times New Roman"/>
                    <w:sz w:val="18"/>
                    <w:szCs w:val="18"/>
                    <w:lang w:eastAsia="zh-CN"/>
                  </w:rPr>
                  <w:delText>12/01/2020</w:delText>
                </w:r>
              </w:del>
            </w:ins>
          </w:p>
          <w:p w14:paraId="1D0E40B8" w14:textId="77777777" w:rsidR="007617DE" w:rsidRDefault="00AE300B">
            <w:pPr>
              <w:tabs>
                <w:tab w:val="right" w:pos="8640"/>
              </w:tabs>
              <w:overflowPunct w:val="0"/>
              <w:autoSpaceDE w:val="0"/>
              <w:autoSpaceDN w:val="0"/>
              <w:adjustRightInd w:val="0"/>
              <w:spacing w:before="120" w:after="120"/>
              <w:jc w:val="center"/>
              <w:textAlignment w:val="baseline"/>
              <w:rPr>
                <w:ins w:id="9705" w:author="Xuning Wei12232" w:date="2026-10-18T09:56:00Z"/>
                <w:del w:id="9706" w:author="Yu Zhang - Network" w:date="2026-08-06T04:42:00Z"/>
                <w:rFonts w:ascii="Times New Roman" w:hAnsi="Times New Roman" w:cs="Times New Roman"/>
                <w:sz w:val="18"/>
                <w:szCs w:val="18"/>
                <w:lang w:eastAsia="zh-CN"/>
              </w:rPr>
            </w:pPr>
            <w:ins w:id="9707" w:author="Xuning Wei12232" w:date="2026-10-18T09:56:00Z">
              <w:del w:id="9708" w:author="Yu Zhang - Network" w:date="2026-08-06T04:42:00Z">
                <w:r>
                  <w:rPr>
                    <w:rFonts w:ascii="Times New Roman" w:hAnsi="Times New Roman" w:cs="Times New Roman"/>
                    <w:sz w:val="18"/>
                    <w:szCs w:val="18"/>
                    <w:lang w:eastAsia="zh-CN"/>
                  </w:rPr>
                  <w:delText>01/23/2026</w:delText>
                </w:r>
              </w:del>
            </w:ins>
          </w:p>
          <w:p w14:paraId="46D5A3FE" w14:textId="77777777" w:rsidR="007617DE" w:rsidRDefault="00AE300B">
            <w:pPr>
              <w:tabs>
                <w:tab w:val="right" w:pos="8640"/>
              </w:tabs>
              <w:overflowPunct w:val="0"/>
              <w:autoSpaceDE w:val="0"/>
              <w:autoSpaceDN w:val="0"/>
              <w:adjustRightInd w:val="0"/>
              <w:spacing w:before="120" w:after="120"/>
              <w:jc w:val="center"/>
              <w:textAlignment w:val="baseline"/>
              <w:rPr>
                <w:ins w:id="9709" w:author="Xuning Wei12232" w:date="2026-10-18T09:56:00Z"/>
                <w:rFonts w:ascii="Times New Roman" w:hAnsi="Times New Roman" w:cs="Times New Roman"/>
                <w:sz w:val="18"/>
                <w:szCs w:val="18"/>
                <w:lang w:eastAsia="zh-CN"/>
              </w:rPr>
            </w:pPr>
            <w:ins w:id="9710" w:author="Xuning Wei12232" w:date="2026-10-18T09:56:00Z">
              <w:del w:id="9711" w:author="Yu Zhang - Network" w:date="2026-08-06T04:42:00Z">
                <w:r>
                  <w:rPr>
                    <w:rFonts w:ascii="Times New Roman" w:hAnsi="Times New Roman" w:cs="Times New Roman"/>
                    <w:sz w:val="18"/>
                    <w:szCs w:val="18"/>
                    <w:lang w:eastAsia="zh-CN"/>
                  </w:rPr>
                  <w:delText>01/19/2026</w:delText>
                </w:r>
              </w:del>
            </w:ins>
          </w:p>
        </w:tc>
        <w:tc>
          <w:tcPr>
            <w:tcW w:w="1482" w:type="dxa"/>
            <w:vAlign w:val="center"/>
          </w:tcPr>
          <w:p w14:paraId="0D011640" w14:textId="77777777" w:rsidR="007617DE" w:rsidRDefault="00AE300B">
            <w:pPr>
              <w:spacing w:before="120" w:after="120"/>
              <w:jc w:val="center"/>
              <w:rPr>
                <w:ins w:id="9712" w:author="Xuning Wei12232" w:date="2026-10-18T09:56:00Z"/>
                <w:del w:id="9713" w:author="Yu Zhang - Network" w:date="2026-08-06T04:42:00Z"/>
                <w:rFonts w:ascii="Times New Roman" w:hAnsi="Times New Roman" w:cs="Times New Roman"/>
                <w:sz w:val="18"/>
                <w:szCs w:val="18"/>
                <w:lang w:eastAsia="zh-CN"/>
              </w:rPr>
            </w:pPr>
            <w:ins w:id="9714" w:author="Xuning Wei12232" w:date="2026-10-18T09:56:00Z">
              <w:del w:id="9715" w:author="Yu Zhang - Network" w:date="2026-08-06T04:42:00Z">
                <w:r>
                  <w:rPr>
                    <w:rFonts w:ascii="Times New Roman" w:hAnsi="Times New Roman" w:cs="Times New Roman"/>
                    <w:sz w:val="18"/>
                    <w:szCs w:val="18"/>
                    <w:lang w:eastAsia="zh-CN"/>
                  </w:rPr>
                  <w:delText>AM-YL004842-02-VR-01.01</w:delText>
                </w:r>
              </w:del>
            </w:ins>
          </w:p>
          <w:p w14:paraId="7DBF59F5" w14:textId="77777777" w:rsidR="007617DE" w:rsidRDefault="00AE300B">
            <w:pPr>
              <w:spacing w:before="120" w:after="120"/>
              <w:jc w:val="center"/>
              <w:rPr>
                <w:ins w:id="9716" w:author="Xuning Wei12232" w:date="2026-10-18T09:56:00Z"/>
                <w:del w:id="9717" w:author="Yu Zhang - Network" w:date="2026-08-06T04:42:00Z"/>
                <w:rFonts w:ascii="Times New Roman" w:hAnsi="Times New Roman" w:cs="Times New Roman"/>
                <w:sz w:val="18"/>
                <w:szCs w:val="18"/>
                <w:lang w:eastAsia="zh-CN"/>
              </w:rPr>
            </w:pPr>
            <w:ins w:id="9718" w:author="Xuning Wei12232" w:date="2026-10-18T09:56:00Z">
              <w:del w:id="9719" w:author="Yu Zhang - Network" w:date="2026-08-06T04:42:00Z">
                <w:r>
                  <w:rPr>
                    <w:rFonts w:ascii="Times New Roman" w:hAnsi="Times New Roman" w:cs="Times New Roman"/>
                    <w:sz w:val="18"/>
                    <w:szCs w:val="18"/>
                    <w:lang w:eastAsia="zh-CN"/>
                  </w:rPr>
                  <w:delText>AM-YL006160-04-VR-01.01</w:delText>
                </w:r>
              </w:del>
            </w:ins>
          </w:p>
          <w:p w14:paraId="30EAFB80" w14:textId="77777777" w:rsidR="007617DE" w:rsidRDefault="00AE300B">
            <w:pPr>
              <w:spacing w:before="120" w:after="120"/>
              <w:jc w:val="center"/>
              <w:rPr>
                <w:ins w:id="9720" w:author="Xuning Wei12232" w:date="2026-10-18T09:56:00Z"/>
                <w:rFonts w:ascii="Times New Roman" w:hAnsi="Times New Roman" w:cs="Times New Roman"/>
                <w:sz w:val="18"/>
                <w:szCs w:val="18"/>
                <w:lang w:eastAsia="zh-CN"/>
              </w:rPr>
            </w:pPr>
            <w:ins w:id="9721" w:author="Xuning Wei12232" w:date="2026-10-18T09:56:00Z">
              <w:del w:id="9722" w:author="Yu Zhang - Network" w:date="2026-08-06T04:42:00Z">
                <w:r>
                  <w:rPr>
                    <w:rFonts w:ascii="Times New Roman" w:hAnsi="Times New Roman" w:cs="Times New Roman"/>
                    <w:sz w:val="18"/>
                    <w:szCs w:val="18"/>
                    <w:lang w:eastAsia="zh-CN"/>
                  </w:rPr>
                  <w:delText>AM-YL006160-04-TR-01.01</w:delText>
                </w:r>
              </w:del>
            </w:ins>
          </w:p>
        </w:tc>
        <w:tc>
          <w:tcPr>
            <w:tcW w:w="1138" w:type="dxa"/>
            <w:vAlign w:val="center"/>
          </w:tcPr>
          <w:p w14:paraId="41BF1BC4" w14:textId="77777777" w:rsidR="007617DE" w:rsidRDefault="00AE300B">
            <w:pPr>
              <w:autoSpaceDE w:val="0"/>
              <w:autoSpaceDN w:val="0"/>
              <w:adjustRightInd w:val="0"/>
              <w:spacing w:before="120" w:after="120"/>
              <w:jc w:val="center"/>
              <w:rPr>
                <w:ins w:id="9723" w:author="Xuning Wei12232" w:date="2026-10-18T09:56:00Z"/>
                <w:del w:id="9724" w:author="Yu Zhang - Network" w:date="2026-08-06T04:42:00Z"/>
                <w:rFonts w:ascii="Times New Roman" w:hAnsi="Times New Roman" w:cs="Times New Roman"/>
                <w:sz w:val="18"/>
                <w:szCs w:val="18"/>
                <w:lang w:eastAsia="zh-CN"/>
              </w:rPr>
            </w:pPr>
            <w:ins w:id="9725" w:author="Xuning Wei12232" w:date="2026-10-18T09:56:00Z">
              <w:del w:id="9726" w:author="Yu Zhang - Network" w:date="2026-08-06T04:42:00Z">
                <w:r>
                  <w:rPr>
                    <w:rFonts w:ascii="Times New Roman" w:hAnsi="Times New Roman" w:cs="Times New Roman"/>
                    <w:sz w:val="18"/>
                    <w:szCs w:val="18"/>
                    <w:lang w:eastAsia="zh-CN"/>
                  </w:rPr>
                  <w:delText>01/19/2021</w:delText>
                </w:r>
              </w:del>
            </w:ins>
          </w:p>
          <w:p w14:paraId="5B9905DE" w14:textId="77777777" w:rsidR="007617DE" w:rsidRDefault="00AE300B">
            <w:pPr>
              <w:autoSpaceDE w:val="0"/>
              <w:autoSpaceDN w:val="0"/>
              <w:adjustRightInd w:val="0"/>
              <w:spacing w:before="120" w:after="120"/>
              <w:jc w:val="center"/>
              <w:rPr>
                <w:ins w:id="9727" w:author="Xuning Wei12232" w:date="2026-10-18T09:56:00Z"/>
                <w:del w:id="9728" w:author="Yu Zhang - Network" w:date="2026-08-06T04:42:00Z"/>
                <w:rFonts w:ascii="Times New Roman" w:hAnsi="Times New Roman" w:cs="Times New Roman"/>
                <w:sz w:val="18"/>
                <w:szCs w:val="18"/>
                <w:lang w:eastAsia="zh-CN"/>
              </w:rPr>
            </w:pPr>
            <w:ins w:id="9729" w:author="Xuning Wei12232" w:date="2026-10-18T09:56:00Z">
              <w:del w:id="9730" w:author="Yu Zhang - Network" w:date="2026-08-06T04:42:00Z">
                <w:r>
                  <w:rPr>
                    <w:rFonts w:ascii="Times New Roman" w:hAnsi="Times New Roman" w:cs="Times New Roman"/>
                    <w:sz w:val="18"/>
                    <w:szCs w:val="18"/>
                    <w:lang w:eastAsia="zh-CN"/>
                  </w:rPr>
                  <w:delText>03/25/2026</w:delText>
                </w:r>
              </w:del>
            </w:ins>
          </w:p>
          <w:p w14:paraId="1883036C" w14:textId="77777777" w:rsidR="007617DE" w:rsidRDefault="00AE300B">
            <w:pPr>
              <w:autoSpaceDE w:val="0"/>
              <w:autoSpaceDN w:val="0"/>
              <w:adjustRightInd w:val="0"/>
              <w:spacing w:before="120" w:after="120"/>
              <w:jc w:val="center"/>
              <w:rPr>
                <w:ins w:id="9731" w:author="Xuning Wei12232" w:date="2026-10-18T09:56:00Z"/>
                <w:rFonts w:ascii="Times New Roman" w:hAnsi="Times New Roman" w:cs="Times New Roman"/>
                <w:sz w:val="18"/>
                <w:szCs w:val="18"/>
                <w:lang w:eastAsia="zh-CN"/>
              </w:rPr>
            </w:pPr>
            <w:ins w:id="9732" w:author="Xuning Wei12232" w:date="2026-10-18T09:56:00Z">
              <w:del w:id="9733" w:author="Yu Zhang - Network" w:date="2026-08-06T04:42:00Z">
                <w:r>
                  <w:rPr>
                    <w:rFonts w:ascii="Times New Roman" w:hAnsi="Times New Roman" w:cs="Times New Roman"/>
                    <w:sz w:val="18"/>
                    <w:szCs w:val="18"/>
                    <w:lang w:eastAsia="zh-CN"/>
                  </w:rPr>
                  <w:delText>03/31/2026</w:delText>
                </w:r>
              </w:del>
            </w:ins>
          </w:p>
        </w:tc>
        <w:tc>
          <w:tcPr>
            <w:tcW w:w="1221" w:type="dxa"/>
            <w:vAlign w:val="center"/>
          </w:tcPr>
          <w:p w14:paraId="7526FDAE" w14:textId="77777777" w:rsidR="007617DE" w:rsidRDefault="00AE300B">
            <w:pPr>
              <w:spacing w:before="120" w:after="120"/>
              <w:jc w:val="center"/>
              <w:rPr>
                <w:ins w:id="9734" w:author="Xuning Wei12232" w:date="2026-10-18T09:56:00Z"/>
                <w:del w:id="9735" w:author="Yu Zhang - Network" w:date="2026-08-06T04:42:00Z"/>
                <w:rFonts w:ascii="Times New Roman" w:hAnsi="Times New Roman" w:cs="Times New Roman"/>
                <w:sz w:val="18"/>
                <w:szCs w:val="18"/>
                <w:lang w:eastAsia="zh-CN"/>
              </w:rPr>
            </w:pPr>
            <w:ins w:id="9736" w:author="Xuning Wei12232" w:date="2026-10-18T09:56:00Z">
              <w:del w:id="9737" w:author="Yu Zhang - Network" w:date="2026-08-06T04:42:00Z">
                <w:r>
                  <w:rPr>
                    <w:rFonts w:ascii="Times New Roman" w:hAnsi="Times New Roman" w:cs="Times New Roman"/>
                    <w:sz w:val="18"/>
                    <w:szCs w:val="18"/>
                    <w:lang w:eastAsia="zh-CN"/>
                  </w:rPr>
                  <w:delText>TJ2 QC</w:delText>
                </w:r>
              </w:del>
            </w:ins>
          </w:p>
          <w:p w14:paraId="73DEE5EF" w14:textId="77777777" w:rsidR="007617DE" w:rsidRDefault="00AE300B">
            <w:pPr>
              <w:spacing w:before="120" w:after="120"/>
              <w:jc w:val="center"/>
              <w:rPr>
                <w:ins w:id="9738" w:author="Xuning Wei12232" w:date="2026-10-18T09:56:00Z"/>
                <w:rFonts w:ascii="Times New Roman" w:hAnsi="Times New Roman" w:cs="Times New Roman"/>
                <w:sz w:val="18"/>
                <w:szCs w:val="18"/>
                <w:lang w:eastAsia="zh-CN"/>
              </w:rPr>
            </w:pPr>
            <w:ins w:id="9739" w:author="Xuning Wei12232" w:date="2026-10-18T09:56:00Z">
              <w:del w:id="9740" w:author="Yu Zhang - Network" w:date="2026-08-06T04:42:00Z">
                <w:r>
                  <w:rPr>
                    <w:rFonts w:ascii="Times New Roman" w:hAnsi="Times New Roman" w:cs="Times New Roman"/>
                    <w:sz w:val="18"/>
                    <w:szCs w:val="18"/>
                    <w:lang w:eastAsia="zh-CN"/>
                  </w:rPr>
                  <w:delText>TJ4 QC</w:delText>
                </w:r>
              </w:del>
            </w:ins>
          </w:p>
        </w:tc>
      </w:tr>
      <w:tr w:rsidR="007617DE" w14:paraId="47C57888" w14:textId="77777777">
        <w:trPr>
          <w:trHeight w:val="397"/>
          <w:ins w:id="9741" w:author="Xuning Wei12232" w:date="2026-10-18T09:56:00Z"/>
          <w:del w:id="9742" w:author="Yu Zhang - Network" w:date="2026-08-06T04:42:00Z"/>
        </w:trPr>
        <w:tc>
          <w:tcPr>
            <w:tcW w:w="956" w:type="dxa"/>
            <w:vAlign w:val="center"/>
          </w:tcPr>
          <w:p w14:paraId="1AD7C6DA" w14:textId="77777777" w:rsidR="007617DE" w:rsidRDefault="00AE300B">
            <w:pPr>
              <w:spacing w:before="120" w:after="120"/>
              <w:jc w:val="center"/>
              <w:rPr>
                <w:ins w:id="9743" w:author="Xuning Wei12232" w:date="2026-10-18T09:56:00Z"/>
                <w:rFonts w:ascii="Times New Roman" w:hAnsi="Times New Roman" w:cs="Times New Roman"/>
                <w:sz w:val="18"/>
                <w:szCs w:val="18"/>
              </w:rPr>
            </w:pPr>
            <w:ins w:id="9744" w:author="Xuning Wei12232" w:date="2026-10-18T09:56:00Z">
              <w:del w:id="9745" w:author="Yu Zhang - Network" w:date="2026-08-06T04:42:00Z">
                <w:r>
                  <w:rPr>
                    <w:rFonts w:ascii="Times New Roman" w:eastAsia="仿宋_GB2312" w:hAnsi="Times New Roman" w:cs="Times New Roman"/>
                    <w:sz w:val="18"/>
                    <w:szCs w:val="18"/>
                  </w:rPr>
                  <w:delText>AM-YL006160-011</w:delText>
                </w:r>
              </w:del>
            </w:ins>
          </w:p>
        </w:tc>
        <w:tc>
          <w:tcPr>
            <w:tcW w:w="1733" w:type="dxa"/>
            <w:vAlign w:val="center"/>
          </w:tcPr>
          <w:p w14:paraId="62F4469A" w14:textId="77777777" w:rsidR="007617DE" w:rsidRDefault="00AE300B">
            <w:pPr>
              <w:spacing w:before="120" w:after="120"/>
              <w:jc w:val="center"/>
              <w:rPr>
                <w:ins w:id="9746" w:author="Xuning Wei12232" w:date="2026-10-18T09:56:00Z"/>
                <w:rFonts w:ascii="Times New Roman" w:hAnsi="Times New Roman" w:cs="Times New Roman"/>
                <w:sz w:val="18"/>
                <w:szCs w:val="18"/>
              </w:rPr>
            </w:pPr>
            <w:ins w:id="9747" w:author="Xuning Wei12232" w:date="2026-10-18T09:56:00Z">
              <w:del w:id="9748" w:author="Yu Zhang - Network" w:date="2026-08-06T04:42:00Z">
                <w:r>
                  <w:rPr>
                    <w:rFonts w:ascii="Times New Roman" w:eastAsia="仿宋_GB2312" w:hAnsi="Times New Roman" w:cs="Times New Roman"/>
                    <w:sz w:val="18"/>
                    <w:szCs w:val="18"/>
                  </w:rPr>
                  <w:delText>HPLC-CAD method for the determination of L-Ala-OH residue for Fmoc-L-Ala-OH·H2O (YL006160)</w:delText>
                </w:r>
              </w:del>
            </w:ins>
          </w:p>
        </w:tc>
        <w:tc>
          <w:tcPr>
            <w:tcW w:w="1275" w:type="dxa"/>
            <w:vAlign w:val="center"/>
          </w:tcPr>
          <w:p w14:paraId="50455EA2" w14:textId="77777777" w:rsidR="007617DE" w:rsidRDefault="00AE300B">
            <w:pPr>
              <w:spacing w:before="120" w:after="120"/>
              <w:jc w:val="center"/>
              <w:rPr>
                <w:ins w:id="9749" w:author="Xuning Wei12232" w:date="2026-10-18T09:56:00Z"/>
                <w:rFonts w:ascii="Times New Roman" w:hAnsi="Times New Roman" w:cs="Times New Roman"/>
                <w:sz w:val="18"/>
                <w:szCs w:val="18"/>
                <w:lang w:eastAsia="zh-CN"/>
              </w:rPr>
            </w:pPr>
            <w:ins w:id="9750" w:author="Xuning Wei12232" w:date="2026-10-18T09:56:00Z">
              <w:del w:id="9751" w:author="Yu Zhang - Network" w:date="2026-08-06T04:42:00Z">
                <w:r>
                  <w:rPr>
                    <w:rFonts w:ascii="Times New Roman" w:hAnsi="Times New Roman" w:cs="Times New Roman"/>
                    <w:sz w:val="18"/>
                    <w:szCs w:val="18"/>
                    <w:lang w:eastAsia="zh-CN"/>
                  </w:rPr>
                  <w:delText>AM-YL006160-011-VP-01.02</w:delText>
                </w:r>
              </w:del>
            </w:ins>
          </w:p>
        </w:tc>
        <w:tc>
          <w:tcPr>
            <w:tcW w:w="1212" w:type="dxa"/>
            <w:vAlign w:val="center"/>
          </w:tcPr>
          <w:p w14:paraId="104C3AC8" w14:textId="77777777" w:rsidR="007617DE" w:rsidRDefault="00AE300B">
            <w:pPr>
              <w:tabs>
                <w:tab w:val="right" w:pos="8640"/>
              </w:tabs>
              <w:overflowPunct w:val="0"/>
              <w:autoSpaceDE w:val="0"/>
              <w:autoSpaceDN w:val="0"/>
              <w:adjustRightInd w:val="0"/>
              <w:spacing w:before="120" w:after="120"/>
              <w:jc w:val="center"/>
              <w:textAlignment w:val="baseline"/>
              <w:rPr>
                <w:ins w:id="9752" w:author="Xuning Wei12232" w:date="2026-10-18T09:56:00Z"/>
                <w:rFonts w:ascii="Times New Roman" w:hAnsi="Times New Roman" w:cs="Times New Roman"/>
                <w:sz w:val="18"/>
                <w:szCs w:val="18"/>
                <w:lang w:eastAsia="zh-CN"/>
              </w:rPr>
            </w:pPr>
            <w:ins w:id="9753" w:author="Xuning Wei12232" w:date="2026-10-18T09:56:00Z">
              <w:del w:id="9754" w:author="Yu Zhang - Network" w:date="2026-08-06T04:42:00Z">
                <w:r>
                  <w:rPr>
                    <w:rFonts w:ascii="Times New Roman" w:hAnsi="Times New Roman" w:cs="Times New Roman"/>
                    <w:sz w:val="18"/>
                    <w:szCs w:val="18"/>
                    <w:lang w:eastAsia="zh-CN"/>
                  </w:rPr>
                  <w:delText>01/23/2026</w:delText>
                </w:r>
              </w:del>
            </w:ins>
          </w:p>
        </w:tc>
        <w:tc>
          <w:tcPr>
            <w:tcW w:w="1482" w:type="dxa"/>
            <w:vAlign w:val="center"/>
          </w:tcPr>
          <w:p w14:paraId="5777BA89" w14:textId="77777777" w:rsidR="007617DE" w:rsidRDefault="00AE300B">
            <w:pPr>
              <w:spacing w:before="120" w:after="120"/>
              <w:jc w:val="center"/>
              <w:rPr>
                <w:ins w:id="9755" w:author="Xuning Wei12232" w:date="2026-10-18T09:56:00Z"/>
                <w:rFonts w:ascii="Times New Roman" w:hAnsi="Times New Roman" w:cs="Times New Roman"/>
                <w:sz w:val="18"/>
                <w:szCs w:val="18"/>
                <w:lang w:eastAsia="zh-CN"/>
              </w:rPr>
            </w:pPr>
            <w:ins w:id="9756" w:author="Xuning Wei12232" w:date="2026-10-18T09:56:00Z">
              <w:del w:id="9757" w:author="Yu Zhang - Network" w:date="2026-08-06T04:42:00Z">
                <w:r>
                  <w:rPr>
                    <w:rFonts w:ascii="Times New Roman" w:hAnsi="Times New Roman" w:cs="Times New Roman"/>
                    <w:sz w:val="18"/>
                    <w:szCs w:val="18"/>
                    <w:lang w:eastAsia="zh-CN"/>
                  </w:rPr>
                  <w:delText>AM-YL006160-011-VR-01.01</w:delText>
                </w:r>
              </w:del>
            </w:ins>
          </w:p>
        </w:tc>
        <w:tc>
          <w:tcPr>
            <w:tcW w:w="1138" w:type="dxa"/>
            <w:vAlign w:val="center"/>
          </w:tcPr>
          <w:p w14:paraId="273BF63C" w14:textId="77777777" w:rsidR="007617DE" w:rsidRDefault="00AE300B">
            <w:pPr>
              <w:autoSpaceDE w:val="0"/>
              <w:autoSpaceDN w:val="0"/>
              <w:adjustRightInd w:val="0"/>
              <w:spacing w:before="120" w:after="120"/>
              <w:jc w:val="center"/>
              <w:rPr>
                <w:ins w:id="9758" w:author="Xuning Wei12232" w:date="2026-10-18T09:56:00Z"/>
                <w:rFonts w:ascii="Times New Roman" w:hAnsi="Times New Roman" w:cs="Times New Roman"/>
                <w:sz w:val="18"/>
                <w:szCs w:val="18"/>
                <w:lang w:eastAsia="zh-CN"/>
              </w:rPr>
            </w:pPr>
            <w:ins w:id="9759" w:author="Xuning Wei12232" w:date="2026-10-18T09:56:00Z">
              <w:del w:id="9760" w:author="Yu Zhang - Network" w:date="2026-08-06T04:42:00Z">
                <w:r>
                  <w:rPr>
                    <w:rFonts w:ascii="Times New Roman" w:hAnsi="Times New Roman" w:cs="Times New Roman"/>
                    <w:sz w:val="18"/>
                    <w:szCs w:val="18"/>
                    <w:lang w:eastAsia="zh-CN"/>
                  </w:rPr>
                  <w:delText>02/04/2026</w:delText>
                </w:r>
              </w:del>
            </w:ins>
          </w:p>
        </w:tc>
        <w:tc>
          <w:tcPr>
            <w:tcW w:w="1221" w:type="dxa"/>
            <w:vAlign w:val="center"/>
          </w:tcPr>
          <w:p w14:paraId="426214D1" w14:textId="77777777" w:rsidR="007617DE" w:rsidRDefault="00AE300B">
            <w:pPr>
              <w:spacing w:before="120" w:after="120"/>
              <w:jc w:val="center"/>
              <w:rPr>
                <w:ins w:id="9761" w:author="Xuning Wei12232" w:date="2026-10-18T09:56:00Z"/>
                <w:rFonts w:ascii="Times New Roman" w:hAnsi="Times New Roman" w:cs="Times New Roman"/>
                <w:sz w:val="18"/>
                <w:szCs w:val="18"/>
                <w:lang w:eastAsia="zh-CN"/>
              </w:rPr>
            </w:pPr>
            <w:ins w:id="9762" w:author="Xuning Wei12232" w:date="2026-10-18T09:56:00Z">
              <w:del w:id="9763" w:author="Yu Zhang - Network" w:date="2026-08-06T04:42:00Z">
                <w:r>
                  <w:rPr>
                    <w:rFonts w:ascii="Times New Roman" w:hAnsi="Times New Roman" w:cs="Times New Roman"/>
                    <w:sz w:val="18"/>
                    <w:szCs w:val="18"/>
                    <w:lang w:eastAsia="zh-CN"/>
                  </w:rPr>
                  <w:delText>TJ4 QC</w:delText>
                </w:r>
              </w:del>
            </w:ins>
          </w:p>
        </w:tc>
      </w:tr>
      <w:tr w:rsidR="007617DE" w14:paraId="0B09A4D1" w14:textId="77777777">
        <w:trPr>
          <w:trHeight w:val="397"/>
          <w:ins w:id="9764" w:author="Xuning Wei12232" w:date="2026-10-18T09:56:00Z"/>
          <w:del w:id="9765" w:author="Yu Zhang - Network" w:date="2026-08-06T04:42:00Z"/>
        </w:trPr>
        <w:tc>
          <w:tcPr>
            <w:tcW w:w="956" w:type="dxa"/>
            <w:vAlign w:val="center"/>
          </w:tcPr>
          <w:p w14:paraId="7DADD4BE" w14:textId="77777777" w:rsidR="007617DE" w:rsidRDefault="00AE300B">
            <w:pPr>
              <w:spacing w:before="120" w:after="120"/>
              <w:jc w:val="center"/>
              <w:rPr>
                <w:ins w:id="9766" w:author="Xuning Wei12232" w:date="2026-10-18T09:56:00Z"/>
                <w:rFonts w:ascii="Times New Roman" w:eastAsia="仿宋_GB2312" w:hAnsi="Times New Roman" w:cs="Times New Roman"/>
                <w:sz w:val="18"/>
                <w:szCs w:val="18"/>
              </w:rPr>
            </w:pPr>
            <w:ins w:id="9767" w:author="Xuning Wei12232" w:date="2026-10-18T09:56:00Z">
              <w:del w:id="9768" w:author="Yu Zhang - Network" w:date="2026-08-06T04:42:00Z">
                <w:r>
                  <w:rPr>
                    <w:rFonts w:ascii="Times New Roman" w:eastAsia="仿宋_GB2312" w:hAnsi="Times New Roman" w:cs="Times New Roman"/>
                    <w:sz w:val="18"/>
                    <w:szCs w:val="18"/>
                  </w:rPr>
                  <w:delText>AM-YL003563-05</w:delText>
                </w:r>
              </w:del>
            </w:ins>
          </w:p>
        </w:tc>
        <w:tc>
          <w:tcPr>
            <w:tcW w:w="1733" w:type="dxa"/>
            <w:vAlign w:val="center"/>
          </w:tcPr>
          <w:p w14:paraId="10C766FA" w14:textId="77777777" w:rsidR="007617DE" w:rsidRDefault="00AE300B">
            <w:pPr>
              <w:spacing w:before="120" w:after="120"/>
              <w:jc w:val="center"/>
              <w:rPr>
                <w:ins w:id="9769" w:author="Xuning Wei12232" w:date="2026-10-18T09:56:00Z"/>
                <w:rFonts w:ascii="Times New Roman" w:eastAsia="仿宋_GB2312" w:hAnsi="Times New Roman" w:cs="Times New Roman"/>
                <w:sz w:val="18"/>
                <w:szCs w:val="18"/>
              </w:rPr>
            </w:pPr>
            <w:ins w:id="9770" w:author="Xuning Wei12232" w:date="2026-10-18T09:56:00Z">
              <w:del w:id="9771" w:author="Yu Zhang - Network" w:date="2026-08-06T04:42:00Z">
                <w:r>
                  <w:rPr>
                    <w:rFonts w:ascii="Times New Roman" w:eastAsia="仿宋_GB2312" w:hAnsi="Times New Roman" w:cs="Times New Roman"/>
                    <w:sz w:val="18"/>
                    <w:szCs w:val="18"/>
                  </w:rPr>
                  <w:delText>HPLC method for the chiral purity determination for Fmoc-L-Thr(tBu)-OH (YL003563)</w:delText>
                </w:r>
              </w:del>
            </w:ins>
          </w:p>
        </w:tc>
        <w:tc>
          <w:tcPr>
            <w:tcW w:w="1275" w:type="dxa"/>
            <w:vAlign w:val="center"/>
          </w:tcPr>
          <w:p w14:paraId="4CC6324D" w14:textId="77777777" w:rsidR="007617DE" w:rsidRDefault="00AE300B">
            <w:pPr>
              <w:spacing w:line="300" w:lineRule="auto"/>
              <w:jc w:val="center"/>
              <w:rPr>
                <w:ins w:id="9772" w:author="Xuning Wei12232" w:date="2026-10-18T09:56:00Z"/>
                <w:del w:id="9773" w:author="Yu Zhang - Network" w:date="2026-08-06T04:42:00Z"/>
                <w:rFonts w:ascii="Times New Roman" w:eastAsia="仿宋_GB2312" w:hAnsi="Times New Roman" w:cs="Times New Roman"/>
                <w:sz w:val="18"/>
                <w:szCs w:val="18"/>
              </w:rPr>
            </w:pPr>
            <w:ins w:id="9774" w:author="Xuning Wei12232" w:date="2026-10-18T09:56:00Z">
              <w:del w:id="9775" w:author="Yu Zhang - Network" w:date="2026-08-06T04:42:00Z">
                <w:r>
                  <w:rPr>
                    <w:rFonts w:ascii="Times New Roman" w:eastAsia="仿宋_GB2312" w:hAnsi="Times New Roman" w:cs="Times New Roman"/>
                    <w:sz w:val="18"/>
                    <w:szCs w:val="18"/>
                  </w:rPr>
                  <w:delText>AM-YL003563-05-VP-01.01</w:delText>
                </w:r>
              </w:del>
            </w:ins>
          </w:p>
          <w:p w14:paraId="6A8497A0" w14:textId="77777777" w:rsidR="007617DE" w:rsidRDefault="00AE300B">
            <w:pPr>
              <w:pStyle w:val="aa"/>
              <w:spacing w:line="300" w:lineRule="auto"/>
              <w:jc w:val="center"/>
              <w:rPr>
                <w:ins w:id="9776" w:author="Xuning Wei12232" w:date="2026-10-18T09:56:00Z"/>
                <w:del w:id="9777" w:author="Yu Zhang - Network" w:date="2026-08-06T04:42:00Z"/>
                <w:rFonts w:eastAsia="仿宋_GB2312"/>
                <w:bCs/>
                <w:kern w:val="32"/>
                <w:sz w:val="18"/>
                <w:szCs w:val="18"/>
              </w:rPr>
            </w:pPr>
            <w:ins w:id="9778" w:author="Xuning Wei12232" w:date="2026-10-18T09:56:00Z">
              <w:del w:id="9779" w:author="Yu Zhang - Network" w:date="2026-08-06T04:42:00Z">
                <w:r>
                  <w:rPr>
                    <w:rFonts w:eastAsia="仿宋_GB2312"/>
                    <w:bCs/>
                    <w:sz w:val="18"/>
                    <w:szCs w:val="18"/>
                  </w:rPr>
                  <w:delText>AM-YL003563-05-VP-02.01</w:delText>
                </w:r>
              </w:del>
            </w:ins>
          </w:p>
          <w:p w14:paraId="7BB9C54A" w14:textId="77777777" w:rsidR="007617DE" w:rsidRDefault="00AE300B">
            <w:pPr>
              <w:pStyle w:val="aa"/>
              <w:spacing w:line="300" w:lineRule="auto"/>
              <w:jc w:val="center"/>
              <w:rPr>
                <w:ins w:id="9780" w:author="Xuning Wei12232" w:date="2026-10-18T09:56:00Z"/>
                <w:rFonts w:eastAsia="仿宋_GB2312"/>
                <w:bCs/>
                <w:kern w:val="32"/>
                <w:sz w:val="18"/>
                <w:szCs w:val="18"/>
              </w:rPr>
            </w:pPr>
            <w:ins w:id="9781" w:author="Xuning Wei12232" w:date="2026-10-18T09:56:00Z">
              <w:del w:id="9782" w:author="Yu Zhang - Network" w:date="2026-08-06T04:42:00Z">
                <w:r>
                  <w:rPr>
                    <w:rFonts w:eastAsia="仿宋_GB2312"/>
                    <w:sz w:val="18"/>
                    <w:szCs w:val="18"/>
                  </w:rPr>
                  <w:delText>AM-YL003563-05-TP-01.02</w:delText>
                </w:r>
              </w:del>
            </w:ins>
          </w:p>
        </w:tc>
        <w:tc>
          <w:tcPr>
            <w:tcW w:w="1212" w:type="dxa"/>
            <w:vAlign w:val="center"/>
          </w:tcPr>
          <w:p w14:paraId="20D2A4DE" w14:textId="77777777" w:rsidR="007617DE" w:rsidRDefault="00AE300B">
            <w:pPr>
              <w:tabs>
                <w:tab w:val="right" w:pos="8640"/>
              </w:tabs>
              <w:overflowPunct w:val="0"/>
              <w:autoSpaceDE w:val="0"/>
              <w:autoSpaceDN w:val="0"/>
              <w:adjustRightInd w:val="0"/>
              <w:spacing w:before="120" w:after="120"/>
              <w:jc w:val="center"/>
              <w:textAlignment w:val="baseline"/>
              <w:rPr>
                <w:ins w:id="9783" w:author="Xuning Wei12232" w:date="2026-10-18T09:56:00Z"/>
                <w:del w:id="9784" w:author="Yu Zhang - Network" w:date="2026-08-06T04:42:00Z"/>
                <w:rFonts w:ascii="Times New Roman" w:eastAsia="仿宋_GB2312" w:hAnsi="Times New Roman" w:cs="Times New Roman"/>
                <w:sz w:val="18"/>
                <w:szCs w:val="18"/>
              </w:rPr>
            </w:pPr>
            <w:ins w:id="9785" w:author="Xuning Wei12232" w:date="2026-10-18T09:56:00Z">
              <w:del w:id="9786" w:author="Yu Zhang - Network" w:date="2026-08-06T04:42:00Z">
                <w:r>
                  <w:rPr>
                    <w:rFonts w:ascii="Times New Roman" w:eastAsia="仿宋_GB2312" w:hAnsi="Times New Roman" w:cs="Times New Roman"/>
                    <w:sz w:val="18"/>
                    <w:szCs w:val="18"/>
                  </w:rPr>
                  <w:delText>03/31/2021</w:delText>
                </w:r>
              </w:del>
            </w:ins>
          </w:p>
          <w:p w14:paraId="4C0B8B3A" w14:textId="77777777" w:rsidR="007617DE" w:rsidRDefault="00AE300B">
            <w:pPr>
              <w:tabs>
                <w:tab w:val="right" w:pos="8640"/>
              </w:tabs>
              <w:overflowPunct w:val="0"/>
              <w:autoSpaceDE w:val="0"/>
              <w:autoSpaceDN w:val="0"/>
              <w:adjustRightInd w:val="0"/>
              <w:spacing w:before="120" w:after="120"/>
              <w:jc w:val="center"/>
              <w:textAlignment w:val="baseline"/>
              <w:rPr>
                <w:ins w:id="9787" w:author="Xuning Wei12232" w:date="2026-10-18T09:56:00Z"/>
                <w:del w:id="9788" w:author="Yu Zhang - Network" w:date="2026-08-06T04:42:00Z"/>
                <w:rFonts w:ascii="Times New Roman" w:eastAsia="仿宋_GB2312" w:hAnsi="Times New Roman" w:cs="Times New Roman"/>
                <w:sz w:val="18"/>
                <w:szCs w:val="18"/>
              </w:rPr>
            </w:pPr>
            <w:ins w:id="9789" w:author="Xuning Wei12232" w:date="2026-10-18T09:56:00Z">
              <w:del w:id="9790" w:author="Yu Zhang - Network" w:date="2026-08-06T04:42:00Z">
                <w:r>
                  <w:rPr>
                    <w:rFonts w:ascii="Times New Roman" w:eastAsia="仿宋_GB2312" w:hAnsi="Times New Roman" w:cs="Times New Roman"/>
                    <w:sz w:val="18"/>
                    <w:szCs w:val="18"/>
                  </w:rPr>
                  <w:delText>01/14/2026</w:delText>
                </w:r>
              </w:del>
            </w:ins>
          </w:p>
          <w:p w14:paraId="71E8FAD9" w14:textId="77777777" w:rsidR="007617DE" w:rsidRDefault="00AE300B">
            <w:pPr>
              <w:tabs>
                <w:tab w:val="right" w:pos="8640"/>
              </w:tabs>
              <w:overflowPunct w:val="0"/>
              <w:autoSpaceDE w:val="0"/>
              <w:autoSpaceDN w:val="0"/>
              <w:adjustRightInd w:val="0"/>
              <w:spacing w:before="120" w:after="120"/>
              <w:jc w:val="center"/>
              <w:textAlignment w:val="baseline"/>
              <w:rPr>
                <w:ins w:id="9791" w:author="Xuning Wei12232" w:date="2026-10-18T09:56:00Z"/>
                <w:rFonts w:ascii="Times New Roman" w:eastAsia="仿宋_GB2312" w:hAnsi="Times New Roman" w:cs="Times New Roman"/>
                <w:sz w:val="18"/>
                <w:szCs w:val="18"/>
              </w:rPr>
            </w:pPr>
            <w:ins w:id="9792" w:author="Xuning Wei12232" w:date="2026-10-18T09:56:00Z">
              <w:del w:id="9793" w:author="Yu Zhang - Network" w:date="2026-08-06T04:42:00Z">
                <w:r>
                  <w:rPr>
                    <w:rFonts w:ascii="Times New Roman" w:eastAsia="仿宋_GB2312" w:hAnsi="Times New Roman" w:cs="Times New Roman"/>
                    <w:sz w:val="18"/>
                    <w:szCs w:val="18"/>
                  </w:rPr>
                  <w:delText>01/19/2026</w:delText>
                </w:r>
              </w:del>
            </w:ins>
          </w:p>
        </w:tc>
        <w:tc>
          <w:tcPr>
            <w:tcW w:w="1482" w:type="dxa"/>
            <w:vAlign w:val="center"/>
          </w:tcPr>
          <w:p w14:paraId="11EC3B50" w14:textId="77777777" w:rsidR="007617DE" w:rsidRDefault="00AE300B">
            <w:pPr>
              <w:spacing w:line="300" w:lineRule="auto"/>
              <w:jc w:val="center"/>
              <w:rPr>
                <w:ins w:id="9794" w:author="Xuning Wei12232" w:date="2026-10-18T09:56:00Z"/>
                <w:del w:id="9795" w:author="Yu Zhang - Network" w:date="2026-08-06T04:42:00Z"/>
                <w:rFonts w:ascii="Times New Roman" w:eastAsia="仿宋_GB2312" w:hAnsi="Times New Roman" w:cs="Times New Roman"/>
                <w:sz w:val="18"/>
                <w:szCs w:val="18"/>
              </w:rPr>
            </w:pPr>
            <w:ins w:id="9796" w:author="Xuning Wei12232" w:date="2026-10-18T09:56:00Z">
              <w:del w:id="9797" w:author="Yu Zhang - Network" w:date="2026-08-06T04:42:00Z">
                <w:r>
                  <w:rPr>
                    <w:rFonts w:ascii="Times New Roman" w:eastAsia="仿宋_GB2312" w:hAnsi="Times New Roman" w:cs="Times New Roman"/>
                    <w:sz w:val="18"/>
                    <w:szCs w:val="18"/>
                  </w:rPr>
                  <w:delText>AM-YL003563-05-VR-01.01</w:delText>
                </w:r>
              </w:del>
            </w:ins>
          </w:p>
          <w:p w14:paraId="2EAC35DE" w14:textId="77777777" w:rsidR="007617DE" w:rsidRDefault="00AE300B">
            <w:pPr>
              <w:spacing w:line="300" w:lineRule="auto"/>
              <w:jc w:val="center"/>
              <w:rPr>
                <w:ins w:id="9798" w:author="Xuning Wei12232" w:date="2026-10-18T09:56:00Z"/>
                <w:del w:id="9799" w:author="Yu Zhang - Network" w:date="2026-08-06T04:42:00Z"/>
                <w:rFonts w:ascii="Times New Roman" w:eastAsia="仿宋_GB2312" w:hAnsi="Times New Roman" w:cs="Times New Roman"/>
                <w:sz w:val="18"/>
                <w:szCs w:val="18"/>
              </w:rPr>
            </w:pPr>
            <w:ins w:id="9800" w:author="Xuning Wei12232" w:date="2026-10-18T09:56:00Z">
              <w:del w:id="9801" w:author="Yu Zhang - Network" w:date="2026-08-06T04:42:00Z">
                <w:r>
                  <w:rPr>
                    <w:rFonts w:ascii="Times New Roman" w:eastAsia="仿宋_GB2312" w:hAnsi="Times New Roman" w:cs="Times New Roman"/>
                    <w:sz w:val="18"/>
                    <w:szCs w:val="18"/>
                  </w:rPr>
                  <w:delText>AM-YL003563-05-VR-02.01</w:delText>
                </w:r>
              </w:del>
            </w:ins>
          </w:p>
          <w:p w14:paraId="1F9B5C45" w14:textId="77777777" w:rsidR="007617DE" w:rsidRDefault="00AE300B">
            <w:pPr>
              <w:spacing w:line="300" w:lineRule="auto"/>
              <w:jc w:val="center"/>
              <w:rPr>
                <w:ins w:id="9802" w:author="Xuning Wei12232" w:date="2026-10-18T09:56:00Z"/>
                <w:del w:id="9803" w:author="Yu Zhang - Network" w:date="2026-08-06T04:42:00Z"/>
                <w:rFonts w:ascii="Times New Roman" w:eastAsia="仿宋_GB2312" w:hAnsi="Times New Roman" w:cs="Times New Roman"/>
                <w:sz w:val="18"/>
                <w:szCs w:val="18"/>
              </w:rPr>
            </w:pPr>
            <w:ins w:id="9804" w:author="Xuning Wei12232" w:date="2026-10-18T09:56:00Z">
              <w:del w:id="9805" w:author="Yu Zhang - Network" w:date="2026-08-06T04:42:00Z">
                <w:r>
                  <w:rPr>
                    <w:rFonts w:ascii="Times New Roman" w:eastAsia="仿宋_GB2312" w:hAnsi="Times New Roman" w:cs="Times New Roman"/>
                    <w:sz w:val="18"/>
                    <w:szCs w:val="18"/>
                  </w:rPr>
                  <w:delText>AM-YL003563-05-TR-01.01</w:delText>
                </w:r>
              </w:del>
            </w:ins>
          </w:p>
          <w:p w14:paraId="262F75A5" w14:textId="77777777" w:rsidR="007617DE" w:rsidRDefault="007617DE">
            <w:pPr>
              <w:spacing w:before="120" w:after="120"/>
              <w:jc w:val="center"/>
              <w:rPr>
                <w:ins w:id="9806" w:author="Xuning Wei12232" w:date="2026-10-18T09:56:00Z"/>
                <w:rFonts w:ascii="Times New Roman" w:eastAsia="仿宋_GB2312" w:hAnsi="Times New Roman" w:cs="Times New Roman"/>
                <w:sz w:val="18"/>
                <w:szCs w:val="18"/>
              </w:rPr>
            </w:pPr>
          </w:p>
        </w:tc>
        <w:tc>
          <w:tcPr>
            <w:tcW w:w="1138" w:type="dxa"/>
            <w:vAlign w:val="center"/>
          </w:tcPr>
          <w:p w14:paraId="05C105B9" w14:textId="77777777" w:rsidR="007617DE" w:rsidRDefault="00AE300B">
            <w:pPr>
              <w:spacing w:before="120" w:after="120"/>
              <w:jc w:val="center"/>
              <w:rPr>
                <w:ins w:id="9807" w:author="Xuning Wei12232" w:date="2026-10-18T09:56:00Z"/>
                <w:del w:id="9808" w:author="Yu Zhang - Network" w:date="2026-08-06T04:42:00Z"/>
                <w:rFonts w:ascii="Times New Roman" w:eastAsia="仿宋_GB2312" w:hAnsi="Times New Roman" w:cs="Times New Roman"/>
                <w:sz w:val="18"/>
                <w:szCs w:val="18"/>
              </w:rPr>
            </w:pPr>
            <w:ins w:id="9809" w:author="Xuning Wei12232" w:date="2026-10-18T09:56:00Z">
              <w:del w:id="9810" w:author="Yu Zhang - Network" w:date="2026-08-06T04:42:00Z">
                <w:r>
                  <w:rPr>
                    <w:rFonts w:ascii="Times New Roman" w:eastAsia="仿宋_GB2312" w:hAnsi="Times New Roman" w:cs="Times New Roman"/>
                    <w:sz w:val="18"/>
                    <w:szCs w:val="18"/>
                  </w:rPr>
                  <w:delText>04/31/2021</w:delText>
                </w:r>
              </w:del>
            </w:ins>
          </w:p>
          <w:p w14:paraId="59054852" w14:textId="77777777" w:rsidR="007617DE" w:rsidRDefault="00AE300B">
            <w:pPr>
              <w:spacing w:before="120" w:after="120"/>
              <w:jc w:val="center"/>
              <w:rPr>
                <w:ins w:id="9811" w:author="Xuning Wei12232" w:date="2026-10-18T09:56:00Z"/>
                <w:del w:id="9812" w:author="Yu Zhang - Network" w:date="2026-08-06T04:42:00Z"/>
                <w:rFonts w:ascii="Times New Roman" w:eastAsia="仿宋_GB2312" w:hAnsi="Times New Roman" w:cs="Times New Roman"/>
                <w:sz w:val="18"/>
                <w:szCs w:val="18"/>
              </w:rPr>
            </w:pPr>
            <w:ins w:id="9813" w:author="Xuning Wei12232" w:date="2026-10-18T09:56:00Z">
              <w:del w:id="9814" w:author="Yu Zhang - Network" w:date="2026-08-06T04:42:00Z">
                <w:r>
                  <w:rPr>
                    <w:rFonts w:ascii="Times New Roman" w:eastAsia="仿宋_GB2312" w:hAnsi="Times New Roman" w:cs="Times New Roman"/>
                    <w:sz w:val="18"/>
                    <w:szCs w:val="18"/>
                  </w:rPr>
                  <w:delText>03/03/2026</w:delText>
                </w:r>
              </w:del>
            </w:ins>
          </w:p>
          <w:p w14:paraId="3AB461E2" w14:textId="77777777" w:rsidR="007617DE" w:rsidRDefault="00AE300B">
            <w:pPr>
              <w:autoSpaceDE w:val="0"/>
              <w:autoSpaceDN w:val="0"/>
              <w:adjustRightInd w:val="0"/>
              <w:spacing w:before="120" w:after="120"/>
              <w:jc w:val="center"/>
              <w:rPr>
                <w:ins w:id="9815" w:author="Xuning Wei12232" w:date="2026-10-18T09:56:00Z"/>
                <w:rFonts w:ascii="Times New Roman" w:eastAsia="仿宋_GB2312" w:hAnsi="Times New Roman" w:cs="Times New Roman"/>
                <w:sz w:val="18"/>
                <w:szCs w:val="18"/>
              </w:rPr>
            </w:pPr>
            <w:ins w:id="9816" w:author="Xuning Wei12232" w:date="2026-10-18T09:56:00Z">
              <w:del w:id="9817" w:author="Yu Zhang - Network" w:date="2026-08-06T04:42:00Z">
                <w:r>
                  <w:rPr>
                    <w:rFonts w:ascii="Times New Roman" w:eastAsia="仿宋_GB2312" w:hAnsi="Times New Roman" w:cs="Times New Roman"/>
                    <w:sz w:val="18"/>
                    <w:szCs w:val="18"/>
                  </w:rPr>
                  <w:delText>03/03/2026</w:delText>
                </w:r>
              </w:del>
            </w:ins>
          </w:p>
        </w:tc>
        <w:tc>
          <w:tcPr>
            <w:tcW w:w="1221" w:type="dxa"/>
            <w:vAlign w:val="center"/>
          </w:tcPr>
          <w:p w14:paraId="351BEAC0" w14:textId="77777777" w:rsidR="007617DE" w:rsidRDefault="00AE300B">
            <w:pPr>
              <w:spacing w:before="120" w:after="120"/>
              <w:jc w:val="center"/>
              <w:rPr>
                <w:ins w:id="9818" w:author="Xuning Wei12232" w:date="2026-10-18T09:56:00Z"/>
                <w:rFonts w:ascii="Times New Roman" w:eastAsia="仿宋_GB2312" w:hAnsi="Times New Roman" w:cs="Times New Roman"/>
                <w:sz w:val="18"/>
                <w:szCs w:val="18"/>
              </w:rPr>
            </w:pPr>
            <w:ins w:id="9819" w:author="Xuning Wei12232" w:date="2026-10-18T09:56:00Z">
              <w:del w:id="9820" w:author="Yu Zhang - Network" w:date="2026-08-06T04:42:00Z">
                <w:r>
                  <w:rPr>
                    <w:rFonts w:ascii="Times New Roman" w:eastAsia="仿宋_GB2312" w:hAnsi="Times New Roman" w:cs="Times New Roman"/>
                    <w:sz w:val="18"/>
                    <w:szCs w:val="18"/>
                  </w:rPr>
                  <w:delText>TJ4 QC</w:delText>
                </w:r>
              </w:del>
            </w:ins>
          </w:p>
        </w:tc>
      </w:tr>
      <w:tr w:rsidR="007617DE" w14:paraId="434444E2" w14:textId="77777777">
        <w:trPr>
          <w:trHeight w:val="1596"/>
          <w:ins w:id="9821" w:author="Xuning Wei12232" w:date="2026-10-18T09:56:00Z"/>
          <w:del w:id="9822" w:author="Yu Zhang - Network" w:date="2026-08-06T04:42:00Z"/>
        </w:trPr>
        <w:tc>
          <w:tcPr>
            <w:tcW w:w="956" w:type="dxa"/>
            <w:vAlign w:val="center"/>
          </w:tcPr>
          <w:p w14:paraId="0C0489F8" w14:textId="77777777" w:rsidR="007617DE" w:rsidRDefault="00AE300B">
            <w:pPr>
              <w:spacing w:before="120" w:after="120"/>
              <w:jc w:val="center"/>
              <w:rPr>
                <w:ins w:id="9823" w:author="Xuning Wei12232" w:date="2026-10-18T09:56:00Z"/>
                <w:rFonts w:ascii="Times New Roman" w:eastAsia="仿宋_GB2312" w:hAnsi="Times New Roman" w:cs="Times New Roman"/>
                <w:sz w:val="18"/>
                <w:szCs w:val="18"/>
              </w:rPr>
            </w:pPr>
            <w:ins w:id="9824" w:author="Xuning Wei12232" w:date="2026-10-18T09:56:00Z">
              <w:del w:id="9825" w:author="Yu Zhang - Network" w:date="2026-08-06T04:42:00Z">
                <w:r>
                  <w:rPr>
                    <w:rFonts w:ascii="Times New Roman" w:eastAsia="仿宋_GB2312" w:hAnsi="Times New Roman" w:cs="Times New Roman"/>
                    <w:sz w:val="18"/>
                    <w:szCs w:val="18"/>
                  </w:rPr>
                  <w:delText>AM-YL003563-06</w:delText>
                </w:r>
              </w:del>
            </w:ins>
          </w:p>
        </w:tc>
        <w:tc>
          <w:tcPr>
            <w:tcW w:w="1733" w:type="dxa"/>
            <w:vAlign w:val="center"/>
          </w:tcPr>
          <w:p w14:paraId="252DB0BC" w14:textId="77777777" w:rsidR="007617DE" w:rsidRDefault="00AE300B">
            <w:pPr>
              <w:spacing w:before="120" w:after="120"/>
              <w:jc w:val="center"/>
              <w:rPr>
                <w:ins w:id="9826" w:author="Xuning Wei12232" w:date="2026-10-18T09:56:00Z"/>
                <w:rFonts w:ascii="Times New Roman" w:eastAsia="仿宋_GB2312" w:hAnsi="Times New Roman" w:cs="Times New Roman"/>
                <w:sz w:val="18"/>
                <w:szCs w:val="18"/>
              </w:rPr>
            </w:pPr>
            <w:ins w:id="9827" w:author="Xuning Wei12232" w:date="2026-10-18T09:56:00Z">
              <w:del w:id="9828" w:author="Yu Zhang - Network" w:date="2026-08-06T04:42:00Z">
                <w:r>
                  <w:rPr>
                    <w:rFonts w:ascii="Times New Roman" w:eastAsia="仿宋_GB2312" w:hAnsi="Times New Roman" w:cs="Times New Roman"/>
                    <w:sz w:val="18"/>
                    <w:szCs w:val="18"/>
                  </w:rPr>
                  <w:delText>HPLC method for the identification, purity and assay determination of Fmoc-L-Thr(tBu)-OH (YL003563)</w:delText>
                </w:r>
              </w:del>
            </w:ins>
          </w:p>
        </w:tc>
        <w:tc>
          <w:tcPr>
            <w:tcW w:w="1275" w:type="dxa"/>
            <w:vAlign w:val="center"/>
          </w:tcPr>
          <w:p w14:paraId="64E1D444" w14:textId="77777777" w:rsidR="007617DE" w:rsidRDefault="00AE300B">
            <w:pPr>
              <w:spacing w:line="300" w:lineRule="auto"/>
              <w:jc w:val="center"/>
              <w:rPr>
                <w:ins w:id="9829" w:author="Xuning Wei12232" w:date="2026-10-18T09:56:00Z"/>
                <w:del w:id="9830" w:author="Yu Zhang - Network" w:date="2026-08-06T04:42:00Z"/>
                <w:rFonts w:ascii="Times New Roman" w:eastAsia="仿宋_GB2312" w:hAnsi="Times New Roman" w:cs="Times New Roman"/>
                <w:sz w:val="18"/>
                <w:szCs w:val="18"/>
              </w:rPr>
            </w:pPr>
            <w:ins w:id="9831" w:author="Xuning Wei12232" w:date="2026-10-18T09:56:00Z">
              <w:del w:id="9832" w:author="Yu Zhang - Network" w:date="2026-08-06T04:42:00Z">
                <w:r>
                  <w:rPr>
                    <w:rFonts w:ascii="Times New Roman" w:eastAsia="仿宋_GB2312" w:hAnsi="Times New Roman" w:cs="Times New Roman"/>
                    <w:sz w:val="18"/>
                    <w:szCs w:val="18"/>
                  </w:rPr>
                  <w:delText>AM-YL003563-06-VP-01.03</w:delText>
                </w:r>
              </w:del>
            </w:ins>
          </w:p>
          <w:p w14:paraId="469928D8" w14:textId="77777777" w:rsidR="007617DE" w:rsidRDefault="00AE300B">
            <w:pPr>
              <w:spacing w:line="300" w:lineRule="auto"/>
              <w:jc w:val="center"/>
              <w:rPr>
                <w:ins w:id="9833" w:author="Xuning Wei12232" w:date="2026-10-18T09:56:00Z"/>
                <w:rFonts w:ascii="Times New Roman" w:eastAsia="仿宋_GB2312" w:hAnsi="Times New Roman" w:cs="Times New Roman"/>
                <w:sz w:val="18"/>
                <w:szCs w:val="18"/>
              </w:rPr>
            </w:pPr>
            <w:ins w:id="9834" w:author="Xuning Wei12232" w:date="2026-10-18T09:56:00Z">
              <w:del w:id="9835" w:author="Yu Zhang - Network" w:date="2026-08-06T04:42:00Z">
                <w:r>
                  <w:rPr>
                    <w:rFonts w:ascii="Times New Roman" w:eastAsia="仿宋_GB2312" w:hAnsi="Times New Roman" w:cs="Times New Roman"/>
                    <w:sz w:val="18"/>
                    <w:szCs w:val="18"/>
                  </w:rPr>
                  <w:delText>AM-YL003563-06-TP-01.01</w:delText>
                </w:r>
              </w:del>
            </w:ins>
          </w:p>
        </w:tc>
        <w:tc>
          <w:tcPr>
            <w:tcW w:w="1212" w:type="dxa"/>
            <w:vAlign w:val="center"/>
          </w:tcPr>
          <w:p w14:paraId="7CC0AEC5" w14:textId="77777777" w:rsidR="007617DE" w:rsidRDefault="00AE300B">
            <w:pPr>
              <w:tabs>
                <w:tab w:val="right" w:pos="8640"/>
              </w:tabs>
              <w:overflowPunct w:val="0"/>
              <w:autoSpaceDE w:val="0"/>
              <w:autoSpaceDN w:val="0"/>
              <w:adjustRightInd w:val="0"/>
              <w:spacing w:before="120" w:after="120"/>
              <w:jc w:val="center"/>
              <w:textAlignment w:val="baseline"/>
              <w:rPr>
                <w:ins w:id="9836" w:author="Xuning Wei12232" w:date="2026-10-18T09:56:00Z"/>
                <w:del w:id="9837" w:author="Yu Zhang - Network" w:date="2026-08-06T04:42:00Z"/>
                <w:rFonts w:ascii="Times New Roman" w:eastAsia="仿宋_GB2312" w:hAnsi="Times New Roman" w:cs="Times New Roman"/>
                <w:sz w:val="18"/>
                <w:szCs w:val="18"/>
              </w:rPr>
            </w:pPr>
            <w:ins w:id="9838" w:author="Xuning Wei12232" w:date="2026-10-18T09:56:00Z">
              <w:del w:id="9839" w:author="Yu Zhang - Network" w:date="2026-08-06T04:42:00Z">
                <w:r>
                  <w:rPr>
                    <w:rFonts w:ascii="Times New Roman" w:eastAsia="仿宋_GB2312" w:hAnsi="Times New Roman" w:cs="Times New Roman"/>
                    <w:sz w:val="18"/>
                    <w:szCs w:val="18"/>
                  </w:rPr>
                  <w:delText>09/16/2021</w:delText>
                </w:r>
              </w:del>
            </w:ins>
          </w:p>
          <w:p w14:paraId="06FDC6A3" w14:textId="77777777" w:rsidR="007617DE" w:rsidRDefault="00AE300B">
            <w:pPr>
              <w:tabs>
                <w:tab w:val="right" w:pos="8640"/>
              </w:tabs>
              <w:overflowPunct w:val="0"/>
              <w:autoSpaceDE w:val="0"/>
              <w:autoSpaceDN w:val="0"/>
              <w:adjustRightInd w:val="0"/>
              <w:spacing w:before="120" w:after="120"/>
              <w:jc w:val="center"/>
              <w:textAlignment w:val="baseline"/>
              <w:rPr>
                <w:ins w:id="9840" w:author="Xuning Wei12232" w:date="2026-10-18T09:56:00Z"/>
                <w:rFonts w:ascii="Times New Roman" w:eastAsia="仿宋_GB2312" w:hAnsi="Times New Roman" w:cs="Times New Roman"/>
                <w:sz w:val="18"/>
                <w:szCs w:val="18"/>
              </w:rPr>
            </w:pPr>
            <w:ins w:id="9841" w:author="Xuning Wei12232" w:date="2026-10-18T09:56:00Z">
              <w:del w:id="9842" w:author="Yu Zhang - Network" w:date="2026-08-06T04:42:00Z">
                <w:r>
                  <w:rPr>
                    <w:rFonts w:ascii="Times New Roman" w:eastAsia="仿宋_GB2312" w:hAnsi="Times New Roman" w:cs="Times New Roman"/>
                    <w:sz w:val="18"/>
                    <w:szCs w:val="18"/>
                  </w:rPr>
                  <w:delText>01/13/2026</w:delText>
                </w:r>
              </w:del>
            </w:ins>
          </w:p>
        </w:tc>
        <w:tc>
          <w:tcPr>
            <w:tcW w:w="1482" w:type="dxa"/>
            <w:vAlign w:val="center"/>
          </w:tcPr>
          <w:p w14:paraId="50BA137C" w14:textId="77777777" w:rsidR="007617DE" w:rsidRDefault="00AE300B">
            <w:pPr>
              <w:spacing w:line="300" w:lineRule="auto"/>
              <w:jc w:val="center"/>
              <w:rPr>
                <w:ins w:id="9843" w:author="Xuning Wei12232" w:date="2026-10-18T09:56:00Z"/>
                <w:del w:id="9844" w:author="Yu Zhang - Network" w:date="2026-08-06T04:42:00Z"/>
                <w:rFonts w:ascii="Times New Roman" w:eastAsia="仿宋_GB2312" w:hAnsi="Times New Roman" w:cs="Times New Roman"/>
                <w:sz w:val="18"/>
                <w:szCs w:val="18"/>
              </w:rPr>
            </w:pPr>
            <w:ins w:id="9845" w:author="Xuning Wei12232" w:date="2026-10-18T09:56:00Z">
              <w:del w:id="9846" w:author="Yu Zhang - Network" w:date="2026-08-06T04:42:00Z">
                <w:r>
                  <w:rPr>
                    <w:rFonts w:ascii="Times New Roman" w:eastAsia="仿宋_GB2312" w:hAnsi="Times New Roman" w:cs="Times New Roman"/>
                    <w:sz w:val="18"/>
                    <w:szCs w:val="18"/>
                  </w:rPr>
                  <w:delText>AM-YL003563-06-VR-01.01</w:delText>
                </w:r>
              </w:del>
            </w:ins>
          </w:p>
          <w:p w14:paraId="0D8A65B3" w14:textId="77777777" w:rsidR="007617DE" w:rsidRDefault="00AE300B">
            <w:pPr>
              <w:spacing w:line="300" w:lineRule="auto"/>
              <w:jc w:val="center"/>
              <w:rPr>
                <w:ins w:id="9847" w:author="Xuning Wei12232" w:date="2026-10-18T09:56:00Z"/>
                <w:rFonts w:ascii="Times New Roman" w:eastAsia="仿宋_GB2312" w:hAnsi="Times New Roman" w:cs="Times New Roman"/>
                <w:sz w:val="18"/>
                <w:szCs w:val="18"/>
              </w:rPr>
            </w:pPr>
            <w:ins w:id="9848" w:author="Xuning Wei12232" w:date="2026-10-18T09:56:00Z">
              <w:del w:id="9849" w:author="Yu Zhang - Network" w:date="2026-08-06T04:42:00Z">
                <w:r>
                  <w:rPr>
                    <w:rFonts w:ascii="Times New Roman" w:eastAsia="仿宋_GB2312" w:hAnsi="Times New Roman" w:cs="Times New Roman"/>
                    <w:sz w:val="18"/>
                    <w:szCs w:val="18"/>
                  </w:rPr>
                  <w:delText>AM-YL003563-06-TR-01.01</w:delText>
                </w:r>
              </w:del>
            </w:ins>
          </w:p>
        </w:tc>
        <w:tc>
          <w:tcPr>
            <w:tcW w:w="1138" w:type="dxa"/>
            <w:vAlign w:val="center"/>
          </w:tcPr>
          <w:p w14:paraId="116C3BDA" w14:textId="77777777" w:rsidR="007617DE" w:rsidRDefault="00AE300B">
            <w:pPr>
              <w:autoSpaceDE w:val="0"/>
              <w:autoSpaceDN w:val="0"/>
              <w:adjustRightInd w:val="0"/>
              <w:spacing w:before="120" w:after="120"/>
              <w:jc w:val="center"/>
              <w:rPr>
                <w:ins w:id="9850" w:author="Xuning Wei12232" w:date="2026-10-18T09:56:00Z"/>
                <w:del w:id="9851" w:author="Yu Zhang - Network" w:date="2026-08-06T04:42:00Z"/>
                <w:rFonts w:ascii="Times New Roman" w:eastAsia="仿宋_GB2312" w:hAnsi="Times New Roman" w:cs="Times New Roman"/>
                <w:sz w:val="18"/>
                <w:szCs w:val="18"/>
              </w:rPr>
            </w:pPr>
            <w:ins w:id="9852" w:author="Xuning Wei12232" w:date="2026-10-18T09:56:00Z">
              <w:del w:id="9853" w:author="Yu Zhang - Network" w:date="2026-08-06T04:42:00Z">
                <w:r>
                  <w:rPr>
                    <w:rFonts w:ascii="Times New Roman" w:eastAsia="仿宋_GB2312" w:hAnsi="Times New Roman" w:cs="Times New Roman"/>
                    <w:sz w:val="18"/>
                    <w:szCs w:val="18"/>
                  </w:rPr>
                  <w:delText>10/26/2021</w:delText>
                </w:r>
              </w:del>
            </w:ins>
          </w:p>
          <w:p w14:paraId="0040DA0A" w14:textId="77777777" w:rsidR="007617DE" w:rsidRDefault="00AE300B">
            <w:pPr>
              <w:autoSpaceDE w:val="0"/>
              <w:autoSpaceDN w:val="0"/>
              <w:adjustRightInd w:val="0"/>
              <w:spacing w:before="120" w:after="120"/>
              <w:jc w:val="center"/>
              <w:rPr>
                <w:ins w:id="9854" w:author="Xuning Wei12232" w:date="2026-10-18T09:56:00Z"/>
                <w:rFonts w:ascii="Times New Roman" w:eastAsia="仿宋_GB2312" w:hAnsi="Times New Roman" w:cs="Times New Roman"/>
                <w:sz w:val="18"/>
                <w:szCs w:val="18"/>
              </w:rPr>
            </w:pPr>
            <w:ins w:id="9855" w:author="Xuning Wei12232" w:date="2026-10-18T09:56:00Z">
              <w:del w:id="9856" w:author="Yu Zhang - Network" w:date="2026-08-06T04:42:00Z">
                <w:r>
                  <w:rPr>
                    <w:rFonts w:ascii="Times New Roman" w:eastAsia="仿宋_GB2312" w:hAnsi="Times New Roman" w:cs="Times New Roman"/>
                    <w:sz w:val="18"/>
                    <w:szCs w:val="18"/>
                  </w:rPr>
                  <w:delText>03/03/2026</w:delText>
                </w:r>
              </w:del>
            </w:ins>
          </w:p>
        </w:tc>
        <w:tc>
          <w:tcPr>
            <w:tcW w:w="1221" w:type="dxa"/>
            <w:vAlign w:val="center"/>
          </w:tcPr>
          <w:p w14:paraId="52F95BD1" w14:textId="77777777" w:rsidR="007617DE" w:rsidRDefault="00AE300B">
            <w:pPr>
              <w:spacing w:before="120" w:after="120"/>
              <w:jc w:val="center"/>
              <w:rPr>
                <w:ins w:id="9857" w:author="Xuning Wei12232" w:date="2026-10-18T09:56:00Z"/>
                <w:rFonts w:ascii="Times New Roman" w:eastAsia="仿宋_GB2312" w:hAnsi="Times New Roman" w:cs="Times New Roman"/>
                <w:sz w:val="18"/>
                <w:szCs w:val="18"/>
              </w:rPr>
            </w:pPr>
            <w:ins w:id="9858" w:author="Xuning Wei12232" w:date="2026-10-18T09:56:00Z">
              <w:del w:id="9859" w:author="Yu Zhang - Network" w:date="2026-08-06T04:42:00Z">
                <w:r>
                  <w:rPr>
                    <w:rFonts w:ascii="Times New Roman" w:eastAsia="仿宋_GB2312" w:hAnsi="Times New Roman" w:cs="Times New Roman"/>
                    <w:sz w:val="18"/>
                    <w:szCs w:val="18"/>
                  </w:rPr>
                  <w:delText>TJ4 QC</w:delText>
                </w:r>
              </w:del>
            </w:ins>
          </w:p>
        </w:tc>
      </w:tr>
      <w:tr w:rsidR="007617DE" w14:paraId="0CE94ACA" w14:textId="77777777">
        <w:trPr>
          <w:trHeight w:val="397"/>
          <w:ins w:id="9860" w:author="Xuning Wei12232" w:date="2026-10-18T09:56:00Z"/>
          <w:del w:id="9861" w:author="Yu Zhang - Network" w:date="2026-08-06T04:42:00Z"/>
        </w:trPr>
        <w:tc>
          <w:tcPr>
            <w:tcW w:w="956" w:type="dxa"/>
            <w:vAlign w:val="center"/>
          </w:tcPr>
          <w:p w14:paraId="2D135FCE" w14:textId="77777777" w:rsidR="007617DE" w:rsidRDefault="00AE300B">
            <w:pPr>
              <w:spacing w:before="120" w:after="120"/>
              <w:jc w:val="center"/>
              <w:rPr>
                <w:ins w:id="9862" w:author="Xuning Wei12232" w:date="2026-10-18T09:56:00Z"/>
                <w:rFonts w:ascii="Times New Roman" w:eastAsia="仿宋_GB2312" w:hAnsi="Times New Roman" w:cs="Times New Roman"/>
                <w:sz w:val="18"/>
                <w:szCs w:val="18"/>
              </w:rPr>
            </w:pPr>
            <w:ins w:id="9863" w:author="Xuning Wei12232" w:date="2026-10-18T09:56:00Z">
              <w:del w:id="9864" w:author="Yu Zhang - Network" w:date="2026-08-06T04:42:00Z">
                <w:r>
                  <w:rPr>
                    <w:rFonts w:ascii="Times New Roman" w:eastAsia="仿宋_GB2312" w:hAnsi="Times New Roman" w:cs="Times New Roman"/>
                    <w:sz w:val="18"/>
                    <w:szCs w:val="18"/>
                  </w:rPr>
                  <w:delText>AM-YL003563-03</w:delText>
                </w:r>
              </w:del>
            </w:ins>
          </w:p>
        </w:tc>
        <w:tc>
          <w:tcPr>
            <w:tcW w:w="1733" w:type="dxa"/>
            <w:vAlign w:val="center"/>
          </w:tcPr>
          <w:p w14:paraId="5B4F232C" w14:textId="77777777" w:rsidR="007617DE" w:rsidRDefault="00AE300B">
            <w:pPr>
              <w:spacing w:before="120" w:after="120"/>
              <w:jc w:val="center"/>
              <w:rPr>
                <w:ins w:id="9865" w:author="Xuning Wei12232" w:date="2026-10-18T09:56:00Z"/>
                <w:rFonts w:ascii="Times New Roman" w:eastAsia="仿宋_GB2312" w:hAnsi="Times New Roman" w:cs="Times New Roman"/>
                <w:sz w:val="18"/>
                <w:szCs w:val="18"/>
              </w:rPr>
            </w:pPr>
            <w:ins w:id="9866" w:author="Xuning Wei12232" w:date="2026-10-18T09:56:00Z">
              <w:del w:id="9867" w:author="Yu Zhang - Network" w:date="2026-08-06T04:42:00Z">
                <w:r>
                  <w:rPr>
                    <w:rFonts w:ascii="Times New Roman" w:eastAsia="仿宋_GB2312" w:hAnsi="Times New Roman" w:cs="Times New Roman"/>
                    <w:sz w:val="18"/>
                    <w:szCs w:val="18"/>
                  </w:rPr>
                  <w:delText>Water Content Determination by Coulometric Karl Fisher titration of Fmoc-L-Thr(tBu)-OH(YL003563)</w:delText>
                </w:r>
              </w:del>
            </w:ins>
          </w:p>
        </w:tc>
        <w:tc>
          <w:tcPr>
            <w:tcW w:w="1275" w:type="dxa"/>
            <w:vAlign w:val="center"/>
          </w:tcPr>
          <w:p w14:paraId="060537D0" w14:textId="77777777" w:rsidR="007617DE" w:rsidRDefault="00AE300B">
            <w:pPr>
              <w:spacing w:line="300" w:lineRule="auto"/>
              <w:jc w:val="center"/>
              <w:rPr>
                <w:ins w:id="9868" w:author="Xuning Wei12232" w:date="2026-10-18T09:56:00Z"/>
                <w:del w:id="9869" w:author="Yu Zhang - Network" w:date="2026-08-06T04:42:00Z"/>
                <w:rFonts w:ascii="Times New Roman" w:eastAsia="仿宋_GB2312" w:hAnsi="Times New Roman" w:cs="Times New Roman"/>
                <w:sz w:val="18"/>
                <w:szCs w:val="18"/>
              </w:rPr>
            </w:pPr>
            <w:ins w:id="9870" w:author="Xuning Wei12232" w:date="2026-10-18T09:56:00Z">
              <w:del w:id="9871" w:author="Yu Zhang - Network" w:date="2026-08-06T04:42:00Z">
                <w:r>
                  <w:rPr>
                    <w:rFonts w:ascii="Times New Roman" w:eastAsia="仿宋_GB2312" w:hAnsi="Times New Roman" w:cs="Times New Roman"/>
                    <w:sz w:val="18"/>
                    <w:szCs w:val="18"/>
                  </w:rPr>
                  <w:delText>AM-YL003563-03-VP-01.01</w:delText>
                </w:r>
              </w:del>
            </w:ins>
          </w:p>
          <w:p w14:paraId="113ADE76" w14:textId="77777777" w:rsidR="007617DE" w:rsidRDefault="00AE300B">
            <w:pPr>
              <w:spacing w:line="300" w:lineRule="auto"/>
              <w:jc w:val="center"/>
              <w:rPr>
                <w:ins w:id="9872" w:author="Xuning Wei12232" w:date="2026-10-18T09:56:00Z"/>
                <w:rFonts w:ascii="Times New Roman" w:eastAsia="仿宋_GB2312" w:hAnsi="Times New Roman" w:cs="Times New Roman"/>
                <w:sz w:val="18"/>
                <w:szCs w:val="18"/>
              </w:rPr>
            </w:pPr>
            <w:ins w:id="9873" w:author="Xuning Wei12232" w:date="2026-10-18T09:56:00Z">
              <w:del w:id="9874" w:author="Yu Zhang - Network" w:date="2026-08-06T04:42:00Z">
                <w:r>
                  <w:rPr>
                    <w:rFonts w:ascii="Times New Roman" w:eastAsia="仿宋_GB2312" w:hAnsi="Times New Roman" w:cs="Times New Roman"/>
                    <w:sz w:val="18"/>
                    <w:szCs w:val="18"/>
                  </w:rPr>
                  <w:delText>AM-YL003563-03-TP-01.01</w:delText>
                </w:r>
              </w:del>
            </w:ins>
          </w:p>
        </w:tc>
        <w:tc>
          <w:tcPr>
            <w:tcW w:w="1212" w:type="dxa"/>
            <w:vAlign w:val="center"/>
          </w:tcPr>
          <w:p w14:paraId="1A751BAD" w14:textId="77777777" w:rsidR="007617DE" w:rsidRDefault="00AE300B">
            <w:pPr>
              <w:spacing w:before="120" w:after="120"/>
              <w:jc w:val="center"/>
              <w:rPr>
                <w:ins w:id="9875" w:author="Xuning Wei12232" w:date="2026-10-18T09:56:00Z"/>
                <w:del w:id="9876" w:author="Yu Zhang - Network" w:date="2026-08-06T04:42:00Z"/>
                <w:rFonts w:ascii="Times New Roman" w:eastAsia="仿宋_GB2312" w:hAnsi="Times New Roman" w:cs="Times New Roman"/>
                <w:sz w:val="18"/>
                <w:szCs w:val="18"/>
              </w:rPr>
            </w:pPr>
            <w:ins w:id="9877" w:author="Xuning Wei12232" w:date="2026-10-18T09:56:00Z">
              <w:del w:id="9878" w:author="Yu Zhang - Network" w:date="2026-08-06T04:42:00Z">
                <w:r>
                  <w:rPr>
                    <w:rFonts w:ascii="Times New Roman" w:eastAsia="仿宋_GB2312" w:hAnsi="Times New Roman" w:cs="Times New Roman"/>
                    <w:sz w:val="18"/>
                    <w:szCs w:val="18"/>
                  </w:rPr>
                  <w:delText>06/11/2021</w:delText>
                </w:r>
              </w:del>
            </w:ins>
          </w:p>
          <w:p w14:paraId="19B38847" w14:textId="77777777" w:rsidR="007617DE" w:rsidRDefault="00AE300B">
            <w:pPr>
              <w:tabs>
                <w:tab w:val="right" w:pos="8640"/>
              </w:tabs>
              <w:overflowPunct w:val="0"/>
              <w:autoSpaceDE w:val="0"/>
              <w:autoSpaceDN w:val="0"/>
              <w:adjustRightInd w:val="0"/>
              <w:spacing w:before="120" w:after="120"/>
              <w:jc w:val="center"/>
              <w:textAlignment w:val="baseline"/>
              <w:rPr>
                <w:ins w:id="9879" w:author="Xuning Wei12232" w:date="2026-10-18T09:56:00Z"/>
                <w:rFonts w:ascii="Times New Roman" w:eastAsia="仿宋_GB2312" w:hAnsi="Times New Roman" w:cs="Times New Roman"/>
                <w:sz w:val="18"/>
                <w:szCs w:val="18"/>
              </w:rPr>
            </w:pPr>
            <w:ins w:id="9880" w:author="Xuning Wei12232" w:date="2026-10-18T09:56:00Z">
              <w:del w:id="9881" w:author="Yu Zhang - Network" w:date="2026-08-06T04:42:00Z">
                <w:r>
                  <w:rPr>
                    <w:rFonts w:ascii="Times New Roman" w:eastAsia="仿宋_GB2312" w:hAnsi="Times New Roman" w:cs="Times New Roman"/>
                    <w:sz w:val="18"/>
                    <w:szCs w:val="18"/>
                  </w:rPr>
                  <w:delText>01/13/2026</w:delText>
                </w:r>
              </w:del>
            </w:ins>
          </w:p>
        </w:tc>
        <w:tc>
          <w:tcPr>
            <w:tcW w:w="1482" w:type="dxa"/>
            <w:vAlign w:val="center"/>
          </w:tcPr>
          <w:p w14:paraId="177FC9C3" w14:textId="77777777" w:rsidR="007617DE" w:rsidRDefault="00AE300B">
            <w:pPr>
              <w:spacing w:line="300" w:lineRule="auto"/>
              <w:jc w:val="center"/>
              <w:rPr>
                <w:ins w:id="9882" w:author="Xuning Wei12232" w:date="2026-10-18T09:56:00Z"/>
                <w:del w:id="9883" w:author="Yu Zhang - Network" w:date="2026-08-06T04:42:00Z"/>
                <w:rFonts w:ascii="Times New Roman" w:eastAsia="仿宋_GB2312" w:hAnsi="Times New Roman" w:cs="Times New Roman"/>
                <w:sz w:val="18"/>
                <w:szCs w:val="18"/>
              </w:rPr>
            </w:pPr>
            <w:ins w:id="9884" w:author="Xuning Wei12232" w:date="2026-10-18T09:56:00Z">
              <w:del w:id="9885" w:author="Yu Zhang - Network" w:date="2026-08-06T04:42:00Z">
                <w:r>
                  <w:rPr>
                    <w:rFonts w:ascii="Times New Roman" w:eastAsia="仿宋_GB2312" w:hAnsi="Times New Roman" w:cs="Times New Roman"/>
                    <w:sz w:val="18"/>
                    <w:szCs w:val="18"/>
                  </w:rPr>
                  <w:delText>AM-YL003563-03-VR-01.01</w:delText>
                </w:r>
              </w:del>
            </w:ins>
          </w:p>
          <w:p w14:paraId="1C6BF9A3" w14:textId="77777777" w:rsidR="007617DE" w:rsidRDefault="00AE300B">
            <w:pPr>
              <w:spacing w:line="300" w:lineRule="auto"/>
              <w:jc w:val="center"/>
              <w:rPr>
                <w:ins w:id="9886" w:author="Xuning Wei12232" w:date="2026-10-18T09:56:00Z"/>
                <w:rFonts w:ascii="Times New Roman" w:eastAsia="仿宋_GB2312" w:hAnsi="Times New Roman" w:cs="Times New Roman"/>
                <w:sz w:val="18"/>
                <w:szCs w:val="18"/>
              </w:rPr>
            </w:pPr>
            <w:ins w:id="9887" w:author="Xuning Wei12232" w:date="2026-10-18T09:56:00Z">
              <w:del w:id="9888" w:author="Yu Zhang - Network" w:date="2026-08-06T04:42:00Z">
                <w:r>
                  <w:rPr>
                    <w:rFonts w:ascii="Times New Roman" w:eastAsia="仿宋_GB2312" w:hAnsi="Times New Roman" w:cs="Times New Roman"/>
                    <w:sz w:val="18"/>
                    <w:szCs w:val="18"/>
                  </w:rPr>
                  <w:delText>AM-YL003563-03-TR-01.01</w:delText>
                </w:r>
              </w:del>
            </w:ins>
          </w:p>
        </w:tc>
        <w:tc>
          <w:tcPr>
            <w:tcW w:w="1138" w:type="dxa"/>
            <w:vAlign w:val="center"/>
          </w:tcPr>
          <w:p w14:paraId="755493BD" w14:textId="77777777" w:rsidR="007617DE" w:rsidRDefault="00AE300B">
            <w:pPr>
              <w:autoSpaceDE w:val="0"/>
              <w:autoSpaceDN w:val="0"/>
              <w:adjustRightInd w:val="0"/>
              <w:spacing w:before="120" w:after="120"/>
              <w:jc w:val="center"/>
              <w:rPr>
                <w:ins w:id="9889" w:author="Xuning Wei12232" w:date="2026-10-18T09:56:00Z"/>
                <w:del w:id="9890" w:author="Yu Zhang - Network" w:date="2026-08-06T04:42:00Z"/>
                <w:rFonts w:ascii="Times New Roman" w:eastAsia="仿宋_GB2312" w:hAnsi="Times New Roman" w:cs="Times New Roman"/>
                <w:sz w:val="18"/>
                <w:szCs w:val="18"/>
              </w:rPr>
            </w:pPr>
            <w:ins w:id="9891" w:author="Xuning Wei12232" w:date="2026-10-18T09:56:00Z">
              <w:del w:id="9892" w:author="Yu Zhang - Network" w:date="2026-08-06T04:42:00Z">
                <w:r>
                  <w:rPr>
                    <w:rFonts w:ascii="Times New Roman" w:eastAsia="仿宋_GB2312" w:hAnsi="Times New Roman" w:cs="Times New Roman"/>
                    <w:sz w:val="18"/>
                    <w:szCs w:val="18"/>
                  </w:rPr>
                  <w:delText>07/22/2021</w:delText>
                </w:r>
              </w:del>
            </w:ins>
          </w:p>
          <w:p w14:paraId="48B4BC56" w14:textId="77777777" w:rsidR="007617DE" w:rsidRDefault="00AE300B">
            <w:pPr>
              <w:autoSpaceDE w:val="0"/>
              <w:autoSpaceDN w:val="0"/>
              <w:adjustRightInd w:val="0"/>
              <w:spacing w:before="120" w:after="120"/>
              <w:jc w:val="center"/>
              <w:rPr>
                <w:ins w:id="9893" w:author="Xuning Wei12232" w:date="2026-10-18T09:56:00Z"/>
                <w:rFonts w:ascii="Times New Roman" w:eastAsia="仿宋_GB2312" w:hAnsi="Times New Roman" w:cs="Times New Roman"/>
                <w:sz w:val="18"/>
                <w:szCs w:val="18"/>
              </w:rPr>
            </w:pPr>
            <w:ins w:id="9894" w:author="Xuning Wei12232" w:date="2026-10-18T09:56:00Z">
              <w:del w:id="9895" w:author="Yu Zhang - Network" w:date="2026-08-06T04:42:00Z">
                <w:r>
                  <w:rPr>
                    <w:rFonts w:ascii="Times New Roman" w:eastAsia="仿宋_GB2312" w:hAnsi="Times New Roman" w:cs="Times New Roman"/>
                    <w:sz w:val="18"/>
                    <w:szCs w:val="18"/>
                  </w:rPr>
                  <w:delText>03/11/2026</w:delText>
                </w:r>
              </w:del>
            </w:ins>
          </w:p>
        </w:tc>
        <w:tc>
          <w:tcPr>
            <w:tcW w:w="1221" w:type="dxa"/>
            <w:vAlign w:val="center"/>
          </w:tcPr>
          <w:p w14:paraId="58AA00B0" w14:textId="77777777" w:rsidR="007617DE" w:rsidRDefault="00AE300B">
            <w:pPr>
              <w:spacing w:before="120" w:after="120"/>
              <w:jc w:val="center"/>
              <w:rPr>
                <w:ins w:id="9896" w:author="Xuning Wei12232" w:date="2026-10-18T09:56:00Z"/>
                <w:rFonts w:ascii="Times New Roman" w:eastAsia="仿宋_GB2312" w:hAnsi="Times New Roman" w:cs="Times New Roman"/>
                <w:sz w:val="18"/>
                <w:szCs w:val="18"/>
              </w:rPr>
            </w:pPr>
            <w:ins w:id="9897" w:author="Xuning Wei12232" w:date="2026-10-18T09:56:00Z">
              <w:del w:id="9898" w:author="Yu Zhang - Network" w:date="2026-08-06T04:42:00Z">
                <w:r>
                  <w:rPr>
                    <w:rFonts w:ascii="Times New Roman" w:eastAsia="仿宋_GB2312" w:hAnsi="Times New Roman" w:cs="Times New Roman"/>
                    <w:sz w:val="18"/>
                    <w:szCs w:val="18"/>
                  </w:rPr>
                  <w:delText>TJ4 QC</w:delText>
                </w:r>
              </w:del>
            </w:ins>
          </w:p>
        </w:tc>
      </w:tr>
      <w:tr w:rsidR="007617DE" w14:paraId="25A79E0E" w14:textId="77777777">
        <w:trPr>
          <w:trHeight w:val="397"/>
          <w:ins w:id="9899" w:author="Xuning Wei12232" w:date="2026-10-18T09:56:00Z"/>
          <w:del w:id="9900" w:author="Yu Zhang - Network" w:date="2026-08-06T04:42:00Z"/>
        </w:trPr>
        <w:tc>
          <w:tcPr>
            <w:tcW w:w="956" w:type="dxa"/>
            <w:vAlign w:val="center"/>
          </w:tcPr>
          <w:p w14:paraId="6CE6DB9B" w14:textId="77777777" w:rsidR="007617DE" w:rsidRDefault="00AE300B">
            <w:pPr>
              <w:spacing w:before="120" w:after="120"/>
              <w:jc w:val="center"/>
              <w:rPr>
                <w:ins w:id="9901" w:author="Xuning Wei12232" w:date="2026-10-18T09:56:00Z"/>
                <w:rFonts w:ascii="Times New Roman" w:eastAsia="仿宋_GB2312" w:hAnsi="Times New Roman" w:cs="Times New Roman"/>
                <w:sz w:val="18"/>
                <w:szCs w:val="18"/>
              </w:rPr>
            </w:pPr>
            <w:ins w:id="9902" w:author="Xuning Wei12232" w:date="2026-10-18T09:56:00Z">
              <w:del w:id="9903" w:author="Yu Zhang - Network" w:date="2026-08-06T04:42:00Z">
                <w:r>
                  <w:rPr>
                    <w:rFonts w:ascii="Times New Roman" w:eastAsia="仿宋_GB2312" w:hAnsi="Times New Roman" w:cs="Times New Roman"/>
                    <w:sz w:val="18"/>
                    <w:szCs w:val="18"/>
                  </w:rPr>
                  <w:delText>AM-YL003563-009</w:delText>
                </w:r>
              </w:del>
            </w:ins>
          </w:p>
        </w:tc>
        <w:tc>
          <w:tcPr>
            <w:tcW w:w="1733" w:type="dxa"/>
            <w:vAlign w:val="center"/>
          </w:tcPr>
          <w:p w14:paraId="6F83BA4C" w14:textId="77777777" w:rsidR="007617DE" w:rsidRDefault="00AE300B">
            <w:pPr>
              <w:spacing w:before="120" w:after="120"/>
              <w:jc w:val="center"/>
              <w:rPr>
                <w:ins w:id="9904" w:author="Xuning Wei12232" w:date="2026-10-18T09:56:00Z"/>
                <w:rFonts w:ascii="Times New Roman" w:eastAsia="仿宋_GB2312" w:hAnsi="Times New Roman" w:cs="Times New Roman"/>
                <w:sz w:val="18"/>
                <w:szCs w:val="18"/>
              </w:rPr>
            </w:pPr>
            <w:ins w:id="9905" w:author="Xuning Wei12232" w:date="2026-10-18T09:56:00Z">
              <w:del w:id="9906" w:author="Yu Zhang - Network" w:date="2026-08-06T04:42:00Z">
                <w:r>
                  <w:rPr>
                    <w:rFonts w:ascii="Times New Roman" w:eastAsia="仿宋_GB2312" w:hAnsi="Times New Roman" w:cs="Times New Roman"/>
                    <w:sz w:val="18"/>
                    <w:szCs w:val="18"/>
                  </w:rPr>
                  <w:delText>HPLC method for the determination of residual H-Thr(tBu)-OH in Fmoc-L-Thr(tBu)-OH (YL003563)</w:delText>
                </w:r>
              </w:del>
            </w:ins>
          </w:p>
        </w:tc>
        <w:tc>
          <w:tcPr>
            <w:tcW w:w="1275" w:type="dxa"/>
            <w:vAlign w:val="center"/>
          </w:tcPr>
          <w:p w14:paraId="2B8EF284" w14:textId="77777777" w:rsidR="007617DE" w:rsidRDefault="00AE300B">
            <w:pPr>
              <w:spacing w:before="120" w:after="120"/>
              <w:jc w:val="center"/>
              <w:rPr>
                <w:ins w:id="9907" w:author="Xuning Wei12232" w:date="2026-10-18T09:56:00Z"/>
                <w:rFonts w:ascii="Times New Roman" w:eastAsia="仿宋_GB2312" w:hAnsi="Times New Roman" w:cs="Times New Roman"/>
                <w:sz w:val="18"/>
                <w:szCs w:val="18"/>
              </w:rPr>
            </w:pPr>
            <w:ins w:id="9908" w:author="Xuning Wei12232" w:date="2026-10-18T09:56:00Z">
              <w:del w:id="9909" w:author="Yu Zhang - Network" w:date="2026-08-06T04:42:00Z">
                <w:r>
                  <w:rPr>
                    <w:rFonts w:ascii="Times New Roman" w:eastAsia="仿宋_GB2312" w:hAnsi="Times New Roman" w:cs="Times New Roman"/>
                    <w:sz w:val="18"/>
                    <w:szCs w:val="18"/>
                  </w:rPr>
                  <w:delText>AM-YL003563-009-VP-01.01</w:delText>
                </w:r>
              </w:del>
            </w:ins>
          </w:p>
        </w:tc>
        <w:tc>
          <w:tcPr>
            <w:tcW w:w="1212" w:type="dxa"/>
            <w:vAlign w:val="center"/>
          </w:tcPr>
          <w:p w14:paraId="25FA8400" w14:textId="77777777" w:rsidR="007617DE" w:rsidRDefault="00AE300B">
            <w:pPr>
              <w:tabs>
                <w:tab w:val="right" w:pos="8640"/>
              </w:tabs>
              <w:overflowPunct w:val="0"/>
              <w:autoSpaceDE w:val="0"/>
              <w:autoSpaceDN w:val="0"/>
              <w:adjustRightInd w:val="0"/>
              <w:spacing w:before="120" w:after="120"/>
              <w:jc w:val="center"/>
              <w:textAlignment w:val="baseline"/>
              <w:rPr>
                <w:ins w:id="9910" w:author="Xuning Wei12232" w:date="2026-10-18T09:56:00Z"/>
                <w:rFonts w:ascii="Times New Roman" w:eastAsia="仿宋_GB2312" w:hAnsi="Times New Roman" w:cs="Times New Roman"/>
                <w:sz w:val="18"/>
                <w:szCs w:val="18"/>
              </w:rPr>
            </w:pPr>
            <w:ins w:id="9911" w:author="Xuning Wei12232" w:date="2026-10-18T09:56:00Z">
              <w:del w:id="9912" w:author="Yu Zhang - Network" w:date="2026-08-06T04:42:00Z">
                <w:r>
                  <w:rPr>
                    <w:rFonts w:ascii="Times New Roman" w:eastAsia="仿宋_GB2312" w:hAnsi="Times New Roman" w:cs="Times New Roman"/>
                    <w:sz w:val="18"/>
                    <w:szCs w:val="18"/>
                  </w:rPr>
                  <w:delText>12/30/2025</w:delText>
                </w:r>
              </w:del>
            </w:ins>
          </w:p>
        </w:tc>
        <w:tc>
          <w:tcPr>
            <w:tcW w:w="1482" w:type="dxa"/>
            <w:vAlign w:val="center"/>
          </w:tcPr>
          <w:p w14:paraId="16A6C9DF" w14:textId="77777777" w:rsidR="007617DE" w:rsidRDefault="00AE300B">
            <w:pPr>
              <w:spacing w:before="120" w:after="120"/>
              <w:jc w:val="center"/>
              <w:rPr>
                <w:ins w:id="9913" w:author="Xuning Wei12232" w:date="2026-10-18T09:56:00Z"/>
                <w:rFonts w:ascii="Times New Roman" w:eastAsia="仿宋_GB2312" w:hAnsi="Times New Roman" w:cs="Times New Roman"/>
                <w:sz w:val="18"/>
                <w:szCs w:val="18"/>
              </w:rPr>
            </w:pPr>
            <w:ins w:id="9914" w:author="Xuning Wei12232" w:date="2026-10-18T09:56:00Z">
              <w:del w:id="9915" w:author="Yu Zhang - Network" w:date="2026-08-06T04:42:00Z">
                <w:r>
                  <w:rPr>
                    <w:rFonts w:ascii="Times New Roman" w:eastAsia="仿宋_GB2312" w:hAnsi="Times New Roman" w:cs="Times New Roman"/>
                    <w:sz w:val="18"/>
                    <w:szCs w:val="18"/>
                  </w:rPr>
                  <w:delText>AM-YL003563-009-VR-01.01</w:delText>
                </w:r>
              </w:del>
            </w:ins>
          </w:p>
        </w:tc>
        <w:tc>
          <w:tcPr>
            <w:tcW w:w="1138" w:type="dxa"/>
            <w:vAlign w:val="center"/>
          </w:tcPr>
          <w:p w14:paraId="179B29A2" w14:textId="77777777" w:rsidR="007617DE" w:rsidRDefault="00AE300B">
            <w:pPr>
              <w:autoSpaceDE w:val="0"/>
              <w:autoSpaceDN w:val="0"/>
              <w:adjustRightInd w:val="0"/>
              <w:spacing w:before="120" w:after="120"/>
              <w:jc w:val="center"/>
              <w:rPr>
                <w:ins w:id="9916" w:author="Xuning Wei12232" w:date="2026-10-18T09:56:00Z"/>
                <w:rFonts w:ascii="Times New Roman" w:eastAsia="仿宋_GB2312" w:hAnsi="Times New Roman" w:cs="Times New Roman"/>
                <w:sz w:val="18"/>
                <w:szCs w:val="18"/>
              </w:rPr>
            </w:pPr>
            <w:ins w:id="9917" w:author="Xuning Wei12232" w:date="2026-10-18T09:56:00Z">
              <w:del w:id="9918" w:author="Yu Zhang - Network" w:date="2026-08-06T04:42:00Z">
                <w:r>
                  <w:rPr>
                    <w:rFonts w:ascii="Times New Roman" w:eastAsia="仿宋_GB2312" w:hAnsi="Times New Roman" w:cs="Times New Roman"/>
                    <w:sz w:val="18"/>
                    <w:szCs w:val="18"/>
                  </w:rPr>
                  <w:delText>01/21/2026</w:delText>
                </w:r>
              </w:del>
            </w:ins>
          </w:p>
        </w:tc>
        <w:tc>
          <w:tcPr>
            <w:tcW w:w="1221" w:type="dxa"/>
            <w:vAlign w:val="center"/>
          </w:tcPr>
          <w:p w14:paraId="3698F97A" w14:textId="77777777" w:rsidR="007617DE" w:rsidRDefault="00AE300B">
            <w:pPr>
              <w:spacing w:before="120" w:after="120"/>
              <w:jc w:val="center"/>
              <w:rPr>
                <w:ins w:id="9919" w:author="Xuning Wei12232" w:date="2026-10-18T09:56:00Z"/>
                <w:rFonts w:ascii="Times New Roman" w:eastAsia="仿宋_GB2312" w:hAnsi="Times New Roman" w:cs="Times New Roman"/>
                <w:sz w:val="18"/>
                <w:szCs w:val="18"/>
              </w:rPr>
            </w:pPr>
            <w:ins w:id="9920" w:author="Xuning Wei12232" w:date="2026-10-18T09:56:00Z">
              <w:del w:id="9921" w:author="Yu Zhang - Network" w:date="2026-08-06T04:42:00Z">
                <w:r>
                  <w:rPr>
                    <w:rFonts w:ascii="Times New Roman" w:eastAsia="仿宋_GB2312" w:hAnsi="Times New Roman" w:cs="Times New Roman"/>
                    <w:sz w:val="18"/>
                    <w:szCs w:val="18"/>
                  </w:rPr>
                  <w:delText>TJ4 QC</w:delText>
                </w:r>
              </w:del>
            </w:ins>
          </w:p>
        </w:tc>
      </w:tr>
      <w:tr w:rsidR="007617DE" w14:paraId="262EB657" w14:textId="77777777">
        <w:trPr>
          <w:trHeight w:val="397"/>
          <w:ins w:id="9922" w:author="Xuning Wei12232" w:date="2026-10-18T09:56:00Z"/>
          <w:del w:id="9923" w:author="Yu Zhang - Network" w:date="2026-08-06T04:42:00Z"/>
        </w:trPr>
        <w:tc>
          <w:tcPr>
            <w:tcW w:w="956" w:type="dxa"/>
            <w:vAlign w:val="center"/>
          </w:tcPr>
          <w:p w14:paraId="2A6745AC" w14:textId="77777777" w:rsidR="007617DE" w:rsidRDefault="00AE300B">
            <w:pPr>
              <w:spacing w:before="120" w:after="120"/>
              <w:jc w:val="center"/>
              <w:rPr>
                <w:ins w:id="9924" w:author="Xuning Wei12232" w:date="2026-10-18T09:56:00Z"/>
                <w:rFonts w:ascii="Times New Roman" w:eastAsia="仿宋_GB2312" w:hAnsi="Times New Roman" w:cs="Times New Roman"/>
                <w:sz w:val="18"/>
                <w:szCs w:val="18"/>
              </w:rPr>
            </w:pPr>
            <w:ins w:id="9925" w:author="Xuning Wei12232" w:date="2026-10-18T09:56:00Z">
              <w:del w:id="9926" w:author="Yu Zhang - Network" w:date="2026-08-06T04:42:00Z">
                <w:r>
                  <w:rPr>
                    <w:rFonts w:ascii="Times New Roman" w:eastAsia="仿宋_GB2312" w:hAnsi="Times New Roman" w:cs="Times New Roman"/>
                    <w:sz w:val="18"/>
                    <w:szCs w:val="18"/>
                  </w:rPr>
                  <w:delText>AM-YL003565-005</w:delText>
                </w:r>
              </w:del>
            </w:ins>
          </w:p>
        </w:tc>
        <w:tc>
          <w:tcPr>
            <w:tcW w:w="1733" w:type="dxa"/>
            <w:vAlign w:val="center"/>
          </w:tcPr>
          <w:p w14:paraId="56E88F01" w14:textId="77777777" w:rsidR="007617DE" w:rsidRDefault="00AE300B">
            <w:pPr>
              <w:spacing w:before="120" w:after="120"/>
              <w:jc w:val="center"/>
              <w:rPr>
                <w:ins w:id="9927" w:author="Xuning Wei12232" w:date="2026-10-18T09:56:00Z"/>
                <w:rFonts w:ascii="Times New Roman" w:eastAsia="仿宋_GB2312" w:hAnsi="Times New Roman" w:cs="Times New Roman"/>
                <w:sz w:val="18"/>
                <w:szCs w:val="18"/>
              </w:rPr>
            </w:pPr>
            <w:ins w:id="9928" w:author="Xuning Wei12232" w:date="2026-10-18T09:56:00Z">
              <w:del w:id="9929" w:author="Yu Zhang - Network" w:date="2026-08-06T04:42:00Z">
                <w:r>
                  <w:rPr>
                    <w:rFonts w:ascii="Times New Roman" w:eastAsia="仿宋_GB2312" w:hAnsi="Times New Roman" w:cs="Times New Roman"/>
                    <w:sz w:val="18"/>
                    <w:szCs w:val="18"/>
                  </w:rPr>
                  <w:delText>HPLC method for the chiral purity determination for Fmoc-L-Cys(Trt)-OH (YL003565)</w:delText>
                </w:r>
              </w:del>
            </w:ins>
          </w:p>
        </w:tc>
        <w:tc>
          <w:tcPr>
            <w:tcW w:w="1275" w:type="dxa"/>
            <w:vAlign w:val="center"/>
          </w:tcPr>
          <w:p w14:paraId="32C30A0E" w14:textId="77777777" w:rsidR="007617DE" w:rsidRDefault="00AE300B">
            <w:pPr>
              <w:spacing w:line="300" w:lineRule="auto"/>
              <w:jc w:val="center"/>
              <w:rPr>
                <w:ins w:id="9930" w:author="Xuning Wei12232" w:date="2026-10-18T09:56:00Z"/>
                <w:rFonts w:ascii="Times New Roman" w:eastAsia="仿宋_GB2312" w:hAnsi="Times New Roman" w:cs="Times New Roman"/>
                <w:sz w:val="18"/>
                <w:szCs w:val="18"/>
              </w:rPr>
            </w:pPr>
            <w:ins w:id="9931" w:author="Xuning Wei12232" w:date="2026-10-18T09:56:00Z">
              <w:del w:id="9932" w:author="Yu Zhang - Network" w:date="2026-08-06T04:42:00Z">
                <w:r>
                  <w:rPr>
                    <w:rFonts w:ascii="Times New Roman" w:eastAsia="仿宋_GB2312" w:hAnsi="Times New Roman" w:cs="Times New Roman"/>
                    <w:sz w:val="18"/>
                    <w:szCs w:val="18"/>
                  </w:rPr>
                  <w:delText>AM-YL003565-005-VP-01.01</w:delText>
                </w:r>
              </w:del>
            </w:ins>
          </w:p>
        </w:tc>
        <w:tc>
          <w:tcPr>
            <w:tcW w:w="1212" w:type="dxa"/>
            <w:vAlign w:val="center"/>
          </w:tcPr>
          <w:p w14:paraId="7F659C1D" w14:textId="77777777" w:rsidR="007617DE" w:rsidRDefault="00AE300B">
            <w:pPr>
              <w:tabs>
                <w:tab w:val="right" w:pos="8640"/>
              </w:tabs>
              <w:overflowPunct w:val="0"/>
              <w:autoSpaceDE w:val="0"/>
              <w:autoSpaceDN w:val="0"/>
              <w:adjustRightInd w:val="0"/>
              <w:spacing w:before="120" w:after="120"/>
              <w:jc w:val="center"/>
              <w:textAlignment w:val="baseline"/>
              <w:rPr>
                <w:ins w:id="9933" w:author="Xuning Wei12232" w:date="2026-10-18T09:56:00Z"/>
                <w:rFonts w:ascii="Times New Roman" w:eastAsia="仿宋_GB2312" w:hAnsi="Times New Roman" w:cs="Times New Roman"/>
                <w:sz w:val="18"/>
                <w:szCs w:val="18"/>
              </w:rPr>
            </w:pPr>
            <w:ins w:id="9934" w:author="Xuning Wei12232" w:date="2026-10-18T09:56:00Z">
              <w:del w:id="9935" w:author="Yu Zhang - Network" w:date="2026-08-06T04:42:00Z">
                <w:r>
                  <w:rPr>
                    <w:rFonts w:ascii="Times New Roman" w:eastAsia="仿宋_GB2312" w:hAnsi="Times New Roman" w:cs="Times New Roman"/>
                    <w:sz w:val="18"/>
                    <w:szCs w:val="18"/>
                  </w:rPr>
                  <w:delText>01/23/2026</w:delText>
                </w:r>
              </w:del>
            </w:ins>
          </w:p>
        </w:tc>
        <w:tc>
          <w:tcPr>
            <w:tcW w:w="1482" w:type="dxa"/>
            <w:vAlign w:val="center"/>
          </w:tcPr>
          <w:p w14:paraId="78230D5A" w14:textId="77777777" w:rsidR="007617DE" w:rsidRDefault="00AE300B">
            <w:pPr>
              <w:spacing w:line="300" w:lineRule="auto"/>
              <w:jc w:val="center"/>
              <w:rPr>
                <w:ins w:id="9936" w:author="Xuning Wei12232" w:date="2026-10-18T09:56:00Z"/>
                <w:rFonts w:ascii="Times New Roman" w:eastAsia="仿宋_GB2312" w:hAnsi="Times New Roman" w:cs="Times New Roman"/>
                <w:sz w:val="18"/>
                <w:szCs w:val="18"/>
              </w:rPr>
            </w:pPr>
            <w:ins w:id="9937" w:author="Xuning Wei12232" w:date="2026-10-18T09:56:00Z">
              <w:del w:id="9938" w:author="Yu Zhang - Network" w:date="2026-08-06T04:42:00Z">
                <w:r>
                  <w:rPr>
                    <w:rFonts w:ascii="Times New Roman" w:eastAsia="仿宋_GB2312" w:hAnsi="Times New Roman" w:cs="Times New Roman"/>
                    <w:sz w:val="18"/>
                    <w:szCs w:val="18"/>
                  </w:rPr>
                  <w:delText>AM-YL003565-005-VR-01.01</w:delText>
                </w:r>
              </w:del>
            </w:ins>
          </w:p>
        </w:tc>
        <w:tc>
          <w:tcPr>
            <w:tcW w:w="1138" w:type="dxa"/>
            <w:vAlign w:val="center"/>
          </w:tcPr>
          <w:p w14:paraId="73C4299B" w14:textId="77777777" w:rsidR="007617DE" w:rsidRDefault="00AE300B">
            <w:pPr>
              <w:autoSpaceDE w:val="0"/>
              <w:autoSpaceDN w:val="0"/>
              <w:adjustRightInd w:val="0"/>
              <w:spacing w:before="120" w:after="120"/>
              <w:jc w:val="center"/>
              <w:rPr>
                <w:ins w:id="9939" w:author="Xuning Wei12232" w:date="2026-10-18T09:56:00Z"/>
                <w:rFonts w:ascii="Times New Roman" w:eastAsia="仿宋_GB2312" w:hAnsi="Times New Roman" w:cs="Times New Roman"/>
                <w:sz w:val="18"/>
                <w:szCs w:val="18"/>
              </w:rPr>
            </w:pPr>
            <w:ins w:id="9940" w:author="Xuning Wei12232" w:date="2026-10-18T09:56:00Z">
              <w:del w:id="9941" w:author="Yu Zhang - Network" w:date="2026-08-06T04:42:00Z">
                <w:r>
                  <w:rPr>
                    <w:rFonts w:ascii="Times New Roman" w:eastAsia="仿宋_GB2312" w:hAnsi="Times New Roman" w:cs="Times New Roman"/>
                    <w:sz w:val="18"/>
                    <w:szCs w:val="18"/>
                  </w:rPr>
                  <w:delText>04/20/2026</w:delText>
                </w:r>
              </w:del>
            </w:ins>
          </w:p>
        </w:tc>
        <w:tc>
          <w:tcPr>
            <w:tcW w:w="1221" w:type="dxa"/>
            <w:vAlign w:val="center"/>
          </w:tcPr>
          <w:p w14:paraId="477D1F83" w14:textId="77777777" w:rsidR="007617DE" w:rsidRDefault="00AE300B">
            <w:pPr>
              <w:spacing w:before="120" w:after="120"/>
              <w:jc w:val="center"/>
              <w:rPr>
                <w:ins w:id="9942" w:author="Xuning Wei12232" w:date="2026-10-18T09:56:00Z"/>
                <w:rFonts w:ascii="Times New Roman" w:eastAsia="仿宋_GB2312" w:hAnsi="Times New Roman" w:cs="Times New Roman"/>
                <w:sz w:val="18"/>
                <w:szCs w:val="18"/>
              </w:rPr>
            </w:pPr>
            <w:ins w:id="9943" w:author="Xuning Wei12232" w:date="2026-10-18T09:56:00Z">
              <w:del w:id="9944" w:author="Yu Zhang - Network" w:date="2026-08-06T04:42:00Z">
                <w:r>
                  <w:rPr>
                    <w:rFonts w:ascii="Times New Roman" w:eastAsia="仿宋_GB2312" w:hAnsi="Times New Roman" w:cs="Times New Roman"/>
                    <w:sz w:val="18"/>
                    <w:szCs w:val="18"/>
                  </w:rPr>
                  <w:delText>TJ4 QC</w:delText>
                </w:r>
              </w:del>
            </w:ins>
          </w:p>
        </w:tc>
      </w:tr>
      <w:tr w:rsidR="007617DE" w14:paraId="331DFEDC" w14:textId="77777777">
        <w:trPr>
          <w:trHeight w:val="397"/>
          <w:ins w:id="9945" w:author="Xuning Wei12232" w:date="2026-10-18T09:56:00Z"/>
          <w:del w:id="9946" w:author="Yu Zhang - Network" w:date="2026-08-06T04:42:00Z"/>
        </w:trPr>
        <w:tc>
          <w:tcPr>
            <w:tcW w:w="956" w:type="dxa"/>
            <w:vAlign w:val="center"/>
          </w:tcPr>
          <w:p w14:paraId="6915E199" w14:textId="77777777" w:rsidR="007617DE" w:rsidRDefault="00AE300B">
            <w:pPr>
              <w:spacing w:before="120" w:after="120"/>
              <w:jc w:val="center"/>
              <w:rPr>
                <w:ins w:id="9947" w:author="Xuning Wei12232" w:date="2026-10-18T09:56:00Z"/>
                <w:rFonts w:ascii="Times New Roman" w:eastAsia="仿宋_GB2312" w:hAnsi="Times New Roman" w:cs="Times New Roman"/>
                <w:sz w:val="18"/>
                <w:szCs w:val="18"/>
              </w:rPr>
            </w:pPr>
            <w:ins w:id="9948" w:author="Xuning Wei12232" w:date="2026-10-18T09:56:00Z">
              <w:del w:id="9949" w:author="Yu Zhang - Network" w:date="2026-08-06T04:42:00Z">
                <w:r>
                  <w:rPr>
                    <w:rFonts w:ascii="Times New Roman" w:eastAsia="仿宋_GB2312" w:hAnsi="Times New Roman" w:cs="Times New Roman"/>
                    <w:sz w:val="18"/>
                    <w:szCs w:val="18"/>
                  </w:rPr>
                  <w:delText>AM-YL003565-004</w:delText>
                </w:r>
              </w:del>
            </w:ins>
          </w:p>
        </w:tc>
        <w:tc>
          <w:tcPr>
            <w:tcW w:w="1733" w:type="dxa"/>
            <w:vAlign w:val="center"/>
          </w:tcPr>
          <w:p w14:paraId="077C9B0E" w14:textId="77777777" w:rsidR="007617DE" w:rsidRDefault="00AE300B">
            <w:pPr>
              <w:spacing w:before="120" w:after="120"/>
              <w:jc w:val="center"/>
              <w:rPr>
                <w:ins w:id="9950" w:author="Xuning Wei12232" w:date="2026-10-18T09:56:00Z"/>
                <w:rFonts w:ascii="Times New Roman" w:eastAsia="仿宋_GB2312" w:hAnsi="Times New Roman" w:cs="Times New Roman"/>
                <w:sz w:val="18"/>
                <w:szCs w:val="18"/>
              </w:rPr>
            </w:pPr>
            <w:ins w:id="9951" w:author="Xuning Wei12232" w:date="2026-10-18T09:56:00Z">
              <w:del w:id="9952" w:author="Yu Zhang - Network" w:date="2026-08-06T04:42:00Z">
                <w:r>
                  <w:rPr>
                    <w:rFonts w:ascii="Times New Roman" w:eastAsia="仿宋_GB2312" w:hAnsi="Times New Roman" w:cs="Times New Roman"/>
                    <w:sz w:val="18"/>
                    <w:szCs w:val="18"/>
                  </w:rPr>
                  <w:delText>HPLC method for the determination of identification, purity, impurities and assay for Fmoc-L-Cys(Trt)-OH (YL003565)</w:delText>
                </w:r>
              </w:del>
            </w:ins>
          </w:p>
        </w:tc>
        <w:tc>
          <w:tcPr>
            <w:tcW w:w="1275" w:type="dxa"/>
            <w:vAlign w:val="center"/>
          </w:tcPr>
          <w:p w14:paraId="52550DD9" w14:textId="77777777" w:rsidR="007617DE" w:rsidRDefault="00AE300B">
            <w:pPr>
              <w:spacing w:line="300" w:lineRule="auto"/>
              <w:jc w:val="center"/>
              <w:rPr>
                <w:ins w:id="9953" w:author="Xuning Wei12232" w:date="2026-10-18T09:56:00Z"/>
                <w:del w:id="9954" w:author="Yu Zhang - Network" w:date="2026-08-06T04:42:00Z"/>
                <w:rFonts w:ascii="Times New Roman" w:eastAsia="仿宋_GB2312" w:hAnsi="Times New Roman" w:cs="Times New Roman"/>
                <w:sz w:val="18"/>
                <w:szCs w:val="18"/>
              </w:rPr>
            </w:pPr>
            <w:ins w:id="9955" w:author="Xuning Wei12232" w:date="2026-10-18T09:56:00Z">
              <w:del w:id="9956" w:author="Yu Zhang - Network" w:date="2026-08-06T04:42:00Z">
                <w:r>
                  <w:rPr>
                    <w:rFonts w:ascii="Times New Roman" w:eastAsia="仿宋_GB2312" w:hAnsi="Times New Roman" w:cs="Times New Roman"/>
                    <w:sz w:val="18"/>
                    <w:szCs w:val="18"/>
                  </w:rPr>
                  <w:delText>AM-YL003565-004-VP-01.02</w:delText>
                </w:r>
              </w:del>
            </w:ins>
          </w:p>
          <w:p w14:paraId="24012CA7" w14:textId="77777777" w:rsidR="007617DE" w:rsidRDefault="00AE300B">
            <w:pPr>
              <w:spacing w:line="300" w:lineRule="auto"/>
              <w:jc w:val="center"/>
              <w:rPr>
                <w:ins w:id="9957" w:author="Xuning Wei12232" w:date="2026-10-18T09:56:00Z"/>
                <w:rFonts w:ascii="Times New Roman" w:eastAsia="仿宋_GB2312" w:hAnsi="Times New Roman" w:cs="Times New Roman"/>
                <w:sz w:val="18"/>
                <w:szCs w:val="18"/>
              </w:rPr>
            </w:pPr>
            <w:ins w:id="9958" w:author="Xuning Wei12232" w:date="2026-10-18T09:56:00Z">
              <w:del w:id="9959" w:author="Yu Zhang - Network" w:date="2026-08-06T04:42:00Z">
                <w:r>
                  <w:rPr>
                    <w:rFonts w:ascii="Times New Roman" w:eastAsia="仿宋_GB2312" w:hAnsi="Times New Roman" w:cs="Times New Roman"/>
                    <w:sz w:val="18"/>
                    <w:szCs w:val="18"/>
                  </w:rPr>
                  <w:delText>AM-YL003565-004-VP-02.01</w:delText>
                </w:r>
              </w:del>
            </w:ins>
          </w:p>
        </w:tc>
        <w:tc>
          <w:tcPr>
            <w:tcW w:w="1212" w:type="dxa"/>
            <w:vAlign w:val="center"/>
          </w:tcPr>
          <w:p w14:paraId="5C1ACEF2" w14:textId="77777777" w:rsidR="007617DE" w:rsidRDefault="00AE300B">
            <w:pPr>
              <w:spacing w:line="300" w:lineRule="auto"/>
              <w:jc w:val="center"/>
              <w:rPr>
                <w:ins w:id="9960" w:author="Xuning Wei12232" w:date="2026-10-18T09:56:00Z"/>
                <w:del w:id="9961" w:author="Yu Zhang - Network" w:date="2026-08-06T04:42:00Z"/>
                <w:rFonts w:ascii="Times New Roman" w:eastAsia="仿宋_GB2312" w:hAnsi="Times New Roman" w:cs="Times New Roman"/>
                <w:sz w:val="18"/>
                <w:szCs w:val="18"/>
              </w:rPr>
            </w:pPr>
            <w:ins w:id="9962" w:author="Xuning Wei12232" w:date="2026-10-18T09:56:00Z">
              <w:del w:id="9963" w:author="Yu Zhang - Network" w:date="2026-08-06T04:42:00Z">
                <w:r>
                  <w:rPr>
                    <w:rFonts w:ascii="Times New Roman" w:eastAsia="仿宋_GB2312" w:hAnsi="Times New Roman" w:cs="Times New Roman"/>
                    <w:sz w:val="18"/>
                    <w:szCs w:val="18"/>
                  </w:rPr>
                  <w:delText>03/20/2026</w:delText>
                </w:r>
              </w:del>
            </w:ins>
          </w:p>
          <w:p w14:paraId="0B81F04F" w14:textId="77777777" w:rsidR="007617DE" w:rsidRDefault="00AE300B">
            <w:pPr>
              <w:tabs>
                <w:tab w:val="right" w:pos="8640"/>
              </w:tabs>
              <w:overflowPunct w:val="0"/>
              <w:autoSpaceDE w:val="0"/>
              <w:autoSpaceDN w:val="0"/>
              <w:adjustRightInd w:val="0"/>
              <w:spacing w:before="120" w:after="120"/>
              <w:jc w:val="center"/>
              <w:textAlignment w:val="baseline"/>
              <w:rPr>
                <w:ins w:id="9964" w:author="Xuning Wei12232" w:date="2026-10-18T09:56:00Z"/>
                <w:rFonts w:ascii="Times New Roman" w:eastAsia="仿宋_GB2312" w:hAnsi="Times New Roman" w:cs="Times New Roman"/>
                <w:sz w:val="18"/>
                <w:szCs w:val="18"/>
              </w:rPr>
            </w:pPr>
            <w:ins w:id="9965" w:author="Xuning Wei12232" w:date="2026-10-18T09:56:00Z">
              <w:del w:id="9966" w:author="Yu Zhang - Network" w:date="2026-08-06T04:42:00Z">
                <w:r>
                  <w:rPr>
                    <w:rFonts w:ascii="Times New Roman" w:eastAsia="仿宋_GB2312" w:hAnsi="Times New Roman" w:cs="Times New Roman"/>
                    <w:sz w:val="18"/>
                    <w:szCs w:val="18"/>
                  </w:rPr>
                  <w:delText xml:space="preserve"> 04/28/2026</w:delText>
                </w:r>
              </w:del>
            </w:ins>
          </w:p>
        </w:tc>
        <w:tc>
          <w:tcPr>
            <w:tcW w:w="1482" w:type="dxa"/>
            <w:vAlign w:val="center"/>
          </w:tcPr>
          <w:p w14:paraId="12ECCABD" w14:textId="77777777" w:rsidR="007617DE" w:rsidRDefault="00AE300B">
            <w:pPr>
              <w:spacing w:line="300" w:lineRule="auto"/>
              <w:jc w:val="center"/>
              <w:rPr>
                <w:ins w:id="9967" w:author="Xuning Wei12232" w:date="2026-10-18T09:56:00Z"/>
                <w:del w:id="9968" w:author="Yu Zhang - Network" w:date="2026-08-06T04:42:00Z"/>
                <w:rFonts w:ascii="Times New Roman" w:eastAsia="仿宋_GB2312" w:hAnsi="Times New Roman" w:cs="Times New Roman"/>
                <w:sz w:val="18"/>
                <w:szCs w:val="18"/>
              </w:rPr>
            </w:pPr>
            <w:ins w:id="9969" w:author="Xuning Wei12232" w:date="2026-10-18T09:56:00Z">
              <w:del w:id="9970" w:author="Yu Zhang - Network" w:date="2026-08-06T04:42:00Z">
                <w:r>
                  <w:rPr>
                    <w:rFonts w:ascii="Times New Roman" w:eastAsia="仿宋_GB2312" w:hAnsi="Times New Roman" w:cs="Times New Roman"/>
                    <w:sz w:val="18"/>
                    <w:szCs w:val="18"/>
                  </w:rPr>
                  <w:delText>AM-YL003565-004-VR-01.01</w:delText>
                </w:r>
              </w:del>
            </w:ins>
          </w:p>
          <w:p w14:paraId="212A6571" w14:textId="77777777" w:rsidR="007617DE" w:rsidRDefault="00AE300B">
            <w:pPr>
              <w:spacing w:line="300" w:lineRule="auto"/>
              <w:jc w:val="center"/>
              <w:rPr>
                <w:ins w:id="9971" w:author="Xuning Wei12232" w:date="2026-10-18T09:56:00Z"/>
                <w:rFonts w:ascii="Times New Roman" w:eastAsia="仿宋_GB2312" w:hAnsi="Times New Roman" w:cs="Times New Roman"/>
                <w:sz w:val="18"/>
                <w:szCs w:val="18"/>
              </w:rPr>
            </w:pPr>
            <w:ins w:id="9972" w:author="Xuning Wei12232" w:date="2026-10-18T09:56:00Z">
              <w:del w:id="9973" w:author="Yu Zhang - Network" w:date="2026-08-06T04:42:00Z">
                <w:r>
                  <w:rPr>
                    <w:rFonts w:ascii="Times New Roman" w:eastAsia="仿宋_GB2312" w:hAnsi="Times New Roman" w:cs="Times New Roman"/>
                    <w:sz w:val="18"/>
                    <w:szCs w:val="18"/>
                  </w:rPr>
                  <w:delText>AM-YL003565-004-VR-02.01</w:delText>
                </w:r>
              </w:del>
            </w:ins>
          </w:p>
        </w:tc>
        <w:tc>
          <w:tcPr>
            <w:tcW w:w="1138" w:type="dxa"/>
            <w:vAlign w:val="center"/>
          </w:tcPr>
          <w:p w14:paraId="72825D0A" w14:textId="77777777" w:rsidR="007617DE" w:rsidRDefault="00AE300B">
            <w:pPr>
              <w:spacing w:line="300" w:lineRule="auto"/>
              <w:jc w:val="center"/>
              <w:rPr>
                <w:ins w:id="9974" w:author="Xuning Wei12232" w:date="2026-10-18T09:56:00Z"/>
                <w:del w:id="9975" w:author="Yu Zhang - Network" w:date="2026-08-06T04:42:00Z"/>
                <w:rFonts w:ascii="Times New Roman" w:eastAsia="仿宋_GB2312" w:hAnsi="Times New Roman" w:cs="Times New Roman"/>
                <w:sz w:val="18"/>
                <w:szCs w:val="18"/>
              </w:rPr>
            </w:pPr>
            <w:ins w:id="9976" w:author="Xuning Wei12232" w:date="2026-10-18T09:56:00Z">
              <w:del w:id="9977" w:author="Yu Zhang - Network" w:date="2026-08-06T04:42:00Z">
                <w:r>
                  <w:rPr>
                    <w:rFonts w:ascii="Times New Roman" w:eastAsia="仿宋_GB2312" w:hAnsi="Times New Roman" w:cs="Times New Roman"/>
                    <w:sz w:val="18"/>
                    <w:szCs w:val="18"/>
                  </w:rPr>
                  <w:delText>04/17/2026</w:delText>
                </w:r>
              </w:del>
            </w:ins>
          </w:p>
          <w:p w14:paraId="0E38434B" w14:textId="77777777" w:rsidR="007617DE" w:rsidRDefault="00AE300B">
            <w:pPr>
              <w:autoSpaceDE w:val="0"/>
              <w:autoSpaceDN w:val="0"/>
              <w:adjustRightInd w:val="0"/>
              <w:spacing w:before="120" w:after="120"/>
              <w:jc w:val="center"/>
              <w:rPr>
                <w:ins w:id="9978" w:author="Xuning Wei12232" w:date="2026-10-18T09:56:00Z"/>
                <w:rFonts w:ascii="Times New Roman" w:eastAsia="仿宋_GB2312" w:hAnsi="Times New Roman" w:cs="Times New Roman"/>
                <w:sz w:val="18"/>
                <w:szCs w:val="18"/>
              </w:rPr>
            </w:pPr>
            <w:ins w:id="9979" w:author="Xuning Wei12232" w:date="2026-10-18T09:56:00Z">
              <w:del w:id="9980" w:author="Yu Zhang - Network" w:date="2026-08-06T04:42:00Z">
                <w:r>
                  <w:rPr>
                    <w:rFonts w:ascii="Times New Roman" w:eastAsia="仿宋_GB2312" w:hAnsi="Times New Roman" w:cs="Times New Roman"/>
                    <w:sz w:val="18"/>
                    <w:szCs w:val="18"/>
                    <w:lang w:eastAsia="zh-CN"/>
                  </w:rPr>
                  <w:delText>05/09/2026</w:delText>
                </w:r>
              </w:del>
            </w:ins>
          </w:p>
        </w:tc>
        <w:tc>
          <w:tcPr>
            <w:tcW w:w="1221" w:type="dxa"/>
            <w:vAlign w:val="center"/>
          </w:tcPr>
          <w:p w14:paraId="1F7A5510" w14:textId="77777777" w:rsidR="007617DE" w:rsidRDefault="00AE300B">
            <w:pPr>
              <w:spacing w:before="120" w:after="120"/>
              <w:jc w:val="center"/>
              <w:rPr>
                <w:ins w:id="9981" w:author="Xuning Wei12232" w:date="2026-10-18T09:56:00Z"/>
                <w:rFonts w:ascii="Times New Roman" w:eastAsia="仿宋_GB2312" w:hAnsi="Times New Roman" w:cs="Times New Roman"/>
                <w:sz w:val="18"/>
                <w:szCs w:val="18"/>
              </w:rPr>
            </w:pPr>
            <w:ins w:id="9982" w:author="Xuning Wei12232" w:date="2026-10-18T09:56:00Z">
              <w:del w:id="9983" w:author="Yu Zhang - Network" w:date="2026-08-06T04:42:00Z">
                <w:r>
                  <w:rPr>
                    <w:rFonts w:ascii="Times New Roman" w:eastAsia="仿宋_GB2312" w:hAnsi="Times New Roman" w:cs="Times New Roman"/>
                    <w:sz w:val="18"/>
                    <w:szCs w:val="18"/>
                  </w:rPr>
                  <w:delText>TJ4 QC</w:delText>
                </w:r>
              </w:del>
            </w:ins>
          </w:p>
        </w:tc>
      </w:tr>
      <w:tr w:rsidR="007617DE" w14:paraId="21AF6691" w14:textId="77777777">
        <w:trPr>
          <w:trHeight w:val="397"/>
          <w:ins w:id="9984" w:author="Xuning Wei12232" w:date="2026-10-18T09:56:00Z"/>
          <w:del w:id="9985" w:author="Yu Zhang - Network" w:date="2026-08-06T04:42:00Z"/>
        </w:trPr>
        <w:tc>
          <w:tcPr>
            <w:tcW w:w="956" w:type="dxa"/>
            <w:vAlign w:val="center"/>
          </w:tcPr>
          <w:p w14:paraId="20C712AB" w14:textId="77777777" w:rsidR="007617DE" w:rsidRDefault="00AE300B">
            <w:pPr>
              <w:spacing w:before="120" w:after="120"/>
              <w:jc w:val="center"/>
              <w:rPr>
                <w:ins w:id="9986" w:author="Xuning Wei12232" w:date="2026-10-18T09:56:00Z"/>
                <w:rFonts w:ascii="Times New Roman" w:eastAsia="仿宋_GB2312" w:hAnsi="Times New Roman" w:cs="Times New Roman"/>
                <w:sz w:val="18"/>
                <w:szCs w:val="18"/>
              </w:rPr>
            </w:pPr>
            <w:ins w:id="9987" w:author="Xuning Wei12232" w:date="2026-10-18T09:56:00Z">
              <w:del w:id="9988" w:author="Yu Zhang - Network" w:date="2026-08-06T04:42:00Z">
                <w:r>
                  <w:rPr>
                    <w:rFonts w:ascii="Times New Roman" w:eastAsia="仿宋_GB2312" w:hAnsi="Times New Roman" w:cs="Times New Roman"/>
                    <w:sz w:val="18"/>
                    <w:szCs w:val="18"/>
                  </w:rPr>
                  <w:delText>AM-YL008618-00</w:delText>
                </w:r>
                <w:r>
                  <w:rPr>
                    <w:rFonts w:ascii="Times New Roman" w:eastAsia="仿宋_GB2312" w:hAnsi="Times New Roman" w:cs="Times New Roman"/>
                    <w:sz w:val="18"/>
                    <w:szCs w:val="18"/>
                    <w:lang w:eastAsia="zh-CN"/>
                  </w:rPr>
                  <w:delText>4</w:delText>
                </w:r>
              </w:del>
            </w:ins>
          </w:p>
        </w:tc>
        <w:tc>
          <w:tcPr>
            <w:tcW w:w="1733" w:type="dxa"/>
            <w:vAlign w:val="center"/>
          </w:tcPr>
          <w:p w14:paraId="1023EE4F" w14:textId="77777777" w:rsidR="007617DE" w:rsidRDefault="00AE300B">
            <w:pPr>
              <w:spacing w:before="120" w:after="120"/>
              <w:jc w:val="center"/>
              <w:rPr>
                <w:ins w:id="9989" w:author="Xuning Wei12232" w:date="2026-10-18T09:56:00Z"/>
                <w:rFonts w:ascii="Times New Roman" w:eastAsia="仿宋_GB2312" w:hAnsi="Times New Roman" w:cs="Times New Roman"/>
                <w:sz w:val="18"/>
                <w:szCs w:val="18"/>
              </w:rPr>
            </w:pPr>
            <w:ins w:id="9990" w:author="Xuning Wei12232" w:date="2026-10-18T09:56:00Z">
              <w:del w:id="9991" w:author="Yu Zhang - Network" w:date="2026-08-06T04:42:00Z">
                <w:r>
                  <w:rPr>
                    <w:rFonts w:ascii="Times New Roman" w:eastAsia="仿宋_GB2312" w:hAnsi="Times New Roman" w:cs="Times New Roman"/>
                    <w:sz w:val="18"/>
                    <w:szCs w:val="18"/>
                  </w:rPr>
                  <w:delText>HPLC method for the chiral purity determination for Boc-L-Glu-OtBu (YL008618)</w:delText>
                </w:r>
              </w:del>
            </w:ins>
          </w:p>
        </w:tc>
        <w:tc>
          <w:tcPr>
            <w:tcW w:w="1275" w:type="dxa"/>
            <w:vAlign w:val="center"/>
          </w:tcPr>
          <w:p w14:paraId="4D7A0B6A" w14:textId="77777777" w:rsidR="007617DE" w:rsidRDefault="00AE300B">
            <w:pPr>
              <w:spacing w:line="300" w:lineRule="auto"/>
              <w:jc w:val="center"/>
              <w:rPr>
                <w:ins w:id="9992" w:author="Xuning Wei12232" w:date="2026-10-18T09:56:00Z"/>
                <w:del w:id="9993" w:author="Yu Zhang - Network" w:date="2026-08-06T04:42:00Z"/>
                <w:rFonts w:ascii="Times New Roman" w:eastAsia="仿宋_GB2312" w:hAnsi="Times New Roman" w:cs="Times New Roman"/>
                <w:sz w:val="18"/>
                <w:szCs w:val="18"/>
              </w:rPr>
            </w:pPr>
            <w:ins w:id="9994" w:author="Xuning Wei12232" w:date="2026-10-18T09:56:00Z">
              <w:del w:id="9995" w:author="Yu Zhang - Network" w:date="2026-08-06T04:42:00Z">
                <w:r>
                  <w:rPr>
                    <w:rFonts w:ascii="Times New Roman" w:eastAsia="仿宋_GB2312" w:hAnsi="Times New Roman" w:cs="Times New Roman"/>
                    <w:sz w:val="18"/>
                    <w:szCs w:val="18"/>
                  </w:rPr>
                  <w:delText>AM-YL008618-004-VP-01.0</w:delText>
                </w:r>
                <w:r>
                  <w:rPr>
                    <w:rFonts w:ascii="Times New Roman" w:eastAsia="仿宋_GB2312" w:hAnsi="Times New Roman" w:cs="Times New Roman"/>
                    <w:sz w:val="18"/>
                    <w:szCs w:val="18"/>
                    <w:lang w:eastAsia="zh-CN"/>
                  </w:rPr>
                  <w:delText>2</w:delText>
                </w:r>
              </w:del>
            </w:ins>
          </w:p>
          <w:p w14:paraId="5E14BC9E" w14:textId="77777777" w:rsidR="007617DE" w:rsidRDefault="007617DE">
            <w:pPr>
              <w:spacing w:before="120" w:after="120"/>
              <w:jc w:val="center"/>
              <w:rPr>
                <w:ins w:id="9996" w:author="Xuning Wei12232" w:date="2026-10-18T09:56:00Z"/>
                <w:rFonts w:ascii="Times New Roman" w:eastAsia="仿宋_GB2312" w:hAnsi="Times New Roman" w:cs="Times New Roman"/>
                <w:sz w:val="18"/>
                <w:szCs w:val="18"/>
              </w:rPr>
            </w:pPr>
          </w:p>
        </w:tc>
        <w:tc>
          <w:tcPr>
            <w:tcW w:w="1212" w:type="dxa"/>
            <w:vAlign w:val="center"/>
          </w:tcPr>
          <w:p w14:paraId="5C94F4CE" w14:textId="77777777" w:rsidR="007617DE" w:rsidRDefault="00AE300B">
            <w:pPr>
              <w:tabs>
                <w:tab w:val="right" w:pos="8640"/>
              </w:tabs>
              <w:overflowPunct w:val="0"/>
              <w:autoSpaceDE w:val="0"/>
              <w:autoSpaceDN w:val="0"/>
              <w:adjustRightInd w:val="0"/>
              <w:spacing w:before="120" w:after="120"/>
              <w:jc w:val="center"/>
              <w:textAlignment w:val="baseline"/>
              <w:rPr>
                <w:ins w:id="9997" w:author="Xuning Wei12232" w:date="2026-10-18T09:56:00Z"/>
                <w:rFonts w:ascii="Times New Roman" w:eastAsia="仿宋_GB2312" w:hAnsi="Times New Roman" w:cs="Times New Roman"/>
                <w:sz w:val="18"/>
                <w:szCs w:val="18"/>
              </w:rPr>
            </w:pPr>
            <w:ins w:id="9998" w:author="Xuning Wei12232" w:date="2026-10-18T09:56:00Z">
              <w:del w:id="9999" w:author="Yu Zhang - Network" w:date="2026-08-06T04:42:00Z">
                <w:r>
                  <w:rPr>
                    <w:rFonts w:ascii="Times New Roman" w:eastAsia="仿宋_GB2312" w:hAnsi="Times New Roman" w:cs="Times New Roman"/>
                    <w:sz w:val="18"/>
                    <w:szCs w:val="18"/>
                    <w:lang w:eastAsia="zh-CN"/>
                  </w:rPr>
                  <w:delText>03/13/2026</w:delText>
                </w:r>
              </w:del>
            </w:ins>
          </w:p>
        </w:tc>
        <w:tc>
          <w:tcPr>
            <w:tcW w:w="1482" w:type="dxa"/>
            <w:vAlign w:val="center"/>
          </w:tcPr>
          <w:p w14:paraId="598062E5" w14:textId="77777777" w:rsidR="007617DE" w:rsidRDefault="00AE300B">
            <w:pPr>
              <w:spacing w:line="300" w:lineRule="auto"/>
              <w:jc w:val="center"/>
              <w:rPr>
                <w:ins w:id="10000" w:author="Xuning Wei12232" w:date="2026-10-18T09:56:00Z"/>
                <w:del w:id="10001" w:author="Yu Zhang - Network" w:date="2026-08-06T04:42:00Z"/>
                <w:rFonts w:ascii="Times New Roman" w:eastAsia="仿宋_GB2312" w:hAnsi="Times New Roman" w:cs="Times New Roman"/>
                <w:sz w:val="18"/>
                <w:szCs w:val="18"/>
              </w:rPr>
            </w:pPr>
            <w:ins w:id="10002" w:author="Xuning Wei12232" w:date="2026-10-18T09:56:00Z">
              <w:del w:id="10003" w:author="Yu Zhang - Network" w:date="2026-08-06T04:42:00Z">
                <w:r>
                  <w:rPr>
                    <w:rFonts w:ascii="Times New Roman" w:eastAsia="仿宋_GB2312" w:hAnsi="Times New Roman" w:cs="Times New Roman"/>
                    <w:sz w:val="18"/>
                    <w:szCs w:val="18"/>
                  </w:rPr>
                  <w:delText>AM-YL008618-004-VR-01.01</w:delText>
                </w:r>
              </w:del>
            </w:ins>
          </w:p>
          <w:p w14:paraId="2D5EBFC9" w14:textId="77777777" w:rsidR="007617DE" w:rsidRDefault="007617DE">
            <w:pPr>
              <w:spacing w:before="120" w:after="120"/>
              <w:jc w:val="center"/>
              <w:rPr>
                <w:ins w:id="10004" w:author="Xuning Wei12232" w:date="2026-10-18T09:56:00Z"/>
                <w:rFonts w:ascii="Times New Roman" w:eastAsia="仿宋_GB2312" w:hAnsi="Times New Roman" w:cs="Times New Roman"/>
                <w:sz w:val="18"/>
                <w:szCs w:val="18"/>
              </w:rPr>
            </w:pPr>
          </w:p>
        </w:tc>
        <w:tc>
          <w:tcPr>
            <w:tcW w:w="1138" w:type="dxa"/>
            <w:vAlign w:val="center"/>
          </w:tcPr>
          <w:p w14:paraId="26F05EA2" w14:textId="77777777" w:rsidR="007617DE" w:rsidRDefault="00AE300B">
            <w:pPr>
              <w:autoSpaceDE w:val="0"/>
              <w:autoSpaceDN w:val="0"/>
              <w:adjustRightInd w:val="0"/>
              <w:spacing w:before="120" w:after="120"/>
              <w:jc w:val="center"/>
              <w:rPr>
                <w:ins w:id="10005" w:author="Xuning Wei12232" w:date="2026-10-18T09:56:00Z"/>
                <w:rFonts w:ascii="Times New Roman" w:eastAsia="仿宋_GB2312" w:hAnsi="Times New Roman" w:cs="Times New Roman"/>
                <w:sz w:val="18"/>
                <w:szCs w:val="18"/>
              </w:rPr>
            </w:pPr>
            <w:ins w:id="10006" w:author="Xuning Wei12232" w:date="2026-10-18T09:56:00Z">
              <w:del w:id="10007" w:author="Yu Zhang - Network" w:date="2026-08-06T04:42:00Z">
                <w:r>
                  <w:rPr>
                    <w:rFonts w:ascii="Times New Roman" w:eastAsia="仿宋_GB2312" w:hAnsi="Times New Roman" w:cs="Times New Roman"/>
                    <w:sz w:val="18"/>
                    <w:szCs w:val="18"/>
                  </w:rPr>
                  <w:delText>04/17/2026</w:delText>
                </w:r>
              </w:del>
            </w:ins>
          </w:p>
        </w:tc>
        <w:tc>
          <w:tcPr>
            <w:tcW w:w="1221" w:type="dxa"/>
            <w:vAlign w:val="center"/>
          </w:tcPr>
          <w:p w14:paraId="6E6B33CE" w14:textId="77777777" w:rsidR="007617DE" w:rsidRDefault="00AE300B">
            <w:pPr>
              <w:spacing w:before="120" w:after="120"/>
              <w:jc w:val="center"/>
              <w:rPr>
                <w:ins w:id="10008" w:author="Xuning Wei12232" w:date="2026-10-18T09:56:00Z"/>
                <w:rFonts w:ascii="Times New Roman" w:eastAsia="仿宋_GB2312" w:hAnsi="Times New Roman" w:cs="Times New Roman"/>
                <w:sz w:val="18"/>
                <w:szCs w:val="18"/>
              </w:rPr>
            </w:pPr>
            <w:ins w:id="10009" w:author="Xuning Wei12232" w:date="2026-10-18T09:56:00Z">
              <w:del w:id="10010" w:author="Yu Zhang - Network" w:date="2026-08-06T04:42:00Z">
                <w:r>
                  <w:rPr>
                    <w:rFonts w:ascii="Times New Roman" w:eastAsia="仿宋_GB2312" w:hAnsi="Times New Roman" w:cs="Times New Roman"/>
                    <w:sz w:val="18"/>
                    <w:szCs w:val="18"/>
                  </w:rPr>
                  <w:delText>TJ4 QC</w:delText>
                </w:r>
              </w:del>
            </w:ins>
          </w:p>
        </w:tc>
      </w:tr>
      <w:tr w:rsidR="007617DE" w14:paraId="0B960326" w14:textId="77777777">
        <w:trPr>
          <w:trHeight w:val="397"/>
          <w:ins w:id="10011" w:author="Xuning Wei12232" w:date="2026-10-18T09:56:00Z"/>
          <w:del w:id="10012" w:author="Yu Zhang - Network" w:date="2026-08-06T04:42:00Z"/>
        </w:trPr>
        <w:tc>
          <w:tcPr>
            <w:tcW w:w="956" w:type="dxa"/>
            <w:vAlign w:val="center"/>
          </w:tcPr>
          <w:p w14:paraId="60FE7E8C" w14:textId="77777777" w:rsidR="007617DE" w:rsidRDefault="00AE300B">
            <w:pPr>
              <w:spacing w:before="120" w:after="120"/>
              <w:jc w:val="center"/>
              <w:rPr>
                <w:ins w:id="10013" w:author="Xuning Wei12232" w:date="2026-10-18T09:56:00Z"/>
                <w:rFonts w:ascii="Times New Roman" w:eastAsia="仿宋_GB2312" w:hAnsi="Times New Roman" w:cs="Times New Roman"/>
                <w:sz w:val="18"/>
                <w:szCs w:val="18"/>
              </w:rPr>
            </w:pPr>
            <w:ins w:id="10014" w:author="Xuning Wei12232" w:date="2026-10-18T09:56:00Z">
              <w:del w:id="10015" w:author="Yu Zhang - Network" w:date="2026-08-06T04:42:00Z">
                <w:r>
                  <w:rPr>
                    <w:rFonts w:ascii="Times New Roman" w:eastAsia="仿宋_GB2312" w:hAnsi="Times New Roman" w:cs="Times New Roman"/>
                    <w:sz w:val="18"/>
                    <w:szCs w:val="18"/>
                  </w:rPr>
                  <w:delText>AM-YL008618-00</w:delText>
                </w:r>
                <w:r>
                  <w:rPr>
                    <w:rFonts w:ascii="Times New Roman" w:eastAsia="仿宋_GB2312" w:hAnsi="Times New Roman" w:cs="Times New Roman"/>
                    <w:sz w:val="18"/>
                    <w:szCs w:val="18"/>
                    <w:lang w:eastAsia="zh-CN"/>
                  </w:rPr>
                  <w:delText>2</w:delText>
                </w:r>
              </w:del>
            </w:ins>
          </w:p>
        </w:tc>
        <w:tc>
          <w:tcPr>
            <w:tcW w:w="1733" w:type="dxa"/>
            <w:vAlign w:val="center"/>
          </w:tcPr>
          <w:p w14:paraId="1E49B1B4" w14:textId="77777777" w:rsidR="007617DE" w:rsidRDefault="00AE300B">
            <w:pPr>
              <w:spacing w:before="120" w:after="120"/>
              <w:jc w:val="center"/>
              <w:rPr>
                <w:ins w:id="10016" w:author="Xuning Wei12232" w:date="2026-10-18T09:56:00Z"/>
                <w:rFonts w:ascii="Times New Roman" w:eastAsia="仿宋_GB2312" w:hAnsi="Times New Roman" w:cs="Times New Roman"/>
                <w:sz w:val="18"/>
                <w:szCs w:val="18"/>
              </w:rPr>
            </w:pPr>
            <w:ins w:id="10017" w:author="Xuning Wei12232" w:date="2026-10-18T09:56:00Z">
              <w:del w:id="10018" w:author="Yu Zhang - Network" w:date="2026-08-06T04:42:00Z">
                <w:r>
                  <w:rPr>
                    <w:rFonts w:ascii="Times New Roman" w:eastAsia="仿宋_GB2312" w:hAnsi="Times New Roman" w:cs="Times New Roman"/>
                    <w:sz w:val="18"/>
                    <w:szCs w:val="18"/>
                  </w:rPr>
                  <w:delText>HPLC method for the identification, purity/impurities and assay determination of Boc-Glu-OtBu (YL008618)</w:delText>
                </w:r>
              </w:del>
            </w:ins>
          </w:p>
        </w:tc>
        <w:tc>
          <w:tcPr>
            <w:tcW w:w="1275" w:type="dxa"/>
            <w:vAlign w:val="center"/>
          </w:tcPr>
          <w:p w14:paraId="0C330F00" w14:textId="77777777" w:rsidR="007617DE" w:rsidRDefault="00AE300B">
            <w:pPr>
              <w:spacing w:line="300" w:lineRule="auto"/>
              <w:jc w:val="center"/>
              <w:rPr>
                <w:ins w:id="10019" w:author="Xuning Wei12232" w:date="2026-10-18T09:56:00Z"/>
                <w:rFonts w:ascii="Times New Roman" w:eastAsia="仿宋_GB2312" w:hAnsi="Times New Roman" w:cs="Times New Roman"/>
                <w:sz w:val="18"/>
                <w:szCs w:val="18"/>
              </w:rPr>
            </w:pPr>
            <w:ins w:id="10020" w:author="Xuning Wei12232" w:date="2026-10-18T09:56:00Z">
              <w:del w:id="10021" w:author="Yu Zhang - Network" w:date="2026-08-06T04:42:00Z">
                <w:r>
                  <w:rPr>
                    <w:rFonts w:ascii="Times New Roman" w:eastAsia="仿宋_GB2312" w:hAnsi="Times New Roman" w:cs="Times New Roman"/>
                    <w:sz w:val="18"/>
                    <w:szCs w:val="18"/>
                  </w:rPr>
                  <w:delText>AM-YL008618-002-VP-01.01</w:delText>
                </w:r>
              </w:del>
            </w:ins>
          </w:p>
        </w:tc>
        <w:tc>
          <w:tcPr>
            <w:tcW w:w="1212" w:type="dxa"/>
            <w:vAlign w:val="center"/>
          </w:tcPr>
          <w:p w14:paraId="1DD326DA" w14:textId="77777777" w:rsidR="007617DE" w:rsidRDefault="00AE300B">
            <w:pPr>
              <w:tabs>
                <w:tab w:val="right" w:pos="8640"/>
              </w:tabs>
              <w:overflowPunct w:val="0"/>
              <w:autoSpaceDE w:val="0"/>
              <w:autoSpaceDN w:val="0"/>
              <w:adjustRightInd w:val="0"/>
              <w:spacing w:before="120" w:after="120"/>
              <w:jc w:val="center"/>
              <w:textAlignment w:val="baseline"/>
              <w:rPr>
                <w:ins w:id="10022" w:author="Xuning Wei12232" w:date="2026-10-18T09:56:00Z"/>
                <w:rFonts w:ascii="Times New Roman" w:eastAsia="仿宋_GB2312" w:hAnsi="Times New Roman" w:cs="Times New Roman"/>
                <w:sz w:val="18"/>
                <w:szCs w:val="18"/>
              </w:rPr>
            </w:pPr>
            <w:ins w:id="10023" w:author="Xuning Wei12232" w:date="2026-10-18T09:56:00Z">
              <w:del w:id="10024" w:author="Yu Zhang - Network" w:date="2026-08-06T04:42:00Z">
                <w:r>
                  <w:rPr>
                    <w:rFonts w:ascii="Times New Roman" w:eastAsia="仿宋_GB2312" w:hAnsi="Times New Roman" w:cs="Times New Roman"/>
                    <w:sz w:val="18"/>
                    <w:szCs w:val="18"/>
                  </w:rPr>
                  <w:delText>02/05/2026</w:delText>
                </w:r>
              </w:del>
            </w:ins>
          </w:p>
        </w:tc>
        <w:tc>
          <w:tcPr>
            <w:tcW w:w="1482" w:type="dxa"/>
            <w:vAlign w:val="center"/>
          </w:tcPr>
          <w:p w14:paraId="48864758" w14:textId="77777777" w:rsidR="007617DE" w:rsidRDefault="00AE300B">
            <w:pPr>
              <w:spacing w:line="300" w:lineRule="auto"/>
              <w:jc w:val="center"/>
              <w:rPr>
                <w:ins w:id="10025" w:author="Xuning Wei12232" w:date="2026-10-18T09:56:00Z"/>
                <w:rFonts w:ascii="Times New Roman" w:eastAsia="仿宋_GB2312" w:hAnsi="Times New Roman" w:cs="Times New Roman"/>
                <w:sz w:val="18"/>
                <w:szCs w:val="18"/>
              </w:rPr>
            </w:pPr>
            <w:ins w:id="10026" w:author="Xuning Wei12232" w:date="2026-10-18T09:56:00Z">
              <w:del w:id="10027" w:author="Yu Zhang - Network" w:date="2026-08-06T04:42:00Z">
                <w:r>
                  <w:rPr>
                    <w:rFonts w:ascii="Times New Roman" w:eastAsia="仿宋_GB2312" w:hAnsi="Times New Roman" w:cs="Times New Roman"/>
                    <w:sz w:val="18"/>
                    <w:szCs w:val="18"/>
                  </w:rPr>
                  <w:delText>AM-YL008618-002-VR-01.01</w:delText>
                </w:r>
              </w:del>
            </w:ins>
          </w:p>
        </w:tc>
        <w:tc>
          <w:tcPr>
            <w:tcW w:w="1138" w:type="dxa"/>
            <w:vAlign w:val="center"/>
          </w:tcPr>
          <w:p w14:paraId="626BE61D" w14:textId="77777777" w:rsidR="007617DE" w:rsidRDefault="00AE300B">
            <w:pPr>
              <w:autoSpaceDE w:val="0"/>
              <w:autoSpaceDN w:val="0"/>
              <w:adjustRightInd w:val="0"/>
              <w:spacing w:before="120" w:after="120"/>
              <w:jc w:val="center"/>
              <w:rPr>
                <w:ins w:id="10028" w:author="Xuning Wei12232" w:date="2026-10-18T09:56:00Z"/>
                <w:rFonts w:ascii="Times New Roman" w:eastAsia="仿宋_GB2312" w:hAnsi="Times New Roman" w:cs="Times New Roman"/>
                <w:sz w:val="18"/>
                <w:szCs w:val="18"/>
              </w:rPr>
            </w:pPr>
            <w:ins w:id="10029" w:author="Xuning Wei12232" w:date="2026-10-18T09:56:00Z">
              <w:del w:id="10030" w:author="Yu Zhang - Network" w:date="2026-08-06T04:42:00Z">
                <w:r>
                  <w:rPr>
                    <w:rFonts w:ascii="Times New Roman" w:eastAsia="仿宋_GB2312" w:hAnsi="Times New Roman" w:cs="Times New Roman"/>
                    <w:sz w:val="18"/>
                    <w:szCs w:val="18"/>
                  </w:rPr>
                  <w:delText>03/20/2026</w:delText>
                </w:r>
              </w:del>
            </w:ins>
          </w:p>
        </w:tc>
        <w:tc>
          <w:tcPr>
            <w:tcW w:w="1221" w:type="dxa"/>
            <w:vAlign w:val="center"/>
          </w:tcPr>
          <w:p w14:paraId="6067DCFF" w14:textId="77777777" w:rsidR="007617DE" w:rsidRDefault="00AE300B">
            <w:pPr>
              <w:spacing w:before="120" w:after="120"/>
              <w:jc w:val="center"/>
              <w:rPr>
                <w:ins w:id="10031" w:author="Xuning Wei12232" w:date="2026-10-18T09:56:00Z"/>
                <w:rFonts w:ascii="Times New Roman" w:eastAsia="仿宋_GB2312" w:hAnsi="Times New Roman" w:cs="Times New Roman"/>
                <w:sz w:val="18"/>
                <w:szCs w:val="18"/>
              </w:rPr>
            </w:pPr>
            <w:ins w:id="10032" w:author="Xuning Wei12232" w:date="2026-10-18T09:56:00Z">
              <w:del w:id="10033" w:author="Yu Zhang - Network" w:date="2026-08-06T04:42:00Z">
                <w:r>
                  <w:rPr>
                    <w:rFonts w:ascii="Times New Roman" w:eastAsia="仿宋_GB2312" w:hAnsi="Times New Roman" w:cs="Times New Roman"/>
                    <w:sz w:val="18"/>
                    <w:szCs w:val="18"/>
                  </w:rPr>
                  <w:delText>TJ4 QC</w:delText>
                </w:r>
              </w:del>
            </w:ins>
          </w:p>
        </w:tc>
      </w:tr>
    </w:tbl>
    <w:p w14:paraId="15037A7C" w14:textId="77777777" w:rsidR="007617DE" w:rsidRPr="007617DE" w:rsidRDefault="00AE300B" w:rsidP="007617DE">
      <w:pPr>
        <w:pStyle w:val="aff7"/>
        <w:numPr>
          <w:ilvl w:val="0"/>
          <w:numId w:val="11"/>
        </w:numPr>
        <w:spacing w:beforeLines="50" w:before="120" w:afterLines="50" w:after="120" w:line="360" w:lineRule="auto"/>
        <w:jc w:val="both"/>
        <w:rPr>
          <w:del w:id="10034" w:author="Xuning Wei12232" w:date="2026-10-19T21:26:00Z"/>
          <w:rFonts w:ascii="Times New Roman" w:eastAsia="仿宋_GB2312" w:hAnsi="Times New Roman" w:cs="Times New Roman"/>
          <w:b/>
          <w:i/>
          <w:color w:val="000000" w:themeColor="text1"/>
          <w:sz w:val="21"/>
          <w:szCs w:val="21"/>
          <w:lang w:eastAsia="zh-CN"/>
          <w:rPrChange w:id="10035" w:author="Xuning Wei12232" w:date="2026-10-24T11:11:00Z">
            <w:rPr>
              <w:del w:id="10036" w:author="Xuning Wei12232" w:date="2026-10-19T21:26:00Z"/>
              <w:rFonts w:ascii="Times New Roman" w:eastAsia="仿宋_GB2312" w:hAnsi="Times New Roman" w:cs="Times New Roman"/>
              <w:color w:val="000000" w:themeColor="text1"/>
              <w:sz w:val="21"/>
              <w:szCs w:val="21"/>
              <w:lang w:eastAsia="zh-CN"/>
            </w:rPr>
          </w:rPrChange>
        </w:rPr>
        <w:pPrChange w:id="10037" w:author="Xuning Wei12232" w:date="2026-10-19T21:26:00Z">
          <w:pPr>
            <w:spacing w:line="276" w:lineRule="auto"/>
            <w:jc w:val="both"/>
          </w:pPr>
        </w:pPrChange>
      </w:pPr>
      <w:del w:id="10038" w:author="Xuning Wei12232" w:date="2026-10-18T09:56:00Z">
        <w:r>
          <w:rPr>
            <w:rFonts w:ascii="Times New Roman" w:eastAsia="仿宋_GB2312" w:hAnsi="Times New Roman" w:cs="Times New Roman"/>
            <w:b/>
            <w:i/>
            <w:color w:val="000000" w:themeColor="text1"/>
            <w:sz w:val="21"/>
            <w:szCs w:val="21"/>
            <w:lang w:eastAsia="zh-CN"/>
            <w:rPrChange w:id="10039" w:author="Xuning Wei12232" w:date="2026-10-24T11:11:00Z">
              <w:rPr>
                <w:rFonts w:ascii="Times New Roman" w:eastAsia="仿宋_GB2312" w:hAnsi="Times New Roman" w:cs="Times New Roman"/>
                <w:color w:val="000000" w:themeColor="text1"/>
                <w:sz w:val="21"/>
                <w:szCs w:val="21"/>
                <w:lang w:eastAsia="zh-CN"/>
              </w:rPr>
            </w:rPrChange>
          </w:rPr>
          <w:delText>campaign</w:delText>
        </w:r>
      </w:del>
      <w:del w:id="10040" w:author="Xuning Wei12232" w:date="2026-10-19T21:20:00Z">
        <w:r>
          <w:rPr>
            <w:rFonts w:ascii="Times New Roman" w:eastAsia="仿宋_GB2312" w:hAnsi="Times New Roman" w:cs="Times New Roman"/>
            <w:b/>
            <w:i/>
            <w:color w:val="000000" w:themeColor="text1"/>
            <w:sz w:val="21"/>
            <w:szCs w:val="21"/>
            <w:lang w:eastAsia="zh-CN"/>
            <w:rPrChange w:id="10041" w:author="Xuning Wei12232" w:date="2026-10-24T11:11:00Z">
              <w:rPr>
                <w:rFonts w:ascii="Times New Roman" w:eastAsia="仿宋_GB2312" w:hAnsi="Times New Roman" w:cs="Times New Roman"/>
                <w:color w:val="000000" w:themeColor="text1"/>
                <w:sz w:val="21"/>
                <w:szCs w:val="21"/>
                <w:lang w:eastAsia="zh-CN"/>
              </w:rPr>
            </w:rPrChange>
          </w:rPr>
          <w:delText xml:space="preserve">. </w:delText>
        </w:r>
      </w:del>
    </w:p>
    <w:p w14:paraId="417EAAEF" w14:textId="77777777" w:rsidR="007617DE" w:rsidRDefault="00AE300B" w:rsidP="007617DE">
      <w:pPr>
        <w:pStyle w:val="aff7"/>
        <w:numPr>
          <w:ilvl w:val="0"/>
          <w:numId w:val="11"/>
        </w:numPr>
        <w:spacing w:beforeLines="50" w:before="120" w:afterLines="50" w:after="120" w:line="360" w:lineRule="auto"/>
        <w:rPr>
          <w:rFonts w:ascii="Times New Roman" w:eastAsia="仿宋_GB2312" w:hAnsi="Times New Roman" w:cs="Times New Roman"/>
          <w:b/>
          <w:i/>
          <w:sz w:val="21"/>
          <w:szCs w:val="21"/>
        </w:rPr>
        <w:pPrChange w:id="10042" w:author="Xuning Wei12232" w:date="2026-10-19T21:26:00Z">
          <w:pPr>
            <w:spacing w:beforeLines="50" w:before="120" w:afterLines="50" w:after="120" w:line="276" w:lineRule="auto"/>
          </w:pPr>
        </w:pPrChange>
      </w:pPr>
      <w:bookmarkStart w:id="10043" w:name="_Toc447795258"/>
      <w:bookmarkStart w:id="10044" w:name="_Toc435535599"/>
      <w:r>
        <w:rPr>
          <w:rFonts w:ascii="Times New Roman" w:eastAsia="仿宋_GB2312" w:hAnsi="Times New Roman" w:cs="Times New Roman"/>
          <w:b/>
          <w:i/>
          <w:sz w:val="21"/>
          <w:szCs w:val="21"/>
        </w:rPr>
        <w:t>Sample plan for IPC</w:t>
      </w:r>
      <w:bookmarkEnd w:id="10043"/>
      <w:bookmarkEnd w:id="10044"/>
    </w:p>
    <w:p w14:paraId="33705C08" w14:textId="77777777" w:rsidR="007617DE" w:rsidRPr="007617DE" w:rsidRDefault="00AE300B">
      <w:pPr>
        <w:spacing w:beforeLines="50" w:before="120" w:afterLines="50" w:after="120" w:line="276" w:lineRule="auto"/>
        <w:rPr>
          <w:rFonts w:ascii="Times New Roman" w:eastAsia="仿宋_GB2312" w:hAnsi="Times New Roman" w:cs="Times New Roman"/>
          <w:sz w:val="20"/>
          <w:szCs w:val="20"/>
          <w:lang w:eastAsia="zh-CN"/>
          <w:rPrChange w:id="10045" w:author="Xuning Wei12232" w:date="2026-10-24T11:11:00Z">
            <w:rPr>
              <w:rFonts w:ascii="Times New Roman" w:eastAsia="仿宋_GB2312" w:hAnsi="Times New Roman" w:cs="Times New Roman"/>
              <w:color w:val="000000" w:themeColor="text1"/>
              <w:sz w:val="21"/>
              <w:szCs w:val="21"/>
              <w:lang w:eastAsia="zh-CN"/>
            </w:rPr>
          </w:rPrChange>
        </w:rPr>
      </w:pPr>
      <w:r>
        <w:rPr>
          <w:rFonts w:ascii="Times New Roman" w:eastAsia="仿宋_GB2312" w:hAnsi="Times New Roman" w:cs="Times New Roman"/>
          <w:sz w:val="20"/>
          <w:szCs w:val="20"/>
          <w:lang w:eastAsia="zh-CN"/>
          <w:rPrChange w:id="10046" w:author="Xuning Wei12232" w:date="2026-10-24T11:11:00Z">
            <w:rPr>
              <w:rFonts w:ascii="Times New Roman" w:eastAsia="仿宋_GB2312" w:hAnsi="Times New Roman" w:cs="Times New Roman"/>
              <w:color w:val="000000" w:themeColor="text1"/>
              <w:sz w:val="21"/>
              <w:szCs w:val="21"/>
              <w:lang w:eastAsia="zh-CN"/>
            </w:rPr>
          </w:rPrChange>
        </w:rPr>
        <w:t xml:space="preserve">The IPC plan is developed by </w:t>
      </w:r>
      <w:proofErr w:type="spellStart"/>
      <w:r>
        <w:rPr>
          <w:rFonts w:ascii="Times New Roman" w:eastAsia="仿宋_GB2312" w:hAnsi="Times New Roman" w:cs="Times New Roman"/>
          <w:sz w:val="20"/>
          <w:szCs w:val="20"/>
          <w:lang w:eastAsia="zh-CN"/>
          <w:rPrChange w:id="10047" w:author="Xuning Wei12232" w:date="2026-10-24T11:11:00Z">
            <w:rPr>
              <w:rFonts w:ascii="Times New Roman" w:eastAsia="仿宋_GB2312" w:hAnsi="Times New Roman" w:cs="Times New Roman"/>
              <w:color w:val="000000" w:themeColor="text1"/>
              <w:sz w:val="21"/>
              <w:szCs w:val="21"/>
              <w:lang w:eastAsia="zh-CN"/>
            </w:rPr>
          </w:rPrChange>
        </w:rPr>
        <w:t>Asymchem</w:t>
      </w:r>
      <w:proofErr w:type="spellEnd"/>
      <w:r>
        <w:rPr>
          <w:rFonts w:ascii="Times New Roman" w:eastAsia="仿宋_GB2312" w:hAnsi="Times New Roman" w:cs="Times New Roman"/>
          <w:sz w:val="20"/>
          <w:szCs w:val="20"/>
          <w:lang w:eastAsia="zh-CN"/>
          <w:rPrChange w:id="10048" w:author="Xuning Wei12232" w:date="2026-10-24T11:11:00Z">
            <w:rPr>
              <w:rFonts w:ascii="Times New Roman" w:eastAsia="仿宋_GB2312" w:hAnsi="Times New Roman" w:cs="Times New Roman"/>
              <w:color w:val="000000" w:themeColor="text1"/>
              <w:sz w:val="21"/>
              <w:szCs w:val="21"/>
              <w:lang w:eastAsia="zh-CN"/>
            </w:rPr>
          </w:rPrChange>
        </w:rPr>
        <w:t xml:space="preserve"> and shall be used in the process performance qualification production.</w:t>
      </w:r>
    </w:p>
    <w:p w14:paraId="78876423" w14:textId="77777777" w:rsidR="007617DE" w:rsidRPr="007617DE" w:rsidRDefault="00AE300B">
      <w:pPr>
        <w:spacing w:beforeLines="50" w:before="120" w:afterLines="50" w:after="120" w:line="276" w:lineRule="auto"/>
        <w:rPr>
          <w:rFonts w:ascii="Times New Roman" w:eastAsia="仿宋_GB2312" w:hAnsi="Times New Roman" w:cs="Times New Roman"/>
          <w:sz w:val="20"/>
          <w:szCs w:val="20"/>
          <w:lang w:val="en-IE" w:eastAsia="zh-CN"/>
          <w:rPrChange w:id="10049" w:author="Xuning Wei12232" w:date="2026-10-24T11:11:00Z">
            <w:rPr>
              <w:rFonts w:ascii="Times New Roman" w:eastAsia="仿宋_GB2312" w:hAnsi="Times New Roman" w:cs="Times New Roman"/>
              <w:color w:val="000000" w:themeColor="text1"/>
              <w:sz w:val="21"/>
              <w:szCs w:val="21"/>
              <w:lang w:val="en-IE" w:eastAsia="zh-CN"/>
            </w:rPr>
          </w:rPrChange>
        </w:rPr>
      </w:pPr>
      <w:r>
        <w:rPr>
          <w:rFonts w:ascii="Times New Roman" w:eastAsia="仿宋_GB2312" w:hAnsi="Times New Roman" w:cs="Times New Roman"/>
          <w:sz w:val="20"/>
          <w:szCs w:val="20"/>
          <w:lang w:eastAsia="zh-CN"/>
          <w:rPrChange w:id="10050" w:author="Xuning Wei12232" w:date="2026-10-24T11:11:00Z">
            <w:rPr>
              <w:rFonts w:ascii="Times New Roman" w:eastAsia="仿宋_GB2312" w:hAnsi="Times New Roman" w:cs="Times New Roman"/>
              <w:color w:val="000000" w:themeColor="text1"/>
              <w:sz w:val="21"/>
              <w:szCs w:val="21"/>
              <w:lang w:eastAsia="zh-CN"/>
            </w:rPr>
          </w:rPrChange>
        </w:rPr>
        <w:t xml:space="preserve">The IPC tests are </w:t>
      </w:r>
      <w:bookmarkStart w:id="10051" w:name="OLE_LINK9"/>
      <w:bookmarkStart w:id="10052" w:name="OLE_LINK10"/>
      <w:r>
        <w:rPr>
          <w:rFonts w:ascii="Times New Roman" w:eastAsia="仿宋_GB2312" w:hAnsi="Times New Roman" w:cs="Times New Roman"/>
          <w:sz w:val="20"/>
          <w:szCs w:val="20"/>
          <w:lang w:eastAsia="zh-CN"/>
          <w:rPrChange w:id="10053" w:author="Xuning Wei12232" w:date="2026-10-24T11:11:00Z">
            <w:rPr>
              <w:rFonts w:ascii="Times New Roman" w:eastAsia="仿宋_GB2312" w:hAnsi="Times New Roman" w:cs="Times New Roman"/>
              <w:color w:val="000000" w:themeColor="text1"/>
              <w:sz w:val="21"/>
              <w:szCs w:val="21"/>
              <w:lang w:eastAsia="zh-CN"/>
            </w:rPr>
          </w:rPrChange>
        </w:rPr>
        <w:t xml:space="preserve"> defined below</w:t>
      </w:r>
      <w:bookmarkEnd w:id="10051"/>
      <w:bookmarkEnd w:id="10052"/>
      <w:r>
        <w:rPr>
          <w:rFonts w:ascii="Times New Roman" w:eastAsia="仿宋_GB2312" w:hAnsi="Times New Roman" w:cs="Times New Roman" w:hint="eastAsia"/>
          <w:sz w:val="20"/>
          <w:szCs w:val="20"/>
          <w:lang w:eastAsia="zh-CN"/>
          <w:rPrChange w:id="10054" w:author="Xuning Wei12232" w:date="2026-10-24T11:11:00Z">
            <w:rPr>
              <w:rFonts w:ascii="Times New Roman" w:eastAsia="仿宋_GB2312" w:hAnsi="Times New Roman" w:cs="Times New Roman" w:hint="eastAsia"/>
              <w:color w:val="000000" w:themeColor="text1"/>
              <w:sz w:val="21"/>
              <w:szCs w:val="21"/>
              <w:lang w:eastAsia="zh-CN"/>
            </w:rPr>
          </w:rPrChange>
        </w:rPr>
        <w:t>：</w:t>
      </w:r>
    </w:p>
    <w:p w14:paraId="7D198C9F" w14:textId="77777777" w:rsidR="007617DE" w:rsidRPr="007617DE" w:rsidRDefault="00AE300B">
      <w:pPr>
        <w:spacing w:beforeLines="50" w:before="120" w:afterLines="50" w:after="120" w:line="276" w:lineRule="auto"/>
        <w:rPr>
          <w:del w:id="10055" w:author="Xuning Wei12232" w:date="2026-10-19T21:23:00Z"/>
          <w:rFonts w:ascii="Times New Roman" w:eastAsia="仿宋_GB2312" w:hAnsi="Times New Roman" w:cs="Times New Roman"/>
          <w:bCs w:val="0"/>
          <w:kern w:val="0"/>
          <w:sz w:val="20"/>
          <w:szCs w:val="20"/>
          <w:lang w:eastAsia="zh-CN"/>
          <w:rPrChange w:id="10056" w:author="Xuning Wei12232" w:date="2026-10-24T11:11:00Z">
            <w:rPr>
              <w:del w:id="10057" w:author="Xuning Wei12232" w:date="2026-10-19T21:23:00Z"/>
              <w:rFonts w:ascii="Times New Roman" w:eastAsia="仿宋_GB2312" w:hAnsi="Times New Roman" w:cs="Times New Roman"/>
              <w:bCs w:val="0"/>
              <w:i/>
              <w:color w:val="000000" w:themeColor="text1"/>
              <w:kern w:val="0"/>
              <w:sz w:val="21"/>
              <w:szCs w:val="21"/>
              <w:lang w:eastAsia="zh-CN"/>
            </w:rPr>
          </w:rPrChange>
        </w:rPr>
      </w:pPr>
      <w:r>
        <w:rPr>
          <w:rFonts w:ascii="Times New Roman" w:eastAsia="仿宋_GB2312" w:hAnsi="Times New Roman" w:cs="Times New Roman"/>
          <w:b/>
          <w:kern w:val="0"/>
          <w:sz w:val="20"/>
          <w:szCs w:val="20"/>
          <w:lang w:eastAsia="zh-CN"/>
          <w:rPrChange w:id="10058" w:author="Xuning Wei12232" w:date="2026-10-24T11:11:00Z">
            <w:rPr>
              <w:rFonts w:ascii="Times New Roman" w:eastAsia="仿宋_GB2312" w:hAnsi="Times New Roman" w:cs="Times New Roman"/>
              <w:b/>
              <w:i/>
              <w:color w:val="000000" w:themeColor="text1"/>
              <w:kern w:val="0"/>
              <w:sz w:val="21"/>
              <w:szCs w:val="21"/>
              <w:lang w:eastAsia="zh-CN"/>
            </w:rPr>
          </w:rPrChange>
        </w:rPr>
        <w:t xml:space="preserve">IPC: </w:t>
      </w:r>
      <w:del w:id="10059" w:author="Xuning Wei12232" w:date="2026-10-19T21:25:00Z">
        <w:r>
          <w:rPr>
            <w:rFonts w:ascii="Times New Roman" w:eastAsia="仿宋_GB2312" w:hAnsi="Times New Roman" w:cs="Times New Roman"/>
            <w:bCs w:val="0"/>
            <w:kern w:val="0"/>
            <w:sz w:val="20"/>
            <w:szCs w:val="20"/>
            <w:lang w:eastAsia="zh-CN"/>
            <w:rPrChange w:id="10060" w:author="Xuning Wei12232" w:date="2026-10-24T11:11:00Z">
              <w:rPr>
                <w:rFonts w:ascii="Times New Roman" w:eastAsia="仿宋_GB2312" w:hAnsi="Times New Roman" w:cs="Times New Roman"/>
                <w:bCs w:val="0"/>
                <w:i/>
                <w:color w:val="000000" w:themeColor="text1"/>
                <w:kern w:val="0"/>
                <w:sz w:val="21"/>
                <w:szCs w:val="21"/>
                <w:lang w:eastAsia="zh-CN"/>
              </w:rPr>
            </w:rPrChange>
          </w:rPr>
          <w:delText>In Proc</w:delText>
        </w:r>
      </w:del>
      <w:ins w:id="10061" w:author="Xuning Wei12232" w:date="2026-10-19T21:23:00Z">
        <w:r>
          <w:rPr>
            <w:rFonts w:ascii="Times New Roman" w:eastAsia="仿宋_GB2312" w:hAnsi="Times New Roman" w:cs="Times New Roman"/>
            <w:bCs w:val="0"/>
            <w:kern w:val="0"/>
            <w:sz w:val="20"/>
            <w:szCs w:val="20"/>
            <w:lang w:eastAsia="zh-CN"/>
            <w:rPrChange w:id="10062" w:author="Xuning Wei12232" w:date="2026-10-24T11:11:00Z">
              <w:rPr>
                <w:rFonts w:ascii="Times New Roman" w:eastAsia="仿宋_GB2312" w:hAnsi="Times New Roman" w:cs="Times New Roman"/>
                <w:bCs w:val="0"/>
                <w:i/>
                <w:color w:val="000000" w:themeColor="text1"/>
                <w:kern w:val="0"/>
                <w:sz w:val="21"/>
                <w:szCs w:val="21"/>
                <w:lang w:eastAsia="zh-CN"/>
              </w:rPr>
            </w:rPrChange>
          </w:rPr>
          <w:t xml:space="preserve">In Process Control - Operations shall not proceed to the next step until results meeting the acceptance criteria are obtained; IPC targets are specified in </w:t>
        </w:r>
        <w:r>
          <w:rPr>
            <w:rFonts w:ascii="Times New Roman" w:eastAsia="仿宋_GB2312" w:hAnsi="Times New Roman" w:cs="Times New Roman"/>
            <w:b/>
            <w:bCs w:val="0"/>
            <w:kern w:val="0"/>
            <w:sz w:val="20"/>
            <w:szCs w:val="20"/>
            <w:lang w:eastAsia="zh-CN"/>
            <w:rPrChange w:id="10063" w:author="Xuning Wei12232" w:date="2026-10-24T11:11:00Z">
              <w:rPr>
                <w:rFonts w:ascii="Times New Roman" w:eastAsia="仿宋_GB2312" w:hAnsi="Times New Roman" w:cs="Times New Roman"/>
                <w:bCs w:val="0"/>
                <w:i/>
                <w:color w:val="000000" w:themeColor="text1"/>
                <w:kern w:val="0"/>
                <w:sz w:val="21"/>
                <w:szCs w:val="21"/>
                <w:lang w:eastAsia="zh-CN"/>
              </w:rPr>
            </w:rPrChange>
          </w:rPr>
          <w:t>Table 9.</w:t>
        </w:r>
      </w:ins>
      <w:del w:id="10064" w:author="Xuning Wei12232" w:date="2026-10-19T21:23:00Z">
        <w:r>
          <w:rPr>
            <w:rFonts w:ascii="Times New Roman" w:eastAsia="仿宋_GB2312" w:hAnsi="Times New Roman" w:cs="Times New Roman"/>
            <w:bCs w:val="0"/>
            <w:kern w:val="0"/>
            <w:sz w:val="20"/>
            <w:szCs w:val="20"/>
            <w:lang w:eastAsia="zh-CN"/>
            <w:rPrChange w:id="10065" w:author="Xuning Wei12232" w:date="2026-10-24T11:11:00Z">
              <w:rPr>
                <w:rFonts w:ascii="Times New Roman" w:eastAsia="仿宋_GB2312" w:hAnsi="Times New Roman" w:cs="Times New Roman"/>
                <w:bCs w:val="0"/>
                <w:i/>
                <w:color w:val="000000" w:themeColor="text1"/>
                <w:kern w:val="0"/>
                <w:sz w:val="21"/>
                <w:szCs w:val="21"/>
                <w:lang w:eastAsia="zh-CN"/>
              </w:rPr>
            </w:rPrChange>
          </w:rPr>
          <w:delText>ess Control - Not proceed to next operation until obtaining the result meeting the criteria</w:delText>
        </w:r>
      </w:del>
    </w:p>
    <w:p w14:paraId="58349DFB" w14:textId="77777777" w:rsidR="007617DE" w:rsidRPr="007617DE" w:rsidRDefault="00AE300B">
      <w:pPr>
        <w:spacing w:beforeLines="50" w:before="120" w:afterLines="50" w:after="120" w:line="276" w:lineRule="auto"/>
        <w:rPr>
          <w:ins w:id="10066" w:author="Xuning Wei12232" w:date="2026-10-18T10:13:00Z"/>
          <w:rFonts w:ascii="Times New Roman" w:eastAsia="仿宋_GB2312" w:hAnsi="Times New Roman" w:cs="Times New Roman"/>
          <w:b/>
          <w:sz w:val="20"/>
          <w:szCs w:val="20"/>
          <w:lang w:eastAsia="zh-CN"/>
          <w:rPrChange w:id="10067" w:author="Xuning Wei12232" w:date="2026-10-24T11:11:00Z">
            <w:rPr>
              <w:ins w:id="10068" w:author="Xuning Wei12232" w:date="2026-10-18T10:13:00Z"/>
              <w:rFonts w:ascii="Times New Roman" w:eastAsia="仿宋_GB2312" w:hAnsi="Times New Roman" w:cs="Times New Roman"/>
              <w:b/>
              <w:color w:val="000000" w:themeColor="text1"/>
              <w:sz w:val="21"/>
              <w:szCs w:val="21"/>
              <w:lang w:eastAsia="zh-CN"/>
            </w:rPr>
          </w:rPrChange>
        </w:rPr>
      </w:pPr>
      <w:del w:id="10069" w:author="Xuning Wei12232" w:date="2026-10-19T21:23:00Z">
        <w:r>
          <w:rPr>
            <w:rFonts w:ascii="Times New Roman" w:eastAsia="仿宋_GB2312" w:hAnsi="Times New Roman" w:cs="Times New Roman"/>
            <w:sz w:val="20"/>
            <w:szCs w:val="20"/>
            <w:lang w:eastAsia="zh-CN"/>
            <w:rPrChange w:id="10070" w:author="Xuning Wei12232" w:date="2026-10-24T11:11:00Z">
              <w:rPr>
                <w:rFonts w:ascii="Times New Roman" w:eastAsia="仿宋_GB2312" w:hAnsi="Times New Roman" w:cs="Times New Roman"/>
                <w:color w:val="000000" w:themeColor="text1"/>
                <w:sz w:val="21"/>
                <w:szCs w:val="21"/>
                <w:lang w:eastAsia="zh-CN"/>
              </w:rPr>
            </w:rPrChange>
          </w:rPr>
          <w:delText xml:space="preserve">The IPC target was listed in </w:delText>
        </w:r>
        <w:r>
          <w:rPr>
            <w:rFonts w:ascii="Times New Roman" w:eastAsia="仿宋_GB2312" w:hAnsi="Times New Roman" w:cs="Times New Roman"/>
            <w:b/>
            <w:sz w:val="20"/>
            <w:szCs w:val="20"/>
            <w:lang w:eastAsia="zh-CN"/>
            <w:rPrChange w:id="10071" w:author="Xuning Wei12232" w:date="2026-10-24T11:11:00Z">
              <w:rPr>
                <w:rFonts w:ascii="Times New Roman" w:eastAsia="仿宋_GB2312" w:hAnsi="Times New Roman" w:cs="Times New Roman"/>
                <w:b/>
                <w:color w:val="000000" w:themeColor="text1"/>
                <w:sz w:val="21"/>
                <w:szCs w:val="21"/>
                <w:lang w:eastAsia="zh-CN"/>
              </w:rPr>
            </w:rPrChange>
          </w:rPr>
          <w:delText xml:space="preserve">Table </w:delText>
        </w:r>
      </w:del>
      <w:del w:id="10072" w:author="Xuning Wei12232" w:date="2026-10-18T13:37:00Z">
        <w:r>
          <w:rPr>
            <w:rFonts w:ascii="Times New Roman" w:eastAsia="仿宋_GB2312" w:hAnsi="Times New Roman" w:cs="Times New Roman"/>
            <w:b/>
            <w:sz w:val="20"/>
            <w:szCs w:val="20"/>
            <w:lang w:eastAsia="zh-CN"/>
            <w:rPrChange w:id="10073" w:author="Xuning Wei12232" w:date="2026-10-24T11:11:00Z">
              <w:rPr>
                <w:rFonts w:ascii="Times New Roman" w:eastAsia="仿宋_GB2312" w:hAnsi="Times New Roman" w:cs="Times New Roman"/>
                <w:b/>
                <w:color w:val="000000" w:themeColor="text1"/>
                <w:sz w:val="21"/>
                <w:szCs w:val="21"/>
                <w:lang w:eastAsia="zh-CN"/>
              </w:rPr>
            </w:rPrChange>
          </w:rPr>
          <w:delText>10</w:delText>
        </w:r>
      </w:del>
      <w:r>
        <w:rPr>
          <w:rFonts w:ascii="Times New Roman" w:eastAsia="仿宋_GB2312" w:hAnsi="Times New Roman" w:cs="Times New Roman"/>
          <w:b/>
          <w:sz w:val="20"/>
          <w:szCs w:val="20"/>
          <w:lang w:eastAsia="zh-CN"/>
          <w:rPrChange w:id="10074" w:author="Xuning Wei12232" w:date="2026-10-24T11:11:00Z">
            <w:rPr>
              <w:rFonts w:ascii="Times New Roman" w:eastAsia="仿宋_GB2312" w:hAnsi="Times New Roman" w:cs="Times New Roman"/>
              <w:b/>
              <w:color w:val="000000" w:themeColor="text1"/>
              <w:sz w:val="21"/>
              <w:szCs w:val="21"/>
              <w:lang w:eastAsia="zh-CN"/>
            </w:rPr>
          </w:rPrChange>
        </w:rPr>
        <w:t xml:space="preserve"> </w:t>
      </w:r>
    </w:p>
    <w:p w14:paraId="759D8783" w14:textId="77777777" w:rsidR="007617DE" w:rsidRDefault="007617DE">
      <w:pPr>
        <w:spacing w:beforeLines="50" w:before="120" w:afterLines="50" w:after="120" w:line="276" w:lineRule="auto"/>
        <w:rPr>
          <w:del w:id="10075" w:author="Xuning Wei12232" w:date="2026-10-19T21:26:00Z"/>
          <w:rFonts w:ascii="Times New Roman" w:eastAsia="仿宋_GB2312" w:hAnsi="Times New Roman" w:cs="Times New Roman"/>
          <w:b/>
          <w:sz w:val="21"/>
          <w:szCs w:val="21"/>
          <w:lang w:eastAsia="zh-CN"/>
        </w:rPr>
      </w:pPr>
    </w:p>
    <w:p w14:paraId="3764AAEB" w14:textId="77777777" w:rsidR="007617DE" w:rsidRDefault="00AE300B">
      <w:pPr>
        <w:spacing w:beforeLines="50" w:before="120" w:afterLines="50" w:after="120" w:line="276" w:lineRule="auto"/>
        <w:jc w:val="center"/>
        <w:rPr>
          <w:rFonts w:ascii="Times New Roman" w:eastAsia="仿宋_GB2312" w:hAnsi="Times New Roman" w:cs="Times New Roman"/>
          <w:b/>
          <w:sz w:val="21"/>
          <w:szCs w:val="21"/>
          <w:lang w:eastAsia="zh-CN"/>
        </w:rPr>
      </w:pPr>
      <w:r>
        <w:rPr>
          <w:rFonts w:ascii="Times New Roman" w:eastAsia="仿宋_GB2312" w:hAnsi="Times New Roman" w:cs="Times New Roman"/>
          <w:b/>
          <w:sz w:val="21"/>
          <w:szCs w:val="21"/>
          <w:lang w:eastAsia="zh-CN"/>
        </w:rPr>
        <w:t xml:space="preserve">Table </w:t>
      </w:r>
      <w:ins w:id="10076" w:author="Xuning Wei12232" w:date="2026-10-18T13:37:00Z">
        <w:r>
          <w:rPr>
            <w:rFonts w:ascii="Times New Roman" w:eastAsia="仿宋_GB2312" w:hAnsi="Times New Roman" w:cs="Times New Roman"/>
            <w:b/>
            <w:sz w:val="21"/>
            <w:szCs w:val="21"/>
            <w:lang w:eastAsia="zh-CN"/>
          </w:rPr>
          <w:t>9</w:t>
        </w:r>
      </w:ins>
      <w:del w:id="10077" w:author="Xuning Wei12232" w:date="2026-10-18T13:37:00Z">
        <w:r>
          <w:rPr>
            <w:rFonts w:ascii="Times New Roman" w:eastAsia="仿宋_GB2312" w:hAnsi="Times New Roman" w:cs="Times New Roman"/>
            <w:b/>
            <w:sz w:val="21"/>
            <w:szCs w:val="21"/>
            <w:lang w:eastAsia="zh-CN"/>
          </w:rPr>
          <w:delText>10</w:delText>
        </w:r>
      </w:del>
      <w:r>
        <w:rPr>
          <w:rFonts w:ascii="Times New Roman" w:eastAsia="仿宋_GB2312" w:hAnsi="Times New Roman" w:cs="Times New Roman"/>
          <w:b/>
          <w:sz w:val="21"/>
          <w:szCs w:val="21"/>
          <w:lang w:eastAsia="zh-CN"/>
        </w:rPr>
        <w:t xml:space="preserve">. The testing plan of IPCs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728"/>
        <w:gridCol w:w="1677"/>
        <w:gridCol w:w="1436"/>
        <w:gridCol w:w="1353"/>
        <w:gridCol w:w="1239"/>
        <w:gridCol w:w="2584"/>
      </w:tblGrid>
      <w:tr w:rsidR="007617DE" w14:paraId="00A69C4B" w14:textId="77777777">
        <w:trPr>
          <w:trHeight w:val="19"/>
          <w:tblHeader/>
          <w:jc w:val="center"/>
        </w:trPr>
        <w:tc>
          <w:tcPr>
            <w:tcW w:w="404" w:type="pct"/>
            <w:vAlign w:val="center"/>
          </w:tcPr>
          <w:p w14:paraId="2BFDDCCD" w14:textId="77777777" w:rsidR="007617DE" w:rsidRDefault="00AE300B">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No.</w:t>
            </w:r>
          </w:p>
        </w:tc>
        <w:tc>
          <w:tcPr>
            <w:tcW w:w="930" w:type="pct"/>
            <w:noWrap/>
            <w:vAlign w:val="center"/>
          </w:tcPr>
          <w:p w14:paraId="450C7FBC" w14:textId="77777777" w:rsidR="007617DE" w:rsidRDefault="00AE300B">
            <w:pPr>
              <w:spacing w:line="360" w:lineRule="auto"/>
              <w:rPr>
                <w:rFonts w:ascii="Times New Roman" w:eastAsia="仿宋_GB2312" w:hAnsi="Times New Roman" w:cs="Times New Roman"/>
                <w:b/>
                <w:kern w:val="0"/>
                <w:sz w:val="18"/>
                <w:szCs w:val="18"/>
                <w:lang w:eastAsia="zh-CN"/>
              </w:rPr>
            </w:pPr>
            <w:ins w:id="10078" w:author="Xuning Wei12232" w:date="2026-10-18T10:13:00Z">
              <w:r>
                <w:rPr>
                  <w:rFonts w:ascii="Times New Roman" w:eastAsia="Times New Roman" w:hAnsi="Times New Roman" w:cs="Times New Roman"/>
                  <w:b/>
                  <w:sz w:val="18"/>
                  <w:szCs w:val="18"/>
                  <w:rPrChange w:id="10079" w:author="Xuning Wei12232" w:date="2026-10-24T11:11:00Z">
                    <w:rPr>
                      <w:rFonts w:ascii="Times New Roman" w:eastAsia="Times New Roman" w:hAnsi="Times New Roman" w:cs="Times New Roman"/>
                      <w:color w:val="000000" w:themeColor="text1"/>
                      <w:sz w:val="18"/>
                      <w:szCs w:val="18"/>
                    </w:rPr>
                  </w:rPrChange>
                </w:rPr>
                <w:t>Process Step</w:t>
              </w:r>
            </w:ins>
            <w:del w:id="10080" w:author="Xuning Wei12232" w:date="2026-10-18T10:13:00Z">
              <w:r>
                <w:rPr>
                  <w:rFonts w:ascii="Times New Roman" w:eastAsia="仿宋_GB2312" w:hAnsi="Times New Roman" w:cs="Times New Roman"/>
                  <w:b/>
                  <w:kern w:val="0"/>
                  <w:sz w:val="18"/>
                  <w:szCs w:val="18"/>
                  <w:lang w:eastAsia="zh-CN"/>
                </w:rPr>
                <w:delText>Test</w:delText>
              </w:r>
            </w:del>
          </w:p>
        </w:tc>
        <w:tc>
          <w:tcPr>
            <w:tcW w:w="796" w:type="pct"/>
            <w:vAlign w:val="center"/>
          </w:tcPr>
          <w:p w14:paraId="0B8D3248" w14:textId="77777777" w:rsidR="007617DE" w:rsidRDefault="00AE300B" w:rsidP="007617DE">
            <w:pPr>
              <w:spacing w:line="360" w:lineRule="auto"/>
              <w:jc w:val="center"/>
              <w:rPr>
                <w:rFonts w:ascii="Times New Roman" w:eastAsia="仿宋_GB2312" w:hAnsi="Times New Roman" w:cs="Times New Roman"/>
                <w:b/>
                <w:kern w:val="0"/>
                <w:sz w:val="18"/>
                <w:szCs w:val="18"/>
                <w:lang w:eastAsia="zh-CN"/>
              </w:rPr>
              <w:pPrChange w:id="10081" w:author="Xuning Wei12232" w:date="2026-10-19T21:27:00Z">
                <w:pPr>
                  <w:spacing w:line="360" w:lineRule="auto"/>
                </w:pPr>
              </w:pPrChange>
            </w:pPr>
            <w:ins w:id="10082" w:author="Xuning Wei12232" w:date="2026-10-19T21:27:00Z">
              <w:r>
                <w:rPr>
                  <w:rFonts w:ascii="Times New Roman" w:eastAsia="仿宋_GB2312" w:hAnsi="Times New Roman" w:cs="Times New Roman"/>
                  <w:b/>
                  <w:kern w:val="0"/>
                  <w:sz w:val="18"/>
                  <w:szCs w:val="18"/>
                  <w:lang w:eastAsia="zh-CN"/>
                </w:rPr>
                <w:t>Test</w:t>
              </w:r>
            </w:ins>
          </w:p>
        </w:tc>
        <w:tc>
          <w:tcPr>
            <w:tcW w:w="750" w:type="pct"/>
            <w:vAlign w:val="center"/>
          </w:tcPr>
          <w:p w14:paraId="42CEA59C" w14:textId="77777777" w:rsidR="007617DE" w:rsidRDefault="00AE300B">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Analysis method</w:t>
            </w:r>
          </w:p>
        </w:tc>
        <w:tc>
          <w:tcPr>
            <w:tcW w:w="687" w:type="pct"/>
            <w:noWrap/>
            <w:vAlign w:val="center"/>
          </w:tcPr>
          <w:p w14:paraId="0CB42705" w14:textId="77777777" w:rsidR="007617DE" w:rsidRDefault="00AE300B">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Acceptance Criteria</w:t>
            </w:r>
          </w:p>
        </w:tc>
        <w:tc>
          <w:tcPr>
            <w:tcW w:w="1433" w:type="pct"/>
            <w:vAlign w:val="center"/>
          </w:tcPr>
          <w:p w14:paraId="76499A05" w14:textId="77777777" w:rsidR="007617DE" w:rsidRDefault="00AE300B">
            <w:pPr>
              <w:spacing w:line="360" w:lineRule="auto"/>
              <w:rPr>
                <w:rFonts w:ascii="Times New Roman" w:eastAsia="仿宋_GB2312" w:hAnsi="Times New Roman" w:cs="Times New Roman"/>
                <w:b/>
                <w:kern w:val="0"/>
                <w:sz w:val="18"/>
                <w:szCs w:val="18"/>
                <w:lang w:eastAsia="zh-CN"/>
              </w:rPr>
            </w:pPr>
            <w:r>
              <w:rPr>
                <w:rFonts w:ascii="Times New Roman" w:eastAsia="仿宋_GB2312" w:hAnsi="Times New Roman" w:cs="Times New Roman"/>
                <w:b/>
                <w:kern w:val="0"/>
                <w:sz w:val="18"/>
                <w:szCs w:val="18"/>
                <w:lang w:eastAsia="zh-CN"/>
              </w:rPr>
              <w:t>Action in the event of failure</w:t>
            </w:r>
          </w:p>
        </w:tc>
      </w:tr>
      <w:tr w:rsidR="007617DE" w14:paraId="56795A62" w14:textId="77777777">
        <w:trPr>
          <w:trHeight w:val="19"/>
          <w:jc w:val="center"/>
        </w:trPr>
        <w:tc>
          <w:tcPr>
            <w:tcW w:w="404" w:type="pct"/>
            <w:shd w:val="clear" w:color="auto" w:fill="FFFFFF" w:themeFill="background1"/>
            <w:vAlign w:val="center"/>
          </w:tcPr>
          <w:p w14:paraId="12C6A112" w14:textId="77777777" w:rsidR="007617DE" w:rsidRDefault="00AE300B">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1</w:t>
            </w:r>
          </w:p>
        </w:tc>
        <w:tc>
          <w:tcPr>
            <w:tcW w:w="930" w:type="pct"/>
            <w:shd w:val="clear" w:color="auto" w:fill="FFFFFF" w:themeFill="background1"/>
            <w:vAlign w:val="center"/>
          </w:tcPr>
          <w:p w14:paraId="691DEF61" w14:textId="77777777" w:rsidR="007617DE" w:rsidRDefault="00AE300B">
            <w:pPr>
              <w:spacing w:line="360" w:lineRule="auto"/>
              <w:rPr>
                <w:rFonts w:ascii="Times New Roman" w:eastAsia="仿宋_GB2312" w:hAnsi="Times New Roman" w:cs="Times New Roman"/>
                <w:sz w:val="18"/>
                <w:szCs w:val="18"/>
                <w:lang w:eastAsia="zh-CN"/>
              </w:rPr>
            </w:pPr>
            <w:ins w:id="10083" w:author="Xuning Wei12232" w:date="2026-10-19T21:39:00Z">
              <w:r>
                <w:rPr>
                  <w:rFonts w:ascii="Times New Roman" w:eastAsia="仿宋_GB2312" w:hAnsi="Times New Roman" w:cs="Times New Roman"/>
                  <w:sz w:val="18"/>
                  <w:szCs w:val="18"/>
                </w:rPr>
                <w:t>End of equipment rinse prior to SPPS operation</w:t>
              </w:r>
            </w:ins>
            <w:del w:id="10084" w:author="Xuning Wei12232" w:date="2026-10-19T21:28:00Z">
              <w:r>
                <w:rPr>
                  <w:rFonts w:ascii="Times New Roman" w:eastAsia="仿宋_GB2312" w:hAnsi="Times New Roman" w:cs="Times New Roman"/>
                  <w:sz w:val="18"/>
                  <w:szCs w:val="18"/>
                </w:rPr>
                <w:delText>Water content</w:delText>
              </w:r>
            </w:del>
          </w:p>
        </w:tc>
        <w:tc>
          <w:tcPr>
            <w:tcW w:w="796" w:type="pct"/>
            <w:vAlign w:val="center"/>
          </w:tcPr>
          <w:p w14:paraId="3C75384A" w14:textId="77777777" w:rsidR="007617DE" w:rsidRDefault="00AE300B" w:rsidP="007617DE">
            <w:pPr>
              <w:spacing w:line="360" w:lineRule="auto"/>
              <w:jc w:val="center"/>
              <w:rPr>
                <w:rFonts w:ascii="Times New Roman" w:eastAsia="仿宋_GB2312" w:hAnsi="Times New Roman" w:cs="Times New Roman"/>
                <w:kern w:val="18"/>
                <w:sz w:val="18"/>
                <w:szCs w:val="18"/>
                <w:lang w:eastAsia="zh-CN"/>
              </w:rPr>
              <w:pPrChange w:id="10085" w:author="Xuning Wei12232" w:date="2026-10-19T21:28:00Z">
                <w:pPr>
                  <w:spacing w:line="360" w:lineRule="auto"/>
                </w:pPr>
              </w:pPrChange>
            </w:pPr>
            <w:ins w:id="10086" w:author="Xuning Wei12232" w:date="2026-10-19T21:27:00Z">
              <w:r>
                <w:rPr>
                  <w:rFonts w:ascii="Times New Roman" w:eastAsia="仿宋_GB2312" w:hAnsi="Times New Roman" w:cs="Times New Roman"/>
                  <w:kern w:val="0"/>
                  <w:sz w:val="18"/>
                  <w:szCs w:val="18"/>
                  <w:lang w:eastAsia="zh-CN"/>
                  <w:rPrChange w:id="10087" w:author="Xuning Wei12232" w:date="2026-10-24T11:11:00Z">
                    <w:rPr>
                      <w:rFonts w:ascii="Times New Roman" w:eastAsia="仿宋_GB2312" w:hAnsi="Times New Roman" w:cs="Times New Roman"/>
                      <w:b/>
                      <w:color w:val="000000" w:themeColor="text1"/>
                      <w:kern w:val="0"/>
                      <w:sz w:val="18"/>
                      <w:szCs w:val="18"/>
                      <w:lang w:eastAsia="zh-CN"/>
                    </w:rPr>
                  </w:rPrChange>
                </w:rPr>
                <w:t>KF</w:t>
              </w:r>
            </w:ins>
          </w:p>
        </w:tc>
        <w:tc>
          <w:tcPr>
            <w:tcW w:w="750" w:type="pct"/>
            <w:vAlign w:val="center"/>
          </w:tcPr>
          <w:p w14:paraId="77FD3B28" w14:textId="77777777" w:rsidR="007617DE" w:rsidRDefault="00AE300B">
            <w:pPr>
              <w:spacing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kern w:val="18"/>
                <w:sz w:val="18"/>
                <w:szCs w:val="18"/>
                <w:lang w:eastAsia="zh-CN"/>
              </w:rPr>
              <w:t>AM-YL000336-004</w:t>
            </w:r>
          </w:p>
        </w:tc>
        <w:tc>
          <w:tcPr>
            <w:tcW w:w="687" w:type="pct"/>
            <w:shd w:val="clear" w:color="auto" w:fill="FFFFFF" w:themeFill="background1"/>
            <w:noWrap/>
            <w:vAlign w:val="center"/>
          </w:tcPr>
          <w:p w14:paraId="48D36A49" w14:textId="77777777" w:rsidR="007617DE" w:rsidRDefault="00AE300B">
            <w:pPr>
              <w:spacing w:line="360" w:lineRule="auto"/>
              <w:rPr>
                <w:rFonts w:ascii="Times New Roman" w:eastAsia="仿宋_GB2312" w:hAnsi="Times New Roman" w:cs="Times New Roman"/>
                <w:sz w:val="18"/>
                <w:szCs w:val="18"/>
                <w:lang w:eastAsia="zh-CN"/>
              </w:rPr>
            </w:pPr>
            <w:del w:id="10088" w:author="Xuning Wei12232" w:date="2026-10-20T20:24:00Z">
              <w:r>
                <w:rPr>
                  <w:rFonts w:ascii="Times New Roman" w:eastAsia="仿宋_GB2312" w:hAnsi="Times New Roman" w:cs="Times New Roman" w:hint="eastAsia"/>
                  <w:sz w:val="18"/>
                  <w:szCs w:val="18"/>
                  <w:lang w:eastAsia="zh-CN"/>
                </w:rPr>
                <w:delText>≤</w:delText>
              </w:r>
            </w:del>
            <w:ins w:id="10089"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r>
              <w:rPr>
                <w:rFonts w:ascii="Times New Roman" w:eastAsia="仿宋_GB2312" w:hAnsi="Times New Roman" w:cs="Times New Roman"/>
                <w:sz w:val="18"/>
                <w:szCs w:val="18"/>
                <w:lang w:eastAsia="zh-CN"/>
              </w:rPr>
              <w:t>500 ppm</w:t>
            </w:r>
          </w:p>
        </w:tc>
        <w:tc>
          <w:tcPr>
            <w:tcW w:w="1433" w:type="pct"/>
            <w:shd w:val="clear" w:color="auto" w:fill="FFFFFF" w:themeFill="background1"/>
            <w:vAlign w:val="center"/>
          </w:tcPr>
          <w:p w14:paraId="71A15CFD"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Recharge DMF for rinsing again until meeting the criteria</w:t>
            </w:r>
          </w:p>
        </w:tc>
      </w:tr>
      <w:tr w:rsidR="007617DE" w14:paraId="528C92EF" w14:textId="77777777">
        <w:trPr>
          <w:trHeight w:val="19"/>
          <w:jc w:val="center"/>
        </w:trPr>
        <w:tc>
          <w:tcPr>
            <w:tcW w:w="404" w:type="pct"/>
            <w:shd w:val="clear" w:color="auto" w:fill="FFFFFF" w:themeFill="background1"/>
            <w:vAlign w:val="center"/>
          </w:tcPr>
          <w:p w14:paraId="088D40D7" w14:textId="77777777" w:rsidR="007617DE" w:rsidRDefault="00AE300B">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2</w:t>
            </w:r>
          </w:p>
        </w:tc>
        <w:tc>
          <w:tcPr>
            <w:tcW w:w="930" w:type="pct"/>
            <w:shd w:val="clear" w:color="auto" w:fill="FFFFFF" w:themeFill="background1"/>
            <w:vAlign w:val="center"/>
          </w:tcPr>
          <w:p w14:paraId="2DFD266A" w14:textId="77777777" w:rsidR="007617DE" w:rsidRDefault="00AE300B">
            <w:pPr>
              <w:spacing w:line="360" w:lineRule="auto"/>
              <w:rPr>
                <w:rFonts w:ascii="Times New Roman" w:eastAsia="仿宋_GB2312" w:hAnsi="Times New Roman" w:cs="Times New Roman"/>
                <w:kern w:val="18"/>
                <w:sz w:val="18"/>
                <w:szCs w:val="18"/>
                <w:lang w:eastAsia="zh-CN"/>
              </w:rPr>
            </w:pPr>
            <w:ins w:id="10090" w:author="Xuning Wei12232" w:date="2026-10-19T21:40:00Z">
              <w:r>
                <w:rPr>
                  <w:rFonts w:ascii="Times New Roman" w:hAnsi="Times New Roman" w:cs="Times New Roman"/>
                  <w:kern w:val="18"/>
                  <w:sz w:val="18"/>
                  <w:szCs w:val="18"/>
                </w:rPr>
                <w:t>Coupling Reaction completion for each amino acid cycle</w:t>
              </w:r>
            </w:ins>
            <w:del w:id="10091" w:author="Xuning Wei12232" w:date="2026-10-19T21:40:00Z">
              <w:r>
                <w:rPr>
                  <w:rFonts w:ascii="Times New Roman" w:hAnsi="Times New Roman" w:cs="Times New Roman"/>
                  <w:kern w:val="18"/>
                  <w:sz w:val="18"/>
                  <w:szCs w:val="18"/>
                </w:rPr>
                <w:delText>Ninhydrin test in amino acid coupling</w:delText>
              </w:r>
            </w:del>
            <w:r>
              <w:rPr>
                <w:rFonts w:ascii="Times New Roman" w:hAnsi="Times New Roman" w:cs="Times New Roman"/>
                <w:kern w:val="18"/>
                <w:sz w:val="18"/>
                <w:szCs w:val="18"/>
              </w:rPr>
              <w:t xml:space="preserve"> (</w:t>
            </w:r>
            <w:commentRangeStart w:id="10092"/>
            <w:commentRangeStart w:id="10093"/>
            <w:r>
              <w:rPr>
                <w:rFonts w:ascii="Times New Roman" w:hAnsi="Times New Roman" w:cs="Times New Roman"/>
                <w:kern w:val="18"/>
                <w:sz w:val="18"/>
                <w:szCs w:val="18"/>
              </w:rPr>
              <w:t>Phe</w:t>
            </w:r>
            <w:r>
              <w:rPr>
                <w:rFonts w:ascii="Times New Roman" w:hAnsi="Times New Roman" w:cs="Times New Roman"/>
                <w:kern w:val="18"/>
                <w:sz w:val="18"/>
                <w:szCs w:val="18"/>
                <w:vertAlign w:val="superscript"/>
              </w:rPr>
              <w:t>2</w:t>
            </w:r>
            <w:commentRangeStart w:id="10094"/>
            <w:commentRangeStart w:id="10095"/>
            <w:r>
              <w:rPr>
                <w:rStyle w:val="CommentReference"/>
                <w:rFonts w:ascii="Times New Roman" w:hAnsi="Times New Roman" w:cs="Times New Roman"/>
                <w:kern w:val="18"/>
                <w:sz w:val="18"/>
                <w:szCs w:val="18"/>
                <w:vertAlign w:val="superscript"/>
              </w:rPr>
              <w:commentReference w:id="10094"/>
            </w:r>
            <w:commentRangeEnd w:id="10094"/>
            <w:commentRangeEnd w:id="10095"/>
            <w:r>
              <w:rPr>
                <w:rStyle w:val="CommentReference"/>
              </w:rPr>
              <w:commentReference w:id="10095"/>
            </w:r>
            <w:r>
              <w:rPr>
                <w:rFonts w:ascii="Times New Roman" w:hAnsi="Times New Roman" w:cs="Times New Roman"/>
                <w:kern w:val="18"/>
                <w:sz w:val="18"/>
                <w:szCs w:val="18"/>
                <w:vertAlign w:val="superscript"/>
              </w:rPr>
              <w:t>3</w:t>
            </w:r>
            <w:r>
              <w:rPr>
                <w:rFonts w:ascii="Times New Roman" w:hAnsi="Times New Roman" w:cs="Times New Roman"/>
                <w:kern w:val="18"/>
                <w:sz w:val="18"/>
                <w:szCs w:val="18"/>
              </w:rPr>
              <w:t>~NMeAsn</w:t>
            </w:r>
            <w:r>
              <w:rPr>
                <w:rFonts w:ascii="Times New Roman" w:hAnsi="Times New Roman" w:cs="Times New Roman"/>
                <w:kern w:val="18"/>
                <w:sz w:val="18"/>
                <w:szCs w:val="18"/>
                <w:vertAlign w:val="superscript"/>
              </w:rPr>
              <w:t>2</w:t>
            </w:r>
            <w:commentRangeEnd w:id="10092"/>
            <w:r>
              <w:rPr>
                <w:rStyle w:val="CommentReference"/>
                <w:rFonts w:ascii="Times New Roman" w:hAnsi="Times New Roman" w:cs="Times New Roman"/>
                <w:kern w:val="18"/>
                <w:sz w:val="18"/>
                <w:szCs w:val="18"/>
                <w:vertAlign w:val="superscript"/>
              </w:rPr>
              <w:commentReference w:id="10092"/>
            </w:r>
            <w:commentRangeEnd w:id="10093"/>
            <w:r>
              <w:rPr>
                <w:rStyle w:val="CommentReference"/>
              </w:rPr>
              <w:commentReference w:id="10093"/>
            </w:r>
            <w:r>
              <w:rPr>
                <w:rFonts w:ascii="Times New Roman" w:hAnsi="Times New Roman" w:cs="Times New Roman"/>
                <w:kern w:val="18"/>
                <w:sz w:val="18"/>
                <w:szCs w:val="18"/>
                <w:vertAlign w:val="superscript"/>
              </w:rPr>
              <w:t>2</w:t>
            </w:r>
            <w:r>
              <w:rPr>
                <w:rFonts w:ascii="Times New Roman" w:hAnsi="Times New Roman" w:cs="Times New Roman"/>
                <w:kern w:val="18"/>
                <w:sz w:val="18"/>
                <w:szCs w:val="18"/>
              </w:rPr>
              <w:t>, Ser</w:t>
            </w:r>
            <w:r>
              <w:rPr>
                <w:rFonts w:ascii="Times New Roman" w:hAnsi="Times New Roman" w:cs="Times New Roman"/>
                <w:kern w:val="18"/>
                <w:sz w:val="18"/>
                <w:szCs w:val="18"/>
                <w:vertAlign w:val="superscript"/>
              </w:rPr>
              <w:t>20</w:t>
            </w:r>
            <w:r>
              <w:rPr>
                <w:rFonts w:ascii="Times New Roman" w:hAnsi="Times New Roman" w:cs="Times New Roman"/>
                <w:kern w:val="18"/>
                <w:sz w:val="18"/>
                <w:szCs w:val="18"/>
              </w:rPr>
              <w:t>~aMePhe</w:t>
            </w:r>
            <w:r>
              <w:rPr>
                <w:rFonts w:ascii="Times New Roman" w:hAnsi="Times New Roman" w:cs="Times New Roman"/>
                <w:kern w:val="18"/>
                <w:sz w:val="18"/>
                <w:szCs w:val="18"/>
                <w:vertAlign w:val="superscript"/>
              </w:rPr>
              <w:t>15</w:t>
            </w:r>
            <w:r>
              <w:rPr>
                <w:rFonts w:ascii="Times New Roman" w:hAnsi="Times New Roman" w:cs="Times New Roman"/>
                <w:kern w:val="18"/>
                <w:sz w:val="18"/>
                <w:szCs w:val="18"/>
              </w:rPr>
              <w:t>, Ala</w:t>
            </w:r>
            <w:r>
              <w:rPr>
                <w:rFonts w:ascii="Times New Roman" w:hAnsi="Times New Roman" w:cs="Times New Roman"/>
                <w:kern w:val="18"/>
                <w:sz w:val="18"/>
                <w:szCs w:val="18"/>
                <w:vertAlign w:val="superscript"/>
              </w:rPr>
              <w:t>13</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w:t>
            </w:r>
          </w:p>
        </w:tc>
        <w:tc>
          <w:tcPr>
            <w:tcW w:w="796" w:type="pct"/>
            <w:vAlign w:val="center"/>
          </w:tcPr>
          <w:p w14:paraId="4D74B167" w14:textId="77777777" w:rsidR="007617DE" w:rsidRDefault="00AE300B" w:rsidP="007617DE">
            <w:pPr>
              <w:spacing w:line="360" w:lineRule="auto"/>
              <w:jc w:val="center"/>
              <w:rPr>
                <w:ins w:id="10096" w:author="Xuning Wei12232" w:date="2026-10-19T21:43:00Z"/>
                <w:rFonts w:ascii="Times New Roman" w:hAnsi="Times New Roman" w:cs="Times New Roman"/>
                <w:kern w:val="18"/>
                <w:sz w:val="18"/>
                <w:szCs w:val="18"/>
              </w:rPr>
              <w:pPrChange w:id="10097" w:author="Xuning Wei12232" w:date="2026-10-19T21:29:00Z">
                <w:pPr>
                  <w:spacing w:line="360" w:lineRule="auto"/>
                </w:pPr>
              </w:pPrChange>
            </w:pPr>
            <w:ins w:id="10098" w:author="Xuning Wei12232" w:date="2026-10-19T21:43:00Z">
              <w:r>
                <w:rPr>
                  <w:rFonts w:ascii="Times New Roman" w:hAnsi="Times New Roman" w:cs="Times New Roman"/>
                  <w:kern w:val="18"/>
                  <w:sz w:val="18"/>
                  <w:szCs w:val="18"/>
                </w:rPr>
                <w:t>Colorimetric Test</w:t>
              </w:r>
            </w:ins>
          </w:p>
          <w:p w14:paraId="10C68F38" w14:textId="77777777" w:rsidR="007617DE" w:rsidRDefault="00AE300B" w:rsidP="007617DE">
            <w:pPr>
              <w:spacing w:line="360" w:lineRule="auto"/>
              <w:jc w:val="center"/>
              <w:rPr>
                <w:rFonts w:ascii="Times New Roman" w:eastAsia="仿宋_GB2312" w:hAnsi="Times New Roman" w:cs="Times New Roman"/>
                <w:sz w:val="18"/>
                <w:szCs w:val="18"/>
                <w:lang w:eastAsia="zh-CN"/>
              </w:rPr>
              <w:pPrChange w:id="10099" w:author="Xuning Wei12232" w:date="2026-10-19T21:44:00Z">
                <w:pPr>
                  <w:spacing w:line="360" w:lineRule="auto"/>
                </w:pPr>
              </w:pPrChange>
            </w:pPr>
            <w:ins w:id="10100" w:author="Xuning Wei12232" w:date="2026-10-19T21:44:00Z">
              <w:r>
                <w:rPr>
                  <w:rFonts w:ascii="Times New Roman" w:hAnsi="Times New Roman" w:cs="Times New Roman"/>
                  <w:kern w:val="18"/>
                  <w:sz w:val="18"/>
                  <w:szCs w:val="18"/>
                </w:rPr>
                <w:t>(</w:t>
              </w:r>
            </w:ins>
            <w:proofErr w:type="spellStart"/>
            <w:ins w:id="10101" w:author="Xuning Wei12232" w:date="2026-10-19T21:39:00Z">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w:t>
              </w:r>
            </w:ins>
            <w:ins w:id="10102" w:author="Xuning Wei12232" w:date="2026-10-19T21:43:00Z">
              <w:r>
                <w:rPr>
                  <w:rFonts w:ascii="Times New Roman" w:hAnsi="Times New Roman" w:cs="Times New Roman"/>
                  <w:kern w:val="18"/>
                  <w:sz w:val="18"/>
                  <w:szCs w:val="18"/>
                </w:rPr>
                <w:t xml:space="preserve">for </w:t>
              </w:r>
            </w:ins>
            <w:ins w:id="10103" w:author="Xuning Wei12232" w:date="2026-10-19T21:39:00Z">
              <w:r>
                <w:rPr>
                  <w:rFonts w:ascii="Times New Roman" w:hAnsi="Times New Roman" w:cs="Times New Roman"/>
                  <w:kern w:val="18"/>
                  <w:sz w:val="18"/>
                  <w:szCs w:val="18"/>
                </w:rPr>
                <w:t>coupling</w:t>
              </w:r>
            </w:ins>
            <w:ins w:id="10104" w:author="Xuning Wei12232" w:date="2026-10-19T21:44:00Z">
              <w:r>
                <w:rPr>
                  <w:rFonts w:ascii="Times New Roman" w:hAnsi="Times New Roman" w:cs="Times New Roman"/>
                  <w:kern w:val="18"/>
                  <w:sz w:val="18"/>
                  <w:szCs w:val="18"/>
                </w:rPr>
                <w:t xml:space="preserve"> of</w:t>
              </w:r>
            </w:ins>
            <w:ins w:id="10105" w:author="Xuning Wei12232" w:date="2026-10-19T21:39:00Z">
              <w:r>
                <w:rPr>
                  <w:rFonts w:ascii="Times New Roman" w:hAnsi="Times New Roman" w:cs="Times New Roman"/>
                  <w:kern w:val="18"/>
                  <w:sz w:val="18"/>
                  <w:szCs w:val="18"/>
                </w:rPr>
                <w:t xml:space="preserve"> </w:t>
              </w:r>
              <w:commentRangeStart w:id="10106"/>
              <w:commentRangeStart w:id="10107"/>
              <w:r>
                <w:rPr>
                  <w:rFonts w:ascii="Times New Roman" w:hAnsi="Times New Roman" w:cs="Times New Roman"/>
                  <w:kern w:val="18"/>
                  <w:sz w:val="18"/>
                  <w:szCs w:val="18"/>
                </w:rPr>
                <w:t>Phe</w:t>
              </w:r>
              <w:r>
                <w:rPr>
                  <w:rFonts w:ascii="Times New Roman" w:hAnsi="Times New Roman" w:cs="Times New Roman"/>
                  <w:kern w:val="18"/>
                  <w:sz w:val="18"/>
                  <w:szCs w:val="18"/>
                  <w:vertAlign w:val="superscript"/>
                </w:rPr>
                <w:t>2</w:t>
              </w:r>
              <w:commentRangeStart w:id="10108"/>
              <w:commentRangeStart w:id="10109"/>
              <w:r>
                <w:rPr>
                  <w:rStyle w:val="CommentReference"/>
                  <w:rFonts w:ascii="Times New Roman" w:hAnsi="Times New Roman" w:cs="Times New Roman"/>
                  <w:kern w:val="18"/>
                  <w:sz w:val="18"/>
                  <w:szCs w:val="18"/>
                  <w:vertAlign w:val="superscript"/>
                </w:rPr>
                <w:commentReference w:id="10108"/>
              </w:r>
              <w:commentRangeEnd w:id="10108"/>
              <w:commentRangeEnd w:id="10109"/>
              <w:r>
                <w:rPr>
                  <w:rStyle w:val="CommentReference"/>
                </w:rPr>
                <w:commentReference w:id="10109"/>
              </w:r>
              <w:r>
                <w:rPr>
                  <w:rFonts w:ascii="Times New Roman" w:hAnsi="Times New Roman" w:cs="Times New Roman"/>
                  <w:kern w:val="18"/>
                  <w:sz w:val="18"/>
                  <w:szCs w:val="18"/>
                  <w:vertAlign w:val="superscript"/>
                </w:rPr>
                <w:t>3</w:t>
              </w:r>
              <w:r>
                <w:rPr>
                  <w:rFonts w:ascii="Times New Roman" w:hAnsi="Times New Roman" w:cs="Times New Roman"/>
                  <w:kern w:val="18"/>
                  <w:sz w:val="18"/>
                  <w:szCs w:val="18"/>
                </w:rPr>
                <w:t>~NMeAsn</w:t>
              </w:r>
              <w:r>
                <w:rPr>
                  <w:rFonts w:ascii="Times New Roman" w:hAnsi="Times New Roman" w:cs="Times New Roman"/>
                  <w:kern w:val="18"/>
                  <w:sz w:val="18"/>
                  <w:szCs w:val="18"/>
                  <w:vertAlign w:val="superscript"/>
                </w:rPr>
                <w:t>2</w:t>
              </w:r>
              <w:commentRangeEnd w:id="10106"/>
              <w:r>
                <w:rPr>
                  <w:rStyle w:val="CommentReference"/>
                  <w:rFonts w:ascii="Times New Roman" w:hAnsi="Times New Roman" w:cs="Times New Roman"/>
                  <w:kern w:val="18"/>
                  <w:sz w:val="18"/>
                  <w:szCs w:val="18"/>
                  <w:vertAlign w:val="superscript"/>
                </w:rPr>
                <w:commentReference w:id="10106"/>
              </w:r>
              <w:commentRangeEnd w:id="10107"/>
              <w:r>
                <w:rPr>
                  <w:rStyle w:val="CommentReference"/>
                </w:rPr>
                <w:commentReference w:id="10107"/>
              </w:r>
              <w:r>
                <w:rPr>
                  <w:rFonts w:ascii="Times New Roman" w:hAnsi="Times New Roman" w:cs="Times New Roman"/>
                  <w:kern w:val="18"/>
                  <w:sz w:val="18"/>
                  <w:szCs w:val="18"/>
                  <w:vertAlign w:val="superscript"/>
                </w:rPr>
                <w:t>2</w:t>
              </w:r>
              <w:r>
                <w:rPr>
                  <w:rFonts w:ascii="Times New Roman" w:hAnsi="Times New Roman" w:cs="Times New Roman"/>
                  <w:kern w:val="18"/>
                  <w:sz w:val="18"/>
                  <w:szCs w:val="18"/>
                </w:rPr>
                <w:t>, Ser</w:t>
              </w:r>
              <w:r>
                <w:rPr>
                  <w:rFonts w:ascii="Times New Roman" w:hAnsi="Times New Roman" w:cs="Times New Roman"/>
                  <w:kern w:val="18"/>
                  <w:sz w:val="18"/>
                  <w:szCs w:val="18"/>
                  <w:vertAlign w:val="superscript"/>
                </w:rPr>
                <w:t>20</w:t>
              </w:r>
              <w:r>
                <w:rPr>
                  <w:rFonts w:ascii="Times New Roman" w:hAnsi="Times New Roman" w:cs="Times New Roman"/>
                  <w:kern w:val="18"/>
                  <w:sz w:val="18"/>
                  <w:szCs w:val="18"/>
                </w:rPr>
                <w:t>~aMePhe</w:t>
              </w:r>
              <w:r>
                <w:rPr>
                  <w:rFonts w:ascii="Times New Roman" w:hAnsi="Times New Roman" w:cs="Times New Roman"/>
                  <w:kern w:val="18"/>
                  <w:sz w:val="18"/>
                  <w:szCs w:val="18"/>
                  <w:vertAlign w:val="superscript"/>
                </w:rPr>
                <w:t>15</w:t>
              </w:r>
              <w:r>
                <w:rPr>
                  <w:rFonts w:ascii="Times New Roman" w:hAnsi="Times New Roman" w:cs="Times New Roman"/>
                  <w:kern w:val="18"/>
                  <w:sz w:val="18"/>
                  <w:szCs w:val="18"/>
                </w:rPr>
                <w:t>, Ala</w:t>
              </w:r>
              <w:r>
                <w:rPr>
                  <w:rFonts w:ascii="Times New Roman" w:hAnsi="Times New Roman" w:cs="Times New Roman"/>
                  <w:kern w:val="18"/>
                  <w:sz w:val="18"/>
                  <w:szCs w:val="18"/>
                  <w:vertAlign w:val="superscript"/>
                </w:rPr>
                <w:t>13</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w:t>
              </w:r>
            </w:ins>
          </w:p>
        </w:tc>
        <w:tc>
          <w:tcPr>
            <w:tcW w:w="750" w:type="pct"/>
            <w:vAlign w:val="center"/>
          </w:tcPr>
          <w:p w14:paraId="08DCF6E8"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AM-140020-029</w:t>
            </w:r>
          </w:p>
        </w:tc>
        <w:tc>
          <w:tcPr>
            <w:tcW w:w="687" w:type="pct"/>
            <w:shd w:val="clear" w:color="auto" w:fill="FFFFFF" w:themeFill="background1"/>
            <w:noWrap/>
            <w:vAlign w:val="center"/>
          </w:tcPr>
          <w:p w14:paraId="1FF8C62D"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Negative</w:t>
            </w:r>
          </w:p>
        </w:tc>
        <w:tc>
          <w:tcPr>
            <w:tcW w:w="1433" w:type="pct"/>
            <w:shd w:val="clear" w:color="auto" w:fill="FFFFFF" w:themeFill="background1"/>
            <w:vAlign w:val="center"/>
          </w:tcPr>
          <w:p w14:paraId="25D7600D"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Continue stirring and sample the mixture for </w:t>
            </w:r>
            <w:proofErr w:type="spellStart"/>
            <w:r>
              <w:rPr>
                <w:rFonts w:ascii="Times New Roman" w:eastAsia="仿宋_GB2312" w:hAnsi="Times New Roman" w:cs="Times New Roman"/>
                <w:sz w:val="18"/>
                <w:szCs w:val="18"/>
                <w:lang w:eastAsia="zh-CN"/>
              </w:rPr>
              <w:t>ninhydrin</w:t>
            </w:r>
            <w:proofErr w:type="spellEnd"/>
            <w:r>
              <w:rPr>
                <w:rFonts w:ascii="Times New Roman" w:eastAsia="仿宋_GB2312" w:hAnsi="Times New Roman" w:cs="Times New Roman"/>
                <w:sz w:val="18"/>
                <w:szCs w:val="18"/>
                <w:lang w:eastAsia="zh-CN"/>
              </w:rPr>
              <w:t xml:space="preserve"> test analysis until two consecutive samples test as negative (the solution of sample is yellow to light pink).</w:t>
            </w:r>
          </w:p>
        </w:tc>
      </w:tr>
      <w:tr w:rsidR="007617DE" w14:paraId="3B10AF71" w14:textId="77777777">
        <w:trPr>
          <w:trHeight w:val="19"/>
          <w:jc w:val="center"/>
        </w:trPr>
        <w:tc>
          <w:tcPr>
            <w:tcW w:w="404" w:type="pct"/>
            <w:shd w:val="clear" w:color="auto" w:fill="FFFFFF" w:themeFill="background1"/>
            <w:vAlign w:val="center"/>
          </w:tcPr>
          <w:p w14:paraId="75EDCE36" w14:textId="77777777" w:rsidR="007617DE" w:rsidRDefault="00AE300B">
            <w:pPr>
              <w:spacing w:line="360" w:lineRule="auto"/>
              <w:rPr>
                <w:rFonts w:ascii="Times New Roman" w:eastAsia="仿宋_GB2312" w:hAnsi="Times New Roman" w:cs="Times New Roman"/>
                <w:bCs w:val="0"/>
                <w:kern w:val="0"/>
                <w:sz w:val="18"/>
                <w:szCs w:val="18"/>
                <w:lang w:eastAsia="zh-CN"/>
              </w:rPr>
            </w:pPr>
            <w:r>
              <w:rPr>
                <w:rFonts w:ascii="Times New Roman" w:eastAsia="仿宋_GB2312" w:hAnsi="Times New Roman" w:cs="Times New Roman"/>
                <w:bCs w:val="0"/>
                <w:kern w:val="0"/>
                <w:sz w:val="18"/>
                <w:szCs w:val="18"/>
                <w:lang w:eastAsia="zh-CN"/>
              </w:rPr>
              <w:t>3</w:t>
            </w:r>
          </w:p>
        </w:tc>
        <w:tc>
          <w:tcPr>
            <w:tcW w:w="930" w:type="pct"/>
            <w:shd w:val="clear" w:color="auto" w:fill="FFFFFF" w:themeFill="background1"/>
            <w:vAlign w:val="center"/>
          </w:tcPr>
          <w:p w14:paraId="3F0CE354" w14:textId="77777777" w:rsidR="007617DE" w:rsidRDefault="00AE300B">
            <w:pPr>
              <w:spacing w:line="360" w:lineRule="auto"/>
              <w:rPr>
                <w:rFonts w:ascii="Times New Roman" w:eastAsia="仿宋_GB2312" w:hAnsi="Times New Roman" w:cs="Times New Roman"/>
                <w:kern w:val="18"/>
                <w:sz w:val="18"/>
                <w:szCs w:val="18"/>
                <w:lang w:eastAsia="zh-CN"/>
              </w:rPr>
            </w:pPr>
            <w:ins w:id="10110" w:author="Xuning Wei12232" w:date="2026-10-19T21:40:00Z">
              <w:r>
                <w:rPr>
                  <w:rFonts w:ascii="Times New Roman" w:hAnsi="Times New Roman" w:cs="Times New Roman"/>
                  <w:kern w:val="18"/>
                  <w:sz w:val="18"/>
                  <w:szCs w:val="18"/>
                </w:rPr>
                <w:t>Coupling Reaction completion for amino acid cycle</w:t>
              </w:r>
            </w:ins>
            <w:ins w:id="10111" w:author="Xuning Wei12232" w:date="2026-10-19T21:52:00Z">
              <w:r>
                <w:rPr>
                  <w:rFonts w:ascii="Times New Roman" w:hAnsi="Times New Roman" w:cs="Times New Roman"/>
                  <w:kern w:val="18"/>
                  <w:sz w:val="18"/>
                  <w:szCs w:val="18"/>
                </w:rPr>
                <w:t xml:space="preserve"> </w:t>
              </w:r>
            </w:ins>
            <w:del w:id="10112" w:author="Xuning Wei12232" w:date="2026-10-19T21:53:00Z">
              <w:r>
                <w:rPr>
                  <w:rFonts w:ascii="Times New Roman" w:eastAsia="仿宋_GB2312" w:hAnsi="Times New Roman" w:cs="Times New Roman"/>
                  <w:kern w:val="18"/>
                  <w:sz w:val="18"/>
                  <w:szCs w:val="18"/>
                </w:rPr>
                <w:delText xml:space="preserve">Bromophenol blue </w:delText>
              </w:r>
            </w:del>
            <w:r>
              <w:rPr>
                <w:rFonts w:ascii="Times New Roman" w:hAnsi="Times New Roman" w:cs="Times New Roman"/>
                <w:kern w:val="18"/>
                <w:sz w:val="18"/>
                <w:szCs w:val="18"/>
              </w:rPr>
              <w:t>(Glu</w:t>
            </w:r>
            <w:r>
              <w:rPr>
                <w:rFonts w:ascii="Times New Roman" w:hAnsi="Times New Roman" w:cs="Times New Roman"/>
                <w:kern w:val="18"/>
                <w:sz w:val="18"/>
                <w:szCs w:val="18"/>
                <w:vertAlign w:val="superscript"/>
              </w:rPr>
              <w:t>14</w:t>
            </w:r>
            <w:r>
              <w:rPr>
                <w:rFonts w:ascii="Times New Roman" w:hAnsi="Times New Roman" w:cs="Times New Roman"/>
                <w:kern w:val="18"/>
                <w:sz w:val="18"/>
                <w:szCs w:val="18"/>
              </w:rPr>
              <w:t>)</w:t>
            </w:r>
          </w:p>
        </w:tc>
        <w:tc>
          <w:tcPr>
            <w:tcW w:w="796" w:type="pct"/>
            <w:vAlign w:val="center"/>
          </w:tcPr>
          <w:p w14:paraId="6C79F524" w14:textId="77777777" w:rsidR="007617DE" w:rsidRDefault="00AE300B">
            <w:pPr>
              <w:spacing w:line="360" w:lineRule="auto"/>
              <w:jc w:val="center"/>
              <w:rPr>
                <w:ins w:id="10113" w:author="Xuning Wei12232" w:date="2026-10-19T21:44:00Z"/>
                <w:rFonts w:ascii="Times New Roman" w:hAnsi="Times New Roman" w:cs="Times New Roman"/>
                <w:kern w:val="18"/>
                <w:sz w:val="18"/>
                <w:szCs w:val="18"/>
              </w:rPr>
            </w:pPr>
            <w:ins w:id="10114" w:author="Xuning Wei12232" w:date="2026-10-19T21:44:00Z">
              <w:r>
                <w:rPr>
                  <w:rFonts w:ascii="Times New Roman" w:hAnsi="Times New Roman" w:cs="Times New Roman"/>
                  <w:kern w:val="18"/>
                  <w:sz w:val="18"/>
                  <w:szCs w:val="18"/>
                </w:rPr>
                <w:t>Colorimetric Test</w:t>
              </w:r>
            </w:ins>
          </w:p>
          <w:p w14:paraId="1DBE47F0" w14:textId="77777777" w:rsidR="007617DE" w:rsidRDefault="00AE300B" w:rsidP="007617DE">
            <w:pPr>
              <w:spacing w:line="360" w:lineRule="auto"/>
              <w:jc w:val="center"/>
              <w:rPr>
                <w:rFonts w:ascii="Times New Roman" w:eastAsia="仿宋_GB2312" w:hAnsi="Times New Roman" w:cs="Times New Roman"/>
                <w:sz w:val="18"/>
                <w:szCs w:val="18"/>
                <w:lang w:eastAsia="zh-CN"/>
              </w:rPr>
              <w:pPrChange w:id="10115" w:author="Xuning Wei12232" w:date="2026-10-19T21:45:00Z">
                <w:pPr>
                  <w:spacing w:line="360" w:lineRule="auto"/>
                </w:pPr>
              </w:pPrChange>
            </w:pPr>
            <w:ins w:id="10116" w:author="Xuning Wei12232" w:date="2026-10-19T21:44:00Z">
              <w:r>
                <w:rPr>
                  <w:rFonts w:ascii="Times New Roman" w:hAnsi="Times New Roman" w:cs="Times New Roman"/>
                  <w:kern w:val="18"/>
                  <w:sz w:val="18"/>
                  <w:szCs w:val="18"/>
                </w:rPr>
                <w:t>(</w:t>
              </w:r>
            </w:ins>
            <w:ins w:id="10117" w:author="Xuning Wei12232" w:date="2026-10-19T21:39:00Z">
              <w:r>
                <w:rPr>
                  <w:rFonts w:ascii="Times New Roman" w:eastAsia="仿宋_GB2312" w:hAnsi="Times New Roman" w:cs="Times New Roman"/>
                  <w:kern w:val="18"/>
                  <w:sz w:val="18"/>
                  <w:szCs w:val="18"/>
                </w:rPr>
                <w:t xml:space="preserve">Bromophenol blue </w:t>
              </w:r>
            </w:ins>
            <w:ins w:id="10118" w:author="Xuning Wei12232" w:date="2026-10-19T21:45:00Z">
              <w:r>
                <w:rPr>
                  <w:rFonts w:ascii="Times New Roman" w:hAnsi="Times New Roman" w:cs="Times New Roman"/>
                  <w:kern w:val="18"/>
                  <w:sz w:val="18"/>
                  <w:szCs w:val="18"/>
                </w:rPr>
                <w:t xml:space="preserve">for coupling of </w:t>
              </w:r>
            </w:ins>
            <w:ins w:id="10119" w:author="Xuning Wei12232" w:date="2026-10-19T21:39:00Z">
              <w:r>
                <w:rPr>
                  <w:rFonts w:ascii="Times New Roman" w:hAnsi="Times New Roman" w:cs="Times New Roman"/>
                  <w:kern w:val="18"/>
                  <w:sz w:val="18"/>
                  <w:szCs w:val="18"/>
                </w:rPr>
                <w:t>Glu</w:t>
              </w:r>
              <w:r>
                <w:rPr>
                  <w:rFonts w:ascii="Times New Roman" w:hAnsi="Times New Roman" w:cs="Times New Roman"/>
                  <w:kern w:val="18"/>
                  <w:sz w:val="18"/>
                  <w:szCs w:val="18"/>
                  <w:vertAlign w:val="superscript"/>
                </w:rPr>
                <w:t>14</w:t>
              </w:r>
              <w:r>
                <w:rPr>
                  <w:rFonts w:ascii="Times New Roman" w:hAnsi="Times New Roman" w:cs="Times New Roman"/>
                  <w:kern w:val="18"/>
                  <w:sz w:val="18"/>
                  <w:szCs w:val="18"/>
                </w:rPr>
                <w:t>)</w:t>
              </w:r>
            </w:ins>
          </w:p>
        </w:tc>
        <w:tc>
          <w:tcPr>
            <w:tcW w:w="750" w:type="pct"/>
            <w:vAlign w:val="center"/>
          </w:tcPr>
          <w:p w14:paraId="27DA7E5B"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AM-140020-031</w:t>
            </w:r>
          </w:p>
        </w:tc>
        <w:tc>
          <w:tcPr>
            <w:tcW w:w="687" w:type="pct"/>
            <w:shd w:val="clear" w:color="auto" w:fill="FFFFFF" w:themeFill="background1"/>
            <w:noWrap/>
            <w:vAlign w:val="center"/>
          </w:tcPr>
          <w:p w14:paraId="042E3D6F"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Negative</w:t>
            </w:r>
          </w:p>
        </w:tc>
        <w:tc>
          <w:tcPr>
            <w:tcW w:w="1433" w:type="pct"/>
            <w:shd w:val="clear" w:color="auto" w:fill="FFFFFF" w:themeFill="background1"/>
            <w:vAlign w:val="center"/>
          </w:tcPr>
          <w:p w14:paraId="7CF76CAA"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Continue stirring and sample the mixture for bromophenol blue test until two consecutive samples test as negative (the resin of sample is yellow to orange)</w:t>
            </w:r>
          </w:p>
        </w:tc>
      </w:tr>
      <w:tr w:rsidR="007617DE" w14:paraId="51B0C06E" w14:textId="77777777">
        <w:trPr>
          <w:trHeight w:val="19"/>
          <w:jc w:val="center"/>
        </w:trPr>
        <w:tc>
          <w:tcPr>
            <w:tcW w:w="404" w:type="pct"/>
            <w:shd w:val="clear" w:color="auto" w:fill="FFFFFF" w:themeFill="background1"/>
            <w:vAlign w:val="center"/>
          </w:tcPr>
          <w:p w14:paraId="0A275B4B" w14:textId="77777777" w:rsidR="007617DE" w:rsidRDefault="00AE300B">
            <w:pPr>
              <w:spacing w:line="360" w:lineRule="auto"/>
              <w:rPr>
                <w:rFonts w:ascii="Times New Roman" w:eastAsia="仿宋_GB2312" w:hAnsi="Times New Roman" w:cs="Times New Roman"/>
                <w:bCs w:val="0"/>
                <w:kern w:val="0"/>
                <w:sz w:val="18"/>
                <w:szCs w:val="18"/>
                <w:lang w:eastAsia="zh-CN"/>
              </w:rPr>
            </w:pPr>
            <w:del w:id="10120" w:author="Xuning Wei12232" w:date="2026-10-19T21:49:00Z">
              <w:r>
                <w:rPr>
                  <w:rFonts w:ascii="Times New Roman" w:eastAsia="仿宋_GB2312" w:hAnsi="Times New Roman" w:cs="Times New Roman"/>
                  <w:bCs w:val="0"/>
                  <w:kern w:val="0"/>
                  <w:sz w:val="18"/>
                  <w:szCs w:val="18"/>
                  <w:lang w:eastAsia="zh-CN"/>
                </w:rPr>
                <w:delText>4</w:delText>
              </w:r>
            </w:del>
            <w:ins w:id="10121" w:author="Xuning Wei12232" w:date="2026-10-19T22:01:00Z">
              <w:r>
                <w:rPr>
                  <w:rFonts w:ascii="Times New Roman" w:eastAsia="仿宋_GB2312" w:hAnsi="Times New Roman" w:cs="Times New Roman"/>
                  <w:bCs w:val="0"/>
                  <w:kern w:val="0"/>
                  <w:sz w:val="18"/>
                  <w:szCs w:val="18"/>
                  <w:lang w:eastAsia="zh-CN"/>
                </w:rPr>
                <w:t>4</w:t>
              </w:r>
            </w:ins>
          </w:p>
        </w:tc>
        <w:tc>
          <w:tcPr>
            <w:tcW w:w="930" w:type="pct"/>
            <w:shd w:val="clear" w:color="auto" w:fill="FFFFFF" w:themeFill="background1"/>
            <w:vAlign w:val="center"/>
          </w:tcPr>
          <w:p w14:paraId="22E60C89" w14:textId="77777777" w:rsidR="007617DE" w:rsidRDefault="00AE300B">
            <w:pPr>
              <w:spacing w:line="360" w:lineRule="auto"/>
              <w:rPr>
                <w:rFonts w:ascii="Times New Roman" w:eastAsia="仿宋_GB2312" w:hAnsi="Times New Roman" w:cs="Times New Roman"/>
                <w:kern w:val="18"/>
                <w:sz w:val="18"/>
                <w:szCs w:val="18"/>
                <w:lang w:eastAsia="zh-CN"/>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w:t>
            </w:r>
            <w:commentRangeStart w:id="10122"/>
            <w:commentRangeStart w:id="10123"/>
            <w:r>
              <w:rPr>
                <w:rFonts w:ascii="Times New Roman" w:hAnsi="Times New Roman" w:cs="Times New Roman"/>
                <w:kern w:val="18"/>
                <w:sz w:val="18"/>
                <w:szCs w:val="18"/>
              </w:rPr>
              <w:t>Leu</w:t>
            </w:r>
            <w:r>
              <w:rPr>
                <w:rFonts w:ascii="Times New Roman" w:hAnsi="Times New Roman" w:cs="Times New Roman"/>
                <w:kern w:val="18"/>
                <w:sz w:val="18"/>
                <w:szCs w:val="18"/>
                <w:vertAlign w:val="superscript"/>
              </w:rPr>
              <w:t xml:space="preserve">12 </w:t>
            </w:r>
            <w:r>
              <w:rPr>
                <w:rFonts w:ascii="Times New Roman" w:hAnsi="Times New Roman" w:cs="Times New Roman"/>
                <w:kern w:val="18"/>
                <w:sz w:val="18"/>
                <w:szCs w:val="18"/>
              </w:rPr>
              <w:t xml:space="preserve">Post </w:t>
            </w:r>
            <w:proofErr w:type="spellStart"/>
            <w:r>
              <w:rPr>
                <w:rFonts w:ascii="Times New Roman" w:hAnsi="Times New Roman" w:cs="Times New Roman"/>
                <w:kern w:val="18"/>
                <w:sz w:val="18"/>
                <w:szCs w:val="18"/>
              </w:rPr>
              <w:t>deprotection</w:t>
            </w:r>
            <w:proofErr w:type="spellEnd"/>
            <w:r>
              <w:rPr>
                <w:rFonts w:ascii="Times New Roman" w:hAnsi="Times New Roman" w:cs="Times New Roman"/>
                <w:kern w:val="18"/>
                <w:sz w:val="18"/>
                <w:szCs w:val="18"/>
              </w:rPr>
              <w:t xml:space="preserve">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w:t>
            </w:r>
            <w:commentRangeEnd w:id="10122"/>
            <w:r>
              <w:rPr>
                <w:rStyle w:val="CommentReference"/>
                <w:rFonts w:ascii="Times New Roman" w:hAnsi="Times New Roman" w:cs="Times New Roman"/>
                <w:kern w:val="18"/>
                <w:sz w:val="18"/>
                <w:szCs w:val="18"/>
              </w:rPr>
              <w:commentReference w:id="10122"/>
            </w:r>
            <w:commentRangeEnd w:id="10123"/>
            <w:r>
              <w:rPr>
                <w:rStyle w:val="CommentReference"/>
              </w:rPr>
              <w:commentReference w:id="10123"/>
            </w:r>
            <w:r>
              <w:rPr>
                <w:rFonts w:ascii="Times New Roman" w:hAnsi="Times New Roman" w:cs="Times New Roman"/>
                <w:kern w:val="18"/>
                <w:sz w:val="18"/>
                <w:szCs w:val="18"/>
              </w:rPr>
              <w:t>)</w:t>
            </w:r>
          </w:p>
        </w:tc>
        <w:tc>
          <w:tcPr>
            <w:tcW w:w="796" w:type="pct"/>
            <w:vAlign w:val="center"/>
          </w:tcPr>
          <w:p w14:paraId="59E854E3" w14:textId="77777777" w:rsidR="007617DE" w:rsidRDefault="00AE300B" w:rsidP="007617DE">
            <w:pPr>
              <w:spacing w:line="360" w:lineRule="auto"/>
              <w:jc w:val="center"/>
              <w:rPr>
                <w:rFonts w:ascii="Times New Roman" w:eastAsia="仿宋_GB2312" w:hAnsi="Times New Roman" w:cs="Times New Roman"/>
                <w:sz w:val="18"/>
                <w:szCs w:val="18"/>
                <w:lang w:eastAsia="zh-CN"/>
              </w:rPr>
              <w:pPrChange w:id="10124" w:author="Xuning Wei12232" w:date="2026-10-19T22:06:00Z">
                <w:pPr>
                  <w:spacing w:line="360" w:lineRule="auto"/>
                </w:pPr>
              </w:pPrChange>
            </w:pPr>
            <w:proofErr w:type="spellStart"/>
            <w:ins w:id="10125" w:author="Xuning Wei12232" w:date="2026-10-19T21:39:00Z">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ins>
          </w:p>
        </w:tc>
        <w:tc>
          <w:tcPr>
            <w:tcW w:w="750" w:type="pct"/>
            <w:vAlign w:val="center"/>
          </w:tcPr>
          <w:p w14:paraId="410D5FD5"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AM-140020-030</w:t>
            </w:r>
          </w:p>
        </w:tc>
        <w:tc>
          <w:tcPr>
            <w:tcW w:w="687" w:type="pct"/>
            <w:shd w:val="clear" w:color="auto" w:fill="FFFFFF" w:themeFill="background1"/>
            <w:noWrap/>
            <w:vAlign w:val="center"/>
          </w:tcPr>
          <w:p w14:paraId="39224047" w14:textId="77777777" w:rsidR="007617DE" w:rsidRDefault="00AE300B">
            <w:pPr>
              <w:spacing w:line="360" w:lineRule="auto"/>
              <w:rPr>
                <w:rFonts w:ascii="Times New Roman" w:eastAsia="仿宋_GB2312" w:hAnsi="Times New Roman" w:cs="Times New Roman"/>
                <w:kern w:val="18"/>
                <w:sz w:val="18"/>
                <w:szCs w:val="18"/>
                <w:lang w:eastAsia="zh-CN"/>
              </w:rPr>
            </w:pPr>
            <w:ins w:id="10126" w:author="Xuning Wei12232" w:date="2026-10-19T22:10:00Z">
              <w:r>
                <w:rPr>
                  <w:rFonts w:ascii="Times New Roman" w:eastAsia="仿宋_GB2312" w:hAnsi="Times New Roman" w:cs="Times New Roman"/>
                  <w:kern w:val="18"/>
                  <w:sz w:val="18"/>
                  <w:szCs w:val="18"/>
                  <w:lang w:eastAsia="zh-CN"/>
                </w:rPr>
                <w:t xml:space="preserve">Compare </w:t>
              </w:r>
              <w:proofErr w:type="spellStart"/>
              <w:r>
                <w:rPr>
                  <w:rFonts w:ascii="Times New Roman" w:eastAsia="仿宋_GB2312" w:hAnsi="Times New Roman" w:cs="Times New Roman"/>
                  <w:kern w:val="18"/>
                  <w:sz w:val="18"/>
                  <w:szCs w:val="18"/>
                  <w:lang w:eastAsia="zh-CN"/>
                </w:rPr>
                <w:t>piperidine</w:t>
              </w:r>
              <w:proofErr w:type="spellEnd"/>
              <w:r>
                <w:rPr>
                  <w:rFonts w:ascii="Times New Roman" w:eastAsia="仿宋_GB2312" w:hAnsi="Times New Roman" w:cs="Times New Roman"/>
                  <w:kern w:val="18"/>
                  <w:sz w:val="18"/>
                  <w:szCs w:val="18"/>
                  <w:lang w:eastAsia="zh-CN"/>
                </w:rPr>
                <w:t xml:space="preserve"> level to the color of 500 ppm standard (negative)</w:t>
              </w:r>
            </w:ins>
            <w:del w:id="10127" w:author="Xuning Wei12232" w:date="2026-10-19T22:10:00Z">
              <w:r>
                <w:rPr>
                  <w:rFonts w:ascii="Times New Roman" w:eastAsia="仿宋_GB2312" w:hAnsi="Times New Roman" w:cs="Times New Roman"/>
                  <w:kern w:val="18"/>
                  <w:sz w:val="18"/>
                  <w:szCs w:val="18"/>
                  <w:lang w:eastAsia="zh-CN"/>
                </w:rPr>
                <w:delText>Negative</w:delText>
              </w:r>
            </w:del>
          </w:p>
        </w:tc>
        <w:tc>
          <w:tcPr>
            <w:tcW w:w="1433" w:type="pct"/>
            <w:shd w:val="clear" w:color="auto" w:fill="FFFFFF" w:themeFill="background1"/>
            <w:vAlign w:val="center"/>
          </w:tcPr>
          <w:p w14:paraId="7208ABB9"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Perform two washes with isopropyl acetate until the </w:t>
            </w:r>
            <w:proofErr w:type="spellStart"/>
            <w:r>
              <w:rPr>
                <w:rFonts w:ascii="Times New Roman" w:eastAsia="仿宋_GB2312" w:hAnsi="Times New Roman" w:cs="Times New Roman"/>
                <w:sz w:val="18"/>
                <w:szCs w:val="18"/>
                <w:lang w:eastAsia="zh-CN"/>
              </w:rPr>
              <w:t>chloranil</w:t>
            </w:r>
            <w:proofErr w:type="spellEnd"/>
            <w:r>
              <w:rPr>
                <w:rFonts w:ascii="Times New Roman" w:eastAsia="仿宋_GB2312" w:hAnsi="Times New Roman" w:cs="Times New Roman"/>
                <w:sz w:val="18"/>
                <w:szCs w:val="18"/>
                <w:lang w:eastAsia="zh-CN"/>
              </w:rPr>
              <w:t xml:space="preserve"> test of the washing solution shows a lighter color or matches the reference solution</w:t>
            </w:r>
          </w:p>
        </w:tc>
      </w:tr>
      <w:tr w:rsidR="007617DE" w14:paraId="2AA820A4" w14:textId="77777777">
        <w:trPr>
          <w:trHeight w:val="19"/>
          <w:jc w:val="center"/>
        </w:trPr>
        <w:tc>
          <w:tcPr>
            <w:tcW w:w="404" w:type="pct"/>
            <w:shd w:val="clear" w:color="auto" w:fill="FFFFFF" w:themeFill="background1"/>
            <w:vAlign w:val="center"/>
          </w:tcPr>
          <w:p w14:paraId="04D32F48" w14:textId="77777777" w:rsidR="007617DE" w:rsidRDefault="00AE300B">
            <w:pPr>
              <w:spacing w:line="360" w:lineRule="auto"/>
              <w:rPr>
                <w:rFonts w:ascii="Times New Roman" w:eastAsia="仿宋_GB2312" w:hAnsi="Times New Roman" w:cs="Times New Roman"/>
                <w:bCs w:val="0"/>
                <w:kern w:val="0"/>
                <w:sz w:val="18"/>
                <w:szCs w:val="18"/>
                <w:lang w:eastAsia="zh-CN"/>
              </w:rPr>
            </w:pPr>
            <w:del w:id="10128" w:author="Xuning Wei12232" w:date="2026-10-19T21:49:00Z">
              <w:r>
                <w:rPr>
                  <w:rFonts w:ascii="Times New Roman" w:eastAsia="仿宋_GB2312" w:hAnsi="Times New Roman" w:cs="Times New Roman"/>
                  <w:bCs w:val="0"/>
                  <w:kern w:val="0"/>
                  <w:sz w:val="18"/>
                  <w:szCs w:val="18"/>
                  <w:lang w:eastAsia="zh-CN"/>
                </w:rPr>
                <w:delText>5</w:delText>
              </w:r>
            </w:del>
            <w:ins w:id="10129" w:author="Xuning Wei12232" w:date="2026-10-19T22:06:00Z">
              <w:r>
                <w:rPr>
                  <w:rFonts w:ascii="Times New Roman" w:eastAsia="仿宋_GB2312" w:hAnsi="Times New Roman" w:cs="Times New Roman"/>
                  <w:bCs w:val="0"/>
                  <w:kern w:val="0"/>
                  <w:sz w:val="18"/>
                  <w:szCs w:val="18"/>
                  <w:lang w:eastAsia="zh-CN"/>
                </w:rPr>
                <w:t>5</w:t>
              </w:r>
            </w:ins>
          </w:p>
        </w:tc>
        <w:tc>
          <w:tcPr>
            <w:tcW w:w="930" w:type="pct"/>
            <w:shd w:val="clear" w:color="auto" w:fill="FFFFFF" w:themeFill="background1"/>
            <w:vAlign w:val="center"/>
          </w:tcPr>
          <w:p w14:paraId="34C97F2D" w14:textId="77777777" w:rsidR="007617DE" w:rsidRDefault="00AE300B">
            <w:pPr>
              <w:spacing w:line="360" w:lineRule="auto"/>
              <w:rPr>
                <w:rFonts w:ascii="Times New Roman" w:eastAsia="仿宋_GB2312" w:hAnsi="Times New Roman" w:cs="Times New Roman"/>
                <w:kern w:val="18"/>
                <w:sz w:val="18"/>
                <w:szCs w:val="18"/>
                <w:lang w:eastAsia="zh-CN"/>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w:t>
            </w:r>
            <w:commentRangeStart w:id="10130"/>
            <w:commentRangeStart w:id="10131"/>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 xml:space="preserve"> post coupling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 </w:t>
            </w:r>
            <w:commentRangeEnd w:id="10130"/>
            <w:r>
              <w:rPr>
                <w:rStyle w:val="CommentReference"/>
                <w:rFonts w:ascii="Times New Roman" w:hAnsi="Times New Roman" w:cs="Times New Roman"/>
                <w:kern w:val="18"/>
                <w:sz w:val="18"/>
                <w:szCs w:val="18"/>
              </w:rPr>
              <w:commentReference w:id="10130"/>
            </w:r>
            <w:commentRangeEnd w:id="10131"/>
            <w:r>
              <w:rPr>
                <w:rStyle w:val="CommentReference"/>
              </w:rPr>
              <w:commentReference w:id="10131"/>
            </w:r>
            <w:r>
              <w:rPr>
                <w:rFonts w:ascii="Times New Roman" w:hAnsi="Times New Roman" w:cs="Times New Roman"/>
                <w:kern w:val="18"/>
                <w:sz w:val="18"/>
                <w:szCs w:val="18"/>
              </w:rPr>
              <w:t xml:space="preserve"> </w:t>
            </w:r>
          </w:p>
        </w:tc>
        <w:tc>
          <w:tcPr>
            <w:tcW w:w="796" w:type="pct"/>
            <w:vAlign w:val="center"/>
          </w:tcPr>
          <w:p w14:paraId="242C9F86" w14:textId="77777777" w:rsidR="007617DE" w:rsidRDefault="00AE300B" w:rsidP="007617DE">
            <w:pPr>
              <w:spacing w:line="360" w:lineRule="auto"/>
              <w:jc w:val="center"/>
              <w:rPr>
                <w:rFonts w:ascii="Times New Roman" w:eastAsia="仿宋_GB2312" w:hAnsi="Times New Roman" w:cs="Times New Roman"/>
                <w:sz w:val="18"/>
                <w:szCs w:val="18"/>
                <w:lang w:eastAsia="zh-CN"/>
              </w:rPr>
              <w:pPrChange w:id="10132" w:author="Xuning Wei12232" w:date="2026-10-19T22:06:00Z">
                <w:pPr>
                  <w:spacing w:line="360" w:lineRule="auto"/>
                </w:pPr>
              </w:pPrChange>
            </w:pPr>
            <w:proofErr w:type="spellStart"/>
            <w:ins w:id="10133" w:author="Xuning Wei12232" w:date="2026-10-19T21:39:00Z">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w:t>
              </w:r>
              <w:commentRangeStart w:id="10134"/>
              <w:commentRangeStart w:id="10135"/>
              <w:r>
                <w:rPr>
                  <w:rFonts w:ascii="Times New Roman" w:hAnsi="Times New Roman" w:cs="Times New Roman"/>
                  <w:kern w:val="18"/>
                  <w:sz w:val="18"/>
                  <w:szCs w:val="18"/>
                </w:rPr>
                <w:t xml:space="preserve">. </w:t>
              </w:r>
              <w:commentRangeEnd w:id="10134"/>
              <w:r>
                <w:rPr>
                  <w:rStyle w:val="CommentReference"/>
                  <w:rFonts w:ascii="Times New Roman" w:hAnsi="Times New Roman" w:cs="Times New Roman"/>
                  <w:kern w:val="18"/>
                  <w:sz w:val="18"/>
                  <w:szCs w:val="18"/>
                </w:rPr>
                <w:commentReference w:id="10134"/>
              </w:r>
              <w:commentRangeEnd w:id="10135"/>
              <w:r>
                <w:rPr>
                  <w:rStyle w:val="CommentReference"/>
                </w:rPr>
                <w:commentReference w:id="10135"/>
              </w:r>
            </w:ins>
          </w:p>
        </w:tc>
        <w:tc>
          <w:tcPr>
            <w:tcW w:w="750" w:type="pct"/>
            <w:vAlign w:val="center"/>
          </w:tcPr>
          <w:p w14:paraId="4F4CE414"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sz w:val="18"/>
                <w:szCs w:val="18"/>
                <w:lang w:eastAsia="zh-CN"/>
              </w:rPr>
              <w:t>AM-140020-030</w:t>
            </w:r>
          </w:p>
        </w:tc>
        <w:tc>
          <w:tcPr>
            <w:tcW w:w="687" w:type="pct"/>
            <w:shd w:val="clear" w:color="auto" w:fill="FFFFFF" w:themeFill="background1"/>
            <w:noWrap/>
            <w:vAlign w:val="center"/>
          </w:tcPr>
          <w:p w14:paraId="53D6A59C" w14:textId="77777777" w:rsidR="007617DE" w:rsidRDefault="00AE300B">
            <w:pPr>
              <w:spacing w:line="360" w:lineRule="auto"/>
              <w:rPr>
                <w:rFonts w:ascii="Times New Roman" w:eastAsia="仿宋_GB2312" w:hAnsi="Times New Roman" w:cs="Times New Roman"/>
                <w:kern w:val="18"/>
                <w:sz w:val="18"/>
                <w:szCs w:val="18"/>
                <w:lang w:eastAsia="zh-CN"/>
              </w:rPr>
            </w:pPr>
            <w:ins w:id="10136" w:author="Xuning Wei12232" w:date="2026-10-19T22:10:00Z">
              <w:r>
                <w:rPr>
                  <w:rFonts w:ascii="Times New Roman" w:eastAsia="仿宋_GB2312" w:hAnsi="Times New Roman" w:cs="Times New Roman"/>
                  <w:kern w:val="18"/>
                  <w:sz w:val="18"/>
                  <w:szCs w:val="18"/>
                  <w:lang w:eastAsia="zh-CN"/>
                </w:rPr>
                <w:t xml:space="preserve">Compare </w:t>
              </w:r>
              <w:proofErr w:type="spellStart"/>
              <w:r>
                <w:rPr>
                  <w:rFonts w:ascii="Times New Roman" w:eastAsia="仿宋_GB2312" w:hAnsi="Times New Roman" w:cs="Times New Roman"/>
                  <w:kern w:val="18"/>
                  <w:sz w:val="18"/>
                  <w:szCs w:val="18"/>
                  <w:lang w:eastAsia="zh-CN"/>
                </w:rPr>
                <w:t>piperidine</w:t>
              </w:r>
              <w:proofErr w:type="spellEnd"/>
              <w:r>
                <w:rPr>
                  <w:rFonts w:ascii="Times New Roman" w:eastAsia="仿宋_GB2312" w:hAnsi="Times New Roman" w:cs="Times New Roman"/>
                  <w:kern w:val="18"/>
                  <w:sz w:val="18"/>
                  <w:szCs w:val="18"/>
                  <w:lang w:eastAsia="zh-CN"/>
                </w:rPr>
                <w:t xml:space="preserve"> level to the color of 500 ppm </w:t>
              </w:r>
              <w:r>
                <w:rPr>
                  <w:rFonts w:ascii="Times New Roman" w:eastAsia="仿宋_GB2312" w:hAnsi="Times New Roman" w:cs="Times New Roman"/>
                  <w:kern w:val="18"/>
                  <w:sz w:val="18"/>
                  <w:szCs w:val="18"/>
                  <w:lang w:eastAsia="zh-CN"/>
                </w:rPr>
                <w:lastRenderedPageBreak/>
                <w:t>standard (negative)</w:t>
              </w:r>
            </w:ins>
            <w:commentRangeStart w:id="10137"/>
            <w:commentRangeStart w:id="10138"/>
            <w:commentRangeStart w:id="10139"/>
            <w:commentRangeStart w:id="10140"/>
            <w:del w:id="10141" w:author="Xuning Wei12232" w:date="2026-10-19T22:10:00Z">
              <w:r>
                <w:rPr>
                  <w:rFonts w:ascii="Times New Roman" w:eastAsia="仿宋_GB2312" w:hAnsi="Times New Roman" w:cs="Times New Roman"/>
                  <w:kern w:val="18"/>
                  <w:sz w:val="18"/>
                  <w:szCs w:val="18"/>
                  <w:lang w:eastAsia="zh-CN"/>
                </w:rPr>
                <w:delText>Negative</w:delText>
              </w:r>
              <w:commentRangeEnd w:id="10137"/>
              <w:r>
                <w:rPr>
                  <w:rStyle w:val="CommentReference"/>
                  <w:rFonts w:ascii="Times New Roman" w:eastAsia="仿宋_GB2312" w:hAnsi="Times New Roman" w:cs="Times New Roman"/>
                  <w:kern w:val="18"/>
                  <w:sz w:val="18"/>
                  <w:szCs w:val="18"/>
                  <w:lang w:eastAsia="zh-CN"/>
                </w:rPr>
                <w:commentReference w:id="10137"/>
              </w:r>
              <w:commentRangeEnd w:id="10138"/>
              <w:r>
                <w:rPr>
                  <w:rStyle w:val="CommentReference"/>
                </w:rPr>
                <w:commentReference w:id="10138"/>
              </w:r>
              <w:commentRangeEnd w:id="10139"/>
              <w:r>
                <w:rPr>
                  <w:rStyle w:val="CommentReference"/>
                </w:rPr>
                <w:commentReference w:id="10139"/>
              </w:r>
              <w:commentRangeEnd w:id="10140"/>
              <w:r>
                <w:rPr>
                  <w:rStyle w:val="CommentReference"/>
                </w:rPr>
                <w:commentReference w:id="10140"/>
              </w:r>
            </w:del>
          </w:p>
        </w:tc>
        <w:tc>
          <w:tcPr>
            <w:tcW w:w="1433" w:type="pct"/>
            <w:shd w:val="clear" w:color="auto" w:fill="FFFFFF" w:themeFill="background1"/>
            <w:vAlign w:val="center"/>
          </w:tcPr>
          <w:p w14:paraId="4BE8523F"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lastRenderedPageBreak/>
              <w:t>P</w:t>
            </w:r>
            <w:r>
              <w:rPr>
                <w:rFonts w:ascii="Times New Roman" w:hAnsi="Times New Roman" w:cs="Times New Roman"/>
                <w:sz w:val="18"/>
                <w:szCs w:val="18"/>
              </w:rPr>
              <w:t xml:space="preserve">erform three sequential washes: 1 wash with toluene followed by 2 washes with MTBE, until the </w:t>
            </w:r>
            <w:proofErr w:type="spellStart"/>
            <w:r>
              <w:rPr>
                <w:rFonts w:ascii="Times New Roman" w:hAnsi="Times New Roman" w:cs="Times New Roman"/>
                <w:sz w:val="18"/>
                <w:szCs w:val="18"/>
              </w:rPr>
              <w:t>chloranil</w:t>
            </w:r>
            <w:proofErr w:type="spellEnd"/>
            <w:r>
              <w:rPr>
                <w:rFonts w:ascii="Times New Roman" w:hAnsi="Times New Roman" w:cs="Times New Roman"/>
                <w:sz w:val="18"/>
                <w:szCs w:val="18"/>
              </w:rPr>
              <w:t xml:space="preserve"> test of the </w:t>
            </w:r>
            <w:r>
              <w:rPr>
                <w:rFonts w:ascii="Times New Roman" w:hAnsi="Times New Roman" w:cs="Times New Roman"/>
                <w:kern w:val="18"/>
                <w:sz w:val="18"/>
                <w:szCs w:val="18"/>
              </w:rPr>
              <w:t xml:space="preserve">second MTBE </w:t>
            </w:r>
            <w:r>
              <w:rPr>
                <w:rFonts w:ascii="Times New Roman" w:hAnsi="Times New Roman" w:cs="Times New Roman"/>
                <w:sz w:val="18"/>
                <w:szCs w:val="18"/>
              </w:rPr>
              <w:t xml:space="preserve">washing solution displays a lighter </w:t>
            </w:r>
            <w:r>
              <w:rPr>
                <w:rFonts w:ascii="Times New Roman" w:hAnsi="Times New Roman" w:cs="Times New Roman"/>
                <w:sz w:val="18"/>
                <w:szCs w:val="18"/>
              </w:rPr>
              <w:lastRenderedPageBreak/>
              <w:t>color or matches the reference solution.</w:t>
            </w:r>
          </w:p>
        </w:tc>
      </w:tr>
      <w:tr w:rsidR="007617DE" w14:paraId="65F0F6B5" w14:textId="77777777">
        <w:trPr>
          <w:trHeight w:val="19"/>
          <w:jc w:val="center"/>
        </w:trPr>
        <w:tc>
          <w:tcPr>
            <w:tcW w:w="404" w:type="pct"/>
            <w:shd w:val="clear" w:color="auto" w:fill="FFFFFF" w:themeFill="background1"/>
            <w:vAlign w:val="center"/>
          </w:tcPr>
          <w:p w14:paraId="0EF900AF" w14:textId="77777777" w:rsidR="007617DE" w:rsidRDefault="00AE300B">
            <w:pPr>
              <w:spacing w:line="360" w:lineRule="auto"/>
              <w:rPr>
                <w:rFonts w:ascii="Times New Roman" w:eastAsia="仿宋_GB2312" w:hAnsi="Times New Roman" w:cs="Times New Roman"/>
                <w:bCs w:val="0"/>
                <w:kern w:val="0"/>
                <w:sz w:val="18"/>
                <w:szCs w:val="18"/>
                <w:lang w:eastAsia="zh-CN"/>
              </w:rPr>
            </w:pPr>
            <w:del w:id="10142" w:author="Xuning Wei12232" w:date="2026-10-19T21:49:00Z">
              <w:r>
                <w:rPr>
                  <w:rFonts w:ascii="Times New Roman" w:eastAsia="仿宋_GB2312" w:hAnsi="Times New Roman" w:cs="Times New Roman"/>
                  <w:bCs w:val="0"/>
                  <w:kern w:val="0"/>
                  <w:sz w:val="18"/>
                  <w:szCs w:val="18"/>
                  <w:lang w:eastAsia="zh-CN"/>
                </w:rPr>
                <w:lastRenderedPageBreak/>
                <w:delText>6</w:delText>
              </w:r>
            </w:del>
            <w:ins w:id="10143" w:author="Xuning Wei12232" w:date="2026-10-19T22:06:00Z">
              <w:r>
                <w:rPr>
                  <w:rFonts w:ascii="Times New Roman" w:eastAsia="仿宋_GB2312" w:hAnsi="Times New Roman" w:cs="Times New Roman"/>
                  <w:bCs w:val="0"/>
                  <w:kern w:val="0"/>
                  <w:sz w:val="18"/>
                  <w:szCs w:val="18"/>
                  <w:lang w:eastAsia="zh-CN"/>
                  <w:rPrChange w:id="10144" w:author="Xuning Wei12232" w:date="2026-10-24T11:11:00Z">
                    <w:rPr>
                      <w:rFonts w:ascii="Times New Roman" w:eastAsia="仿宋_GB2312" w:hAnsi="Times New Roman" w:cs="Times New Roman"/>
                      <w:bCs w:val="0"/>
                      <w:color w:val="000000" w:themeColor="text1"/>
                      <w:kern w:val="0"/>
                      <w:sz w:val="18"/>
                      <w:szCs w:val="18"/>
                      <w:highlight w:val="yellow"/>
                      <w:lang w:eastAsia="zh-CN"/>
                    </w:rPr>
                  </w:rPrChange>
                </w:rPr>
                <w:t>6</w:t>
              </w:r>
            </w:ins>
          </w:p>
        </w:tc>
        <w:tc>
          <w:tcPr>
            <w:tcW w:w="930" w:type="pct"/>
            <w:shd w:val="clear" w:color="auto" w:fill="FFFFFF" w:themeFill="background1"/>
            <w:vAlign w:val="center"/>
          </w:tcPr>
          <w:p w14:paraId="019BE988" w14:textId="77777777" w:rsidR="007617DE" w:rsidRDefault="00AE300B">
            <w:pPr>
              <w:spacing w:line="360" w:lineRule="auto"/>
              <w:rPr>
                <w:rFonts w:ascii="Times New Roman" w:eastAsia="仿宋_GB2312" w:hAnsi="Times New Roman" w:cs="Times New Roman"/>
                <w:kern w:val="18"/>
                <w:sz w:val="18"/>
                <w:szCs w:val="18"/>
                <w:lang w:eastAsia="zh-CN"/>
              </w:rPr>
            </w:pPr>
            <w:del w:id="10145" w:author="Xuning Wei12232" w:date="2026-10-19T22:07:00Z">
              <w:r>
                <w:rPr>
                  <w:rFonts w:ascii="Times New Roman" w:eastAsia="仿宋_GB2312" w:hAnsi="Times New Roman" w:cs="Times New Roman"/>
                  <w:kern w:val="18"/>
                  <w:sz w:val="18"/>
                  <w:szCs w:val="18"/>
                  <w:lang w:eastAsia="zh-CN"/>
                </w:rPr>
                <w:delText>LO</w:delText>
              </w:r>
            </w:del>
            <w:r>
              <w:rPr>
                <w:rFonts w:ascii="Times New Roman" w:eastAsia="仿宋_GB2312" w:hAnsi="Times New Roman" w:cs="Times New Roman"/>
                <w:kern w:val="18"/>
                <w:sz w:val="18"/>
                <w:szCs w:val="18"/>
                <w:lang w:eastAsia="zh-CN"/>
              </w:rPr>
              <w:t>D</w:t>
            </w:r>
            <w:del w:id="10146" w:author="Xuning Wei12232" w:date="2026-10-19T22:07:00Z">
              <w:r>
                <w:rPr>
                  <w:rFonts w:ascii="Times New Roman" w:eastAsia="仿宋_GB2312" w:hAnsi="Times New Roman" w:cs="Times New Roman"/>
                  <w:kern w:val="18"/>
                  <w:sz w:val="18"/>
                  <w:szCs w:val="18"/>
                  <w:lang w:eastAsia="zh-CN"/>
                </w:rPr>
                <w:delText xml:space="preserve"> d</w:delText>
              </w:r>
            </w:del>
            <w:r>
              <w:rPr>
                <w:rFonts w:ascii="Times New Roman" w:eastAsia="仿宋_GB2312" w:hAnsi="Times New Roman" w:cs="Times New Roman"/>
                <w:kern w:val="18"/>
                <w:sz w:val="18"/>
                <w:szCs w:val="18"/>
                <w:lang w:eastAsia="zh-CN"/>
              </w:rPr>
              <w:t>uring</w:t>
            </w:r>
            <w:ins w:id="10147" w:author="Xuning Wei12232" w:date="2026-10-19T22:07:00Z">
              <w:r>
                <w:rPr>
                  <w:rFonts w:ascii="Times New Roman" w:eastAsia="仿宋_GB2312" w:hAnsi="Times New Roman" w:cs="Times New Roman"/>
                  <w:kern w:val="18"/>
                  <w:sz w:val="18"/>
                  <w:szCs w:val="18"/>
                  <w:lang w:eastAsia="zh-CN"/>
                  <w:rPrChange w:id="10148"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t xml:space="preserve"> SPPS</w:t>
              </w:r>
            </w:ins>
            <w:r>
              <w:rPr>
                <w:rFonts w:ascii="Times New Roman" w:eastAsia="仿宋_GB2312" w:hAnsi="Times New Roman" w:cs="Times New Roman"/>
                <w:kern w:val="18"/>
                <w:sz w:val="18"/>
                <w:szCs w:val="18"/>
                <w:lang w:eastAsia="zh-CN"/>
              </w:rPr>
              <w:t xml:space="preserve"> drying</w:t>
            </w:r>
          </w:p>
        </w:tc>
        <w:tc>
          <w:tcPr>
            <w:tcW w:w="796" w:type="pct"/>
            <w:vAlign w:val="center"/>
          </w:tcPr>
          <w:p w14:paraId="555AC379" w14:textId="77777777" w:rsidR="007617DE" w:rsidRPr="007617DE" w:rsidRDefault="00AE300B" w:rsidP="007617DE">
            <w:pPr>
              <w:spacing w:line="360" w:lineRule="auto"/>
              <w:jc w:val="center"/>
              <w:rPr>
                <w:rFonts w:ascii="Times New Roman" w:eastAsia="仿宋_GB2312" w:hAnsi="Times New Roman" w:cs="Times New Roman"/>
                <w:kern w:val="18"/>
                <w:sz w:val="18"/>
                <w:szCs w:val="18"/>
                <w:lang w:eastAsia="zh-CN"/>
                <w:rPrChange w:id="10149"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pPrChange w:id="10150" w:author="Xuning Wei12232" w:date="2026-10-19T22:06:00Z">
                <w:pPr>
                  <w:spacing w:line="360" w:lineRule="auto"/>
                </w:pPr>
              </w:pPrChange>
            </w:pPr>
            <w:ins w:id="10151" w:author="Xuning Wei12232" w:date="2026-10-19T21:39:00Z">
              <w:r>
                <w:rPr>
                  <w:rFonts w:ascii="Times New Roman" w:eastAsia="仿宋_GB2312" w:hAnsi="Times New Roman" w:cs="Times New Roman"/>
                  <w:kern w:val="18"/>
                  <w:sz w:val="18"/>
                  <w:szCs w:val="18"/>
                  <w:lang w:eastAsia="zh-CN"/>
                  <w:rPrChange w:id="10152" w:author="Xuning Wei12232" w:date="2026-10-24T11:11:00Z">
                    <w:rPr>
                      <w:rFonts w:ascii="Times New Roman" w:eastAsia="仿宋_GB2312" w:hAnsi="Times New Roman" w:cs="Times New Roman"/>
                      <w:color w:val="000000" w:themeColor="text1"/>
                      <w:kern w:val="18"/>
                      <w:sz w:val="18"/>
                      <w:szCs w:val="18"/>
                      <w:highlight w:val="yellow"/>
                      <w:lang w:eastAsia="zh-CN"/>
                    </w:rPr>
                  </w:rPrChange>
                </w:rPr>
                <w:t>LOD</w:t>
              </w:r>
            </w:ins>
          </w:p>
        </w:tc>
        <w:tc>
          <w:tcPr>
            <w:tcW w:w="750" w:type="pct"/>
            <w:vAlign w:val="center"/>
          </w:tcPr>
          <w:p w14:paraId="1609D439" w14:textId="77777777" w:rsidR="007617DE" w:rsidRDefault="00AE300B">
            <w:pPr>
              <w:spacing w:line="360" w:lineRule="auto"/>
              <w:rPr>
                <w:rFonts w:ascii="Times New Roman" w:eastAsia="仿宋_GB2312" w:hAnsi="Times New Roman" w:cs="Times New Roman"/>
                <w:kern w:val="18"/>
                <w:sz w:val="18"/>
                <w:szCs w:val="18"/>
                <w:lang w:eastAsia="zh-CN"/>
              </w:rPr>
            </w:pPr>
            <w:r>
              <w:rPr>
                <w:rFonts w:ascii="Times New Roman" w:eastAsia="仿宋_GB2312" w:hAnsi="Times New Roman" w:cs="Times New Roman"/>
                <w:kern w:val="18"/>
                <w:sz w:val="18"/>
                <w:szCs w:val="18"/>
                <w:lang w:eastAsia="zh-CN"/>
              </w:rPr>
              <w:t>AM-140020-016</w:t>
            </w:r>
          </w:p>
        </w:tc>
        <w:tc>
          <w:tcPr>
            <w:tcW w:w="687" w:type="pct"/>
            <w:shd w:val="clear" w:color="auto" w:fill="FFFFFF" w:themeFill="background1"/>
            <w:noWrap/>
            <w:vAlign w:val="center"/>
          </w:tcPr>
          <w:p w14:paraId="121F56CB" w14:textId="77777777" w:rsidR="007617DE" w:rsidRDefault="00AE300B">
            <w:pPr>
              <w:spacing w:line="360" w:lineRule="auto"/>
              <w:rPr>
                <w:rFonts w:ascii="Times New Roman" w:eastAsia="仿宋_GB2312" w:hAnsi="Times New Roman" w:cs="Times New Roman"/>
                <w:kern w:val="18"/>
                <w:sz w:val="18"/>
                <w:szCs w:val="18"/>
                <w:lang w:eastAsia="zh-CN"/>
              </w:rPr>
            </w:pPr>
            <w:ins w:id="10153" w:author="Xuning Wei12232" w:date="2026-10-21T09:19:00Z">
              <w:r>
                <w:rPr>
                  <w:rFonts w:ascii="Times New Roman" w:eastAsia="仿宋_GB2312" w:hAnsi="Times New Roman" w:cs="Times New Roman"/>
                  <w:sz w:val="18"/>
                  <w:szCs w:val="18"/>
                </w:rPr>
                <w:t>≤</w:t>
              </w:r>
            </w:ins>
            <w:ins w:id="10154" w:author="Xuning Wei12232" w:date="2026-10-20T13:11:00Z">
              <w:r>
                <w:rPr>
                  <w:rFonts w:ascii="Times New Roman" w:eastAsia="仿宋_GB2312" w:hAnsi="Times New Roman" w:cs="Times New Roman"/>
                  <w:sz w:val="18"/>
                  <w:szCs w:val="18"/>
                </w:rPr>
                <w:t xml:space="preserve"> </w:t>
              </w:r>
            </w:ins>
            <w:del w:id="10155" w:author="Xuning Wei12232" w:date="2026-10-20T13:10:00Z">
              <w:r>
                <w:rPr>
                  <w:rFonts w:ascii="Times New Roman" w:eastAsia="仿宋_GB2312" w:hAnsi="Times New Roman" w:cs="Times New Roman" w:hint="eastAsia"/>
                  <w:kern w:val="18"/>
                  <w:sz w:val="18"/>
                  <w:szCs w:val="18"/>
                  <w:lang w:eastAsia="zh-CN"/>
                </w:rPr>
                <w:delText>≤</w:delText>
              </w:r>
            </w:del>
            <w:ins w:id="10156" w:author="Xuning Wei12232" w:date="2026-10-18T09:56:00Z">
              <w:r>
                <w:rPr>
                  <w:rFonts w:ascii="Times New Roman" w:eastAsia="仿宋_GB2312" w:hAnsi="Times New Roman" w:cs="Times New Roman"/>
                  <w:kern w:val="18"/>
                  <w:sz w:val="18"/>
                  <w:szCs w:val="18"/>
                  <w:lang w:eastAsia="zh-CN"/>
                </w:rPr>
                <w:t>9</w:t>
              </w:r>
            </w:ins>
            <w:ins w:id="10157" w:author="Xuning Wei12232" w:date="2026-10-20T13:11:00Z">
              <w:r>
                <w:rPr>
                  <w:rFonts w:ascii="Times New Roman" w:eastAsia="仿宋_GB2312" w:hAnsi="Times New Roman" w:cs="Times New Roman"/>
                  <w:kern w:val="18"/>
                  <w:sz w:val="18"/>
                  <w:szCs w:val="18"/>
                  <w:lang w:eastAsia="zh-CN"/>
                </w:rPr>
                <w:t xml:space="preserve"> </w:t>
              </w:r>
            </w:ins>
            <w:del w:id="10158" w:author="Xuning Wei12232" w:date="2026-10-18T09:56:00Z">
              <w:r>
                <w:rPr>
                  <w:rFonts w:ascii="Times New Roman" w:eastAsia="仿宋_GB2312" w:hAnsi="Times New Roman" w:cs="Times New Roman"/>
                  <w:kern w:val="18"/>
                  <w:sz w:val="18"/>
                  <w:szCs w:val="18"/>
                  <w:lang w:eastAsia="zh-CN"/>
                </w:rPr>
                <w:delText>10</w:delText>
              </w:r>
            </w:del>
            <w:del w:id="10159" w:author="Xuning Wei12232" w:date="2026-10-20T13:10:00Z">
              <w:r>
                <w:rPr>
                  <w:rFonts w:ascii="Times New Roman" w:eastAsia="仿宋_GB2312" w:hAnsi="Times New Roman" w:cs="Times New Roman"/>
                  <w:kern w:val="18"/>
                  <w:sz w:val="18"/>
                  <w:szCs w:val="18"/>
                  <w:lang w:eastAsia="zh-CN"/>
                </w:rPr>
                <w:delText>.0</w:delText>
              </w:r>
            </w:del>
            <w:r>
              <w:rPr>
                <w:rFonts w:ascii="Times New Roman" w:eastAsia="仿宋_GB2312" w:hAnsi="Times New Roman" w:cs="Times New Roman"/>
                <w:kern w:val="18"/>
                <w:sz w:val="18"/>
                <w:szCs w:val="18"/>
                <w:lang w:eastAsia="zh-CN"/>
              </w:rPr>
              <w:t>%</w:t>
            </w:r>
            <w:ins w:id="10160" w:author="Xuning Wei12232" w:date="2026-10-24T10:51:00Z">
              <w:r>
                <w:rPr>
                  <w:rFonts w:ascii="Times New Roman" w:eastAsia="仿宋_GB2312" w:hAnsi="Times New Roman" w:cs="Times New Roman"/>
                  <w:kern w:val="18"/>
                  <w:sz w:val="18"/>
                  <w:szCs w:val="18"/>
                  <w:lang w:eastAsia="zh-CN"/>
                </w:rPr>
                <w:t xml:space="preserve"> </w:t>
              </w:r>
            </w:ins>
            <w:ins w:id="10161" w:author="Xuning Wei12232" w:date="2026-10-24T10:57:00Z">
              <w:r>
                <w:rPr>
                  <w:rFonts w:ascii="Times New Roman" w:eastAsia="仿宋_GB2312" w:hAnsi="Times New Roman" w:cs="Times New Roman"/>
                  <w:kern w:val="18"/>
                  <w:sz w:val="18"/>
                  <w:szCs w:val="18"/>
                  <w:lang w:eastAsia="zh-CN"/>
                </w:rPr>
                <w:t>(</w:t>
              </w:r>
            </w:ins>
            <w:ins w:id="10162" w:author="Xuning Wei12232" w:date="2026-10-24T10:50:00Z">
              <w:r>
                <w:rPr>
                  <w:rFonts w:ascii="Times New Roman" w:eastAsia="仿宋_GB2312" w:hAnsi="Times New Roman" w:cs="Times New Roman"/>
                  <w:kern w:val="18"/>
                  <w:sz w:val="18"/>
                  <w:szCs w:val="18"/>
                  <w:lang w:eastAsia="zh-CN"/>
                </w:rPr>
                <w:t>w/w</w:t>
              </w:r>
            </w:ins>
            <w:ins w:id="10163" w:author="Xuning Wei12232" w:date="2026-10-24T10:57:00Z">
              <w:r>
                <w:rPr>
                  <w:rFonts w:ascii="Times New Roman" w:eastAsia="仿宋_GB2312" w:hAnsi="Times New Roman" w:cs="Times New Roman"/>
                  <w:kern w:val="18"/>
                  <w:sz w:val="18"/>
                  <w:szCs w:val="18"/>
                  <w:lang w:eastAsia="zh-CN"/>
                </w:rPr>
                <w:t>)</w:t>
              </w:r>
            </w:ins>
          </w:p>
        </w:tc>
        <w:tc>
          <w:tcPr>
            <w:tcW w:w="1433" w:type="pct"/>
            <w:shd w:val="clear" w:color="auto" w:fill="FFFFFF" w:themeFill="background1"/>
            <w:vAlign w:val="center"/>
          </w:tcPr>
          <w:p w14:paraId="5751532E" w14:textId="77777777" w:rsidR="007617DE" w:rsidRDefault="00AE300B">
            <w:pPr>
              <w:spacing w:line="360" w:lineRule="auto"/>
              <w:jc w:val="both"/>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Continue drying and sample the solid for LOD analysis until LOD</w:t>
            </w:r>
            <w:ins w:id="10164" w:author="Xuning Wei12232" w:date="2026-10-22T08:08:00Z">
              <w:r>
                <w:rPr>
                  <w:rFonts w:ascii="Times New Roman" w:eastAsia="仿宋_GB2312" w:hAnsi="Times New Roman" w:cs="Times New Roman"/>
                  <w:sz w:val="18"/>
                  <w:szCs w:val="18"/>
                  <w:lang w:eastAsia="zh-CN"/>
                </w:rPr>
                <w:t xml:space="preserve"> </w:t>
              </w:r>
            </w:ins>
            <w:del w:id="10165" w:author="Xuning Wei12232" w:date="2026-10-20T20:24:00Z">
              <w:r>
                <w:rPr>
                  <w:rFonts w:ascii="Times New Roman" w:eastAsia="仿宋_GB2312" w:hAnsi="Times New Roman" w:cs="Times New Roman" w:hint="eastAsia"/>
                  <w:sz w:val="18"/>
                  <w:szCs w:val="18"/>
                  <w:lang w:eastAsia="zh-CN"/>
                </w:rPr>
                <w:delText>≤</w:delText>
              </w:r>
            </w:del>
            <w:ins w:id="10166" w:author="Xuning Wei12232" w:date="2026-10-22T08:08:00Z">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del w:id="10167" w:author="Xuning Wei12232" w:date="2026-10-18T09:57:00Z">
              <w:r>
                <w:rPr>
                  <w:rFonts w:ascii="Times New Roman" w:eastAsia="仿宋_GB2312" w:hAnsi="Times New Roman" w:cs="Times New Roman"/>
                  <w:sz w:val="18"/>
                  <w:szCs w:val="18"/>
                  <w:lang w:eastAsia="zh-CN"/>
                </w:rPr>
                <w:delText>10</w:delText>
              </w:r>
            </w:del>
            <w:ins w:id="10168" w:author="Xuning Wei12232" w:date="2026-10-18T09:57:00Z">
              <w:r>
                <w:rPr>
                  <w:rFonts w:ascii="Times New Roman" w:eastAsia="仿宋_GB2312" w:hAnsi="Times New Roman" w:cs="Times New Roman"/>
                  <w:sz w:val="18"/>
                  <w:szCs w:val="18"/>
                  <w:lang w:eastAsia="zh-CN"/>
                  <w:rPrChange w:id="10169" w:author="Xuning Wei12232" w:date="2026-10-24T11:11:00Z">
                    <w:rPr>
                      <w:rFonts w:ascii="Times New Roman" w:eastAsia="仿宋_GB2312" w:hAnsi="Times New Roman" w:cs="Times New Roman"/>
                      <w:color w:val="000000" w:themeColor="text1"/>
                      <w:sz w:val="18"/>
                      <w:szCs w:val="18"/>
                      <w:highlight w:val="yellow"/>
                      <w:lang w:eastAsia="zh-CN"/>
                    </w:rPr>
                  </w:rPrChange>
                </w:rPr>
                <w:t>9</w:t>
              </w:r>
            </w:ins>
            <w:ins w:id="10170" w:author="Xuning Wei12232" w:date="2026-10-20T13:11:00Z">
              <w:r>
                <w:rPr>
                  <w:rFonts w:ascii="Times New Roman" w:eastAsia="仿宋_GB2312" w:hAnsi="Times New Roman" w:cs="Times New Roman"/>
                  <w:sz w:val="18"/>
                  <w:szCs w:val="18"/>
                  <w:lang w:eastAsia="zh-CN"/>
                </w:rPr>
                <w:t xml:space="preserve"> </w:t>
              </w:r>
            </w:ins>
            <w:del w:id="10171" w:author="Xuning Wei12232" w:date="2026-10-20T13:10:00Z">
              <w:r>
                <w:rPr>
                  <w:rFonts w:ascii="Times New Roman" w:eastAsia="仿宋_GB2312" w:hAnsi="Times New Roman" w:cs="Times New Roman"/>
                  <w:sz w:val="18"/>
                  <w:szCs w:val="18"/>
                  <w:lang w:eastAsia="zh-CN"/>
                </w:rPr>
                <w:delText>.0</w:delText>
              </w:r>
            </w:del>
            <w:r>
              <w:rPr>
                <w:rFonts w:ascii="Times New Roman" w:eastAsia="仿宋_GB2312" w:hAnsi="Times New Roman" w:cs="Times New Roman"/>
                <w:sz w:val="18"/>
                <w:szCs w:val="18"/>
                <w:lang w:eastAsia="zh-CN"/>
              </w:rPr>
              <w:t>%</w:t>
            </w:r>
            <w:ins w:id="10172" w:author="Xuning Wei12232" w:date="2026-10-24T10:57:00Z">
              <w:r>
                <w:rPr>
                  <w:rFonts w:ascii="Times New Roman" w:eastAsia="仿宋_GB2312" w:hAnsi="Times New Roman" w:cs="Times New Roman"/>
                  <w:sz w:val="18"/>
                  <w:szCs w:val="18"/>
                  <w:lang w:eastAsia="zh-CN"/>
                </w:rPr>
                <w:t xml:space="preserve"> </w:t>
              </w:r>
              <w:r>
                <w:rPr>
                  <w:rFonts w:ascii="Times New Roman" w:eastAsia="仿宋_GB2312" w:hAnsi="Times New Roman" w:cs="Times New Roman"/>
                  <w:kern w:val="18"/>
                  <w:sz w:val="18"/>
                  <w:szCs w:val="18"/>
                  <w:lang w:eastAsia="zh-CN"/>
                </w:rPr>
                <w:t>(w/w)</w:t>
              </w:r>
            </w:ins>
          </w:p>
        </w:tc>
      </w:tr>
    </w:tbl>
    <w:p w14:paraId="68356647" w14:textId="77777777" w:rsidR="007617DE" w:rsidRPr="007617DE" w:rsidRDefault="00AE300B" w:rsidP="007617DE">
      <w:pPr>
        <w:spacing w:line="360" w:lineRule="auto"/>
        <w:rPr>
          <w:ins w:id="10173" w:author="Xuning Wei12232" w:date="2026-10-19T14:50:00Z"/>
          <w:rFonts w:ascii="Times New Roman" w:hAnsi="Times New Roman" w:cs="Times New Roman"/>
          <w:i/>
          <w:sz w:val="18"/>
          <w:szCs w:val="18"/>
          <w:rPrChange w:id="10174" w:author="Xuning Wei12232" w:date="2026-10-24T11:11:00Z">
            <w:rPr>
              <w:ins w:id="10175" w:author="Xuning Wei12232" w:date="2026-10-19T14:50:00Z"/>
            </w:rPr>
          </w:rPrChange>
        </w:rPr>
        <w:pPrChange w:id="10176" w:author="Xuning Wei12232" w:date="2026-10-19T22:13:00Z">
          <w:pPr/>
        </w:pPrChange>
      </w:pPr>
      <w:ins w:id="10177" w:author="Xuning Wei12232" w:date="2026-10-19T14:51:00Z">
        <w:r>
          <w:rPr>
            <w:rFonts w:ascii="Times New Roman" w:hAnsi="Times New Roman" w:cs="Times New Roman"/>
            <w:i/>
            <w:sz w:val="18"/>
            <w:szCs w:val="18"/>
            <w:rPrChange w:id="10178" w:author="Xuning Wei12232" w:date="2026-10-24T11:11:00Z">
              <w:rPr>
                <w:highlight w:val="yellow"/>
              </w:rPr>
            </w:rPrChange>
          </w:rPr>
          <w:t>Note: In method AM-140020-016, vacuum drying oven is used for the LOD testing, it is simple technique that require no validation or verification.</w:t>
        </w:r>
      </w:ins>
    </w:p>
    <w:p w14:paraId="63A19A8A"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0179" w:name="_Toc235221992"/>
      <w:bookmarkStart w:id="10180" w:name="_Toc235217372"/>
      <w:bookmarkStart w:id="10181" w:name="_Toc243596322"/>
      <w:bookmarkStart w:id="10182" w:name="_Toc435535600"/>
      <w:bookmarkEnd w:id="10179"/>
      <w:bookmarkEnd w:id="10180"/>
      <w:r>
        <w:rPr>
          <w:rFonts w:ascii="Times New Roman" w:eastAsia="仿宋_GB2312" w:hAnsi="Times New Roman" w:cs="Times New Roman"/>
          <w:sz w:val="21"/>
          <w:szCs w:val="21"/>
        </w:rPr>
        <w:t>Batch Production Record (OR) Review</w:t>
      </w:r>
      <w:bookmarkEnd w:id="10181"/>
      <w:bookmarkEnd w:id="10182"/>
    </w:p>
    <w:p w14:paraId="49B29DCA" w14:textId="77777777" w:rsidR="007617DE" w:rsidRDefault="00AE300B" w:rsidP="007617DE">
      <w:pPr>
        <w:spacing w:beforeLines="50" w:before="120" w:afterLines="50" w:after="120" w:line="360" w:lineRule="auto"/>
        <w:jc w:val="both"/>
        <w:rPr>
          <w:rFonts w:ascii="Times New Roman" w:eastAsia="仿宋_GB2312" w:hAnsi="Times New Roman" w:cs="Times New Roman"/>
          <w:b/>
          <w:i/>
          <w:sz w:val="20"/>
          <w:szCs w:val="20"/>
          <w:lang w:eastAsia="zh-CN"/>
        </w:rPr>
        <w:pPrChange w:id="10183" w:author="Xuning Wei12232" w:date="2026-10-19T22:16:00Z">
          <w:pPr>
            <w:spacing w:beforeLines="50" w:before="120" w:afterLines="50" w:after="120" w:line="276" w:lineRule="auto"/>
            <w:jc w:val="both"/>
          </w:pPr>
        </w:pPrChange>
      </w:pPr>
      <w:r>
        <w:rPr>
          <w:rFonts w:ascii="Times New Roman" w:eastAsia="仿宋_GB2312" w:hAnsi="Times New Roman" w:cs="Times New Roman"/>
          <w:b/>
          <w:sz w:val="20"/>
          <w:szCs w:val="20"/>
          <w:lang w:eastAsia="zh-CN"/>
        </w:rPr>
        <w:t xml:space="preserve">Procedure: </w:t>
      </w:r>
      <w:r>
        <w:rPr>
          <w:rFonts w:ascii="Times New Roman" w:eastAsia="仿宋_GB2312" w:hAnsi="Times New Roman" w:cs="Times New Roman"/>
          <w:sz w:val="20"/>
          <w:szCs w:val="20"/>
          <w:lang w:eastAsia="zh-CN"/>
          <w:rPrChange w:id="10184" w:author="Xuning Wei12232" w:date="2026-10-24T11:11:00Z">
            <w:rPr>
              <w:rFonts w:ascii="Times New Roman" w:eastAsia="仿宋_GB2312" w:hAnsi="Times New Roman" w:cs="Times New Roman"/>
              <w:color w:val="0000FF"/>
              <w:sz w:val="20"/>
              <w:szCs w:val="20"/>
              <w:lang w:eastAsia="zh-CN"/>
            </w:rPr>
          </w:rPrChange>
        </w:rPr>
        <w:t>The CMMD, Production Department and Quality Assurance</w:t>
      </w:r>
      <w:r>
        <w:rPr>
          <w:rFonts w:ascii="Times New Roman" w:eastAsia="仿宋_GB2312" w:hAnsi="Times New Roman" w:cs="Times New Roman"/>
          <w:sz w:val="20"/>
          <w:szCs w:val="20"/>
          <w:lang w:eastAsia="zh-CN"/>
        </w:rPr>
        <w:t xml:space="preserve"> will r</w:t>
      </w:r>
      <w:commentRangeStart w:id="10185"/>
      <w:commentRangeStart w:id="10186"/>
      <w:r>
        <w:rPr>
          <w:rFonts w:ascii="Times New Roman" w:eastAsia="仿宋_GB2312" w:hAnsi="Times New Roman" w:cs="Times New Roman"/>
          <w:sz w:val="20"/>
          <w:szCs w:val="20"/>
          <w:lang w:eastAsia="zh-CN"/>
          <w:rPrChange w:id="10187" w:author="Xuning Wei12232" w:date="2026-10-24T11:11:00Z">
            <w:rPr>
              <w:rFonts w:ascii="Times New Roman" w:eastAsia="仿宋_GB2312" w:hAnsi="Times New Roman" w:cs="Times New Roman"/>
              <w:color w:val="0000FF"/>
              <w:sz w:val="20"/>
              <w:szCs w:val="20"/>
              <w:lang w:eastAsia="zh-CN"/>
            </w:rPr>
          </w:rPrChange>
        </w:rPr>
        <w:t xml:space="preserve">eview </w:t>
      </w:r>
      <w:commentRangeEnd w:id="10185"/>
      <w:r>
        <w:rPr>
          <w:rStyle w:val="CommentReference"/>
          <w:rFonts w:ascii="Times New Roman" w:eastAsia="仿宋_GB2312" w:hAnsi="Times New Roman" w:cs="Times New Roman"/>
          <w:sz w:val="20"/>
          <w:szCs w:val="20"/>
          <w:lang w:eastAsia="zh-CN"/>
          <w:rPrChange w:id="10188" w:author="Xuning Wei12232" w:date="2026-10-24T11:11:00Z">
            <w:rPr>
              <w:rStyle w:val="CommentReference"/>
              <w:rFonts w:ascii="Times New Roman" w:eastAsia="仿宋_GB2312" w:hAnsi="Times New Roman" w:cs="Times New Roman"/>
              <w:color w:val="0000FF"/>
              <w:sz w:val="20"/>
              <w:szCs w:val="20"/>
              <w:lang w:eastAsia="zh-CN"/>
            </w:rPr>
          </w:rPrChange>
        </w:rPr>
        <w:commentReference w:id="10185"/>
      </w:r>
      <w:commentRangeEnd w:id="10186"/>
      <w:r>
        <w:rPr>
          <w:rStyle w:val="CommentReference"/>
        </w:rPr>
        <w:commentReference w:id="10186"/>
      </w:r>
      <w:r>
        <w:rPr>
          <w:rFonts w:ascii="Times New Roman" w:eastAsia="仿宋_GB2312" w:hAnsi="Times New Roman" w:cs="Times New Roman"/>
          <w:sz w:val="20"/>
          <w:szCs w:val="20"/>
          <w:lang w:eastAsia="zh-CN"/>
          <w:rPrChange w:id="10189" w:author="Xuning Wei12232" w:date="2026-10-24T11:11:00Z">
            <w:rPr>
              <w:rFonts w:ascii="Times New Roman" w:eastAsia="仿宋_GB2312" w:hAnsi="Times New Roman" w:cs="Times New Roman"/>
              <w:color w:val="0000FF"/>
              <w:sz w:val="20"/>
              <w:szCs w:val="20"/>
              <w:lang w:eastAsia="zh-CN"/>
            </w:rPr>
          </w:rPrChange>
        </w:rPr>
        <w:t xml:space="preserve">and approve </w:t>
      </w:r>
      <w:r>
        <w:rPr>
          <w:rFonts w:ascii="Times New Roman" w:eastAsia="仿宋_GB2312" w:hAnsi="Times New Roman" w:cs="Times New Roman"/>
          <w:sz w:val="20"/>
          <w:szCs w:val="20"/>
          <w:lang w:eastAsia="zh-CN"/>
        </w:rPr>
        <w:t xml:space="preserve">each entry in all sections of the executed batch production record for the process performance qualification batches. Ensure that the information is correct, complete, and all appropriate approvals are performed. </w:t>
      </w:r>
    </w:p>
    <w:p w14:paraId="12ACE664" w14:textId="77777777" w:rsidR="007617DE" w:rsidRDefault="00AE300B">
      <w:pPr>
        <w:pStyle w:val="a"/>
        <w:rPr>
          <w:rFonts w:cs="Times New Roman"/>
        </w:rPr>
      </w:pPr>
      <w:bookmarkStart w:id="10190" w:name="_Toc47111702"/>
      <w:bookmarkStart w:id="10191" w:name="_Toc47110987"/>
      <w:bookmarkStart w:id="10192" w:name="_Toc47110988"/>
      <w:bookmarkStart w:id="10193" w:name="_Toc47111698"/>
      <w:bookmarkStart w:id="10194" w:name="_Toc47111697"/>
      <w:bookmarkStart w:id="10195" w:name="_Toc47111598"/>
      <w:bookmarkStart w:id="10196" w:name="_Toc47110992"/>
      <w:bookmarkStart w:id="10197" w:name="_Toc47111602"/>
      <w:bookmarkStart w:id="10198" w:name="_Toc47111597"/>
      <w:bookmarkStart w:id="10199" w:name="_Toc435535601"/>
      <w:bookmarkStart w:id="10200" w:name="_Toc243596323"/>
      <w:bookmarkEnd w:id="10190"/>
      <w:bookmarkEnd w:id="10191"/>
      <w:bookmarkEnd w:id="10192"/>
      <w:bookmarkEnd w:id="10193"/>
      <w:bookmarkEnd w:id="10194"/>
      <w:bookmarkEnd w:id="10195"/>
      <w:bookmarkEnd w:id="10196"/>
      <w:bookmarkEnd w:id="10197"/>
      <w:bookmarkEnd w:id="10198"/>
      <w:commentRangeStart w:id="10201"/>
      <w:commentRangeStart w:id="10202"/>
      <w:commentRangeStart w:id="10203"/>
      <w:commentRangeStart w:id="10204"/>
      <w:r>
        <w:rPr>
          <w:rFonts w:cs="Times New Roman"/>
          <w:rPrChange w:id="10205" w:author="Xuning Wei12232" w:date="2026-10-24T11:11:00Z">
            <w:rPr>
              <w:rFonts w:cs="Times New Roman"/>
              <w:color w:val="0000FF"/>
            </w:rPr>
          </w:rPrChange>
        </w:rPr>
        <w:t>Sample</w:t>
      </w:r>
      <w:r>
        <w:rPr>
          <w:rPrChange w:id="10206" w:author="Xuning Wei12232" w:date="2026-10-24T11:11:00Z">
            <w:rPr>
              <w:color w:val="0000FF"/>
            </w:rPr>
          </w:rPrChange>
        </w:rPr>
        <w:t xml:space="preserve"> Ret</w:t>
      </w:r>
      <w:ins w:id="10207" w:author="Xuning Wei12232" w:date="2026-09-14T16:54:00Z">
        <w:r>
          <w:rPr>
            <w:rPrChange w:id="10208" w:author="Xuning Wei12232" w:date="2026-10-24T11:11:00Z">
              <w:rPr>
                <w:color w:val="0000FF"/>
              </w:rPr>
            </w:rPrChange>
          </w:rPr>
          <w:t>ai</w:t>
        </w:r>
      </w:ins>
      <w:del w:id="10209" w:author="Xuning Wei12232" w:date="2026-09-14T16:54:00Z">
        <w:r>
          <w:rPr>
            <w:rPrChange w:id="10210" w:author="Xuning Wei12232" w:date="2026-10-24T11:11:00Z">
              <w:rPr>
                <w:color w:val="0000FF"/>
              </w:rPr>
            </w:rPrChange>
          </w:rPr>
          <w:delText>e</w:delText>
        </w:r>
      </w:del>
      <w:r>
        <w:rPr>
          <w:rPrChange w:id="10211" w:author="Xuning Wei12232" w:date="2026-10-24T11:11:00Z">
            <w:rPr>
              <w:color w:val="0000FF"/>
            </w:rPr>
          </w:rPrChange>
        </w:rPr>
        <w:t>nin</w:t>
      </w:r>
      <w:bookmarkEnd w:id="10199"/>
      <w:ins w:id="10212" w:author="Xuning Wei12232" w:date="2026-09-14T16:54:00Z">
        <w:r>
          <w:rPr>
            <w:rPrChange w:id="10213" w:author="Xuning Wei12232" w:date="2026-10-24T11:11:00Z">
              <w:rPr>
                <w:color w:val="0000FF"/>
              </w:rPr>
            </w:rPrChange>
          </w:rPr>
          <w:t>g</w:t>
        </w:r>
      </w:ins>
      <w:r>
        <w:rPr>
          <w:rFonts w:cs="Times New Roman"/>
        </w:rPr>
        <w:t xml:space="preserve"> </w:t>
      </w:r>
      <w:commentRangeEnd w:id="10201"/>
      <w:r>
        <w:rPr>
          <w:rStyle w:val="CommentReference"/>
          <w:rFonts w:cs="Times New Roman"/>
        </w:rPr>
        <w:commentReference w:id="10201"/>
      </w:r>
      <w:commentRangeEnd w:id="10202"/>
      <w:r>
        <w:rPr>
          <w:rStyle w:val="CommentReference"/>
        </w:rPr>
        <w:commentReference w:id="10202"/>
      </w:r>
      <w:commentRangeEnd w:id="10203"/>
      <w:r>
        <w:rPr>
          <w:rStyle w:val="CommentReference"/>
        </w:rPr>
        <w:commentReference w:id="10203"/>
      </w:r>
      <w:commentRangeEnd w:id="10204"/>
      <w:r>
        <w:rPr>
          <w:rStyle w:val="CommentReference"/>
        </w:rPr>
        <w:commentReference w:id="10204"/>
      </w:r>
      <w:bookmarkEnd w:id="10200"/>
    </w:p>
    <w:p w14:paraId="6A3C8554" w14:textId="77777777" w:rsidR="007617DE" w:rsidRPr="007617DE" w:rsidRDefault="00AE300B" w:rsidP="007617DE">
      <w:pPr>
        <w:spacing w:line="360" w:lineRule="auto"/>
        <w:contextualSpacing/>
        <w:jc w:val="both"/>
        <w:rPr>
          <w:ins w:id="10215" w:author="Xuning Wei12232" w:date="2026-09-17T16:08:00Z"/>
          <w:rFonts w:ascii="Times New Roman" w:eastAsia="仿宋_GB2312" w:hAnsi="Times New Roman" w:cs="Times New Roman"/>
          <w:sz w:val="20"/>
          <w:szCs w:val="20"/>
          <w:lang w:eastAsia="zh-CN"/>
          <w:rPrChange w:id="10216" w:author="Xuning Wei12232" w:date="2026-10-24T11:11:00Z">
            <w:rPr>
              <w:ins w:id="10217" w:author="Xuning Wei12232" w:date="2026-09-17T16:08:00Z"/>
              <w:rFonts w:ascii="Times New Roman" w:eastAsia="仿宋_GB2312" w:hAnsi="Times New Roman" w:cs="Times New Roman"/>
              <w:color w:val="FF0000"/>
              <w:sz w:val="20"/>
              <w:szCs w:val="20"/>
              <w:lang w:eastAsia="zh-CN"/>
            </w:rPr>
          </w:rPrChange>
        </w:rPr>
        <w:pPrChange w:id="10218" w:author="Xuning Wei12232" w:date="2026-10-19T22:17:00Z">
          <w:pPr>
            <w:spacing w:line="360" w:lineRule="auto"/>
            <w:contextualSpacing/>
          </w:pPr>
        </w:pPrChange>
      </w:pPr>
      <w:r>
        <w:rPr>
          <w:rFonts w:ascii="Times New Roman" w:eastAsia="仿宋_GB2312" w:hAnsi="Times New Roman" w:cs="Times New Roman"/>
          <w:sz w:val="20"/>
          <w:szCs w:val="20"/>
          <w:lang w:eastAsia="zh-CN"/>
        </w:rPr>
        <w:t xml:space="preserve">ASYM-141366 </w:t>
      </w:r>
      <w:del w:id="10219" w:author="Xuning Wei12232" w:date="2026-10-19T22:14:00Z">
        <w:r>
          <w:rPr>
            <w:rFonts w:ascii="Times New Roman" w:eastAsia="仿宋_GB2312" w:hAnsi="Times New Roman" w:cs="Times New Roman"/>
            <w:sz w:val="20"/>
            <w:szCs w:val="20"/>
            <w:lang w:eastAsia="zh-CN"/>
          </w:rPr>
          <w:delText xml:space="preserve">from the SPPS process </w:delText>
        </w:r>
      </w:del>
      <w:r>
        <w:rPr>
          <w:rFonts w:ascii="Times New Roman" w:eastAsia="仿宋_GB2312" w:hAnsi="Times New Roman" w:cs="Times New Roman"/>
          <w:sz w:val="20"/>
          <w:szCs w:val="20"/>
          <w:lang w:eastAsia="zh-CN"/>
        </w:rPr>
        <w:t xml:space="preserve">is </w:t>
      </w:r>
      <w:ins w:id="10220" w:author="Xuning Wei12232" w:date="2026-10-19T22:14:00Z">
        <w:r>
          <w:rPr>
            <w:rFonts w:ascii="Times New Roman" w:eastAsia="仿宋_GB2312" w:hAnsi="Times New Roman" w:cs="Times New Roman"/>
            <w:sz w:val="20"/>
            <w:szCs w:val="20"/>
            <w:lang w:eastAsia="zh-CN"/>
            <w:rPrChange w:id="10221" w:author="Xuning Wei12232" w:date="2026-10-24T11:11:00Z">
              <w:rPr>
                <w:rFonts w:ascii="Times New Roman" w:eastAsia="仿宋_GB2312" w:hAnsi="Times New Roman" w:cs="Times New Roman"/>
                <w:color w:val="000000" w:themeColor="text1"/>
                <w:sz w:val="20"/>
                <w:szCs w:val="20"/>
                <w:highlight w:val="yellow"/>
                <w:lang w:eastAsia="zh-CN"/>
              </w:rPr>
            </w:rPrChange>
          </w:rPr>
          <w:t>the</w:t>
        </w:r>
      </w:ins>
      <w:del w:id="10222" w:author="Xuning Wei12232" w:date="2026-10-19T22:14:00Z">
        <w:r>
          <w:rPr>
            <w:rFonts w:ascii="Times New Roman" w:eastAsia="仿宋_GB2312" w:hAnsi="Times New Roman" w:cs="Times New Roman"/>
            <w:sz w:val="20"/>
            <w:szCs w:val="20"/>
            <w:lang w:eastAsia="zh-CN"/>
          </w:rPr>
          <w:delText>a</w:delText>
        </w:r>
      </w:del>
      <w:r>
        <w:rPr>
          <w:rFonts w:ascii="Times New Roman" w:eastAsia="仿宋_GB2312" w:hAnsi="Times New Roman" w:cs="Times New Roman"/>
          <w:sz w:val="20"/>
          <w:szCs w:val="20"/>
          <w:lang w:eastAsia="zh-CN"/>
        </w:rPr>
        <w:t xml:space="preserve"> peptide-on-resin</w:t>
      </w:r>
      <w:del w:id="10223" w:author="Xuning Wei12232" w:date="2026-10-19T22:14:00Z">
        <w:r>
          <w:rPr>
            <w:rFonts w:ascii="Times New Roman" w:eastAsia="仿宋_GB2312" w:hAnsi="Times New Roman" w:cs="Times New Roman"/>
            <w:sz w:val="20"/>
            <w:szCs w:val="20"/>
            <w:lang w:eastAsia="zh-CN"/>
          </w:rPr>
          <w:delText>, which is an</w:delText>
        </w:r>
      </w:del>
      <w:r>
        <w:rPr>
          <w:rFonts w:ascii="Times New Roman" w:eastAsia="仿宋_GB2312" w:hAnsi="Times New Roman" w:cs="Times New Roman"/>
          <w:sz w:val="20"/>
          <w:szCs w:val="20"/>
          <w:lang w:eastAsia="zh-CN"/>
        </w:rPr>
        <w:t xml:space="preserve"> in-process intermediate </w:t>
      </w:r>
      <w:ins w:id="10224" w:author="Xuning Wei12232" w:date="2026-10-19T22:15:00Z">
        <w:r>
          <w:rPr>
            <w:rFonts w:ascii="Times New Roman" w:eastAsia="仿宋_GB2312" w:hAnsi="Times New Roman" w:cs="Times New Roman"/>
            <w:sz w:val="20"/>
            <w:szCs w:val="20"/>
            <w:lang w:eastAsia="zh-CN"/>
          </w:rPr>
          <w:t>produced by the SPPS process i</w:t>
        </w:r>
      </w:ins>
      <w:del w:id="10225" w:author="Xuning Wei12232" w:date="2026-10-19T22:15:00Z">
        <w:r>
          <w:rPr>
            <w:rFonts w:ascii="Times New Roman" w:eastAsia="仿宋_GB2312" w:hAnsi="Times New Roman" w:cs="Times New Roman"/>
            <w:sz w:val="20"/>
            <w:szCs w:val="20"/>
            <w:lang w:eastAsia="zh-CN"/>
          </w:rPr>
          <w:delText>i</w:delText>
        </w:r>
      </w:del>
      <w:r>
        <w:rPr>
          <w:rFonts w:ascii="Times New Roman" w:eastAsia="仿宋_GB2312" w:hAnsi="Times New Roman" w:cs="Times New Roman"/>
          <w:sz w:val="20"/>
          <w:szCs w:val="20"/>
          <w:lang w:eastAsia="zh-CN"/>
        </w:rPr>
        <w:t xml:space="preserve">n </w:t>
      </w:r>
      <w:ins w:id="10226" w:author="Xuning Wei12232" w:date="2026-10-19T22:15:00Z">
        <w:r>
          <w:rPr>
            <w:rFonts w:ascii="Times New Roman" w:eastAsia="仿宋_GB2312" w:hAnsi="Times New Roman" w:cs="Times New Roman"/>
            <w:sz w:val="20"/>
            <w:szCs w:val="20"/>
            <w:lang w:eastAsia="zh-CN"/>
          </w:rPr>
          <w:t xml:space="preserve">the </w:t>
        </w:r>
      </w:ins>
      <w:r>
        <w:rPr>
          <w:rFonts w:ascii="Times New Roman" w:eastAsia="仿宋_GB2312" w:hAnsi="Times New Roman" w:cs="Times New Roman"/>
          <w:sz w:val="20"/>
          <w:szCs w:val="20"/>
          <w:lang w:eastAsia="zh-CN"/>
        </w:rPr>
        <w:t>PPQ</w:t>
      </w:r>
      <w:ins w:id="10227" w:author="Xuning Wei12232" w:date="2026-10-19T22:17:00Z">
        <w:r>
          <w:rPr>
            <w:rFonts w:ascii="Times New Roman" w:eastAsia="仿宋_GB2312" w:hAnsi="Times New Roman" w:cs="Times New Roman"/>
            <w:sz w:val="20"/>
            <w:szCs w:val="20"/>
            <w:lang w:eastAsia="zh-CN"/>
          </w:rPr>
          <w:t xml:space="preserve"> </w:t>
        </w:r>
      </w:ins>
      <w:del w:id="10228" w:author="Xuning Wei12232" w:date="2026-10-19T22:17: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batch</w:t>
      </w:r>
      <w:ins w:id="10229" w:author="Xuning Wei12232" w:date="2026-10-19T22:15:00Z">
        <w:r>
          <w:rPr>
            <w:rFonts w:ascii="Times New Roman" w:eastAsia="仿宋_GB2312" w:hAnsi="Times New Roman" w:cs="Times New Roman"/>
            <w:sz w:val="20"/>
            <w:szCs w:val="20"/>
            <w:lang w:eastAsia="zh-CN"/>
          </w:rPr>
          <w:t>es and has no re</w:t>
        </w:r>
      </w:ins>
      <w:ins w:id="10230" w:author="Xuning Wei12232" w:date="2026-10-19T22:16:00Z">
        <w:r>
          <w:rPr>
            <w:rFonts w:ascii="Times New Roman" w:eastAsia="仿宋_GB2312" w:hAnsi="Times New Roman" w:cs="Times New Roman"/>
            <w:sz w:val="20"/>
            <w:szCs w:val="20"/>
            <w:lang w:eastAsia="zh-CN"/>
          </w:rPr>
          <w:t>lease specification</w:t>
        </w:r>
      </w:ins>
      <w:r>
        <w:rPr>
          <w:rFonts w:ascii="Times New Roman" w:eastAsia="仿宋_GB2312" w:hAnsi="Times New Roman" w:cs="Times New Roman"/>
          <w:sz w:val="20"/>
          <w:szCs w:val="20"/>
          <w:lang w:eastAsia="zh-CN"/>
        </w:rPr>
        <w:t>.</w:t>
      </w:r>
      <w:bookmarkStart w:id="10231" w:name="_Toc390083395"/>
      <w:bookmarkStart w:id="10232" w:name="_Toc435535602"/>
      <w:bookmarkStart w:id="10233" w:name="_Toc373005297"/>
      <w:r>
        <w:rPr>
          <w:rFonts w:ascii="Times New Roman" w:hAnsi="Times New Roman" w:cs="Times New Roman"/>
          <w:sz w:val="20"/>
          <w:szCs w:val="20"/>
          <w:rPrChange w:id="10234" w:author="Xuning Wei12232" w:date="2026-10-24T11:11:00Z">
            <w:rPr>
              <w:color w:val="0000FF"/>
            </w:rPr>
          </w:rPrChange>
        </w:rPr>
        <w:t xml:space="preserve"> </w:t>
      </w:r>
      <w:r>
        <w:rPr>
          <w:rFonts w:ascii="Times New Roman" w:eastAsia="仿宋_GB2312" w:hAnsi="Times New Roman" w:cs="Times New Roman"/>
          <w:sz w:val="20"/>
          <w:szCs w:val="20"/>
          <w:lang w:eastAsia="zh-CN"/>
          <w:rPrChange w:id="10235" w:author="Xuning Wei12232" w:date="2026-10-24T11:11:00Z">
            <w:rPr>
              <w:rFonts w:ascii="Times New Roman" w:eastAsia="仿宋_GB2312" w:hAnsi="Times New Roman" w:cs="Times New Roman"/>
              <w:color w:val="0000FF"/>
              <w:sz w:val="20"/>
              <w:szCs w:val="20"/>
              <w:lang w:eastAsia="zh-CN"/>
            </w:rPr>
          </w:rPrChange>
        </w:rPr>
        <w:t xml:space="preserve">It shall be retained when a peptidyl resin stability study is required and sample retention is necessary. </w:t>
      </w:r>
      <w:commentRangeStart w:id="10236"/>
      <w:commentRangeStart w:id="10237"/>
      <w:r>
        <w:rPr>
          <w:rFonts w:ascii="Times New Roman" w:eastAsia="仿宋_GB2312" w:hAnsi="Times New Roman" w:cs="Times New Roman"/>
          <w:sz w:val="20"/>
          <w:szCs w:val="20"/>
          <w:lang w:eastAsia="zh-CN"/>
          <w:rPrChange w:id="10238" w:author="Xuning Wei12232" w:date="2026-10-24T11:11:00Z">
            <w:rPr>
              <w:rFonts w:ascii="Times New Roman" w:eastAsia="仿宋_GB2312" w:hAnsi="Times New Roman" w:cs="Times New Roman"/>
              <w:color w:val="0000FF"/>
              <w:sz w:val="20"/>
              <w:szCs w:val="20"/>
              <w:lang w:eastAsia="zh-CN"/>
            </w:rPr>
          </w:rPrChange>
        </w:rPr>
        <w:t xml:space="preserve"> </w:t>
      </w:r>
      <w:commentRangeEnd w:id="10236"/>
      <w:r>
        <w:rPr>
          <w:rStyle w:val="CommentReference"/>
          <w:rFonts w:ascii="Times New Roman" w:eastAsia="仿宋_GB2312" w:hAnsi="Times New Roman" w:cs="Times New Roman"/>
          <w:sz w:val="20"/>
          <w:szCs w:val="20"/>
          <w:lang w:eastAsia="zh-CN"/>
        </w:rPr>
        <w:commentReference w:id="10236"/>
      </w:r>
      <w:commentRangeEnd w:id="10237"/>
      <w:r>
        <w:rPr>
          <w:rStyle w:val="CommentReference"/>
          <w:rFonts w:ascii="Times New Roman" w:hAnsi="Times New Roman" w:cs="Times New Roman"/>
          <w:sz w:val="20"/>
          <w:szCs w:val="20"/>
          <w:rPrChange w:id="10239" w:author="Xuning Wei12232" w:date="2026-10-24T11:11:00Z">
            <w:rPr>
              <w:rStyle w:val="CommentReference"/>
            </w:rPr>
          </w:rPrChange>
        </w:rPr>
        <w:commentReference w:id="10237"/>
      </w:r>
      <w:del w:id="10240" w:author="Xuning Wei12232" w:date="2026-09-17T16:08:00Z">
        <w:r>
          <w:rPr>
            <w:rFonts w:ascii="Times New Roman" w:eastAsia="仿宋_GB2312" w:hAnsi="Times New Roman" w:cs="Times New Roman"/>
            <w:sz w:val="20"/>
            <w:szCs w:val="20"/>
            <w:lang w:eastAsia="zh-CN"/>
          </w:rPr>
          <w:delText xml:space="preserve"> </w:delText>
        </w:r>
      </w:del>
      <w:ins w:id="10241" w:author="Xuning Wei12232" w:date="2026-09-17T16:08:00Z">
        <w:r>
          <w:rPr>
            <w:rFonts w:ascii="Times New Roman" w:eastAsia="仿宋_GB2312" w:hAnsi="Times New Roman" w:cs="Times New Roman"/>
            <w:sz w:val="20"/>
            <w:szCs w:val="20"/>
            <w:lang w:eastAsia="zh-CN"/>
            <w:rPrChange w:id="10242" w:author="Xuning Wei12232" w:date="2026-10-24T11:11:00Z">
              <w:rPr>
                <w:rFonts w:ascii="Times New Roman" w:eastAsia="仿宋_GB2312" w:hAnsi="Times New Roman" w:cs="Times New Roman"/>
                <w:color w:val="FF0000"/>
                <w:sz w:val="20"/>
                <w:szCs w:val="20"/>
                <w:lang w:eastAsia="zh-CN"/>
              </w:rPr>
            </w:rPrChange>
          </w:rPr>
          <w:t>Samples will be taken for the following purpose, refer to Table 1</w:t>
        </w:r>
      </w:ins>
      <w:ins w:id="10243" w:author="Xuning Wei12232" w:date="2026-10-18T13:38:00Z">
        <w:r>
          <w:rPr>
            <w:rFonts w:ascii="Times New Roman" w:eastAsia="仿宋_GB2312" w:hAnsi="Times New Roman" w:cs="Times New Roman"/>
            <w:sz w:val="20"/>
            <w:szCs w:val="20"/>
            <w:lang w:eastAsia="zh-CN"/>
            <w:rPrChange w:id="10244" w:author="Xuning Wei12232" w:date="2026-10-24T11:11:00Z">
              <w:rPr>
                <w:rFonts w:ascii="Times New Roman" w:eastAsia="仿宋_GB2312" w:hAnsi="Times New Roman" w:cs="Times New Roman"/>
                <w:color w:val="FF0000"/>
                <w:sz w:val="20"/>
                <w:szCs w:val="20"/>
                <w:lang w:eastAsia="zh-CN"/>
              </w:rPr>
            </w:rPrChange>
          </w:rPr>
          <w:t>0</w:t>
        </w:r>
      </w:ins>
      <w:ins w:id="10245" w:author="Xuning Wei12232" w:date="2026-09-17T16:08:00Z">
        <w:r>
          <w:rPr>
            <w:rFonts w:ascii="Times New Roman" w:eastAsia="仿宋_GB2312" w:hAnsi="Times New Roman" w:cs="Times New Roman"/>
            <w:sz w:val="20"/>
            <w:szCs w:val="20"/>
            <w:lang w:eastAsia="zh-CN"/>
            <w:rPrChange w:id="10246" w:author="Xuning Wei12232" w:date="2026-10-24T11:11:00Z">
              <w:rPr>
                <w:rFonts w:ascii="Times New Roman" w:eastAsia="仿宋_GB2312" w:hAnsi="Times New Roman" w:cs="Times New Roman"/>
                <w:color w:val="FF0000"/>
                <w:sz w:val="20"/>
                <w:szCs w:val="20"/>
                <w:lang w:eastAsia="zh-CN"/>
              </w:rPr>
            </w:rPrChange>
          </w:rPr>
          <w:t>:</w:t>
        </w:r>
      </w:ins>
    </w:p>
    <w:p w14:paraId="20BF4675" w14:textId="77777777" w:rsidR="007617DE" w:rsidRPr="007617DE" w:rsidRDefault="00AE300B">
      <w:pPr>
        <w:spacing w:beforeLines="50" w:before="120" w:afterLines="50" w:after="120" w:line="276" w:lineRule="auto"/>
        <w:jc w:val="center"/>
        <w:rPr>
          <w:ins w:id="10247" w:author="Xuning Wei12232" w:date="2026-09-17T16:08:00Z"/>
          <w:rFonts w:ascii="Times New Roman" w:eastAsia="仿宋_GB2312" w:hAnsi="Times New Roman" w:cs="Times New Roman"/>
          <w:b/>
          <w:sz w:val="20"/>
          <w:szCs w:val="21"/>
          <w:lang w:eastAsia="zh-CN"/>
          <w:rPrChange w:id="10248" w:author="Xuning Wei12232" w:date="2026-10-24T11:11:00Z">
            <w:rPr>
              <w:ins w:id="10249" w:author="Xuning Wei12232" w:date="2026-09-17T16:08:00Z"/>
              <w:rFonts w:ascii="Times New Roman" w:eastAsia="仿宋_GB2312" w:hAnsi="Times New Roman" w:cs="Times New Roman"/>
              <w:b/>
              <w:color w:val="FF0000"/>
              <w:sz w:val="20"/>
              <w:szCs w:val="21"/>
              <w:lang w:eastAsia="zh-CN"/>
            </w:rPr>
          </w:rPrChange>
        </w:rPr>
      </w:pPr>
      <w:ins w:id="10250" w:author="Xuning Wei12232" w:date="2026-09-17T16:08:00Z">
        <w:r>
          <w:rPr>
            <w:rFonts w:ascii="Times New Roman" w:eastAsia="仿宋_GB2312" w:hAnsi="Times New Roman" w:cs="Times New Roman"/>
            <w:b/>
            <w:sz w:val="20"/>
            <w:szCs w:val="21"/>
            <w:lang w:eastAsia="zh-CN"/>
            <w:rPrChange w:id="10251" w:author="Xuning Wei12232" w:date="2026-10-24T11:11:00Z">
              <w:rPr>
                <w:rFonts w:ascii="Times New Roman" w:eastAsia="仿宋_GB2312" w:hAnsi="Times New Roman" w:cs="Times New Roman"/>
                <w:b/>
                <w:color w:val="FF0000"/>
                <w:sz w:val="20"/>
                <w:szCs w:val="21"/>
                <w:lang w:eastAsia="zh-CN"/>
              </w:rPr>
            </w:rPrChange>
          </w:rPr>
          <w:t>Table 1</w:t>
        </w:r>
      </w:ins>
      <w:ins w:id="10252" w:author="Xuning Wei12232" w:date="2026-10-18T13:38:00Z">
        <w:r>
          <w:rPr>
            <w:rFonts w:ascii="Times New Roman" w:eastAsia="仿宋_GB2312" w:hAnsi="Times New Roman" w:cs="Times New Roman"/>
            <w:b/>
            <w:sz w:val="20"/>
            <w:szCs w:val="21"/>
            <w:lang w:eastAsia="zh-CN"/>
            <w:rPrChange w:id="10253" w:author="Xuning Wei12232" w:date="2026-10-24T11:11:00Z">
              <w:rPr>
                <w:rFonts w:ascii="Times New Roman" w:eastAsia="仿宋_GB2312" w:hAnsi="Times New Roman" w:cs="Times New Roman"/>
                <w:b/>
                <w:color w:val="FF0000"/>
                <w:sz w:val="20"/>
                <w:szCs w:val="21"/>
                <w:lang w:eastAsia="zh-CN"/>
              </w:rPr>
            </w:rPrChange>
          </w:rPr>
          <w:t>0</w:t>
        </w:r>
      </w:ins>
      <w:ins w:id="10254" w:author="Xuning Wei12232" w:date="2026-09-17T16:08:00Z">
        <w:r>
          <w:rPr>
            <w:rFonts w:ascii="Times New Roman" w:eastAsia="仿宋_GB2312" w:hAnsi="Times New Roman" w:cs="Times New Roman"/>
            <w:b/>
            <w:sz w:val="20"/>
            <w:szCs w:val="21"/>
            <w:lang w:eastAsia="zh-CN"/>
            <w:rPrChange w:id="10255" w:author="Xuning Wei12232" w:date="2026-10-24T11:11:00Z">
              <w:rPr>
                <w:rFonts w:ascii="Times New Roman" w:eastAsia="仿宋_GB2312" w:hAnsi="Times New Roman" w:cs="Times New Roman"/>
                <w:b/>
                <w:color w:val="FF0000"/>
                <w:sz w:val="20"/>
                <w:szCs w:val="21"/>
                <w:lang w:eastAsia="zh-CN"/>
              </w:rPr>
            </w:rPrChange>
          </w:rPr>
          <w:t>.  Sample Retains of ASYM-141366</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39"/>
        <w:gridCol w:w="1654"/>
        <w:gridCol w:w="2599"/>
        <w:gridCol w:w="2925"/>
      </w:tblGrid>
      <w:tr w:rsidR="007617DE" w14:paraId="6EB9377D" w14:textId="77777777">
        <w:trPr>
          <w:trHeight w:val="19"/>
          <w:tblHeader/>
          <w:jc w:val="center"/>
          <w:ins w:id="10256" w:author="Xuning Wei12232" w:date="2026-09-17T16:08:00Z"/>
        </w:trPr>
        <w:tc>
          <w:tcPr>
            <w:tcW w:w="1020" w:type="pct"/>
            <w:vAlign w:val="center"/>
          </w:tcPr>
          <w:p w14:paraId="64FEC2EE" w14:textId="77777777" w:rsidR="007617DE" w:rsidRPr="007617DE" w:rsidRDefault="00AE300B">
            <w:pPr>
              <w:spacing w:line="360" w:lineRule="auto"/>
              <w:jc w:val="center"/>
              <w:rPr>
                <w:ins w:id="10257" w:author="Xuning Wei12232" w:date="2026-09-17T16:08:00Z"/>
                <w:rFonts w:ascii="Times New Roman" w:eastAsia="仿宋_GB2312" w:hAnsi="Times New Roman" w:cs="Times New Roman"/>
                <w:b/>
                <w:kern w:val="0"/>
                <w:sz w:val="18"/>
                <w:szCs w:val="18"/>
                <w:lang w:eastAsia="zh-CN"/>
                <w:rPrChange w:id="10258" w:author="Xuning Wei12232" w:date="2026-10-24T11:11:00Z">
                  <w:rPr>
                    <w:ins w:id="10259" w:author="Xuning Wei12232" w:date="2026-09-17T16:08:00Z"/>
                    <w:rFonts w:ascii="Times New Roman" w:eastAsia="仿宋_GB2312" w:hAnsi="Times New Roman" w:cs="Times New Roman"/>
                    <w:b/>
                    <w:color w:val="FF0000"/>
                    <w:kern w:val="0"/>
                    <w:sz w:val="18"/>
                    <w:szCs w:val="18"/>
                    <w:lang w:eastAsia="zh-CN"/>
                  </w:rPr>
                </w:rPrChange>
              </w:rPr>
            </w:pPr>
            <w:ins w:id="10260" w:author="Xuning Wei12232" w:date="2026-09-17T16:08:00Z">
              <w:r>
                <w:rPr>
                  <w:rFonts w:ascii="Times New Roman" w:eastAsia="仿宋_GB2312" w:hAnsi="Times New Roman" w:cs="Times New Roman"/>
                  <w:b/>
                  <w:kern w:val="0"/>
                  <w:sz w:val="18"/>
                  <w:szCs w:val="18"/>
                  <w:lang w:eastAsia="zh-CN"/>
                  <w:rPrChange w:id="10261" w:author="Xuning Wei12232" w:date="2026-10-24T11:11:00Z">
                    <w:rPr>
                      <w:rFonts w:ascii="Times New Roman" w:eastAsia="仿宋_GB2312" w:hAnsi="Times New Roman" w:cs="Times New Roman"/>
                      <w:b/>
                      <w:color w:val="FF0000"/>
                      <w:kern w:val="0"/>
                      <w:sz w:val="18"/>
                      <w:szCs w:val="18"/>
                      <w:lang w:eastAsia="zh-CN"/>
                    </w:rPr>
                  </w:rPrChange>
                </w:rPr>
                <w:t>Sample</w:t>
              </w:r>
            </w:ins>
          </w:p>
        </w:tc>
        <w:tc>
          <w:tcPr>
            <w:tcW w:w="917" w:type="pct"/>
            <w:noWrap/>
            <w:vAlign w:val="center"/>
          </w:tcPr>
          <w:p w14:paraId="1C8908CB" w14:textId="77777777" w:rsidR="007617DE" w:rsidRPr="007617DE" w:rsidRDefault="00AE300B">
            <w:pPr>
              <w:spacing w:line="360" w:lineRule="auto"/>
              <w:jc w:val="center"/>
              <w:rPr>
                <w:ins w:id="10262" w:author="Xuning Wei12232" w:date="2026-09-17T16:08:00Z"/>
                <w:rFonts w:ascii="Times New Roman" w:eastAsia="仿宋_GB2312" w:hAnsi="Times New Roman" w:cs="Times New Roman"/>
                <w:b/>
                <w:kern w:val="0"/>
                <w:sz w:val="18"/>
                <w:szCs w:val="18"/>
                <w:lang w:eastAsia="zh-CN"/>
                <w:rPrChange w:id="10263" w:author="Xuning Wei12232" w:date="2026-10-24T11:11:00Z">
                  <w:rPr>
                    <w:ins w:id="10264" w:author="Xuning Wei12232" w:date="2026-09-17T16:08:00Z"/>
                    <w:rFonts w:ascii="Times New Roman" w:eastAsia="仿宋_GB2312" w:hAnsi="Times New Roman" w:cs="Times New Roman"/>
                    <w:b/>
                    <w:color w:val="FF0000"/>
                    <w:kern w:val="0"/>
                    <w:sz w:val="18"/>
                    <w:szCs w:val="18"/>
                    <w:lang w:eastAsia="zh-CN"/>
                  </w:rPr>
                </w:rPrChange>
              </w:rPr>
            </w:pPr>
            <w:ins w:id="10265" w:author="Xuning Wei12232" w:date="2026-09-17T16:08:00Z">
              <w:r>
                <w:rPr>
                  <w:rFonts w:ascii="Times New Roman" w:eastAsia="仿宋_GB2312" w:hAnsi="Times New Roman" w:cs="Times New Roman"/>
                  <w:b/>
                  <w:kern w:val="0"/>
                  <w:sz w:val="18"/>
                  <w:szCs w:val="18"/>
                  <w:lang w:eastAsia="zh-CN"/>
                  <w:rPrChange w:id="10266" w:author="Xuning Wei12232" w:date="2026-10-24T11:11:00Z">
                    <w:rPr>
                      <w:rFonts w:ascii="Times New Roman" w:eastAsia="仿宋_GB2312" w:hAnsi="Times New Roman" w:cs="Times New Roman"/>
                      <w:b/>
                      <w:color w:val="FF0000"/>
                      <w:kern w:val="0"/>
                      <w:sz w:val="18"/>
                      <w:szCs w:val="18"/>
                      <w:lang w:eastAsia="zh-CN"/>
                    </w:rPr>
                  </w:rPrChange>
                </w:rPr>
                <w:t>Sample quantity</w:t>
              </w:r>
            </w:ins>
          </w:p>
        </w:tc>
        <w:tc>
          <w:tcPr>
            <w:tcW w:w="1441" w:type="pct"/>
            <w:vAlign w:val="center"/>
          </w:tcPr>
          <w:p w14:paraId="50230F8A" w14:textId="77777777" w:rsidR="007617DE" w:rsidRPr="007617DE" w:rsidRDefault="00AE300B">
            <w:pPr>
              <w:spacing w:line="360" w:lineRule="auto"/>
              <w:jc w:val="center"/>
              <w:rPr>
                <w:ins w:id="10267" w:author="Xuning Wei12232" w:date="2026-09-17T16:08:00Z"/>
                <w:rFonts w:ascii="Times New Roman" w:eastAsia="仿宋_GB2312" w:hAnsi="Times New Roman" w:cs="Times New Roman"/>
                <w:b/>
                <w:kern w:val="0"/>
                <w:sz w:val="18"/>
                <w:szCs w:val="18"/>
                <w:lang w:eastAsia="zh-CN"/>
                <w:rPrChange w:id="10268" w:author="Xuning Wei12232" w:date="2026-10-24T11:11:00Z">
                  <w:rPr>
                    <w:ins w:id="10269" w:author="Xuning Wei12232" w:date="2026-09-17T16:08:00Z"/>
                    <w:rFonts w:ascii="Times New Roman" w:eastAsia="仿宋_GB2312" w:hAnsi="Times New Roman" w:cs="Times New Roman"/>
                    <w:b/>
                    <w:color w:val="FF0000"/>
                    <w:kern w:val="0"/>
                    <w:sz w:val="18"/>
                    <w:szCs w:val="18"/>
                    <w:lang w:eastAsia="zh-CN"/>
                  </w:rPr>
                </w:rPrChange>
              </w:rPr>
            </w:pPr>
            <w:ins w:id="10270" w:author="Xuning Wei12232" w:date="2026-09-17T16:08:00Z">
              <w:r>
                <w:rPr>
                  <w:rFonts w:ascii="Times New Roman" w:eastAsia="仿宋_GB2312" w:hAnsi="Times New Roman" w:cs="Times New Roman"/>
                  <w:b/>
                  <w:kern w:val="0"/>
                  <w:sz w:val="18"/>
                  <w:szCs w:val="18"/>
                  <w:lang w:eastAsia="zh-CN"/>
                  <w:rPrChange w:id="10271" w:author="Xuning Wei12232" w:date="2026-10-24T11:11:00Z">
                    <w:rPr>
                      <w:rFonts w:ascii="Times New Roman" w:eastAsia="仿宋_GB2312" w:hAnsi="Times New Roman" w:cs="Times New Roman"/>
                      <w:b/>
                      <w:color w:val="FF0000"/>
                      <w:kern w:val="0"/>
                      <w:sz w:val="18"/>
                      <w:szCs w:val="18"/>
                      <w:lang w:eastAsia="zh-CN"/>
                    </w:rPr>
                  </w:rPrChange>
                </w:rPr>
                <w:t>Storage location</w:t>
              </w:r>
            </w:ins>
          </w:p>
        </w:tc>
        <w:tc>
          <w:tcPr>
            <w:tcW w:w="1622" w:type="pct"/>
            <w:vAlign w:val="center"/>
          </w:tcPr>
          <w:p w14:paraId="6C17F905" w14:textId="77777777" w:rsidR="007617DE" w:rsidRPr="007617DE" w:rsidRDefault="00AE300B">
            <w:pPr>
              <w:spacing w:line="360" w:lineRule="auto"/>
              <w:jc w:val="center"/>
              <w:rPr>
                <w:ins w:id="10272" w:author="Xuning Wei12232" w:date="2026-09-17T16:08:00Z"/>
                <w:rFonts w:ascii="Times New Roman" w:eastAsia="仿宋_GB2312" w:hAnsi="Times New Roman" w:cs="Times New Roman"/>
                <w:b/>
                <w:kern w:val="0"/>
                <w:sz w:val="18"/>
                <w:szCs w:val="18"/>
                <w:lang w:eastAsia="zh-CN"/>
                <w:rPrChange w:id="10273" w:author="Xuning Wei12232" w:date="2026-10-24T11:11:00Z">
                  <w:rPr>
                    <w:ins w:id="10274" w:author="Xuning Wei12232" w:date="2026-09-17T16:08:00Z"/>
                    <w:rFonts w:ascii="Times New Roman" w:eastAsia="仿宋_GB2312" w:hAnsi="Times New Roman" w:cs="Times New Roman"/>
                    <w:b/>
                    <w:color w:val="FF0000"/>
                    <w:kern w:val="0"/>
                    <w:sz w:val="18"/>
                    <w:szCs w:val="18"/>
                    <w:lang w:eastAsia="zh-CN"/>
                  </w:rPr>
                </w:rPrChange>
              </w:rPr>
            </w:pPr>
            <w:ins w:id="10275" w:author="Xuning Wei12232" w:date="2026-09-17T16:08:00Z">
              <w:r>
                <w:rPr>
                  <w:rFonts w:ascii="Times New Roman" w:eastAsia="仿宋_GB2312" w:hAnsi="Times New Roman" w:cs="Times New Roman"/>
                  <w:b/>
                  <w:kern w:val="0"/>
                  <w:sz w:val="18"/>
                  <w:szCs w:val="18"/>
                  <w:lang w:eastAsia="zh-CN"/>
                  <w:rPrChange w:id="10276" w:author="Xuning Wei12232" w:date="2026-10-24T11:11:00Z">
                    <w:rPr>
                      <w:rFonts w:ascii="Times New Roman" w:eastAsia="仿宋_GB2312" w:hAnsi="Times New Roman" w:cs="Times New Roman"/>
                      <w:b/>
                      <w:color w:val="FF0000"/>
                      <w:kern w:val="0"/>
                      <w:sz w:val="18"/>
                      <w:szCs w:val="18"/>
                      <w:lang w:eastAsia="zh-CN"/>
                    </w:rPr>
                  </w:rPrChange>
                </w:rPr>
                <w:t>Storage condition.</w:t>
              </w:r>
            </w:ins>
          </w:p>
        </w:tc>
      </w:tr>
      <w:tr w:rsidR="007617DE" w14:paraId="62E3E233" w14:textId="77777777">
        <w:trPr>
          <w:trHeight w:val="19"/>
          <w:jc w:val="center"/>
          <w:ins w:id="10277" w:author="Xuning Wei12232" w:date="2026-09-17T16:08:00Z"/>
        </w:trPr>
        <w:tc>
          <w:tcPr>
            <w:tcW w:w="1020" w:type="pct"/>
            <w:shd w:val="clear" w:color="auto" w:fill="FFFFFF" w:themeFill="background1"/>
            <w:vAlign w:val="center"/>
          </w:tcPr>
          <w:p w14:paraId="5292AE38" w14:textId="77777777" w:rsidR="007617DE" w:rsidRPr="007617DE" w:rsidRDefault="00AE300B">
            <w:pPr>
              <w:spacing w:line="360" w:lineRule="auto"/>
              <w:jc w:val="center"/>
              <w:rPr>
                <w:ins w:id="10278" w:author="Xuning Wei12232" w:date="2026-09-17T16:08:00Z"/>
                <w:rFonts w:ascii="Times New Roman" w:eastAsia="仿宋_GB2312" w:hAnsi="Times New Roman" w:cs="Times New Roman"/>
                <w:bCs w:val="0"/>
                <w:kern w:val="0"/>
                <w:sz w:val="18"/>
                <w:szCs w:val="20"/>
                <w:lang w:eastAsia="zh-CN"/>
                <w:rPrChange w:id="10279" w:author="Xuning Wei12232" w:date="2026-10-24T11:11:00Z">
                  <w:rPr>
                    <w:ins w:id="10280" w:author="Xuning Wei12232" w:date="2026-09-17T16:08:00Z"/>
                    <w:rFonts w:ascii="Times New Roman" w:eastAsia="仿宋_GB2312" w:hAnsi="Times New Roman" w:cs="Times New Roman"/>
                    <w:bCs w:val="0"/>
                    <w:color w:val="FF0000"/>
                    <w:kern w:val="0"/>
                    <w:sz w:val="18"/>
                    <w:szCs w:val="20"/>
                    <w:lang w:eastAsia="zh-CN"/>
                  </w:rPr>
                </w:rPrChange>
              </w:rPr>
            </w:pPr>
            <w:ins w:id="10281" w:author="Xuning Wei12232" w:date="2026-09-17T16:08:00Z">
              <w:r>
                <w:rPr>
                  <w:rFonts w:ascii="Times New Roman" w:eastAsia="仿宋_GB2312" w:hAnsi="Times New Roman" w:cs="Times New Roman"/>
                  <w:bCs w:val="0"/>
                  <w:kern w:val="0"/>
                  <w:sz w:val="18"/>
                  <w:szCs w:val="20"/>
                  <w:lang w:eastAsia="zh-CN"/>
                  <w:rPrChange w:id="10282" w:author="Xuning Wei12232" w:date="2026-10-24T11:11:00Z">
                    <w:rPr>
                      <w:rFonts w:ascii="Times New Roman" w:eastAsia="仿宋_GB2312" w:hAnsi="Times New Roman" w:cs="Times New Roman"/>
                      <w:bCs w:val="0"/>
                      <w:color w:val="FF0000"/>
                      <w:kern w:val="0"/>
                      <w:sz w:val="18"/>
                      <w:szCs w:val="20"/>
                      <w:lang w:eastAsia="zh-CN"/>
                    </w:rPr>
                  </w:rPrChange>
                </w:rPr>
                <w:t>Stability test *</w:t>
              </w:r>
            </w:ins>
          </w:p>
        </w:tc>
        <w:tc>
          <w:tcPr>
            <w:tcW w:w="917" w:type="pct"/>
            <w:shd w:val="clear" w:color="auto" w:fill="FFFFFF" w:themeFill="background1"/>
            <w:vAlign w:val="center"/>
          </w:tcPr>
          <w:p w14:paraId="60328544" w14:textId="77777777" w:rsidR="007617DE" w:rsidRPr="007617DE" w:rsidRDefault="00AE300B">
            <w:pPr>
              <w:spacing w:line="360" w:lineRule="auto"/>
              <w:ind w:firstLineChars="100" w:firstLine="180"/>
              <w:jc w:val="center"/>
              <w:rPr>
                <w:ins w:id="10283" w:author="Xuning Wei12232" w:date="2026-09-17T16:08:00Z"/>
                <w:rFonts w:ascii="Times New Roman" w:eastAsia="仿宋_GB2312" w:hAnsi="Times New Roman" w:cs="Times New Roman"/>
                <w:sz w:val="18"/>
                <w:szCs w:val="20"/>
                <w:lang w:eastAsia="zh-CN"/>
                <w:rPrChange w:id="10284" w:author="Xuning Wei12232" w:date="2026-10-24T11:11:00Z">
                  <w:rPr>
                    <w:ins w:id="10285" w:author="Xuning Wei12232" w:date="2026-09-17T16:08:00Z"/>
                    <w:rFonts w:ascii="Times New Roman" w:eastAsia="仿宋_GB2312" w:hAnsi="Times New Roman" w:cs="Times New Roman"/>
                    <w:color w:val="FF0000"/>
                    <w:sz w:val="18"/>
                    <w:szCs w:val="20"/>
                    <w:lang w:eastAsia="zh-CN"/>
                  </w:rPr>
                </w:rPrChange>
              </w:rPr>
            </w:pPr>
            <w:ins w:id="10286" w:author="Xuning Wei12232" w:date="2026-09-17T16:08:00Z">
              <w:r>
                <w:rPr>
                  <w:rFonts w:ascii="Times New Roman" w:eastAsia="仿宋_GB2312" w:hAnsi="Times New Roman" w:cs="Times New Roman"/>
                  <w:sz w:val="18"/>
                  <w:szCs w:val="20"/>
                  <w:rPrChange w:id="10287" w:author="Xuning Wei12232" w:date="2026-10-24T11:11:00Z">
                    <w:rPr>
                      <w:rFonts w:ascii="Times New Roman" w:eastAsia="仿宋_GB2312" w:hAnsi="Times New Roman" w:cs="Times New Roman"/>
                      <w:color w:val="FF0000"/>
                      <w:sz w:val="18"/>
                      <w:szCs w:val="20"/>
                    </w:rPr>
                  </w:rPrChange>
                </w:rPr>
                <w:t>~ 125 g</w:t>
              </w:r>
            </w:ins>
          </w:p>
        </w:tc>
        <w:tc>
          <w:tcPr>
            <w:tcW w:w="1441" w:type="pct"/>
            <w:vAlign w:val="center"/>
          </w:tcPr>
          <w:p w14:paraId="0D2F6343" w14:textId="77777777" w:rsidR="007617DE" w:rsidRPr="007617DE" w:rsidRDefault="00AE300B">
            <w:pPr>
              <w:spacing w:line="360" w:lineRule="auto"/>
              <w:jc w:val="center"/>
              <w:rPr>
                <w:ins w:id="10288" w:author="Xuning Wei12232" w:date="2026-09-17T16:08:00Z"/>
                <w:rFonts w:ascii="Times New Roman" w:eastAsia="仿宋_GB2312" w:hAnsi="Times New Roman" w:cs="Times New Roman"/>
                <w:sz w:val="18"/>
                <w:szCs w:val="20"/>
                <w:lang w:eastAsia="zh-CN"/>
                <w:rPrChange w:id="10289" w:author="Xuning Wei12232" w:date="2026-10-24T11:11:00Z">
                  <w:rPr>
                    <w:ins w:id="10290" w:author="Xuning Wei12232" w:date="2026-09-17T16:08:00Z"/>
                    <w:rFonts w:ascii="Times New Roman" w:eastAsia="仿宋_GB2312" w:hAnsi="Times New Roman" w:cs="Times New Roman"/>
                    <w:color w:val="FF0000"/>
                    <w:sz w:val="18"/>
                    <w:szCs w:val="20"/>
                    <w:lang w:eastAsia="zh-CN"/>
                  </w:rPr>
                </w:rPrChange>
              </w:rPr>
            </w:pPr>
            <w:ins w:id="10291" w:author="Xuning Wei12232" w:date="2026-09-17T16:08:00Z">
              <w:r>
                <w:rPr>
                  <w:rFonts w:ascii="Times New Roman" w:eastAsia="仿宋_GB2312" w:hAnsi="Times New Roman" w:cs="Times New Roman"/>
                  <w:kern w:val="18"/>
                  <w:sz w:val="18"/>
                  <w:szCs w:val="20"/>
                  <w:lang w:eastAsia="zh-CN"/>
                  <w:rPrChange w:id="10292" w:author="Xuning Wei12232" w:date="2026-10-24T11:11:00Z">
                    <w:rPr>
                      <w:rFonts w:ascii="Times New Roman" w:eastAsia="仿宋_GB2312" w:hAnsi="Times New Roman" w:cs="Times New Roman"/>
                      <w:color w:val="FF0000"/>
                      <w:kern w:val="18"/>
                      <w:sz w:val="18"/>
                      <w:szCs w:val="20"/>
                      <w:lang w:eastAsia="zh-CN"/>
                    </w:rPr>
                  </w:rPrChange>
                </w:rPr>
                <w:t>QC</w:t>
              </w:r>
            </w:ins>
            <w:ins w:id="10293" w:author="Xuning Wei12232" w:date="2026-09-17T16:12:00Z">
              <w:r>
                <w:rPr>
                  <w:rFonts w:ascii="Times New Roman" w:eastAsia="仿宋_GB2312" w:hAnsi="Times New Roman" w:cs="Times New Roman"/>
                  <w:kern w:val="18"/>
                  <w:sz w:val="18"/>
                  <w:szCs w:val="20"/>
                  <w:lang w:eastAsia="zh-CN"/>
                  <w:rPrChange w:id="10294" w:author="Xuning Wei12232" w:date="2026-10-24T11:11:00Z">
                    <w:rPr>
                      <w:rFonts w:ascii="Times New Roman" w:eastAsia="仿宋_GB2312" w:hAnsi="Times New Roman" w:cs="Times New Roman"/>
                      <w:color w:val="FF0000"/>
                      <w:kern w:val="18"/>
                      <w:sz w:val="18"/>
                      <w:szCs w:val="20"/>
                      <w:lang w:eastAsia="zh-CN"/>
                    </w:rPr>
                  </w:rPrChange>
                </w:rPr>
                <w:br/>
              </w:r>
            </w:ins>
            <w:ins w:id="10295" w:author="Xuning Wei12232" w:date="2026-09-17T16:08:00Z">
              <w:r>
                <w:rPr>
                  <w:rFonts w:ascii="Times New Roman" w:eastAsia="仿宋_GB2312" w:hAnsi="Times New Roman" w:cs="Times New Roman"/>
                  <w:kern w:val="18"/>
                  <w:sz w:val="18"/>
                  <w:szCs w:val="20"/>
                  <w:lang w:eastAsia="zh-CN"/>
                  <w:rPrChange w:id="10296" w:author="Xuning Wei12232" w:date="2026-10-24T11:11:00Z">
                    <w:rPr>
                      <w:rFonts w:ascii="Times New Roman" w:eastAsia="仿宋_GB2312" w:hAnsi="Times New Roman" w:cs="Times New Roman"/>
                      <w:color w:val="FF0000"/>
                      <w:kern w:val="18"/>
                      <w:sz w:val="18"/>
                      <w:szCs w:val="20"/>
                      <w:lang w:eastAsia="zh-CN"/>
                    </w:rPr>
                  </w:rPrChange>
                </w:rPr>
                <w:t>(</w:t>
              </w:r>
              <w:proofErr w:type="spellStart"/>
              <w:r>
                <w:rPr>
                  <w:rFonts w:ascii="Times New Roman" w:eastAsia="仿宋_GB2312" w:hAnsi="Times New Roman" w:cs="Times New Roman"/>
                  <w:kern w:val="18"/>
                  <w:sz w:val="18"/>
                  <w:szCs w:val="20"/>
                  <w:lang w:eastAsia="zh-CN"/>
                  <w:rPrChange w:id="10297" w:author="Xuning Wei12232" w:date="2026-10-24T11:11:00Z">
                    <w:rPr>
                      <w:rFonts w:ascii="Times New Roman" w:eastAsia="仿宋_GB2312" w:hAnsi="Times New Roman" w:cs="Times New Roman"/>
                      <w:color w:val="FF0000"/>
                      <w:kern w:val="18"/>
                      <w:sz w:val="18"/>
                      <w:szCs w:val="20"/>
                      <w:lang w:eastAsia="zh-CN"/>
                    </w:rPr>
                  </w:rPrChange>
                </w:rPr>
                <w:t>Asymchem</w:t>
              </w:r>
              <w:proofErr w:type="spellEnd"/>
              <w:r>
                <w:rPr>
                  <w:rFonts w:ascii="Times New Roman" w:eastAsia="仿宋_GB2312" w:hAnsi="Times New Roman" w:cs="Times New Roman"/>
                  <w:kern w:val="18"/>
                  <w:sz w:val="18"/>
                  <w:szCs w:val="20"/>
                  <w:lang w:eastAsia="zh-CN"/>
                  <w:rPrChange w:id="10298" w:author="Xuning Wei12232" w:date="2026-10-24T11:11:00Z">
                    <w:rPr>
                      <w:rFonts w:ascii="Times New Roman" w:eastAsia="仿宋_GB2312" w:hAnsi="Times New Roman" w:cs="Times New Roman"/>
                      <w:color w:val="FF0000"/>
                      <w:kern w:val="18"/>
                      <w:sz w:val="18"/>
                      <w:szCs w:val="20"/>
                      <w:lang w:eastAsia="zh-CN"/>
                    </w:rPr>
                  </w:rPrChange>
                </w:rPr>
                <w:t xml:space="preserve"> TJ4)</w:t>
              </w:r>
            </w:ins>
          </w:p>
        </w:tc>
        <w:tc>
          <w:tcPr>
            <w:tcW w:w="1622" w:type="pct"/>
            <w:shd w:val="clear" w:color="auto" w:fill="FFFFFF" w:themeFill="background1"/>
            <w:vAlign w:val="center"/>
          </w:tcPr>
          <w:p w14:paraId="6DFFC7D8" w14:textId="77777777" w:rsidR="007617DE" w:rsidRPr="007617DE" w:rsidRDefault="00AE300B">
            <w:pPr>
              <w:spacing w:line="360" w:lineRule="auto"/>
              <w:jc w:val="center"/>
              <w:rPr>
                <w:ins w:id="10299" w:author="Xuning Wei12232" w:date="2026-09-17T16:09:00Z"/>
                <w:rFonts w:ascii="Times New Roman" w:eastAsia="仿宋_GB2312" w:hAnsi="Times New Roman" w:cs="Times New Roman"/>
                <w:sz w:val="18"/>
                <w:szCs w:val="20"/>
                <w:lang w:eastAsia="zh-CN"/>
                <w:rPrChange w:id="10300" w:author="Xuning Wei12232" w:date="2026-10-24T11:11:00Z">
                  <w:rPr>
                    <w:ins w:id="10301" w:author="Xuning Wei12232" w:date="2026-09-17T16:09:00Z"/>
                    <w:rFonts w:ascii="Times New Roman" w:eastAsia="仿宋_GB2312" w:hAnsi="Times New Roman" w:cs="Times New Roman"/>
                    <w:color w:val="FF0000"/>
                    <w:sz w:val="18"/>
                    <w:szCs w:val="20"/>
                    <w:lang w:eastAsia="zh-CN"/>
                  </w:rPr>
                </w:rPrChange>
              </w:rPr>
            </w:pPr>
            <w:ins w:id="10302" w:author="Xuning Wei12232" w:date="2026-09-17T16:09:00Z">
              <w:r>
                <w:rPr>
                  <w:rFonts w:ascii="Times New Roman" w:eastAsia="仿宋_GB2312" w:hAnsi="Times New Roman" w:cs="Times New Roman"/>
                  <w:sz w:val="18"/>
                  <w:szCs w:val="20"/>
                  <w:lang w:eastAsia="zh-CN"/>
                  <w:rPrChange w:id="10303" w:author="Xuning Wei12232" w:date="2026-10-24T11:11:00Z">
                    <w:rPr>
                      <w:rFonts w:ascii="Times New Roman" w:eastAsia="仿宋_GB2312" w:hAnsi="Times New Roman" w:cs="Times New Roman"/>
                      <w:color w:val="FF0000"/>
                      <w:sz w:val="18"/>
                      <w:szCs w:val="20"/>
                      <w:lang w:eastAsia="zh-CN"/>
                    </w:rPr>
                  </w:rPrChange>
                </w:rPr>
                <w:t xml:space="preserve">Refer to Stability Study Protocol  </w:t>
              </w:r>
            </w:ins>
          </w:p>
          <w:p w14:paraId="08A2A6C1" w14:textId="77777777" w:rsidR="007617DE" w:rsidRPr="007617DE" w:rsidRDefault="00AE300B">
            <w:pPr>
              <w:spacing w:line="360" w:lineRule="auto"/>
              <w:jc w:val="center"/>
              <w:rPr>
                <w:ins w:id="10304" w:author="Xuning Wei12232" w:date="2026-09-17T16:08:00Z"/>
                <w:rFonts w:ascii="Times New Roman" w:eastAsia="仿宋_GB2312" w:hAnsi="Times New Roman" w:cs="Times New Roman"/>
                <w:sz w:val="18"/>
                <w:szCs w:val="20"/>
                <w:lang w:eastAsia="zh-CN"/>
                <w:rPrChange w:id="10305" w:author="Xuning Wei12232" w:date="2026-10-24T11:11:00Z">
                  <w:rPr>
                    <w:ins w:id="10306" w:author="Xuning Wei12232" w:date="2026-09-17T16:08:00Z"/>
                    <w:rFonts w:ascii="Times New Roman" w:eastAsia="仿宋_GB2312" w:hAnsi="Times New Roman" w:cs="Times New Roman"/>
                    <w:color w:val="FF0000"/>
                    <w:sz w:val="18"/>
                    <w:szCs w:val="20"/>
                    <w:lang w:eastAsia="zh-CN"/>
                  </w:rPr>
                </w:rPrChange>
              </w:rPr>
            </w:pPr>
            <w:ins w:id="10307" w:author="Xuning Wei12232" w:date="2026-09-17T16:09:00Z">
              <w:r>
                <w:rPr>
                  <w:rFonts w:ascii="Times New Roman" w:eastAsia="仿宋_GB2312" w:hAnsi="Times New Roman" w:cs="Times New Roman"/>
                  <w:sz w:val="18"/>
                  <w:szCs w:val="20"/>
                  <w:lang w:eastAsia="zh-CN"/>
                  <w:rPrChange w:id="10308" w:author="Xuning Wei12232" w:date="2026-10-24T11:11:00Z">
                    <w:rPr>
                      <w:rFonts w:ascii="Times New Roman" w:eastAsia="仿宋_GB2312" w:hAnsi="Times New Roman" w:cs="Times New Roman"/>
                      <w:color w:val="FF0000"/>
                      <w:sz w:val="18"/>
                      <w:szCs w:val="20"/>
                      <w:lang w:eastAsia="zh-CN"/>
                    </w:rPr>
                  </w:rPrChange>
                </w:rPr>
                <w:t>PSP-140020-2026-</w:t>
              </w:r>
            </w:ins>
            <w:ins w:id="10309" w:author="Xuning Wei12232" w:date="2026-10-22T06:44:00Z">
              <w:r>
                <w:rPr>
                  <w:rFonts w:ascii="Times New Roman" w:eastAsia="仿宋_GB2312" w:hAnsi="Times New Roman" w:cs="Times New Roman"/>
                  <w:sz w:val="18"/>
                  <w:szCs w:val="20"/>
                  <w:lang w:eastAsia="zh-CN"/>
                </w:rPr>
                <w:t>003</w:t>
              </w:r>
            </w:ins>
            <w:ins w:id="10310" w:author="Xuning Wei12232" w:date="2026-09-17T16:09:00Z">
              <w:r>
                <w:rPr>
                  <w:rFonts w:ascii="Times New Roman" w:eastAsia="仿宋_GB2312" w:hAnsi="Times New Roman" w:cs="Times New Roman"/>
                  <w:sz w:val="18"/>
                  <w:szCs w:val="20"/>
                  <w:lang w:eastAsia="zh-CN"/>
                  <w:rPrChange w:id="10311" w:author="Xuning Wei12232" w:date="2026-10-24T11:11:00Z">
                    <w:rPr>
                      <w:rFonts w:ascii="Times New Roman" w:eastAsia="仿宋_GB2312" w:hAnsi="Times New Roman" w:cs="Times New Roman"/>
                      <w:color w:val="FF0000"/>
                      <w:sz w:val="18"/>
                      <w:szCs w:val="20"/>
                      <w:lang w:eastAsia="zh-CN"/>
                    </w:rPr>
                  </w:rPrChange>
                </w:rPr>
                <w:t>.01</w:t>
              </w:r>
            </w:ins>
          </w:p>
        </w:tc>
      </w:tr>
    </w:tbl>
    <w:p w14:paraId="5B699F2F" w14:textId="77777777" w:rsidR="007617DE" w:rsidRPr="007617DE" w:rsidRDefault="00AE300B" w:rsidP="007617DE">
      <w:pPr>
        <w:spacing w:beforeLines="50" w:before="120" w:afterLines="50" w:after="120" w:line="360" w:lineRule="auto"/>
        <w:contextualSpacing/>
        <w:jc w:val="both"/>
        <w:rPr>
          <w:rFonts w:ascii="Times New Roman" w:eastAsia="仿宋_GB2312" w:hAnsi="Times New Roman" w:cs="Times New Roman"/>
          <w:bCs w:val="0"/>
          <w:color w:val="000000" w:themeColor="text1"/>
          <w:kern w:val="0"/>
          <w:sz w:val="18"/>
          <w:szCs w:val="18"/>
          <w:lang w:eastAsia="zh-CN"/>
          <w:rPrChange w:id="10312" w:author="Xuning Wei12232" w:date="2026-10-24T11:11:00Z">
            <w:rPr>
              <w:color w:val="000000" w:themeColor="text1"/>
              <w:sz w:val="20"/>
              <w:szCs w:val="20"/>
              <w:lang w:eastAsia="zh-CN"/>
            </w:rPr>
          </w:rPrChange>
        </w:rPr>
        <w:pPrChange w:id="10313" w:author="Xuning Wei12232" w:date="2026-09-17T16:12:00Z">
          <w:pPr>
            <w:pStyle w:val="aff7"/>
            <w:spacing w:beforeLines="50" w:before="120" w:afterLines="50" w:after="120" w:line="360" w:lineRule="auto"/>
            <w:ind w:left="0"/>
            <w:jc w:val="both"/>
          </w:pPr>
        </w:pPrChange>
      </w:pPr>
      <w:ins w:id="10314" w:author="Xuning Wei12232" w:date="2026-09-17T16:08:00Z">
        <w:r>
          <w:rPr>
            <w:rFonts w:ascii="Times New Roman" w:hAnsi="Times New Roman" w:cs="Times New Roman"/>
            <w:sz w:val="18"/>
            <w:szCs w:val="18"/>
            <w:lang w:eastAsia="zh-CN"/>
          </w:rPr>
          <w:t xml:space="preserve">Note: </w:t>
        </w:r>
        <w:r>
          <w:rPr>
            <w:rFonts w:ascii="Times New Roman" w:eastAsia="仿宋_GB2312" w:hAnsi="Times New Roman" w:cs="Times New Roman"/>
            <w:bCs w:val="0"/>
            <w:color w:val="FF0000"/>
            <w:kern w:val="0"/>
            <w:sz w:val="18"/>
            <w:szCs w:val="18"/>
            <w:lang w:eastAsia="zh-CN"/>
          </w:rPr>
          <w:t>*In-process intermediate ASYM-141366 from only one PPQ batch will be put into the stability chamber for stability.</w:t>
        </w:r>
      </w:ins>
    </w:p>
    <w:p w14:paraId="7E0CB40C" w14:textId="77777777" w:rsidR="007617DE" w:rsidRPr="007617DE" w:rsidRDefault="00AE300B">
      <w:pPr>
        <w:pStyle w:val="a"/>
        <w:rPr>
          <w:del w:id="10315" w:author="Xuning Wei12232" w:date="2026-10-18T13:39:00Z"/>
          <w:rFonts w:cs="Times New Roman"/>
          <w:strike/>
          <w:rPrChange w:id="10316" w:author="Xuning Wei12232" w:date="2026-10-24T11:11:00Z">
            <w:rPr>
              <w:del w:id="10317" w:author="Xuning Wei12232" w:date="2026-10-18T13:39:00Z"/>
              <w:rFonts w:cs="Times New Roman"/>
              <w:color w:val="000000" w:themeColor="text1"/>
            </w:rPr>
          </w:rPrChange>
        </w:rPr>
      </w:pPr>
      <w:commentRangeStart w:id="10318"/>
      <w:del w:id="10319" w:author="Xuning Wei12232" w:date="2026-10-18T13:39:00Z">
        <w:r>
          <w:rPr>
            <w:rFonts w:cs="Times New Roman"/>
            <w:strike/>
            <w:rPrChange w:id="10320" w:author="Xuning Wei12232" w:date="2026-10-24T11:11:00Z">
              <w:rPr>
                <w:rFonts w:cs="Times New Roman"/>
                <w:color w:val="000000" w:themeColor="text1"/>
              </w:rPr>
            </w:rPrChange>
          </w:rPr>
          <w:delText>Additional Sampling Plan</w:delText>
        </w:r>
        <w:commentRangeEnd w:id="10318"/>
        <w:r>
          <w:rPr>
            <w:rStyle w:val="CommentReference"/>
            <w:rFonts w:cs="Times New Roman"/>
            <w:strike/>
            <w:rPrChange w:id="10321" w:author="Xuning Wei12232" w:date="2026-10-24T11:11:00Z">
              <w:rPr>
                <w:rStyle w:val="CommentReference"/>
                <w:rFonts w:cs="Times New Roman"/>
                <w:color w:val="000000" w:themeColor="text1"/>
              </w:rPr>
            </w:rPrChange>
          </w:rPr>
          <w:commentReference w:id="10318"/>
        </w:r>
        <w:bookmarkStart w:id="10322" w:name="_Toc243596324"/>
        <w:bookmarkEnd w:id="10322"/>
      </w:del>
    </w:p>
    <w:p w14:paraId="47E127E3" w14:textId="77777777" w:rsidR="007617DE" w:rsidRPr="007617DE" w:rsidRDefault="00AE300B">
      <w:pPr>
        <w:spacing w:line="360" w:lineRule="auto"/>
        <w:contextualSpacing/>
        <w:rPr>
          <w:del w:id="10323" w:author="Xuning Wei12232" w:date="2026-10-18T13:39:00Z"/>
          <w:rFonts w:ascii="Times New Roman" w:hAnsi="Times New Roman" w:cs="Times New Roman"/>
          <w:strike/>
          <w:sz w:val="18"/>
          <w:szCs w:val="18"/>
          <w:lang w:eastAsia="zh-CN"/>
          <w:rPrChange w:id="10324" w:author="Xuning Wei12232" w:date="2026-10-24T11:11:00Z">
            <w:rPr>
              <w:del w:id="10325" w:author="Xuning Wei12232" w:date="2026-10-18T13:39:00Z"/>
              <w:lang w:eastAsia="zh-CN"/>
            </w:rPr>
          </w:rPrChange>
        </w:rPr>
      </w:pPr>
      <w:del w:id="10326" w:author="Xuning Wei12232" w:date="2026-10-18T13:39:00Z">
        <w:r>
          <w:rPr>
            <w:rFonts w:ascii="Times New Roman" w:eastAsia="仿宋_GB2312" w:hAnsi="Times New Roman" w:cs="Times New Roman"/>
            <w:strike/>
            <w:sz w:val="20"/>
            <w:szCs w:val="20"/>
            <w:lang w:eastAsia="zh-CN"/>
            <w:rPrChange w:id="10327" w:author="Xuning Wei12232" w:date="2026-10-24T11:11:00Z">
              <w:rPr>
                <w:rFonts w:ascii="Times New Roman" w:eastAsia="仿宋_GB2312" w:hAnsi="Times New Roman" w:cs="Times New Roman"/>
                <w:color w:val="000000" w:themeColor="text1"/>
                <w:sz w:val="20"/>
                <w:szCs w:val="20"/>
                <w:lang w:eastAsia="zh-CN"/>
              </w:rPr>
            </w:rPrChange>
          </w:rPr>
          <w:delText>In addition to routine samples and testing, the additional sample for the SPPS PPQ 1 batch of ASYM-141366 is needed for purity and impurity testing, which involves the performance of small scale cleavage in the R&amp;D lab with purity and impurity testing being performed in the QC Lab in accordance with the GMP guidelines and methods of ASYM-140020. The purity/impurity results will be assessed prior to progression to PPQ 2 manufacturing to minimize business risks and broaden process knowledge. This approach is implemented to support early detection of atypical impurity formation or potential for non-conforming results and enable timely escalation and/or investigation where required prior to commitment of material for downstream processing. The additional sample is summarized in Appendix &lt;6&gt;: Use Test Results of In‑process Intermediate (ASYM-141366 Soft Cleavage)</w:delText>
        </w:r>
        <w:bookmarkStart w:id="10328" w:name="_Toc243596325"/>
        <w:bookmarkEnd w:id="10328"/>
      </w:del>
    </w:p>
    <w:p w14:paraId="23C41405"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0329" w:name="_Toc243596326"/>
      <w:commentRangeStart w:id="10330"/>
      <w:commentRangeStart w:id="10331"/>
      <w:r>
        <w:rPr>
          <w:rFonts w:ascii="Times New Roman" w:eastAsia="仿宋_GB2312" w:hAnsi="Times New Roman" w:cs="Times New Roman"/>
          <w:sz w:val="21"/>
          <w:szCs w:val="21"/>
        </w:rPr>
        <w:t>Packaging</w:t>
      </w:r>
      <w:commentRangeEnd w:id="10330"/>
      <w:r>
        <w:rPr>
          <w:rStyle w:val="CommentReference"/>
          <w:rFonts w:ascii="Times New Roman" w:eastAsia="仿宋_GB2312" w:hAnsi="Times New Roman" w:cs="Times New Roman"/>
        </w:rPr>
        <w:commentReference w:id="10330"/>
      </w:r>
      <w:commentRangeEnd w:id="10331"/>
      <w:r>
        <w:rPr>
          <w:rStyle w:val="CommentReference"/>
        </w:rPr>
        <w:commentReference w:id="10331"/>
      </w:r>
      <w:r>
        <w:rPr>
          <w:rFonts w:ascii="Times New Roman" w:eastAsia="仿宋_GB2312" w:hAnsi="Times New Roman" w:cs="Times New Roman"/>
          <w:sz w:val="21"/>
          <w:szCs w:val="21"/>
        </w:rPr>
        <w:t xml:space="preserve"> and Storag</w:t>
      </w:r>
      <w:bookmarkEnd w:id="10231"/>
      <w:bookmarkEnd w:id="10232"/>
      <w:r>
        <w:rPr>
          <w:rFonts w:ascii="Times New Roman" w:eastAsia="仿宋_GB2312" w:hAnsi="Times New Roman" w:cs="Times New Roman"/>
          <w:sz w:val="21"/>
          <w:szCs w:val="21"/>
        </w:rPr>
        <w:t>e</w:t>
      </w:r>
      <w:bookmarkEnd w:id="10329"/>
    </w:p>
    <w:p w14:paraId="5B31271E" w14:textId="77777777" w:rsidR="007617DE" w:rsidRDefault="00AE300B">
      <w:pPr>
        <w:spacing w:beforeLines="50" w:before="120" w:afterLines="50" w:after="120" w:line="360" w:lineRule="auto"/>
        <w:jc w:val="both"/>
        <w:rPr>
          <w:ins w:id="10332" w:author="Xuning Wei12232" w:date="2026-10-18T10:00:00Z"/>
          <w:rFonts w:ascii="Times New Roman" w:eastAsia="仿宋_GB2312" w:hAnsi="Times New Roman" w:cs="Times New Roman"/>
          <w:sz w:val="20"/>
          <w:szCs w:val="20"/>
          <w:lang w:eastAsia="zh-CN"/>
        </w:rPr>
      </w:pPr>
      <w:bookmarkStart w:id="10333" w:name="OLE_LINK15"/>
      <w:bookmarkStart w:id="10334" w:name="_Toc435535603"/>
      <w:bookmarkEnd w:id="10233"/>
      <w:ins w:id="10335" w:author="Xuning Wei12232" w:date="2026-10-18T10:00:00Z">
        <w:r>
          <w:rPr>
            <w:rFonts w:ascii="Times New Roman" w:eastAsia="仿宋_GB2312" w:hAnsi="Times New Roman" w:cs="Times New Roman"/>
            <w:sz w:val="20"/>
            <w:szCs w:val="20"/>
            <w:lang w:eastAsia="zh-CN"/>
          </w:rPr>
          <w:t>The material shall be packaged according to the following description after release</w:t>
        </w:r>
        <w:del w:id="10336" w:author="Yachao Liu11087" w:date="2026-09-10T03:15:00Z">
          <w:r>
            <w:rPr>
              <w:rFonts w:ascii="Times New Roman" w:eastAsia="仿宋_GB2312" w:hAnsi="Times New Roman" w:cs="Times New Roman"/>
              <w:sz w:val="20"/>
              <w:szCs w:val="20"/>
              <w:lang w:eastAsia="zh-CN"/>
            </w:rPr>
            <w:delText>.</w:delText>
          </w:r>
        </w:del>
        <w:r>
          <w:rPr>
            <w:rFonts w:ascii="Times New Roman" w:eastAsia="仿宋_GB2312" w:hAnsi="Times New Roman" w:cs="Times New Roman"/>
            <w:sz w:val="20"/>
            <w:szCs w:val="20"/>
            <w:lang w:eastAsia="zh-CN"/>
          </w:rPr>
          <w:t xml:space="preserve"> Packaging specifications are summarized in</w:t>
        </w:r>
        <w:r>
          <w:rPr>
            <w:rFonts w:ascii="Times New Roman" w:eastAsia="仿宋_GB2312" w:hAnsi="Times New Roman" w:cs="Times New Roman"/>
            <w:b/>
            <w:sz w:val="20"/>
            <w:szCs w:val="20"/>
            <w:lang w:eastAsia="zh-CN"/>
            <w:rPrChange w:id="10337" w:author="Xuning Wei12232" w:date="2026-10-24T11:11:00Z">
              <w:rPr>
                <w:rFonts w:ascii="Times New Roman" w:eastAsia="仿宋_GB2312" w:hAnsi="Times New Roman" w:cs="Times New Roman"/>
                <w:sz w:val="20"/>
                <w:szCs w:val="20"/>
                <w:lang w:eastAsia="zh-CN"/>
              </w:rPr>
            </w:rPrChange>
          </w:rPr>
          <w:t xml:space="preserve"> Table 11</w:t>
        </w:r>
        <w:del w:id="10338" w:author="Yu Zhang12718" w:date="2026-10-13T14:45:00Z">
          <w:r>
            <w:rPr>
              <w:rFonts w:ascii="Times New Roman" w:eastAsia="仿宋_GB2312" w:hAnsi="Times New Roman" w:cs="Times New Roman"/>
              <w:b/>
              <w:sz w:val="20"/>
              <w:szCs w:val="20"/>
              <w:lang w:eastAsia="zh-CN"/>
              <w:rPrChange w:id="10339" w:author="Xuning Wei12232" w:date="2026-10-24T11:11:00Z">
                <w:rPr>
                  <w:rFonts w:ascii="Times New Roman" w:eastAsia="仿宋_GB2312" w:hAnsi="Times New Roman" w:cs="Times New Roman"/>
                  <w:sz w:val="20"/>
                  <w:szCs w:val="20"/>
                  <w:lang w:eastAsia="zh-CN"/>
                </w:rPr>
              </w:rPrChange>
            </w:rPr>
            <w:delText>2</w:delText>
          </w:r>
        </w:del>
        <w:r>
          <w:rPr>
            <w:rFonts w:ascii="Times New Roman" w:eastAsia="仿宋_GB2312" w:hAnsi="Times New Roman" w:cs="Times New Roman"/>
            <w:b/>
            <w:sz w:val="20"/>
            <w:szCs w:val="20"/>
            <w:lang w:eastAsia="zh-CN"/>
            <w:rPrChange w:id="10340" w:author="Xuning Wei12232" w:date="2026-10-24T11:11:00Z">
              <w:rPr>
                <w:rFonts w:ascii="Times New Roman" w:eastAsia="仿宋_GB2312" w:hAnsi="Times New Roman" w:cs="Times New Roman"/>
                <w:sz w:val="20"/>
                <w:szCs w:val="20"/>
                <w:lang w:eastAsia="zh-CN"/>
              </w:rPr>
            </w:rPrChange>
          </w:rPr>
          <w:t>.</w:t>
        </w:r>
      </w:ins>
    </w:p>
    <w:p w14:paraId="07B69726" w14:textId="77777777" w:rsidR="007617DE" w:rsidRDefault="00AE300B">
      <w:pPr>
        <w:spacing w:beforeLines="50" w:before="120" w:afterLines="50" w:after="120" w:line="360" w:lineRule="auto"/>
        <w:jc w:val="both"/>
        <w:rPr>
          <w:del w:id="10341" w:author="Xuning Wei12232" w:date="2026-10-09T11:38:00Z"/>
          <w:rFonts w:ascii="Times New Roman" w:eastAsia="仿宋_GB2312" w:hAnsi="Times New Roman" w:cs="Times New Roman"/>
          <w:sz w:val="20"/>
          <w:szCs w:val="20"/>
          <w:lang w:eastAsia="zh-CN"/>
        </w:rPr>
      </w:pPr>
      <w:del w:id="10342" w:author="Xuning Wei12232" w:date="2026-10-09T11:38:00Z">
        <w:r>
          <w:rPr>
            <w:rFonts w:ascii="Times New Roman" w:eastAsia="仿宋_GB2312" w:hAnsi="Times New Roman" w:cs="Times New Roman"/>
            <w:sz w:val="20"/>
            <w:szCs w:val="20"/>
            <w:lang w:eastAsia="zh-CN"/>
          </w:rPr>
          <w:delText>The material shall be packaged according to the following description</w:delText>
        </w:r>
      </w:del>
      <w:del w:id="10343" w:author="Xuning Wei12232" w:date="2026-09-14T17:40:00Z">
        <w:r>
          <w:rPr>
            <w:rFonts w:ascii="Times New Roman" w:eastAsia="仿宋_GB2312" w:hAnsi="Times New Roman" w:cs="Times New Roman"/>
            <w:sz w:val="20"/>
            <w:szCs w:val="20"/>
            <w:lang w:eastAsia="zh-CN"/>
          </w:rPr>
          <w:delText xml:space="preserve"> after </w:delText>
        </w:r>
      </w:del>
      <w:del w:id="10344" w:author="Xuning Wei12232" w:date="2026-09-14T17:39:00Z">
        <w:r>
          <w:rPr>
            <w:rFonts w:ascii="Times New Roman" w:eastAsia="仿宋_GB2312" w:hAnsi="Times New Roman" w:cs="Times New Roman"/>
            <w:sz w:val="20"/>
            <w:szCs w:val="20"/>
            <w:lang w:eastAsia="zh-CN"/>
          </w:rPr>
          <w:delText>release</w:delText>
        </w:r>
      </w:del>
      <w:del w:id="10345" w:author="Xuning Wei12232" w:date="2026-10-09T11:38:00Z">
        <w:r>
          <w:rPr>
            <w:rFonts w:ascii="Times New Roman" w:eastAsia="仿宋_GB2312" w:hAnsi="Times New Roman" w:cs="Times New Roman"/>
            <w:sz w:val="20"/>
            <w:szCs w:val="20"/>
            <w:lang w:eastAsia="zh-CN"/>
          </w:rPr>
          <w:delText xml:space="preserve">. </w:delText>
        </w:r>
      </w:del>
    </w:p>
    <w:p w14:paraId="02D139D7" w14:textId="77777777" w:rsidR="007617DE" w:rsidRDefault="00AE300B">
      <w:pPr>
        <w:spacing w:beforeLines="50" w:before="120" w:afterLines="50" w:after="120" w:line="360" w:lineRule="auto"/>
        <w:jc w:val="both"/>
        <w:rPr>
          <w:rFonts w:ascii="Times New Roman" w:eastAsia="仿宋_GB2312" w:hAnsi="Times New Roman" w:cs="Times New Roman"/>
          <w:sz w:val="20"/>
          <w:szCs w:val="20"/>
          <w:lang w:eastAsia="zh-CN"/>
        </w:rPr>
      </w:pPr>
      <w:r>
        <w:rPr>
          <w:rFonts w:ascii="Times New Roman" w:eastAsia="仿宋_GB2312" w:hAnsi="Times New Roman" w:cs="Times New Roman"/>
          <w:b/>
          <w:i/>
          <w:sz w:val="20"/>
          <w:szCs w:val="20"/>
          <w:u w:val="single"/>
          <w:lang w:eastAsia="zh-CN"/>
        </w:rPr>
        <w:t>Inner packaging:</w:t>
      </w:r>
      <w:r>
        <w:rPr>
          <w:rFonts w:ascii="Times New Roman" w:eastAsia="仿宋_GB2312" w:hAnsi="Times New Roman" w:cs="Times New Roman"/>
          <w:sz w:val="20"/>
          <w:szCs w:val="20"/>
          <w:lang w:eastAsia="zh-CN"/>
        </w:rPr>
        <w:t xml:space="preserve"> </w:t>
      </w:r>
    </w:p>
    <w:p w14:paraId="2FA4A6F4" w14:textId="77777777" w:rsidR="007617DE" w:rsidRPr="007617DE" w:rsidRDefault="00AE300B">
      <w:pPr>
        <w:spacing w:beforeLines="50" w:before="120" w:afterLines="50" w:after="120" w:line="360" w:lineRule="auto"/>
        <w:jc w:val="both"/>
        <w:rPr>
          <w:rFonts w:ascii="Times New Roman" w:eastAsia="仿宋_GB2312" w:hAnsi="Times New Roman" w:cs="Times New Roman"/>
          <w:sz w:val="20"/>
          <w:szCs w:val="20"/>
          <w:lang w:eastAsia="zh-CN"/>
          <w:rPrChange w:id="10346" w:author="Xuning Wei12232" w:date="2026-10-24T11:11:00Z">
            <w:rPr>
              <w:rFonts w:ascii="Times New Roman" w:eastAsia="仿宋_GB2312" w:hAnsi="Times New Roman" w:cs="Times New Roman"/>
              <w:color w:val="0000FF"/>
              <w:sz w:val="20"/>
              <w:szCs w:val="20"/>
              <w:lang w:eastAsia="zh-CN"/>
            </w:rPr>
          </w:rPrChange>
        </w:rPr>
      </w:pPr>
      <w:r>
        <w:rPr>
          <w:rFonts w:ascii="Times New Roman" w:eastAsia="仿宋_GB2312" w:hAnsi="Times New Roman" w:cs="Times New Roman"/>
          <w:sz w:val="20"/>
          <w:szCs w:val="20"/>
          <w:lang w:eastAsia="zh-CN"/>
          <w:rPrChange w:id="10347" w:author="Xuning Wei12232" w:date="2026-10-24T11:11:00Z">
            <w:rPr>
              <w:rFonts w:ascii="Times New Roman" w:eastAsia="仿宋_GB2312" w:hAnsi="Times New Roman" w:cs="Times New Roman"/>
              <w:color w:val="0000FF"/>
              <w:sz w:val="20"/>
              <w:szCs w:val="20"/>
              <w:lang w:eastAsia="zh-CN"/>
            </w:rPr>
          </w:rPrChange>
        </w:rPr>
        <w:t xml:space="preserve">Double bagged with LDPE (low-density polyethylene) bags: </w:t>
      </w:r>
      <w:r>
        <w:rPr>
          <w:rFonts w:ascii="Times New Roman" w:eastAsia="FangSong" w:hAnsi="Times New Roman" w:cs="Times New Roman"/>
          <w:sz w:val="20"/>
          <w:szCs w:val="20"/>
          <w:lang w:eastAsia="zh-CN"/>
          <w:rPrChange w:id="10348" w:author="Xuning Wei12232" w:date="2026-10-24T11:11:00Z">
            <w:rPr>
              <w:rFonts w:ascii="Times New Roman" w:eastAsia="FangSong" w:hAnsi="Times New Roman" w:cs="Times New Roman"/>
              <w:color w:val="0000FF"/>
              <w:sz w:val="20"/>
              <w:szCs w:val="20"/>
              <w:lang w:eastAsia="zh-CN"/>
            </w:rPr>
          </w:rPrChange>
        </w:rPr>
        <w:t xml:space="preserve">the inner pharmaceutical‑grade LDPE powder charging bag is sealed with </w:t>
      </w:r>
      <w:ins w:id="10349" w:author="Xuning Wei12232" w:date="2026-09-14T17:34:00Z">
        <w:r>
          <w:rPr>
            <w:rFonts w:ascii="Times New Roman" w:eastAsia="FangSong" w:hAnsi="Times New Roman" w:cs="Times New Roman"/>
            <w:sz w:val="20"/>
            <w:szCs w:val="20"/>
            <w:lang w:eastAsia="zh-CN"/>
            <w:rPrChange w:id="10350" w:author="Xuning Wei12232" w:date="2026-10-24T11:11:00Z">
              <w:rPr>
                <w:rFonts w:ascii="Times New Roman" w:eastAsia="FangSong" w:hAnsi="Times New Roman" w:cs="Times New Roman"/>
                <w:color w:val="0000FF"/>
                <w:sz w:val="20"/>
                <w:szCs w:val="20"/>
                <w:lang w:eastAsia="zh-CN"/>
              </w:rPr>
            </w:rPrChange>
          </w:rPr>
          <w:t xml:space="preserve">plastic clips and latch-closure seals. </w:t>
        </w:r>
      </w:ins>
      <w:del w:id="10351" w:author="Xuning Wei12232" w:date="2026-09-14T17:34:00Z">
        <w:r>
          <w:rPr>
            <w:rFonts w:ascii="Times New Roman" w:eastAsia="FangSong" w:hAnsi="Times New Roman" w:cs="Times New Roman"/>
            <w:sz w:val="20"/>
            <w:szCs w:val="20"/>
            <w:lang w:eastAsia="zh-CN"/>
            <w:rPrChange w:id="10352" w:author="Xuning Wei12232" w:date="2026-10-24T11:11:00Z">
              <w:rPr>
                <w:rFonts w:ascii="Times New Roman" w:eastAsia="FangSong" w:hAnsi="Times New Roman" w:cs="Times New Roman"/>
                <w:color w:val="0000FF"/>
                <w:sz w:val="20"/>
                <w:szCs w:val="20"/>
                <w:lang w:eastAsia="zh-CN"/>
              </w:rPr>
            </w:rPrChange>
          </w:rPr>
          <w:delText>clips,</w:delText>
        </w:r>
      </w:del>
      <w:del w:id="10353" w:author="Xuning Wei12232" w:date="2026-09-14T17:35:00Z">
        <w:r>
          <w:rPr>
            <w:rFonts w:ascii="Times New Roman" w:eastAsia="FangSong" w:hAnsi="Times New Roman" w:cs="Times New Roman"/>
            <w:sz w:val="20"/>
            <w:szCs w:val="20"/>
            <w:lang w:eastAsia="zh-CN"/>
            <w:rPrChange w:id="10354" w:author="Xuning Wei12232" w:date="2026-10-24T11:11:00Z">
              <w:rPr>
                <w:rFonts w:ascii="Times New Roman" w:eastAsia="FangSong" w:hAnsi="Times New Roman" w:cs="Times New Roman"/>
                <w:color w:val="0000FF"/>
                <w:sz w:val="20"/>
                <w:szCs w:val="20"/>
                <w:lang w:eastAsia="zh-CN"/>
              </w:rPr>
            </w:rPrChange>
          </w:rPr>
          <w:delText xml:space="preserve"> a</w:delText>
        </w:r>
      </w:del>
      <w:ins w:id="10355" w:author="Xuning Wei12232" w:date="2026-09-14T17:35:00Z">
        <w:r>
          <w:rPr>
            <w:rFonts w:ascii="Times New Roman" w:eastAsia="FangSong" w:hAnsi="Times New Roman" w:cs="Times New Roman"/>
            <w:sz w:val="20"/>
            <w:szCs w:val="20"/>
            <w:lang w:eastAsia="zh-CN"/>
            <w:rPrChange w:id="10356" w:author="Xuning Wei12232" w:date="2026-10-24T11:11:00Z">
              <w:rPr>
                <w:rFonts w:ascii="Times New Roman" w:eastAsia="FangSong" w:hAnsi="Times New Roman" w:cs="Times New Roman"/>
                <w:color w:val="0000FF"/>
                <w:sz w:val="20"/>
                <w:szCs w:val="20"/>
                <w:lang w:eastAsia="zh-CN"/>
              </w:rPr>
            </w:rPrChange>
          </w:rPr>
          <w:t>A</w:t>
        </w:r>
      </w:ins>
      <w:r>
        <w:rPr>
          <w:rFonts w:ascii="Times New Roman" w:eastAsia="FangSong" w:hAnsi="Times New Roman" w:cs="Times New Roman"/>
          <w:sz w:val="20"/>
          <w:szCs w:val="20"/>
          <w:lang w:eastAsia="zh-CN"/>
          <w:rPrChange w:id="10357" w:author="Xuning Wei12232" w:date="2026-10-24T11:11:00Z">
            <w:rPr>
              <w:rFonts w:ascii="Times New Roman" w:eastAsia="FangSong" w:hAnsi="Times New Roman" w:cs="Times New Roman"/>
              <w:color w:val="0000FF"/>
              <w:sz w:val="20"/>
              <w:szCs w:val="20"/>
              <w:lang w:eastAsia="zh-CN"/>
            </w:rPr>
          </w:rPrChange>
        </w:rPr>
        <w:t xml:space="preserve">nd the outer pharmaceutical‑grade LDPE bag is sealed with </w:t>
      </w:r>
      <w:ins w:id="10358" w:author="Xuning Wei12232" w:date="2026-10-22T08:17:00Z">
        <w:r>
          <w:rPr>
            <w:rFonts w:ascii="Times New Roman" w:eastAsia="FangSong" w:hAnsi="Times New Roman" w:cs="Times New Roman"/>
            <w:sz w:val="20"/>
            <w:szCs w:val="20"/>
            <w:lang w:eastAsia="zh-CN"/>
          </w:rPr>
          <w:t>cable tie</w:t>
        </w:r>
      </w:ins>
      <w:del w:id="10359" w:author="Xuning Wei12232" w:date="2026-10-22T08:17:00Z">
        <w:r>
          <w:rPr>
            <w:rFonts w:ascii="Times New Roman" w:eastAsia="FangSong" w:hAnsi="Times New Roman" w:cs="Times New Roman"/>
            <w:sz w:val="20"/>
            <w:szCs w:val="20"/>
            <w:lang w:eastAsia="zh-CN"/>
            <w:rPrChange w:id="10360" w:author="Xuning Wei12232" w:date="2026-10-24T11:11:00Z">
              <w:rPr>
                <w:rFonts w:ascii="Times New Roman" w:eastAsia="FangSong" w:hAnsi="Times New Roman" w:cs="Times New Roman"/>
                <w:color w:val="0000FF"/>
                <w:sz w:val="20"/>
                <w:szCs w:val="20"/>
                <w:lang w:eastAsia="zh-CN"/>
              </w:rPr>
            </w:rPrChange>
          </w:rPr>
          <w:delText>pull buckle</w:delText>
        </w:r>
      </w:del>
      <w:r>
        <w:rPr>
          <w:rFonts w:ascii="Times New Roman" w:eastAsia="FangSong" w:hAnsi="Times New Roman" w:cs="Times New Roman"/>
          <w:sz w:val="20"/>
          <w:szCs w:val="20"/>
          <w:lang w:eastAsia="zh-CN"/>
          <w:rPrChange w:id="10361" w:author="Xuning Wei12232" w:date="2026-10-24T11:11:00Z">
            <w:rPr>
              <w:rFonts w:ascii="Times New Roman" w:eastAsia="FangSong" w:hAnsi="Times New Roman" w:cs="Times New Roman"/>
              <w:color w:val="0000FF"/>
              <w:sz w:val="20"/>
              <w:szCs w:val="20"/>
              <w:lang w:eastAsia="zh-CN"/>
            </w:rPr>
          </w:rPrChange>
        </w:rPr>
        <w:t>s separately,</w:t>
      </w:r>
      <w:r>
        <w:rPr>
          <w:rFonts w:ascii="Times New Roman" w:eastAsia="仿宋_GB2312" w:hAnsi="Times New Roman" w:cs="Times New Roman"/>
          <w:sz w:val="20"/>
          <w:szCs w:val="20"/>
          <w:lang w:eastAsia="zh-CN"/>
          <w:rPrChange w:id="10362" w:author="Xuning Wei12232" w:date="2026-10-24T11:11:00Z">
            <w:rPr>
              <w:rFonts w:ascii="Times New Roman" w:eastAsia="仿宋_GB2312" w:hAnsi="Times New Roman" w:cs="Times New Roman"/>
              <w:color w:val="0000FF"/>
              <w:sz w:val="20"/>
              <w:szCs w:val="20"/>
              <w:lang w:eastAsia="zh-CN"/>
            </w:rPr>
          </w:rPrChange>
        </w:rPr>
        <w:t xml:space="preserve"> </w:t>
      </w:r>
      <w:commentRangeStart w:id="10363"/>
      <w:commentRangeStart w:id="10364"/>
      <w:r>
        <w:rPr>
          <w:rFonts w:ascii="Times New Roman" w:eastAsia="仿宋_GB2312" w:hAnsi="Times New Roman" w:cs="Times New Roman"/>
          <w:sz w:val="20"/>
          <w:szCs w:val="20"/>
          <w:lang w:eastAsia="zh-CN"/>
          <w:rPrChange w:id="10365" w:author="Xuning Wei12232" w:date="2026-10-24T11:11:00Z">
            <w:rPr>
              <w:rFonts w:ascii="Times New Roman" w:eastAsia="仿宋_GB2312" w:hAnsi="Times New Roman" w:cs="Times New Roman"/>
              <w:color w:val="0000FF"/>
              <w:sz w:val="20"/>
              <w:szCs w:val="20"/>
              <w:lang w:eastAsia="zh-CN"/>
            </w:rPr>
          </w:rPrChange>
        </w:rPr>
        <w:t xml:space="preserve">desiccant </w:t>
      </w:r>
      <w:commentRangeEnd w:id="10363"/>
      <w:r>
        <w:rPr>
          <w:rStyle w:val="CommentReference"/>
          <w:rFonts w:ascii="Times New Roman" w:eastAsia="仿宋_GB2312" w:hAnsi="Times New Roman" w:cs="Times New Roman"/>
          <w:sz w:val="20"/>
          <w:szCs w:val="20"/>
          <w:lang w:eastAsia="zh-CN"/>
          <w:rPrChange w:id="10366" w:author="Xuning Wei12232" w:date="2026-10-24T11:11:00Z">
            <w:rPr>
              <w:rStyle w:val="CommentReference"/>
              <w:rFonts w:ascii="Times New Roman" w:eastAsia="仿宋_GB2312" w:hAnsi="Times New Roman" w:cs="Times New Roman"/>
              <w:color w:val="0000FF"/>
              <w:sz w:val="20"/>
              <w:szCs w:val="20"/>
              <w:lang w:eastAsia="zh-CN"/>
            </w:rPr>
          </w:rPrChange>
        </w:rPr>
        <w:commentReference w:id="10363"/>
      </w:r>
      <w:commentRangeEnd w:id="10364"/>
      <w:r>
        <w:rPr>
          <w:rStyle w:val="CommentReference"/>
        </w:rPr>
        <w:commentReference w:id="10364"/>
      </w:r>
      <w:r>
        <w:rPr>
          <w:rFonts w:ascii="Times New Roman" w:eastAsia="仿宋_GB2312" w:hAnsi="Times New Roman" w:cs="Times New Roman"/>
          <w:sz w:val="20"/>
          <w:szCs w:val="20"/>
          <w:lang w:eastAsia="zh-CN"/>
          <w:rPrChange w:id="10367" w:author="Xuning Wei12232" w:date="2026-10-24T11:11:00Z">
            <w:rPr>
              <w:rFonts w:ascii="Times New Roman" w:eastAsia="仿宋_GB2312" w:hAnsi="Times New Roman" w:cs="Times New Roman"/>
              <w:color w:val="0000FF"/>
              <w:sz w:val="20"/>
              <w:szCs w:val="20"/>
              <w:lang w:eastAsia="zh-CN"/>
            </w:rPr>
          </w:rPrChange>
        </w:rPr>
        <w:t>was added between two layers</w:t>
      </w:r>
      <w:ins w:id="10368" w:author="Xuning Wei12232" w:date="2026-10-18T10:01:00Z">
        <w:r>
          <w:rPr>
            <w:rFonts w:ascii="Times New Roman" w:eastAsia="仿宋_GB2312" w:hAnsi="Times New Roman" w:cs="Times New Roman"/>
            <w:sz w:val="20"/>
            <w:szCs w:val="20"/>
            <w:lang w:eastAsia="zh-CN"/>
            <w:rPrChange w:id="10369" w:author="Xuning Wei12232" w:date="2026-10-24T11:11:00Z">
              <w:rPr>
                <w:rFonts w:ascii="Times New Roman" w:eastAsia="仿宋_GB2312" w:hAnsi="Times New Roman" w:cs="Times New Roman"/>
                <w:color w:val="0000FF"/>
                <w:sz w:val="20"/>
                <w:szCs w:val="20"/>
                <w:lang w:eastAsia="zh-CN"/>
              </w:rPr>
            </w:rPrChange>
          </w:rPr>
          <w:t xml:space="preserve"> (When Net weight</w:t>
        </w:r>
      </w:ins>
      <w:ins w:id="10370" w:author="Xuning Wei12232" w:date="2026-10-22T08:08:00Z">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hint="eastAsia"/>
            <w:sz w:val="18"/>
            <w:szCs w:val="18"/>
          </w:rPr>
          <w:t>≤</w:t>
        </w:r>
        <w:r>
          <w:rPr>
            <w:rFonts w:ascii="Times New Roman" w:eastAsia="仿宋_GB2312" w:hAnsi="Times New Roman" w:cs="Times New Roman"/>
            <w:sz w:val="18"/>
            <w:szCs w:val="18"/>
          </w:rPr>
          <w:t xml:space="preserve"> </w:t>
        </w:r>
      </w:ins>
      <w:ins w:id="10371" w:author="Xuning Wei12232" w:date="2026-10-18T10:01:00Z">
        <w:r>
          <w:rPr>
            <w:rFonts w:ascii="Times New Roman" w:eastAsia="仿宋_GB2312" w:hAnsi="Times New Roman" w:cs="Times New Roman"/>
            <w:sz w:val="20"/>
            <w:szCs w:val="20"/>
            <w:lang w:eastAsia="zh-CN"/>
            <w:rPrChange w:id="10372" w:author="Xuning Wei12232" w:date="2026-10-24T11:11:00Z">
              <w:rPr>
                <w:rFonts w:ascii="Times New Roman" w:eastAsia="仿宋_GB2312" w:hAnsi="Times New Roman" w:cs="Times New Roman"/>
                <w:color w:val="0000FF"/>
                <w:sz w:val="20"/>
                <w:szCs w:val="20"/>
                <w:lang w:eastAsia="zh-CN"/>
              </w:rPr>
            </w:rPrChange>
          </w:rPr>
          <w:t>1kg</w:t>
        </w:r>
        <w:r>
          <w:rPr>
            <w:rFonts w:ascii="Times New Roman" w:eastAsia="仿宋_GB2312" w:hAnsi="Times New Roman" w:cs="Times New Roman" w:hint="eastAsia"/>
            <w:sz w:val="20"/>
            <w:szCs w:val="20"/>
            <w:lang w:eastAsia="zh-CN"/>
            <w:rPrChange w:id="10373"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10374" w:author="Xuning Wei12232" w:date="2026-10-24T11:11:00Z">
              <w:rPr>
                <w:rFonts w:ascii="Times New Roman" w:eastAsia="仿宋_GB2312" w:hAnsi="Times New Roman" w:cs="Times New Roman"/>
                <w:color w:val="0000FF"/>
                <w:sz w:val="20"/>
                <w:szCs w:val="20"/>
                <w:lang w:eastAsia="zh-CN"/>
              </w:rPr>
            </w:rPrChange>
          </w:rPr>
          <w:t>NLT desiccant</w:t>
        </w:r>
      </w:ins>
      <w:ins w:id="10375" w:author="Xuning Wei12232" w:date="2026-10-22T08:09:00Z">
        <w:r>
          <w:rPr>
            <w:rFonts w:ascii="Times New Roman" w:eastAsia="仿宋_GB2312" w:hAnsi="Times New Roman" w:cs="Times New Roman"/>
            <w:sz w:val="20"/>
            <w:szCs w:val="20"/>
            <w:lang w:eastAsia="zh-CN"/>
          </w:rPr>
          <w:t xml:space="preserve"> </w:t>
        </w:r>
        <w:r>
          <w:rPr>
            <w:rFonts w:ascii="Times New Roman" w:eastAsia="仿宋_GB2312" w:hAnsi="Times New Roman" w:cs="Times New Roman" w:hint="eastAsia"/>
            <w:sz w:val="20"/>
            <w:szCs w:val="20"/>
            <w:lang w:eastAsia="zh-CN"/>
            <w:rPrChange w:id="10376" w:author="Xuning Wei12232" w:date="2026-10-24T11:11:00Z">
              <w:rPr>
                <w:rFonts w:ascii="仿宋_GB2312" w:eastAsia="仿宋_GB2312" w:hAnsi="仿宋_GB2312" w:cs="Times New Roman" w:hint="eastAsia"/>
                <w:sz w:val="20"/>
                <w:szCs w:val="20"/>
                <w:lang w:eastAsia="zh-CN"/>
              </w:rPr>
            </w:rPrChange>
          </w:rPr>
          <w:t>≥</w:t>
        </w:r>
        <w:r>
          <w:rPr>
            <w:rFonts w:ascii="Times New Roman" w:eastAsia="仿宋_GB2312" w:hAnsi="Times New Roman" w:cs="Times New Roman"/>
            <w:sz w:val="20"/>
            <w:szCs w:val="20"/>
            <w:lang w:eastAsia="zh-CN"/>
          </w:rPr>
          <w:t xml:space="preserve"> </w:t>
        </w:r>
      </w:ins>
      <w:ins w:id="10377" w:author="Xuning Wei12232" w:date="2026-10-18T10:01:00Z">
        <w:r>
          <w:rPr>
            <w:rFonts w:ascii="Times New Roman" w:eastAsia="仿宋_GB2312" w:hAnsi="Times New Roman" w:cs="Times New Roman"/>
            <w:sz w:val="20"/>
            <w:szCs w:val="20"/>
            <w:lang w:eastAsia="zh-CN"/>
            <w:rPrChange w:id="10378" w:author="Xuning Wei12232" w:date="2026-10-24T11:11:00Z">
              <w:rPr>
                <w:rFonts w:ascii="Times New Roman" w:eastAsia="仿宋_GB2312" w:hAnsi="Times New Roman" w:cs="Times New Roman"/>
                <w:color w:val="0000FF"/>
                <w:sz w:val="20"/>
                <w:szCs w:val="20"/>
                <w:lang w:eastAsia="zh-CN"/>
              </w:rPr>
            </w:rPrChange>
          </w:rPr>
          <w:t>10% of Net weight</w:t>
        </w:r>
        <w:r>
          <w:rPr>
            <w:rFonts w:ascii="Times New Roman" w:eastAsia="仿宋_GB2312" w:hAnsi="Times New Roman" w:cs="Times New Roman" w:hint="eastAsia"/>
            <w:sz w:val="20"/>
            <w:szCs w:val="20"/>
            <w:lang w:eastAsia="zh-CN"/>
            <w:rPrChange w:id="10379"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10380" w:author="Xuning Wei12232" w:date="2026-10-24T11:11:00Z">
              <w:rPr>
                <w:rFonts w:ascii="Times New Roman" w:eastAsia="仿宋_GB2312" w:hAnsi="Times New Roman" w:cs="Times New Roman"/>
                <w:color w:val="0000FF"/>
                <w:sz w:val="20"/>
                <w:szCs w:val="20"/>
                <w:lang w:eastAsia="zh-CN"/>
              </w:rPr>
            </w:rPrChange>
          </w:rPr>
          <w:t>Net weight</w:t>
        </w:r>
        <w:r>
          <w:rPr>
            <w:rFonts w:ascii="Times New Roman" w:eastAsia="仿宋_GB2312" w:hAnsi="Times New Roman" w:cs="Times New Roman"/>
            <w:sz w:val="20"/>
            <w:szCs w:val="20"/>
            <w:lang w:eastAsia="zh-CN"/>
            <w:rPrChange w:id="10381" w:author="Xuning Wei12232" w:date="2026-10-24T11:11:00Z">
              <w:rPr>
                <w:rFonts w:ascii="Times New Roman" w:eastAsia="仿宋_GB2312" w:hAnsi="Times New Roman" w:cs="Times New Roman"/>
                <w:color w:val="0000FF"/>
                <w:sz w:val="20"/>
                <w:szCs w:val="20"/>
                <w:highlight w:val="yellow"/>
                <w:lang w:eastAsia="zh-CN"/>
              </w:rPr>
            </w:rPrChange>
          </w:rPr>
          <w:t xml:space="preserve"> </w:t>
        </w:r>
      </w:ins>
      <w:ins w:id="10382" w:author="Xuning Wei12232" w:date="2026-10-22T08:09:00Z">
        <w:r>
          <w:rPr>
            <w:rFonts w:ascii="仿宋_GB2312" w:eastAsia="仿宋_GB2312" w:hAnsi="仿宋_GB2312" w:cs="Times New Roman" w:hint="eastAsia"/>
            <w:sz w:val="20"/>
            <w:szCs w:val="20"/>
            <w:lang w:eastAsia="zh-CN"/>
          </w:rPr>
          <w:t>＞</w:t>
        </w:r>
      </w:ins>
      <w:ins w:id="10383" w:author="Xuning Wei12232" w:date="2026-10-18T10:01:00Z">
        <w:r>
          <w:rPr>
            <w:rFonts w:ascii="Times New Roman" w:eastAsia="仿宋_GB2312" w:hAnsi="Times New Roman" w:cs="Times New Roman"/>
            <w:sz w:val="20"/>
            <w:szCs w:val="20"/>
            <w:lang w:eastAsia="zh-CN"/>
            <w:rPrChange w:id="10384" w:author="Xuning Wei12232" w:date="2026-10-24T11:11:00Z">
              <w:rPr>
                <w:rFonts w:ascii="Times New Roman" w:eastAsia="仿宋_GB2312" w:hAnsi="Times New Roman" w:cs="Times New Roman"/>
                <w:color w:val="0000FF"/>
                <w:sz w:val="20"/>
                <w:szCs w:val="20"/>
                <w:highlight w:val="yellow"/>
                <w:lang w:eastAsia="zh-CN"/>
              </w:rPr>
            </w:rPrChange>
          </w:rPr>
          <w:t xml:space="preserve"> </w:t>
        </w:r>
        <w:r>
          <w:rPr>
            <w:rFonts w:ascii="Times New Roman" w:eastAsia="仿宋_GB2312" w:hAnsi="Times New Roman" w:cs="Times New Roman"/>
            <w:sz w:val="20"/>
            <w:szCs w:val="20"/>
            <w:lang w:eastAsia="zh-CN"/>
            <w:rPrChange w:id="10385" w:author="Xuning Wei12232" w:date="2026-10-24T11:11:00Z">
              <w:rPr>
                <w:rFonts w:ascii="Times New Roman" w:eastAsia="仿宋_GB2312" w:hAnsi="Times New Roman" w:cs="Times New Roman"/>
                <w:color w:val="0000FF"/>
                <w:sz w:val="20"/>
                <w:szCs w:val="20"/>
                <w:lang w:eastAsia="zh-CN"/>
              </w:rPr>
            </w:rPrChange>
          </w:rPr>
          <w:t>1kg</w:t>
        </w:r>
        <w:r>
          <w:rPr>
            <w:rFonts w:ascii="Times New Roman" w:eastAsia="仿宋_GB2312" w:hAnsi="Times New Roman" w:cs="Times New Roman" w:hint="eastAsia"/>
            <w:sz w:val="20"/>
            <w:szCs w:val="20"/>
            <w:lang w:eastAsia="zh-CN"/>
            <w:rPrChange w:id="10386" w:author="Xuning Wei12232" w:date="2026-10-24T11:11:00Z">
              <w:rPr>
                <w:rFonts w:ascii="Times New Roman" w:eastAsia="仿宋_GB2312" w:hAnsi="Times New Roman" w:cs="Times New Roman" w:hint="eastAsia"/>
                <w:color w:val="0000FF"/>
                <w:sz w:val="20"/>
                <w:szCs w:val="20"/>
                <w:lang w:eastAsia="zh-CN"/>
              </w:rPr>
            </w:rPrChange>
          </w:rPr>
          <w:t>，</w:t>
        </w:r>
        <w:r>
          <w:rPr>
            <w:rFonts w:ascii="Times New Roman" w:eastAsia="仿宋_GB2312" w:hAnsi="Times New Roman" w:cs="Times New Roman"/>
            <w:sz w:val="20"/>
            <w:szCs w:val="20"/>
            <w:lang w:eastAsia="zh-CN"/>
            <w:rPrChange w:id="10387" w:author="Xuning Wei12232" w:date="2026-10-24T11:11:00Z">
              <w:rPr>
                <w:rFonts w:ascii="Times New Roman" w:eastAsia="仿宋_GB2312" w:hAnsi="Times New Roman" w:cs="Times New Roman"/>
                <w:color w:val="0000FF"/>
                <w:sz w:val="20"/>
                <w:szCs w:val="20"/>
                <w:lang w:eastAsia="zh-CN"/>
              </w:rPr>
            </w:rPrChange>
          </w:rPr>
          <w:t>desiccant =1% of Net weight+100g),</w:t>
        </w:r>
      </w:ins>
      <w:r>
        <w:rPr>
          <w:rFonts w:ascii="Times New Roman" w:eastAsia="仿宋_GB2312" w:hAnsi="Times New Roman" w:cs="Times New Roman"/>
          <w:sz w:val="20"/>
          <w:szCs w:val="20"/>
          <w:lang w:eastAsia="zh-CN"/>
          <w:rPrChange w:id="10388" w:author="Xuning Wei12232" w:date="2026-10-24T11:11:00Z">
            <w:rPr>
              <w:rFonts w:ascii="Times New Roman" w:eastAsia="仿宋_GB2312" w:hAnsi="Times New Roman" w:cs="Times New Roman"/>
              <w:color w:val="0000FF"/>
              <w:sz w:val="20"/>
              <w:szCs w:val="20"/>
              <w:lang w:eastAsia="zh-CN"/>
            </w:rPr>
          </w:rPrChange>
        </w:rPr>
        <w:t>.</w:t>
      </w:r>
      <w:r>
        <w:rPr>
          <w:rFonts w:ascii="Times New Roman" w:hAnsi="Times New Roman" w:cs="Times New Roman"/>
          <w:sz w:val="20"/>
          <w:szCs w:val="20"/>
          <w:rPrChange w:id="10389" w:author="Xuning Wei12232" w:date="2026-10-24T11:11:00Z">
            <w:rPr>
              <w:rFonts w:ascii="Times New Roman" w:hAnsi="Times New Roman" w:cs="Times New Roman"/>
              <w:color w:val="0000FF"/>
              <w:sz w:val="20"/>
              <w:szCs w:val="20"/>
            </w:rPr>
          </w:rPrChange>
        </w:rPr>
        <w:t xml:space="preserve"> Purge the inside of the package with nitrogen, seal for temporary storage</w:t>
      </w:r>
    </w:p>
    <w:p w14:paraId="5470E00B" w14:textId="77777777" w:rsidR="007617DE" w:rsidRDefault="00AE300B">
      <w:pPr>
        <w:spacing w:beforeLines="50" w:before="120" w:afterLines="50" w:after="120" w:line="360" w:lineRule="auto"/>
        <w:jc w:val="both"/>
        <w:rPr>
          <w:rFonts w:ascii="Times New Roman" w:eastAsia="仿宋_GB2312" w:hAnsi="Times New Roman" w:cs="Times New Roman"/>
          <w:sz w:val="20"/>
          <w:szCs w:val="20"/>
          <w:lang w:eastAsia="zh-CN"/>
        </w:rPr>
      </w:pPr>
      <w:r>
        <w:rPr>
          <w:rFonts w:ascii="Times New Roman" w:eastAsia="仿宋_GB2312" w:hAnsi="Times New Roman" w:cs="Times New Roman"/>
          <w:b/>
          <w:i/>
          <w:sz w:val="20"/>
          <w:szCs w:val="20"/>
          <w:u w:val="single"/>
          <w:lang w:eastAsia="zh-CN"/>
        </w:rPr>
        <w:t>Outer packaging:</w:t>
      </w:r>
      <w:r>
        <w:rPr>
          <w:rFonts w:ascii="Times New Roman" w:eastAsia="仿宋_GB2312" w:hAnsi="Times New Roman" w:cs="Times New Roman"/>
          <w:sz w:val="20"/>
          <w:szCs w:val="20"/>
          <w:lang w:eastAsia="zh-CN"/>
        </w:rPr>
        <w:t xml:space="preserve"> </w:t>
      </w:r>
    </w:p>
    <w:p w14:paraId="094FDA25" w14:textId="77777777" w:rsidR="007617DE" w:rsidRDefault="00AE300B">
      <w:pPr>
        <w:spacing w:beforeLines="50" w:before="120" w:afterLines="50" w:after="120" w:line="360" w:lineRule="auto"/>
        <w:jc w:val="both"/>
        <w:rPr>
          <w:ins w:id="10390" w:author="Xuning Wei12232" w:date="2026-10-16T08:37:00Z"/>
          <w:rFonts w:ascii="Times New Roman" w:eastAsia="仿宋_GB2312" w:hAnsi="Times New Roman" w:cs="Times New Roman"/>
          <w:sz w:val="20"/>
          <w:szCs w:val="20"/>
          <w:lang w:eastAsia="zh-CN"/>
        </w:rPr>
      </w:pPr>
      <w:ins w:id="10391" w:author="Xuning Wei12232" w:date="2026-10-16T08:37:00Z">
        <w:r>
          <w:rPr>
            <w:rFonts w:ascii="Times New Roman" w:eastAsia="仿宋_GB2312" w:hAnsi="Times New Roman" w:cs="Times New Roman"/>
            <w:sz w:val="20"/>
            <w:szCs w:val="20"/>
            <w:lang w:eastAsia="zh-CN"/>
          </w:rPr>
          <w:t>HPDE drum with cover for storage.</w:t>
        </w:r>
      </w:ins>
    </w:p>
    <w:p w14:paraId="5770703E" w14:textId="77777777" w:rsidR="007617DE" w:rsidRDefault="00AE300B">
      <w:pPr>
        <w:pStyle w:val="aff7"/>
        <w:numPr>
          <w:ilvl w:val="0"/>
          <w:numId w:val="107"/>
        </w:numPr>
        <w:spacing w:beforeLines="50" w:before="120" w:afterLines="50" w:after="120" w:line="360" w:lineRule="auto"/>
        <w:jc w:val="both"/>
        <w:rPr>
          <w:del w:id="10392" w:author="Xuning Wei12232" w:date="2026-10-16T08:37:00Z"/>
          <w:rFonts w:ascii="Times New Roman" w:eastAsia="仿宋_GB2312" w:hAnsi="Times New Roman" w:cs="Times New Roman"/>
          <w:sz w:val="20"/>
          <w:szCs w:val="20"/>
          <w:lang w:eastAsia="zh-CN"/>
        </w:rPr>
      </w:pPr>
      <w:del w:id="10393" w:author="Xuning Wei12232" w:date="2026-10-16T08:37:00Z">
        <w:r>
          <w:rPr>
            <w:rFonts w:ascii="Times New Roman" w:eastAsia="仿宋_GB2312" w:hAnsi="Times New Roman" w:cs="Times New Roman"/>
            <w:sz w:val="20"/>
            <w:szCs w:val="20"/>
            <w:lang w:eastAsia="zh-CN"/>
          </w:rPr>
          <w:delText>High-density polyethylene drum.</w:delText>
        </w:r>
      </w:del>
    </w:p>
    <w:p w14:paraId="0F8EDA36" w14:textId="77777777" w:rsidR="007617DE" w:rsidRDefault="00AE300B">
      <w:pPr>
        <w:spacing w:beforeLines="50" w:before="120" w:afterLines="50" w:after="120" w:line="360" w:lineRule="auto"/>
        <w:jc w:val="both"/>
        <w:rPr>
          <w:ins w:id="10394" w:author="Xuning Wei12232" w:date="2026-10-16T08:37:00Z"/>
          <w:rFonts w:ascii="Times New Roman" w:eastAsia="仿宋_GB2312" w:hAnsi="Times New Roman" w:cs="Times New Roman"/>
          <w:sz w:val="20"/>
          <w:szCs w:val="20"/>
          <w:lang w:val="en-IE" w:eastAsia="zh-CN"/>
        </w:rPr>
      </w:pPr>
      <w:r>
        <w:rPr>
          <w:rFonts w:ascii="Times New Roman" w:eastAsia="仿宋_GB2312" w:hAnsi="Times New Roman" w:cs="Times New Roman"/>
          <w:b/>
          <w:i/>
          <w:sz w:val="20"/>
          <w:szCs w:val="20"/>
          <w:u w:val="single"/>
          <w:lang w:eastAsia="zh-CN"/>
        </w:rPr>
        <w:t>Storage:</w:t>
      </w:r>
      <w:r>
        <w:rPr>
          <w:rFonts w:ascii="Times New Roman" w:eastAsia="仿宋_GB2312" w:hAnsi="Times New Roman" w:cs="Times New Roman"/>
          <w:sz w:val="20"/>
          <w:szCs w:val="20"/>
          <w:lang w:eastAsia="zh-CN"/>
        </w:rPr>
        <w:t xml:space="preserve"> seal and avoid light, </w:t>
      </w:r>
      <w:r>
        <w:rPr>
          <w:rFonts w:ascii="Times New Roman" w:eastAsia="仿宋_GB2312" w:hAnsi="Times New Roman" w:cs="Times New Roman"/>
          <w:sz w:val="20"/>
          <w:szCs w:val="20"/>
          <w:lang w:val="en-IE" w:eastAsia="zh-CN"/>
        </w:rPr>
        <w:t>Store at 2~8 °C.</w:t>
      </w:r>
    </w:p>
    <w:p w14:paraId="7655FB5E" w14:textId="77777777" w:rsidR="007617DE" w:rsidRPr="007617DE" w:rsidRDefault="00AE300B">
      <w:pPr>
        <w:rPr>
          <w:ins w:id="10395" w:author="Xuning Wei12232" w:date="2026-10-18T13:39:00Z"/>
          <w:rFonts w:ascii="Times New Roman" w:eastAsia="仿宋_GB2312" w:hAnsi="Times New Roman" w:cs="Times New Roman"/>
          <w:b/>
          <w:sz w:val="20"/>
          <w:szCs w:val="20"/>
          <w:lang w:val="en-IE" w:eastAsia="zh-CN"/>
          <w:rPrChange w:id="10396" w:author="Xuning Wei12232" w:date="2026-10-24T11:11:00Z">
            <w:rPr>
              <w:ins w:id="10397" w:author="Xuning Wei12232" w:date="2026-10-18T13:39:00Z"/>
              <w:rFonts w:ascii="Times New Roman" w:eastAsia="仿宋_GB2312" w:hAnsi="Times New Roman" w:cs="Times New Roman"/>
              <w:b/>
              <w:color w:val="0000FF"/>
              <w:sz w:val="20"/>
              <w:szCs w:val="20"/>
              <w:lang w:val="en-IE" w:eastAsia="zh-CN"/>
            </w:rPr>
          </w:rPrChange>
        </w:rPr>
      </w:pPr>
      <w:ins w:id="10398" w:author="Xuning Wei12232" w:date="2026-10-18T13:39:00Z">
        <w:r>
          <w:rPr>
            <w:rFonts w:ascii="Times New Roman" w:eastAsia="仿宋_GB2312" w:hAnsi="Times New Roman" w:cs="Times New Roman"/>
            <w:b/>
            <w:sz w:val="20"/>
            <w:szCs w:val="20"/>
            <w:lang w:val="en-IE" w:eastAsia="zh-CN"/>
            <w:rPrChange w:id="10399" w:author="Xuning Wei12232" w:date="2026-10-24T11:11:00Z">
              <w:rPr>
                <w:rFonts w:ascii="Times New Roman" w:eastAsia="仿宋_GB2312" w:hAnsi="Times New Roman" w:cs="Times New Roman"/>
                <w:b/>
                <w:color w:val="0000FF"/>
                <w:sz w:val="20"/>
                <w:szCs w:val="20"/>
                <w:lang w:val="en-IE" w:eastAsia="zh-CN"/>
              </w:rPr>
            </w:rPrChange>
          </w:rPr>
          <w:br w:type="page"/>
        </w:r>
      </w:ins>
    </w:p>
    <w:p w14:paraId="5B99365D" w14:textId="77777777" w:rsidR="007617DE" w:rsidRDefault="00AE300B" w:rsidP="007617DE">
      <w:pPr>
        <w:spacing w:beforeLines="50" w:before="120" w:afterLines="50" w:after="120" w:line="360" w:lineRule="auto"/>
        <w:jc w:val="center"/>
        <w:rPr>
          <w:ins w:id="10400" w:author="Xuning Wei12232" w:date="2026-10-16T08:37:00Z"/>
        </w:rPr>
        <w:pPrChange w:id="10401" w:author="Yachao Liu11087" w:date="2026-10-13T10:33:00Z">
          <w:pPr>
            <w:spacing w:beforeLines="50" w:before="120" w:afterLines="50" w:after="120" w:line="360" w:lineRule="auto"/>
            <w:jc w:val="both"/>
          </w:pPr>
        </w:pPrChange>
      </w:pPr>
      <w:ins w:id="10402" w:author="Xuning Wei12232" w:date="2026-10-16T08:37:00Z">
        <w:r>
          <w:rPr>
            <w:rFonts w:ascii="Times New Roman" w:eastAsia="仿宋_GB2312" w:hAnsi="Times New Roman" w:cs="Times New Roman"/>
            <w:b/>
            <w:sz w:val="20"/>
            <w:szCs w:val="20"/>
            <w:lang w:val="en-IE" w:eastAsia="zh-CN"/>
            <w:rPrChange w:id="10403" w:author="Xuning Wei12232" w:date="2026-10-24T11:11:00Z">
              <w:rPr>
                <w:rFonts w:ascii="Times New Roman" w:eastAsia="仿宋_GB2312" w:hAnsi="Times New Roman" w:cs="Times New Roman"/>
                <w:sz w:val="20"/>
                <w:szCs w:val="20"/>
                <w:lang w:val="en-IE" w:eastAsia="zh-CN"/>
              </w:rPr>
            </w:rPrChange>
          </w:rPr>
          <w:lastRenderedPageBreak/>
          <w:t>Table1</w:t>
        </w:r>
        <w:r>
          <w:rPr>
            <w:rFonts w:ascii="Times New Roman" w:eastAsia="仿宋_GB2312" w:hAnsi="Times New Roman" w:cs="Times New Roman"/>
            <w:b/>
            <w:sz w:val="20"/>
            <w:szCs w:val="20"/>
            <w:lang w:val="en-IE" w:eastAsia="zh-CN"/>
          </w:rPr>
          <w:t>1</w:t>
        </w:r>
        <w:del w:id="10404" w:author="Yu Zhang12718" w:date="2026-10-13T14:46:00Z">
          <w:r>
            <w:rPr>
              <w:rFonts w:ascii="Times New Roman" w:eastAsia="仿宋_GB2312" w:hAnsi="Times New Roman" w:cs="Times New Roman"/>
              <w:b/>
              <w:sz w:val="20"/>
              <w:szCs w:val="20"/>
              <w:lang w:val="en-IE" w:eastAsia="zh-CN"/>
              <w:rPrChange w:id="10405" w:author="Xuning Wei12232" w:date="2026-10-24T11:11:00Z">
                <w:rPr>
                  <w:rFonts w:ascii="Times New Roman" w:eastAsia="仿宋_GB2312" w:hAnsi="Times New Roman" w:cs="Times New Roman"/>
                  <w:sz w:val="20"/>
                  <w:szCs w:val="20"/>
                  <w:lang w:val="en-IE" w:eastAsia="zh-CN"/>
                </w:rPr>
              </w:rPrChange>
            </w:rPr>
            <w:delText>2</w:delText>
          </w:r>
        </w:del>
        <w:r>
          <w:rPr>
            <w:rFonts w:ascii="Times New Roman" w:eastAsia="仿宋_GB2312" w:hAnsi="Times New Roman" w:cs="Times New Roman"/>
            <w:b/>
            <w:sz w:val="20"/>
            <w:szCs w:val="20"/>
            <w:lang w:val="en-IE" w:eastAsia="zh-CN"/>
            <w:rPrChange w:id="10406" w:author="Xuning Wei12232" w:date="2026-10-24T11:11:00Z">
              <w:rPr>
                <w:rFonts w:ascii="Times New Roman" w:eastAsia="仿宋_GB2312" w:hAnsi="Times New Roman" w:cs="Times New Roman"/>
                <w:sz w:val="20"/>
                <w:szCs w:val="20"/>
                <w:lang w:val="en-IE" w:eastAsia="zh-CN"/>
              </w:rPr>
            </w:rPrChange>
          </w:rPr>
          <w:t xml:space="preserve">. </w:t>
        </w:r>
        <w:r>
          <w:rPr>
            <w:rFonts w:ascii="Times New Roman" w:eastAsia="Times New Roman" w:hAnsi="Times New Roman" w:cs="Times New Roman"/>
            <w:b/>
            <w:sz w:val="20"/>
            <w:szCs w:val="20"/>
            <w:lang w:val="en-IE"/>
            <w:rPrChange w:id="10407" w:author="Xuning Wei12232" w:date="2026-10-24T11:11:00Z">
              <w:rPr>
                <w:rFonts w:ascii="Times New Roman" w:eastAsia="Times New Roman" w:hAnsi="Times New Roman" w:cs="Times New Roman"/>
                <w:sz w:val="20"/>
                <w:szCs w:val="20"/>
                <w:lang w:val="en-IE"/>
              </w:rPr>
            </w:rPrChange>
          </w:rPr>
          <w:t xml:space="preserve"> Packaging Specifications</w:t>
        </w:r>
      </w:ins>
    </w:p>
    <w:tbl>
      <w:tblPr>
        <w:tblW w:w="0" w:type="auto"/>
        <w:jc w:val="center"/>
        <w:tblLook w:val="04A0" w:firstRow="1" w:lastRow="0" w:firstColumn="1" w:lastColumn="0" w:noHBand="0" w:noVBand="1"/>
      </w:tblPr>
      <w:tblGrid>
        <w:gridCol w:w="1860"/>
        <w:gridCol w:w="3705"/>
        <w:gridCol w:w="2985"/>
      </w:tblGrid>
      <w:tr w:rsidR="007617DE" w14:paraId="31413194" w14:textId="77777777">
        <w:trPr>
          <w:trHeight w:val="360"/>
          <w:jc w:val="center"/>
          <w:ins w:id="10408" w:author="Xuning Wei12232" w:date="2026-10-16T08:37:00Z"/>
        </w:trPr>
        <w:tc>
          <w:tcPr>
            <w:tcW w:w="1860"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1FC7794F" w14:textId="77777777" w:rsidR="007617DE" w:rsidRDefault="00AE300B" w:rsidP="007617DE">
            <w:pPr>
              <w:jc w:val="center"/>
              <w:rPr>
                <w:ins w:id="10409" w:author="Xuning Wei12232" w:date="2026-10-16T08:37:00Z"/>
                <w:rFonts w:ascii="Times New Roman" w:eastAsia="Times New Roman" w:hAnsi="Times New Roman" w:cs="Times New Roman"/>
                <w:b/>
                <w:sz w:val="18"/>
                <w:szCs w:val="18"/>
              </w:rPr>
              <w:pPrChange w:id="10410" w:author="Yachao Liu11087" w:date="2026-10-13T10:34:00Z">
                <w:pPr/>
              </w:pPrChange>
            </w:pPr>
            <w:ins w:id="10411" w:author="Xuning Wei12232" w:date="2026-10-16T08:37:00Z">
              <w:r>
                <w:rPr>
                  <w:rFonts w:ascii="Times New Roman" w:eastAsia="Times New Roman" w:hAnsi="Times New Roman" w:cs="Times New Roman"/>
                  <w:b/>
                  <w:sz w:val="18"/>
                  <w:szCs w:val="18"/>
                </w:rPr>
                <w:t>Packaging</w:t>
              </w:r>
            </w:ins>
          </w:p>
        </w:tc>
        <w:tc>
          <w:tcPr>
            <w:tcW w:w="370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42859847" w14:textId="77777777" w:rsidR="007617DE" w:rsidRDefault="00AE300B" w:rsidP="007617DE">
            <w:pPr>
              <w:jc w:val="center"/>
              <w:rPr>
                <w:ins w:id="10412" w:author="Xuning Wei12232" w:date="2026-10-16T08:37:00Z"/>
                <w:rFonts w:ascii="Times New Roman" w:eastAsia="Times New Roman" w:hAnsi="Times New Roman" w:cs="Times New Roman"/>
                <w:b/>
                <w:sz w:val="18"/>
                <w:szCs w:val="18"/>
              </w:rPr>
              <w:pPrChange w:id="10413" w:author="Yachao Liu11087" w:date="2026-10-13T10:34:00Z">
                <w:pPr/>
              </w:pPrChange>
            </w:pPr>
            <w:ins w:id="10414" w:author="Xuning Wei12232" w:date="2026-10-16T08:37:00Z">
              <w:r>
                <w:rPr>
                  <w:rFonts w:ascii="Times New Roman" w:eastAsia="Times New Roman" w:hAnsi="Times New Roman" w:cs="Times New Roman"/>
                  <w:b/>
                  <w:sz w:val="18"/>
                  <w:szCs w:val="18"/>
                </w:rPr>
                <w:t>Specification</w:t>
              </w:r>
            </w:ins>
          </w:p>
        </w:tc>
        <w:tc>
          <w:tcPr>
            <w:tcW w:w="2985" w:type="dxa"/>
            <w:tcBorders>
              <w:top w:val="single" w:sz="8" w:space="0" w:color="auto"/>
              <w:left w:val="single" w:sz="8" w:space="0" w:color="auto"/>
              <w:bottom w:val="single" w:sz="8" w:space="0" w:color="auto"/>
              <w:right w:val="single" w:sz="8" w:space="0" w:color="auto"/>
            </w:tcBorders>
            <w:shd w:val="clear" w:color="auto" w:fill="C0C0C0"/>
            <w:tcMar>
              <w:left w:w="108" w:type="dxa"/>
              <w:right w:w="108" w:type="dxa"/>
            </w:tcMar>
            <w:vAlign w:val="center"/>
          </w:tcPr>
          <w:p w14:paraId="1A2FA7B3" w14:textId="77777777" w:rsidR="007617DE" w:rsidRDefault="00AE300B" w:rsidP="007617DE">
            <w:pPr>
              <w:jc w:val="center"/>
              <w:rPr>
                <w:ins w:id="10415" w:author="Xuning Wei12232" w:date="2026-10-16T08:37:00Z"/>
                <w:rFonts w:ascii="Times New Roman" w:eastAsia="Times New Roman" w:hAnsi="Times New Roman" w:cs="Times New Roman"/>
                <w:b/>
                <w:sz w:val="18"/>
                <w:szCs w:val="18"/>
              </w:rPr>
              <w:pPrChange w:id="10416" w:author="Yachao Liu11087" w:date="2026-10-13T10:34:00Z">
                <w:pPr/>
              </w:pPrChange>
            </w:pPr>
            <w:ins w:id="10417" w:author="Xuning Wei12232" w:date="2026-10-16T08:37:00Z">
              <w:r>
                <w:rPr>
                  <w:rFonts w:ascii="Times New Roman" w:eastAsia="Times New Roman" w:hAnsi="Times New Roman" w:cs="Times New Roman"/>
                  <w:b/>
                  <w:sz w:val="18"/>
                  <w:szCs w:val="18"/>
                </w:rPr>
                <w:t>Seal Type</w:t>
              </w:r>
            </w:ins>
          </w:p>
        </w:tc>
      </w:tr>
      <w:tr w:rsidR="007617DE" w14:paraId="0625C857" w14:textId="77777777">
        <w:trPr>
          <w:trHeight w:val="1275"/>
          <w:jc w:val="center"/>
          <w:ins w:id="10418"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17D368" w14:textId="77777777" w:rsidR="007617DE" w:rsidRDefault="00AE300B" w:rsidP="007617DE">
            <w:pPr>
              <w:jc w:val="center"/>
              <w:rPr>
                <w:ins w:id="10419" w:author="Xuning Wei12232" w:date="2026-10-16T08:37:00Z"/>
                <w:rFonts w:ascii="Times New Roman" w:eastAsia="Times New Roman" w:hAnsi="Times New Roman" w:cs="Times New Roman"/>
                <w:sz w:val="18"/>
                <w:szCs w:val="18"/>
              </w:rPr>
              <w:pPrChange w:id="10420" w:author="Yachao Liu11087" w:date="2026-10-13T10:34:00Z">
                <w:pPr/>
              </w:pPrChange>
            </w:pPr>
            <w:ins w:id="10421" w:author="Xuning Wei12232" w:date="2026-10-16T08:37:00Z">
              <w:r>
                <w:rPr>
                  <w:rFonts w:ascii="Times New Roman" w:eastAsia="Times New Roman" w:hAnsi="Times New Roman" w:cs="Times New Roman"/>
                  <w:sz w:val="18"/>
                  <w:szCs w:val="18"/>
                </w:rPr>
                <w:t>Primary package</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16120E" w14:textId="77777777" w:rsidR="007617DE" w:rsidRDefault="00AE300B" w:rsidP="007617DE">
            <w:pPr>
              <w:spacing w:before="120" w:after="120"/>
              <w:jc w:val="center"/>
              <w:rPr>
                <w:ins w:id="10422" w:author="Xuning Wei12232" w:date="2026-10-16T08:37:00Z"/>
                <w:rFonts w:ascii="Times New Roman" w:eastAsia="Times New Roman" w:hAnsi="Times New Roman" w:cs="Times New Roman"/>
                <w:sz w:val="18"/>
                <w:szCs w:val="18"/>
              </w:rPr>
              <w:pPrChange w:id="10423" w:author="Yachao Liu11087" w:date="2026-10-13T10:34:00Z">
                <w:pPr/>
              </w:pPrChange>
            </w:pPr>
            <w:ins w:id="10424" w:author="Xuning Wei12232" w:date="2026-10-16T08:37:00Z">
              <w:r>
                <w:rPr>
                  <w:rFonts w:ascii="Times New Roman" w:eastAsia="Times New Roman" w:hAnsi="Times New Roman" w:cs="Times New Roman"/>
                  <w:sz w:val="18"/>
                  <w:szCs w:val="18"/>
                </w:rPr>
                <w:t>Size: 30 L or 50 L</w:t>
              </w:r>
            </w:ins>
          </w:p>
          <w:p w14:paraId="17BF4B53" w14:textId="77777777" w:rsidR="007617DE" w:rsidRDefault="00AE300B" w:rsidP="007617DE">
            <w:pPr>
              <w:spacing w:before="120" w:after="120"/>
              <w:jc w:val="center"/>
              <w:rPr>
                <w:ins w:id="10425" w:author="Xuning Wei12232" w:date="2026-10-16T08:37:00Z"/>
                <w:rFonts w:ascii="Times New Roman" w:eastAsia="Times New Roman" w:hAnsi="Times New Roman" w:cs="Times New Roman"/>
                <w:sz w:val="18"/>
                <w:szCs w:val="18"/>
              </w:rPr>
              <w:pPrChange w:id="10426" w:author="Yachao Liu11087" w:date="2026-10-13T10:34:00Z">
                <w:pPr/>
              </w:pPrChange>
            </w:pPr>
            <w:ins w:id="10427" w:author="Xuning Wei12232" w:date="2026-10-16T08:37:00Z">
              <w:r>
                <w:rPr>
                  <w:rFonts w:ascii="Times New Roman" w:eastAsia="Times New Roman" w:hAnsi="Times New Roman" w:cs="Times New Roman"/>
                  <w:sz w:val="18"/>
                  <w:szCs w:val="18"/>
                </w:rPr>
                <w:t>Pharmaceutical-Grade Powder feeding bag</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B97763" w14:textId="77777777" w:rsidR="007617DE" w:rsidRDefault="00AE300B" w:rsidP="007617DE">
            <w:pPr>
              <w:jc w:val="center"/>
              <w:rPr>
                <w:ins w:id="10428" w:author="Xuning Wei12232" w:date="2026-10-16T08:37:00Z"/>
                <w:rFonts w:ascii="Times New Roman" w:eastAsia="Times New Roman" w:hAnsi="Times New Roman" w:cs="Times New Roman"/>
                <w:sz w:val="18"/>
                <w:szCs w:val="18"/>
              </w:rPr>
              <w:pPrChange w:id="10429" w:author="Yachao Liu11087" w:date="2026-10-13T10:34:00Z">
                <w:pPr/>
              </w:pPrChange>
            </w:pPr>
            <w:ins w:id="10430" w:author="Xuning Wei12232" w:date="2026-10-16T08:37:00Z">
              <w:r>
                <w:rPr>
                  <w:rFonts w:ascii="Times New Roman" w:eastAsia="Times New Roman" w:hAnsi="Times New Roman" w:cs="Times New Roman"/>
                  <w:sz w:val="18"/>
                  <w:szCs w:val="18"/>
                </w:rPr>
                <w:t>Each bag is sealed with a sealing clip</w:t>
              </w:r>
            </w:ins>
          </w:p>
        </w:tc>
      </w:tr>
      <w:tr w:rsidR="007617DE" w14:paraId="236FCEA5" w14:textId="77777777">
        <w:trPr>
          <w:trHeight w:val="975"/>
          <w:jc w:val="center"/>
          <w:ins w:id="10431"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836DFF" w14:textId="77777777" w:rsidR="007617DE" w:rsidRDefault="00AE300B" w:rsidP="007617DE">
            <w:pPr>
              <w:jc w:val="center"/>
              <w:rPr>
                <w:ins w:id="10432" w:author="Xuning Wei12232" w:date="2026-10-16T08:37:00Z"/>
                <w:rFonts w:ascii="Times New Roman" w:eastAsia="Times New Roman" w:hAnsi="Times New Roman" w:cs="Times New Roman"/>
                <w:sz w:val="18"/>
                <w:szCs w:val="18"/>
              </w:rPr>
              <w:pPrChange w:id="10433" w:author="Yachao Liu11087" w:date="2026-10-13T10:34:00Z">
                <w:pPr/>
              </w:pPrChange>
            </w:pPr>
            <w:ins w:id="10434" w:author="Xuning Wei12232" w:date="2026-10-16T08:37:00Z">
              <w:r>
                <w:rPr>
                  <w:rFonts w:ascii="Times New Roman" w:eastAsia="Times New Roman" w:hAnsi="Times New Roman" w:cs="Times New Roman"/>
                  <w:sz w:val="18"/>
                  <w:szCs w:val="18"/>
                </w:rPr>
                <w:t>Secondary package</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1FB8E9" w14:textId="77777777" w:rsidR="007617DE" w:rsidRDefault="00AE300B" w:rsidP="007617DE">
            <w:pPr>
              <w:spacing w:before="120" w:after="120"/>
              <w:jc w:val="center"/>
              <w:rPr>
                <w:ins w:id="10435" w:author="Xuning Wei12232" w:date="2026-10-16T08:37:00Z"/>
                <w:rFonts w:ascii="Times New Roman" w:eastAsia="Times New Roman" w:hAnsi="Times New Roman" w:cs="Times New Roman"/>
                <w:sz w:val="18"/>
                <w:szCs w:val="18"/>
                <w:lang w:val="de"/>
              </w:rPr>
              <w:pPrChange w:id="10436" w:author="Yachao Liu11087" w:date="2026-10-13T10:34:00Z">
                <w:pPr/>
              </w:pPrChange>
            </w:pPr>
            <w:ins w:id="10437" w:author="Xuning Wei12232" w:date="2026-10-16T08:37:00Z">
              <w:r>
                <w:rPr>
                  <w:rFonts w:ascii="Times New Roman" w:eastAsia="Times New Roman" w:hAnsi="Times New Roman" w:cs="Times New Roman"/>
                  <w:sz w:val="18"/>
                  <w:szCs w:val="18"/>
                  <w:lang w:val="de"/>
                </w:rPr>
                <w:t>Size: 1100 L × 700 W × 0.09 T (mm)</w:t>
              </w:r>
            </w:ins>
          </w:p>
          <w:p w14:paraId="5705A46D" w14:textId="77777777" w:rsidR="007617DE" w:rsidRDefault="00AE300B" w:rsidP="007617DE">
            <w:pPr>
              <w:spacing w:before="120" w:after="120"/>
              <w:jc w:val="center"/>
              <w:rPr>
                <w:ins w:id="10438" w:author="Xuning Wei12232" w:date="2026-10-16T08:37:00Z"/>
                <w:rFonts w:ascii="Times New Roman" w:eastAsia="Times New Roman" w:hAnsi="Times New Roman" w:cs="Times New Roman"/>
                <w:sz w:val="18"/>
                <w:szCs w:val="18"/>
                <w:lang w:val="de"/>
              </w:rPr>
              <w:pPrChange w:id="10439" w:author="Yachao Liu11087" w:date="2026-10-13T10:34:00Z">
                <w:pPr/>
              </w:pPrChange>
            </w:pPr>
            <w:ins w:id="10440" w:author="Xuning Wei12232" w:date="2026-10-16T08:37:00Z">
              <w:r>
                <w:rPr>
                  <w:rFonts w:ascii="Times New Roman" w:eastAsia="Times New Roman" w:hAnsi="Times New Roman" w:cs="Times New Roman"/>
                  <w:sz w:val="18"/>
                  <w:szCs w:val="18"/>
                </w:rPr>
                <w:t>Pharmaceutical-Grade</w:t>
              </w:r>
              <w:r>
                <w:rPr>
                  <w:rFonts w:ascii="Times New Roman" w:eastAsia="Times New Roman" w:hAnsi="Times New Roman" w:cs="Times New Roman"/>
                  <w:sz w:val="18"/>
                  <w:szCs w:val="18"/>
                  <w:lang w:val="de"/>
                </w:rPr>
                <w:t xml:space="preserve"> LDPE bag</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81C503" w14:textId="77777777" w:rsidR="007617DE" w:rsidRDefault="00AE300B" w:rsidP="007617DE">
            <w:pPr>
              <w:jc w:val="center"/>
              <w:rPr>
                <w:ins w:id="10441" w:author="Xuning Wei12232" w:date="2026-10-16T08:37:00Z"/>
                <w:rFonts w:ascii="Times New Roman" w:eastAsia="Times New Roman" w:hAnsi="Times New Roman" w:cs="Times New Roman"/>
                <w:sz w:val="18"/>
                <w:szCs w:val="18"/>
              </w:rPr>
              <w:pPrChange w:id="10442" w:author="Yachao Liu11087" w:date="2026-10-13T10:34:00Z">
                <w:pPr/>
              </w:pPrChange>
            </w:pPr>
            <w:ins w:id="10443" w:author="Xuning Wei12232" w:date="2026-10-16T08:37:00Z">
              <w:r>
                <w:rPr>
                  <w:rFonts w:ascii="Times New Roman" w:eastAsia="Times New Roman" w:hAnsi="Times New Roman" w:cs="Times New Roman"/>
                  <w:sz w:val="18"/>
                  <w:szCs w:val="18"/>
                </w:rPr>
                <w:t>Each bag is sealed with a cable tie</w:t>
              </w:r>
            </w:ins>
          </w:p>
        </w:tc>
      </w:tr>
      <w:tr w:rsidR="007617DE" w14:paraId="672DE16D" w14:textId="77777777">
        <w:trPr>
          <w:trHeight w:val="960"/>
          <w:jc w:val="center"/>
          <w:ins w:id="10444"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575F85" w14:textId="77777777" w:rsidR="007617DE" w:rsidRDefault="00AE300B" w:rsidP="007617DE">
            <w:pPr>
              <w:jc w:val="center"/>
              <w:rPr>
                <w:ins w:id="10445" w:author="Xuning Wei12232" w:date="2026-10-16T08:37:00Z"/>
                <w:rFonts w:ascii="Times New Roman" w:eastAsia="Times New Roman" w:hAnsi="Times New Roman" w:cs="Times New Roman"/>
                <w:sz w:val="18"/>
                <w:szCs w:val="18"/>
              </w:rPr>
              <w:pPrChange w:id="10446" w:author="Yachao Liu11087" w:date="2026-10-13T10:34:00Z">
                <w:pPr/>
              </w:pPrChange>
            </w:pPr>
            <w:ins w:id="10447" w:author="Xuning Wei12232" w:date="2026-10-16T08:37:00Z">
              <w:r>
                <w:rPr>
                  <w:rFonts w:ascii="Times New Roman" w:eastAsia="Times New Roman" w:hAnsi="Times New Roman" w:cs="Times New Roman"/>
                  <w:sz w:val="18"/>
                  <w:szCs w:val="18"/>
                </w:rPr>
                <w:t>Outer packaging</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F8210C" w14:textId="77777777" w:rsidR="007617DE" w:rsidRDefault="00AE300B" w:rsidP="007617DE">
            <w:pPr>
              <w:spacing w:before="120" w:after="120"/>
              <w:jc w:val="center"/>
              <w:rPr>
                <w:ins w:id="10448" w:author="Xuning Wei12232" w:date="2026-10-16T08:37:00Z"/>
                <w:rFonts w:ascii="Times New Roman" w:eastAsia="Times New Roman" w:hAnsi="Times New Roman" w:cs="Times New Roman"/>
                <w:sz w:val="18"/>
                <w:szCs w:val="18"/>
              </w:rPr>
              <w:pPrChange w:id="10449" w:author="Yachao Liu11087" w:date="2026-10-13T10:34:00Z">
                <w:pPr/>
              </w:pPrChange>
            </w:pPr>
            <w:ins w:id="10450" w:author="Xuning Wei12232" w:date="2026-10-16T08:37:00Z">
              <w:r>
                <w:rPr>
                  <w:rFonts w:ascii="Times New Roman" w:eastAsia="Times New Roman" w:hAnsi="Times New Roman" w:cs="Times New Roman"/>
                  <w:sz w:val="18"/>
                  <w:szCs w:val="18"/>
                </w:rPr>
                <w:t>Size: 50 L</w:t>
              </w:r>
            </w:ins>
          </w:p>
          <w:p w14:paraId="5F1897E2" w14:textId="77777777" w:rsidR="007617DE" w:rsidRDefault="00AE300B" w:rsidP="007617DE">
            <w:pPr>
              <w:spacing w:before="120" w:after="120"/>
              <w:jc w:val="center"/>
              <w:rPr>
                <w:ins w:id="10451" w:author="Xuning Wei12232" w:date="2026-10-16T08:37:00Z"/>
                <w:rFonts w:ascii="Times New Roman" w:eastAsia="Times New Roman" w:hAnsi="Times New Roman" w:cs="Times New Roman"/>
                <w:sz w:val="18"/>
                <w:szCs w:val="18"/>
              </w:rPr>
              <w:pPrChange w:id="10452" w:author="Yachao Liu11087" w:date="2026-10-13T10:34:00Z">
                <w:pPr/>
              </w:pPrChange>
            </w:pPr>
            <w:ins w:id="10453" w:author="Xuning Wei12232" w:date="2026-10-16T08:37:00Z">
              <w:r>
                <w:rPr>
                  <w:rFonts w:ascii="Times New Roman" w:eastAsia="Times New Roman" w:hAnsi="Times New Roman" w:cs="Times New Roman"/>
                  <w:sz w:val="18"/>
                  <w:szCs w:val="18"/>
                </w:rPr>
                <w:t>HPDE drum with cover for storage</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87A0BA" w14:textId="77777777" w:rsidR="007617DE" w:rsidRDefault="00AE300B" w:rsidP="007617DE">
            <w:pPr>
              <w:jc w:val="center"/>
              <w:rPr>
                <w:ins w:id="10454" w:author="Xuning Wei12232" w:date="2026-10-16T08:37:00Z"/>
                <w:rFonts w:ascii="Times New Roman" w:eastAsia="Times New Roman" w:hAnsi="Times New Roman" w:cs="Times New Roman"/>
                <w:sz w:val="18"/>
                <w:szCs w:val="18"/>
              </w:rPr>
              <w:pPrChange w:id="10455" w:author="Yachao Liu11087" w:date="2026-10-13T10:34:00Z">
                <w:pPr/>
              </w:pPrChange>
            </w:pPr>
            <w:ins w:id="10456" w:author="Xuning Wei12232" w:date="2026-10-16T08:37:00Z">
              <w:r>
                <w:rPr>
                  <w:rFonts w:ascii="Times New Roman" w:eastAsia="Times New Roman" w:hAnsi="Times New Roman" w:cs="Times New Roman"/>
                  <w:sz w:val="18"/>
                  <w:szCs w:val="18"/>
                </w:rPr>
                <w:t>Each drum is sealed with clips.</w:t>
              </w:r>
            </w:ins>
          </w:p>
        </w:tc>
      </w:tr>
      <w:tr w:rsidR="007617DE" w14:paraId="112BE408" w14:textId="77777777">
        <w:trPr>
          <w:trHeight w:val="975"/>
          <w:jc w:val="center"/>
          <w:ins w:id="10457" w:author="Xuning Wei12232" w:date="2026-10-16T08:37:00Z"/>
        </w:trPr>
        <w:tc>
          <w:tcPr>
            <w:tcW w:w="18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2DF4FA" w14:textId="77777777" w:rsidR="007617DE" w:rsidRDefault="00AE300B" w:rsidP="007617DE">
            <w:pPr>
              <w:jc w:val="center"/>
              <w:rPr>
                <w:ins w:id="10458" w:author="Xuning Wei12232" w:date="2026-10-16T08:37:00Z"/>
                <w:rFonts w:ascii="Times New Roman" w:eastAsia="Times New Roman" w:hAnsi="Times New Roman" w:cs="Times New Roman"/>
                <w:sz w:val="18"/>
                <w:szCs w:val="18"/>
              </w:rPr>
              <w:pPrChange w:id="10459" w:author="Yachao Liu11087" w:date="2026-10-13T10:34:00Z">
                <w:pPr/>
              </w:pPrChange>
            </w:pPr>
            <w:ins w:id="10460" w:author="Xuning Wei12232" w:date="2026-10-16T08:37:00Z">
              <w:r>
                <w:rPr>
                  <w:rFonts w:ascii="Times New Roman" w:eastAsia="Times New Roman" w:hAnsi="Times New Roman" w:cs="Times New Roman"/>
                  <w:sz w:val="18"/>
                  <w:szCs w:val="18"/>
                </w:rPr>
                <w:t>Desiccants</w:t>
              </w:r>
            </w:ins>
          </w:p>
        </w:tc>
        <w:tc>
          <w:tcPr>
            <w:tcW w:w="37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1C079F" w14:textId="77777777" w:rsidR="007617DE" w:rsidRDefault="00AE300B" w:rsidP="007617DE">
            <w:pPr>
              <w:spacing w:before="120" w:after="120"/>
              <w:jc w:val="center"/>
              <w:rPr>
                <w:ins w:id="10461" w:author="Xuning Wei12232" w:date="2026-10-16T08:37:00Z"/>
                <w:rFonts w:ascii="Times New Roman" w:eastAsia="Times New Roman" w:hAnsi="Times New Roman" w:cs="Times New Roman"/>
                <w:sz w:val="18"/>
                <w:szCs w:val="18"/>
                <w:lang w:val="de"/>
              </w:rPr>
              <w:pPrChange w:id="10462" w:author="Yachao Liu11087" w:date="2026-10-13T10:34:00Z">
                <w:pPr/>
              </w:pPrChange>
            </w:pPr>
            <w:ins w:id="10463" w:author="Xuning Wei12232" w:date="2026-10-16T08:37:00Z">
              <w:r>
                <w:rPr>
                  <w:rFonts w:ascii="Times New Roman" w:eastAsia="Times New Roman" w:hAnsi="Times New Roman" w:cs="Times New Roman"/>
                  <w:sz w:val="18"/>
                  <w:szCs w:val="18"/>
                  <w:lang w:val="de"/>
                </w:rPr>
                <w:t>Size: W:78±4 mm L:150±7 mm</w:t>
              </w:r>
            </w:ins>
          </w:p>
          <w:p w14:paraId="2A5D0859" w14:textId="77777777" w:rsidR="007617DE" w:rsidRDefault="00AE300B" w:rsidP="007617DE">
            <w:pPr>
              <w:spacing w:before="120" w:after="120"/>
              <w:jc w:val="center"/>
              <w:rPr>
                <w:ins w:id="10464" w:author="Xuning Wei12232" w:date="2026-10-16T08:37:00Z"/>
                <w:rFonts w:ascii="Times New Roman" w:eastAsia="Times New Roman" w:hAnsi="Times New Roman" w:cs="Times New Roman"/>
                <w:sz w:val="18"/>
                <w:szCs w:val="18"/>
              </w:rPr>
              <w:pPrChange w:id="10465" w:author="Yachao Liu11087" w:date="2026-10-13T10:34:00Z">
                <w:pPr/>
              </w:pPrChange>
            </w:pPr>
            <w:ins w:id="10466" w:author="Xuning Wei12232" w:date="2026-10-16T08:37:00Z">
              <w:r>
                <w:rPr>
                  <w:rFonts w:ascii="Times New Roman" w:eastAsia="Times New Roman" w:hAnsi="Times New Roman" w:cs="Times New Roman"/>
                  <w:sz w:val="18"/>
                  <w:szCs w:val="18"/>
                  <w:lang w:val="de"/>
                </w:rPr>
                <w:t>Weight:</w:t>
              </w:r>
              <w:r>
                <w:rPr>
                  <w:rFonts w:ascii="Times New Roman" w:eastAsia="Times New Roman" w:hAnsi="Times New Roman" w:cs="Times New Roman"/>
                  <w:sz w:val="18"/>
                  <w:szCs w:val="18"/>
                </w:rPr>
                <w:t xml:space="preserve"> 100 g</w:t>
              </w:r>
            </w:ins>
          </w:p>
          <w:p w14:paraId="4E1610E7" w14:textId="77777777" w:rsidR="007617DE" w:rsidRDefault="00AE300B" w:rsidP="007617DE">
            <w:pPr>
              <w:spacing w:before="120" w:after="120"/>
              <w:jc w:val="center"/>
              <w:rPr>
                <w:ins w:id="10467" w:author="Xuning Wei12232" w:date="2026-10-16T08:37:00Z"/>
                <w:rFonts w:ascii="Times New Roman" w:eastAsia="Times New Roman" w:hAnsi="Times New Roman" w:cs="Times New Roman"/>
                <w:sz w:val="18"/>
                <w:szCs w:val="18"/>
                <w:lang w:val="de"/>
              </w:rPr>
              <w:pPrChange w:id="10468" w:author="Yachao Liu11087" w:date="2026-10-13T10:34:00Z">
                <w:pPr/>
              </w:pPrChange>
            </w:pPr>
            <w:ins w:id="10469" w:author="Xuning Wei12232" w:date="2026-10-16T08:37:00Z">
              <w:r>
                <w:rPr>
                  <w:rFonts w:ascii="Times New Roman" w:eastAsia="Times New Roman" w:hAnsi="Times New Roman" w:cs="Times New Roman"/>
                  <w:sz w:val="18"/>
                  <w:szCs w:val="18"/>
                  <w:lang w:val="de"/>
                </w:rPr>
                <w:t>Material: Silica Gel</w:t>
              </w:r>
            </w:ins>
          </w:p>
        </w:tc>
        <w:tc>
          <w:tcPr>
            <w:tcW w:w="298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934E34" w14:textId="77777777" w:rsidR="007617DE" w:rsidRDefault="00AE300B" w:rsidP="007617DE">
            <w:pPr>
              <w:jc w:val="center"/>
              <w:rPr>
                <w:ins w:id="10470" w:author="Xuning Wei12232" w:date="2026-10-16T08:37:00Z"/>
                <w:rFonts w:ascii="Times New Roman" w:eastAsia="Times New Roman" w:hAnsi="Times New Roman" w:cs="Times New Roman"/>
                <w:sz w:val="18"/>
                <w:szCs w:val="18"/>
              </w:rPr>
              <w:pPrChange w:id="10471" w:author="Yachao Liu11087" w:date="2026-10-13T10:34:00Z">
                <w:pPr/>
              </w:pPrChange>
            </w:pPr>
            <w:ins w:id="10472" w:author="Xuning Wei12232" w:date="2026-10-16T08:37:00Z">
              <w:r>
                <w:rPr>
                  <w:rFonts w:ascii="Times New Roman" w:eastAsia="Times New Roman" w:hAnsi="Times New Roman" w:cs="Times New Roman"/>
                  <w:sz w:val="18"/>
                  <w:szCs w:val="18"/>
                </w:rPr>
                <w:t>desiccant placed between primary and secondary package</w:t>
              </w:r>
            </w:ins>
          </w:p>
        </w:tc>
      </w:tr>
    </w:tbl>
    <w:p w14:paraId="5BD7B0CA" w14:textId="77777777" w:rsidR="007617DE" w:rsidRDefault="007617DE">
      <w:pPr>
        <w:spacing w:beforeLines="50" w:before="120" w:afterLines="50" w:after="120" w:line="360" w:lineRule="auto"/>
        <w:jc w:val="both"/>
        <w:rPr>
          <w:del w:id="10473" w:author="Xuning Wei12232" w:date="2026-10-18T13:39:00Z"/>
          <w:rFonts w:ascii="Times New Roman" w:eastAsia="仿宋_GB2312" w:hAnsi="Times New Roman" w:cs="Times New Roman"/>
          <w:sz w:val="20"/>
          <w:szCs w:val="20"/>
          <w:lang w:eastAsia="zh-CN"/>
        </w:rPr>
      </w:pPr>
      <w:bookmarkStart w:id="10474" w:name="_Toc243596327"/>
      <w:bookmarkEnd w:id="10474"/>
    </w:p>
    <w:p w14:paraId="7CA623D3"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0475" w:name="_Toc243596328"/>
      <w:commentRangeStart w:id="10476"/>
      <w:commentRangeStart w:id="10477"/>
      <w:r>
        <w:rPr>
          <w:rFonts w:ascii="Times New Roman" w:eastAsia="仿宋_GB2312" w:hAnsi="Times New Roman" w:cs="Times New Roman"/>
          <w:sz w:val="21"/>
          <w:szCs w:val="21"/>
        </w:rPr>
        <w:t xml:space="preserve">Stability </w:t>
      </w:r>
      <w:commentRangeEnd w:id="10476"/>
      <w:r>
        <w:rPr>
          <w:rStyle w:val="CommentReference"/>
          <w:rFonts w:ascii="Times New Roman" w:eastAsia="仿宋_GB2312" w:hAnsi="Times New Roman" w:cs="Times New Roman"/>
        </w:rPr>
        <w:commentReference w:id="10476"/>
      </w:r>
      <w:commentRangeEnd w:id="10477"/>
      <w:r>
        <w:rPr>
          <w:rStyle w:val="CommentReference"/>
        </w:rPr>
        <w:commentReference w:id="10477"/>
      </w:r>
      <w:r>
        <w:rPr>
          <w:rFonts w:ascii="Times New Roman" w:eastAsia="仿宋_GB2312" w:hAnsi="Times New Roman" w:cs="Times New Roman"/>
          <w:sz w:val="21"/>
          <w:szCs w:val="21"/>
        </w:rPr>
        <w:t>Test</w:t>
      </w:r>
      <w:bookmarkEnd w:id="10333"/>
      <w:bookmarkEnd w:id="10334"/>
      <w:bookmarkEnd w:id="10475"/>
      <w:r>
        <w:rPr>
          <w:rFonts w:ascii="Times New Roman" w:eastAsia="仿宋_GB2312" w:hAnsi="Times New Roman" w:cs="Times New Roman"/>
          <w:sz w:val="21"/>
          <w:szCs w:val="21"/>
        </w:rPr>
        <w:t xml:space="preserve"> </w:t>
      </w:r>
    </w:p>
    <w:p w14:paraId="44481758" w14:textId="77777777" w:rsidR="007617DE" w:rsidRDefault="00AE300B">
      <w:pPr>
        <w:spacing w:beforeLines="50" w:before="120" w:afterLines="50" w:after="120" w:line="360" w:lineRule="auto"/>
        <w:jc w:val="both"/>
        <w:rPr>
          <w:ins w:id="10481" w:author="Xuning Wei12232" w:date="2026-10-16T08:37:00Z"/>
          <w:rFonts w:ascii="Times New Roman" w:eastAsia="仿宋_GB2312" w:hAnsi="Times New Roman" w:cs="Times New Roman"/>
          <w:sz w:val="20"/>
          <w:szCs w:val="20"/>
          <w:lang w:eastAsia="zh-CN"/>
        </w:rPr>
      </w:pPr>
      <w:r>
        <w:rPr>
          <w:rFonts w:ascii="Times New Roman" w:eastAsia="仿宋_GB2312" w:hAnsi="Times New Roman" w:cs="Times New Roman"/>
          <w:sz w:val="20"/>
          <w:szCs w:val="20"/>
          <w:lang w:eastAsia="zh-CN"/>
        </w:rPr>
        <w:t>ASYM-141366 peptide</w:t>
      </w:r>
      <w:ins w:id="10482" w:author="Xuning Wei12232" w:date="2026-10-19T22:18:00Z">
        <w:r>
          <w:rPr>
            <w:rFonts w:ascii="Times New Roman" w:eastAsia="仿宋_GB2312" w:hAnsi="Times New Roman" w:cs="Times New Roman"/>
            <w:sz w:val="20"/>
            <w:szCs w:val="20"/>
            <w:lang w:eastAsia="zh-CN"/>
          </w:rPr>
          <w:t>-</w:t>
        </w:r>
      </w:ins>
      <w:del w:id="10483" w:author="Xuning Wei12232" w:date="2026-10-19T22:18:00Z">
        <w:r>
          <w:rPr>
            <w:rFonts w:ascii="Times New Roman" w:eastAsia="仿宋_GB2312" w:hAnsi="Times New Roman" w:cs="Times New Roman"/>
            <w:sz w:val="20"/>
            <w:szCs w:val="20"/>
            <w:lang w:eastAsia="zh-CN"/>
          </w:rPr>
          <w:delText xml:space="preserve"> </w:delText>
        </w:r>
      </w:del>
      <w:r>
        <w:rPr>
          <w:rFonts w:ascii="Times New Roman" w:eastAsia="仿宋_GB2312" w:hAnsi="Times New Roman" w:cs="Times New Roman"/>
          <w:sz w:val="20"/>
          <w:szCs w:val="20"/>
          <w:lang w:eastAsia="zh-CN"/>
        </w:rPr>
        <w:t xml:space="preserve">on-resin is an in-process intermediate without </w:t>
      </w:r>
      <w:commentRangeStart w:id="10484"/>
      <w:r>
        <w:rPr>
          <w:rFonts w:ascii="Times New Roman" w:eastAsia="仿宋_GB2312" w:hAnsi="Times New Roman" w:cs="Times New Roman"/>
          <w:sz w:val="20"/>
          <w:szCs w:val="20"/>
          <w:lang w:eastAsia="zh-CN"/>
        </w:rPr>
        <w:t>release specification that is further processed in the downstream soft cleavage step 2. To support the stable hold time of peptide on-resin under drying conditions and its extended storage, a stability study will be established on</w:t>
      </w:r>
      <w:ins w:id="10485" w:author="Xuning Wei12232" w:date="2026-09-14T16:57:00Z">
        <w:r>
          <w:rPr>
            <w:rFonts w:ascii="Times New Roman" w:eastAsia="仿宋_GB2312" w:hAnsi="Times New Roman" w:cs="Times New Roman"/>
            <w:sz w:val="20"/>
            <w:szCs w:val="20"/>
            <w:lang w:eastAsia="zh-CN"/>
          </w:rPr>
          <w:t xml:space="preserve"> one</w:t>
        </w:r>
      </w:ins>
      <w:r>
        <w:rPr>
          <w:rFonts w:ascii="Times New Roman" w:eastAsia="仿宋_GB2312" w:hAnsi="Times New Roman" w:cs="Times New Roman"/>
          <w:sz w:val="20"/>
          <w:szCs w:val="20"/>
          <w:lang w:eastAsia="zh-CN"/>
        </w:rPr>
        <w:t xml:space="preserve"> PPQ batch</w:t>
      </w:r>
      <w:del w:id="10486" w:author="Xuning Wei12232" w:date="2026-09-14T16:57:00Z">
        <w:r>
          <w:rPr>
            <w:rFonts w:ascii="Times New Roman" w:eastAsia="仿宋_GB2312" w:hAnsi="Times New Roman" w:cs="Times New Roman"/>
            <w:sz w:val="20"/>
            <w:szCs w:val="20"/>
            <w:lang w:eastAsia="zh-CN"/>
          </w:rPr>
          <w:delText>es</w:delText>
        </w:r>
      </w:del>
      <w:r>
        <w:rPr>
          <w:rFonts w:ascii="Times New Roman" w:eastAsia="仿宋_GB2312" w:hAnsi="Times New Roman" w:cs="Times New Roman"/>
          <w:sz w:val="20"/>
          <w:szCs w:val="20"/>
          <w:lang w:eastAsia="zh-CN"/>
        </w:rPr>
        <w:t xml:space="preserve">. The stability monitoring plan is detailed in the ASYM-141366 stability </w:t>
      </w:r>
      <w:commentRangeEnd w:id="10484"/>
      <w:r>
        <w:rPr>
          <w:rStyle w:val="CommentReference"/>
          <w:rFonts w:ascii="Times New Roman" w:eastAsia="仿宋_GB2312" w:hAnsi="Times New Roman" w:cs="Times New Roman"/>
          <w:sz w:val="20"/>
          <w:szCs w:val="20"/>
          <w:lang w:eastAsia="zh-CN"/>
        </w:rPr>
        <w:commentReference w:id="10484"/>
      </w:r>
      <w:commentRangeStart w:id="10488"/>
      <w:commentRangeStart w:id="10489"/>
      <w:r>
        <w:rPr>
          <w:rFonts w:ascii="Times New Roman" w:eastAsia="仿宋_GB2312" w:hAnsi="Times New Roman" w:cs="Times New Roman"/>
          <w:sz w:val="20"/>
          <w:szCs w:val="20"/>
          <w:lang w:eastAsia="zh-CN"/>
        </w:rPr>
        <w:t>protocol</w:t>
      </w:r>
      <w:commentRangeEnd w:id="10488"/>
      <w:del w:id="10490" w:author="Xuning Wei12232" w:date="2026-10-18T10:03:00Z">
        <w:r>
          <w:rPr>
            <w:rStyle w:val="CommentReference"/>
            <w:rFonts w:ascii="Times New Roman" w:eastAsia="仿宋_GB2312" w:hAnsi="Times New Roman" w:cs="Times New Roman"/>
            <w:sz w:val="20"/>
            <w:szCs w:val="20"/>
            <w:lang w:eastAsia="zh-CN"/>
          </w:rPr>
          <w:commentReference w:id="10488"/>
        </w:r>
      </w:del>
      <w:ins w:id="10491" w:author="Xuning Wei12232" w:date="2026-10-19T22:18:00Z">
        <w:r>
          <w:rPr>
            <w:rFonts w:ascii="Times New Roman" w:eastAsia="仿宋_GB2312" w:hAnsi="Times New Roman" w:cs="Times New Roman"/>
            <w:sz w:val="20"/>
            <w:szCs w:val="20"/>
            <w:lang w:eastAsia="zh-CN"/>
          </w:rPr>
          <w:t xml:space="preserve"> </w:t>
        </w:r>
      </w:ins>
      <w:ins w:id="10492" w:author="Xuning Wei12232" w:date="2026-10-18T10:03:00Z">
        <w:r>
          <w:rPr>
            <w:rFonts w:ascii="Times New Roman" w:eastAsia="Times New Roman" w:hAnsi="Times New Roman" w:cs="Times New Roman"/>
            <w:sz w:val="20"/>
            <w:szCs w:val="20"/>
            <w:rPrChange w:id="10493" w:author="Xuning Wei12232" w:date="2026-10-24T11:11:00Z">
              <w:rPr>
                <w:rFonts w:ascii="Times New Roman" w:eastAsia="Times New Roman" w:hAnsi="Times New Roman" w:cs="Times New Roman"/>
                <w:color w:val="0078D4"/>
                <w:sz w:val="20"/>
                <w:szCs w:val="20"/>
                <w:highlight w:val="yellow"/>
              </w:rPr>
            </w:rPrChange>
          </w:rPr>
          <w:t>&lt;Refer to PSP-140020-2026-002.01&gt;.</w:t>
        </w:r>
      </w:ins>
      <w:commentRangeEnd w:id="10489"/>
      <w:del w:id="10494" w:author="Xuning Wei12232" w:date="2026-10-18T10:03:00Z">
        <w:r>
          <w:rPr>
            <w:rStyle w:val="CommentReference"/>
          </w:rPr>
          <w:commentReference w:id="10489"/>
        </w:r>
      </w:del>
      <w:ins w:id="10495" w:author="Xuning Wei12232" w:date="2026-10-18T10:03:00Z">
        <w:r>
          <w:rPr>
            <w:rStyle w:val="CommentReference"/>
          </w:rPr>
          <w:t xml:space="preserve"> </w:t>
        </w:r>
      </w:ins>
      <w:r>
        <w:rPr>
          <w:rFonts w:ascii="Times New Roman" w:eastAsia="仿宋_GB2312" w:hAnsi="Times New Roman" w:cs="Times New Roman"/>
          <w:sz w:val="20"/>
          <w:szCs w:val="20"/>
          <w:lang w:eastAsia="zh-CN"/>
        </w:rPr>
        <w:t xml:space="preserve">. </w:t>
      </w:r>
    </w:p>
    <w:p w14:paraId="79FF08D7" w14:textId="77777777" w:rsidR="007617DE" w:rsidRDefault="007617DE">
      <w:pPr>
        <w:spacing w:beforeLines="50" w:before="120" w:afterLines="50" w:after="120" w:line="360" w:lineRule="auto"/>
        <w:jc w:val="both"/>
        <w:rPr>
          <w:del w:id="10496" w:author="Xuning Wei12232" w:date="2026-10-22T21:14:00Z"/>
          <w:rFonts w:ascii="Times New Roman" w:eastAsia="仿宋_GB2312" w:hAnsi="Times New Roman" w:cs="Times New Roman"/>
          <w:sz w:val="20"/>
          <w:szCs w:val="20"/>
          <w:lang w:eastAsia="zh-CN"/>
        </w:rPr>
      </w:pPr>
      <w:bookmarkStart w:id="10497" w:name="_Toc243596329"/>
      <w:bookmarkEnd w:id="10497"/>
    </w:p>
    <w:p w14:paraId="480309D4"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bookmarkStart w:id="10498" w:name="OLE_LINK8"/>
      <w:bookmarkStart w:id="10499" w:name="OLE_LINK12"/>
      <w:bookmarkStart w:id="10500" w:name="_Toc243596330"/>
      <w:r>
        <w:rPr>
          <w:rFonts w:ascii="Times New Roman" w:eastAsia="仿宋_GB2312" w:hAnsi="Times New Roman" w:cs="Times New Roman"/>
          <w:sz w:val="21"/>
          <w:szCs w:val="21"/>
        </w:rPr>
        <w:t>Homogeneity</w:t>
      </w:r>
      <w:bookmarkEnd w:id="10498"/>
      <w:bookmarkEnd w:id="10499"/>
      <w:r>
        <w:rPr>
          <w:rFonts w:ascii="Times New Roman" w:eastAsia="仿宋_GB2312" w:hAnsi="Times New Roman" w:cs="Times New Roman"/>
          <w:sz w:val="21"/>
          <w:szCs w:val="21"/>
        </w:rPr>
        <w:t xml:space="preserve"> study</w:t>
      </w:r>
      <w:bookmarkEnd w:id="10500"/>
    </w:p>
    <w:p w14:paraId="379CEF3F" w14:textId="77777777" w:rsidR="007617DE" w:rsidRDefault="00AE300B">
      <w:pPr>
        <w:spacing w:beforeLines="50" w:before="120" w:afterLines="50" w:after="120" w:line="360" w:lineRule="auto"/>
        <w:jc w:val="both"/>
        <w:rPr>
          <w:rFonts w:ascii="Times New Roman" w:eastAsia="仿宋_GB2312" w:hAnsi="Times New Roman" w:cs="Times New Roman"/>
          <w:sz w:val="20"/>
          <w:szCs w:val="20"/>
          <w:lang w:val="en-IE" w:eastAsia="zh-CN"/>
        </w:rPr>
      </w:pPr>
      <w:bookmarkStart w:id="10501" w:name="OLE_LINK6"/>
      <w:bookmarkStart w:id="10502" w:name="OLE_LINK5"/>
      <w:r>
        <w:rPr>
          <w:rFonts w:ascii="Times New Roman" w:eastAsia="仿宋_GB2312" w:hAnsi="Times New Roman" w:cs="Times New Roman"/>
          <w:sz w:val="20"/>
          <w:szCs w:val="20"/>
          <w:lang w:eastAsia="zh-CN"/>
        </w:rPr>
        <w:t xml:space="preserve">ASYM-141366 peptide-on-resin is an in-process intermediate without release testing. A </w:t>
      </w:r>
      <w:commentRangeStart w:id="10503"/>
      <w:commentRangeStart w:id="10504"/>
      <w:r>
        <w:rPr>
          <w:rFonts w:ascii="Times New Roman" w:eastAsia="仿宋_GB2312" w:hAnsi="Times New Roman" w:cs="Times New Roman"/>
          <w:sz w:val="20"/>
          <w:szCs w:val="20"/>
          <w:lang w:eastAsia="zh-CN"/>
        </w:rPr>
        <w:t xml:space="preserve">homogeneity </w:t>
      </w:r>
      <w:commentRangeEnd w:id="10503"/>
      <w:r>
        <w:rPr>
          <w:rStyle w:val="CommentReference"/>
          <w:rFonts w:ascii="Times New Roman" w:eastAsia="仿宋_GB2312" w:hAnsi="Times New Roman" w:cs="Times New Roman"/>
          <w:sz w:val="20"/>
          <w:szCs w:val="20"/>
          <w:lang w:eastAsia="zh-CN"/>
        </w:rPr>
        <w:commentReference w:id="10503"/>
      </w:r>
      <w:commentRangeEnd w:id="10504"/>
      <w:r>
        <w:rPr>
          <w:rStyle w:val="CommentReference"/>
        </w:rPr>
        <w:commentReference w:id="10504"/>
      </w:r>
      <w:r>
        <w:rPr>
          <w:rFonts w:ascii="Times New Roman" w:eastAsia="仿宋_GB2312" w:hAnsi="Times New Roman" w:cs="Times New Roman"/>
          <w:sz w:val="20"/>
          <w:szCs w:val="20"/>
          <w:lang w:eastAsia="zh-CN"/>
        </w:rPr>
        <w:t>study is not required for ASYM-141366</w:t>
      </w:r>
      <w:commentRangeStart w:id="10505"/>
      <w:commentRangeStart w:id="10506"/>
      <w:r>
        <w:rPr>
          <w:rFonts w:ascii="Times New Roman" w:eastAsia="仿宋_GB2312" w:hAnsi="Times New Roman" w:cs="Times New Roman"/>
          <w:sz w:val="20"/>
          <w:szCs w:val="20"/>
          <w:lang w:eastAsia="zh-CN"/>
        </w:rPr>
        <w:t>.</w:t>
      </w:r>
      <w:r>
        <w:t xml:space="preserve"> </w:t>
      </w:r>
      <w:r>
        <w:rPr>
          <w:rFonts w:ascii="Times New Roman" w:eastAsia="仿宋_GB2312" w:hAnsi="Times New Roman" w:cs="Times New Roman"/>
          <w:sz w:val="20"/>
          <w:szCs w:val="20"/>
          <w:lang w:eastAsia="zh-CN"/>
        </w:rPr>
        <w:t xml:space="preserve">As ASYM-141366 is not an isolated bulk material and remains bound to the resin support, a conventional bulk homogeneity study is not considered applicable. Process consistency and uniformity are assured through control of the solid-phase synthesis process, including validated mixing capability of the reactor system, defined process parameters, in-process controls, and process </w:t>
      </w:r>
      <w:proofErr w:type="spellStart"/>
      <w:r>
        <w:rPr>
          <w:rFonts w:ascii="Times New Roman" w:eastAsia="仿宋_GB2312" w:hAnsi="Times New Roman" w:cs="Times New Roman"/>
          <w:sz w:val="20"/>
          <w:szCs w:val="20"/>
          <w:lang w:eastAsia="zh-CN"/>
        </w:rPr>
        <w:t>characterisation</w:t>
      </w:r>
      <w:proofErr w:type="spellEnd"/>
      <w:r>
        <w:rPr>
          <w:rFonts w:ascii="Times New Roman" w:eastAsia="仿宋_GB2312" w:hAnsi="Times New Roman" w:cs="Times New Roman"/>
          <w:sz w:val="20"/>
          <w:szCs w:val="20"/>
          <w:lang w:eastAsia="zh-CN"/>
        </w:rPr>
        <w:t xml:space="preserve"> knowledge. Therefore, a separate homogeneity study is not required for ASYM-141366.</w:t>
      </w:r>
      <w:bookmarkEnd w:id="10501"/>
      <w:bookmarkEnd w:id="10502"/>
      <w:r>
        <w:rPr>
          <w:rFonts w:ascii="Times New Roman" w:eastAsia="仿宋_GB2312" w:hAnsi="Times New Roman" w:cs="Times New Roman"/>
          <w:sz w:val="20"/>
          <w:szCs w:val="20"/>
          <w:lang w:eastAsia="zh-CN"/>
        </w:rPr>
        <w:t xml:space="preserve"> </w:t>
      </w:r>
      <w:commentRangeEnd w:id="10505"/>
      <w:r>
        <w:rPr>
          <w:rStyle w:val="CommentReference"/>
          <w:rFonts w:ascii="Times New Roman" w:eastAsia="仿宋_GB2312" w:hAnsi="Times New Roman" w:cs="Times New Roman"/>
          <w:sz w:val="20"/>
          <w:szCs w:val="20"/>
          <w:lang w:val="en-IE" w:eastAsia="zh-CN"/>
        </w:rPr>
        <w:commentReference w:id="10505"/>
      </w:r>
      <w:commentRangeEnd w:id="10506"/>
      <w:r>
        <w:rPr>
          <w:rStyle w:val="CommentReference"/>
        </w:rPr>
        <w:commentReference w:id="10506"/>
      </w:r>
    </w:p>
    <w:p w14:paraId="07817489" w14:textId="77777777" w:rsidR="007617DE" w:rsidRDefault="00AE300B">
      <w:pPr>
        <w:pStyle w:val="a"/>
        <w:rPr>
          <w:del w:id="10507" w:author="Xuning Wei12232" w:date="2026-10-18T10:06:00Z"/>
        </w:rPr>
      </w:pPr>
      <w:commentRangeStart w:id="10508"/>
      <w:commentRangeStart w:id="10509"/>
      <w:commentRangeStart w:id="10510"/>
      <w:commentRangeStart w:id="10511"/>
      <w:del w:id="10512" w:author="Xuning Wei12232" w:date="2026-10-18T10:06:00Z">
        <w:r>
          <w:rPr>
            <w:b w:val="0"/>
          </w:rPr>
          <w:delText xml:space="preserve">Characterization </w:delText>
        </w:r>
        <w:commentRangeEnd w:id="10508"/>
        <w:r>
          <w:rPr>
            <w:rStyle w:val="CommentReference"/>
            <w:b w:val="0"/>
          </w:rPr>
          <w:commentReference w:id="10508"/>
        </w:r>
        <w:commentRangeEnd w:id="10509"/>
        <w:r>
          <w:rPr>
            <w:rStyle w:val="CommentReference"/>
            <w:b w:val="0"/>
          </w:rPr>
          <w:commentReference w:id="10509"/>
        </w:r>
        <w:r>
          <w:rPr>
            <w:b w:val="0"/>
          </w:rPr>
          <w:delText>study</w:delText>
        </w:r>
        <w:commentRangeEnd w:id="10510"/>
        <w:r>
          <w:rPr>
            <w:rStyle w:val="CommentReference"/>
            <w:b w:val="0"/>
          </w:rPr>
          <w:commentReference w:id="10510"/>
        </w:r>
        <w:commentRangeEnd w:id="10511"/>
        <w:r>
          <w:rPr>
            <w:rStyle w:val="CommentReference"/>
            <w:b w:val="0"/>
          </w:rPr>
          <w:commentReference w:id="10511"/>
        </w:r>
        <w:r>
          <w:rPr>
            <w:b w:val="0"/>
          </w:rPr>
          <w:delText xml:space="preserve"> </w:delText>
        </w:r>
        <w:bookmarkStart w:id="10513" w:name="_Toc243596331"/>
        <w:bookmarkStart w:id="10514" w:name="_Toc243211852"/>
        <w:bookmarkStart w:id="10515" w:name="_Toc243211476"/>
        <w:bookmarkEnd w:id="10513"/>
        <w:bookmarkEnd w:id="10514"/>
        <w:bookmarkEnd w:id="10515"/>
      </w:del>
    </w:p>
    <w:p w14:paraId="35CA79BF" w14:textId="77777777" w:rsidR="007617DE" w:rsidRDefault="00AE300B">
      <w:pPr>
        <w:spacing w:beforeLines="50" w:before="120" w:afterLines="50" w:after="120" w:line="360" w:lineRule="auto"/>
        <w:jc w:val="both"/>
        <w:rPr>
          <w:del w:id="10516" w:author="Xuning Wei12232" w:date="2026-10-18T10:06:00Z"/>
          <w:rFonts w:cs="Times New Roman"/>
          <w:sz w:val="20"/>
          <w:szCs w:val="20"/>
          <w:lang w:eastAsia="zh-CN"/>
        </w:rPr>
      </w:pPr>
      <w:del w:id="10517" w:author="Xuning Wei12232" w:date="2026-10-18T10:06:00Z">
        <w:r>
          <w:rPr>
            <w:rFonts w:ascii="Times New Roman" w:eastAsia="仿宋_GB2312" w:hAnsi="Times New Roman" w:cs="Times New Roman"/>
            <w:sz w:val="20"/>
            <w:szCs w:val="20"/>
            <w:lang w:eastAsia="zh-CN"/>
          </w:rPr>
          <w:delText xml:space="preserve">ASYM-141366 peptide-on-resin is an in-process intermediate. A characterization study of </w:delText>
        </w:r>
        <w:commentRangeStart w:id="10518"/>
        <w:commentRangeStart w:id="10519"/>
        <w:r>
          <w:rPr>
            <w:rFonts w:ascii="Times New Roman" w:eastAsia="仿宋_GB2312" w:hAnsi="Times New Roman" w:cs="Times New Roman"/>
            <w:sz w:val="20"/>
            <w:szCs w:val="20"/>
            <w:lang w:eastAsia="zh-CN"/>
          </w:rPr>
          <w:delText>ASYM-141366</w:delText>
        </w:r>
        <w:r>
          <w:rPr>
            <w:rFonts w:ascii="Times New Roman" w:eastAsia="仿宋_GB2312" w:hAnsi="Times New Roman" w:cs="Times New Roman"/>
            <w:sz w:val="21"/>
            <w:szCs w:val="21"/>
            <w:lang w:eastAsia="zh-CN"/>
            <w:rPrChange w:id="10520" w:author="Xuning Wei12232" w:date="2026-10-24T11:11:00Z">
              <w:rPr>
                <w:rFonts w:ascii="Times New Roman" w:eastAsia="仿宋_GB2312" w:hAnsi="Times New Roman" w:cs="Times New Roman"/>
                <w:color w:val="0000FF"/>
                <w:sz w:val="21"/>
                <w:szCs w:val="21"/>
                <w:lang w:eastAsia="zh-CN"/>
              </w:rPr>
            </w:rPrChange>
          </w:rPr>
          <w:delText xml:space="preserve"> will be carried out according to the approved study protocol (TSP)</w:delText>
        </w:r>
        <w:r>
          <w:rPr>
            <w:rFonts w:ascii="Times New Roman" w:eastAsia="仿宋_GB2312" w:hAnsi="Times New Roman" w:cs="Times New Roman"/>
            <w:sz w:val="20"/>
            <w:szCs w:val="20"/>
            <w:lang w:eastAsia="zh-CN"/>
          </w:rPr>
          <w:delText>.</w:delText>
        </w:r>
        <w:commentRangeEnd w:id="10518"/>
        <w:r>
          <w:rPr>
            <w:rStyle w:val="CommentReference"/>
            <w:rFonts w:cs="Times New Roman"/>
            <w:sz w:val="20"/>
            <w:szCs w:val="20"/>
            <w:lang w:eastAsia="zh-CN"/>
          </w:rPr>
          <w:commentReference w:id="10518"/>
        </w:r>
        <w:commentRangeEnd w:id="10519"/>
        <w:r>
          <w:rPr>
            <w:rStyle w:val="CommentReference"/>
          </w:rPr>
          <w:commentReference w:id="10519"/>
        </w:r>
        <w:bookmarkStart w:id="10521" w:name="_Toc243211477"/>
        <w:bookmarkStart w:id="10522" w:name="_Toc243211853"/>
        <w:bookmarkStart w:id="10523" w:name="_Toc243596332"/>
        <w:bookmarkEnd w:id="10521"/>
        <w:bookmarkEnd w:id="10522"/>
        <w:bookmarkEnd w:id="10523"/>
      </w:del>
    </w:p>
    <w:p w14:paraId="1DF69C84" w14:textId="77777777" w:rsidR="007617DE" w:rsidRDefault="00AE300B">
      <w:pPr>
        <w:pStyle w:val="1"/>
        <w:numPr>
          <w:ilvl w:val="0"/>
          <w:numId w:val="1"/>
        </w:numPr>
        <w:spacing w:beforeLines="100" w:afterLines="100" w:after="240"/>
        <w:rPr>
          <w:rFonts w:ascii="Times New Roman" w:eastAsia="仿宋_GB2312" w:hAnsi="Times New Roman" w:cs="Times New Roman"/>
          <w:sz w:val="21"/>
          <w:szCs w:val="21"/>
        </w:rPr>
      </w:pPr>
      <w:del w:id="10524" w:author="Xuning Wei12232" w:date="2026-10-18T10:06:00Z">
        <w:r>
          <w:rPr>
            <w:rFonts w:ascii="Times New Roman" w:eastAsia="仿宋_GB2312" w:hAnsi="Times New Roman" w:cs="Times New Roman"/>
            <w:sz w:val="21"/>
            <w:szCs w:val="21"/>
          </w:rPr>
          <w:delText>C</w:delText>
        </w:r>
      </w:del>
      <w:bookmarkStart w:id="10525" w:name="_Toc243596333"/>
      <w:ins w:id="10526" w:author="Xuning Wei12232" w:date="2026-10-22T17:34:00Z">
        <w:r>
          <w:rPr>
            <w:rFonts w:ascii="Times New Roman" w:eastAsia="仿宋_GB2312" w:hAnsi="Times New Roman" w:cs="Times New Roman" w:hint="eastAsia"/>
            <w:sz w:val="21"/>
            <w:szCs w:val="21"/>
            <w:lang w:eastAsia="zh-CN"/>
          </w:rPr>
          <w:t>ASYM-</w:t>
        </w:r>
      </w:ins>
      <w:ins w:id="10527" w:author="Xuning Wei12232" w:date="2026-10-22T17:35:00Z">
        <w:r>
          <w:rPr>
            <w:rFonts w:ascii="Times New Roman" w:eastAsia="仿宋_GB2312" w:hAnsi="Times New Roman" w:cs="Times New Roman"/>
            <w:sz w:val="21"/>
            <w:szCs w:val="21"/>
            <w:lang w:eastAsia="zh-CN"/>
          </w:rPr>
          <w:t>1</w:t>
        </w:r>
      </w:ins>
      <w:ins w:id="10528" w:author="Xuning Wei12232" w:date="2026-10-22T17:34:00Z">
        <w:r>
          <w:rPr>
            <w:rFonts w:ascii="Times New Roman" w:eastAsia="仿宋_GB2312" w:hAnsi="Times New Roman" w:cs="Times New Roman"/>
            <w:sz w:val="21"/>
            <w:szCs w:val="21"/>
          </w:rPr>
          <w:t xml:space="preserve">41366 </w:t>
        </w:r>
        <w:r>
          <w:rPr>
            <w:rFonts w:ascii="Times New Roman" w:eastAsia="仿宋_GB2312" w:hAnsi="Times New Roman" w:cs="Times New Roman" w:hint="eastAsia"/>
            <w:sz w:val="21"/>
            <w:szCs w:val="21"/>
            <w:lang w:eastAsia="zh-CN"/>
          </w:rPr>
          <w:t>C</w:t>
        </w:r>
      </w:ins>
      <w:r>
        <w:rPr>
          <w:rFonts w:ascii="Times New Roman" w:eastAsia="仿宋_GB2312" w:hAnsi="Times New Roman" w:cs="Times New Roman"/>
          <w:sz w:val="21"/>
          <w:szCs w:val="21"/>
        </w:rPr>
        <w:t>leaning Validation</w:t>
      </w:r>
      <w:bookmarkEnd w:id="10525"/>
    </w:p>
    <w:p w14:paraId="18DF2EA0" w14:textId="77777777" w:rsidR="007617DE" w:rsidRPr="007617DE" w:rsidRDefault="00AE300B">
      <w:pPr>
        <w:spacing w:beforeLines="50" w:before="120" w:afterLines="50" w:after="120" w:line="360" w:lineRule="auto"/>
        <w:jc w:val="both"/>
        <w:rPr>
          <w:rPrChange w:id="10529" w:author="Xuning Wei12232" w:date="2026-10-24T11:11:00Z">
            <w:rPr>
              <w:rFonts w:ascii="Times New Roman" w:eastAsia="仿宋_GB2312" w:hAnsi="Times New Roman" w:cs="Times New Roman"/>
              <w:color w:val="000000" w:themeColor="text1"/>
              <w:sz w:val="20"/>
              <w:szCs w:val="20"/>
              <w:lang w:eastAsia="zh-CN"/>
            </w:rPr>
          </w:rPrChange>
        </w:rPr>
      </w:pPr>
      <w:del w:id="10530" w:author="Xuning Wei12232" w:date="2026-10-19T22:22:00Z">
        <w:r>
          <w:rPr>
            <w:rFonts w:ascii="Times New Roman" w:eastAsia="仿宋_GB2312" w:hAnsi="Times New Roman" w:cs="Times New Roman"/>
            <w:sz w:val="20"/>
            <w:szCs w:val="20"/>
            <w:lang w:eastAsia="zh-CN"/>
          </w:rPr>
          <w:delText xml:space="preserve">The </w:delText>
        </w:r>
      </w:del>
      <w:ins w:id="10531" w:author="Xuning Wei12232" w:date="2026-10-19T22:21:00Z">
        <w:r>
          <w:rPr>
            <w:rFonts w:ascii="Times New Roman" w:eastAsia="仿宋_GB2312" w:hAnsi="Times New Roman" w:cs="Times New Roman"/>
            <w:sz w:val="20"/>
            <w:szCs w:val="20"/>
            <w:lang w:eastAsia="zh-CN"/>
          </w:rPr>
          <w:t>Cleaning validation of the Step 1 equipment train is performed concurrently with the PPQ campaign under CVP-</w:t>
        </w:r>
      </w:ins>
      <w:del w:id="10532" w:author="Xuning Wei12232" w:date="2026-10-19T22:21:00Z">
        <w:r>
          <w:rPr>
            <w:rFonts w:ascii="Times New Roman" w:eastAsia="仿宋_GB2312" w:hAnsi="Times New Roman" w:cs="Times New Roman"/>
            <w:sz w:val="20"/>
            <w:szCs w:val="20"/>
            <w:lang w:eastAsia="zh-CN"/>
          </w:rPr>
          <w:delText xml:space="preserve">cleaning </w:delText>
        </w:r>
        <w:commentRangeStart w:id="10533"/>
        <w:commentRangeStart w:id="10534"/>
        <w:commentRangeStart w:id="10535"/>
        <w:r>
          <w:rPr>
            <w:rFonts w:ascii="Times New Roman" w:eastAsia="仿宋_GB2312" w:hAnsi="Times New Roman" w:cs="Times New Roman"/>
            <w:sz w:val="20"/>
            <w:szCs w:val="20"/>
            <w:lang w:eastAsia="zh-CN"/>
          </w:rPr>
          <w:delText xml:space="preserve">validation </w:delText>
        </w:r>
        <w:commentRangeEnd w:id="10533"/>
        <w:r>
          <w:rPr>
            <w:rStyle w:val="CommentReference"/>
            <w:rFonts w:ascii="Times New Roman" w:eastAsia="仿宋_GB2312" w:hAnsi="Times New Roman" w:cs="Times New Roman"/>
            <w:sz w:val="20"/>
            <w:szCs w:val="20"/>
            <w:lang w:eastAsia="zh-CN"/>
          </w:rPr>
          <w:commentReference w:id="10533"/>
        </w:r>
        <w:commentRangeEnd w:id="10534"/>
        <w:r>
          <w:rPr>
            <w:rStyle w:val="CommentReference"/>
          </w:rPr>
          <w:commentReference w:id="10534"/>
        </w:r>
        <w:commentRangeEnd w:id="10535"/>
        <w:r>
          <w:rPr>
            <w:rStyle w:val="CommentReference"/>
          </w:rPr>
          <w:commentReference w:id="10535"/>
        </w:r>
        <w:r>
          <w:rPr>
            <w:rFonts w:ascii="Times New Roman" w:eastAsia="仿宋_GB2312" w:hAnsi="Times New Roman" w:cs="Times New Roman"/>
            <w:sz w:val="20"/>
            <w:szCs w:val="20"/>
            <w:lang w:eastAsia="zh-CN"/>
          </w:rPr>
          <w:delText>shall be performed together with PPQ</w:delText>
        </w:r>
        <w:r>
          <w:rPr>
            <w:rFonts w:ascii="Times New Roman" w:eastAsia="仿宋_GB2312" w:hAnsi="Times New Roman" w:cs="Times New Roman"/>
            <w:sz w:val="20"/>
            <w:szCs w:val="20"/>
            <w:lang w:eastAsia="zh-CN"/>
            <w:rPrChange w:id="10536" w:author="Xuning Wei12232" w:date="2026-10-24T11:11:00Z">
              <w:rPr>
                <w:rFonts w:ascii="Times New Roman" w:eastAsia="仿宋_GB2312" w:hAnsi="Times New Roman" w:cs="Times New Roman"/>
                <w:color w:val="0000FF"/>
                <w:sz w:val="20"/>
                <w:szCs w:val="20"/>
                <w:lang w:eastAsia="zh-CN"/>
              </w:rPr>
            </w:rPrChange>
          </w:rPr>
          <w:delText>.</w:delText>
        </w:r>
        <w:r>
          <w:rPr>
            <w:rFonts w:ascii="Times New Roman" w:eastAsia="仿宋_GB2312" w:hAnsi="Times New Roman" w:cs="Times New Roman"/>
            <w:sz w:val="20"/>
            <w:szCs w:val="20"/>
            <w:lang w:eastAsia="zh-CN"/>
          </w:rPr>
          <w:delText xml:space="preserve"> For details, refers to cleaning validation protocols &lt;Cleaning Validation Protocol of ASYM-141366: </w:delText>
        </w:r>
        <w:commentRangeStart w:id="10537"/>
        <w:commentRangeStart w:id="10538"/>
        <w:r>
          <w:rPr>
            <w:rFonts w:ascii="Times New Roman" w:eastAsia="仿宋_GB2312" w:hAnsi="Times New Roman" w:cs="Times New Roman"/>
            <w:sz w:val="20"/>
            <w:szCs w:val="20"/>
            <w:lang w:eastAsia="zh-CN"/>
          </w:rPr>
          <w:delText>CVP-</w:delText>
        </w:r>
      </w:del>
      <w:r>
        <w:rPr>
          <w:rFonts w:ascii="Times New Roman" w:eastAsia="仿宋_GB2312" w:hAnsi="Times New Roman" w:cs="Times New Roman"/>
          <w:sz w:val="20"/>
          <w:szCs w:val="20"/>
          <w:lang w:eastAsia="zh-CN"/>
        </w:rPr>
        <w:t>1400200301</w:t>
      </w:r>
      <w:commentRangeEnd w:id="10537"/>
      <w:r>
        <w:rPr>
          <w:rStyle w:val="CommentReference"/>
          <w:rFonts w:ascii="Times New Roman" w:eastAsia="仿宋_GB2312" w:hAnsi="Times New Roman" w:cs="Times New Roman"/>
          <w:sz w:val="20"/>
          <w:szCs w:val="20"/>
          <w:lang w:eastAsia="zh-CN"/>
        </w:rPr>
        <w:commentReference w:id="10537"/>
      </w:r>
      <w:commentRangeEnd w:id="10538"/>
      <w:r>
        <w:rPr>
          <w:rStyle w:val="CommentReference"/>
        </w:rPr>
        <w:commentReference w:id="10538"/>
      </w:r>
      <w:del w:id="10539" w:author="Xuning Wei12232" w:date="2026-10-24T10:52:00Z">
        <w:r>
          <w:rPr>
            <w:rFonts w:ascii="Times New Roman" w:eastAsia="仿宋_GB2312" w:hAnsi="Times New Roman" w:cs="Times New Roman"/>
            <w:sz w:val="20"/>
            <w:szCs w:val="20"/>
            <w:lang w:eastAsia="zh-CN"/>
          </w:rPr>
          <w:delText>&gt;</w:delText>
        </w:r>
      </w:del>
      <w:del w:id="10540" w:author="Xuning Wei12232" w:date="2026-10-18T10:07:00Z">
        <w:r>
          <w:rPr>
            <w:rFonts w:ascii="Times New Roman" w:eastAsia="仿宋_GB2312" w:hAnsi="Times New Roman" w:cs="Times New Roman"/>
            <w:sz w:val="20"/>
            <w:szCs w:val="20"/>
            <w:lang w:eastAsia="zh-CN"/>
          </w:rPr>
          <w:delText>.</w:delText>
        </w:r>
      </w:del>
      <w:ins w:id="10541" w:author="Xuning Wei12232" w:date="2026-10-16T08:39:00Z">
        <w:r>
          <w:rPr>
            <w:rFonts w:ascii="Times New Roman" w:eastAsia="仿宋_GB2312" w:hAnsi="Times New Roman" w:cs="Times New Roman"/>
            <w:sz w:val="20"/>
            <w:szCs w:val="20"/>
            <w:lang w:eastAsia="zh-CN"/>
          </w:rPr>
          <w:t xml:space="preserve">, in accordance with </w:t>
        </w:r>
        <w:proofErr w:type="spellStart"/>
        <w:r>
          <w:rPr>
            <w:rFonts w:ascii="Times New Roman" w:eastAsia="仿宋_GB2312" w:hAnsi="Times New Roman" w:cs="Times New Roman"/>
            <w:sz w:val="20"/>
            <w:szCs w:val="20"/>
            <w:lang w:eastAsia="zh-CN"/>
          </w:rPr>
          <w:t>Asymchem's</w:t>
        </w:r>
        <w:proofErr w:type="spellEnd"/>
        <w:r>
          <w:rPr>
            <w:rFonts w:ascii="Times New Roman" w:eastAsia="仿宋_GB2312" w:hAnsi="Times New Roman" w:cs="Times New Roman"/>
            <w:sz w:val="20"/>
            <w:szCs w:val="20"/>
            <w:lang w:eastAsia="zh-CN"/>
          </w:rPr>
          <w:t xml:space="preserve"> Cleaning Validation procedure (DS-GMP-043). The cleaning procedures, residue limits, and sampling and analytical methods are approved before PPQ starts. After each cleaning run, QA releases the equipment for reuse once results meet the protocol acceptance criteria. </w:t>
        </w:r>
      </w:ins>
      <w:ins w:id="10542" w:author="Xuning Wei12232" w:date="2026-10-22T17:36:00Z">
        <w:r>
          <w:rPr>
            <w:rFonts w:ascii="Times New Roman" w:eastAsia="仿宋_GB2312" w:hAnsi="Times New Roman" w:cs="Times New Roman"/>
            <w:sz w:val="20"/>
            <w:szCs w:val="20"/>
            <w:lang w:eastAsia="zh-CN"/>
          </w:rPr>
          <w:t>Step 1 b</w:t>
        </w:r>
      </w:ins>
      <w:ins w:id="10543" w:author="Xuning Wei12232" w:date="2026-10-16T08:39:00Z">
        <w:r>
          <w:rPr>
            <w:rFonts w:ascii="Times New Roman" w:eastAsia="仿宋_GB2312" w:hAnsi="Times New Roman" w:cs="Times New Roman"/>
            <w:sz w:val="20"/>
            <w:szCs w:val="20"/>
            <w:lang w:eastAsia="zh-CN"/>
          </w:rPr>
          <w:t>atches</w:t>
        </w:r>
      </w:ins>
      <w:ins w:id="10544" w:author="Xuning Wei12232" w:date="2026-10-22T17:37:00Z">
        <w:r>
          <w:rPr>
            <w:rFonts w:ascii="Times New Roman" w:eastAsia="仿宋_GB2312" w:hAnsi="Times New Roman" w:cs="Times New Roman"/>
            <w:sz w:val="20"/>
            <w:szCs w:val="20"/>
            <w:lang w:eastAsia="zh-CN"/>
          </w:rPr>
          <w:t xml:space="preserve"> can be released for further processing but any</w:t>
        </w:r>
      </w:ins>
      <w:ins w:id="10545" w:author="Xuning Wei12232" w:date="2026-10-22T21:15:00Z">
        <w:r>
          <w:rPr>
            <w:rFonts w:ascii="Times New Roman" w:eastAsia="仿宋_GB2312" w:hAnsi="Times New Roman" w:cs="Times New Roman"/>
            <w:sz w:val="20"/>
            <w:szCs w:val="20"/>
            <w:lang w:eastAsia="zh-CN"/>
          </w:rPr>
          <w:t xml:space="preserve"> </w:t>
        </w:r>
      </w:ins>
      <w:ins w:id="10546" w:author="Xuning Wei12232" w:date="2026-10-22T17:37:00Z">
        <w:r>
          <w:rPr>
            <w:rFonts w:ascii="Times New Roman" w:eastAsia="仿宋_GB2312" w:hAnsi="Times New Roman" w:cs="Times New Roman"/>
            <w:sz w:val="20"/>
            <w:szCs w:val="20"/>
            <w:lang w:eastAsia="zh-CN"/>
          </w:rPr>
          <w:t xml:space="preserve">downstream step </w:t>
        </w:r>
      </w:ins>
      <w:ins w:id="10547" w:author="Xuning Wei12232" w:date="2026-10-22T17:38:00Z">
        <w:r>
          <w:rPr>
            <w:rFonts w:ascii="Times New Roman" w:eastAsia="仿宋_GB2312" w:hAnsi="Times New Roman" w:cs="Times New Roman"/>
            <w:sz w:val="20"/>
            <w:szCs w:val="20"/>
            <w:lang w:eastAsia="zh-CN"/>
          </w:rPr>
          <w:t>2</w:t>
        </w:r>
      </w:ins>
      <w:ins w:id="10548" w:author="Xuning Wei12232" w:date="2026-10-22T17:37:00Z">
        <w:r>
          <w:rPr>
            <w:rFonts w:ascii="Times New Roman" w:eastAsia="仿宋_GB2312" w:hAnsi="Times New Roman" w:cs="Times New Roman"/>
            <w:sz w:val="20"/>
            <w:szCs w:val="20"/>
            <w:lang w:eastAsia="zh-CN"/>
          </w:rPr>
          <w:t xml:space="preserve"> fragment L</w:t>
        </w:r>
      </w:ins>
      <w:ins w:id="10549" w:author="Xuning Wei12232" w:date="2026-10-22T17:38:00Z">
        <w:r>
          <w:rPr>
            <w:rFonts w:ascii="Times New Roman" w:eastAsia="仿宋_GB2312" w:hAnsi="Times New Roman" w:cs="Times New Roman"/>
            <w:sz w:val="20"/>
            <w:szCs w:val="20"/>
            <w:lang w:eastAsia="zh-CN"/>
          </w:rPr>
          <w:t>2</w:t>
        </w:r>
      </w:ins>
      <w:ins w:id="10550" w:author="Xuning Wei12232" w:date="2026-10-22T17:37:00Z">
        <w:r>
          <w:rPr>
            <w:rFonts w:ascii="Times New Roman" w:eastAsia="仿宋_GB2312" w:hAnsi="Times New Roman" w:cs="Times New Roman"/>
            <w:sz w:val="20"/>
            <w:szCs w:val="20"/>
            <w:lang w:eastAsia="zh-CN"/>
          </w:rPr>
          <w:t xml:space="preserve"> batches manufactured must not be released before QA approves the interim cleaning validation report. </w:t>
        </w:r>
      </w:ins>
      <w:ins w:id="10551" w:author="Xuning Wei12232" w:date="2026-10-16T08:39:00Z">
        <w:r>
          <w:rPr>
            <w:rFonts w:ascii="Times New Roman" w:eastAsia="仿宋_GB2312" w:hAnsi="Times New Roman" w:cs="Times New Roman"/>
            <w:sz w:val="20"/>
            <w:szCs w:val="20"/>
            <w:lang w:eastAsia="zh-CN"/>
          </w:rPr>
          <w:t xml:space="preserve">Cleaning validation results are reported in the cleaning validation report </w:t>
        </w:r>
        <w:del w:id="10552" w:author="Yu Zhang12718" w:date="2026-10-14T13:18:00Z">
          <w:r>
            <w:rPr>
              <w:rFonts w:ascii="Times New Roman" w:eastAsia="仿宋_GB2312" w:hAnsi="Times New Roman" w:cs="Times New Roman"/>
              <w:sz w:val="20"/>
              <w:szCs w:val="20"/>
              <w:lang w:eastAsia="zh-CN"/>
            </w:rPr>
            <w:delText>and are not part of the Step 1 PPQ acceptance criteria.</w:delText>
          </w:r>
        </w:del>
      </w:ins>
    </w:p>
    <w:p w14:paraId="359550D1" w14:textId="77777777" w:rsidR="007617DE" w:rsidRDefault="00AE300B">
      <w:pPr>
        <w:pStyle w:val="1"/>
        <w:numPr>
          <w:ilvl w:val="0"/>
          <w:numId w:val="1"/>
        </w:numPr>
        <w:spacing w:beforeLines="50" w:before="120" w:afterLines="50" w:after="120"/>
        <w:rPr>
          <w:rFonts w:ascii="Times New Roman" w:eastAsia="仿宋_GB2312" w:hAnsi="Times New Roman" w:cs="Times New Roman"/>
          <w:sz w:val="21"/>
          <w:szCs w:val="21"/>
        </w:rPr>
      </w:pPr>
      <w:bookmarkStart w:id="10553" w:name="_Toc243596334"/>
      <w:commentRangeStart w:id="10554"/>
      <w:commentRangeStart w:id="10555"/>
      <w:commentRangeStart w:id="10556"/>
      <w:commentRangeStart w:id="10557"/>
      <w:r>
        <w:rPr>
          <w:rFonts w:ascii="Times New Roman" w:eastAsia="仿宋_GB2312" w:hAnsi="Times New Roman" w:cs="Times New Roman"/>
          <w:sz w:val="21"/>
          <w:szCs w:val="21"/>
        </w:rPr>
        <w:lastRenderedPageBreak/>
        <w:t xml:space="preserve">Changes </w:t>
      </w:r>
      <w:commentRangeEnd w:id="10554"/>
      <w:r>
        <w:rPr>
          <w:rStyle w:val="CommentReference"/>
          <w:rFonts w:ascii="Times New Roman" w:eastAsia="仿宋_GB2312" w:hAnsi="Times New Roman" w:cs="Times New Roman"/>
        </w:rPr>
        <w:commentReference w:id="10554"/>
      </w:r>
      <w:commentRangeEnd w:id="10555"/>
      <w:r>
        <w:rPr>
          <w:rStyle w:val="CommentReference"/>
        </w:rPr>
        <w:commentReference w:id="10555"/>
      </w:r>
      <w:commentRangeEnd w:id="10556"/>
      <w:r>
        <w:rPr>
          <w:rStyle w:val="CommentReference"/>
        </w:rPr>
        <w:commentReference w:id="10556"/>
      </w:r>
      <w:commentRangeEnd w:id="10557"/>
      <w:r>
        <w:rPr>
          <w:rStyle w:val="CommentReference"/>
        </w:rPr>
        <w:commentReference w:id="10557"/>
      </w:r>
      <w:r>
        <w:rPr>
          <w:rFonts w:ascii="Times New Roman" w:eastAsia="仿宋_GB2312" w:hAnsi="Times New Roman" w:cs="Times New Roman"/>
          <w:sz w:val="21"/>
          <w:szCs w:val="21"/>
        </w:rPr>
        <w:t>and Deviations</w:t>
      </w:r>
      <w:bookmarkEnd w:id="10553"/>
    </w:p>
    <w:p w14:paraId="46C44EB5" w14:textId="77777777" w:rsidR="007617DE" w:rsidRDefault="00AE300B">
      <w:pPr>
        <w:spacing w:beforeLines="50" w:before="120" w:afterLines="50" w:after="120" w:line="360" w:lineRule="auto"/>
        <w:jc w:val="both"/>
        <w:rPr>
          <w:ins w:id="10558" w:author="Xuning Wei12232" w:date="2026-10-16T08:40:00Z"/>
          <w:rFonts w:ascii="Times New Roman" w:eastAsia="仿宋_GB2312" w:hAnsi="Times New Roman" w:cs="Times New Roman"/>
          <w:sz w:val="20"/>
          <w:szCs w:val="20"/>
          <w:lang w:eastAsia="zh-CN"/>
        </w:rPr>
      </w:pPr>
      <w:r>
        <w:rPr>
          <w:rFonts w:ascii="Times New Roman" w:eastAsia="仿宋_GB2312" w:hAnsi="Times New Roman" w:cs="Times New Roman"/>
          <w:sz w:val="21"/>
          <w:szCs w:val="21"/>
          <w:lang w:eastAsia="zh-CN"/>
        </w:rPr>
        <w:t>D</w:t>
      </w:r>
      <w:r>
        <w:rPr>
          <w:rFonts w:ascii="Times New Roman" w:eastAsia="仿宋_GB2312" w:hAnsi="Times New Roman" w:cs="Times New Roman"/>
          <w:sz w:val="20"/>
          <w:szCs w:val="20"/>
          <w:lang w:eastAsia="zh-CN"/>
        </w:rPr>
        <w:t xml:space="preserve">uring the process performance qualification execution, any change or deviation occurring during the execution shall be handled </w:t>
      </w:r>
      <w:commentRangeStart w:id="10559"/>
      <w:commentRangeStart w:id="10560"/>
      <w:r>
        <w:rPr>
          <w:rFonts w:ascii="Times New Roman" w:eastAsia="仿宋_GB2312" w:hAnsi="Times New Roman" w:cs="Times New Roman"/>
          <w:sz w:val="20"/>
          <w:szCs w:val="20"/>
          <w:lang w:eastAsia="zh-CN"/>
        </w:rPr>
        <w:t xml:space="preserve">based on the agreement &lt;Quality </w:t>
      </w:r>
      <w:proofErr w:type="spellStart"/>
      <w:r>
        <w:rPr>
          <w:rFonts w:ascii="Times New Roman" w:eastAsia="仿宋_GB2312" w:hAnsi="Times New Roman" w:cs="Times New Roman"/>
          <w:sz w:val="20"/>
          <w:szCs w:val="20"/>
          <w:lang w:eastAsia="zh-CN"/>
        </w:rPr>
        <w:t>argeement</w:t>
      </w:r>
      <w:proofErr w:type="spellEnd"/>
      <w:r>
        <w:rPr>
          <w:rFonts w:ascii="Times New Roman" w:eastAsia="仿宋_GB2312" w:hAnsi="Times New Roman" w:cs="Times New Roman"/>
          <w:sz w:val="20"/>
          <w:szCs w:val="20"/>
          <w:lang w:eastAsia="zh-CN"/>
        </w:rPr>
        <w:t xml:space="preserve">: QAA03550.V01&gt; made between </w:t>
      </w:r>
      <w:proofErr w:type="spellStart"/>
      <w:r>
        <w:rPr>
          <w:rFonts w:ascii="Times New Roman" w:eastAsia="仿宋_GB2312" w:hAnsi="Times New Roman" w:cs="Times New Roman"/>
          <w:sz w:val="20"/>
          <w:szCs w:val="20"/>
          <w:lang w:eastAsia="zh-CN"/>
        </w:rPr>
        <w:t>Asymchem</w:t>
      </w:r>
      <w:proofErr w:type="spellEnd"/>
      <w:r>
        <w:rPr>
          <w:rFonts w:ascii="Times New Roman" w:eastAsia="仿宋_GB2312" w:hAnsi="Times New Roman" w:cs="Times New Roman"/>
          <w:sz w:val="20"/>
          <w:szCs w:val="20"/>
          <w:lang w:eastAsia="zh-CN"/>
        </w:rPr>
        <w:t xml:space="preserve"> and Lilly</w:t>
      </w:r>
      <w:commentRangeEnd w:id="10559"/>
      <w:r>
        <w:rPr>
          <w:rStyle w:val="CommentReference"/>
          <w:rFonts w:ascii="Times New Roman" w:eastAsia="仿宋_GB2312" w:hAnsi="Times New Roman" w:cs="Times New Roman"/>
          <w:sz w:val="20"/>
          <w:szCs w:val="20"/>
          <w:lang w:eastAsia="zh-CN"/>
        </w:rPr>
        <w:commentReference w:id="10559"/>
      </w:r>
      <w:commentRangeEnd w:id="10560"/>
      <w:r>
        <w:rPr>
          <w:rStyle w:val="CommentReference"/>
        </w:rPr>
        <w:commentReference w:id="10560"/>
      </w:r>
      <w:r>
        <w:rPr>
          <w:rFonts w:ascii="Times New Roman" w:eastAsia="仿宋_GB2312" w:hAnsi="Times New Roman" w:cs="Times New Roman"/>
          <w:sz w:val="20"/>
          <w:szCs w:val="20"/>
          <w:lang w:eastAsia="zh-CN"/>
        </w:rPr>
        <w:t xml:space="preserve">. </w:t>
      </w:r>
      <w:commentRangeStart w:id="10561"/>
      <w:commentRangeStart w:id="10562"/>
      <w:r>
        <w:rPr>
          <w:rFonts w:ascii="Times New Roman" w:eastAsia="仿宋_GB2312" w:hAnsi="Times New Roman" w:cs="Times New Roman"/>
          <w:sz w:val="20"/>
          <w:szCs w:val="20"/>
          <w:lang w:eastAsia="zh-CN"/>
          <w:rPrChange w:id="10563" w:author="Xuning Wei12232" w:date="2026-10-24T11:11:00Z">
            <w:rPr>
              <w:rFonts w:ascii="Times New Roman" w:eastAsia="仿宋_GB2312" w:hAnsi="Times New Roman" w:cs="Times New Roman"/>
              <w:color w:val="000000" w:themeColor="text1"/>
              <w:sz w:val="20"/>
              <w:szCs w:val="20"/>
              <w:u w:val="single"/>
              <w:lang w:eastAsia="zh-CN"/>
            </w:rPr>
          </w:rPrChange>
        </w:rPr>
        <w:t xml:space="preserve">Each event shall be assessed by </w:t>
      </w:r>
      <w:proofErr w:type="spellStart"/>
      <w:r>
        <w:rPr>
          <w:rFonts w:ascii="Times New Roman" w:eastAsia="仿宋_GB2312" w:hAnsi="Times New Roman" w:cs="Times New Roman"/>
          <w:sz w:val="20"/>
          <w:szCs w:val="20"/>
          <w:lang w:eastAsia="zh-CN"/>
          <w:rPrChange w:id="10564" w:author="Xuning Wei12232" w:date="2026-10-24T11:11:00Z">
            <w:rPr>
              <w:rFonts w:ascii="Times New Roman" w:eastAsia="仿宋_GB2312" w:hAnsi="Times New Roman" w:cs="Times New Roman"/>
              <w:color w:val="0000FF"/>
              <w:sz w:val="20"/>
              <w:szCs w:val="20"/>
              <w:u w:val="single"/>
              <w:lang w:eastAsia="zh-CN"/>
            </w:rPr>
          </w:rPrChange>
        </w:rPr>
        <w:t>Asymchem</w:t>
      </w:r>
      <w:proofErr w:type="spellEnd"/>
      <w:r>
        <w:rPr>
          <w:rFonts w:ascii="Times New Roman" w:eastAsia="仿宋_GB2312" w:hAnsi="Times New Roman" w:cs="Times New Roman"/>
          <w:sz w:val="20"/>
          <w:szCs w:val="20"/>
          <w:lang w:eastAsia="zh-CN"/>
          <w:rPrChange w:id="10565" w:author="Xuning Wei12232" w:date="2026-10-24T11:11:00Z">
            <w:rPr>
              <w:rFonts w:ascii="Times New Roman" w:eastAsia="仿宋_GB2312" w:hAnsi="Times New Roman" w:cs="Times New Roman"/>
              <w:color w:val="0000FF"/>
              <w:sz w:val="20"/>
              <w:szCs w:val="20"/>
              <w:u w:val="single"/>
              <w:lang w:eastAsia="zh-CN"/>
            </w:rPr>
          </w:rPrChange>
        </w:rPr>
        <w:t xml:space="preserve"> </w:t>
      </w:r>
      <w:r>
        <w:rPr>
          <w:rFonts w:ascii="Times New Roman" w:eastAsia="仿宋_GB2312" w:hAnsi="Times New Roman" w:cs="Times New Roman"/>
          <w:sz w:val="20"/>
          <w:szCs w:val="20"/>
          <w:lang w:eastAsia="zh-CN"/>
          <w:rPrChange w:id="10566" w:author="Xuning Wei12232" w:date="2026-10-24T11:11:00Z">
            <w:rPr>
              <w:rFonts w:ascii="Times New Roman" w:eastAsia="仿宋_GB2312" w:hAnsi="Times New Roman" w:cs="Times New Roman"/>
              <w:color w:val="000000" w:themeColor="text1"/>
              <w:sz w:val="20"/>
              <w:szCs w:val="20"/>
              <w:u w:val="single"/>
              <w:lang w:eastAsia="zh-CN"/>
            </w:rPr>
          </w:rPrChange>
        </w:rPr>
        <w:t>for its impact on process validation conclusions and</w:t>
      </w:r>
      <w:ins w:id="10567" w:author="Xuning Wei12232" w:date="2026-10-19T22:25:00Z">
        <w:r>
          <w:rPr>
            <w:rFonts w:ascii="Times New Roman" w:eastAsia="仿宋_GB2312" w:hAnsi="Times New Roman" w:cs="Times New Roman"/>
            <w:sz w:val="20"/>
            <w:szCs w:val="20"/>
            <w:lang w:eastAsia="zh-CN"/>
          </w:rPr>
          <w:t xml:space="preserve"> </w:t>
        </w:r>
      </w:ins>
      <w:del w:id="10568" w:author="Xuning Wei12232" w:date="2026-10-19T22:25:00Z">
        <w:r>
          <w:rPr>
            <w:rFonts w:ascii="Times New Roman" w:eastAsia="仿宋_GB2312" w:hAnsi="Times New Roman" w:cs="Times New Roman"/>
            <w:sz w:val="20"/>
            <w:szCs w:val="20"/>
            <w:lang w:eastAsia="zh-CN"/>
            <w:rPrChange w:id="10569" w:author="Xuning Wei12232" w:date="2026-10-24T11:11:00Z">
              <w:rPr>
                <w:rFonts w:ascii="Times New Roman" w:eastAsia="仿宋_GB2312" w:hAnsi="Times New Roman" w:cs="Times New Roman"/>
                <w:color w:val="000000" w:themeColor="text1"/>
                <w:sz w:val="20"/>
                <w:szCs w:val="20"/>
                <w:u w:val="single"/>
                <w:lang w:eastAsia="zh-CN"/>
              </w:rPr>
            </w:rPrChange>
          </w:rPr>
          <w:delText> summarised</w:delText>
        </w:r>
      </w:del>
      <w:ins w:id="10570" w:author="Xuning Wei12232" w:date="2026-10-19T22:25:00Z">
        <w:r>
          <w:rPr>
            <w:rFonts w:ascii="Times New Roman" w:eastAsia="仿宋_GB2312" w:hAnsi="Times New Roman" w:cs="Times New Roman"/>
            <w:sz w:val="20"/>
            <w:szCs w:val="20"/>
            <w:lang w:eastAsia="zh-CN"/>
          </w:rPr>
          <w:t xml:space="preserve">summarized </w:t>
        </w:r>
      </w:ins>
      <w:del w:id="10571" w:author="Xuning Wei12232" w:date="2026-10-19T22:25:00Z">
        <w:r>
          <w:rPr>
            <w:rFonts w:ascii="Times New Roman" w:eastAsia="仿宋_GB2312" w:hAnsi="Times New Roman" w:cs="Times New Roman"/>
            <w:sz w:val="20"/>
            <w:szCs w:val="20"/>
            <w:lang w:eastAsia="zh-CN"/>
            <w:rPrChange w:id="10572" w:author="Xuning Wei12232" w:date="2026-10-24T11:11:00Z">
              <w:rPr>
                <w:rFonts w:ascii="Times New Roman" w:eastAsia="仿宋_GB2312" w:hAnsi="Times New Roman" w:cs="Times New Roman"/>
                <w:color w:val="000000" w:themeColor="text1"/>
                <w:sz w:val="20"/>
                <w:szCs w:val="20"/>
                <w:u w:val="single"/>
                <w:lang w:eastAsia="zh-CN"/>
              </w:rPr>
            </w:rPrChange>
          </w:rPr>
          <w:delText> </w:delText>
        </w:r>
      </w:del>
      <w:r>
        <w:rPr>
          <w:rFonts w:ascii="Times New Roman" w:eastAsia="仿宋_GB2312" w:hAnsi="Times New Roman" w:cs="Times New Roman"/>
          <w:sz w:val="20"/>
          <w:szCs w:val="20"/>
          <w:lang w:eastAsia="zh-CN"/>
          <w:rPrChange w:id="10573" w:author="Xuning Wei12232" w:date="2026-10-24T11:11:00Z">
            <w:rPr>
              <w:rFonts w:ascii="Times New Roman" w:eastAsia="仿宋_GB2312" w:hAnsi="Times New Roman" w:cs="Times New Roman"/>
              <w:color w:val="000000" w:themeColor="text1"/>
              <w:sz w:val="20"/>
              <w:szCs w:val="20"/>
              <w:u w:val="single"/>
              <w:lang w:eastAsia="zh-CN"/>
            </w:rPr>
          </w:rPrChange>
        </w:rPr>
        <w:t xml:space="preserve">in the validation report. </w:t>
      </w:r>
      <w:commentRangeEnd w:id="10561"/>
      <w:r>
        <w:rPr>
          <w:rStyle w:val="CommentReference"/>
          <w:rFonts w:ascii="Times New Roman" w:eastAsia="仿宋_GB2312" w:hAnsi="Times New Roman" w:cs="Times New Roman"/>
          <w:sz w:val="20"/>
          <w:szCs w:val="20"/>
          <w:lang w:eastAsia="zh-CN"/>
        </w:rPr>
        <w:commentReference w:id="10561"/>
      </w:r>
      <w:commentRangeEnd w:id="10562"/>
      <w:r>
        <w:rPr>
          <w:rStyle w:val="CommentReference"/>
        </w:rPr>
        <w:commentReference w:id="10562"/>
      </w:r>
      <w:r>
        <w:rPr>
          <w:rFonts w:ascii="Times New Roman" w:eastAsia="仿宋_GB2312" w:hAnsi="Times New Roman" w:cs="Times New Roman"/>
          <w:sz w:val="20"/>
          <w:szCs w:val="20"/>
          <w:lang w:eastAsia="zh-CN"/>
        </w:rPr>
        <w:t xml:space="preserve">After the campaign, these changes and deviations shall be reviewed in the final PPQ report. </w:t>
      </w:r>
    </w:p>
    <w:p w14:paraId="29637232" w14:textId="77777777" w:rsidR="007617DE" w:rsidRDefault="00AE300B">
      <w:pPr>
        <w:pStyle w:val="1"/>
        <w:numPr>
          <w:ilvl w:val="0"/>
          <w:numId w:val="1"/>
        </w:numPr>
        <w:spacing w:beforeLines="50" w:before="120" w:afterLines="50" w:after="120"/>
        <w:rPr>
          <w:ins w:id="10574" w:author="Xuning Wei12232" w:date="2026-10-18T10:07:00Z"/>
          <w:rFonts w:ascii="Times New Roman" w:eastAsia="Times New Roman" w:hAnsi="Times New Roman" w:cs="Times New Roman"/>
          <w:sz w:val="21"/>
          <w:szCs w:val="21"/>
        </w:rPr>
      </w:pPr>
      <w:bookmarkStart w:id="10575" w:name="_Toc243596335"/>
      <w:bookmarkStart w:id="10576" w:name="_Toc241827196"/>
      <w:ins w:id="10577" w:author="Xuning Wei12232" w:date="2026-10-18T10:07:00Z">
        <w:r>
          <w:rPr>
            <w:rFonts w:ascii="Times New Roman" w:eastAsia="Times New Roman" w:hAnsi="Times New Roman" w:cs="Times New Roman"/>
            <w:sz w:val="21"/>
            <w:szCs w:val="21"/>
          </w:rPr>
          <w:t>Acceptance Criteria</w:t>
        </w:r>
        <w:bookmarkEnd w:id="10575"/>
        <w:bookmarkEnd w:id="10576"/>
      </w:ins>
    </w:p>
    <w:p w14:paraId="6720AAFF" w14:textId="77777777" w:rsidR="007617DE" w:rsidRPr="007617DE" w:rsidRDefault="00AE300B" w:rsidP="007617DE">
      <w:pPr>
        <w:pStyle w:val="aff7"/>
        <w:spacing w:before="120" w:after="120" w:line="360" w:lineRule="auto"/>
        <w:ind w:left="0"/>
        <w:jc w:val="both"/>
        <w:rPr>
          <w:ins w:id="10578" w:author="Xuning Wei12232" w:date="2026-10-16T08:40:00Z"/>
          <w:rFonts w:ascii="Times New Roman" w:eastAsia="Times New Roman" w:hAnsi="Times New Roman" w:cs="Times New Roman"/>
          <w:bCs w:val="0"/>
          <w:sz w:val="21"/>
          <w:szCs w:val="21"/>
          <w:rPrChange w:id="10579" w:author="Xuning Wei12232" w:date="2026-10-24T11:11:00Z">
            <w:rPr>
              <w:ins w:id="10580" w:author="Xuning Wei12232" w:date="2026-10-16T08:40:00Z"/>
              <w:rFonts w:ascii="Times New Roman" w:eastAsia="Times New Roman" w:hAnsi="Times New Roman" w:cs="Times New Roman"/>
              <w:bCs w:val="0"/>
              <w:color w:val="0000FF"/>
              <w:sz w:val="21"/>
              <w:szCs w:val="21"/>
            </w:rPr>
          </w:rPrChange>
        </w:rPr>
        <w:pPrChange w:id="10581" w:author="Xuning Wei12232" w:date="2026-10-18T10:08:00Z">
          <w:pPr>
            <w:pStyle w:val="aff7"/>
            <w:numPr>
              <w:numId w:val="108"/>
            </w:numPr>
            <w:tabs>
              <w:tab w:val="left" w:pos="360"/>
              <w:tab w:val="left" w:pos="720"/>
            </w:tabs>
            <w:spacing w:before="120" w:after="120" w:line="360" w:lineRule="auto"/>
            <w:ind w:hanging="720"/>
            <w:jc w:val="both"/>
          </w:pPr>
        </w:pPrChange>
      </w:pPr>
      <w:ins w:id="10582" w:author="Xuning Wei12232" w:date="2026-10-16T08:40:00Z">
        <w:del w:id="10583" w:author="Yachao Liu11087" w:date="2026-10-13T02:11:00Z">
          <w:r>
            <w:rPr>
              <w:rFonts w:ascii="Times New Roman" w:eastAsia="Times New Roman" w:hAnsi="Times New Roman" w:cs="Times New Roman"/>
              <w:sz w:val="21"/>
              <w:szCs w:val="21"/>
              <w:rPrChange w:id="10584" w:author="Xuning Wei12232" w:date="2026-10-24T11:11:00Z">
                <w:rPr>
                  <w:rFonts w:ascii="Times New Roman" w:eastAsia="Times New Roman" w:hAnsi="Times New Roman" w:cs="Times New Roman"/>
                  <w:color w:val="0000FF"/>
                  <w:sz w:val="21"/>
                  <w:szCs w:val="21"/>
                </w:rPr>
              </w:rPrChange>
            </w:rPr>
            <w:delText xml:space="preserve">Process deviations must be investigated and evaluated to have no impact on product quality and validation conclusion.and </w:delText>
          </w:r>
        </w:del>
        <w:r>
          <w:rPr>
            <w:rFonts w:ascii="Times New Roman" w:eastAsia="Times New Roman" w:hAnsi="Times New Roman" w:cs="Times New Roman"/>
            <w:bCs w:val="0"/>
            <w:sz w:val="21"/>
            <w:szCs w:val="21"/>
            <w:rPrChange w:id="10585" w:author="Xuning Wei12232" w:date="2026-10-24T11:11:00Z">
              <w:rPr>
                <w:rFonts w:ascii="Times New Roman" w:eastAsia="Times New Roman" w:hAnsi="Times New Roman" w:cs="Times New Roman"/>
                <w:bCs w:val="0"/>
                <w:color w:val="0000FF"/>
                <w:sz w:val="21"/>
                <w:szCs w:val="21"/>
              </w:rPr>
            </w:rPrChange>
          </w:rPr>
          <w:t>ASYM-14</w:t>
        </w:r>
      </w:ins>
      <w:ins w:id="10586" w:author="Xuning Wei12232" w:date="2026-10-18T10:08:00Z">
        <w:r>
          <w:rPr>
            <w:rFonts w:ascii="Times New Roman" w:eastAsia="Times New Roman" w:hAnsi="Times New Roman" w:cs="Times New Roman"/>
            <w:bCs w:val="0"/>
            <w:sz w:val="21"/>
            <w:szCs w:val="21"/>
            <w:rPrChange w:id="10587" w:author="Xuning Wei12232" w:date="2026-10-24T11:11:00Z">
              <w:rPr>
                <w:rFonts w:ascii="Times New Roman" w:eastAsia="Times New Roman" w:hAnsi="Times New Roman" w:cs="Times New Roman"/>
                <w:bCs w:val="0"/>
                <w:color w:val="0000FF"/>
                <w:sz w:val="21"/>
                <w:szCs w:val="21"/>
              </w:rPr>
            </w:rPrChange>
          </w:rPr>
          <w:t>1366</w:t>
        </w:r>
      </w:ins>
      <w:ins w:id="10588" w:author="Xuning Wei12232" w:date="2026-10-16T08:40:00Z">
        <w:r>
          <w:rPr>
            <w:rFonts w:ascii="Times New Roman" w:eastAsia="Times New Roman" w:hAnsi="Times New Roman" w:cs="Times New Roman"/>
            <w:bCs w:val="0"/>
            <w:sz w:val="21"/>
            <w:szCs w:val="21"/>
            <w:rPrChange w:id="10589" w:author="Xuning Wei12232" w:date="2026-10-24T11:11:00Z">
              <w:rPr>
                <w:rFonts w:ascii="Times New Roman" w:eastAsia="Times New Roman" w:hAnsi="Times New Roman" w:cs="Times New Roman"/>
                <w:bCs w:val="0"/>
                <w:color w:val="0000FF"/>
                <w:sz w:val="21"/>
                <w:szCs w:val="21"/>
              </w:rPr>
            </w:rPrChange>
          </w:rPr>
          <w:t xml:space="preserve"> (peptide on-resin) is an in-process intermediate without a release specification, and no CQAs are defined for Step 1. In accordance with the stepwise process validation strategy defined i</w:t>
        </w:r>
        <w:r>
          <w:rPr>
            <w:rFonts w:ascii="Times New Roman" w:eastAsia="Times New Roman" w:hAnsi="Times New Roman" w:cs="Times New Roman"/>
            <w:bCs w:val="0"/>
            <w:sz w:val="21"/>
            <w:szCs w:val="21"/>
          </w:rPr>
          <w:t>n the Validation Master Plan (V</w:t>
        </w:r>
        <w:r>
          <w:rPr>
            <w:rFonts w:ascii="Times New Roman" w:eastAsia="Times New Roman" w:hAnsi="Times New Roman" w:cs="Times New Roman"/>
            <w:bCs w:val="0"/>
            <w:sz w:val="21"/>
            <w:szCs w:val="21"/>
            <w:rPrChange w:id="10590" w:author="Xuning Wei12232" w:date="2026-10-24T11:11:00Z">
              <w:rPr>
                <w:rFonts w:ascii="Times New Roman" w:eastAsia="Times New Roman" w:hAnsi="Times New Roman" w:cs="Times New Roman"/>
                <w:bCs w:val="0"/>
                <w:color w:val="0000FF"/>
                <w:sz w:val="21"/>
                <w:szCs w:val="21"/>
              </w:rPr>
            </w:rPrChange>
          </w:rPr>
          <w:t>P-14002</w:t>
        </w:r>
      </w:ins>
      <w:ins w:id="10591" w:author="Xuning Wei12232" w:date="2026-10-18T10:08:00Z">
        <w:r>
          <w:rPr>
            <w:rFonts w:ascii="Times New Roman" w:eastAsia="Times New Roman" w:hAnsi="Times New Roman" w:cs="Times New Roman"/>
            <w:bCs w:val="0"/>
            <w:sz w:val="21"/>
            <w:szCs w:val="21"/>
            <w:rPrChange w:id="10592" w:author="Xuning Wei12232" w:date="2026-10-24T11:11:00Z">
              <w:rPr>
                <w:rFonts w:ascii="Times New Roman" w:eastAsia="Times New Roman" w:hAnsi="Times New Roman" w:cs="Times New Roman"/>
                <w:bCs w:val="0"/>
                <w:color w:val="0000FF"/>
                <w:sz w:val="21"/>
                <w:szCs w:val="21"/>
              </w:rPr>
            </w:rPrChange>
          </w:rPr>
          <w:t>0</w:t>
        </w:r>
      </w:ins>
      <w:ins w:id="10593" w:author="Xuning Wei12232" w:date="2026-10-16T08:40:00Z">
        <w:r>
          <w:rPr>
            <w:rFonts w:ascii="Times New Roman" w:eastAsia="Times New Roman" w:hAnsi="Times New Roman" w:cs="Times New Roman"/>
            <w:bCs w:val="0"/>
            <w:sz w:val="21"/>
            <w:szCs w:val="21"/>
            <w:rPrChange w:id="10594" w:author="Xuning Wei12232" w:date="2026-10-24T11:11:00Z">
              <w:rPr>
                <w:rFonts w:ascii="Times New Roman" w:eastAsia="Times New Roman" w:hAnsi="Times New Roman" w:cs="Times New Roman"/>
                <w:bCs w:val="0"/>
                <w:color w:val="0000FF"/>
                <w:sz w:val="21"/>
                <w:szCs w:val="21"/>
              </w:rPr>
            </w:rPrChange>
          </w:rPr>
          <w:t>01.01), Step 1 PPQ will be considered successful when all of the following criteria are met for each of the three SPPS PPQ batches (CPo14002</w:t>
        </w:r>
      </w:ins>
      <w:ins w:id="10595" w:author="Xuning Wei12232" w:date="2026-10-18T10:08:00Z">
        <w:r>
          <w:rPr>
            <w:rFonts w:ascii="Times New Roman" w:eastAsia="Times New Roman" w:hAnsi="Times New Roman" w:cs="Times New Roman"/>
            <w:bCs w:val="0"/>
            <w:sz w:val="21"/>
            <w:szCs w:val="21"/>
            <w:rPrChange w:id="10596" w:author="Xuning Wei12232" w:date="2026-10-24T11:11:00Z">
              <w:rPr>
                <w:rFonts w:ascii="Times New Roman" w:eastAsia="Times New Roman" w:hAnsi="Times New Roman" w:cs="Times New Roman"/>
                <w:bCs w:val="0"/>
                <w:color w:val="0000FF"/>
                <w:sz w:val="21"/>
                <w:szCs w:val="21"/>
              </w:rPr>
            </w:rPrChange>
          </w:rPr>
          <w:t>0</w:t>
        </w:r>
      </w:ins>
      <w:ins w:id="10597" w:author="Xuning Wei12232" w:date="2026-10-16T08:40:00Z">
        <w:r>
          <w:rPr>
            <w:rFonts w:ascii="Times New Roman" w:eastAsia="Times New Roman" w:hAnsi="Times New Roman" w:cs="Times New Roman"/>
            <w:bCs w:val="0"/>
            <w:sz w:val="21"/>
            <w:szCs w:val="21"/>
            <w:rPrChange w:id="10598" w:author="Xuning Wei12232" w:date="2026-10-24T11:11:00Z">
              <w:rPr>
                <w:rFonts w:ascii="Times New Roman" w:eastAsia="Times New Roman" w:hAnsi="Times New Roman" w:cs="Times New Roman"/>
                <w:bCs w:val="0"/>
                <w:color w:val="0000FF"/>
                <w:sz w:val="21"/>
                <w:szCs w:val="21"/>
              </w:rPr>
            </w:rPrChange>
          </w:rPr>
          <w:t>-03-01-02, CPo14002</w:t>
        </w:r>
      </w:ins>
      <w:ins w:id="10599" w:author="Xuning Wei12232" w:date="2026-10-18T10:08:00Z">
        <w:r>
          <w:rPr>
            <w:rFonts w:ascii="Times New Roman" w:eastAsia="Times New Roman" w:hAnsi="Times New Roman" w:cs="Times New Roman"/>
            <w:bCs w:val="0"/>
            <w:sz w:val="21"/>
            <w:szCs w:val="21"/>
            <w:rPrChange w:id="10600" w:author="Xuning Wei12232" w:date="2026-10-24T11:11:00Z">
              <w:rPr>
                <w:rFonts w:ascii="Times New Roman" w:eastAsia="Times New Roman" w:hAnsi="Times New Roman" w:cs="Times New Roman"/>
                <w:bCs w:val="0"/>
                <w:color w:val="0000FF"/>
                <w:sz w:val="21"/>
                <w:szCs w:val="21"/>
              </w:rPr>
            </w:rPrChange>
          </w:rPr>
          <w:t>0</w:t>
        </w:r>
      </w:ins>
      <w:ins w:id="10601" w:author="Xuning Wei12232" w:date="2026-10-16T08:40:00Z">
        <w:r>
          <w:rPr>
            <w:rFonts w:ascii="Times New Roman" w:eastAsia="Times New Roman" w:hAnsi="Times New Roman" w:cs="Times New Roman"/>
            <w:bCs w:val="0"/>
            <w:sz w:val="21"/>
            <w:szCs w:val="21"/>
            <w:rPrChange w:id="10602" w:author="Xuning Wei12232" w:date="2026-10-24T11:11:00Z">
              <w:rPr>
                <w:rFonts w:ascii="Times New Roman" w:eastAsia="Times New Roman" w:hAnsi="Times New Roman" w:cs="Times New Roman"/>
                <w:bCs w:val="0"/>
                <w:color w:val="0000FF"/>
                <w:sz w:val="21"/>
                <w:szCs w:val="21"/>
              </w:rPr>
            </w:rPrChange>
          </w:rPr>
          <w:t>-03-01-03 and CPo14002</w:t>
        </w:r>
      </w:ins>
      <w:ins w:id="10603" w:author="Xuning Wei12232" w:date="2026-10-18T10:08:00Z">
        <w:r>
          <w:rPr>
            <w:rFonts w:ascii="Times New Roman" w:eastAsia="Times New Roman" w:hAnsi="Times New Roman" w:cs="Times New Roman"/>
            <w:bCs w:val="0"/>
            <w:sz w:val="21"/>
            <w:szCs w:val="21"/>
            <w:rPrChange w:id="10604" w:author="Xuning Wei12232" w:date="2026-10-24T11:11:00Z">
              <w:rPr>
                <w:rFonts w:ascii="Times New Roman" w:eastAsia="Times New Roman" w:hAnsi="Times New Roman" w:cs="Times New Roman"/>
                <w:bCs w:val="0"/>
                <w:color w:val="0000FF"/>
                <w:sz w:val="21"/>
                <w:szCs w:val="21"/>
              </w:rPr>
            </w:rPrChange>
          </w:rPr>
          <w:t>0</w:t>
        </w:r>
      </w:ins>
      <w:ins w:id="10605" w:author="Xuning Wei12232" w:date="2026-10-16T08:40:00Z">
        <w:r>
          <w:rPr>
            <w:rFonts w:ascii="Times New Roman" w:eastAsia="Times New Roman" w:hAnsi="Times New Roman" w:cs="Times New Roman"/>
            <w:bCs w:val="0"/>
            <w:sz w:val="21"/>
            <w:szCs w:val="21"/>
            <w:rPrChange w:id="10606" w:author="Xuning Wei12232" w:date="2026-10-24T11:11:00Z">
              <w:rPr>
                <w:rFonts w:ascii="Times New Roman" w:eastAsia="Times New Roman" w:hAnsi="Times New Roman" w:cs="Times New Roman"/>
                <w:bCs w:val="0"/>
                <w:color w:val="0000FF"/>
                <w:sz w:val="21"/>
                <w:szCs w:val="21"/>
              </w:rPr>
            </w:rPrChange>
          </w:rPr>
          <w:t>-03-01-04):</w:t>
        </w:r>
      </w:ins>
    </w:p>
    <w:p w14:paraId="6B4CF9BC" w14:textId="77777777" w:rsidR="007617DE" w:rsidRDefault="00AE300B" w:rsidP="007617DE">
      <w:pPr>
        <w:pStyle w:val="aff7"/>
        <w:numPr>
          <w:ilvl w:val="0"/>
          <w:numId w:val="109"/>
        </w:numPr>
        <w:spacing w:before="120" w:after="120" w:line="360" w:lineRule="auto"/>
        <w:jc w:val="both"/>
        <w:rPr>
          <w:ins w:id="10607" w:author="Xuning Wei12232" w:date="2026-10-16T08:40:00Z"/>
          <w:rFonts w:ascii="Times New Roman" w:eastAsia="Times New Roman" w:hAnsi="Times New Roman" w:cs="Times New Roman"/>
          <w:bCs w:val="0"/>
          <w:color w:val="0000FF"/>
          <w:sz w:val="21"/>
          <w:szCs w:val="21"/>
        </w:rPr>
        <w:pPrChange w:id="10608" w:author="Xuning Wei12232" w:date="2026-10-22T17:41:00Z">
          <w:pPr/>
        </w:pPrChange>
      </w:pPr>
      <w:ins w:id="10609" w:author="Xuning Wei12232" w:date="2026-10-16T08:40:00Z">
        <w:r>
          <w:rPr>
            <w:rFonts w:ascii="Times New Roman" w:eastAsia="Times New Roman" w:hAnsi="Times New Roman" w:cs="Times New Roman"/>
            <w:bCs w:val="0"/>
            <w:sz w:val="21"/>
            <w:szCs w:val="21"/>
            <w:rPrChange w:id="10610" w:author="Xuning Wei12232" w:date="2026-10-24T11:11:00Z">
              <w:rPr/>
            </w:rPrChange>
          </w:rPr>
          <w:t>The batches are manufactured according to the approved Master Operation Record (MOR-</w:t>
        </w:r>
        <w:r>
          <w:rPr>
            <w:rFonts w:ascii="Times New Roman" w:eastAsia="Times New Roman" w:hAnsi="Times New Roman" w:cs="Times New Roman"/>
            <w:bCs w:val="0"/>
            <w:color w:val="0000FF"/>
            <w:sz w:val="21"/>
            <w:szCs w:val="21"/>
          </w:rPr>
          <w:t>TJ414002</w:t>
        </w:r>
      </w:ins>
      <w:ins w:id="10611" w:author="Xuning Wei12232" w:date="2026-10-18T10:09:00Z">
        <w:r>
          <w:rPr>
            <w:rFonts w:ascii="Times New Roman" w:eastAsia="Times New Roman" w:hAnsi="Times New Roman" w:cs="Times New Roman"/>
            <w:bCs w:val="0"/>
            <w:color w:val="0000FF"/>
            <w:sz w:val="21"/>
            <w:szCs w:val="21"/>
          </w:rPr>
          <w:t>0</w:t>
        </w:r>
      </w:ins>
      <w:ins w:id="10612" w:author="Xuning Wei12232" w:date="2026-10-16T08:40:00Z">
        <w:r>
          <w:rPr>
            <w:rFonts w:ascii="Times New Roman" w:eastAsia="Times New Roman" w:hAnsi="Times New Roman" w:cs="Times New Roman"/>
            <w:bCs w:val="0"/>
            <w:color w:val="0000FF"/>
            <w:sz w:val="21"/>
            <w:szCs w:val="21"/>
          </w:rPr>
          <w:t>01.04) and this protocol, using the qualified equipment train in Table 5 and starting materials and critical raw materials from approved suppliers, released against approved specifications.</w:t>
        </w:r>
      </w:ins>
    </w:p>
    <w:p w14:paraId="0315A03B" w14:textId="77777777" w:rsidR="007617DE" w:rsidRDefault="00AE300B" w:rsidP="007617DE">
      <w:pPr>
        <w:pStyle w:val="aff7"/>
        <w:numPr>
          <w:ilvl w:val="0"/>
          <w:numId w:val="109"/>
        </w:numPr>
        <w:spacing w:before="120" w:after="120" w:line="360" w:lineRule="auto"/>
        <w:jc w:val="both"/>
        <w:rPr>
          <w:ins w:id="10613" w:author="Xuning Wei12232" w:date="2026-10-16T08:40:00Z"/>
          <w:rFonts w:ascii="Times New Roman" w:eastAsia="Times New Roman" w:hAnsi="Times New Roman" w:cs="Times New Roman"/>
          <w:bCs w:val="0"/>
          <w:color w:val="0000FF"/>
          <w:sz w:val="21"/>
          <w:szCs w:val="21"/>
        </w:rPr>
        <w:pPrChange w:id="10614" w:author="Yachao Liu11087" w:date="2026-10-13T02:11:00Z">
          <w:pPr/>
        </w:pPrChange>
      </w:pPr>
      <w:ins w:id="10615" w:author="Xuning Wei12232" w:date="2026-10-16T08:40:00Z">
        <w:r>
          <w:rPr>
            <w:rFonts w:ascii="Times New Roman" w:eastAsia="Times New Roman" w:hAnsi="Times New Roman" w:cs="Times New Roman"/>
            <w:bCs w:val="0"/>
            <w:color w:val="0000FF"/>
            <w:sz w:val="21"/>
            <w:szCs w:val="21"/>
          </w:rPr>
          <w:t xml:space="preserve">All CPPs are maintained within the PARs defined in </w:t>
        </w:r>
        <w:r>
          <w:rPr>
            <w:rFonts w:ascii="Times New Roman" w:eastAsia="Times New Roman" w:hAnsi="Times New Roman" w:cs="Times New Roman"/>
            <w:b/>
            <w:bCs w:val="0"/>
            <w:color w:val="0000FF"/>
            <w:sz w:val="21"/>
            <w:szCs w:val="21"/>
            <w:rPrChange w:id="10616" w:author="Xuning Wei12232" w:date="2026-10-24T11:11:00Z">
              <w:rPr>
                <w:rFonts w:ascii="Times New Roman" w:eastAsia="Times New Roman" w:hAnsi="Times New Roman" w:cs="Times New Roman"/>
                <w:bCs w:val="0"/>
                <w:color w:val="0000FF"/>
                <w:sz w:val="21"/>
                <w:szCs w:val="21"/>
              </w:rPr>
            </w:rPrChange>
          </w:rPr>
          <w:t>Table 7</w:t>
        </w:r>
        <w:r>
          <w:rPr>
            <w:rFonts w:ascii="Times New Roman" w:eastAsia="Times New Roman" w:hAnsi="Times New Roman" w:cs="Times New Roman"/>
            <w:bCs w:val="0"/>
            <w:color w:val="0000FF"/>
            <w:sz w:val="21"/>
            <w:szCs w:val="21"/>
          </w:rPr>
          <w:t>.</w:t>
        </w:r>
      </w:ins>
    </w:p>
    <w:p w14:paraId="6FB09F85" w14:textId="77777777" w:rsidR="007617DE" w:rsidRDefault="00AE300B" w:rsidP="007617DE">
      <w:pPr>
        <w:pStyle w:val="aff7"/>
        <w:numPr>
          <w:ilvl w:val="0"/>
          <w:numId w:val="109"/>
        </w:numPr>
        <w:spacing w:before="120" w:after="120" w:line="360" w:lineRule="auto"/>
        <w:jc w:val="both"/>
        <w:rPr>
          <w:ins w:id="10617" w:author="Xuning Wei12232" w:date="2026-10-16T08:40:00Z"/>
          <w:rFonts w:ascii="Times New Roman" w:eastAsia="Times New Roman" w:hAnsi="Times New Roman" w:cs="Times New Roman"/>
          <w:color w:val="0000FF"/>
          <w:sz w:val="21"/>
          <w:szCs w:val="21"/>
        </w:rPr>
        <w:pPrChange w:id="10618" w:author="Yachao Liu11087" w:date="2026-10-13T02:11:00Z">
          <w:pPr/>
        </w:pPrChange>
      </w:pPr>
      <w:ins w:id="10619" w:author="Xuning Wei12232" w:date="2026-10-16T08:40:00Z">
        <w:r>
          <w:rPr>
            <w:rFonts w:ascii="Times New Roman" w:eastAsia="Times New Roman" w:hAnsi="Times New Roman" w:cs="Times New Roman"/>
            <w:color w:val="0000FF"/>
            <w:sz w:val="21"/>
            <w:szCs w:val="21"/>
          </w:rPr>
          <w:t xml:space="preserve">All IPCs meet the acceptance criteria in </w:t>
        </w:r>
        <w:r>
          <w:rPr>
            <w:rFonts w:ascii="Times New Roman" w:eastAsia="Times New Roman" w:hAnsi="Times New Roman" w:cs="Times New Roman"/>
            <w:b/>
            <w:color w:val="0000FF"/>
            <w:sz w:val="21"/>
            <w:szCs w:val="21"/>
            <w:rPrChange w:id="10620" w:author="Xuning Wei12232" w:date="2026-10-24T11:11:00Z">
              <w:rPr>
                <w:rFonts w:ascii="Times New Roman" w:eastAsia="Times New Roman" w:hAnsi="Times New Roman" w:cs="Times New Roman"/>
                <w:color w:val="0000FF"/>
                <w:sz w:val="21"/>
                <w:szCs w:val="21"/>
              </w:rPr>
            </w:rPrChange>
          </w:rPr>
          <w:t>Table 9</w:t>
        </w:r>
        <w:del w:id="10621" w:author="Yu Zhang12718" w:date="2026-10-13T14:46:00Z">
          <w:r>
            <w:rPr>
              <w:rFonts w:ascii="Times New Roman" w:eastAsia="Times New Roman" w:hAnsi="Times New Roman" w:cs="Times New Roman"/>
              <w:color w:val="0000FF"/>
              <w:sz w:val="21"/>
              <w:szCs w:val="21"/>
            </w:rPr>
            <w:delText>8</w:delText>
          </w:r>
        </w:del>
        <w:r>
          <w:rPr>
            <w:rFonts w:ascii="Times New Roman" w:eastAsia="Times New Roman" w:hAnsi="Times New Roman" w:cs="Times New Roman"/>
            <w:color w:val="0000FF"/>
            <w:sz w:val="21"/>
            <w:szCs w:val="21"/>
          </w:rPr>
          <w:t>.</w:t>
        </w:r>
      </w:ins>
    </w:p>
    <w:p w14:paraId="65E491F9" w14:textId="77777777" w:rsidR="007617DE" w:rsidRDefault="00AE300B" w:rsidP="007617DE">
      <w:pPr>
        <w:pStyle w:val="aff7"/>
        <w:numPr>
          <w:ilvl w:val="0"/>
          <w:numId w:val="109"/>
        </w:numPr>
        <w:spacing w:before="120" w:after="120" w:line="360" w:lineRule="auto"/>
        <w:jc w:val="both"/>
        <w:rPr>
          <w:ins w:id="10622" w:author="Xuning Wei12232" w:date="2026-10-16T08:40:00Z"/>
          <w:rFonts w:ascii="Times New Roman" w:eastAsia="Times New Roman" w:hAnsi="Times New Roman" w:cs="Times New Roman"/>
          <w:bCs w:val="0"/>
          <w:color w:val="0000FF"/>
          <w:sz w:val="21"/>
          <w:szCs w:val="21"/>
        </w:rPr>
        <w:pPrChange w:id="10623" w:author="Yachao Liu11087" w:date="2026-10-13T02:11:00Z">
          <w:pPr/>
        </w:pPrChange>
      </w:pPr>
      <w:ins w:id="10624" w:author="Xuning Wei12232" w:date="2026-10-16T08:40:00Z">
        <w:r>
          <w:rPr>
            <w:rFonts w:ascii="Times New Roman" w:eastAsia="Times New Roman" w:hAnsi="Times New Roman" w:cs="Times New Roman"/>
            <w:bCs w:val="0"/>
            <w:color w:val="0000FF"/>
            <w:sz w:val="21"/>
            <w:szCs w:val="21"/>
          </w:rPr>
          <w:t>All deviations and changes during PPQ execution are handled under the Quality Agreement (QAA03550.V01). Each one is investigated and assessed as having no impact on product quality or on the validation conclusion.</w:t>
        </w:r>
      </w:ins>
    </w:p>
    <w:p w14:paraId="0CC0FA84" w14:textId="77777777" w:rsidR="007617DE" w:rsidRPr="007617DE" w:rsidRDefault="00AE300B" w:rsidP="007617DE">
      <w:pPr>
        <w:pStyle w:val="aff7"/>
        <w:numPr>
          <w:ilvl w:val="0"/>
          <w:numId w:val="109"/>
        </w:numPr>
        <w:spacing w:beforeLines="50" w:before="120" w:afterLines="50" w:after="120" w:line="360" w:lineRule="auto"/>
        <w:jc w:val="both"/>
        <w:rPr>
          <w:rFonts w:ascii="Times New Roman" w:eastAsia="Times New Roman" w:hAnsi="Times New Roman" w:cs="Times New Roman"/>
          <w:bCs w:val="0"/>
          <w:sz w:val="21"/>
          <w:szCs w:val="21"/>
          <w:lang w:eastAsia="zh-CN"/>
          <w:rPrChange w:id="10625" w:author="Xuning Wei12232" w:date="2026-10-24T11:11:00Z">
            <w:rPr>
              <w:lang w:eastAsia="zh-CN"/>
            </w:rPr>
          </w:rPrChange>
        </w:rPr>
        <w:pPrChange w:id="10626" w:author="Xuning Wei12232" w:date="2026-10-19T22:26:00Z">
          <w:pPr>
            <w:spacing w:beforeLines="50" w:before="120" w:afterLines="50" w:after="120" w:line="360" w:lineRule="auto"/>
            <w:jc w:val="both"/>
          </w:pPr>
        </w:pPrChange>
      </w:pPr>
      <w:ins w:id="10627" w:author="Xuning Wei12232" w:date="2026-10-16T08:40:00Z">
        <w:r>
          <w:rPr>
            <w:rFonts w:ascii="Times New Roman" w:eastAsia="Times New Roman" w:hAnsi="Times New Roman" w:cs="Times New Roman"/>
            <w:bCs w:val="0"/>
            <w:color w:val="0000FF"/>
            <w:sz w:val="21"/>
            <w:szCs w:val="21"/>
          </w:rPr>
          <w:t xml:space="preserve">Any failure to meet a criterion shall be investigated under the deviation procedure. If the root cause is shown to be unrelated to the process, the process validation may continue by adding an additional batch once the issue has been remediated. The affected </w:t>
        </w:r>
        <w:proofErr w:type="gramStart"/>
        <w:r>
          <w:rPr>
            <w:rFonts w:ascii="Times New Roman" w:eastAsia="Times New Roman" w:hAnsi="Times New Roman" w:cs="Times New Roman"/>
            <w:bCs w:val="0"/>
            <w:color w:val="0000FF"/>
            <w:sz w:val="21"/>
            <w:szCs w:val="21"/>
          </w:rPr>
          <w:t>batch(</w:t>
        </w:r>
      </w:ins>
      <w:proofErr w:type="spellStart"/>
      <w:proofErr w:type="gramEnd"/>
      <w:ins w:id="10628" w:author="Xuning Wei12232" w:date="2026-10-19T22:23:00Z">
        <w:r>
          <w:rPr>
            <w:rFonts w:ascii="Times New Roman" w:eastAsia="Times New Roman" w:hAnsi="Times New Roman" w:cs="Times New Roman"/>
            <w:bCs w:val="0"/>
            <w:sz w:val="21"/>
            <w:szCs w:val="21"/>
          </w:rPr>
          <w:t>es</w:t>
        </w:r>
      </w:ins>
      <w:proofErr w:type="spellEnd"/>
      <w:ins w:id="10629" w:author="Xuning Wei12232" w:date="2026-10-16T08:40:00Z">
        <w:r>
          <w:rPr>
            <w:rFonts w:ascii="Times New Roman" w:eastAsia="Times New Roman" w:hAnsi="Times New Roman" w:cs="Times New Roman"/>
            <w:bCs w:val="0"/>
            <w:color w:val="0000FF"/>
            <w:sz w:val="21"/>
            <w:szCs w:val="21"/>
          </w:rPr>
          <w:t>) are excluded from the</w:t>
        </w:r>
      </w:ins>
      <w:ins w:id="10630" w:author="Xuning Wei12232" w:date="2026-10-18T10:10:00Z">
        <w:r>
          <w:rPr>
            <w:rFonts w:ascii="Times New Roman" w:eastAsia="Times New Roman" w:hAnsi="Times New Roman" w:cs="Times New Roman"/>
            <w:bCs w:val="0"/>
            <w:color w:val="0000FF"/>
            <w:sz w:val="21"/>
            <w:szCs w:val="21"/>
          </w:rPr>
          <w:t xml:space="preserve"> </w:t>
        </w:r>
      </w:ins>
      <w:ins w:id="10631" w:author="Xuning Wei12232" w:date="2026-10-16T08:40:00Z">
        <w:r>
          <w:rPr>
            <w:rFonts w:ascii="Times New Roman" w:eastAsia="Times New Roman" w:hAnsi="Times New Roman" w:cs="Times New Roman"/>
            <w:bCs w:val="0"/>
            <w:color w:val="0000FF"/>
            <w:sz w:val="21"/>
            <w:szCs w:val="21"/>
          </w:rPr>
          <w:t>PV data set but are discussed in the PV summary.</w:t>
        </w:r>
      </w:ins>
    </w:p>
    <w:p w14:paraId="6257537F" w14:textId="77777777" w:rsidR="007617DE" w:rsidRPr="007617DE" w:rsidRDefault="00AE300B">
      <w:pPr>
        <w:pStyle w:val="1"/>
        <w:numPr>
          <w:ilvl w:val="0"/>
          <w:numId w:val="1"/>
        </w:numPr>
        <w:spacing w:beforeLines="50" w:before="120" w:afterLines="50" w:after="120"/>
        <w:rPr>
          <w:del w:id="10632" w:author="Xuning Wei12232" w:date="2026-09-14T18:08:00Z"/>
          <w:rFonts w:ascii="Times New Roman" w:eastAsia="Times New Roman" w:hAnsi="Times New Roman" w:cs="Times New Roman"/>
          <w:sz w:val="21"/>
          <w:szCs w:val="21"/>
          <w:rPrChange w:id="10633" w:author="Xuning Wei12232" w:date="2026-10-24T11:11:00Z">
            <w:rPr>
              <w:del w:id="10634" w:author="Xuning Wei12232" w:date="2026-09-14T18:08:00Z"/>
              <w:rFonts w:ascii="Times New Roman" w:eastAsia="仿宋_GB2312" w:hAnsi="Times New Roman" w:cs="Times New Roman"/>
              <w:color w:val="000000" w:themeColor="text1"/>
              <w:sz w:val="21"/>
              <w:szCs w:val="21"/>
            </w:rPr>
          </w:rPrChange>
        </w:rPr>
      </w:pPr>
      <w:bookmarkStart w:id="10635" w:name="_Toc235013709"/>
      <w:commentRangeStart w:id="10636"/>
      <w:commentRangeStart w:id="10637"/>
      <w:commentRangeStart w:id="10638"/>
      <w:commentRangeStart w:id="10639"/>
      <w:del w:id="10640" w:author="Xuning Wei12232" w:date="2026-09-14T18:08:00Z">
        <w:r>
          <w:rPr>
            <w:rFonts w:ascii="Times New Roman" w:eastAsia="Times New Roman" w:hAnsi="Times New Roman" w:cs="Times New Roman"/>
            <w:sz w:val="21"/>
            <w:szCs w:val="21"/>
            <w:rPrChange w:id="10641" w:author="Xuning Wei12232" w:date="2026-10-24T11:11:00Z">
              <w:rPr>
                <w:rFonts w:ascii="Times New Roman" w:eastAsia="仿宋_GB2312" w:hAnsi="Times New Roman" w:cs="Times New Roman"/>
                <w:color w:val="000000" w:themeColor="text1"/>
                <w:sz w:val="21"/>
                <w:szCs w:val="21"/>
              </w:rPr>
            </w:rPrChange>
          </w:rPr>
          <w:delText xml:space="preserve">Acceptance </w:delText>
        </w:r>
        <w:commentRangeStart w:id="10642"/>
        <w:commentRangeStart w:id="10643"/>
        <w:r>
          <w:rPr>
            <w:rFonts w:ascii="Times New Roman" w:eastAsia="Times New Roman" w:hAnsi="Times New Roman" w:cs="Times New Roman"/>
            <w:sz w:val="21"/>
            <w:szCs w:val="21"/>
            <w:rPrChange w:id="10644" w:author="Xuning Wei12232" w:date="2026-10-24T11:11:00Z">
              <w:rPr>
                <w:rFonts w:ascii="Times New Roman" w:eastAsia="仿宋_GB2312" w:hAnsi="Times New Roman" w:cs="Times New Roman"/>
                <w:color w:val="000000" w:themeColor="text1"/>
                <w:sz w:val="21"/>
                <w:szCs w:val="21"/>
              </w:rPr>
            </w:rPrChange>
          </w:rPr>
          <w:delText>Criteria</w:delText>
        </w:r>
        <w:bookmarkEnd w:id="10635"/>
        <w:commentRangeEnd w:id="10636"/>
        <w:r>
          <w:rPr>
            <w:rFonts w:eastAsia="Times New Roman"/>
            <w:rPrChange w:id="10645" w:author="Xuning Wei12232" w:date="2026-10-24T11:11:00Z">
              <w:rPr>
                <w:rStyle w:val="CommentReference"/>
                <w:rFonts w:ascii="Times New Roman" w:eastAsia="仿宋_GB2312" w:hAnsi="Times New Roman" w:cs="Times New Roman"/>
                <w:color w:val="000000" w:themeColor="text1"/>
              </w:rPr>
            </w:rPrChange>
          </w:rPr>
          <w:commentReference w:id="10636"/>
        </w:r>
        <w:commentRangeEnd w:id="10637"/>
        <w:r>
          <w:rPr>
            <w:rFonts w:ascii="Times New Roman" w:eastAsia="Times New Roman" w:hAnsi="Times New Roman" w:cs="Times New Roman"/>
            <w:rPrChange w:id="10646" w:author="Xuning Wei12232" w:date="2026-10-24T11:11:00Z">
              <w:rPr>
                <w:rStyle w:val="CommentReference"/>
              </w:rPr>
            </w:rPrChange>
          </w:rPr>
          <w:commentReference w:id="10637"/>
        </w:r>
        <w:commentRangeEnd w:id="10638"/>
        <w:r>
          <w:rPr>
            <w:rFonts w:eastAsia="Times New Roman"/>
            <w:rPrChange w:id="10647" w:author="Xuning Wei12232" w:date="2026-10-24T11:11:00Z">
              <w:rPr>
                <w:rStyle w:val="CommentReference"/>
                <w:rFonts w:ascii="Times New Roman" w:eastAsia="仿宋_GB2312" w:hAnsi="Times New Roman" w:cs="Times New Roman"/>
                <w:color w:val="000000" w:themeColor="text1"/>
              </w:rPr>
            </w:rPrChange>
          </w:rPr>
          <w:commentReference w:id="10638"/>
        </w:r>
        <w:commentRangeEnd w:id="10639"/>
        <w:r>
          <w:rPr>
            <w:rFonts w:ascii="Times New Roman" w:eastAsia="Times New Roman" w:hAnsi="Times New Roman" w:cs="Times New Roman"/>
            <w:rPrChange w:id="10648" w:author="Xuning Wei12232" w:date="2026-10-24T11:11:00Z">
              <w:rPr>
                <w:rStyle w:val="CommentReference"/>
              </w:rPr>
            </w:rPrChange>
          </w:rPr>
          <w:commentReference w:id="10639"/>
        </w:r>
        <w:commentRangeEnd w:id="10642"/>
        <w:r>
          <w:rPr>
            <w:rFonts w:eastAsia="Times New Roman"/>
            <w:rPrChange w:id="10649" w:author="Xuning Wei12232" w:date="2026-10-24T11:11:00Z">
              <w:rPr>
                <w:rStyle w:val="CommentReference"/>
                <w:rFonts w:ascii="Times New Roman" w:eastAsia="仿宋_GB2312" w:hAnsi="Times New Roman" w:cs="Times New Roman"/>
                <w:color w:val="000000" w:themeColor="text1"/>
              </w:rPr>
            </w:rPrChange>
          </w:rPr>
          <w:commentReference w:id="10642"/>
        </w:r>
        <w:commentRangeEnd w:id="10643"/>
        <w:r>
          <w:rPr>
            <w:rFonts w:ascii="Times New Roman" w:eastAsia="Times New Roman" w:hAnsi="Times New Roman" w:cs="Times New Roman"/>
            <w:rPrChange w:id="10650" w:author="Xuning Wei12232" w:date="2026-10-24T11:11:00Z">
              <w:rPr>
                <w:rStyle w:val="CommentReference"/>
              </w:rPr>
            </w:rPrChange>
          </w:rPr>
          <w:commentReference w:id="10643"/>
        </w:r>
        <w:bookmarkStart w:id="10651" w:name="_Toc242967510"/>
        <w:bookmarkStart w:id="10652" w:name="_Toc243211481"/>
        <w:bookmarkStart w:id="10653" w:name="_Toc243211857"/>
        <w:bookmarkStart w:id="10654" w:name="_Toc243596336"/>
        <w:bookmarkEnd w:id="10651"/>
        <w:bookmarkEnd w:id="10652"/>
        <w:bookmarkEnd w:id="10653"/>
        <w:bookmarkEnd w:id="10654"/>
      </w:del>
    </w:p>
    <w:p w14:paraId="70F43059" w14:textId="77777777" w:rsidR="007617DE" w:rsidRPr="007617DE" w:rsidRDefault="00AE300B">
      <w:pPr>
        <w:spacing w:beforeLines="50" w:before="120" w:afterLines="50" w:after="120" w:line="360" w:lineRule="auto"/>
        <w:jc w:val="both"/>
        <w:rPr>
          <w:del w:id="10655" w:author="Xuning Wei12232" w:date="2026-09-14T18:08:00Z"/>
          <w:rFonts w:ascii="Times New Roman" w:eastAsia="Times New Roman" w:hAnsi="Times New Roman" w:cs="Times New Roman"/>
          <w:sz w:val="21"/>
          <w:szCs w:val="21"/>
          <w:rPrChange w:id="10656" w:author="Xuning Wei12232" w:date="2026-10-24T11:11:00Z">
            <w:rPr>
              <w:del w:id="10657" w:author="Xuning Wei12232" w:date="2026-09-14T18:08:00Z"/>
              <w:rFonts w:ascii="Times New Roman" w:eastAsia="仿宋_GB2312" w:hAnsi="Times New Roman"/>
              <w:sz w:val="21"/>
              <w:szCs w:val="20"/>
              <w:lang w:eastAsia="zh-CN"/>
            </w:rPr>
          </w:rPrChange>
        </w:rPr>
      </w:pPr>
      <w:del w:id="10658" w:author="Xuning Wei12232" w:date="2026-09-14T18:08:00Z">
        <w:r>
          <w:rPr>
            <w:rFonts w:ascii="Times New Roman" w:eastAsia="Times New Roman" w:hAnsi="Times New Roman" w:cs="Times New Roman"/>
            <w:sz w:val="21"/>
            <w:szCs w:val="21"/>
            <w:rPrChange w:id="10659" w:author="Xuning Wei12232" w:date="2026-10-24T11:11:00Z">
              <w:rPr>
                <w:rFonts w:ascii="Times New Roman" w:eastAsia="仿宋_GB2312" w:hAnsi="Times New Roman"/>
                <w:sz w:val="21"/>
                <w:szCs w:val="20"/>
                <w:lang w:eastAsia="zh-CN"/>
              </w:rPr>
            </w:rPrChange>
          </w:rPr>
          <w:delText>The peptidyl resin ASYM-141366 from Step 1 can be used directly for further processing in cleavage Step 2 since the peptide on-resin is an in-process intermediate without release specification.</w:delText>
        </w:r>
        <w:r>
          <w:rPr>
            <w:rFonts w:ascii="Times New Roman" w:eastAsia="Times New Roman" w:hAnsi="Times New Roman" w:cs="Times New Roman"/>
            <w:sz w:val="21"/>
            <w:szCs w:val="21"/>
            <w:rPrChange w:id="10660" w:author="Xuning Wei12232" w:date="2026-10-24T11:11:00Z">
              <w:rPr/>
            </w:rPrChange>
          </w:rPr>
          <w:delText xml:space="preserve"> </w:delText>
        </w:r>
        <w:r>
          <w:rPr>
            <w:rFonts w:ascii="Times New Roman" w:eastAsia="Times New Roman" w:hAnsi="Times New Roman" w:cs="Times New Roman"/>
            <w:sz w:val="21"/>
            <w:szCs w:val="21"/>
            <w:rPrChange w:id="10661" w:author="Xuning Wei12232" w:date="2026-10-24T11:11:00Z">
              <w:rPr>
                <w:rFonts w:ascii="Times New Roman" w:eastAsia="仿宋_GB2312" w:hAnsi="Times New Roman"/>
                <w:sz w:val="21"/>
                <w:szCs w:val="20"/>
                <w:lang w:eastAsia="zh-CN"/>
              </w:rPr>
            </w:rPrChange>
          </w:rPr>
          <w:delText>Even though there are no release specifications, in order for the validation to be successful don’t the three PPQ batches have to meet the following specifications</w:delText>
        </w:r>
        <w:bookmarkStart w:id="10662" w:name="_Toc242967511"/>
        <w:bookmarkStart w:id="10663" w:name="_Toc243211482"/>
        <w:bookmarkStart w:id="10664" w:name="_Toc243211858"/>
        <w:bookmarkStart w:id="10665" w:name="_Toc243596337"/>
        <w:bookmarkEnd w:id="10662"/>
        <w:bookmarkEnd w:id="10663"/>
        <w:bookmarkEnd w:id="10664"/>
        <w:bookmarkEnd w:id="10665"/>
      </w:del>
    </w:p>
    <w:p w14:paraId="62EFBBF8" w14:textId="77777777" w:rsidR="007617DE" w:rsidRPr="007617DE" w:rsidRDefault="00AE300B">
      <w:pPr>
        <w:pStyle w:val="aff7"/>
        <w:numPr>
          <w:ilvl w:val="0"/>
          <w:numId w:val="110"/>
        </w:numPr>
        <w:spacing w:beforeLines="50" w:before="120" w:afterLines="50" w:after="120" w:line="360" w:lineRule="auto"/>
        <w:jc w:val="both"/>
        <w:rPr>
          <w:del w:id="10666" w:author="Xuning Wei12232" w:date="2026-09-14T18:08:00Z"/>
          <w:rFonts w:ascii="Times New Roman" w:eastAsia="Times New Roman" w:hAnsi="Times New Roman" w:cs="Times New Roman"/>
          <w:sz w:val="21"/>
          <w:szCs w:val="21"/>
          <w:rPrChange w:id="10667" w:author="Xuning Wei12232" w:date="2026-10-24T11:11:00Z">
            <w:rPr>
              <w:del w:id="10668" w:author="Xuning Wei12232" w:date="2026-09-14T18:08:00Z"/>
              <w:rFonts w:ascii="Times New Roman" w:eastAsia="仿宋_GB2312" w:hAnsi="Times New Roman"/>
              <w:sz w:val="21"/>
              <w:szCs w:val="20"/>
              <w:lang w:eastAsia="zh-CN"/>
            </w:rPr>
          </w:rPrChange>
        </w:rPr>
      </w:pPr>
      <w:del w:id="10669" w:author="Xuning Wei12232" w:date="2026-09-14T18:08:00Z">
        <w:r>
          <w:rPr>
            <w:rFonts w:ascii="Times New Roman" w:eastAsia="Times New Roman" w:hAnsi="Times New Roman" w:cs="Times New Roman"/>
            <w:sz w:val="21"/>
            <w:szCs w:val="21"/>
            <w:rPrChange w:id="10670" w:author="Xuning Wei12232" w:date="2026-10-24T11:11:00Z">
              <w:rPr>
                <w:rFonts w:ascii="Times New Roman" w:eastAsia="仿宋_GB2312" w:hAnsi="Times New Roman"/>
                <w:sz w:val="21"/>
                <w:szCs w:val="20"/>
                <w:lang w:eastAsia="zh-CN"/>
              </w:rPr>
            </w:rPrChange>
          </w:rPr>
          <w:delText>All CPPs must be maintained within the established PAR;</w:delText>
        </w:r>
        <w:bookmarkStart w:id="10671" w:name="_Toc243211483"/>
        <w:bookmarkStart w:id="10672" w:name="_Toc243211859"/>
        <w:bookmarkStart w:id="10673" w:name="_Toc243596338"/>
        <w:bookmarkStart w:id="10674" w:name="_Toc242967512"/>
        <w:bookmarkEnd w:id="10671"/>
        <w:bookmarkEnd w:id="10672"/>
        <w:bookmarkEnd w:id="10673"/>
        <w:bookmarkEnd w:id="10674"/>
      </w:del>
    </w:p>
    <w:p w14:paraId="220AF9D4" w14:textId="77777777" w:rsidR="007617DE" w:rsidRPr="007617DE" w:rsidRDefault="00AE300B">
      <w:pPr>
        <w:pStyle w:val="aff7"/>
        <w:numPr>
          <w:ilvl w:val="0"/>
          <w:numId w:val="110"/>
        </w:numPr>
        <w:spacing w:beforeLines="50" w:before="120" w:afterLines="50" w:after="120" w:line="360" w:lineRule="auto"/>
        <w:jc w:val="both"/>
        <w:rPr>
          <w:del w:id="10675" w:author="Xuning Wei12232" w:date="2026-09-14T18:08:00Z"/>
          <w:rFonts w:ascii="Times New Roman" w:eastAsia="Times New Roman" w:hAnsi="Times New Roman" w:cs="Times New Roman"/>
          <w:sz w:val="21"/>
          <w:szCs w:val="21"/>
          <w:rPrChange w:id="10676" w:author="Xuning Wei12232" w:date="2026-10-24T11:11:00Z">
            <w:rPr>
              <w:del w:id="10677" w:author="Xuning Wei12232" w:date="2026-09-14T18:08:00Z"/>
              <w:rFonts w:ascii="Times New Roman" w:eastAsia="仿宋_GB2312" w:hAnsi="Times New Roman"/>
              <w:sz w:val="21"/>
              <w:szCs w:val="20"/>
              <w:lang w:eastAsia="zh-CN"/>
            </w:rPr>
          </w:rPrChange>
        </w:rPr>
      </w:pPr>
      <w:del w:id="10678" w:author="Xuning Wei12232" w:date="2026-09-14T18:08:00Z">
        <w:r>
          <w:rPr>
            <w:rFonts w:ascii="Times New Roman" w:eastAsia="Times New Roman" w:hAnsi="Times New Roman" w:cs="Times New Roman"/>
            <w:sz w:val="21"/>
            <w:szCs w:val="21"/>
            <w:rPrChange w:id="10679" w:author="Xuning Wei12232" w:date="2026-10-24T11:11:00Z">
              <w:rPr>
                <w:rFonts w:ascii="Times New Roman" w:eastAsia="仿宋_GB2312" w:hAnsi="Times New Roman"/>
                <w:sz w:val="21"/>
                <w:szCs w:val="20"/>
                <w:lang w:eastAsia="zh-CN"/>
              </w:rPr>
            </w:rPrChange>
          </w:rPr>
          <w:delText>Process deviations must be investigated and evaluated to have no impact on product quality and validation conclusion;</w:delText>
        </w:r>
        <w:bookmarkStart w:id="10680" w:name="_Toc242967513"/>
        <w:bookmarkStart w:id="10681" w:name="_Toc243211484"/>
        <w:bookmarkStart w:id="10682" w:name="_Toc243211860"/>
        <w:bookmarkStart w:id="10683" w:name="_Toc243596339"/>
        <w:bookmarkEnd w:id="10680"/>
        <w:bookmarkEnd w:id="10681"/>
        <w:bookmarkEnd w:id="10682"/>
        <w:bookmarkEnd w:id="10683"/>
      </w:del>
    </w:p>
    <w:p w14:paraId="1A1F009A" w14:textId="77777777" w:rsidR="007617DE" w:rsidRPr="007617DE" w:rsidRDefault="00AE300B">
      <w:pPr>
        <w:pStyle w:val="aff7"/>
        <w:numPr>
          <w:ilvl w:val="0"/>
          <w:numId w:val="110"/>
        </w:numPr>
        <w:spacing w:beforeLines="50" w:before="120" w:afterLines="50" w:after="120" w:line="360" w:lineRule="auto"/>
        <w:jc w:val="both"/>
        <w:rPr>
          <w:del w:id="10684" w:author="Xuning Wei12232" w:date="2026-09-14T18:08:00Z"/>
          <w:rFonts w:ascii="Times New Roman" w:eastAsia="Times New Roman" w:hAnsi="Times New Roman" w:cs="Times New Roman"/>
          <w:sz w:val="21"/>
          <w:szCs w:val="21"/>
          <w:rPrChange w:id="10685" w:author="Xuning Wei12232" w:date="2026-10-24T11:11:00Z">
            <w:rPr>
              <w:del w:id="10686" w:author="Xuning Wei12232" w:date="2026-09-14T18:08:00Z"/>
              <w:rFonts w:ascii="Times New Roman" w:eastAsia="仿宋_GB2312" w:hAnsi="Times New Roman" w:cs="Times New Roman"/>
              <w:sz w:val="20"/>
              <w:szCs w:val="20"/>
              <w:lang w:eastAsia="zh-CN"/>
            </w:rPr>
          </w:rPrChange>
        </w:rPr>
      </w:pPr>
      <w:del w:id="10687" w:author="Xuning Wei12232" w:date="2026-09-14T18:08:00Z">
        <w:r>
          <w:rPr>
            <w:rFonts w:ascii="Times New Roman" w:eastAsia="Times New Roman" w:hAnsi="Times New Roman" w:cs="Times New Roman"/>
            <w:sz w:val="21"/>
            <w:szCs w:val="21"/>
            <w:rPrChange w:id="10688" w:author="Xuning Wei12232" w:date="2026-10-24T11:11:00Z">
              <w:rPr>
                <w:rFonts w:ascii="Times New Roman" w:eastAsia="仿宋_GB2312" w:hAnsi="Times New Roman"/>
                <w:sz w:val="21"/>
                <w:szCs w:val="20"/>
                <w:lang w:eastAsia="zh-CN"/>
              </w:rPr>
            </w:rPrChange>
          </w:rPr>
          <w:delText>The release testing criteria of the three downstream cleavage batches obtained by using the three PPQ batches must be met;</w:delText>
        </w:r>
        <w:bookmarkStart w:id="10689" w:name="_Toc242967514"/>
        <w:bookmarkStart w:id="10690" w:name="_Toc243211485"/>
        <w:bookmarkStart w:id="10691" w:name="_Toc243211861"/>
        <w:bookmarkStart w:id="10692" w:name="_Toc243596340"/>
        <w:bookmarkEnd w:id="10689"/>
        <w:bookmarkEnd w:id="10690"/>
        <w:bookmarkEnd w:id="10691"/>
        <w:bookmarkEnd w:id="10692"/>
      </w:del>
    </w:p>
    <w:p w14:paraId="3266CB78" w14:textId="77777777" w:rsidR="007617DE" w:rsidRPr="007617DE" w:rsidRDefault="00AE300B">
      <w:pPr>
        <w:spacing w:beforeLines="50" w:before="120" w:afterLines="50" w:after="120" w:line="360" w:lineRule="auto"/>
        <w:jc w:val="both"/>
        <w:rPr>
          <w:del w:id="10693" w:author="Xuning Wei12232" w:date="2026-09-14T18:08:00Z"/>
          <w:rFonts w:ascii="Times New Roman" w:eastAsia="Times New Roman" w:hAnsi="Times New Roman" w:cs="Times New Roman"/>
          <w:sz w:val="21"/>
          <w:szCs w:val="21"/>
          <w:rPrChange w:id="10694" w:author="Xuning Wei12232" w:date="2026-10-24T11:11:00Z">
            <w:rPr>
              <w:del w:id="10695" w:author="Xuning Wei12232" w:date="2026-09-14T18:08:00Z"/>
              <w:rFonts w:ascii="Times New Roman" w:eastAsia="仿宋_GB2312" w:hAnsi="Times New Roman" w:cs="Times New Roman"/>
              <w:color w:val="0000FF"/>
              <w:sz w:val="20"/>
              <w:szCs w:val="20"/>
              <w:lang w:eastAsia="zh-CN"/>
            </w:rPr>
          </w:rPrChange>
        </w:rPr>
      </w:pPr>
      <w:del w:id="10696" w:author="Xuning Wei12232" w:date="2026-09-14T18:08:00Z">
        <w:r>
          <w:rPr>
            <w:rFonts w:ascii="Times New Roman" w:eastAsia="Times New Roman" w:hAnsi="Times New Roman" w:cs="Times New Roman"/>
            <w:sz w:val="21"/>
            <w:szCs w:val="21"/>
            <w:rPrChange w:id="10697" w:author="Xuning Wei12232" w:date="2026-10-24T11:11:00Z">
              <w:rPr>
                <w:rFonts w:ascii="Times New Roman" w:eastAsia="仿宋_GB2312" w:hAnsi="Times New Roman" w:cs="Times New Roman"/>
                <w:color w:val="0000FF"/>
                <w:sz w:val="20"/>
                <w:szCs w:val="20"/>
                <w:lang w:eastAsia="zh-CN"/>
              </w:rPr>
            </w:rPrChange>
          </w:rPr>
          <w:delText>All PPQ conclusions shall be based on cumulative review of process performance, IPC data, CPP data, deviation assessments, cleaning validation outcomes and supporting studies</w:delText>
        </w:r>
        <w:bookmarkStart w:id="10698" w:name="_Toc242967515"/>
        <w:bookmarkStart w:id="10699" w:name="_Toc243211486"/>
        <w:bookmarkStart w:id="10700" w:name="_Toc243211862"/>
        <w:bookmarkStart w:id="10701" w:name="_Toc243596341"/>
        <w:bookmarkEnd w:id="10698"/>
        <w:bookmarkEnd w:id="10699"/>
        <w:bookmarkEnd w:id="10700"/>
        <w:bookmarkEnd w:id="10701"/>
      </w:del>
    </w:p>
    <w:p w14:paraId="2C9884ED" w14:textId="77777777" w:rsidR="007617DE" w:rsidRPr="007617DE" w:rsidRDefault="00AE300B">
      <w:pPr>
        <w:pStyle w:val="1"/>
        <w:numPr>
          <w:ilvl w:val="0"/>
          <w:numId w:val="1"/>
        </w:numPr>
        <w:spacing w:beforeLines="50" w:before="120" w:afterLines="50" w:after="120"/>
        <w:rPr>
          <w:rFonts w:ascii="Times New Roman" w:eastAsia="Times New Roman" w:hAnsi="Times New Roman" w:cs="Times New Roman"/>
          <w:sz w:val="21"/>
          <w:szCs w:val="21"/>
          <w:rPrChange w:id="10702" w:author="Xuning Wei12232" w:date="2026-10-24T11:11:00Z">
            <w:rPr>
              <w:rFonts w:ascii="Times New Roman" w:eastAsia="仿宋_GB2312" w:hAnsi="Times New Roman" w:cs="Times New Roman"/>
              <w:color w:val="000000" w:themeColor="text1"/>
              <w:sz w:val="20"/>
              <w:szCs w:val="20"/>
              <w:lang w:eastAsia="zh-CN"/>
            </w:rPr>
          </w:rPrChange>
        </w:rPr>
      </w:pPr>
      <w:bookmarkStart w:id="10703" w:name="_Toc243596342"/>
      <w:r>
        <w:rPr>
          <w:rFonts w:ascii="Times New Roman" w:eastAsia="Times New Roman" w:hAnsi="Times New Roman" w:cs="Times New Roman"/>
          <w:sz w:val="21"/>
          <w:szCs w:val="21"/>
          <w:rPrChange w:id="10704" w:author="Xuning Wei12232" w:date="2026-10-24T11:11:00Z">
            <w:rPr>
              <w:rFonts w:ascii="Times New Roman" w:eastAsia="仿宋_GB2312" w:hAnsi="Times New Roman" w:cs="Times New Roman"/>
              <w:color w:val="000000" w:themeColor="text1"/>
              <w:sz w:val="21"/>
              <w:szCs w:val="21"/>
            </w:rPr>
          </w:rPrChange>
        </w:rPr>
        <w:t>Summary Report</w:t>
      </w:r>
      <w:bookmarkEnd w:id="10703"/>
    </w:p>
    <w:p w14:paraId="723032C4" w14:textId="77777777" w:rsidR="007617DE" w:rsidRPr="007617DE" w:rsidRDefault="00AE300B" w:rsidP="007617DE">
      <w:pPr>
        <w:shd w:val="clear" w:color="auto" w:fill="FFFFFF" w:themeFill="background1"/>
        <w:spacing w:line="360" w:lineRule="auto"/>
        <w:jc w:val="both"/>
        <w:rPr>
          <w:ins w:id="10705" w:author="Xuning Wei12232" w:date="2026-10-16T09:15:00Z"/>
          <w:rFonts w:ascii="Times New Roman" w:eastAsia="Times New Roman" w:hAnsi="Times New Roman" w:cs="Times New Roman"/>
          <w:bCs w:val="0"/>
          <w:sz w:val="21"/>
          <w:szCs w:val="21"/>
          <w:rPrChange w:id="10706" w:author="Xuning Wei12232" w:date="2026-10-24T11:11:00Z">
            <w:rPr>
              <w:ins w:id="10707" w:author="Xuning Wei12232" w:date="2026-10-16T09:15:00Z"/>
              <w:rFonts w:ascii="Segoe UI" w:eastAsia="Segoe UI" w:hAnsi="Segoe UI" w:cs="Segoe UI"/>
              <w:bCs w:val="0"/>
              <w:color w:val="5D5D5D"/>
              <w:sz w:val="21"/>
              <w:szCs w:val="21"/>
            </w:rPr>
          </w:rPrChange>
        </w:rPr>
        <w:pPrChange w:id="10708" w:author="Xuning Wei12232" w:date="2026-10-19T22:25:00Z">
          <w:pPr>
            <w:shd w:val="clear" w:color="auto" w:fill="FFFFFF" w:themeFill="background1"/>
            <w:spacing w:line="300" w:lineRule="auto"/>
          </w:pPr>
        </w:pPrChange>
      </w:pPr>
      <w:del w:id="10709" w:author="Xuning Wei12232" w:date="2026-10-18T10:16:00Z">
        <w:r>
          <w:rPr>
            <w:rFonts w:ascii="Times New Roman" w:eastAsia="仿宋_GB2312" w:hAnsi="Times New Roman" w:cs="Times New Roman"/>
            <w:sz w:val="20"/>
            <w:szCs w:val="20"/>
            <w:lang w:eastAsia="zh-CN"/>
          </w:rPr>
          <w:delText>Upon completion of production, the IPCs data and CPPs data generated throughout the PPQ campaign will be compiled. Relevant information will also be summarized in Appendix 3 and Appendix 4</w:delText>
        </w:r>
        <w:commentRangeStart w:id="10710"/>
        <w:commentRangeStart w:id="10711"/>
        <w:r>
          <w:rPr>
            <w:rFonts w:ascii="Times New Roman" w:eastAsia="仿宋_GB2312" w:hAnsi="Times New Roman" w:cs="Times New Roman"/>
            <w:sz w:val="20"/>
            <w:szCs w:val="20"/>
            <w:lang w:eastAsia="zh-CN"/>
          </w:rPr>
          <w:delText>.</w:delText>
        </w:r>
        <w:commentRangeEnd w:id="10710"/>
        <w:r>
          <w:rPr>
            <w:rStyle w:val="CommentReference"/>
            <w:sz w:val="22"/>
            <w:szCs w:val="32"/>
          </w:rPr>
          <w:commentReference w:id="10710"/>
        </w:r>
        <w:commentRangeEnd w:id="10711"/>
        <w:r>
          <w:rPr>
            <w:rStyle w:val="CommentReference"/>
          </w:rPr>
          <w:commentReference w:id="10711"/>
        </w:r>
        <w:r>
          <w:delText xml:space="preserve"> </w:delText>
        </w:r>
        <w:r>
          <w:rPr>
            <w:rFonts w:ascii="Times New Roman" w:eastAsia="仿宋_GB2312" w:hAnsi="Times New Roman" w:cs="Times New Roman"/>
            <w:sz w:val="20"/>
            <w:szCs w:val="20"/>
            <w:lang w:eastAsia="zh-CN"/>
          </w:rPr>
          <w:delText>Data review shall include assessment of batch-to-batch consistency, process variability and continued process suitability.</w:delText>
        </w:r>
      </w:del>
      <w:ins w:id="10712" w:author="Xuning Wei12232" w:date="2026-10-16T09:15:00Z">
        <w:del w:id="10713" w:author="Yachao Liu11087" w:date="2026-10-13T03:10:00Z">
          <w:r>
            <w:rPr>
              <w:rFonts w:ascii="Times New Roman" w:eastAsia="Times New Roman" w:hAnsi="Times New Roman" w:cs="Times New Roman"/>
              <w:sz w:val="20"/>
              <w:szCs w:val="20"/>
            </w:rPr>
            <w:delText xml:space="preserve">Upon completion of </w:delText>
          </w:r>
          <w:commentRangeStart w:id="10714"/>
          <w:commentRangeStart w:id="10715"/>
          <w:r>
            <w:rPr>
              <w:rFonts w:ascii="Times New Roman" w:eastAsia="Times New Roman" w:hAnsi="Times New Roman" w:cs="Times New Roman"/>
              <w:sz w:val="20"/>
              <w:szCs w:val="20"/>
            </w:rPr>
            <w:delText>productionPPQ production</w:delText>
          </w:r>
        </w:del>
        <w:commentRangeEnd w:id="10714"/>
        <w:r>
          <w:rPr>
            <w:rStyle w:val="CommentReference"/>
            <w:rFonts w:ascii="Times New Roman" w:eastAsia="Times New Roman" w:hAnsi="Times New Roman" w:cs="Times New Roman"/>
            <w:sz w:val="20"/>
            <w:szCs w:val="20"/>
          </w:rPr>
          <w:commentReference w:id="10714"/>
        </w:r>
        <w:commentRangeEnd w:id="10715"/>
        <w:r>
          <w:rPr>
            <w:rStyle w:val="CommentReference"/>
          </w:rPr>
          <w:commentReference w:id="10715"/>
        </w:r>
        <w:del w:id="10716" w:author="Yachao Liu11087" w:date="2026-10-13T03:10:00Z">
          <w:r>
            <w:rPr>
              <w:rFonts w:ascii="Times New Roman" w:eastAsia="Times New Roman" w:hAnsi="Times New Roman" w:cs="Times New Roman"/>
              <w:sz w:val="20"/>
              <w:szCs w:val="20"/>
            </w:rPr>
            <w:delText xml:space="preserve">, the CPP(s), </w:delText>
          </w:r>
          <w:commentRangeStart w:id="10717"/>
          <w:commentRangeStart w:id="10718"/>
          <w:r>
            <w:rPr>
              <w:rFonts w:ascii="Times New Roman" w:eastAsia="Times New Roman" w:hAnsi="Times New Roman" w:cs="Times New Roman"/>
              <w:sz w:val="20"/>
              <w:szCs w:val="20"/>
            </w:rPr>
            <w:delText xml:space="preserve">CIPC(s), </w:delText>
          </w:r>
        </w:del>
        <w:commentRangeEnd w:id="10717"/>
        <w:r>
          <w:rPr>
            <w:rStyle w:val="CommentReference"/>
            <w:rFonts w:ascii="Times New Roman" w:eastAsia="Times New Roman" w:hAnsi="Times New Roman" w:cs="Times New Roman"/>
            <w:sz w:val="20"/>
            <w:szCs w:val="20"/>
          </w:rPr>
          <w:commentReference w:id="10717"/>
        </w:r>
        <w:commentRangeEnd w:id="10718"/>
        <w:r>
          <w:rPr>
            <w:rStyle w:val="CommentReference"/>
          </w:rPr>
          <w:commentReference w:id="10718"/>
        </w:r>
        <w:del w:id="10719" w:author="Yachao Liu11087" w:date="2026-10-13T03:10:00Z">
          <w:r>
            <w:rPr>
              <w:rFonts w:ascii="Times New Roman" w:eastAsia="Times New Roman" w:hAnsi="Times New Roman" w:cs="Times New Roman"/>
              <w:sz w:val="20"/>
              <w:szCs w:val="20"/>
            </w:rPr>
            <w:delText xml:space="preserve"> IPC(s) s data and CPPs data generated throughoutfrom the PPQ campaignbatches will be compiled and the process performance will be discussed in the summary report. Relevant information will also be summarized in Appendix 3 and </w:delText>
          </w:r>
          <w:commentRangeStart w:id="10720"/>
          <w:commentRangeStart w:id="10721"/>
          <w:r>
            <w:rPr>
              <w:rFonts w:ascii="Times New Roman" w:eastAsia="Times New Roman" w:hAnsi="Times New Roman" w:cs="Times New Roman"/>
              <w:sz w:val="20"/>
              <w:szCs w:val="20"/>
            </w:rPr>
            <w:delText>Appendix 4</w:delText>
          </w:r>
        </w:del>
        <w:commentRangeEnd w:id="10720"/>
        <w:r>
          <w:rPr>
            <w:rStyle w:val="CommentReference"/>
            <w:rFonts w:ascii="Times New Roman" w:eastAsia="Times New Roman" w:hAnsi="Times New Roman" w:cs="Times New Roman"/>
            <w:sz w:val="20"/>
            <w:szCs w:val="20"/>
          </w:rPr>
          <w:commentReference w:id="10720"/>
        </w:r>
        <w:commentRangeEnd w:id="10721"/>
        <w:r>
          <w:rPr>
            <w:rStyle w:val="CommentReference"/>
          </w:rPr>
          <w:commentReference w:id="10721"/>
        </w:r>
        <w:commentRangeStart w:id="10722"/>
        <w:commentRangeStart w:id="10723"/>
        <w:del w:id="10724" w:author="Yachao Liu11087" w:date="2026-10-13T03:10:00Z">
          <w:r>
            <w:rPr>
              <w:rFonts w:ascii="Times New Roman" w:eastAsia="Times New Roman" w:hAnsi="Times New Roman" w:cs="Times New Roman"/>
              <w:sz w:val="20"/>
              <w:szCs w:val="20"/>
            </w:rPr>
            <w:delText>.</w:delText>
          </w:r>
        </w:del>
        <w:commentRangeEnd w:id="10722"/>
        <w:r>
          <w:rPr>
            <w:rStyle w:val="CommentReference"/>
            <w:rFonts w:ascii="Times New Roman" w:eastAsia="Times New Roman" w:hAnsi="Times New Roman" w:cs="Times New Roman"/>
            <w:bCs w:val="0"/>
            <w:rPrChange w:id="10725" w:author="Xuning Wei12232" w:date="2026-10-24T11:11:00Z">
              <w:rPr>
                <w:rStyle w:val="CommentReference"/>
                <w:rFonts w:ascii="Segoe UI" w:eastAsia="Segoe UI" w:hAnsi="Segoe UI" w:cs="Segoe UI"/>
                <w:bCs w:val="0"/>
                <w:color w:val="5D5D5D"/>
              </w:rPr>
            </w:rPrChange>
          </w:rPr>
          <w:commentReference w:id="10722"/>
        </w:r>
        <w:commentRangeEnd w:id="10723"/>
        <w:r>
          <w:rPr>
            <w:rStyle w:val="CommentReference"/>
          </w:rPr>
          <w:commentReference w:id="10723"/>
        </w:r>
        <w:r>
          <w:rPr>
            <w:rFonts w:ascii="Times New Roman" w:eastAsia="Times New Roman" w:hAnsi="Times New Roman" w:cs="Times New Roman"/>
            <w:bCs w:val="0"/>
            <w:sz w:val="21"/>
            <w:szCs w:val="21"/>
            <w:rPrChange w:id="10726" w:author="Xuning Wei12232" w:date="2026-10-24T11:11:00Z">
              <w:rPr>
                <w:rFonts w:ascii="Segoe UI" w:eastAsia="Segoe UI" w:hAnsi="Segoe UI" w:cs="Segoe UI"/>
                <w:bCs w:val="0"/>
                <w:color w:val="5D5D5D"/>
                <w:sz w:val="21"/>
                <w:szCs w:val="21"/>
              </w:rPr>
            </w:rPrChange>
          </w:rPr>
          <w:t>Upon completion of three SPPS PPQ batches, a Step 1 PPQ summary report shall be prepared. In line with the stepwise process</w:t>
        </w:r>
        <w:r>
          <w:rPr>
            <w:rFonts w:ascii="Times New Roman" w:eastAsia="Times New Roman" w:hAnsi="Times New Roman" w:cs="Times New Roman"/>
            <w:bCs w:val="0"/>
            <w:sz w:val="21"/>
            <w:szCs w:val="21"/>
          </w:rPr>
          <w:t xml:space="preserve"> validation strategy (V</w:t>
        </w:r>
        <w:r>
          <w:rPr>
            <w:rFonts w:ascii="Times New Roman" w:eastAsia="Times New Roman" w:hAnsi="Times New Roman" w:cs="Times New Roman"/>
            <w:bCs w:val="0"/>
            <w:sz w:val="21"/>
            <w:szCs w:val="21"/>
            <w:rPrChange w:id="10727" w:author="Xuning Wei12232" w:date="2026-10-24T11:11:00Z">
              <w:rPr>
                <w:rFonts w:ascii="Times New Roman" w:eastAsia="Times New Roman" w:hAnsi="Times New Roman" w:cs="Times New Roman"/>
                <w:bCs w:val="0"/>
                <w:color w:val="0000FF"/>
                <w:sz w:val="21"/>
                <w:szCs w:val="21"/>
              </w:rPr>
            </w:rPrChange>
          </w:rPr>
          <w:t>P-140020</w:t>
        </w:r>
        <w:r>
          <w:rPr>
            <w:rFonts w:ascii="Times New Roman" w:eastAsia="Times New Roman" w:hAnsi="Times New Roman" w:cs="Times New Roman"/>
            <w:bCs w:val="0"/>
            <w:sz w:val="21"/>
            <w:szCs w:val="21"/>
            <w:rPrChange w:id="10728" w:author="Xuning Wei12232" w:date="2026-10-24T11:11:00Z">
              <w:rPr>
                <w:rFonts w:ascii="Segoe UI" w:eastAsia="Segoe UI" w:hAnsi="Segoe UI" w:cs="Segoe UI"/>
                <w:bCs w:val="0"/>
                <w:color w:val="5D5D5D"/>
                <w:sz w:val="21"/>
                <w:szCs w:val="21"/>
              </w:rPr>
            </w:rPrChange>
          </w:rPr>
          <w:t>01.01), the report does not depend on Step 2 PPQ being completed. It shall be reviewed and approved according to the Quality Agreement (QAA03550.V01) and shall include:</w:t>
        </w:r>
      </w:ins>
    </w:p>
    <w:p w14:paraId="10965028" w14:textId="77777777" w:rsidR="007617DE" w:rsidRPr="007617DE" w:rsidRDefault="00AE300B" w:rsidP="007617DE">
      <w:pPr>
        <w:shd w:val="clear" w:color="auto" w:fill="FFFFFF" w:themeFill="background1"/>
        <w:spacing w:line="360" w:lineRule="auto"/>
        <w:jc w:val="both"/>
        <w:rPr>
          <w:ins w:id="10729" w:author="Xuning Wei12232" w:date="2026-10-16T09:15:00Z"/>
          <w:rFonts w:ascii="Times New Roman" w:eastAsia="Times New Roman" w:hAnsi="Times New Roman" w:cs="Times New Roman"/>
          <w:bCs w:val="0"/>
          <w:sz w:val="21"/>
          <w:szCs w:val="21"/>
          <w:rPrChange w:id="10730" w:author="Xuning Wei12232" w:date="2026-10-24T11:11:00Z">
            <w:rPr>
              <w:ins w:id="10731" w:author="Xuning Wei12232" w:date="2026-10-16T09:15:00Z"/>
              <w:rFonts w:ascii="Segoe UI" w:eastAsia="Segoe UI" w:hAnsi="Segoe UI" w:cs="Segoe UI"/>
              <w:bCs w:val="0"/>
              <w:color w:val="5D5D5D"/>
              <w:sz w:val="21"/>
              <w:szCs w:val="21"/>
            </w:rPr>
          </w:rPrChange>
        </w:rPr>
        <w:pPrChange w:id="10732" w:author="Xuning Wei12232" w:date="2026-10-19T22:25:00Z">
          <w:pPr/>
        </w:pPrChange>
      </w:pPr>
      <w:ins w:id="10733" w:author="Xuning Wei12232" w:date="2026-10-16T09:15:00Z">
        <w:r>
          <w:rPr>
            <w:rFonts w:ascii="Times New Roman" w:eastAsia="Times New Roman" w:hAnsi="Times New Roman" w:cs="Times New Roman"/>
            <w:b/>
            <w:sz w:val="21"/>
            <w:szCs w:val="21"/>
            <w:rPrChange w:id="10734" w:author="Xuning Wei12232" w:date="2026-10-24T11:11:00Z">
              <w:rPr>
                <w:rFonts w:ascii="Segoe UI" w:eastAsia="Segoe UI" w:hAnsi="Segoe UI" w:cs="Segoe UI"/>
                <w:b/>
                <w:color w:val="5D5D5D"/>
                <w:sz w:val="21"/>
                <w:szCs w:val="21"/>
              </w:rPr>
            </w:rPrChange>
          </w:rPr>
          <w:t>Validation documentation summary:</w:t>
        </w:r>
        <w:r>
          <w:rPr>
            <w:rFonts w:ascii="Times New Roman" w:eastAsia="Times New Roman" w:hAnsi="Times New Roman" w:cs="Times New Roman"/>
            <w:bCs w:val="0"/>
            <w:sz w:val="21"/>
            <w:szCs w:val="21"/>
            <w:rPrChange w:id="10735" w:author="Xuning Wei12232" w:date="2026-10-24T11:11:00Z">
              <w:rPr>
                <w:rFonts w:ascii="Segoe UI" w:eastAsia="Segoe UI" w:hAnsi="Segoe UI" w:cs="Segoe UI"/>
                <w:bCs w:val="0"/>
                <w:color w:val="5D5D5D"/>
                <w:sz w:val="21"/>
                <w:szCs w:val="21"/>
              </w:rPr>
            </w:rPrChange>
          </w:rPr>
          <w:t xml:space="preserve"> this protocol, the Master Operation Record, the executed batch production records, and referenced documents with their version numbers, including the cleaning validation protocol and report numbers.</w:t>
        </w:r>
      </w:ins>
    </w:p>
    <w:p w14:paraId="718DC0F5" w14:textId="77777777" w:rsidR="007617DE" w:rsidRPr="007617DE" w:rsidRDefault="00AE300B" w:rsidP="007617DE">
      <w:pPr>
        <w:shd w:val="clear" w:color="auto" w:fill="FFFFFF" w:themeFill="background1"/>
        <w:spacing w:line="360" w:lineRule="auto"/>
        <w:rPr>
          <w:ins w:id="10736" w:author="Xuning Wei12232" w:date="2026-10-16T09:15:00Z"/>
          <w:rFonts w:ascii="Times New Roman" w:eastAsia="Times New Roman" w:hAnsi="Times New Roman" w:cs="Times New Roman"/>
          <w:b/>
          <w:sz w:val="21"/>
          <w:szCs w:val="21"/>
          <w:rPrChange w:id="10737" w:author="Xuning Wei12232" w:date="2026-10-24T11:11:00Z">
            <w:rPr>
              <w:ins w:id="10738" w:author="Xuning Wei12232" w:date="2026-10-16T09:15:00Z"/>
              <w:rFonts w:ascii="Segoe UI" w:eastAsia="Segoe UI" w:hAnsi="Segoe UI" w:cs="Segoe UI"/>
              <w:b/>
              <w:color w:val="5D5D5D"/>
              <w:sz w:val="21"/>
              <w:szCs w:val="21"/>
            </w:rPr>
          </w:rPrChange>
        </w:rPr>
        <w:pPrChange w:id="10739" w:author="Xuning Wei12232" w:date="2026-10-19T22:25:00Z">
          <w:pPr/>
        </w:pPrChange>
      </w:pPr>
      <w:ins w:id="10740" w:author="Xuning Wei12232" w:date="2026-10-16T09:15:00Z">
        <w:r>
          <w:rPr>
            <w:rFonts w:ascii="Times New Roman" w:eastAsia="Times New Roman" w:hAnsi="Times New Roman" w:cs="Times New Roman"/>
            <w:b/>
            <w:sz w:val="21"/>
            <w:szCs w:val="21"/>
            <w:rPrChange w:id="10741" w:author="Xuning Wei12232" w:date="2026-10-24T11:11:00Z">
              <w:rPr>
                <w:rFonts w:ascii="Segoe UI" w:eastAsia="Segoe UI" w:hAnsi="Segoe UI" w:cs="Segoe UI"/>
                <w:b/>
                <w:color w:val="5D5D5D"/>
                <w:sz w:val="21"/>
                <w:szCs w:val="21"/>
              </w:rPr>
            </w:rPrChange>
          </w:rPr>
          <w:t>Batch genealogy and materials:</w:t>
        </w:r>
      </w:ins>
    </w:p>
    <w:p w14:paraId="66305A35" w14:textId="77777777" w:rsidR="007617DE" w:rsidRPr="007617DE" w:rsidRDefault="00AE300B" w:rsidP="007617DE">
      <w:pPr>
        <w:shd w:val="clear" w:color="auto" w:fill="FFFFFF" w:themeFill="background1"/>
        <w:spacing w:line="360" w:lineRule="auto"/>
        <w:rPr>
          <w:ins w:id="10742" w:author="Xuning Wei12232" w:date="2026-10-16T09:15:00Z"/>
          <w:rFonts w:ascii="Times New Roman" w:eastAsia="Times New Roman" w:hAnsi="Times New Roman" w:cs="Times New Roman"/>
          <w:bCs w:val="0"/>
          <w:sz w:val="21"/>
          <w:szCs w:val="21"/>
          <w:rPrChange w:id="10743" w:author="Xuning Wei12232" w:date="2026-10-24T11:11:00Z">
            <w:rPr>
              <w:ins w:id="10744" w:author="Xuning Wei12232" w:date="2026-10-16T09:15:00Z"/>
              <w:rFonts w:ascii="Segoe UI" w:eastAsia="Segoe UI" w:hAnsi="Segoe UI" w:cs="Segoe UI"/>
              <w:bCs w:val="0"/>
              <w:color w:val="5D5D5D"/>
              <w:sz w:val="21"/>
              <w:szCs w:val="21"/>
            </w:rPr>
          </w:rPrChange>
        </w:rPr>
        <w:pPrChange w:id="10745" w:author="Xuning Wei12232" w:date="2026-10-19T22:25:00Z">
          <w:pPr/>
        </w:pPrChange>
      </w:pPr>
      <w:ins w:id="10746" w:author="Xuning Wei12232" w:date="2026-10-16T09:17:00Z">
        <w:r>
          <w:rPr>
            <w:rFonts w:ascii="Times New Roman" w:eastAsia="Times New Roman" w:hAnsi="Times New Roman" w:cs="Times New Roman"/>
            <w:bCs w:val="0"/>
            <w:sz w:val="21"/>
            <w:szCs w:val="21"/>
            <w:rPrChange w:id="10747" w:author="Xuning Wei12232" w:date="2026-10-24T11:11:00Z">
              <w:rPr>
                <w:rFonts w:ascii="Times New Roman" w:eastAsia="Times New Roman" w:hAnsi="Times New Roman" w:cs="Times New Roman"/>
                <w:bCs w:val="0"/>
                <w:color w:val="0000FF"/>
                <w:sz w:val="21"/>
                <w:szCs w:val="21"/>
              </w:rPr>
            </w:rPrChange>
          </w:rPr>
          <w:t>T</w:t>
        </w:r>
      </w:ins>
      <w:ins w:id="10748" w:author="Xuning Wei12232" w:date="2026-10-16T09:15:00Z">
        <w:r>
          <w:rPr>
            <w:rFonts w:ascii="Times New Roman" w:eastAsia="Times New Roman" w:hAnsi="Times New Roman" w:cs="Times New Roman"/>
            <w:bCs w:val="0"/>
            <w:sz w:val="21"/>
            <w:szCs w:val="21"/>
            <w:rPrChange w:id="10749" w:author="Xuning Wei12232" w:date="2026-10-24T11:11:00Z">
              <w:rPr>
                <w:rFonts w:ascii="Segoe UI" w:eastAsia="Segoe UI" w:hAnsi="Segoe UI" w:cs="Segoe UI"/>
                <w:bCs w:val="0"/>
                <w:color w:val="5D5D5D"/>
                <w:sz w:val="21"/>
                <w:szCs w:val="21"/>
              </w:rPr>
            </w:rPrChange>
          </w:rPr>
          <w:t>he lots and suppliers of starting materials and 2-CTC resin used in each PPQ batch;</w:t>
        </w:r>
      </w:ins>
    </w:p>
    <w:p w14:paraId="68018FF9" w14:textId="77777777" w:rsidR="007617DE" w:rsidRPr="007617DE" w:rsidRDefault="00AE300B" w:rsidP="007617DE">
      <w:pPr>
        <w:shd w:val="clear" w:color="auto" w:fill="FFFFFF" w:themeFill="background1"/>
        <w:spacing w:line="360" w:lineRule="auto"/>
        <w:rPr>
          <w:ins w:id="10750" w:author="Xuning Wei12232" w:date="2026-10-16T09:15:00Z"/>
          <w:rFonts w:ascii="Times New Roman" w:eastAsia="Times New Roman" w:hAnsi="Times New Roman" w:cs="Times New Roman"/>
          <w:bCs w:val="0"/>
          <w:sz w:val="21"/>
          <w:szCs w:val="21"/>
          <w:rPrChange w:id="10751" w:author="Xuning Wei12232" w:date="2026-10-24T11:11:00Z">
            <w:rPr>
              <w:ins w:id="10752" w:author="Xuning Wei12232" w:date="2026-10-16T09:15:00Z"/>
              <w:rFonts w:ascii="Segoe UI" w:eastAsia="Segoe UI" w:hAnsi="Segoe UI" w:cs="Segoe UI"/>
              <w:bCs w:val="0"/>
              <w:color w:val="5D5D5D"/>
              <w:sz w:val="21"/>
              <w:szCs w:val="21"/>
            </w:rPr>
          </w:rPrChange>
        </w:rPr>
        <w:pPrChange w:id="10753" w:author="Xuning Wei12232" w:date="2026-10-19T22:25:00Z">
          <w:pPr/>
        </w:pPrChange>
      </w:pPr>
      <w:ins w:id="10754" w:author="Xuning Wei12232" w:date="2026-10-16T09:17:00Z">
        <w:r>
          <w:rPr>
            <w:rFonts w:ascii="Times New Roman" w:eastAsia="Times New Roman" w:hAnsi="Times New Roman" w:cs="Times New Roman"/>
            <w:bCs w:val="0"/>
            <w:sz w:val="21"/>
            <w:szCs w:val="21"/>
            <w:rPrChange w:id="10755" w:author="Xuning Wei12232" w:date="2026-10-24T11:11:00Z">
              <w:rPr>
                <w:rFonts w:ascii="Times New Roman" w:eastAsia="Times New Roman" w:hAnsi="Times New Roman" w:cs="Times New Roman"/>
                <w:bCs w:val="0"/>
                <w:color w:val="0000FF"/>
                <w:sz w:val="21"/>
                <w:szCs w:val="21"/>
              </w:rPr>
            </w:rPrChange>
          </w:rPr>
          <w:t>T</w:t>
        </w:r>
      </w:ins>
      <w:ins w:id="10756" w:author="Xuning Wei12232" w:date="2026-10-16T09:15:00Z">
        <w:r>
          <w:rPr>
            <w:rFonts w:ascii="Times New Roman" w:eastAsia="Times New Roman" w:hAnsi="Times New Roman" w:cs="Times New Roman"/>
            <w:bCs w:val="0"/>
            <w:sz w:val="21"/>
            <w:szCs w:val="21"/>
            <w:rPrChange w:id="10757" w:author="Xuning Wei12232" w:date="2026-10-24T11:11:00Z">
              <w:rPr>
                <w:rFonts w:ascii="Segoe UI" w:eastAsia="Segoe UI" w:hAnsi="Segoe UI" w:cs="Segoe UI"/>
                <w:bCs w:val="0"/>
                <w:color w:val="5D5D5D"/>
                <w:sz w:val="21"/>
                <w:szCs w:val="21"/>
              </w:rPr>
            </w:rPrChange>
          </w:rPr>
          <w:t>he substitution values of each resin lot and the total resin moles used as the charge basis;</w:t>
        </w:r>
      </w:ins>
    </w:p>
    <w:p w14:paraId="1EFD32CE" w14:textId="77777777" w:rsidR="007617DE" w:rsidRPr="007617DE" w:rsidRDefault="00AE300B" w:rsidP="007617DE">
      <w:pPr>
        <w:shd w:val="clear" w:color="auto" w:fill="FFFFFF" w:themeFill="background1"/>
        <w:spacing w:line="360" w:lineRule="auto"/>
        <w:rPr>
          <w:ins w:id="10758" w:author="Xuning Wei12232" w:date="2026-10-16T09:15:00Z"/>
          <w:rFonts w:ascii="Times New Roman" w:eastAsia="Times New Roman" w:hAnsi="Times New Roman" w:cs="Times New Roman"/>
          <w:bCs w:val="0"/>
          <w:sz w:val="21"/>
          <w:szCs w:val="21"/>
          <w:rPrChange w:id="10759" w:author="Xuning Wei12232" w:date="2026-10-24T11:11:00Z">
            <w:rPr>
              <w:ins w:id="10760" w:author="Xuning Wei12232" w:date="2026-10-16T09:15:00Z"/>
              <w:rFonts w:ascii="Segoe UI" w:eastAsia="Segoe UI" w:hAnsi="Segoe UI" w:cs="Segoe UI"/>
              <w:bCs w:val="0"/>
              <w:color w:val="5D5D5D"/>
              <w:sz w:val="21"/>
              <w:szCs w:val="21"/>
            </w:rPr>
          </w:rPrChange>
        </w:rPr>
        <w:pPrChange w:id="10761" w:author="Xuning Wei12232" w:date="2026-10-19T22:25:00Z">
          <w:pPr/>
        </w:pPrChange>
      </w:pPr>
      <w:ins w:id="10762" w:author="Xuning Wei12232" w:date="2026-10-16T09:17:00Z">
        <w:r>
          <w:rPr>
            <w:rFonts w:ascii="Times New Roman" w:eastAsia="Times New Roman" w:hAnsi="Times New Roman" w:cs="Times New Roman"/>
            <w:bCs w:val="0"/>
            <w:sz w:val="21"/>
            <w:szCs w:val="21"/>
            <w:rPrChange w:id="10763" w:author="Xuning Wei12232" w:date="2026-10-24T11:11:00Z">
              <w:rPr>
                <w:rFonts w:ascii="Times New Roman" w:eastAsia="Times New Roman" w:hAnsi="Times New Roman" w:cs="Times New Roman"/>
                <w:bCs w:val="0"/>
                <w:color w:val="0000FF"/>
                <w:sz w:val="21"/>
                <w:szCs w:val="21"/>
              </w:rPr>
            </w:rPrChange>
          </w:rPr>
          <w:t>T</w:t>
        </w:r>
      </w:ins>
      <w:ins w:id="10764" w:author="Xuning Wei12232" w:date="2026-10-16T09:15:00Z">
        <w:r>
          <w:rPr>
            <w:rFonts w:ascii="Times New Roman" w:eastAsia="Times New Roman" w:hAnsi="Times New Roman" w:cs="Times New Roman"/>
            <w:bCs w:val="0"/>
            <w:sz w:val="21"/>
            <w:szCs w:val="21"/>
            <w:rPrChange w:id="10765" w:author="Xuning Wei12232" w:date="2026-10-24T11:11:00Z">
              <w:rPr>
                <w:rFonts w:ascii="Segoe UI" w:eastAsia="Segoe UI" w:hAnsi="Segoe UI" w:cs="Segoe UI"/>
                <w:bCs w:val="0"/>
                <w:color w:val="5D5D5D"/>
                <w:sz w:val="21"/>
                <w:szCs w:val="21"/>
              </w:rPr>
            </w:rPrChange>
          </w:rPr>
          <w:t>he Step 2 batches each PPQ batch is designated for.</w:t>
        </w:r>
      </w:ins>
    </w:p>
    <w:p w14:paraId="7292B929" w14:textId="77777777" w:rsidR="007617DE" w:rsidRPr="007617DE" w:rsidRDefault="00AE300B" w:rsidP="007617DE">
      <w:pPr>
        <w:shd w:val="clear" w:color="auto" w:fill="FFFFFF" w:themeFill="background1"/>
        <w:spacing w:line="360" w:lineRule="auto"/>
        <w:rPr>
          <w:ins w:id="10766" w:author="Xuning Wei12232" w:date="2026-10-16T09:15:00Z"/>
          <w:rFonts w:ascii="Times New Roman" w:eastAsia="Times New Roman" w:hAnsi="Times New Roman" w:cs="Times New Roman"/>
          <w:bCs w:val="0"/>
          <w:sz w:val="21"/>
          <w:szCs w:val="21"/>
          <w:rPrChange w:id="10767" w:author="Xuning Wei12232" w:date="2026-10-24T11:11:00Z">
            <w:rPr>
              <w:ins w:id="10768" w:author="Xuning Wei12232" w:date="2026-10-16T09:15:00Z"/>
              <w:rFonts w:ascii="Segoe UI" w:eastAsia="Segoe UI" w:hAnsi="Segoe UI" w:cs="Segoe UI"/>
              <w:bCs w:val="0"/>
              <w:color w:val="5D5D5D"/>
              <w:sz w:val="21"/>
              <w:szCs w:val="21"/>
            </w:rPr>
          </w:rPrChange>
        </w:rPr>
        <w:pPrChange w:id="10769" w:author="Xuning Wei12232" w:date="2026-10-19T22:25:00Z">
          <w:pPr/>
        </w:pPrChange>
      </w:pPr>
      <w:ins w:id="10770" w:author="Xuning Wei12232" w:date="2026-10-16T09:15:00Z">
        <w:r>
          <w:rPr>
            <w:rFonts w:ascii="Times New Roman" w:eastAsia="Times New Roman" w:hAnsi="Times New Roman" w:cs="Times New Roman"/>
            <w:b/>
            <w:sz w:val="21"/>
            <w:szCs w:val="21"/>
            <w:rPrChange w:id="10771" w:author="Xuning Wei12232" w:date="2026-10-24T11:11:00Z">
              <w:rPr>
                <w:rFonts w:ascii="Segoe UI" w:eastAsia="Segoe UI" w:hAnsi="Segoe UI" w:cs="Segoe UI"/>
                <w:b/>
                <w:color w:val="5D5D5D"/>
                <w:sz w:val="21"/>
                <w:szCs w:val="21"/>
              </w:rPr>
            </w:rPrChange>
          </w:rPr>
          <w:t>Batch input, output and yield</w:t>
        </w:r>
        <w:r>
          <w:rPr>
            <w:rFonts w:ascii="Times New Roman" w:eastAsia="Times New Roman" w:hAnsi="Times New Roman" w:cs="Times New Roman"/>
            <w:bCs w:val="0"/>
            <w:sz w:val="21"/>
            <w:szCs w:val="21"/>
            <w:rPrChange w:id="10772" w:author="Xuning Wei12232" w:date="2026-10-24T11:11:00Z">
              <w:rPr>
                <w:rFonts w:ascii="Segoe UI" w:eastAsia="Segoe UI" w:hAnsi="Segoe UI" w:cs="Segoe UI"/>
                <w:bCs w:val="0"/>
                <w:color w:val="5D5D5D"/>
                <w:sz w:val="21"/>
                <w:szCs w:val="21"/>
              </w:rPr>
            </w:rPrChange>
          </w:rPr>
          <w:t xml:space="preserve"> for each batch, compared with the ranges in </w:t>
        </w:r>
        <w:r>
          <w:rPr>
            <w:rFonts w:ascii="Times New Roman" w:eastAsia="Times New Roman" w:hAnsi="Times New Roman" w:cs="Times New Roman"/>
            <w:b/>
            <w:bCs w:val="0"/>
            <w:sz w:val="21"/>
            <w:szCs w:val="21"/>
            <w:rPrChange w:id="10773" w:author="Xuning Wei12232" w:date="2026-10-24T11:11:00Z">
              <w:rPr>
                <w:rFonts w:ascii="Segoe UI" w:eastAsia="Segoe UI" w:hAnsi="Segoe UI" w:cs="Segoe UI"/>
                <w:bCs w:val="0"/>
                <w:color w:val="5D5D5D"/>
                <w:sz w:val="21"/>
                <w:szCs w:val="21"/>
              </w:rPr>
            </w:rPrChange>
          </w:rPr>
          <w:t>Table 4</w:t>
        </w:r>
        <w:r>
          <w:rPr>
            <w:rFonts w:ascii="Times New Roman" w:eastAsia="Times New Roman" w:hAnsi="Times New Roman" w:cs="Times New Roman"/>
            <w:bCs w:val="0"/>
            <w:sz w:val="21"/>
            <w:szCs w:val="21"/>
            <w:rPrChange w:id="10774" w:author="Xuning Wei12232" w:date="2026-10-24T11:11:00Z">
              <w:rPr>
                <w:rFonts w:ascii="Segoe UI" w:eastAsia="Segoe UI" w:hAnsi="Segoe UI" w:cs="Segoe UI"/>
                <w:bCs w:val="0"/>
                <w:color w:val="5D5D5D"/>
                <w:sz w:val="21"/>
                <w:szCs w:val="21"/>
              </w:rPr>
            </w:rPrChange>
          </w:rPr>
          <w:t>.</w:t>
        </w:r>
      </w:ins>
    </w:p>
    <w:p w14:paraId="01D6602C" w14:textId="77777777" w:rsidR="007617DE" w:rsidRPr="007617DE" w:rsidRDefault="00AE300B" w:rsidP="007617DE">
      <w:pPr>
        <w:shd w:val="clear" w:color="auto" w:fill="FFFFFF" w:themeFill="background1"/>
        <w:spacing w:line="360" w:lineRule="auto"/>
        <w:rPr>
          <w:ins w:id="10775" w:author="Xuning Wei12232" w:date="2026-10-16T09:15:00Z"/>
          <w:rFonts w:ascii="Times New Roman" w:eastAsia="Times New Roman" w:hAnsi="Times New Roman" w:cs="Times New Roman"/>
          <w:bCs w:val="0"/>
          <w:sz w:val="21"/>
          <w:szCs w:val="21"/>
          <w:rPrChange w:id="10776" w:author="Xuning Wei12232" w:date="2026-10-24T11:11:00Z">
            <w:rPr>
              <w:ins w:id="10777" w:author="Xuning Wei12232" w:date="2026-10-16T09:15:00Z"/>
              <w:rFonts w:ascii="Segoe UI" w:eastAsia="Segoe UI" w:hAnsi="Segoe UI" w:cs="Segoe UI"/>
              <w:bCs w:val="0"/>
              <w:color w:val="5D5D5D"/>
              <w:sz w:val="21"/>
              <w:szCs w:val="21"/>
            </w:rPr>
          </w:rPrChange>
        </w:rPr>
        <w:pPrChange w:id="10778" w:author="Xuning Wei12232" w:date="2026-10-19T22:25:00Z">
          <w:pPr/>
        </w:pPrChange>
      </w:pPr>
      <w:ins w:id="10779" w:author="Xuning Wei12232" w:date="2026-10-16T09:15:00Z">
        <w:r>
          <w:rPr>
            <w:rFonts w:ascii="Times New Roman" w:eastAsia="Times New Roman" w:hAnsi="Times New Roman" w:cs="Times New Roman"/>
            <w:b/>
            <w:sz w:val="21"/>
            <w:szCs w:val="21"/>
            <w:rPrChange w:id="10780" w:author="Xuning Wei12232" w:date="2026-10-24T11:11:00Z">
              <w:rPr>
                <w:rFonts w:ascii="Segoe UI" w:eastAsia="Segoe UI" w:hAnsi="Segoe UI" w:cs="Segoe UI"/>
                <w:b/>
                <w:color w:val="5D5D5D"/>
                <w:sz w:val="21"/>
                <w:szCs w:val="21"/>
              </w:rPr>
            </w:rPrChange>
          </w:rPr>
          <w:lastRenderedPageBreak/>
          <w:t>CPP results</w:t>
        </w:r>
        <w:r>
          <w:rPr>
            <w:rFonts w:ascii="Times New Roman" w:eastAsia="Times New Roman" w:hAnsi="Times New Roman" w:cs="Times New Roman"/>
            <w:bCs w:val="0"/>
            <w:sz w:val="21"/>
            <w:szCs w:val="21"/>
            <w:rPrChange w:id="10781" w:author="Xuning Wei12232" w:date="2026-10-24T11:11:00Z">
              <w:rPr>
                <w:rFonts w:ascii="Segoe UI" w:eastAsia="Segoe UI" w:hAnsi="Segoe UI" w:cs="Segoe UI"/>
                <w:bCs w:val="0"/>
                <w:color w:val="5D5D5D"/>
                <w:sz w:val="21"/>
                <w:szCs w:val="21"/>
              </w:rPr>
            </w:rPrChange>
          </w:rPr>
          <w:t xml:space="preserve"> for each batch, compared with the PARs (</w:t>
        </w:r>
        <w:r>
          <w:rPr>
            <w:rFonts w:ascii="Times New Roman" w:eastAsia="Times New Roman" w:hAnsi="Times New Roman" w:cs="Times New Roman"/>
            <w:b/>
            <w:bCs w:val="0"/>
            <w:sz w:val="21"/>
            <w:szCs w:val="21"/>
            <w:rPrChange w:id="10782" w:author="Xuning Wei12232" w:date="2026-10-24T11:11:00Z">
              <w:rPr>
                <w:rFonts w:ascii="Segoe UI" w:eastAsia="Segoe UI" w:hAnsi="Segoe UI" w:cs="Segoe UI"/>
                <w:bCs w:val="0"/>
                <w:color w:val="5D5D5D"/>
                <w:sz w:val="21"/>
                <w:szCs w:val="21"/>
              </w:rPr>
            </w:rPrChange>
          </w:rPr>
          <w:t>Appendix 4</w:t>
        </w:r>
        <w:r>
          <w:rPr>
            <w:rFonts w:ascii="Times New Roman" w:eastAsia="Times New Roman" w:hAnsi="Times New Roman" w:cs="Times New Roman"/>
            <w:bCs w:val="0"/>
            <w:sz w:val="21"/>
            <w:szCs w:val="21"/>
            <w:rPrChange w:id="10783" w:author="Xuning Wei12232" w:date="2026-10-24T11:11:00Z">
              <w:rPr>
                <w:rFonts w:ascii="Segoe UI" w:eastAsia="Segoe UI" w:hAnsi="Segoe UI" w:cs="Segoe UI"/>
                <w:bCs w:val="0"/>
                <w:color w:val="5D5D5D"/>
                <w:sz w:val="21"/>
                <w:szCs w:val="21"/>
              </w:rPr>
            </w:rPrChange>
          </w:rPr>
          <w:t>).</w:t>
        </w:r>
      </w:ins>
    </w:p>
    <w:p w14:paraId="18341848" w14:textId="77777777" w:rsidR="007617DE" w:rsidRPr="007617DE" w:rsidRDefault="00AE300B" w:rsidP="007617DE">
      <w:pPr>
        <w:shd w:val="clear" w:color="auto" w:fill="FFFFFF" w:themeFill="background1"/>
        <w:spacing w:line="360" w:lineRule="auto"/>
        <w:jc w:val="both"/>
        <w:rPr>
          <w:ins w:id="10784" w:author="Xuning Wei12232" w:date="2026-10-16T09:15:00Z"/>
          <w:rFonts w:ascii="Times New Roman" w:eastAsia="Times New Roman" w:hAnsi="Times New Roman" w:cs="Times New Roman"/>
          <w:bCs w:val="0"/>
          <w:sz w:val="21"/>
          <w:szCs w:val="21"/>
          <w:rPrChange w:id="10785" w:author="Xuning Wei12232" w:date="2026-10-24T11:11:00Z">
            <w:rPr>
              <w:ins w:id="10786" w:author="Xuning Wei12232" w:date="2026-10-16T09:15:00Z"/>
              <w:rFonts w:ascii="Segoe UI" w:eastAsia="Segoe UI" w:hAnsi="Segoe UI" w:cs="Segoe UI"/>
              <w:bCs w:val="0"/>
              <w:color w:val="5D5D5D"/>
              <w:sz w:val="21"/>
              <w:szCs w:val="21"/>
            </w:rPr>
          </w:rPrChange>
        </w:rPr>
        <w:pPrChange w:id="10787" w:author="Xuning Wei12232" w:date="2026-10-19T22:26:00Z">
          <w:pPr/>
        </w:pPrChange>
      </w:pPr>
      <w:ins w:id="10788" w:author="Xuning Wei12232" w:date="2026-10-16T09:15:00Z">
        <w:r>
          <w:rPr>
            <w:rFonts w:ascii="Times New Roman" w:eastAsia="Times New Roman" w:hAnsi="Times New Roman" w:cs="Times New Roman"/>
            <w:b/>
            <w:sz w:val="21"/>
            <w:szCs w:val="21"/>
            <w:rPrChange w:id="10789" w:author="Xuning Wei12232" w:date="2026-10-24T11:11:00Z">
              <w:rPr>
                <w:rFonts w:ascii="Segoe UI" w:eastAsia="Segoe UI" w:hAnsi="Segoe UI" w:cs="Segoe UI"/>
                <w:b/>
                <w:color w:val="5D5D5D"/>
                <w:sz w:val="21"/>
                <w:szCs w:val="21"/>
              </w:rPr>
            </w:rPrChange>
          </w:rPr>
          <w:t>IPC results</w:t>
        </w:r>
        <w:r>
          <w:rPr>
            <w:rFonts w:ascii="Times New Roman" w:eastAsia="Times New Roman" w:hAnsi="Times New Roman" w:cs="Times New Roman"/>
            <w:bCs w:val="0"/>
            <w:sz w:val="21"/>
            <w:szCs w:val="21"/>
            <w:rPrChange w:id="10790" w:author="Xuning Wei12232" w:date="2026-10-24T11:11:00Z">
              <w:rPr>
                <w:rFonts w:ascii="Segoe UI" w:eastAsia="Segoe UI" w:hAnsi="Segoe UI" w:cs="Segoe UI"/>
                <w:bCs w:val="0"/>
                <w:color w:val="5D5D5D"/>
                <w:sz w:val="21"/>
                <w:szCs w:val="21"/>
              </w:rPr>
            </w:rPrChange>
          </w:rPr>
          <w:t xml:space="preserve"> for each batch (</w:t>
        </w:r>
        <w:r>
          <w:rPr>
            <w:rFonts w:ascii="Times New Roman" w:eastAsia="Times New Roman" w:hAnsi="Times New Roman" w:cs="Times New Roman"/>
            <w:b/>
            <w:bCs w:val="0"/>
            <w:sz w:val="21"/>
            <w:szCs w:val="21"/>
            <w:rPrChange w:id="10791" w:author="Xuning Wei12232" w:date="2026-10-24T11:11:00Z">
              <w:rPr>
                <w:rFonts w:ascii="Segoe UI" w:eastAsia="Segoe UI" w:hAnsi="Segoe UI" w:cs="Segoe UI"/>
                <w:bCs w:val="0"/>
                <w:color w:val="5D5D5D"/>
                <w:sz w:val="21"/>
                <w:szCs w:val="21"/>
              </w:rPr>
            </w:rPrChange>
          </w:rPr>
          <w:t>Appendix 3</w:t>
        </w:r>
        <w:r>
          <w:rPr>
            <w:rFonts w:ascii="Times New Roman" w:eastAsia="Times New Roman" w:hAnsi="Times New Roman" w:cs="Times New Roman"/>
            <w:bCs w:val="0"/>
            <w:sz w:val="21"/>
            <w:szCs w:val="21"/>
            <w:rPrChange w:id="10792" w:author="Xuning Wei12232" w:date="2026-10-24T11:11:00Z">
              <w:rPr>
                <w:rFonts w:ascii="Segoe UI" w:eastAsia="Segoe UI" w:hAnsi="Segoe UI" w:cs="Segoe UI"/>
                <w:bCs w:val="0"/>
                <w:color w:val="5D5D5D"/>
                <w:sz w:val="21"/>
                <w:szCs w:val="21"/>
              </w:rPr>
            </w:rPrChange>
          </w:rPr>
          <w:t>), including any repeat operations allowed by the Master Operation Record.</w:t>
        </w:r>
      </w:ins>
    </w:p>
    <w:p w14:paraId="219440A7" w14:textId="77777777" w:rsidR="007617DE" w:rsidRPr="007617DE" w:rsidRDefault="00AE300B" w:rsidP="007617DE">
      <w:pPr>
        <w:shd w:val="clear" w:color="auto" w:fill="FFFFFF" w:themeFill="background1"/>
        <w:spacing w:line="360" w:lineRule="auto"/>
        <w:jc w:val="both"/>
        <w:rPr>
          <w:ins w:id="10793" w:author="Xuning Wei12232" w:date="2026-10-16T09:15:00Z"/>
          <w:rFonts w:ascii="Times New Roman" w:eastAsia="Times New Roman" w:hAnsi="Times New Roman" w:cs="Times New Roman"/>
          <w:bCs w:val="0"/>
          <w:sz w:val="21"/>
          <w:szCs w:val="21"/>
          <w:rPrChange w:id="10794" w:author="Xuning Wei12232" w:date="2026-10-24T11:11:00Z">
            <w:rPr>
              <w:ins w:id="10795" w:author="Xuning Wei12232" w:date="2026-10-16T09:15:00Z"/>
              <w:rFonts w:ascii="Segoe UI" w:eastAsia="Segoe UI" w:hAnsi="Segoe UI" w:cs="Segoe UI"/>
              <w:bCs w:val="0"/>
              <w:color w:val="5D5D5D"/>
              <w:sz w:val="21"/>
              <w:szCs w:val="21"/>
            </w:rPr>
          </w:rPrChange>
        </w:rPr>
        <w:pPrChange w:id="10796" w:author="Xuning Wei12232" w:date="2026-10-19T22:26:00Z">
          <w:pPr/>
        </w:pPrChange>
      </w:pPr>
      <w:ins w:id="10797" w:author="Xuning Wei12232" w:date="2026-10-16T09:15:00Z">
        <w:r>
          <w:rPr>
            <w:rFonts w:ascii="Times New Roman" w:eastAsia="Times New Roman" w:hAnsi="Times New Roman" w:cs="Times New Roman"/>
            <w:b/>
            <w:sz w:val="21"/>
            <w:szCs w:val="21"/>
            <w:rPrChange w:id="10798" w:author="Xuning Wei12232" w:date="2026-10-24T11:11:00Z">
              <w:rPr>
                <w:rFonts w:ascii="Segoe UI" w:eastAsia="Segoe UI" w:hAnsi="Segoe UI" w:cs="Segoe UI"/>
                <w:b/>
                <w:color w:val="5D5D5D"/>
                <w:sz w:val="21"/>
                <w:szCs w:val="21"/>
              </w:rPr>
            </w:rPrChange>
          </w:rPr>
          <w:t>Deviations, changes, OOS and ATR events,</w:t>
        </w:r>
        <w:r>
          <w:rPr>
            <w:rFonts w:ascii="Times New Roman" w:eastAsia="Times New Roman" w:hAnsi="Times New Roman" w:cs="Times New Roman"/>
            <w:bCs w:val="0"/>
            <w:sz w:val="21"/>
            <w:szCs w:val="21"/>
            <w:rPrChange w:id="10799" w:author="Xuning Wei12232" w:date="2026-10-24T11:11:00Z">
              <w:rPr>
                <w:rFonts w:ascii="Segoe UI" w:eastAsia="Segoe UI" w:hAnsi="Segoe UI" w:cs="Segoe UI"/>
                <w:bCs w:val="0"/>
                <w:color w:val="5D5D5D"/>
                <w:sz w:val="21"/>
                <w:szCs w:val="21"/>
              </w:rPr>
            </w:rPrChange>
          </w:rPr>
          <w:t xml:space="preserve"> with their impact on the validation conclusion.</w:t>
        </w:r>
      </w:ins>
    </w:p>
    <w:p w14:paraId="4F80FD84" w14:textId="77777777" w:rsidR="007617DE" w:rsidRPr="007617DE" w:rsidRDefault="00AE300B" w:rsidP="007617DE">
      <w:pPr>
        <w:shd w:val="clear" w:color="auto" w:fill="FFFFFF" w:themeFill="background1"/>
        <w:spacing w:line="360" w:lineRule="auto"/>
        <w:jc w:val="both"/>
        <w:rPr>
          <w:ins w:id="10800" w:author="Xuning Wei12232" w:date="2026-10-16T09:15:00Z"/>
          <w:rFonts w:ascii="Times New Roman" w:eastAsia="Times New Roman" w:hAnsi="Times New Roman" w:cs="Times New Roman"/>
          <w:bCs w:val="0"/>
          <w:sz w:val="21"/>
          <w:szCs w:val="21"/>
          <w:rPrChange w:id="10801" w:author="Xuning Wei12232" w:date="2026-10-24T11:11:00Z">
            <w:rPr>
              <w:ins w:id="10802" w:author="Xuning Wei12232" w:date="2026-10-16T09:15:00Z"/>
              <w:rFonts w:ascii="Segoe UI" w:eastAsia="Segoe UI" w:hAnsi="Segoe UI" w:cs="Segoe UI"/>
              <w:bCs w:val="0"/>
              <w:color w:val="5D5D5D"/>
              <w:sz w:val="21"/>
              <w:szCs w:val="21"/>
            </w:rPr>
          </w:rPrChange>
        </w:rPr>
        <w:pPrChange w:id="10803" w:author="Xuning Wei12232" w:date="2026-10-19T22:26:00Z">
          <w:pPr/>
        </w:pPrChange>
      </w:pPr>
      <w:ins w:id="10804" w:author="Xuning Wei12232" w:date="2026-10-16T09:15:00Z">
        <w:r>
          <w:rPr>
            <w:rFonts w:ascii="Times New Roman" w:eastAsia="Times New Roman" w:hAnsi="Times New Roman" w:cs="Times New Roman"/>
            <w:b/>
            <w:sz w:val="21"/>
            <w:szCs w:val="21"/>
            <w:rPrChange w:id="10805" w:author="Xuning Wei12232" w:date="2026-10-24T11:11:00Z">
              <w:rPr>
                <w:rFonts w:ascii="Segoe UI" w:eastAsia="Segoe UI" w:hAnsi="Segoe UI" w:cs="Segoe UI"/>
                <w:b/>
                <w:color w:val="5D5D5D"/>
                <w:sz w:val="21"/>
                <w:szCs w:val="21"/>
              </w:rPr>
            </w:rPrChange>
          </w:rPr>
          <w:t xml:space="preserve">Conclusion </w:t>
        </w:r>
        <w:r>
          <w:rPr>
            <w:rFonts w:ascii="Times New Roman" w:eastAsia="Times New Roman" w:hAnsi="Times New Roman" w:cs="Times New Roman"/>
            <w:bCs w:val="0"/>
            <w:sz w:val="21"/>
            <w:szCs w:val="21"/>
            <w:rPrChange w:id="10806" w:author="Xuning Wei12232" w:date="2026-10-24T11:11:00Z">
              <w:rPr>
                <w:rFonts w:ascii="Segoe UI" w:eastAsia="Segoe UI" w:hAnsi="Segoe UI" w:cs="Segoe UI"/>
                <w:bCs w:val="0"/>
                <w:color w:val="5D5D5D"/>
                <w:sz w:val="21"/>
                <w:szCs w:val="21"/>
              </w:rPr>
            </w:rPrChange>
          </w:rPr>
          <w:t>on whether the process was executed reproducibly and in a state of control. CPP, IPC and yield results for the three batches shall be tabulated and compared side by side. Statistical evaluation of process variability and capability will be performed under ongoing process verification (OPV) once enough commercial batch data are available.</w:t>
        </w:r>
      </w:ins>
    </w:p>
    <w:p w14:paraId="228A894C" w14:textId="77777777" w:rsidR="007617DE" w:rsidRDefault="00AE300B" w:rsidP="007617DE">
      <w:pPr>
        <w:shd w:val="clear" w:color="auto" w:fill="FFFFFF" w:themeFill="background1"/>
        <w:spacing w:line="360" w:lineRule="auto"/>
        <w:jc w:val="both"/>
        <w:rPr>
          <w:ins w:id="10807" w:author="Xuning Wei12232" w:date="2026-10-16T09:15:00Z"/>
          <w:rFonts w:ascii="Times New Roman" w:eastAsia="Times New Roman" w:hAnsi="Times New Roman" w:cs="Times New Roman"/>
          <w:bCs w:val="0"/>
          <w:sz w:val="21"/>
          <w:szCs w:val="21"/>
        </w:rPr>
        <w:pPrChange w:id="10808" w:author="Xuning Wei12232" w:date="2026-10-19T22:26:00Z">
          <w:pPr/>
        </w:pPrChange>
      </w:pPr>
      <w:ins w:id="10809" w:author="Xuning Wei12232" w:date="2026-10-16T09:15:00Z">
        <w:r>
          <w:rPr>
            <w:rFonts w:ascii="Times New Roman" w:eastAsia="Times New Roman" w:hAnsi="Times New Roman" w:cs="Times New Roman"/>
            <w:bCs w:val="0"/>
            <w:sz w:val="21"/>
            <w:szCs w:val="21"/>
            <w:rPrChange w:id="10810" w:author="Xuning Wei12232" w:date="2026-10-24T11:11:00Z">
              <w:rPr>
                <w:rFonts w:ascii="Segoe UI" w:eastAsia="Segoe UI" w:hAnsi="Segoe UI" w:cs="Segoe UI"/>
                <w:bCs w:val="0"/>
                <w:color w:val="5D5D5D"/>
                <w:sz w:val="21"/>
                <w:szCs w:val="21"/>
              </w:rPr>
            </w:rPrChange>
          </w:rPr>
          <w:t>Cleaning validation, stability, characterization and other technical study results are reported under their own protocols and are not evaluated in this report. Release of ASYM-14</w:t>
        </w:r>
      </w:ins>
      <w:ins w:id="10811" w:author="Xuning Wei12232" w:date="2026-10-16T09:20:00Z">
        <w:r>
          <w:rPr>
            <w:rFonts w:ascii="Times New Roman" w:eastAsia="Times New Roman" w:hAnsi="Times New Roman" w:cs="Times New Roman"/>
            <w:bCs w:val="0"/>
            <w:sz w:val="21"/>
            <w:szCs w:val="21"/>
            <w:rPrChange w:id="10812" w:author="Xuning Wei12232" w:date="2026-10-24T11:11:00Z">
              <w:rPr>
                <w:rFonts w:ascii="Times New Roman" w:eastAsia="Times New Roman" w:hAnsi="Times New Roman" w:cs="Times New Roman"/>
                <w:bCs w:val="0"/>
                <w:color w:val="0000FF"/>
                <w:sz w:val="21"/>
                <w:szCs w:val="21"/>
              </w:rPr>
            </w:rPrChange>
          </w:rPr>
          <w:t>1366</w:t>
        </w:r>
      </w:ins>
      <w:ins w:id="10813" w:author="Xuning Wei12232" w:date="2026-10-16T09:15:00Z">
        <w:r>
          <w:rPr>
            <w:rFonts w:ascii="Times New Roman" w:eastAsia="Times New Roman" w:hAnsi="Times New Roman" w:cs="Times New Roman"/>
            <w:bCs w:val="0"/>
            <w:sz w:val="21"/>
            <w:szCs w:val="21"/>
            <w:rPrChange w:id="10814" w:author="Xuning Wei12232" w:date="2026-10-24T11:11:00Z">
              <w:rPr>
                <w:rFonts w:ascii="Segoe UI" w:eastAsia="Segoe UI" w:hAnsi="Segoe UI" w:cs="Segoe UI"/>
                <w:bCs w:val="0"/>
                <w:color w:val="5D5D5D"/>
                <w:sz w:val="21"/>
                <w:szCs w:val="21"/>
              </w:rPr>
            </w:rPrChange>
          </w:rPr>
          <w:t xml:space="preserve"> for further processing does not depend on approval of the summary report (</w:t>
        </w:r>
        <w:commentRangeStart w:id="10815"/>
        <w:commentRangeStart w:id="10816"/>
        <w:r>
          <w:rPr>
            <w:rFonts w:ascii="Times New Roman" w:eastAsia="Times New Roman" w:hAnsi="Times New Roman" w:cs="Times New Roman"/>
            <w:bCs w:val="0"/>
            <w:sz w:val="21"/>
            <w:szCs w:val="21"/>
            <w:rPrChange w:id="10817" w:author="Xuning Wei12232" w:date="2026-10-24T11:11:00Z">
              <w:rPr>
                <w:rFonts w:ascii="Segoe UI" w:eastAsia="Segoe UI" w:hAnsi="Segoe UI" w:cs="Segoe UI"/>
                <w:bCs w:val="0"/>
                <w:color w:val="5D5D5D"/>
                <w:sz w:val="21"/>
                <w:szCs w:val="21"/>
              </w:rPr>
            </w:rPrChange>
          </w:rPr>
          <w:t>refer to</w:t>
        </w:r>
        <w:r>
          <w:rPr>
            <w:rFonts w:ascii="Times New Roman" w:eastAsia="Times New Roman" w:hAnsi="Times New Roman" w:cs="Times New Roman"/>
            <w:b/>
            <w:bCs w:val="0"/>
            <w:sz w:val="21"/>
            <w:szCs w:val="21"/>
            <w:rPrChange w:id="10818" w:author="Xuning Wei12232" w:date="2026-10-24T11:11:00Z">
              <w:rPr>
                <w:rFonts w:ascii="Segoe UI" w:eastAsia="Segoe UI" w:hAnsi="Segoe UI" w:cs="Segoe UI"/>
                <w:bCs w:val="0"/>
                <w:color w:val="5D5D5D"/>
                <w:sz w:val="21"/>
                <w:szCs w:val="21"/>
              </w:rPr>
            </w:rPrChange>
          </w:rPr>
          <w:t xml:space="preserve"> Section </w:t>
        </w:r>
        <w:r>
          <w:rPr>
            <w:rFonts w:ascii="Times New Roman" w:eastAsia="Times New Roman" w:hAnsi="Times New Roman" w:cs="Times New Roman"/>
            <w:b/>
            <w:sz w:val="21"/>
            <w:szCs w:val="21"/>
            <w:rPrChange w:id="10819" w:author="Xuning Wei12232" w:date="2026-10-24T11:11:00Z">
              <w:rPr>
                <w:rFonts w:ascii="Segoe UI" w:eastAsia="Segoe UI" w:hAnsi="Segoe UI" w:cs="Segoe UI"/>
                <w:color w:val="5D5D5D"/>
                <w:sz w:val="21"/>
                <w:szCs w:val="21"/>
              </w:rPr>
            </w:rPrChange>
          </w:rPr>
          <w:t>2</w:t>
        </w:r>
      </w:ins>
      <w:ins w:id="10820" w:author="Xuning Wei12232" w:date="2026-10-18T13:43:00Z">
        <w:r>
          <w:rPr>
            <w:rFonts w:ascii="Times New Roman" w:eastAsia="Times New Roman" w:hAnsi="Times New Roman" w:cs="Times New Roman"/>
            <w:b/>
            <w:sz w:val="21"/>
            <w:szCs w:val="21"/>
            <w:rPrChange w:id="10821" w:author="Xuning Wei12232" w:date="2026-10-24T11:11:00Z">
              <w:rPr>
                <w:rFonts w:ascii="Times New Roman" w:eastAsia="Times New Roman" w:hAnsi="Times New Roman" w:cs="Times New Roman"/>
                <w:color w:val="FF0000"/>
                <w:sz w:val="21"/>
                <w:szCs w:val="21"/>
              </w:rPr>
            </w:rPrChange>
          </w:rPr>
          <w:t>0</w:t>
        </w:r>
      </w:ins>
      <w:ins w:id="10822" w:author="Xuning Wei12232" w:date="2026-10-16T09:15:00Z">
        <w:del w:id="10823" w:author="Yu Zhang12718" w:date="2026-10-14T13:21:00Z">
          <w:r>
            <w:rPr>
              <w:rFonts w:ascii="Times New Roman" w:eastAsia="Times New Roman" w:hAnsi="Times New Roman" w:cs="Times New Roman"/>
              <w:sz w:val="21"/>
              <w:szCs w:val="21"/>
            </w:rPr>
            <w:delText>3</w:delText>
          </w:r>
        </w:del>
        <w:commentRangeEnd w:id="10815"/>
        <w:r>
          <w:rPr>
            <w:rStyle w:val="CommentReference"/>
            <w:rFonts w:ascii="Times New Roman" w:eastAsia="Times New Roman" w:hAnsi="Times New Roman" w:cs="Times New Roman"/>
            <w:bCs w:val="0"/>
            <w:rPrChange w:id="10824" w:author="Xuning Wei12232" w:date="2026-10-24T11:11:00Z">
              <w:rPr>
                <w:rStyle w:val="CommentReference"/>
                <w:rFonts w:ascii="Segoe UI" w:eastAsia="Segoe UI" w:hAnsi="Segoe UI" w:cs="Segoe UI"/>
                <w:bCs w:val="0"/>
                <w:color w:val="5D5D5D"/>
              </w:rPr>
            </w:rPrChange>
          </w:rPr>
          <w:commentReference w:id="10815"/>
        </w:r>
        <w:commentRangeEnd w:id="10816"/>
        <w:r>
          <w:rPr>
            <w:rStyle w:val="CommentReference"/>
          </w:rPr>
          <w:commentReference w:id="10816"/>
        </w:r>
        <w:r>
          <w:rPr>
            <w:rFonts w:ascii="Times New Roman" w:eastAsia="Times New Roman" w:hAnsi="Times New Roman" w:cs="Times New Roman"/>
            <w:bCs w:val="0"/>
            <w:sz w:val="21"/>
            <w:szCs w:val="21"/>
            <w:rPrChange w:id="10825" w:author="Xuning Wei12232" w:date="2026-10-24T11:11:00Z">
              <w:rPr>
                <w:rFonts w:ascii="Segoe UI" w:eastAsia="Segoe UI" w:hAnsi="Segoe UI" w:cs="Segoe UI"/>
                <w:bCs w:val="0"/>
                <w:color w:val="5D5D5D"/>
                <w:sz w:val="21"/>
                <w:szCs w:val="21"/>
              </w:rPr>
            </w:rPrChange>
          </w:rPr>
          <w:t>).</w:t>
        </w:r>
      </w:ins>
    </w:p>
    <w:p w14:paraId="66AB4582" w14:textId="77777777" w:rsidR="007617DE" w:rsidRPr="007617DE" w:rsidRDefault="007617DE">
      <w:pPr>
        <w:spacing w:beforeLines="50" w:before="120" w:afterLines="50" w:after="120" w:line="360" w:lineRule="auto"/>
        <w:jc w:val="both"/>
        <w:rPr>
          <w:del w:id="10826" w:author="Xuning Wei12232" w:date="2026-10-18T10:18:00Z"/>
          <w:rFonts w:ascii="Times New Roman" w:eastAsia="Times New Roman" w:hAnsi="Times New Roman" w:cs="Times New Roman"/>
          <w:sz w:val="21"/>
          <w:szCs w:val="21"/>
          <w:rPrChange w:id="10827" w:author="Xuning Wei12232" w:date="2026-10-24T11:11:00Z">
            <w:rPr>
              <w:del w:id="10828" w:author="Xuning Wei12232" w:date="2026-10-18T10:18:00Z"/>
              <w:rFonts w:ascii="Times New Roman" w:eastAsia="仿宋_GB2312" w:hAnsi="Times New Roman" w:cs="Times New Roman"/>
              <w:color w:val="000000" w:themeColor="text1"/>
              <w:sz w:val="20"/>
              <w:szCs w:val="20"/>
              <w:lang w:eastAsia="zh-CN"/>
            </w:rPr>
          </w:rPrChange>
        </w:rPr>
      </w:pPr>
      <w:bookmarkStart w:id="10829" w:name="_Toc243211488"/>
      <w:bookmarkStart w:id="10830" w:name="_Toc243211864"/>
      <w:bookmarkStart w:id="10831" w:name="_Toc243596343"/>
      <w:bookmarkEnd w:id="10829"/>
      <w:bookmarkEnd w:id="10830"/>
      <w:bookmarkEnd w:id="10831"/>
    </w:p>
    <w:p w14:paraId="5396780C" w14:textId="77777777" w:rsidR="007617DE" w:rsidRPr="007617DE" w:rsidRDefault="00AE300B">
      <w:pPr>
        <w:pStyle w:val="1"/>
        <w:numPr>
          <w:ilvl w:val="0"/>
          <w:numId w:val="1"/>
        </w:numPr>
        <w:spacing w:beforeLines="50" w:before="120" w:afterLines="50" w:after="120"/>
        <w:rPr>
          <w:del w:id="10832" w:author="Xuning Wei12232" w:date="2026-10-18T10:11:00Z"/>
          <w:rFonts w:ascii="Times New Roman" w:eastAsia="Times New Roman" w:hAnsi="Times New Roman" w:cs="Times New Roman"/>
          <w:sz w:val="21"/>
          <w:szCs w:val="21"/>
          <w:rPrChange w:id="10833" w:author="Xuning Wei12232" w:date="2026-10-24T11:11:00Z">
            <w:rPr>
              <w:del w:id="10834" w:author="Xuning Wei12232" w:date="2026-10-18T10:11:00Z"/>
              <w:rFonts w:ascii="Times New Roman" w:eastAsia="仿宋_GB2312" w:hAnsi="Times New Roman" w:cs="Times New Roman"/>
              <w:color w:val="000000" w:themeColor="text1"/>
              <w:sz w:val="21"/>
              <w:szCs w:val="21"/>
            </w:rPr>
          </w:rPrChange>
        </w:rPr>
      </w:pPr>
      <w:bookmarkStart w:id="10835" w:name="_Toc22660387"/>
      <w:bookmarkStart w:id="10836" w:name="_Toc235013711"/>
      <w:del w:id="10837" w:author="Xuning Wei12232" w:date="2026-10-18T10:11:00Z">
        <w:r>
          <w:rPr>
            <w:rFonts w:ascii="Times New Roman" w:eastAsia="Times New Roman" w:hAnsi="Times New Roman" w:cs="Times New Roman"/>
            <w:sz w:val="21"/>
            <w:szCs w:val="21"/>
            <w:rPrChange w:id="10838" w:author="Xuning Wei12232" w:date="2026-10-24T11:11:00Z">
              <w:rPr>
                <w:rFonts w:ascii="Times New Roman" w:eastAsia="仿宋_GB2312" w:hAnsi="Times New Roman" w:cs="Times New Roman"/>
                <w:color w:val="000000" w:themeColor="text1"/>
                <w:sz w:val="21"/>
                <w:szCs w:val="21"/>
              </w:rPr>
            </w:rPrChange>
          </w:rPr>
          <w:delText>In-process Produc</w:delText>
        </w:r>
      </w:del>
      <w:del w:id="10839" w:author="Xuning Wei12232" w:date="2026-09-14T18:24:00Z">
        <w:r>
          <w:rPr>
            <w:rFonts w:ascii="Times New Roman" w:eastAsia="Times New Roman" w:hAnsi="Times New Roman" w:cs="Times New Roman"/>
            <w:sz w:val="21"/>
            <w:szCs w:val="21"/>
            <w:rPrChange w:id="10840" w:author="Xuning Wei12232" w:date="2026-10-24T11:11:00Z">
              <w:rPr>
                <w:rFonts w:ascii="Times New Roman" w:eastAsia="仿宋_GB2312" w:hAnsi="Times New Roman" w:cs="Times New Roman"/>
                <w:color w:val="000000" w:themeColor="text1"/>
                <w:sz w:val="21"/>
                <w:szCs w:val="21"/>
              </w:rPr>
            </w:rPrChange>
          </w:rPr>
          <w:delText>e</w:delText>
        </w:r>
      </w:del>
      <w:del w:id="10841" w:author="Xuning Wei12232" w:date="2026-10-18T10:11:00Z">
        <w:r>
          <w:rPr>
            <w:rFonts w:ascii="Times New Roman" w:eastAsia="Times New Roman" w:hAnsi="Times New Roman" w:cs="Times New Roman"/>
            <w:sz w:val="21"/>
            <w:szCs w:val="21"/>
            <w:rPrChange w:id="10842" w:author="Xuning Wei12232" w:date="2026-10-24T11:11:00Z">
              <w:rPr>
                <w:rFonts w:ascii="Times New Roman" w:eastAsia="仿宋_GB2312" w:hAnsi="Times New Roman" w:cs="Times New Roman"/>
                <w:color w:val="000000" w:themeColor="text1"/>
                <w:sz w:val="21"/>
                <w:szCs w:val="21"/>
              </w:rPr>
            </w:rPrChange>
          </w:rPr>
          <w:delText xml:space="preserve"> Release and Disposition</w:delText>
        </w:r>
        <w:bookmarkEnd w:id="10835"/>
        <w:bookmarkEnd w:id="10836"/>
        <w:r>
          <w:rPr>
            <w:rFonts w:ascii="Times New Roman" w:eastAsia="Times New Roman" w:hAnsi="Times New Roman" w:cs="Times New Roman"/>
            <w:sz w:val="21"/>
            <w:szCs w:val="21"/>
            <w:rPrChange w:id="10843" w:author="Xuning Wei12232" w:date="2026-10-24T11:11:00Z">
              <w:rPr>
                <w:rFonts w:ascii="Times New Roman" w:eastAsia="仿宋_GB2312" w:hAnsi="Times New Roman" w:cs="Times New Roman"/>
                <w:color w:val="000000" w:themeColor="text1"/>
                <w:sz w:val="21"/>
                <w:szCs w:val="21"/>
              </w:rPr>
            </w:rPrChange>
          </w:rPr>
          <w:delText xml:space="preserve"> </w:delText>
        </w:r>
        <w:bookmarkStart w:id="10844" w:name="_Toc243211489"/>
        <w:bookmarkStart w:id="10845" w:name="_Toc243211865"/>
        <w:bookmarkStart w:id="10846" w:name="_Toc243596344"/>
        <w:bookmarkEnd w:id="10844"/>
        <w:bookmarkEnd w:id="10845"/>
        <w:bookmarkEnd w:id="10846"/>
      </w:del>
    </w:p>
    <w:p w14:paraId="4E884CCF" w14:textId="77777777" w:rsidR="007617DE" w:rsidRPr="007617DE" w:rsidRDefault="00AE300B">
      <w:pPr>
        <w:suppressAutoHyphens/>
        <w:spacing w:line="360" w:lineRule="auto"/>
        <w:jc w:val="both"/>
        <w:rPr>
          <w:del w:id="10847" w:author="Xuning Wei12232" w:date="2026-10-18T10:11:00Z"/>
          <w:rFonts w:ascii="Times New Roman" w:eastAsia="Times New Roman" w:hAnsi="Times New Roman" w:cs="Times New Roman"/>
          <w:sz w:val="21"/>
          <w:szCs w:val="21"/>
          <w:rPrChange w:id="10848" w:author="Xuning Wei12232" w:date="2026-10-24T11:11:00Z">
            <w:rPr>
              <w:del w:id="10849" w:author="Xuning Wei12232" w:date="2026-10-18T10:11:00Z"/>
              <w:rFonts w:ascii="Times New Roman" w:eastAsia="仿宋_GB2312" w:hAnsi="Times New Roman"/>
              <w:color w:val="0000FF"/>
              <w:sz w:val="21"/>
              <w:szCs w:val="20"/>
              <w:lang w:eastAsia="zh-CN"/>
            </w:rPr>
          </w:rPrChange>
        </w:rPr>
      </w:pPr>
      <w:bookmarkStart w:id="10850" w:name="OLE_LINK32"/>
      <w:del w:id="10851" w:author="Xuning Wei12232" w:date="2026-10-18T10:11:00Z">
        <w:r>
          <w:rPr>
            <w:rFonts w:ascii="Times New Roman" w:eastAsia="Times New Roman" w:hAnsi="Times New Roman" w:cs="Times New Roman"/>
            <w:sz w:val="21"/>
            <w:szCs w:val="21"/>
            <w:rPrChange w:id="10852" w:author="Xuning Wei12232" w:date="2026-10-24T11:11:00Z">
              <w:rPr>
                <w:rFonts w:ascii="Times New Roman" w:eastAsia="仿宋_GB2312" w:hAnsi="Times New Roman"/>
                <w:sz w:val="21"/>
                <w:szCs w:val="20"/>
                <w:lang w:eastAsia="zh-CN"/>
              </w:rPr>
            </w:rPrChange>
          </w:rPr>
          <w:delText xml:space="preserve">The in-process intermediate can be released for further processing in the next step after the test report is issued, major deviation is closed and the batch record review is completed. </w:delText>
        </w:r>
        <w:commentRangeStart w:id="10853"/>
        <w:commentRangeStart w:id="10854"/>
        <w:r>
          <w:rPr>
            <w:rFonts w:ascii="Times New Roman" w:eastAsia="Times New Roman" w:hAnsi="Times New Roman" w:cs="Times New Roman"/>
            <w:sz w:val="21"/>
            <w:szCs w:val="21"/>
            <w:rPrChange w:id="10855" w:author="Xuning Wei12232" w:date="2026-10-24T11:11:00Z">
              <w:rPr>
                <w:rFonts w:ascii="Times New Roman" w:eastAsia="仿宋_GB2312" w:hAnsi="Times New Roman"/>
                <w:sz w:val="21"/>
                <w:szCs w:val="20"/>
                <w:lang w:eastAsia="zh-CN"/>
              </w:rPr>
            </w:rPrChange>
          </w:rPr>
          <w:delText>Release of the in-process intermediate for further processing is not contingent on the approval of PPQ report of that step.</w:delText>
        </w:r>
        <w:commentRangeEnd w:id="10853"/>
        <w:r>
          <w:rPr>
            <w:rFonts w:eastAsia="Times New Roman" w:cs="Times New Roman"/>
            <w:szCs w:val="21"/>
            <w:rPrChange w:id="10856" w:author="Xuning Wei12232" w:date="2026-10-24T11:11:00Z">
              <w:rPr>
                <w:rStyle w:val="CommentReference"/>
                <w:rFonts w:ascii="Times New Roman" w:eastAsia="仿宋_GB2312" w:hAnsi="Times New Roman"/>
                <w:szCs w:val="20"/>
                <w:lang w:eastAsia="zh-CN"/>
              </w:rPr>
            </w:rPrChange>
          </w:rPr>
          <w:commentReference w:id="10853"/>
        </w:r>
        <w:commentRangeEnd w:id="10854"/>
        <w:r>
          <w:rPr>
            <w:rFonts w:ascii="Times New Roman" w:eastAsia="Times New Roman" w:hAnsi="Times New Roman" w:cs="Times New Roman"/>
            <w:rPrChange w:id="10857" w:author="Xuning Wei12232" w:date="2026-10-24T11:11:00Z">
              <w:rPr>
                <w:rStyle w:val="CommentReference"/>
              </w:rPr>
            </w:rPrChange>
          </w:rPr>
          <w:commentReference w:id="10854"/>
        </w:r>
        <w:r>
          <w:rPr>
            <w:rFonts w:ascii="Times New Roman" w:eastAsia="Times New Roman" w:hAnsi="Times New Roman" w:cs="Times New Roman"/>
            <w:sz w:val="21"/>
            <w:szCs w:val="21"/>
            <w:rPrChange w:id="10858" w:author="Xuning Wei12232" w:date="2026-10-24T11:11:00Z">
              <w:rPr>
                <w:rFonts w:ascii="Times New Roman" w:eastAsia="仿宋_GB2312" w:hAnsi="Times New Roman"/>
                <w:sz w:val="21"/>
                <w:szCs w:val="20"/>
                <w:lang w:eastAsia="zh-CN"/>
              </w:rPr>
            </w:rPrChange>
          </w:rPr>
          <w:delText xml:space="preserve"> Meanwhile, </w:delText>
        </w:r>
        <w:bookmarkEnd w:id="10850"/>
        <w:r>
          <w:rPr>
            <w:rFonts w:ascii="Times New Roman" w:eastAsia="Times New Roman" w:hAnsi="Times New Roman" w:cs="Times New Roman"/>
            <w:sz w:val="21"/>
            <w:szCs w:val="21"/>
            <w:rPrChange w:id="10859" w:author="Xuning Wei12232" w:date="2026-10-24T11:11:00Z">
              <w:rPr>
                <w:rFonts w:ascii="Times New Roman" w:eastAsia="仿宋_GB2312" w:hAnsi="Times New Roman"/>
                <w:color w:val="0000FF"/>
                <w:sz w:val="21"/>
                <w:szCs w:val="20"/>
                <w:lang w:eastAsia="zh-CN"/>
              </w:rPr>
            </w:rPrChange>
          </w:rPr>
          <w:delText>release for further processing shall require:</w:delText>
        </w:r>
        <w:bookmarkStart w:id="10860" w:name="_Toc243211490"/>
        <w:bookmarkStart w:id="10861" w:name="_Toc243211866"/>
        <w:bookmarkStart w:id="10862" w:name="_Toc243596345"/>
        <w:bookmarkEnd w:id="10860"/>
        <w:bookmarkEnd w:id="10861"/>
        <w:bookmarkEnd w:id="10862"/>
      </w:del>
    </w:p>
    <w:p w14:paraId="7A986222" w14:textId="77777777" w:rsidR="007617DE" w:rsidRPr="007617DE" w:rsidRDefault="00AE300B">
      <w:pPr>
        <w:suppressAutoHyphens/>
        <w:spacing w:line="360" w:lineRule="auto"/>
        <w:jc w:val="both"/>
        <w:rPr>
          <w:del w:id="10863" w:author="Xuning Wei12232" w:date="2026-10-18T10:11:00Z"/>
          <w:rFonts w:ascii="Times New Roman" w:eastAsia="Times New Roman" w:hAnsi="Times New Roman" w:cs="Times New Roman"/>
          <w:sz w:val="21"/>
          <w:szCs w:val="21"/>
          <w:rPrChange w:id="10864" w:author="Xuning Wei12232" w:date="2026-10-24T11:11:00Z">
            <w:rPr>
              <w:del w:id="10865" w:author="Xuning Wei12232" w:date="2026-10-18T10:11:00Z"/>
              <w:rFonts w:ascii="Times New Roman" w:eastAsia="仿宋_GB2312" w:hAnsi="Times New Roman"/>
              <w:color w:val="0000FF"/>
              <w:sz w:val="21"/>
              <w:szCs w:val="20"/>
              <w:lang w:eastAsia="zh-CN"/>
            </w:rPr>
          </w:rPrChange>
        </w:rPr>
      </w:pPr>
      <w:del w:id="10866" w:author="Xuning Wei12232" w:date="2026-10-18T10:11:00Z">
        <w:r>
          <w:rPr>
            <w:rFonts w:ascii="Times New Roman" w:eastAsia="Times New Roman" w:hAnsi="Times New Roman" w:cs="Times New Roman"/>
            <w:sz w:val="21"/>
            <w:szCs w:val="21"/>
            <w:rPrChange w:id="10867" w:author="Xuning Wei12232" w:date="2026-10-24T11:11:00Z">
              <w:rPr>
                <w:rFonts w:ascii="Times New Roman" w:eastAsia="仿宋_GB2312" w:hAnsi="Times New Roman"/>
                <w:color w:val="0000FF"/>
                <w:sz w:val="21"/>
                <w:szCs w:val="20"/>
                <w:lang w:eastAsia="zh-CN"/>
              </w:rPr>
            </w:rPrChange>
          </w:rPr>
          <w:delText>Completion of required IPC testing.</w:delText>
        </w:r>
        <w:bookmarkStart w:id="10868" w:name="_Toc243596346"/>
        <w:bookmarkStart w:id="10869" w:name="_Toc243211867"/>
        <w:bookmarkStart w:id="10870" w:name="_Toc243211491"/>
        <w:bookmarkEnd w:id="10868"/>
        <w:bookmarkEnd w:id="10869"/>
        <w:bookmarkEnd w:id="10870"/>
      </w:del>
    </w:p>
    <w:p w14:paraId="42F9A85D" w14:textId="77777777" w:rsidR="007617DE" w:rsidRPr="007617DE" w:rsidRDefault="00AE300B">
      <w:pPr>
        <w:suppressAutoHyphens/>
        <w:spacing w:line="360" w:lineRule="auto"/>
        <w:jc w:val="both"/>
        <w:rPr>
          <w:del w:id="10871" w:author="Xuning Wei12232" w:date="2026-10-18T10:11:00Z"/>
          <w:rFonts w:ascii="Times New Roman" w:eastAsia="Times New Roman" w:hAnsi="Times New Roman" w:cs="Times New Roman"/>
          <w:sz w:val="21"/>
          <w:szCs w:val="21"/>
          <w:rPrChange w:id="10872" w:author="Xuning Wei12232" w:date="2026-10-24T11:11:00Z">
            <w:rPr>
              <w:del w:id="10873" w:author="Xuning Wei12232" w:date="2026-10-18T10:11:00Z"/>
              <w:rFonts w:ascii="Times New Roman" w:eastAsia="仿宋_GB2312" w:hAnsi="Times New Roman"/>
              <w:color w:val="0000FF"/>
              <w:sz w:val="21"/>
              <w:szCs w:val="20"/>
              <w:lang w:eastAsia="zh-CN"/>
            </w:rPr>
          </w:rPrChange>
        </w:rPr>
      </w:pPr>
      <w:del w:id="10874" w:author="Xuning Wei12232" w:date="2026-10-18T10:11:00Z">
        <w:r>
          <w:rPr>
            <w:rFonts w:ascii="Times New Roman" w:eastAsia="Times New Roman" w:hAnsi="Times New Roman" w:cs="Times New Roman"/>
            <w:sz w:val="21"/>
            <w:szCs w:val="21"/>
            <w:rPrChange w:id="10875" w:author="Xuning Wei12232" w:date="2026-10-24T11:11:00Z">
              <w:rPr>
                <w:rFonts w:ascii="Times New Roman" w:eastAsia="仿宋_GB2312" w:hAnsi="Times New Roman"/>
                <w:color w:val="0000FF"/>
                <w:sz w:val="21"/>
                <w:szCs w:val="20"/>
                <w:lang w:eastAsia="zh-CN"/>
              </w:rPr>
            </w:rPrChange>
          </w:rPr>
          <w:delText>Satisfactory review of available batch documentation.</w:delText>
        </w:r>
        <w:bookmarkStart w:id="10876" w:name="_Toc243211492"/>
        <w:bookmarkStart w:id="10877" w:name="_Toc243211868"/>
        <w:bookmarkStart w:id="10878" w:name="_Toc243596347"/>
        <w:bookmarkEnd w:id="10876"/>
        <w:bookmarkEnd w:id="10877"/>
        <w:bookmarkEnd w:id="10878"/>
      </w:del>
    </w:p>
    <w:p w14:paraId="7EBCD4EB" w14:textId="77777777" w:rsidR="007617DE" w:rsidRPr="007617DE" w:rsidRDefault="00AE300B">
      <w:pPr>
        <w:suppressAutoHyphens/>
        <w:spacing w:line="360" w:lineRule="auto"/>
        <w:jc w:val="both"/>
        <w:rPr>
          <w:del w:id="10879" w:author="Xuning Wei12232" w:date="2026-10-18T10:11:00Z"/>
          <w:rFonts w:ascii="Times New Roman" w:eastAsia="Times New Roman" w:hAnsi="Times New Roman" w:cs="Times New Roman"/>
          <w:sz w:val="21"/>
          <w:szCs w:val="21"/>
          <w:rPrChange w:id="10880" w:author="Xuning Wei12232" w:date="2026-10-24T11:11:00Z">
            <w:rPr>
              <w:del w:id="10881" w:author="Xuning Wei12232" w:date="2026-10-18T10:11:00Z"/>
              <w:rFonts w:ascii="Times New Roman" w:eastAsia="仿宋_GB2312" w:hAnsi="Times New Roman"/>
              <w:color w:val="0000FF"/>
              <w:sz w:val="21"/>
              <w:szCs w:val="20"/>
              <w:lang w:eastAsia="zh-CN"/>
            </w:rPr>
          </w:rPrChange>
        </w:rPr>
      </w:pPr>
      <w:del w:id="10882" w:author="Xuning Wei12232" w:date="2026-10-18T10:11:00Z">
        <w:r>
          <w:rPr>
            <w:rFonts w:ascii="Times New Roman" w:eastAsia="Times New Roman" w:hAnsi="Times New Roman" w:cs="Times New Roman"/>
            <w:sz w:val="21"/>
            <w:szCs w:val="21"/>
            <w:rPrChange w:id="10883" w:author="Xuning Wei12232" w:date="2026-10-24T11:11:00Z">
              <w:rPr>
                <w:rFonts w:ascii="Times New Roman" w:eastAsia="仿宋_GB2312" w:hAnsi="Times New Roman"/>
                <w:color w:val="0000FF"/>
                <w:sz w:val="21"/>
                <w:szCs w:val="20"/>
                <w:lang w:eastAsia="zh-CN"/>
              </w:rPr>
            </w:rPrChange>
          </w:rPr>
          <w:delText>No open critical quality-impacting deviations.</w:delText>
        </w:r>
        <w:bookmarkStart w:id="10884" w:name="_Toc243596348"/>
        <w:bookmarkStart w:id="10885" w:name="_Toc243211869"/>
        <w:bookmarkStart w:id="10886" w:name="_Toc243211493"/>
        <w:bookmarkEnd w:id="10884"/>
        <w:bookmarkEnd w:id="10885"/>
        <w:bookmarkEnd w:id="10886"/>
      </w:del>
    </w:p>
    <w:p w14:paraId="2D41331C" w14:textId="77777777" w:rsidR="007617DE" w:rsidRDefault="00AE300B">
      <w:pPr>
        <w:pStyle w:val="1"/>
        <w:numPr>
          <w:ilvl w:val="0"/>
          <w:numId w:val="1"/>
        </w:numPr>
        <w:spacing w:beforeLines="50" w:before="120" w:afterLines="50" w:after="120"/>
        <w:rPr>
          <w:ins w:id="10887" w:author="Xuning Wei12232" w:date="2026-10-16T09:22:00Z"/>
          <w:rFonts w:ascii="Times New Roman" w:eastAsia="Times New Roman" w:hAnsi="Times New Roman" w:cs="Times New Roman"/>
          <w:sz w:val="21"/>
          <w:szCs w:val="21"/>
        </w:rPr>
      </w:pPr>
      <w:del w:id="10888" w:author="Xuning Wei12232" w:date="2026-10-18T10:11:00Z">
        <w:r>
          <w:rPr>
            <w:rFonts w:ascii="Times New Roman" w:eastAsia="Times New Roman" w:hAnsi="Times New Roman" w:cs="Times New Roman"/>
            <w:sz w:val="21"/>
            <w:szCs w:val="21"/>
            <w:rPrChange w:id="10889" w:author="Xuning Wei12232" w:date="2026-10-24T11:11:00Z">
              <w:rPr>
                <w:rFonts w:ascii="Times New Roman" w:eastAsia="仿宋_GB2312" w:hAnsi="Times New Roman"/>
                <w:color w:val="0000FF"/>
                <w:sz w:val="21"/>
                <w:szCs w:val="20"/>
                <w:lang w:eastAsia="zh-CN"/>
              </w:rPr>
            </w:rPrChange>
          </w:rPr>
          <w:delText>QA disposition of the in-process material.</w:delText>
        </w:r>
      </w:del>
      <w:ins w:id="10890" w:author="Xuning Wei12232" w:date="2026-10-16T09:22:00Z">
        <w:del w:id="10891" w:author="Yiwen Zhang" w:date="2026-08-20T19:54:00Z">
          <w:r>
            <w:rPr>
              <w:rFonts w:ascii="Times New Roman" w:eastAsia="Times New Roman" w:hAnsi="Times New Roman" w:cs="Times New Roman"/>
              <w:sz w:val="21"/>
              <w:szCs w:val="21"/>
            </w:rPr>
            <w:delText>In-process Produc</w:delText>
          </w:r>
        </w:del>
        <w:del w:id="10892" w:author="Yiwen Zhang" w:date="2026-08-20T19:36:00Z">
          <w:r>
            <w:rPr>
              <w:rFonts w:ascii="Times New Roman" w:eastAsia="Times New Roman" w:hAnsi="Times New Roman" w:cs="Times New Roman"/>
              <w:sz w:val="21"/>
              <w:szCs w:val="21"/>
            </w:rPr>
            <w:delText>e</w:delText>
          </w:r>
        </w:del>
        <w:bookmarkStart w:id="10893" w:name="_Toc241827198"/>
        <w:bookmarkStart w:id="10894" w:name="_Toc243596349"/>
        <w:r>
          <w:rPr>
            <w:rFonts w:ascii="Times New Roman" w:eastAsia="Times New Roman" w:hAnsi="Times New Roman" w:cs="Times New Roman"/>
            <w:sz w:val="21"/>
            <w:szCs w:val="21"/>
          </w:rPr>
          <w:t xml:space="preserve">Batch Release and </w:t>
        </w:r>
        <w:commentRangeStart w:id="10895"/>
        <w:commentRangeStart w:id="10896"/>
        <w:r>
          <w:rPr>
            <w:rFonts w:ascii="Times New Roman" w:eastAsia="Times New Roman" w:hAnsi="Times New Roman" w:cs="Times New Roman"/>
            <w:sz w:val="21"/>
            <w:szCs w:val="21"/>
          </w:rPr>
          <w:t>Disposition</w:t>
        </w:r>
        <w:bookmarkEnd w:id="10893"/>
        <w:commentRangeEnd w:id="10895"/>
        <w:r>
          <w:rPr>
            <w:rPrChange w:id="10897" w:author="Xuning Wei12232" w:date="2026-10-24T11:11:00Z">
              <w:rPr>
                <w:rStyle w:val="CommentReference"/>
                <w:rFonts w:ascii="Times New Roman" w:eastAsia="Times New Roman" w:hAnsi="Times New Roman" w:cs="Times New Roman"/>
                <w:color w:val="000000" w:themeColor="text1"/>
              </w:rPr>
            </w:rPrChange>
          </w:rPr>
          <w:commentReference w:id="10895"/>
        </w:r>
        <w:commentRangeEnd w:id="10896"/>
        <w:r>
          <w:rPr>
            <w:rFonts w:ascii="Times New Roman" w:eastAsia="Times New Roman" w:hAnsi="Times New Roman" w:cs="Times New Roman"/>
            <w:rPrChange w:id="10898" w:author="Xuning Wei12232" w:date="2026-10-24T11:11:00Z">
              <w:rPr>
                <w:rStyle w:val="CommentReference"/>
              </w:rPr>
            </w:rPrChange>
          </w:rPr>
          <w:commentReference w:id="10896"/>
        </w:r>
        <w:bookmarkEnd w:id="10894"/>
      </w:ins>
    </w:p>
    <w:p w14:paraId="1504AA58" w14:textId="77777777" w:rsidR="007617DE" w:rsidRPr="007617DE" w:rsidRDefault="00AE300B" w:rsidP="007617DE">
      <w:pPr>
        <w:shd w:val="clear" w:color="auto" w:fill="FFFFFF" w:themeFill="background1"/>
        <w:spacing w:line="360" w:lineRule="auto"/>
        <w:jc w:val="both"/>
        <w:rPr>
          <w:ins w:id="10899" w:author="Xuning Wei12232" w:date="2026-10-16T09:22:00Z"/>
          <w:rFonts w:ascii="Times New Roman" w:eastAsia="Times New Roman" w:hAnsi="Times New Roman" w:cs="Times New Roman"/>
          <w:sz w:val="21"/>
          <w:szCs w:val="21"/>
          <w:rPrChange w:id="10900" w:author="Xuning Wei12232" w:date="2026-10-24T11:11:00Z">
            <w:rPr>
              <w:ins w:id="10901" w:author="Xuning Wei12232" w:date="2026-10-16T09:22:00Z"/>
              <w:rFonts w:ascii="Segoe UI" w:eastAsia="Segoe UI" w:hAnsi="Segoe UI" w:cs="Segoe UI"/>
              <w:color w:val="5D5D5D"/>
              <w:sz w:val="21"/>
              <w:szCs w:val="21"/>
            </w:rPr>
          </w:rPrChange>
        </w:rPr>
        <w:pPrChange w:id="10902" w:author="Xuning Wei12232" w:date="2026-10-19T22:27:00Z">
          <w:pPr>
            <w:shd w:val="clear" w:color="auto" w:fill="FFFFFF" w:themeFill="background1"/>
            <w:spacing w:line="300" w:lineRule="auto"/>
          </w:pPr>
        </w:pPrChange>
      </w:pPr>
      <w:ins w:id="10903" w:author="Xuning Wei12232" w:date="2026-10-16T09:22:00Z">
        <w:del w:id="10904" w:author="Yachao Liu11087" w:date="2026-10-13T02:42:00Z">
          <w:r>
            <w:rPr>
              <w:rFonts w:ascii="Times New Roman" w:eastAsia="Times New Roman" w:hAnsi="Times New Roman" w:cs="Times New Roman"/>
              <w:sz w:val="20"/>
              <w:szCs w:val="20"/>
            </w:rPr>
            <w:delText xml:space="preserve">The ASYM-140851 in-process productpeptide on-resin </w:delText>
          </w:r>
          <w:r>
            <w:rPr>
              <w:rFonts w:ascii="Times New Roman" w:eastAsia="Times New Roman" w:hAnsi="Times New Roman" w:cs="Times New Roman"/>
              <w:sz w:val="21"/>
              <w:szCs w:val="21"/>
            </w:rPr>
            <w:delText>is an in-process product without release specification. It</w:delText>
          </w:r>
          <w:r>
            <w:rPr>
              <w:rFonts w:ascii="Times New Roman" w:eastAsia="Times New Roman" w:hAnsi="Times New Roman" w:cs="Times New Roman"/>
              <w:sz w:val="20"/>
              <w:szCs w:val="20"/>
            </w:rPr>
            <w:delText xml:space="preserve"> can be releasedused for further processing in the next step after the test report is issued and, any major deviation is closed and </w:delText>
          </w:r>
          <w:commentRangeStart w:id="10905"/>
          <w:commentRangeStart w:id="10906"/>
          <w:r>
            <w:rPr>
              <w:rFonts w:ascii="Times New Roman" w:eastAsia="Times New Roman" w:hAnsi="Times New Roman" w:cs="Times New Roman"/>
              <w:sz w:val="20"/>
              <w:szCs w:val="20"/>
            </w:rPr>
            <w:delText>the batch record review is completed</w:delText>
          </w:r>
        </w:del>
        <w:commentRangeEnd w:id="10905"/>
        <w:r>
          <w:rPr>
            <w:rStyle w:val="CommentReference"/>
            <w:rFonts w:ascii="Times New Roman" w:eastAsia="Times New Roman" w:hAnsi="Times New Roman" w:cs="Times New Roman"/>
            <w:sz w:val="20"/>
            <w:szCs w:val="20"/>
          </w:rPr>
          <w:commentReference w:id="10905"/>
        </w:r>
        <w:commentRangeEnd w:id="10906"/>
        <w:r>
          <w:rPr>
            <w:rStyle w:val="CommentReference"/>
          </w:rPr>
          <w:commentReference w:id="10906"/>
        </w:r>
        <w:del w:id="10907" w:author="Yachao Liu11087" w:date="2026-10-13T02:42:00Z">
          <w:r>
            <w:rPr>
              <w:rFonts w:ascii="Times New Roman" w:eastAsia="Times New Roman" w:hAnsi="Times New Roman" w:cs="Times New Roman"/>
              <w:sz w:val="20"/>
              <w:szCs w:val="20"/>
            </w:rPr>
            <w:delText xml:space="preserve">. Refer to </w:delText>
          </w:r>
          <w:commentRangeStart w:id="10908"/>
          <w:commentRangeStart w:id="10909"/>
          <w:r>
            <w:rPr>
              <w:rFonts w:ascii="Times New Roman" w:eastAsia="Times New Roman" w:hAnsi="Times New Roman" w:cs="Times New Roman"/>
              <w:sz w:val="20"/>
              <w:szCs w:val="20"/>
            </w:rPr>
            <w:delText>VMP</w:delText>
          </w:r>
        </w:del>
        <w:commentRangeEnd w:id="10908"/>
        <w:r>
          <w:rPr>
            <w:rStyle w:val="CommentReference"/>
            <w:rFonts w:ascii="Times New Roman" w:eastAsia="Times New Roman" w:hAnsi="Times New Roman" w:cs="Times New Roman"/>
            <w:sz w:val="20"/>
            <w:szCs w:val="20"/>
          </w:rPr>
          <w:commentReference w:id="10908"/>
        </w:r>
        <w:commentRangeEnd w:id="10909"/>
        <w:r>
          <w:rPr>
            <w:rStyle w:val="CommentReference"/>
          </w:rPr>
          <w:commentReference w:id="10909"/>
        </w:r>
        <w:del w:id="10910" w:author="Yachao Liu11087" w:date="2026-10-13T02:42:00Z">
          <w:r>
            <w:rPr>
              <w:rFonts w:ascii="Times New Roman" w:eastAsia="Times New Roman" w:hAnsi="Times New Roman" w:cs="Times New Roman"/>
              <w:sz w:val="20"/>
              <w:szCs w:val="20"/>
            </w:rPr>
            <w:delText xml:space="preserve"> xxx</w:delText>
          </w:r>
          <w:commentRangeStart w:id="10911"/>
          <w:commentRangeStart w:id="10912"/>
          <w:r>
            <w:rPr>
              <w:rFonts w:ascii="Times New Roman" w:eastAsia="Times New Roman" w:hAnsi="Times New Roman" w:cs="Times New Roman"/>
              <w:sz w:val="20"/>
              <w:szCs w:val="20"/>
            </w:rPr>
            <w:delText xml:space="preserve">. </w:delText>
          </w:r>
        </w:del>
        <w:commentRangeEnd w:id="10911"/>
        <w:r>
          <w:rPr>
            <w:rStyle w:val="CommentReference"/>
            <w:rFonts w:ascii="Times New Roman" w:eastAsia="Times New Roman" w:hAnsi="Times New Roman" w:cs="Times New Roman"/>
            <w:sz w:val="20"/>
            <w:szCs w:val="20"/>
          </w:rPr>
          <w:commentReference w:id="10911"/>
        </w:r>
        <w:commentRangeEnd w:id="10912"/>
        <w:r>
          <w:rPr>
            <w:rStyle w:val="CommentReference"/>
          </w:rPr>
          <w:commentReference w:id="10912"/>
        </w:r>
        <w:del w:id="10913" w:author="Yachao Liu11087" w:date="2026-10-13T02:42:00Z">
          <w:r>
            <w:rPr>
              <w:rFonts w:ascii="Times New Roman" w:eastAsia="Times New Roman" w:hAnsi="Times New Roman" w:cs="Times New Roman"/>
              <w:sz w:val="20"/>
              <w:szCs w:val="20"/>
            </w:rPr>
            <w:delText xml:space="preserve">Release of the in-process product for further processing is not contingent on the approval of PPQ report of that step. </w:delText>
          </w:r>
        </w:del>
        <w:r>
          <w:rPr>
            <w:rFonts w:ascii="Times New Roman" w:eastAsia="Times New Roman" w:hAnsi="Times New Roman" w:cs="Times New Roman"/>
            <w:sz w:val="21"/>
            <w:szCs w:val="21"/>
          </w:rPr>
          <w:t xml:space="preserve">ASYM-141366 (peptide on-resin) is an in-process intermediate without a release specification. It is not distributed outside the manufacturing site; it is forward processed into Step 2 soft cleavage (ASYM-1400020). The in-process controls in </w:t>
        </w:r>
        <w:commentRangeStart w:id="10914"/>
        <w:commentRangeStart w:id="10915"/>
        <w:r>
          <w:rPr>
            <w:rFonts w:ascii="Times New Roman" w:eastAsia="Times New Roman" w:hAnsi="Times New Roman" w:cs="Times New Roman"/>
            <w:b/>
            <w:sz w:val="21"/>
            <w:szCs w:val="21"/>
            <w:rPrChange w:id="10916" w:author="Xuning Wei12232" w:date="2026-10-24T11:11:00Z">
              <w:rPr>
                <w:rFonts w:ascii="Segoe UI" w:eastAsia="Segoe UI" w:hAnsi="Segoe UI" w:cs="Segoe UI"/>
                <w:color w:val="5D5D5D"/>
                <w:sz w:val="21"/>
                <w:szCs w:val="21"/>
              </w:rPr>
            </w:rPrChange>
          </w:rPr>
          <w:t xml:space="preserve">Table </w:t>
        </w:r>
      </w:ins>
      <w:ins w:id="10917" w:author="Xuning Wei12232" w:date="2026-10-18T13:44:00Z">
        <w:r>
          <w:rPr>
            <w:rFonts w:ascii="Times New Roman" w:eastAsia="Times New Roman" w:hAnsi="Times New Roman" w:cs="Times New Roman"/>
            <w:b/>
            <w:sz w:val="21"/>
            <w:szCs w:val="21"/>
            <w:rPrChange w:id="10918" w:author="Xuning Wei12232" w:date="2026-10-24T11:11:00Z">
              <w:rPr>
                <w:rFonts w:ascii="Times New Roman" w:eastAsia="Times New Roman" w:hAnsi="Times New Roman" w:cs="Times New Roman"/>
                <w:sz w:val="21"/>
                <w:szCs w:val="21"/>
              </w:rPr>
            </w:rPrChange>
          </w:rPr>
          <w:t>6</w:t>
        </w:r>
      </w:ins>
      <w:ins w:id="10919" w:author="Xuning Wei12232" w:date="2026-10-16T09:22:00Z">
        <w:del w:id="10920" w:author="Yu Zhang12718" w:date="2026-10-13T14:44:00Z">
          <w:r>
            <w:rPr>
              <w:rFonts w:ascii="Times New Roman" w:eastAsia="Times New Roman" w:hAnsi="Times New Roman" w:cs="Times New Roman"/>
              <w:b/>
              <w:sz w:val="21"/>
              <w:szCs w:val="21"/>
              <w:rPrChange w:id="10921" w:author="Xuning Wei12232" w:date="2026-10-24T11:11:00Z">
                <w:rPr>
                  <w:rFonts w:ascii="Segoe UI" w:eastAsia="Segoe UI" w:hAnsi="Segoe UI" w:cs="Segoe UI"/>
                  <w:color w:val="5D5D5D"/>
                  <w:sz w:val="21"/>
                  <w:szCs w:val="21"/>
                </w:rPr>
              </w:rPrChange>
            </w:rPr>
            <w:delText>8</w:delText>
          </w:r>
        </w:del>
        <w:r>
          <w:rPr>
            <w:rFonts w:ascii="Times New Roman" w:eastAsia="Times New Roman" w:hAnsi="Times New Roman" w:cs="Times New Roman"/>
            <w:b/>
            <w:sz w:val="21"/>
            <w:szCs w:val="21"/>
            <w:rPrChange w:id="10922" w:author="Xuning Wei12232" w:date="2026-10-24T11:11:00Z">
              <w:rPr>
                <w:rFonts w:ascii="Segoe UI" w:eastAsia="Segoe UI" w:hAnsi="Segoe UI" w:cs="Segoe UI"/>
                <w:color w:val="5D5D5D"/>
                <w:sz w:val="21"/>
                <w:szCs w:val="21"/>
              </w:rPr>
            </w:rPrChange>
          </w:rPr>
          <w:t xml:space="preserve"> </w:t>
        </w:r>
        <w:commentRangeEnd w:id="10914"/>
        <w:r>
          <w:rPr>
            <w:rStyle w:val="CommentReference"/>
            <w:rFonts w:ascii="Times New Roman" w:eastAsia="Times New Roman" w:hAnsi="Times New Roman" w:cs="Times New Roman"/>
            <w:b/>
            <w:rPrChange w:id="10923" w:author="Xuning Wei12232" w:date="2026-10-24T11:11:00Z">
              <w:rPr>
                <w:rStyle w:val="CommentReference"/>
                <w:rFonts w:ascii="Segoe UI" w:eastAsia="Segoe UI" w:hAnsi="Segoe UI" w:cs="Segoe UI"/>
                <w:color w:val="5D5D5D"/>
              </w:rPr>
            </w:rPrChange>
          </w:rPr>
          <w:commentReference w:id="10914"/>
        </w:r>
        <w:commentRangeEnd w:id="10915"/>
        <w:r>
          <w:rPr>
            <w:rStyle w:val="CommentReference"/>
            <w:b/>
            <w:rPrChange w:id="10924" w:author="Xuning Wei12232" w:date="2026-10-24T11:11:00Z">
              <w:rPr>
                <w:rStyle w:val="CommentReference"/>
              </w:rPr>
            </w:rPrChange>
          </w:rPr>
          <w:commentReference w:id="10915"/>
        </w:r>
        <w:r>
          <w:rPr>
            <w:rFonts w:ascii="Times New Roman" w:eastAsia="Times New Roman" w:hAnsi="Times New Roman" w:cs="Times New Roman"/>
            <w:sz w:val="21"/>
            <w:szCs w:val="21"/>
            <w:rPrChange w:id="10925" w:author="Xuning Wei12232" w:date="2026-10-24T11:11:00Z">
              <w:rPr>
                <w:rFonts w:ascii="Segoe UI" w:eastAsia="Segoe UI" w:hAnsi="Segoe UI" w:cs="Segoe UI"/>
                <w:color w:val="5D5D5D"/>
                <w:sz w:val="21"/>
                <w:szCs w:val="21"/>
              </w:rPr>
            </w:rPrChange>
          </w:rPr>
          <w:t>take the place of release testing for th</w:t>
        </w:r>
        <w:r>
          <w:rPr>
            <w:rFonts w:ascii="Times New Roman" w:eastAsia="Times New Roman" w:hAnsi="Times New Roman" w:cs="Times New Roman"/>
            <w:sz w:val="21"/>
            <w:szCs w:val="21"/>
          </w:rPr>
          <w:t>is material (refer to VP-14002</w:t>
        </w:r>
      </w:ins>
      <w:ins w:id="10926" w:author="Xuning Wei12232" w:date="2026-10-16T09:23:00Z">
        <w:r>
          <w:rPr>
            <w:rFonts w:ascii="Times New Roman" w:eastAsia="Times New Roman" w:hAnsi="Times New Roman" w:cs="Times New Roman"/>
            <w:sz w:val="21"/>
            <w:szCs w:val="21"/>
          </w:rPr>
          <w:t>0</w:t>
        </w:r>
      </w:ins>
      <w:ins w:id="10927" w:author="Xuning Wei12232" w:date="2026-10-16T09:22:00Z">
        <w:r>
          <w:rPr>
            <w:rFonts w:ascii="Times New Roman" w:eastAsia="Times New Roman" w:hAnsi="Times New Roman" w:cs="Times New Roman"/>
            <w:sz w:val="21"/>
            <w:szCs w:val="21"/>
            <w:rPrChange w:id="10928" w:author="Xuning Wei12232" w:date="2026-10-24T11:11:00Z">
              <w:rPr>
                <w:rFonts w:ascii="Segoe UI" w:eastAsia="Segoe UI" w:hAnsi="Segoe UI" w:cs="Segoe UI"/>
                <w:color w:val="5D5D5D"/>
                <w:sz w:val="21"/>
                <w:szCs w:val="21"/>
              </w:rPr>
            </w:rPrChange>
          </w:rPr>
          <w:t>01.01).</w:t>
        </w:r>
      </w:ins>
    </w:p>
    <w:p w14:paraId="4D221B62" w14:textId="77777777" w:rsidR="007617DE" w:rsidRPr="007617DE" w:rsidRDefault="00AE300B" w:rsidP="007617DE">
      <w:pPr>
        <w:shd w:val="clear" w:color="auto" w:fill="FFFFFF" w:themeFill="background1"/>
        <w:spacing w:line="360" w:lineRule="auto"/>
        <w:jc w:val="both"/>
        <w:rPr>
          <w:ins w:id="10929" w:author="Xuning Wei12232" w:date="2026-10-16T09:22:00Z"/>
          <w:rFonts w:ascii="Times New Roman" w:eastAsia="Times New Roman" w:hAnsi="Times New Roman" w:cs="Times New Roman"/>
          <w:bCs w:val="0"/>
          <w:sz w:val="21"/>
          <w:szCs w:val="21"/>
          <w:rPrChange w:id="10930" w:author="Xuning Wei12232" w:date="2026-10-24T11:11:00Z">
            <w:rPr>
              <w:ins w:id="10931" w:author="Xuning Wei12232" w:date="2026-10-16T09:22:00Z"/>
              <w:rFonts w:ascii="Segoe UI" w:eastAsia="Segoe UI" w:hAnsi="Segoe UI" w:cs="Segoe UI"/>
              <w:bCs w:val="0"/>
              <w:color w:val="5D5D5D"/>
              <w:sz w:val="21"/>
              <w:szCs w:val="21"/>
            </w:rPr>
          </w:rPrChange>
        </w:rPr>
        <w:pPrChange w:id="10932" w:author="Xuning Wei12232" w:date="2026-10-19T22:27:00Z">
          <w:pPr/>
        </w:pPrChange>
      </w:pPr>
      <w:ins w:id="10933" w:author="Xuning Wei12232" w:date="2026-10-16T09:22:00Z">
        <w:r>
          <w:rPr>
            <w:rFonts w:ascii="Times New Roman" w:eastAsia="Times New Roman" w:hAnsi="Times New Roman" w:cs="Times New Roman"/>
            <w:bCs w:val="0"/>
            <w:sz w:val="21"/>
            <w:szCs w:val="21"/>
            <w:rPrChange w:id="10934" w:author="Xuning Wei12232" w:date="2026-10-24T11:11:00Z">
              <w:rPr>
                <w:rFonts w:ascii="Segoe UI" w:eastAsia="Segoe UI" w:hAnsi="Segoe UI" w:cs="Segoe UI"/>
                <w:bCs w:val="0"/>
                <w:color w:val="5D5D5D"/>
                <w:sz w:val="21"/>
                <w:szCs w:val="21"/>
              </w:rPr>
            </w:rPrChange>
          </w:rPr>
          <w:t>Each PPQ batch of ASYM-14</w:t>
        </w:r>
      </w:ins>
      <w:ins w:id="10935" w:author="Xuning Wei12232" w:date="2026-10-16T09:23:00Z">
        <w:r>
          <w:rPr>
            <w:rFonts w:ascii="Times New Roman" w:eastAsia="Times New Roman" w:hAnsi="Times New Roman" w:cs="Times New Roman"/>
            <w:bCs w:val="0"/>
            <w:sz w:val="21"/>
            <w:szCs w:val="21"/>
          </w:rPr>
          <w:t>1366</w:t>
        </w:r>
      </w:ins>
      <w:ins w:id="10936" w:author="Xuning Wei12232" w:date="2026-10-16T09:22:00Z">
        <w:r>
          <w:rPr>
            <w:rFonts w:ascii="Times New Roman" w:eastAsia="Times New Roman" w:hAnsi="Times New Roman" w:cs="Times New Roman"/>
            <w:bCs w:val="0"/>
            <w:sz w:val="21"/>
            <w:szCs w:val="21"/>
            <w:rPrChange w:id="10937" w:author="Xuning Wei12232" w:date="2026-10-24T11:11:00Z">
              <w:rPr>
                <w:rFonts w:ascii="Segoe UI" w:eastAsia="Segoe UI" w:hAnsi="Segoe UI" w:cs="Segoe UI"/>
                <w:bCs w:val="0"/>
                <w:color w:val="5D5D5D"/>
                <w:sz w:val="21"/>
                <w:szCs w:val="21"/>
              </w:rPr>
            </w:rPrChange>
          </w:rPr>
          <w:t xml:space="preserve"> may be released for further processing when QA confirms all of the following:</w:t>
        </w:r>
      </w:ins>
    </w:p>
    <w:p w14:paraId="30816255" w14:textId="77777777" w:rsidR="007617DE" w:rsidRPr="007617DE" w:rsidRDefault="00AE300B" w:rsidP="007617DE">
      <w:pPr>
        <w:shd w:val="clear" w:color="auto" w:fill="FFFFFF" w:themeFill="background1"/>
        <w:spacing w:line="360" w:lineRule="auto"/>
        <w:rPr>
          <w:ins w:id="10938" w:author="Xuning Wei12232" w:date="2026-10-16T09:22:00Z"/>
          <w:rFonts w:ascii="Times New Roman" w:eastAsia="Times New Roman" w:hAnsi="Times New Roman" w:cs="Times New Roman"/>
          <w:sz w:val="21"/>
          <w:szCs w:val="21"/>
          <w:rPrChange w:id="10939" w:author="Xuning Wei12232" w:date="2026-10-24T11:11:00Z">
            <w:rPr>
              <w:ins w:id="10940" w:author="Xuning Wei12232" w:date="2026-10-16T09:22:00Z"/>
              <w:rFonts w:ascii="Segoe UI" w:eastAsia="Segoe UI" w:hAnsi="Segoe UI" w:cs="Segoe UI"/>
              <w:color w:val="5D5D5D"/>
              <w:sz w:val="21"/>
              <w:szCs w:val="21"/>
            </w:rPr>
          </w:rPrChange>
        </w:rPr>
        <w:pPrChange w:id="10941" w:author="Xuning Wei12232" w:date="2026-10-19T22:27:00Z">
          <w:pPr/>
        </w:pPrChange>
      </w:pPr>
      <w:ins w:id="10942" w:author="Xuning Wei12232" w:date="2026-10-16T09:22:00Z">
        <w:r>
          <w:rPr>
            <w:rFonts w:ascii="Times New Roman" w:eastAsia="Times New Roman" w:hAnsi="Times New Roman" w:cs="Times New Roman"/>
            <w:b/>
            <w:sz w:val="21"/>
            <w:szCs w:val="21"/>
            <w:rPrChange w:id="10943" w:author="Xuning Wei12232" w:date="2026-10-24T11:11:00Z">
              <w:rPr>
                <w:rFonts w:ascii="Segoe UI" w:eastAsia="Segoe UI" w:hAnsi="Segoe UI" w:cs="Segoe UI"/>
                <w:b/>
                <w:color w:val="5D5D5D"/>
                <w:sz w:val="21"/>
                <w:szCs w:val="21"/>
              </w:rPr>
            </w:rPrChange>
          </w:rPr>
          <w:t>IPCs:</w:t>
        </w:r>
        <w:r>
          <w:rPr>
            <w:rFonts w:ascii="Times New Roman" w:eastAsia="Times New Roman" w:hAnsi="Times New Roman" w:cs="Times New Roman"/>
            <w:sz w:val="21"/>
            <w:szCs w:val="21"/>
            <w:rPrChange w:id="10944" w:author="Xuning Wei12232" w:date="2026-10-24T11:11:00Z">
              <w:rPr>
                <w:rFonts w:ascii="Segoe UI" w:eastAsia="Segoe UI" w:hAnsi="Segoe UI" w:cs="Segoe UI"/>
                <w:color w:val="5D5D5D"/>
                <w:sz w:val="21"/>
                <w:szCs w:val="21"/>
              </w:rPr>
            </w:rPrChange>
          </w:rPr>
          <w:t xml:space="preserve"> all IPCs in </w:t>
        </w:r>
        <w:r>
          <w:rPr>
            <w:rFonts w:ascii="Times New Roman" w:eastAsia="Times New Roman" w:hAnsi="Times New Roman" w:cs="Times New Roman"/>
            <w:b/>
            <w:sz w:val="21"/>
            <w:szCs w:val="21"/>
            <w:rPrChange w:id="10945" w:author="Xuning Wei12232" w:date="2026-10-24T11:11:00Z">
              <w:rPr>
                <w:rFonts w:ascii="Segoe UI" w:eastAsia="Segoe UI" w:hAnsi="Segoe UI" w:cs="Segoe UI"/>
                <w:color w:val="5D5D5D"/>
                <w:sz w:val="21"/>
                <w:szCs w:val="21"/>
              </w:rPr>
            </w:rPrChange>
          </w:rPr>
          <w:t xml:space="preserve">Table </w:t>
        </w:r>
        <w:r>
          <w:rPr>
            <w:rFonts w:ascii="Times New Roman" w:eastAsia="Times New Roman" w:hAnsi="Times New Roman" w:cs="Times New Roman"/>
            <w:b/>
            <w:sz w:val="21"/>
            <w:szCs w:val="21"/>
            <w:rPrChange w:id="10946" w:author="Xuning Wei12232" w:date="2026-10-24T11:11:00Z">
              <w:rPr>
                <w:rFonts w:ascii="Times New Roman" w:eastAsia="Times New Roman" w:hAnsi="Times New Roman" w:cs="Times New Roman"/>
                <w:sz w:val="21"/>
                <w:szCs w:val="21"/>
              </w:rPr>
            </w:rPrChange>
          </w:rPr>
          <w:t>9</w:t>
        </w:r>
        <w:del w:id="10947" w:author="Yu Zhang12718" w:date="2026-10-13T14:44:00Z">
          <w:r>
            <w:rPr>
              <w:rFonts w:ascii="Times New Roman" w:eastAsia="Times New Roman" w:hAnsi="Times New Roman" w:cs="Times New Roman"/>
              <w:b/>
              <w:sz w:val="21"/>
              <w:szCs w:val="21"/>
              <w:rPrChange w:id="10948" w:author="Xuning Wei12232" w:date="2026-10-24T11:11:00Z">
                <w:rPr>
                  <w:rFonts w:ascii="Segoe UI" w:eastAsia="Segoe UI" w:hAnsi="Segoe UI" w:cs="Segoe UI"/>
                  <w:color w:val="5D5D5D"/>
                  <w:sz w:val="21"/>
                  <w:szCs w:val="21"/>
                </w:rPr>
              </w:rPrChange>
            </w:rPr>
            <w:delText>8</w:delText>
          </w:r>
        </w:del>
        <w:r>
          <w:rPr>
            <w:rFonts w:ascii="Times New Roman" w:eastAsia="Times New Roman" w:hAnsi="Times New Roman" w:cs="Times New Roman"/>
            <w:b/>
            <w:sz w:val="21"/>
            <w:szCs w:val="21"/>
            <w:rPrChange w:id="10949" w:author="Xuning Wei12232" w:date="2026-10-24T11:11:00Z">
              <w:rPr>
                <w:rFonts w:ascii="Segoe UI" w:eastAsia="Segoe UI" w:hAnsi="Segoe UI" w:cs="Segoe UI"/>
                <w:color w:val="5D5D5D"/>
                <w:sz w:val="21"/>
                <w:szCs w:val="21"/>
              </w:rPr>
            </w:rPrChange>
          </w:rPr>
          <w:t xml:space="preserve"> </w:t>
        </w:r>
        <w:r>
          <w:rPr>
            <w:rFonts w:ascii="Times New Roman" w:eastAsia="Times New Roman" w:hAnsi="Times New Roman" w:cs="Times New Roman"/>
            <w:sz w:val="21"/>
            <w:szCs w:val="21"/>
            <w:rPrChange w:id="10950" w:author="Xuning Wei12232" w:date="2026-10-24T11:11:00Z">
              <w:rPr>
                <w:rFonts w:ascii="Segoe UI" w:eastAsia="Segoe UI" w:hAnsi="Segoe UI" w:cs="Segoe UI"/>
                <w:color w:val="5D5D5D"/>
                <w:sz w:val="21"/>
                <w:szCs w:val="21"/>
              </w:rPr>
            </w:rPrChange>
          </w:rPr>
          <w:t>have met their acceptance criteria.</w:t>
        </w:r>
      </w:ins>
    </w:p>
    <w:p w14:paraId="6EA627A6" w14:textId="77777777" w:rsidR="007617DE" w:rsidRPr="007617DE" w:rsidRDefault="00AE300B" w:rsidP="007617DE">
      <w:pPr>
        <w:shd w:val="clear" w:color="auto" w:fill="FFFFFF" w:themeFill="background1"/>
        <w:spacing w:line="360" w:lineRule="auto"/>
        <w:jc w:val="both"/>
        <w:rPr>
          <w:ins w:id="10951" w:author="Xuning Wei12232" w:date="2026-10-16T09:22:00Z"/>
          <w:rFonts w:ascii="Times New Roman" w:eastAsia="Times New Roman" w:hAnsi="Times New Roman" w:cs="Times New Roman"/>
          <w:bCs w:val="0"/>
          <w:sz w:val="21"/>
          <w:szCs w:val="21"/>
          <w:rPrChange w:id="10952" w:author="Xuning Wei12232" w:date="2026-10-24T11:11:00Z">
            <w:rPr>
              <w:ins w:id="10953" w:author="Xuning Wei12232" w:date="2026-10-16T09:22:00Z"/>
              <w:rFonts w:ascii="Segoe UI" w:eastAsia="Segoe UI" w:hAnsi="Segoe UI" w:cs="Segoe UI"/>
              <w:bCs w:val="0"/>
              <w:color w:val="5D5D5D"/>
              <w:sz w:val="21"/>
              <w:szCs w:val="21"/>
            </w:rPr>
          </w:rPrChange>
        </w:rPr>
        <w:pPrChange w:id="10954" w:author="Xuning Wei12232" w:date="2026-10-19T22:27:00Z">
          <w:pPr/>
        </w:pPrChange>
      </w:pPr>
      <w:ins w:id="10955" w:author="Xuning Wei12232" w:date="2026-10-16T09:22:00Z">
        <w:r>
          <w:rPr>
            <w:rFonts w:ascii="Times New Roman" w:eastAsia="Times New Roman" w:hAnsi="Times New Roman" w:cs="Times New Roman"/>
            <w:b/>
            <w:sz w:val="21"/>
            <w:szCs w:val="21"/>
            <w:rPrChange w:id="10956" w:author="Xuning Wei12232" w:date="2026-10-24T11:11:00Z">
              <w:rPr>
                <w:rFonts w:ascii="Segoe UI" w:eastAsia="Segoe UI" w:hAnsi="Segoe UI" w:cs="Segoe UI"/>
                <w:b/>
                <w:color w:val="5D5D5D"/>
                <w:sz w:val="21"/>
                <w:szCs w:val="21"/>
              </w:rPr>
            </w:rPrChange>
          </w:rPr>
          <w:t>Batch documentation:</w:t>
        </w:r>
        <w:r>
          <w:rPr>
            <w:rFonts w:ascii="Times New Roman" w:eastAsia="Times New Roman" w:hAnsi="Times New Roman" w:cs="Times New Roman"/>
            <w:bCs w:val="0"/>
            <w:sz w:val="21"/>
            <w:szCs w:val="21"/>
            <w:rPrChange w:id="10957" w:author="Xuning Wei12232" w:date="2026-10-24T11:11:00Z">
              <w:rPr>
                <w:rFonts w:ascii="Segoe UI" w:eastAsia="Segoe UI" w:hAnsi="Segoe UI" w:cs="Segoe UI"/>
                <w:bCs w:val="0"/>
                <w:color w:val="5D5D5D"/>
                <w:sz w:val="21"/>
                <w:szCs w:val="21"/>
              </w:rPr>
            </w:rPrChange>
          </w:rPr>
          <w:t xml:space="preserve"> QA has reviewed the executed batch record sections available at the time of release. As a minimum, this covers material charges, CPP entries and IPC results. All CPPs were within their PARs, or any excursion has been recorded as a deviation.</w:t>
        </w:r>
      </w:ins>
    </w:p>
    <w:p w14:paraId="774C0429" w14:textId="77777777" w:rsidR="007617DE" w:rsidRPr="007617DE" w:rsidRDefault="00AE300B" w:rsidP="007617DE">
      <w:pPr>
        <w:shd w:val="clear" w:color="auto" w:fill="FFFFFF" w:themeFill="background1"/>
        <w:spacing w:line="360" w:lineRule="auto"/>
        <w:jc w:val="both"/>
        <w:rPr>
          <w:ins w:id="10958" w:author="Xuning Wei12232" w:date="2026-10-16T09:22:00Z"/>
          <w:rFonts w:ascii="Times New Roman" w:eastAsia="Times New Roman" w:hAnsi="Times New Roman" w:cs="Times New Roman"/>
          <w:bCs w:val="0"/>
          <w:sz w:val="21"/>
          <w:szCs w:val="21"/>
          <w:rPrChange w:id="10959" w:author="Xuning Wei12232" w:date="2026-10-24T11:11:00Z">
            <w:rPr>
              <w:ins w:id="10960" w:author="Xuning Wei12232" w:date="2026-10-16T09:22:00Z"/>
              <w:rFonts w:ascii="Segoe UI" w:eastAsia="Segoe UI" w:hAnsi="Segoe UI" w:cs="Segoe UI"/>
              <w:bCs w:val="0"/>
              <w:color w:val="5D5D5D"/>
              <w:sz w:val="21"/>
              <w:szCs w:val="21"/>
            </w:rPr>
          </w:rPrChange>
        </w:rPr>
        <w:pPrChange w:id="10961" w:author="Xuning Wei12232" w:date="2026-10-19T22:28:00Z">
          <w:pPr/>
        </w:pPrChange>
      </w:pPr>
      <w:ins w:id="10962" w:author="Xuning Wei12232" w:date="2026-10-16T09:22:00Z">
        <w:r>
          <w:rPr>
            <w:rFonts w:ascii="Times New Roman" w:eastAsia="Times New Roman" w:hAnsi="Times New Roman" w:cs="Times New Roman"/>
            <w:b/>
            <w:sz w:val="21"/>
            <w:szCs w:val="21"/>
            <w:rPrChange w:id="10963" w:author="Xuning Wei12232" w:date="2026-10-24T11:11:00Z">
              <w:rPr>
                <w:rFonts w:ascii="Segoe UI" w:eastAsia="Segoe UI" w:hAnsi="Segoe UI" w:cs="Segoe UI"/>
                <w:b/>
                <w:color w:val="5D5D5D"/>
                <w:sz w:val="21"/>
                <w:szCs w:val="21"/>
              </w:rPr>
            </w:rPrChange>
          </w:rPr>
          <w:t>Deviations:</w:t>
        </w:r>
        <w:r>
          <w:rPr>
            <w:rFonts w:ascii="Times New Roman" w:eastAsia="Times New Roman" w:hAnsi="Times New Roman" w:cs="Times New Roman"/>
            <w:bCs w:val="0"/>
            <w:sz w:val="21"/>
            <w:szCs w:val="21"/>
            <w:rPrChange w:id="10964" w:author="Xuning Wei12232" w:date="2026-10-24T11:11:00Z">
              <w:rPr>
                <w:rFonts w:ascii="Segoe UI" w:eastAsia="Segoe UI" w:hAnsi="Segoe UI" w:cs="Segoe UI"/>
                <w:bCs w:val="0"/>
                <w:color w:val="5D5D5D"/>
                <w:sz w:val="21"/>
                <w:szCs w:val="21"/>
              </w:rPr>
            </w:rPrChange>
          </w:rPr>
          <w:t xml:space="preserve"> all deviations for the batch have been documented and assessed for impact on quality. No critical or major deviation remains open unless QA has approved a documented impact assessment that allows processing to continue.</w:t>
        </w:r>
      </w:ins>
    </w:p>
    <w:p w14:paraId="3A4898A6" w14:textId="77777777" w:rsidR="007617DE" w:rsidRPr="007617DE" w:rsidRDefault="00AE300B" w:rsidP="007617DE">
      <w:pPr>
        <w:shd w:val="clear" w:color="auto" w:fill="FFFFFF" w:themeFill="background1"/>
        <w:spacing w:line="360" w:lineRule="auto"/>
        <w:jc w:val="both"/>
        <w:rPr>
          <w:ins w:id="10965" w:author="Xuning Wei12232" w:date="2026-10-16T09:22:00Z"/>
          <w:rFonts w:ascii="Times New Roman" w:eastAsia="Times New Roman" w:hAnsi="Times New Roman" w:cs="Times New Roman"/>
          <w:bCs w:val="0"/>
          <w:sz w:val="21"/>
          <w:szCs w:val="21"/>
          <w:rPrChange w:id="10966" w:author="Xuning Wei12232" w:date="2026-10-24T11:11:00Z">
            <w:rPr>
              <w:ins w:id="10967" w:author="Xuning Wei12232" w:date="2026-10-16T09:22:00Z"/>
              <w:rFonts w:ascii="Segoe UI" w:eastAsia="Segoe UI" w:hAnsi="Segoe UI" w:cs="Segoe UI"/>
              <w:bCs w:val="0"/>
              <w:color w:val="5D5D5D"/>
              <w:sz w:val="21"/>
              <w:szCs w:val="21"/>
            </w:rPr>
          </w:rPrChange>
        </w:rPr>
        <w:pPrChange w:id="10968" w:author="Xuning Wei12232" w:date="2026-10-19T22:28:00Z">
          <w:pPr/>
        </w:pPrChange>
      </w:pPr>
      <w:ins w:id="10969" w:author="Xuning Wei12232" w:date="2026-10-16T09:22:00Z">
        <w:r>
          <w:rPr>
            <w:rFonts w:ascii="Times New Roman" w:eastAsia="Times New Roman" w:hAnsi="Times New Roman" w:cs="Times New Roman"/>
            <w:b/>
            <w:sz w:val="21"/>
            <w:szCs w:val="21"/>
            <w:rPrChange w:id="10970" w:author="Xuning Wei12232" w:date="2026-10-24T11:11:00Z">
              <w:rPr>
                <w:rFonts w:ascii="Segoe UI" w:eastAsia="Segoe UI" w:hAnsi="Segoe UI" w:cs="Segoe UI"/>
                <w:b/>
                <w:color w:val="5D5D5D"/>
                <w:sz w:val="21"/>
                <w:szCs w:val="21"/>
              </w:rPr>
            </w:rPrChange>
          </w:rPr>
          <w:t>Equipment cleaning:</w:t>
        </w:r>
        <w:r>
          <w:rPr>
            <w:rFonts w:ascii="Times New Roman" w:eastAsia="Times New Roman" w:hAnsi="Times New Roman" w:cs="Times New Roman"/>
            <w:bCs w:val="0"/>
            <w:sz w:val="21"/>
            <w:szCs w:val="21"/>
            <w:rPrChange w:id="10971" w:author="Xuning Wei12232" w:date="2026-10-24T11:11:00Z">
              <w:rPr>
                <w:rFonts w:ascii="Segoe UI" w:eastAsia="Segoe UI" w:hAnsi="Segoe UI" w:cs="Segoe UI"/>
                <w:bCs w:val="0"/>
                <w:color w:val="5D5D5D"/>
                <w:sz w:val="21"/>
                <w:szCs w:val="21"/>
              </w:rPr>
            </w:rPrChange>
          </w:rPr>
          <w:t xml:space="preserve"> if the batch was manufactured in equipment just after a cleaning validation run, QA has approved the interim cleaning validation report for that run (refer to </w:t>
        </w:r>
        <w:r>
          <w:rPr>
            <w:rFonts w:ascii="Times New Roman" w:eastAsia="Times New Roman" w:hAnsi="Times New Roman" w:cs="Times New Roman"/>
            <w:b/>
            <w:bCs w:val="0"/>
            <w:sz w:val="21"/>
            <w:szCs w:val="21"/>
            <w:rPrChange w:id="10972" w:author="Xuning Wei12232" w:date="2026-10-24T11:11:00Z">
              <w:rPr>
                <w:rFonts w:ascii="Segoe UI" w:eastAsia="Segoe UI" w:hAnsi="Segoe UI" w:cs="Segoe UI"/>
                <w:bCs w:val="0"/>
                <w:color w:val="5D5D5D"/>
                <w:sz w:val="21"/>
                <w:szCs w:val="21"/>
              </w:rPr>
            </w:rPrChange>
          </w:rPr>
          <w:t xml:space="preserve">Section </w:t>
        </w:r>
        <w:r>
          <w:rPr>
            <w:rFonts w:ascii="Times New Roman" w:eastAsia="Times New Roman" w:hAnsi="Times New Roman" w:cs="Times New Roman"/>
            <w:b/>
            <w:sz w:val="21"/>
            <w:szCs w:val="21"/>
            <w:rPrChange w:id="10973" w:author="Xuning Wei12232" w:date="2026-10-24T11:11:00Z">
              <w:rPr>
                <w:rFonts w:ascii="Times New Roman" w:eastAsia="Times New Roman" w:hAnsi="Times New Roman" w:cs="Times New Roman"/>
                <w:sz w:val="21"/>
                <w:szCs w:val="21"/>
              </w:rPr>
            </w:rPrChange>
          </w:rPr>
          <w:t>1</w:t>
        </w:r>
      </w:ins>
      <w:ins w:id="10974" w:author="Xuning Wei12232" w:date="2026-10-18T13:45:00Z">
        <w:r>
          <w:rPr>
            <w:rFonts w:ascii="Times New Roman" w:eastAsia="Times New Roman" w:hAnsi="Times New Roman" w:cs="Times New Roman"/>
            <w:b/>
            <w:sz w:val="21"/>
            <w:szCs w:val="21"/>
            <w:rPrChange w:id="10975" w:author="Xuning Wei12232" w:date="2026-10-24T11:11:00Z">
              <w:rPr>
                <w:rFonts w:ascii="Times New Roman" w:eastAsia="Times New Roman" w:hAnsi="Times New Roman" w:cs="Times New Roman"/>
                <w:sz w:val="21"/>
                <w:szCs w:val="21"/>
              </w:rPr>
            </w:rPrChange>
          </w:rPr>
          <w:t>7</w:t>
        </w:r>
      </w:ins>
      <w:ins w:id="10976" w:author="Xuning Wei12232" w:date="2026-10-16T09:22:00Z">
        <w:del w:id="10977" w:author="Yu Zhang12718" w:date="2026-10-14T13:20:00Z">
          <w:r>
            <w:rPr>
              <w:rFonts w:ascii="Times New Roman" w:eastAsia="Times New Roman" w:hAnsi="Times New Roman" w:cs="Times New Roman"/>
              <w:sz w:val="21"/>
              <w:szCs w:val="21"/>
            </w:rPr>
            <w:delText>9</w:delText>
          </w:r>
        </w:del>
        <w:r>
          <w:rPr>
            <w:rFonts w:ascii="Times New Roman" w:eastAsia="Times New Roman" w:hAnsi="Times New Roman" w:cs="Times New Roman"/>
            <w:bCs w:val="0"/>
            <w:sz w:val="21"/>
            <w:szCs w:val="21"/>
            <w:rPrChange w:id="10978" w:author="Xuning Wei12232" w:date="2026-10-24T11:11:00Z">
              <w:rPr>
                <w:rFonts w:ascii="Segoe UI" w:eastAsia="Segoe UI" w:hAnsi="Segoe UI" w:cs="Segoe UI"/>
                <w:bCs w:val="0"/>
                <w:color w:val="5D5D5D"/>
                <w:sz w:val="21"/>
                <w:szCs w:val="21"/>
              </w:rPr>
            </w:rPrChange>
          </w:rPr>
          <w:t>).</w:t>
        </w:r>
      </w:ins>
    </w:p>
    <w:p w14:paraId="0E14E69C" w14:textId="77777777" w:rsidR="007617DE" w:rsidRDefault="00AE300B" w:rsidP="007617DE">
      <w:pPr>
        <w:shd w:val="clear" w:color="auto" w:fill="FFFFFF" w:themeFill="background1"/>
        <w:spacing w:line="360" w:lineRule="auto"/>
        <w:jc w:val="both"/>
        <w:rPr>
          <w:ins w:id="10979" w:author="Xuning Wei12232" w:date="2026-10-16T09:22:00Z"/>
          <w:del w:id="10980" w:author="Yu Zhang - Network" w:date="2026-08-06T05:08:00Z"/>
          <w:rFonts w:ascii="Times New Roman" w:eastAsia="Times New Roman" w:hAnsi="Times New Roman" w:cs="Times New Roman"/>
          <w:bCs w:val="0"/>
          <w:sz w:val="21"/>
          <w:szCs w:val="21"/>
        </w:rPr>
        <w:pPrChange w:id="10981" w:author="Xuning Wei12232" w:date="2026-10-19T22:28:00Z">
          <w:pPr/>
        </w:pPrChange>
      </w:pPr>
      <w:ins w:id="10982" w:author="Xuning Wei12232" w:date="2026-10-16T09:22:00Z">
        <w:r>
          <w:rPr>
            <w:rFonts w:ascii="Times New Roman" w:eastAsia="Times New Roman" w:hAnsi="Times New Roman" w:cs="Times New Roman"/>
            <w:b/>
            <w:sz w:val="21"/>
            <w:szCs w:val="21"/>
            <w:rPrChange w:id="10983" w:author="Xuning Wei12232" w:date="2026-10-24T11:11:00Z">
              <w:rPr>
                <w:rFonts w:ascii="Segoe UI" w:eastAsia="Segoe UI" w:hAnsi="Segoe UI" w:cs="Segoe UI"/>
                <w:b/>
                <w:color w:val="5D5D5D"/>
                <w:sz w:val="21"/>
                <w:szCs w:val="21"/>
              </w:rPr>
            </w:rPrChange>
          </w:rPr>
          <w:t>Packaging and storage:</w:t>
        </w:r>
        <w:r>
          <w:rPr>
            <w:rFonts w:ascii="Times New Roman" w:eastAsia="Times New Roman" w:hAnsi="Times New Roman" w:cs="Times New Roman"/>
            <w:bCs w:val="0"/>
            <w:sz w:val="21"/>
            <w:szCs w:val="21"/>
            <w:rPrChange w:id="10984" w:author="Xuning Wei12232" w:date="2026-10-24T11:11:00Z">
              <w:rPr>
                <w:rFonts w:ascii="Segoe UI" w:eastAsia="Segoe UI" w:hAnsi="Segoe UI" w:cs="Segoe UI"/>
                <w:bCs w:val="0"/>
                <w:color w:val="5D5D5D"/>
                <w:sz w:val="21"/>
                <w:szCs w:val="21"/>
              </w:rPr>
            </w:rPrChange>
          </w:rPr>
          <w:t xml:space="preserve"> the material has been packaged, labelled and stored as described in Section 16. It will be processed further within the hold time supported by the stability data in </w:t>
        </w:r>
        <w:r>
          <w:rPr>
            <w:rFonts w:ascii="Times New Roman" w:eastAsia="Times New Roman" w:hAnsi="Times New Roman" w:cs="Times New Roman"/>
            <w:b/>
            <w:bCs w:val="0"/>
            <w:sz w:val="21"/>
            <w:szCs w:val="21"/>
            <w:rPrChange w:id="10985" w:author="Xuning Wei12232" w:date="2026-10-24T11:11:00Z">
              <w:rPr>
                <w:rFonts w:ascii="Segoe UI" w:eastAsia="Segoe UI" w:hAnsi="Segoe UI" w:cs="Segoe UI"/>
                <w:bCs w:val="0"/>
                <w:color w:val="5D5D5D"/>
                <w:sz w:val="21"/>
                <w:szCs w:val="21"/>
              </w:rPr>
            </w:rPrChange>
          </w:rPr>
          <w:t xml:space="preserve">Section </w:t>
        </w:r>
        <w:r>
          <w:rPr>
            <w:rFonts w:ascii="Times New Roman" w:eastAsia="Times New Roman" w:hAnsi="Times New Roman" w:cs="Times New Roman"/>
            <w:b/>
            <w:sz w:val="21"/>
            <w:szCs w:val="21"/>
            <w:rPrChange w:id="10986" w:author="Xuning Wei12232" w:date="2026-10-24T11:11:00Z">
              <w:rPr>
                <w:rFonts w:ascii="Segoe UI" w:eastAsia="Segoe UI" w:hAnsi="Segoe UI" w:cs="Segoe UI"/>
                <w:color w:val="5D5D5D"/>
                <w:sz w:val="21"/>
                <w:szCs w:val="21"/>
              </w:rPr>
            </w:rPrChange>
          </w:rPr>
          <w:t>1</w:t>
        </w:r>
        <w:r>
          <w:rPr>
            <w:rFonts w:ascii="Times New Roman" w:eastAsia="Times New Roman" w:hAnsi="Times New Roman" w:cs="Times New Roman"/>
            <w:b/>
            <w:sz w:val="21"/>
            <w:szCs w:val="21"/>
            <w:rPrChange w:id="10987" w:author="Xuning Wei12232" w:date="2026-10-24T11:11:00Z">
              <w:rPr>
                <w:rFonts w:ascii="Times New Roman" w:eastAsia="Times New Roman" w:hAnsi="Times New Roman" w:cs="Times New Roman"/>
                <w:sz w:val="21"/>
                <w:szCs w:val="21"/>
              </w:rPr>
            </w:rPrChange>
          </w:rPr>
          <w:t>5</w:t>
        </w:r>
        <w:del w:id="10988" w:author="Yu Zhang12718" w:date="2026-10-14T13:20:00Z">
          <w:r>
            <w:rPr>
              <w:rFonts w:ascii="Times New Roman" w:eastAsia="Times New Roman" w:hAnsi="Times New Roman" w:cs="Times New Roman"/>
              <w:sz w:val="21"/>
              <w:szCs w:val="21"/>
            </w:rPr>
            <w:delText>6</w:delText>
          </w:r>
        </w:del>
        <w:r>
          <w:rPr>
            <w:rFonts w:ascii="Times New Roman" w:eastAsia="Times New Roman" w:hAnsi="Times New Roman" w:cs="Times New Roman"/>
            <w:bCs w:val="0"/>
            <w:sz w:val="21"/>
            <w:szCs w:val="21"/>
            <w:rPrChange w:id="10989" w:author="Xuning Wei12232" w:date="2026-10-24T11:11:00Z">
              <w:rPr>
                <w:rFonts w:ascii="Segoe UI" w:eastAsia="Segoe UI" w:hAnsi="Segoe UI" w:cs="Segoe UI"/>
                <w:bCs w:val="0"/>
                <w:color w:val="5D5D5D"/>
                <w:sz w:val="21"/>
                <w:szCs w:val="21"/>
              </w:rPr>
            </w:rPrChange>
          </w:rPr>
          <w:t>.</w:t>
        </w:r>
      </w:ins>
    </w:p>
    <w:p w14:paraId="52DF9B07" w14:textId="77777777" w:rsidR="007617DE" w:rsidRDefault="007617DE">
      <w:pPr>
        <w:suppressAutoHyphens/>
        <w:spacing w:line="360" w:lineRule="auto"/>
        <w:jc w:val="both"/>
        <w:rPr>
          <w:rFonts w:ascii="Times New Roman" w:eastAsia="仿宋_GB2312" w:hAnsi="Times New Roman" w:cs="Times New Roman"/>
          <w:sz w:val="20"/>
          <w:szCs w:val="20"/>
          <w:lang w:eastAsia="zh-CN"/>
        </w:rPr>
      </w:pPr>
    </w:p>
    <w:p w14:paraId="674B49C3" w14:textId="77777777" w:rsidR="007617DE" w:rsidRDefault="007617DE">
      <w:pPr>
        <w:spacing w:beforeLines="50" w:before="120" w:afterLines="50" w:after="120" w:line="360" w:lineRule="auto"/>
        <w:jc w:val="both"/>
        <w:rPr>
          <w:ins w:id="10990" w:author="Xuning Wei12232" w:date="2026-10-16T09:20:00Z"/>
          <w:rFonts w:ascii="Times New Roman" w:eastAsia="仿宋_GB2312" w:hAnsi="Times New Roman" w:cs="Times New Roman"/>
          <w:sz w:val="20"/>
          <w:szCs w:val="20"/>
          <w:lang w:eastAsia="zh-CN"/>
        </w:rPr>
      </w:pPr>
    </w:p>
    <w:p w14:paraId="729CB051" w14:textId="77777777" w:rsidR="007617DE" w:rsidRDefault="007617DE">
      <w:pPr>
        <w:spacing w:beforeLines="50" w:before="120" w:afterLines="50" w:after="120" w:line="360" w:lineRule="auto"/>
        <w:jc w:val="both"/>
        <w:rPr>
          <w:rFonts w:ascii="Times New Roman" w:eastAsia="仿宋_GB2312" w:hAnsi="Times New Roman" w:cs="Times New Roman"/>
          <w:sz w:val="20"/>
          <w:szCs w:val="20"/>
          <w:lang w:eastAsia="zh-CN"/>
        </w:rPr>
        <w:sectPr w:rsidR="007617DE">
          <w:headerReference w:type="default" r:id="rId34"/>
          <w:pgSz w:w="11907" w:h="16839"/>
          <w:pgMar w:top="720" w:right="1440" w:bottom="720" w:left="1440" w:header="720" w:footer="720" w:gutter="0"/>
          <w:cols w:space="720"/>
          <w:docGrid w:linePitch="360"/>
        </w:sectPr>
      </w:pPr>
    </w:p>
    <w:p w14:paraId="002500AD" w14:textId="77777777" w:rsidR="007617DE" w:rsidRDefault="00AE300B">
      <w:pPr>
        <w:pStyle w:val="1"/>
        <w:tabs>
          <w:tab w:val="left" w:pos="425"/>
        </w:tabs>
        <w:spacing w:before="120" w:after="120"/>
        <w:ind w:left="425" w:hanging="425"/>
        <w:rPr>
          <w:rFonts w:ascii="Times New Roman" w:eastAsia="仿宋_GB2312" w:hAnsi="Times New Roman" w:cs="Times New Roman"/>
          <w:iCs/>
          <w:kern w:val="0"/>
          <w:sz w:val="21"/>
          <w:szCs w:val="21"/>
          <w:lang w:eastAsia="zh-CN"/>
        </w:rPr>
      </w:pPr>
      <w:bookmarkStart w:id="10991" w:name="_Toc243596350"/>
      <w:r>
        <w:rPr>
          <w:rFonts w:ascii="Times New Roman" w:eastAsia="仿宋_GB2312" w:hAnsi="Times New Roman" w:cs="Times New Roman"/>
          <w:iCs/>
          <w:kern w:val="0"/>
          <w:sz w:val="21"/>
          <w:szCs w:val="21"/>
        </w:rPr>
        <w:lastRenderedPageBreak/>
        <w:t>Appendix 1 Training SOP (Current Version)</w:t>
      </w:r>
      <w:bookmarkEnd w:id="10991"/>
      <w:r>
        <w:rPr>
          <w:rFonts w:ascii="Times New Roman" w:eastAsia="仿宋_GB2312" w:hAnsi="Times New Roman" w:cs="Times New Roman"/>
          <w:iCs/>
          <w:kern w:val="0"/>
          <w:sz w:val="21"/>
          <w:szCs w:val="21"/>
          <w:lang w:eastAsia="zh-CN"/>
        </w:rPr>
        <w:t xml:space="preserve"> </w:t>
      </w:r>
    </w:p>
    <w:tbl>
      <w:tblPr>
        <w:tblW w:w="4963" w:type="pct"/>
        <w:jc w:val="center"/>
        <w:tblLook w:val="04A0" w:firstRow="1" w:lastRow="0" w:firstColumn="1" w:lastColumn="0" w:noHBand="0" w:noVBand="1"/>
      </w:tblPr>
      <w:tblGrid>
        <w:gridCol w:w="5948"/>
        <w:gridCol w:w="3002"/>
      </w:tblGrid>
      <w:tr w:rsidR="007617DE" w14:paraId="2211049D" w14:textId="77777777">
        <w:trPr>
          <w:trHeight w:val="20"/>
          <w:tblHeader/>
          <w:jc w:val="center"/>
        </w:trPr>
        <w:tc>
          <w:tcPr>
            <w:tcW w:w="3323" w:type="pct"/>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26979A08" w14:textId="77777777" w:rsidR="007617DE" w:rsidRDefault="00AE300B">
            <w:pPr>
              <w:spacing w:beforeLines="50" w:before="120" w:afterLines="50" w:after="120" w:line="360" w:lineRule="auto"/>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sz w:val="18"/>
                <w:szCs w:val="18"/>
                <w:lang w:eastAsia="zh-CN"/>
              </w:rPr>
              <w:t>Title</w:t>
            </w:r>
          </w:p>
        </w:tc>
        <w:tc>
          <w:tcPr>
            <w:tcW w:w="1677" w:type="pct"/>
            <w:tcBorders>
              <w:top w:val="single" w:sz="4" w:space="0" w:color="auto"/>
              <w:left w:val="nil"/>
              <w:bottom w:val="single" w:sz="4" w:space="0" w:color="auto"/>
              <w:right w:val="single" w:sz="4" w:space="0" w:color="auto"/>
            </w:tcBorders>
            <w:shd w:val="pct5" w:color="auto" w:fill="FFFFFF" w:themeFill="background1"/>
            <w:vAlign w:val="center"/>
          </w:tcPr>
          <w:p w14:paraId="20FCECB1" w14:textId="77777777" w:rsidR="007617DE" w:rsidRDefault="00AE300B">
            <w:pPr>
              <w:spacing w:beforeLines="50" w:before="120" w:afterLines="50" w:after="120" w:line="360" w:lineRule="auto"/>
              <w:jc w:val="center"/>
              <w:rPr>
                <w:rFonts w:ascii="Times New Roman" w:eastAsia="仿宋_GB2312" w:hAnsi="Times New Roman" w:cs="Times New Roman"/>
                <w:b/>
                <w:bCs w:val="0"/>
                <w:sz w:val="18"/>
                <w:szCs w:val="18"/>
                <w:lang w:eastAsia="zh-CN"/>
              </w:rPr>
            </w:pPr>
            <w:r>
              <w:rPr>
                <w:rFonts w:ascii="Times New Roman" w:eastAsia="仿宋_GB2312" w:hAnsi="Times New Roman" w:cs="Times New Roman"/>
                <w:b/>
                <w:sz w:val="18"/>
                <w:szCs w:val="18"/>
                <w:lang w:eastAsia="zh-CN"/>
              </w:rPr>
              <w:t>Procedure Number</w:t>
            </w:r>
          </w:p>
        </w:tc>
      </w:tr>
      <w:tr w:rsidR="007617DE" w14:paraId="349088A3"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01EACB5D"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ATR Result Investigation</w:t>
            </w:r>
          </w:p>
        </w:tc>
        <w:tc>
          <w:tcPr>
            <w:tcW w:w="1677" w:type="pct"/>
            <w:tcBorders>
              <w:top w:val="single" w:sz="4" w:space="0" w:color="auto"/>
              <w:left w:val="nil"/>
              <w:bottom w:val="single" w:sz="4" w:space="0" w:color="auto"/>
              <w:right w:val="single" w:sz="4" w:space="0" w:color="auto"/>
            </w:tcBorders>
            <w:vAlign w:val="center"/>
          </w:tcPr>
          <w:p w14:paraId="27885779"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QA-032 (Current version)</w:t>
            </w:r>
          </w:p>
        </w:tc>
      </w:tr>
      <w:tr w:rsidR="007617DE" w14:paraId="000600A6"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27D6B13B"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commentRangeStart w:id="10992"/>
            <w:commentRangeStart w:id="10993"/>
            <w:r>
              <w:rPr>
                <w:rFonts w:ascii="Times New Roman" w:eastAsia="仿宋_GB2312" w:hAnsi="Times New Roman" w:cs="Times New Roman" w:hint="eastAsia"/>
                <w:sz w:val="18"/>
                <w:szCs w:val="18"/>
                <w:lang w:eastAsia="zh-CN"/>
              </w:rPr>
              <w:t xml:space="preserve"> </w:t>
            </w:r>
            <w:commentRangeEnd w:id="10992"/>
            <w:r>
              <w:rPr>
                <w:rStyle w:val="CommentReference"/>
                <w:rFonts w:ascii="Times New Roman" w:eastAsia="仿宋_GB2312" w:hAnsi="Times New Roman" w:cs="Times New Roman"/>
                <w:sz w:val="18"/>
                <w:szCs w:val="18"/>
                <w:lang w:eastAsia="zh-CN"/>
              </w:rPr>
              <w:commentReference w:id="10992"/>
            </w:r>
            <w:commentRangeEnd w:id="10993"/>
            <w:r>
              <w:rPr>
                <w:rStyle w:val="CommentReference"/>
              </w:rPr>
              <w:commentReference w:id="10993"/>
            </w:r>
            <w:r>
              <w:rPr>
                <w:rFonts w:ascii="Times New Roman" w:eastAsia="仿宋_GB2312" w:hAnsi="Times New Roman" w:cs="Times New Roman"/>
                <w:sz w:val="18"/>
                <w:szCs w:val="18"/>
                <w:lang w:eastAsia="zh-CN"/>
              </w:rPr>
              <w:t>Batch operation record management procedure (DS)</w:t>
            </w:r>
          </w:p>
        </w:tc>
        <w:tc>
          <w:tcPr>
            <w:tcW w:w="1677" w:type="pct"/>
            <w:tcBorders>
              <w:top w:val="single" w:sz="4" w:space="0" w:color="auto"/>
              <w:left w:val="nil"/>
              <w:bottom w:val="single" w:sz="4" w:space="0" w:color="auto"/>
              <w:right w:val="single" w:sz="4" w:space="0" w:color="auto"/>
            </w:tcBorders>
            <w:vAlign w:val="center"/>
          </w:tcPr>
          <w:p w14:paraId="2650ACE8"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DS-QA-001 (Current version)</w:t>
            </w:r>
          </w:p>
        </w:tc>
      </w:tr>
      <w:tr w:rsidR="007617DE" w14:paraId="34E67EEC"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015394E9"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Change Control </w:t>
            </w:r>
          </w:p>
        </w:tc>
        <w:tc>
          <w:tcPr>
            <w:tcW w:w="1677" w:type="pct"/>
            <w:tcBorders>
              <w:top w:val="single" w:sz="4" w:space="0" w:color="auto"/>
              <w:left w:val="nil"/>
              <w:bottom w:val="single" w:sz="4" w:space="0" w:color="auto"/>
              <w:right w:val="single" w:sz="4" w:space="0" w:color="auto"/>
            </w:tcBorders>
            <w:vAlign w:val="center"/>
          </w:tcPr>
          <w:p w14:paraId="7E844F63"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QA-006 (Current version)</w:t>
            </w:r>
          </w:p>
        </w:tc>
      </w:tr>
      <w:tr w:rsidR="007617DE" w14:paraId="659DC5F7"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099FE680"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 xml:space="preserve">Cleaning validation </w:t>
            </w:r>
            <w:r>
              <w:rPr>
                <w:rFonts w:ascii="Times New Roman" w:eastAsia="仿宋_GB2312" w:hAnsi="Times New Roman" w:cs="Times New Roman"/>
                <w:sz w:val="18"/>
                <w:szCs w:val="18"/>
                <w:lang w:eastAsia="zh-CN"/>
              </w:rPr>
              <w:t>(DS)</w:t>
            </w:r>
          </w:p>
        </w:tc>
        <w:tc>
          <w:tcPr>
            <w:tcW w:w="1677" w:type="pct"/>
            <w:tcBorders>
              <w:top w:val="single" w:sz="4" w:space="0" w:color="auto"/>
              <w:left w:val="nil"/>
              <w:bottom w:val="single" w:sz="4" w:space="0" w:color="auto"/>
              <w:right w:val="single" w:sz="4" w:space="0" w:color="auto"/>
            </w:tcBorders>
            <w:vAlign w:val="center"/>
          </w:tcPr>
          <w:p w14:paraId="565A69E8"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D</w:t>
            </w:r>
            <w:r>
              <w:rPr>
                <w:rFonts w:ascii="Times New Roman" w:eastAsia="仿宋_GB2312" w:hAnsi="Times New Roman" w:cs="Times New Roman"/>
                <w:sz w:val="18"/>
                <w:szCs w:val="18"/>
                <w:lang w:eastAsia="zh-CN"/>
              </w:rPr>
              <w:t>S-GMP-043 (Current version)</w:t>
            </w:r>
          </w:p>
        </w:tc>
      </w:tr>
      <w:tr w:rsidR="007617DE" w14:paraId="56932AFC"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70C08904"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0994" w:author="Xuning Wei12232" w:date="2026-10-24T11:11:00Z">
                  <w:rPr>
                    <w:rFonts w:ascii="Times New Roman" w:eastAsia="仿宋_GB2312" w:hAnsi="Times New Roman" w:cs="Times New Roman"/>
                    <w:color w:val="0000FF"/>
                    <w:sz w:val="18"/>
                    <w:szCs w:val="18"/>
                    <w:lang w:eastAsia="zh-CN"/>
                  </w:rPr>
                </w:rPrChange>
              </w:rPr>
              <w:t>Deviation investigation</w:t>
            </w:r>
          </w:p>
        </w:tc>
        <w:tc>
          <w:tcPr>
            <w:tcW w:w="1677" w:type="pct"/>
            <w:tcBorders>
              <w:top w:val="single" w:sz="4" w:space="0" w:color="auto"/>
              <w:left w:val="nil"/>
              <w:bottom w:val="single" w:sz="4" w:space="0" w:color="auto"/>
              <w:right w:val="single" w:sz="4" w:space="0" w:color="auto"/>
            </w:tcBorders>
            <w:vAlign w:val="center"/>
          </w:tcPr>
          <w:p w14:paraId="25555B10"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0995" w:author="Xuning Wei12232" w:date="2026-10-24T11:11:00Z">
                  <w:rPr>
                    <w:rFonts w:ascii="Times New Roman" w:eastAsia="仿宋_GB2312" w:hAnsi="Times New Roman" w:cs="Times New Roman"/>
                    <w:color w:val="0000FF"/>
                    <w:sz w:val="18"/>
                    <w:szCs w:val="18"/>
                    <w:lang w:eastAsia="zh-CN"/>
                  </w:rPr>
                </w:rPrChange>
              </w:rPr>
              <w:t xml:space="preserve">QA-010 (Current version) </w:t>
            </w:r>
          </w:p>
        </w:tc>
      </w:tr>
      <w:tr w:rsidR="007617DE" w14:paraId="22401C59"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6E4EBE6"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Good record practice, good documentation practice, good review practice and document integrity </w:t>
            </w:r>
          </w:p>
        </w:tc>
        <w:tc>
          <w:tcPr>
            <w:tcW w:w="1677" w:type="pct"/>
            <w:tcBorders>
              <w:top w:val="single" w:sz="4" w:space="0" w:color="auto"/>
              <w:left w:val="nil"/>
              <w:bottom w:val="single" w:sz="4" w:space="0" w:color="auto"/>
              <w:right w:val="single" w:sz="4" w:space="0" w:color="auto"/>
            </w:tcBorders>
            <w:vAlign w:val="center"/>
          </w:tcPr>
          <w:p w14:paraId="773AB509"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ASM-015 (Current version)</w:t>
            </w:r>
          </w:p>
        </w:tc>
      </w:tr>
      <w:tr w:rsidR="007617DE" w14:paraId="664B1D08"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108C4266"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Material homogeneity study procedure (DS)</w:t>
            </w:r>
          </w:p>
        </w:tc>
        <w:tc>
          <w:tcPr>
            <w:tcW w:w="1677" w:type="pct"/>
            <w:tcBorders>
              <w:top w:val="single" w:sz="4" w:space="0" w:color="auto"/>
              <w:left w:val="nil"/>
              <w:bottom w:val="single" w:sz="4" w:space="0" w:color="auto"/>
              <w:right w:val="single" w:sz="4" w:space="0" w:color="auto"/>
            </w:tcBorders>
            <w:vAlign w:val="center"/>
          </w:tcPr>
          <w:p w14:paraId="6FDC0224"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DS-GMP-036 (Current version)</w:t>
            </w:r>
          </w:p>
        </w:tc>
      </w:tr>
      <w:tr w:rsidR="007617DE" w14:paraId="39C21BD1"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AA5A2C8"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OOS Result Investigation</w:t>
            </w:r>
          </w:p>
        </w:tc>
        <w:tc>
          <w:tcPr>
            <w:tcW w:w="1677" w:type="pct"/>
            <w:tcBorders>
              <w:top w:val="single" w:sz="4" w:space="0" w:color="auto"/>
              <w:left w:val="nil"/>
              <w:bottom w:val="single" w:sz="4" w:space="0" w:color="auto"/>
              <w:right w:val="single" w:sz="4" w:space="0" w:color="auto"/>
            </w:tcBorders>
            <w:vAlign w:val="center"/>
          </w:tcPr>
          <w:p w14:paraId="6F62BB8E"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QA-015 (Current version)</w:t>
            </w:r>
          </w:p>
        </w:tc>
      </w:tr>
      <w:tr w:rsidR="007617DE" w14:paraId="1D39BE71"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66B1E3AF"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Process Validation (DS)</w:t>
            </w:r>
          </w:p>
        </w:tc>
        <w:tc>
          <w:tcPr>
            <w:tcW w:w="1677" w:type="pct"/>
            <w:tcBorders>
              <w:top w:val="single" w:sz="4" w:space="0" w:color="auto"/>
              <w:left w:val="nil"/>
              <w:bottom w:val="single" w:sz="4" w:space="0" w:color="auto"/>
              <w:right w:val="single" w:sz="4" w:space="0" w:color="auto"/>
            </w:tcBorders>
            <w:vAlign w:val="center"/>
          </w:tcPr>
          <w:p w14:paraId="5178AAB5"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DS-GMP-035 (Current version)</w:t>
            </w:r>
          </w:p>
        </w:tc>
      </w:tr>
      <w:tr w:rsidR="007617DE" w14:paraId="3E788D46"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4B4BC2FA" w14:textId="77777777" w:rsidR="007617DE" w:rsidRPr="007617DE" w:rsidRDefault="00AE300B">
            <w:pPr>
              <w:spacing w:beforeLines="50" w:before="120" w:afterLines="50" w:after="120" w:line="360" w:lineRule="auto"/>
              <w:rPr>
                <w:rFonts w:ascii="Times New Roman" w:eastAsia="仿宋_GB2312" w:hAnsi="Times New Roman" w:cs="Times New Roman"/>
                <w:sz w:val="18"/>
                <w:szCs w:val="18"/>
                <w:lang w:eastAsia="zh-CN"/>
                <w:rPrChange w:id="10996"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0997" w:author="Xuning Wei12232" w:date="2026-10-24T11:11:00Z">
                  <w:rPr>
                    <w:rFonts w:ascii="Times New Roman" w:eastAsia="Times New Roman" w:hAnsi="Times New Roman" w:cs="Times New Roman"/>
                    <w:bCs w:val="0"/>
                    <w:color w:val="0000FF"/>
                    <w:kern w:val="0"/>
                    <w:sz w:val="18"/>
                    <w:szCs w:val="18"/>
                  </w:rPr>
                </w:rPrChange>
              </w:rPr>
              <w:t>Product Release (DS)</w:t>
            </w:r>
          </w:p>
        </w:tc>
        <w:tc>
          <w:tcPr>
            <w:tcW w:w="1677" w:type="pct"/>
            <w:tcBorders>
              <w:top w:val="single" w:sz="4" w:space="0" w:color="auto"/>
              <w:left w:val="nil"/>
              <w:bottom w:val="single" w:sz="4" w:space="0" w:color="auto"/>
              <w:right w:val="single" w:sz="4" w:space="0" w:color="auto"/>
            </w:tcBorders>
            <w:vAlign w:val="center"/>
          </w:tcPr>
          <w:p w14:paraId="3483C710" w14:textId="77777777" w:rsidR="007617DE" w:rsidRP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Change w:id="10998"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0999" w:author="Xuning Wei12232" w:date="2026-10-24T11:11:00Z">
                  <w:rPr>
                    <w:rFonts w:ascii="Times New Roman" w:eastAsia="Times New Roman" w:hAnsi="Times New Roman" w:cs="Times New Roman"/>
                    <w:bCs w:val="0"/>
                    <w:color w:val="0000FF"/>
                    <w:kern w:val="0"/>
                    <w:sz w:val="18"/>
                    <w:szCs w:val="18"/>
                  </w:rPr>
                </w:rPrChange>
              </w:rPr>
              <w:t xml:space="preserve">DS-QA-004 (Current version) </w:t>
            </w:r>
          </w:p>
        </w:tc>
      </w:tr>
      <w:tr w:rsidR="007617DE" w14:paraId="49EE5FF5" w14:textId="77777777">
        <w:trPr>
          <w:trHeight w:val="20"/>
          <w:jc w:val="center"/>
        </w:trPr>
        <w:tc>
          <w:tcPr>
            <w:tcW w:w="3323" w:type="pct"/>
            <w:tcBorders>
              <w:top w:val="nil"/>
              <w:left w:val="single" w:sz="4" w:space="0" w:color="auto"/>
              <w:bottom w:val="single" w:sz="4" w:space="0" w:color="auto"/>
              <w:right w:val="single" w:sz="4" w:space="0" w:color="auto"/>
            </w:tcBorders>
            <w:vAlign w:val="center"/>
          </w:tcPr>
          <w:p w14:paraId="31D095D1"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21"/>
                <w:lang w:eastAsia="zh-CN"/>
                <w:rPrChange w:id="11000" w:author="Xuning Wei12232" w:date="2026-10-24T11:11:00Z">
                  <w:rPr>
                    <w:rFonts w:ascii="Times New Roman" w:eastAsia="仿宋_GB2312" w:hAnsi="Times New Roman" w:cs="Times New Roman"/>
                    <w:color w:val="0000FF"/>
                    <w:sz w:val="18"/>
                    <w:szCs w:val="21"/>
                    <w:lang w:eastAsia="zh-CN"/>
                  </w:rPr>
                </w:rPrChange>
              </w:rPr>
              <w:t>Receipt, Release and Distribution of  Raw Material for Production(DS)</w:t>
            </w:r>
          </w:p>
        </w:tc>
        <w:tc>
          <w:tcPr>
            <w:tcW w:w="1677" w:type="pct"/>
            <w:tcBorders>
              <w:top w:val="single" w:sz="4" w:space="0" w:color="auto"/>
              <w:left w:val="nil"/>
              <w:bottom w:val="single" w:sz="4" w:space="0" w:color="auto"/>
              <w:right w:val="single" w:sz="4" w:space="0" w:color="auto"/>
            </w:tcBorders>
            <w:vAlign w:val="center"/>
          </w:tcPr>
          <w:p w14:paraId="2A102F2B"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hAnsi="Times New Roman" w:cs="Times New Roman"/>
                <w:sz w:val="18"/>
                <w:szCs w:val="21"/>
                <w:lang w:eastAsia="zh-CN"/>
                <w:rPrChange w:id="11001" w:author="Xuning Wei12232" w:date="2026-10-24T11:11:00Z">
                  <w:rPr>
                    <w:rFonts w:ascii="Times New Roman" w:hAnsi="Times New Roman" w:cs="Times New Roman"/>
                    <w:color w:val="0000FF"/>
                    <w:sz w:val="18"/>
                    <w:szCs w:val="21"/>
                    <w:lang w:eastAsia="zh-CN"/>
                  </w:rPr>
                </w:rPrChange>
              </w:rPr>
              <w:t xml:space="preserve">DS-MM-004 </w:t>
            </w:r>
            <w:r>
              <w:rPr>
                <w:rFonts w:ascii="Times New Roman" w:eastAsia="仿宋_GB2312" w:hAnsi="Times New Roman" w:cs="Times New Roman"/>
                <w:sz w:val="18"/>
                <w:szCs w:val="18"/>
                <w:lang w:eastAsia="zh-CN"/>
              </w:rPr>
              <w:t>(Current version)</w:t>
            </w:r>
          </w:p>
        </w:tc>
      </w:tr>
      <w:tr w:rsidR="007617DE" w14:paraId="26D987F6"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58E423F4" w14:textId="77777777" w:rsidR="007617DE" w:rsidRDefault="00AE300B">
            <w:pPr>
              <w:spacing w:beforeLines="50" w:before="120" w:afterLines="50" w:after="120" w:line="360" w:lineRule="auto"/>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Sampling and testing for raw material and product (DS) </w:t>
            </w:r>
          </w:p>
        </w:tc>
        <w:tc>
          <w:tcPr>
            <w:tcW w:w="1677" w:type="pct"/>
            <w:tcBorders>
              <w:top w:val="single" w:sz="4" w:space="0" w:color="auto"/>
              <w:left w:val="nil"/>
              <w:bottom w:val="single" w:sz="4" w:space="0" w:color="auto"/>
              <w:right w:val="single" w:sz="4" w:space="0" w:color="auto"/>
            </w:tcBorders>
            <w:vAlign w:val="center"/>
          </w:tcPr>
          <w:p w14:paraId="43441B56" w14:textId="77777777" w:rsid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DS-AC-004 (Current version)</w:t>
            </w:r>
          </w:p>
        </w:tc>
      </w:tr>
      <w:tr w:rsidR="007617DE" w14:paraId="49C724DC"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0241BA6B" w14:textId="77777777" w:rsidR="007617DE" w:rsidRPr="007617DE" w:rsidRDefault="00AE300B">
            <w:pPr>
              <w:spacing w:beforeLines="50" w:before="120" w:afterLines="50" w:after="120" w:line="360" w:lineRule="auto"/>
              <w:rPr>
                <w:rFonts w:ascii="Times New Roman" w:eastAsia="仿宋_GB2312" w:hAnsi="Times New Roman" w:cs="Times New Roman"/>
                <w:sz w:val="18"/>
                <w:szCs w:val="18"/>
                <w:lang w:eastAsia="zh-CN"/>
                <w:rPrChange w:id="11002"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bCs w:val="0"/>
                <w:kern w:val="0"/>
                <w:sz w:val="18"/>
                <w:szCs w:val="18"/>
                <w:rPrChange w:id="11003" w:author="Xuning Wei12232" w:date="2026-10-24T11:11:00Z">
                  <w:rPr>
                    <w:rFonts w:ascii="Times New Roman" w:eastAsia="仿宋_GB2312" w:hAnsi="Times New Roman" w:cs="Times New Roman"/>
                    <w:bCs w:val="0"/>
                    <w:color w:val="0000FF"/>
                    <w:kern w:val="0"/>
                    <w:sz w:val="18"/>
                    <w:szCs w:val="18"/>
                  </w:rPr>
                </w:rPrChange>
              </w:rPr>
              <w:t>Sampling and Testing Procedure for Cleaning Test</w:t>
            </w:r>
          </w:p>
        </w:tc>
        <w:tc>
          <w:tcPr>
            <w:tcW w:w="1677" w:type="pct"/>
            <w:tcBorders>
              <w:top w:val="single" w:sz="4" w:space="0" w:color="auto"/>
              <w:left w:val="nil"/>
              <w:bottom w:val="single" w:sz="4" w:space="0" w:color="auto"/>
              <w:right w:val="single" w:sz="4" w:space="0" w:color="auto"/>
            </w:tcBorders>
            <w:vAlign w:val="center"/>
          </w:tcPr>
          <w:p w14:paraId="2E994A61" w14:textId="77777777" w:rsidR="007617DE" w:rsidRP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Change w:id="11004" w:author="Xuning Wei12232" w:date="2026-10-24T11:11:00Z">
                  <w:rPr>
                    <w:rFonts w:ascii="Times New Roman" w:eastAsia="仿宋_GB2312" w:hAnsi="Times New Roman" w:cs="Times New Roman"/>
                    <w:color w:val="0000FF"/>
                    <w:sz w:val="18"/>
                    <w:szCs w:val="18"/>
                    <w:lang w:eastAsia="zh-CN"/>
                  </w:rPr>
                </w:rPrChange>
              </w:rPr>
            </w:pPr>
            <w:r>
              <w:rPr>
                <w:rFonts w:ascii="Times New Roman" w:hAnsi="Times New Roman" w:cs="Times New Roman"/>
                <w:bCs w:val="0"/>
                <w:kern w:val="0"/>
                <w:sz w:val="18"/>
                <w:szCs w:val="18"/>
                <w:rPrChange w:id="11005" w:author="Xuning Wei12232" w:date="2026-10-24T11:11:00Z">
                  <w:rPr>
                    <w:rFonts w:ascii="Times New Roman" w:hAnsi="Times New Roman" w:cs="Times New Roman"/>
                    <w:bCs w:val="0"/>
                    <w:color w:val="0000FF"/>
                    <w:kern w:val="0"/>
                    <w:sz w:val="18"/>
                    <w:szCs w:val="18"/>
                  </w:rPr>
                </w:rPrChange>
              </w:rPr>
              <w:t>AC-053 (Current version)</w:t>
            </w:r>
          </w:p>
        </w:tc>
      </w:tr>
      <w:tr w:rsidR="007617DE" w14:paraId="08C77A63"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77DDF08C" w14:textId="77777777" w:rsidR="007617DE" w:rsidRPr="007617DE" w:rsidRDefault="00AE300B">
            <w:pPr>
              <w:spacing w:beforeLines="50" w:before="120" w:afterLines="50" w:after="120" w:line="360" w:lineRule="auto"/>
              <w:rPr>
                <w:rFonts w:ascii="Times New Roman" w:eastAsia="仿宋_GB2312" w:hAnsi="Times New Roman" w:cs="Times New Roman"/>
                <w:sz w:val="18"/>
                <w:szCs w:val="18"/>
                <w:lang w:eastAsia="zh-CN"/>
                <w:rPrChange w:id="11006"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1007" w:author="Xuning Wei12232" w:date="2026-10-24T11:11:00Z">
                  <w:rPr>
                    <w:rFonts w:ascii="Times New Roman" w:eastAsia="Times New Roman" w:hAnsi="Times New Roman" w:cs="Times New Roman"/>
                    <w:bCs w:val="0"/>
                    <w:color w:val="0000FF"/>
                    <w:kern w:val="0"/>
                    <w:sz w:val="18"/>
                    <w:szCs w:val="18"/>
                  </w:rPr>
                </w:rPrChange>
              </w:rPr>
              <w:t>Stability Testing Management Procedure (DS)</w:t>
            </w:r>
          </w:p>
        </w:tc>
        <w:tc>
          <w:tcPr>
            <w:tcW w:w="1677" w:type="pct"/>
            <w:tcBorders>
              <w:top w:val="single" w:sz="4" w:space="0" w:color="auto"/>
              <w:left w:val="nil"/>
              <w:bottom w:val="single" w:sz="4" w:space="0" w:color="auto"/>
              <w:right w:val="single" w:sz="4" w:space="0" w:color="auto"/>
            </w:tcBorders>
            <w:vAlign w:val="center"/>
          </w:tcPr>
          <w:p w14:paraId="186228E4" w14:textId="77777777" w:rsidR="007617DE" w:rsidRPr="007617DE" w:rsidRDefault="00AE300B">
            <w:pPr>
              <w:spacing w:beforeLines="50" w:before="120" w:afterLines="50" w:after="120" w:line="360" w:lineRule="auto"/>
              <w:jc w:val="center"/>
              <w:rPr>
                <w:rFonts w:ascii="Times New Roman" w:eastAsia="仿宋_GB2312" w:hAnsi="Times New Roman" w:cs="Times New Roman"/>
                <w:sz w:val="18"/>
                <w:szCs w:val="18"/>
                <w:lang w:eastAsia="zh-CN"/>
                <w:rPrChange w:id="11008"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Times New Roman" w:hAnsi="Times New Roman" w:cs="Times New Roman"/>
                <w:bCs w:val="0"/>
                <w:kern w:val="0"/>
                <w:sz w:val="18"/>
                <w:szCs w:val="18"/>
                <w:rPrChange w:id="11009" w:author="Xuning Wei12232" w:date="2026-10-24T11:11:00Z">
                  <w:rPr>
                    <w:rFonts w:ascii="Times New Roman" w:eastAsia="Times New Roman" w:hAnsi="Times New Roman" w:cs="Times New Roman"/>
                    <w:bCs w:val="0"/>
                    <w:color w:val="0000FF"/>
                    <w:kern w:val="0"/>
                    <w:sz w:val="18"/>
                    <w:szCs w:val="18"/>
                  </w:rPr>
                </w:rPrChange>
              </w:rPr>
              <w:t>DS-AC-003 (Current version)</w:t>
            </w:r>
          </w:p>
        </w:tc>
      </w:tr>
      <w:tr w:rsidR="007617DE" w14:paraId="382D2177"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67AEED59" w14:textId="77777777" w:rsidR="007617DE" w:rsidRPr="007617DE" w:rsidRDefault="00AE300B">
            <w:pPr>
              <w:spacing w:beforeLines="50" w:before="120" w:afterLines="50" w:after="120" w:line="360" w:lineRule="auto"/>
              <w:rPr>
                <w:rFonts w:ascii="Times New Roman" w:eastAsia="仿宋_GB2312" w:hAnsi="Times New Roman" w:cs="Times New Roman"/>
                <w:bCs w:val="0"/>
                <w:kern w:val="0"/>
                <w:sz w:val="18"/>
                <w:szCs w:val="18"/>
                <w:rPrChange w:id="11010" w:author="Xuning Wei12232" w:date="2026-10-24T11:11:00Z">
                  <w:rPr>
                    <w:rFonts w:ascii="Times New Roman" w:eastAsia="仿宋_GB2312" w:hAnsi="Times New Roman" w:cs="Times New Roman"/>
                    <w:bCs w:val="0"/>
                    <w:color w:val="0000FF"/>
                    <w:kern w:val="0"/>
                    <w:sz w:val="18"/>
                    <w:szCs w:val="18"/>
                  </w:rPr>
                </w:rPrChange>
              </w:rPr>
            </w:pPr>
            <w:r>
              <w:rPr>
                <w:rFonts w:ascii="Times New Roman" w:eastAsia="仿宋_GB2312" w:hAnsi="Times New Roman" w:cs="Times New Roman"/>
                <w:bCs w:val="0"/>
                <w:kern w:val="0"/>
                <w:sz w:val="18"/>
                <w:szCs w:val="18"/>
                <w:lang w:eastAsia="zh-CN"/>
                <w:rPrChange w:id="11011" w:author="Xuning Wei12232" w:date="2026-10-24T11:11:00Z">
                  <w:rPr>
                    <w:rFonts w:ascii="Times New Roman" w:eastAsia="仿宋_GB2312" w:hAnsi="Times New Roman" w:cs="Times New Roman"/>
                    <w:bCs w:val="0"/>
                    <w:color w:val="0000FF"/>
                    <w:kern w:val="0"/>
                    <w:sz w:val="18"/>
                    <w:szCs w:val="18"/>
                    <w:lang w:eastAsia="zh-CN"/>
                  </w:rPr>
                </w:rPrChange>
              </w:rPr>
              <w:t>Supplier Control</w:t>
            </w:r>
          </w:p>
        </w:tc>
        <w:tc>
          <w:tcPr>
            <w:tcW w:w="1677" w:type="pct"/>
            <w:tcBorders>
              <w:top w:val="single" w:sz="4" w:space="0" w:color="auto"/>
              <w:left w:val="nil"/>
              <w:bottom w:val="single" w:sz="4" w:space="0" w:color="auto"/>
              <w:right w:val="single" w:sz="4" w:space="0" w:color="auto"/>
            </w:tcBorders>
            <w:vAlign w:val="center"/>
          </w:tcPr>
          <w:p w14:paraId="3CD450D0" w14:textId="77777777" w:rsidR="007617DE" w:rsidRPr="007617DE" w:rsidRDefault="00AE300B">
            <w:pPr>
              <w:spacing w:beforeLines="50" w:before="120" w:afterLines="50" w:after="120" w:line="360" w:lineRule="auto"/>
              <w:jc w:val="center"/>
              <w:rPr>
                <w:rFonts w:ascii="Times New Roman" w:hAnsi="Times New Roman" w:cs="Times New Roman"/>
                <w:bCs w:val="0"/>
                <w:kern w:val="0"/>
                <w:sz w:val="18"/>
                <w:szCs w:val="18"/>
                <w:rPrChange w:id="11012" w:author="Xuning Wei12232" w:date="2026-10-24T11:11:00Z">
                  <w:rPr>
                    <w:rFonts w:ascii="Times New Roman" w:hAnsi="Times New Roman" w:cs="Times New Roman"/>
                    <w:bCs w:val="0"/>
                    <w:color w:val="0000FF"/>
                    <w:kern w:val="0"/>
                    <w:sz w:val="18"/>
                    <w:szCs w:val="18"/>
                  </w:rPr>
                </w:rPrChange>
              </w:rPr>
            </w:pPr>
            <w:r>
              <w:rPr>
                <w:rFonts w:ascii="Times New Roman" w:hAnsi="Times New Roman" w:cs="Times New Roman"/>
                <w:bCs w:val="0"/>
                <w:kern w:val="0"/>
                <w:sz w:val="18"/>
                <w:szCs w:val="18"/>
                <w:lang w:eastAsia="zh-CN"/>
                <w:rPrChange w:id="11013" w:author="Xuning Wei12232" w:date="2026-10-24T11:11:00Z">
                  <w:rPr>
                    <w:rFonts w:ascii="Times New Roman" w:hAnsi="Times New Roman" w:cs="Times New Roman"/>
                    <w:bCs w:val="0"/>
                    <w:color w:val="0000FF"/>
                    <w:kern w:val="0"/>
                    <w:sz w:val="18"/>
                    <w:szCs w:val="18"/>
                    <w:lang w:eastAsia="zh-CN"/>
                  </w:rPr>
                </w:rPrChange>
              </w:rPr>
              <w:t>MM-046</w:t>
            </w:r>
            <w:r>
              <w:rPr>
                <w:rFonts w:ascii="Times New Roman" w:hAnsi="Times New Roman" w:cs="Times New Roman"/>
                <w:bCs w:val="0"/>
                <w:kern w:val="0"/>
                <w:sz w:val="18"/>
                <w:szCs w:val="18"/>
                <w:rPrChange w:id="11014" w:author="Xuning Wei12232" w:date="2026-10-24T11:11:00Z">
                  <w:rPr>
                    <w:rFonts w:ascii="Times New Roman" w:hAnsi="Times New Roman" w:cs="Times New Roman"/>
                    <w:bCs w:val="0"/>
                    <w:color w:val="0000FF"/>
                    <w:kern w:val="0"/>
                    <w:sz w:val="18"/>
                    <w:szCs w:val="18"/>
                  </w:rPr>
                </w:rPrChange>
              </w:rPr>
              <w:t xml:space="preserve"> (Current version)</w:t>
            </w:r>
          </w:p>
        </w:tc>
      </w:tr>
      <w:tr w:rsidR="007617DE" w14:paraId="32AA8F42" w14:textId="77777777">
        <w:trPr>
          <w:trHeight w:val="20"/>
          <w:jc w:val="center"/>
        </w:trPr>
        <w:tc>
          <w:tcPr>
            <w:tcW w:w="3323" w:type="pct"/>
            <w:tcBorders>
              <w:top w:val="single" w:sz="4" w:space="0" w:color="auto"/>
              <w:left w:val="single" w:sz="4" w:space="0" w:color="auto"/>
              <w:bottom w:val="single" w:sz="4" w:space="0" w:color="auto"/>
              <w:right w:val="single" w:sz="4" w:space="0" w:color="auto"/>
            </w:tcBorders>
            <w:vAlign w:val="center"/>
          </w:tcPr>
          <w:p w14:paraId="3669AD45" w14:textId="77777777" w:rsidR="007617DE" w:rsidRPr="007617DE" w:rsidRDefault="00AE300B">
            <w:pPr>
              <w:spacing w:beforeLines="50" w:before="120" w:afterLines="50" w:after="120" w:line="360" w:lineRule="auto"/>
              <w:rPr>
                <w:rFonts w:ascii="Times New Roman" w:eastAsia="仿宋_GB2312" w:hAnsi="Times New Roman" w:cs="Times New Roman"/>
                <w:bCs w:val="0"/>
                <w:kern w:val="0"/>
                <w:sz w:val="18"/>
                <w:szCs w:val="18"/>
                <w:lang w:eastAsia="zh-CN"/>
                <w:rPrChange w:id="11015" w:author="Xuning Wei12232" w:date="2026-10-24T11:11:00Z">
                  <w:rPr>
                    <w:rFonts w:ascii="Times New Roman" w:eastAsia="仿宋_GB2312" w:hAnsi="Times New Roman" w:cs="Times New Roman"/>
                    <w:bCs w:val="0"/>
                    <w:color w:val="0000FF"/>
                    <w:kern w:val="0"/>
                    <w:sz w:val="18"/>
                    <w:szCs w:val="18"/>
                    <w:lang w:eastAsia="zh-CN"/>
                  </w:rPr>
                </w:rPrChange>
              </w:rPr>
            </w:pPr>
            <w:r>
              <w:rPr>
                <w:rFonts w:ascii="Times New Roman" w:eastAsia="仿宋_GB2312" w:hAnsi="Times New Roman" w:cs="Times New Roman"/>
                <w:bCs w:val="0"/>
                <w:kern w:val="0"/>
                <w:sz w:val="18"/>
                <w:szCs w:val="18"/>
                <w:lang w:eastAsia="zh-CN"/>
                <w:rPrChange w:id="11016" w:author="Xuning Wei12232" w:date="2026-10-24T11:11:00Z">
                  <w:rPr>
                    <w:rFonts w:ascii="Times New Roman" w:eastAsia="仿宋_GB2312" w:hAnsi="Times New Roman" w:cs="Times New Roman"/>
                    <w:bCs w:val="0"/>
                    <w:color w:val="0000FF"/>
                    <w:kern w:val="0"/>
                    <w:sz w:val="18"/>
                    <w:szCs w:val="18"/>
                    <w:lang w:eastAsia="zh-CN"/>
                  </w:rPr>
                </w:rPrChange>
              </w:rPr>
              <w:t xml:space="preserve">Validation and qualification of facility, utility and equipment </w:t>
            </w:r>
          </w:p>
        </w:tc>
        <w:tc>
          <w:tcPr>
            <w:tcW w:w="1677" w:type="pct"/>
            <w:tcBorders>
              <w:top w:val="single" w:sz="4" w:space="0" w:color="auto"/>
              <w:left w:val="nil"/>
              <w:bottom w:val="single" w:sz="4" w:space="0" w:color="auto"/>
              <w:right w:val="single" w:sz="4" w:space="0" w:color="auto"/>
            </w:tcBorders>
            <w:vAlign w:val="center"/>
          </w:tcPr>
          <w:p w14:paraId="0F28FE25" w14:textId="77777777" w:rsidR="007617DE" w:rsidRPr="007617DE" w:rsidRDefault="00AE300B">
            <w:pPr>
              <w:spacing w:beforeLines="50" w:before="120" w:afterLines="50" w:after="120" w:line="360" w:lineRule="auto"/>
              <w:jc w:val="center"/>
              <w:rPr>
                <w:rFonts w:ascii="Times New Roman" w:hAnsi="Times New Roman" w:cs="Times New Roman"/>
                <w:bCs w:val="0"/>
                <w:kern w:val="0"/>
                <w:sz w:val="18"/>
                <w:szCs w:val="18"/>
                <w:lang w:eastAsia="zh-CN"/>
                <w:rPrChange w:id="11017" w:author="Xuning Wei12232" w:date="2026-10-24T11:11:00Z">
                  <w:rPr>
                    <w:rFonts w:ascii="Times New Roman" w:hAnsi="Times New Roman" w:cs="Times New Roman"/>
                    <w:bCs w:val="0"/>
                    <w:color w:val="0000FF"/>
                    <w:kern w:val="0"/>
                    <w:sz w:val="18"/>
                    <w:szCs w:val="18"/>
                    <w:lang w:eastAsia="zh-CN"/>
                  </w:rPr>
                </w:rPrChange>
              </w:rPr>
            </w:pPr>
            <w:r>
              <w:rPr>
                <w:rFonts w:ascii="Times New Roman" w:hAnsi="Times New Roman" w:cs="Times New Roman"/>
                <w:bCs w:val="0"/>
                <w:kern w:val="0"/>
                <w:sz w:val="18"/>
                <w:szCs w:val="18"/>
                <w:lang w:eastAsia="zh-CN"/>
                <w:rPrChange w:id="11018" w:author="Xuning Wei12232" w:date="2026-10-24T11:11:00Z">
                  <w:rPr>
                    <w:rFonts w:ascii="Times New Roman" w:hAnsi="Times New Roman" w:cs="Times New Roman"/>
                    <w:bCs w:val="0"/>
                    <w:color w:val="0000FF"/>
                    <w:kern w:val="0"/>
                    <w:sz w:val="18"/>
                    <w:szCs w:val="18"/>
                    <w:lang w:eastAsia="zh-CN"/>
                  </w:rPr>
                </w:rPrChange>
              </w:rPr>
              <w:t>GMP-026</w:t>
            </w:r>
            <w:r>
              <w:rPr>
                <w:rFonts w:ascii="Times New Roman" w:hAnsi="Times New Roman" w:cs="Times New Roman"/>
                <w:bCs w:val="0"/>
                <w:kern w:val="0"/>
                <w:sz w:val="18"/>
                <w:szCs w:val="18"/>
                <w:rPrChange w:id="11019" w:author="Xuning Wei12232" w:date="2026-10-24T11:11:00Z">
                  <w:rPr>
                    <w:rFonts w:ascii="Times New Roman" w:hAnsi="Times New Roman" w:cs="Times New Roman"/>
                    <w:bCs w:val="0"/>
                    <w:color w:val="0000FF"/>
                    <w:kern w:val="0"/>
                    <w:sz w:val="18"/>
                    <w:szCs w:val="18"/>
                  </w:rPr>
                </w:rPrChange>
              </w:rPr>
              <w:t xml:space="preserve"> (Current version)</w:t>
            </w:r>
          </w:p>
        </w:tc>
      </w:tr>
    </w:tbl>
    <w:p w14:paraId="5446AB32" w14:textId="77777777" w:rsidR="007617DE" w:rsidRDefault="007617DE">
      <w:pPr>
        <w:pStyle w:val="1"/>
        <w:tabs>
          <w:tab w:val="left" w:pos="425"/>
        </w:tabs>
        <w:spacing w:before="120" w:after="120"/>
        <w:ind w:left="425" w:hanging="425"/>
        <w:rPr>
          <w:rFonts w:ascii="Times New Roman" w:eastAsia="仿宋_GB2312" w:hAnsi="Times New Roman" w:cs="Times New Roman"/>
          <w:iCs/>
          <w:kern w:val="0"/>
          <w:sz w:val="21"/>
          <w:szCs w:val="21"/>
        </w:rPr>
        <w:sectPr w:rsidR="007617DE">
          <w:pgSz w:w="11907" w:h="16839"/>
          <w:pgMar w:top="720" w:right="1440" w:bottom="720" w:left="1440" w:header="720" w:footer="720" w:gutter="0"/>
          <w:cols w:space="720"/>
          <w:docGrid w:linePitch="360"/>
        </w:sectPr>
      </w:pPr>
    </w:p>
    <w:p w14:paraId="36227D4C" w14:textId="77777777" w:rsidR="007617DE" w:rsidRDefault="00AE300B">
      <w:pPr>
        <w:pStyle w:val="1"/>
        <w:tabs>
          <w:tab w:val="left" w:pos="425"/>
        </w:tabs>
        <w:spacing w:before="120" w:after="120"/>
        <w:ind w:left="425" w:hanging="425"/>
        <w:rPr>
          <w:rFonts w:ascii="Times New Roman" w:eastAsia="仿宋_GB2312" w:hAnsi="Times New Roman" w:cs="Times New Roman"/>
          <w:iCs/>
          <w:kern w:val="0"/>
          <w:sz w:val="21"/>
          <w:szCs w:val="21"/>
        </w:rPr>
      </w:pPr>
      <w:bookmarkStart w:id="11020" w:name="_Toc243596351"/>
      <w:commentRangeStart w:id="11021"/>
      <w:commentRangeStart w:id="11022"/>
      <w:r>
        <w:rPr>
          <w:rFonts w:ascii="Times New Roman" w:eastAsia="仿宋_GB2312" w:hAnsi="Times New Roman" w:cs="Times New Roman"/>
          <w:iCs/>
          <w:kern w:val="0"/>
          <w:sz w:val="21"/>
          <w:szCs w:val="21"/>
        </w:rPr>
        <w:lastRenderedPageBreak/>
        <w:t xml:space="preserve">Appendix </w:t>
      </w:r>
      <w:commentRangeEnd w:id="11021"/>
      <w:r>
        <w:rPr>
          <w:rStyle w:val="CommentReference"/>
          <w:rFonts w:ascii="Times New Roman" w:eastAsia="仿宋_GB2312" w:hAnsi="Times New Roman" w:cs="Times New Roman"/>
          <w:iCs/>
          <w:kern w:val="0"/>
        </w:rPr>
        <w:commentReference w:id="11021"/>
      </w:r>
      <w:commentRangeEnd w:id="11022"/>
      <w:r>
        <w:rPr>
          <w:rStyle w:val="CommentReference"/>
        </w:rPr>
        <w:commentReference w:id="11022"/>
      </w:r>
      <w:r>
        <w:rPr>
          <w:rFonts w:ascii="Times New Roman" w:eastAsia="仿宋_GB2312" w:hAnsi="Times New Roman" w:cs="Times New Roman"/>
          <w:iCs/>
          <w:kern w:val="0"/>
          <w:sz w:val="21"/>
          <w:szCs w:val="21"/>
        </w:rPr>
        <w:t>2 Referring document list</w:t>
      </w:r>
      <w:bookmarkEnd w:id="11020"/>
    </w:p>
    <w:tbl>
      <w:tblPr>
        <w:tblStyle w:val="28"/>
        <w:tblW w:w="5000" w:type="pct"/>
        <w:tblLook w:val="04A0" w:firstRow="1" w:lastRow="0" w:firstColumn="1" w:lastColumn="0" w:noHBand="0" w:noVBand="1"/>
      </w:tblPr>
      <w:tblGrid>
        <w:gridCol w:w="846"/>
        <w:gridCol w:w="5103"/>
        <w:gridCol w:w="3068"/>
      </w:tblGrid>
      <w:tr w:rsidR="007617DE" w14:paraId="0AF4DB13" w14:textId="77777777">
        <w:trPr>
          <w:trHeight w:val="20"/>
        </w:trPr>
        <w:tc>
          <w:tcPr>
            <w:tcW w:w="846" w:type="dxa"/>
            <w:shd w:val="clear" w:color="auto" w:fill="F2F2F2" w:themeFill="background1" w:themeFillShade="F2"/>
            <w:vAlign w:val="center"/>
          </w:tcPr>
          <w:p w14:paraId="08AFA7A8" w14:textId="77777777" w:rsidR="007617DE" w:rsidRDefault="00AE300B">
            <w:pPr>
              <w:spacing w:line="360" w:lineRule="auto"/>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Item</w:t>
            </w:r>
          </w:p>
        </w:tc>
        <w:tc>
          <w:tcPr>
            <w:tcW w:w="5103" w:type="dxa"/>
            <w:shd w:val="clear" w:color="auto" w:fill="F2F2F2" w:themeFill="background1" w:themeFillShade="F2"/>
            <w:vAlign w:val="center"/>
          </w:tcPr>
          <w:p w14:paraId="55BF8882" w14:textId="77777777" w:rsidR="007617DE" w:rsidRDefault="00AE300B">
            <w:pPr>
              <w:spacing w:line="360" w:lineRule="auto"/>
              <w:contextualSpacing/>
              <w:jc w:val="center"/>
              <w:rPr>
                <w:rFonts w:ascii="Times New Roman" w:eastAsia="仿宋_GB2312" w:hAnsi="Times New Roman" w:cs="Times New Roman"/>
                <w:b/>
                <w:sz w:val="18"/>
                <w:szCs w:val="18"/>
                <w:lang w:eastAsia="zh-CN"/>
              </w:rPr>
            </w:pPr>
            <w:commentRangeStart w:id="11023"/>
            <w:commentRangeStart w:id="11024"/>
            <w:r>
              <w:rPr>
                <w:rFonts w:ascii="Times New Roman" w:eastAsia="仿宋_GB2312" w:hAnsi="Times New Roman" w:cs="Times New Roman"/>
                <w:b/>
                <w:sz w:val="18"/>
                <w:szCs w:val="18"/>
                <w:lang w:eastAsia="zh-CN"/>
              </w:rPr>
              <w:t>Title</w:t>
            </w:r>
            <w:commentRangeEnd w:id="11023"/>
            <w:r>
              <w:rPr>
                <w:rStyle w:val="CommentReference"/>
                <w:rFonts w:ascii="Times New Roman" w:eastAsia="仿宋_GB2312" w:hAnsi="Times New Roman" w:cs="Times New Roman"/>
                <w:b/>
                <w:sz w:val="18"/>
                <w:szCs w:val="18"/>
                <w:lang w:eastAsia="zh-CN"/>
              </w:rPr>
              <w:commentReference w:id="11023"/>
            </w:r>
            <w:commentRangeEnd w:id="11024"/>
            <w:r>
              <w:rPr>
                <w:rStyle w:val="CommentReference"/>
              </w:rPr>
              <w:commentReference w:id="11024"/>
            </w:r>
          </w:p>
        </w:tc>
        <w:tc>
          <w:tcPr>
            <w:tcW w:w="3068" w:type="dxa"/>
            <w:shd w:val="clear" w:color="auto" w:fill="F2F2F2" w:themeFill="background1" w:themeFillShade="F2"/>
            <w:vAlign w:val="center"/>
          </w:tcPr>
          <w:p w14:paraId="3821FD08" w14:textId="77777777" w:rsidR="007617DE" w:rsidRDefault="00AE300B">
            <w:pPr>
              <w:spacing w:line="360" w:lineRule="auto"/>
              <w:contextualSpacing/>
              <w:jc w:val="center"/>
              <w:rPr>
                <w:rFonts w:ascii="Times New Roman" w:eastAsia="仿宋_GB2312" w:hAnsi="Times New Roman" w:cs="Times New Roman"/>
                <w:b/>
                <w:sz w:val="18"/>
                <w:szCs w:val="18"/>
                <w:lang w:eastAsia="zh-CN"/>
              </w:rPr>
            </w:pPr>
            <w:r>
              <w:rPr>
                <w:rFonts w:ascii="Times New Roman" w:eastAsia="仿宋_GB2312" w:hAnsi="Times New Roman" w:cs="Times New Roman"/>
                <w:b/>
                <w:sz w:val="18"/>
                <w:szCs w:val="18"/>
                <w:lang w:eastAsia="zh-CN"/>
              </w:rPr>
              <w:t>Document and version number</w:t>
            </w:r>
          </w:p>
        </w:tc>
      </w:tr>
      <w:tr w:rsidR="007617DE" w14:paraId="68E82923" w14:textId="77777777">
        <w:trPr>
          <w:trHeight w:val="20"/>
        </w:trPr>
        <w:tc>
          <w:tcPr>
            <w:tcW w:w="846" w:type="dxa"/>
            <w:vAlign w:val="center"/>
          </w:tcPr>
          <w:p w14:paraId="6E852019"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1</w:t>
            </w:r>
          </w:p>
        </w:tc>
        <w:tc>
          <w:tcPr>
            <w:tcW w:w="5103" w:type="dxa"/>
            <w:vAlign w:val="center"/>
          </w:tcPr>
          <w:p w14:paraId="042D41C4"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Master Operation Record</w:t>
            </w:r>
            <w:r>
              <w:rPr>
                <w:rPrChange w:id="11025" w:author="Xuning Wei12232" w:date="2026-10-24T11:11:00Z">
                  <w:rPr>
                    <w:color w:val="0000FF"/>
                  </w:rPr>
                </w:rPrChange>
              </w:rPr>
              <w:t xml:space="preserve"> </w:t>
            </w:r>
            <w:del w:id="11026" w:author="Xuning Wei12232" w:date="2026-10-18T13:45:00Z">
              <w:r>
                <w:rPr>
                  <w:rFonts w:ascii="Times New Roman" w:eastAsia="仿宋_GB2312" w:hAnsi="Times New Roman" w:cs="Times New Roman"/>
                  <w:sz w:val="18"/>
                  <w:szCs w:val="18"/>
                  <w:lang w:eastAsia="zh-CN"/>
                  <w:rPrChange w:id="11027" w:author="Xuning Wei12232" w:date="2026-10-24T11:11:00Z">
                    <w:rPr>
                      <w:rFonts w:ascii="Times New Roman" w:eastAsia="仿宋_GB2312" w:hAnsi="Times New Roman" w:cs="Times New Roman"/>
                      <w:color w:val="0000FF"/>
                      <w:sz w:val="18"/>
                      <w:szCs w:val="18"/>
                      <w:lang w:eastAsia="zh-CN"/>
                    </w:rPr>
                  </w:rPrChange>
                </w:rPr>
                <w:delText>For ASYM-141366</w:delText>
              </w:r>
            </w:del>
          </w:p>
        </w:tc>
        <w:tc>
          <w:tcPr>
            <w:tcW w:w="3068" w:type="dxa"/>
            <w:vAlign w:val="center"/>
          </w:tcPr>
          <w:p w14:paraId="5740B838"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MOR-TJ414002001.04</w:t>
            </w:r>
          </w:p>
        </w:tc>
      </w:tr>
      <w:tr w:rsidR="007617DE" w14:paraId="79102C6C" w14:textId="77777777">
        <w:trPr>
          <w:trHeight w:val="20"/>
        </w:trPr>
        <w:tc>
          <w:tcPr>
            <w:tcW w:w="846" w:type="dxa"/>
            <w:vAlign w:val="center"/>
          </w:tcPr>
          <w:p w14:paraId="2D7F1A07"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2</w:t>
            </w:r>
          </w:p>
        </w:tc>
        <w:tc>
          <w:tcPr>
            <w:tcW w:w="5103" w:type="dxa"/>
            <w:vAlign w:val="center"/>
          </w:tcPr>
          <w:p w14:paraId="0016511E"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Equipment Suitability Assessment for ASYM-140020 (Step 1)</w:t>
            </w:r>
          </w:p>
        </w:tc>
        <w:tc>
          <w:tcPr>
            <w:tcW w:w="3068" w:type="dxa"/>
            <w:vAlign w:val="center"/>
          </w:tcPr>
          <w:p w14:paraId="7332A5D1"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RA-140020030101.01</w:t>
            </w:r>
          </w:p>
        </w:tc>
      </w:tr>
      <w:tr w:rsidR="007617DE" w14:paraId="030169E8" w14:textId="77777777">
        <w:trPr>
          <w:trHeight w:val="20"/>
        </w:trPr>
        <w:tc>
          <w:tcPr>
            <w:tcW w:w="846" w:type="dxa"/>
            <w:vAlign w:val="center"/>
          </w:tcPr>
          <w:p w14:paraId="7C852FA1"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hint="eastAsia"/>
                <w:sz w:val="18"/>
                <w:szCs w:val="18"/>
                <w:lang w:eastAsia="zh-CN"/>
              </w:rPr>
              <w:t>3</w:t>
            </w:r>
          </w:p>
        </w:tc>
        <w:tc>
          <w:tcPr>
            <w:tcW w:w="5103" w:type="dxa"/>
            <w:vAlign w:val="center"/>
          </w:tcPr>
          <w:p w14:paraId="1C813232"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ins w:id="11028" w:author="Xuning Wei12232" w:date="2026-10-18T13:46:00Z">
              <w:r>
                <w:rPr>
                  <w:rFonts w:ascii="Times New Roman" w:eastAsia="仿宋_GB2312" w:hAnsi="Times New Roman" w:cs="Times New Roman"/>
                  <w:sz w:val="18"/>
                  <w:szCs w:val="18"/>
                  <w:lang w:eastAsia="zh-CN"/>
                  <w:rPrChange w:id="11029" w:author="Xuning Wei12232" w:date="2026-10-24T11:11:00Z">
                    <w:rPr>
                      <w:rFonts w:ascii="Times New Roman" w:eastAsia="仿宋_GB2312" w:hAnsi="Times New Roman" w:cs="Times New Roman"/>
                      <w:color w:val="0000FF"/>
                      <w:sz w:val="18"/>
                      <w:szCs w:val="18"/>
                      <w:lang w:eastAsia="zh-CN"/>
                    </w:rPr>
                  </w:rPrChange>
                </w:rPr>
                <w:t>PAR report</w:t>
              </w:r>
            </w:ins>
            <w:del w:id="11030" w:author="Xuning Wei12232" w:date="2026-10-18T13:46:00Z">
              <w:r>
                <w:rPr>
                  <w:rFonts w:ascii="Times New Roman" w:eastAsia="仿宋_GB2312" w:hAnsi="Times New Roman" w:cs="Times New Roman"/>
                  <w:sz w:val="18"/>
                  <w:szCs w:val="18"/>
                  <w:lang w:eastAsia="zh-CN"/>
                  <w:rPrChange w:id="11031" w:author="Xuning Wei12232" w:date="2026-10-24T11:11:00Z">
                    <w:rPr>
                      <w:rFonts w:ascii="Times New Roman" w:eastAsia="仿宋_GB2312" w:hAnsi="Times New Roman" w:cs="Times New Roman"/>
                      <w:color w:val="0000FF"/>
                      <w:sz w:val="18"/>
                      <w:szCs w:val="18"/>
                      <w:lang w:eastAsia="zh-CN"/>
                    </w:rPr>
                  </w:rPrChange>
                </w:rPr>
                <w:delText>Technical Summary for LSN4182924 (ASYM-140020) Step 1 PAR Study</w:delText>
              </w:r>
            </w:del>
          </w:p>
        </w:tc>
        <w:tc>
          <w:tcPr>
            <w:tcW w:w="3068" w:type="dxa"/>
            <w:vAlign w:val="center"/>
          </w:tcPr>
          <w:p w14:paraId="236F61A3"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ins w:id="11032" w:author="Xuning Wei12232" w:date="2026-10-18T13:48:00Z">
              <w:r>
                <w:rPr>
                  <w:rFonts w:ascii="Times New Roman" w:eastAsia="仿宋_GB2312" w:hAnsi="Times New Roman" w:cs="Times New Roman"/>
                  <w:sz w:val="18"/>
                  <w:szCs w:val="18"/>
                  <w:lang w:eastAsia="zh-CN"/>
                </w:rPr>
                <w:t>RPT-119</w:t>
              </w:r>
            </w:ins>
            <w:ins w:id="11033" w:author="Xuning Wei12232" w:date="2026-10-24T10:53:00Z">
              <w:r>
                <w:rPr>
                  <w:rFonts w:ascii="Times New Roman" w:eastAsia="仿宋_GB2312" w:hAnsi="Times New Roman" w:cs="Times New Roman"/>
                  <w:sz w:val="18"/>
                  <w:szCs w:val="18"/>
                  <w:lang w:eastAsia="zh-CN"/>
                </w:rPr>
                <w:t>4035</w:t>
              </w:r>
            </w:ins>
            <w:ins w:id="11034" w:author="Xuning Wei12232" w:date="2026-10-24T10:54:00Z">
              <w:r>
                <w:rPr>
                  <w:rFonts w:ascii="Times New Roman" w:eastAsia="仿宋_GB2312" w:hAnsi="Times New Roman" w:cs="Times New Roman"/>
                  <w:sz w:val="18"/>
                  <w:szCs w:val="18"/>
                  <w:lang w:eastAsia="zh-CN"/>
                </w:rPr>
                <w:br/>
              </w:r>
            </w:ins>
            <w:ins w:id="11035" w:author="Xuning Wei12232" w:date="2026-10-18T13:48:00Z">
              <w:r>
                <w:rPr>
                  <w:rFonts w:ascii="Times New Roman" w:eastAsia="仿宋_GB2312" w:hAnsi="Times New Roman" w:cs="Times New Roman"/>
                  <w:sz w:val="18"/>
                  <w:szCs w:val="18"/>
                  <w:lang w:eastAsia="zh-CN"/>
                </w:rPr>
                <w:t xml:space="preserve"> </w:t>
              </w:r>
            </w:ins>
            <w:ins w:id="11036" w:author="Xuning Wei12232" w:date="2026-10-18T13:49:00Z">
              <w:r>
                <w:rPr>
                  <w:rFonts w:ascii="Times New Roman" w:eastAsia="仿宋_GB2312" w:hAnsi="Times New Roman" w:cs="Times New Roman"/>
                  <w:sz w:val="18"/>
                  <w:szCs w:val="18"/>
                  <w:lang w:eastAsia="zh-CN"/>
                </w:rPr>
                <w:t>(Lilly document</w:t>
              </w:r>
            </w:ins>
            <w:ins w:id="11037" w:author="Xuning Wei12232" w:date="2026-10-24T10:53:00Z">
              <w:r>
                <w:rPr>
                  <w:rFonts w:ascii="Times New Roman" w:eastAsia="仿宋_GB2312" w:hAnsi="Times New Roman" w:cs="Times New Roman"/>
                  <w:sz w:val="18"/>
                  <w:szCs w:val="18"/>
                  <w:lang w:eastAsia="zh-CN"/>
                </w:rPr>
                <w:t xml:space="preserve"> </w:t>
              </w:r>
            </w:ins>
            <w:ins w:id="11038" w:author="Xuning Wei12232" w:date="2026-10-18T13:49:00Z">
              <w:r>
                <w:rPr>
                  <w:rFonts w:ascii="Times New Roman" w:eastAsia="仿宋_GB2312" w:hAnsi="Times New Roman" w:cs="Times New Roman"/>
                  <w:sz w:val="18"/>
                  <w:szCs w:val="18"/>
                  <w:lang w:eastAsia="zh-CN"/>
                </w:rPr>
                <w:t xml:space="preserve">number.) </w:t>
              </w:r>
            </w:ins>
            <w:del w:id="11039" w:author="Xuning Wei12232" w:date="2026-10-18T13:46:00Z">
              <w:r>
                <w:rPr>
                  <w:rFonts w:ascii="Times New Roman" w:eastAsia="仿宋_GB2312" w:hAnsi="Times New Roman" w:cs="Times New Roman"/>
                  <w:sz w:val="18"/>
                  <w:szCs w:val="18"/>
                  <w:lang w:eastAsia="zh-CN"/>
                </w:rPr>
                <w:delText>TR-1400200306.01</w:delText>
              </w:r>
            </w:del>
          </w:p>
        </w:tc>
      </w:tr>
      <w:tr w:rsidR="007617DE" w14:paraId="1D49440E" w14:textId="77777777">
        <w:trPr>
          <w:trHeight w:val="20"/>
          <w:ins w:id="11040" w:author="Xuning Wei12232" w:date="2026-10-18T13:51:00Z"/>
        </w:trPr>
        <w:tc>
          <w:tcPr>
            <w:tcW w:w="846" w:type="dxa"/>
            <w:vAlign w:val="center"/>
          </w:tcPr>
          <w:p w14:paraId="6848ABE4" w14:textId="77777777" w:rsidR="007617DE" w:rsidRDefault="00AE300B">
            <w:pPr>
              <w:spacing w:line="360" w:lineRule="auto"/>
              <w:contextualSpacing/>
              <w:jc w:val="center"/>
              <w:rPr>
                <w:ins w:id="11041" w:author="Xuning Wei12232" w:date="2026-10-18T13:51:00Z"/>
                <w:rFonts w:ascii="Times New Roman" w:eastAsia="仿宋_GB2312" w:hAnsi="Times New Roman" w:cs="Times New Roman"/>
                <w:sz w:val="18"/>
                <w:szCs w:val="18"/>
                <w:lang w:eastAsia="zh-CN"/>
              </w:rPr>
            </w:pPr>
            <w:ins w:id="11042" w:author="Xuning Wei12232" w:date="2026-10-18T13:52:00Z">
              <w:r>
                <w:rPr>
                  <w:rFonts w:ascii="Times New Roman" w:eastAsia="仿宋_GB2312" w:hAnsi="Times New Roman" w:cs="Times New Roman" w:hint="eastAsia"/>
                  <w:sz w:val="18"/>
                  <w:szCs w:val="18"/>
                  <w:lang w:eastAsia="zh-CN"/>
                </w:rPr>
                <w:t>4</w:t>
              </w:r>
            </w:ins>
          </w:p>
        </w:tc>
        <w:tc>
          <w:tcPr>
            <w:tcW w:w="5103" w:type="dxa"/>
            <w:vAlign w:val="center"/>
          </w:tcPr>
          <w:p w14:paraId="46F73607" w14:textId="77777777" w:rsidR="007617DE" w:rsidRPr="007617DE" w:rsidRDefault="00AE300B">
            <w:pPr>
              <w:spacing w:line="360" w:lineRule="auto"/>
              <w:contextualSpacing/>
              <w:jc w:val="center"/>
              <w:rPr>
                <w:ins w:id="11043" w:author="Xuning Wei12232" w:date="2026-10-18T13:51:00Z"/>
                <w:rFonts w:ascii="Times New Roman" w:eastAsia="仿宋_GB2312" w:hAnsi="Times New Roman" w:cs="Times New Roman"/>
                <w:sz w:val="18"/>
                <w:szCs w:val="18"/>
                <w:lang w:eastAsia="zh-CN"/>
                <w:rPrChange w:id="11044" w:author="Xuning Wei12232" w:date="2026-10-24T11:11:00Z">
                  <w:rPr>
                    <w:ins w:id="11045" w:author="Xuning Wei12232" w:date="2026-10-18T13:51:00Z"/>
                    <w:rFonts w:ascii="Times New Roman" w:eastAsia="仿宋_GB2312" w:hAnsi="Times New Roman" w:cs="Times New Roman"/>
                    <w:color w:val="0000FF"/>
                    <w:sz w:val="18"/>
                    <w:szCs w:val="18"/>
                    <w:lang w:eastAsia="zh-CN"/>
                  </w:rPr>
                </w:rPrChange>
              </w:rPr>
            </w:pPr>
            <w:ins w:id="11046" w:author="Xuning Wei12232" w:date="2026-10-18T13:51:00Z">
              <w:r>
                <w:rPr>
                  <w:rFonts w:ascii="Times New Roman" w:eastAsia="仿宋_GB2312" w:hAnsi="Times New Roman" w:cs="Times New Roman"/>
                  <w:sz w:val="18"/>
                  <w:szCs w:val="18"/>
                  <w:lang w:eastAsia="zh-CN"/>
                  <w:rPrChange w:id="11047" w:author="Xuning Wei12232" w:date="2026-10-24T11:11:00Z">
                    <w:rPr>
                      <w:rFonts w:ascii="Times New Roman" w:eastAsia="仿宋_GB2312" w:hAnsi="Times New Roman" w:cs="Times New Roman"/>
                      <w:color w:val="0000FF"/>
                      <w:sz w:val="18"/>
                      <w:szCs w:val="18"/>
                      <w:lang w:eastAsia="zh-CN"/>
                    </w:rPr>
                  </w:rPrChange>
                </w:rPr>
                <w:t xml:space="preserve">Process Flow Document </w:t>
              </w:r>
            </w:ins>
          </w:p>
        </w:tc>
        <w:tc>
          <w:tcPr>
            <w:tcW w:w="3068" w:type="dxa"/>
            <w:vAlign w:val="center"/>
          </w:tcPr>
          <w:p w14:paraId="14E0801D" w14:textId="77777777" w:rsidR="007617DE" w:rsidRPr="007617DE" w:rsidRDefault="00AE300B">
            <w:pPr>
              <w:spacing w:line="360" w:lineRule="auto"/>
              <w:contextualSpacing/>
              <w:jc w:val="center"/>
              <w:rPr>
                <w:ins w:id="11048" w:author="Xuning Wei12232" w:date="2026-10-24T10:55:00Z"/>
                <w:rFonts w:ascii="Times New Roman" w:eastAsia="仿宋_GB2312" w:hAnsi="Times New Roman" w:cs="Times New Roman"/>
                <w:sz w:val="18"/>
                <w:szCs w:val="18"/>
                <w:lang w:eastAsia="zh-CN"/>
                <w:rPrChange w:id="11049" w:author="Xuning Wei12232" w:date="2026-10-24T11:11:00Z">
                  <w:rPr>
                    <w:ins w:id="11050" w:author="Xuning Wei12232" w:date="2026-10-24T10:55:00Z"/>
                    <w:rFonts w:ascii="Times New Roman" w:eastAsia="仿宋_GB2312" w:hAnsi="Times New Roman" w:cs="Times New Roman"/>
                    <w:color w:val="FF0000"/>
                    <w:sz w:val="18"/>
                    <w:szCs w:val="18"/>
                    <w:lang w:eastAsia="zh-CN"/>
                  </w:rPr>
                </w:rPrChange>
              </w:rPr>
            </w:pPr>
            <w:ins w:id="11051" w:author="Xuning Wei12232" w:date="2026-10-18T13:51:00Z">
              <w:r>
                <w:rPr>
                  <w:rFonts w:ascii="Times New Roman" w:eastAsia="仿宋_GB2312" w:hAnsi="Times New Roman" w:cs="Times New Roman"/>
                  <w:sz w:val="18"/>
                  <w:szCs w:val="18"/>
                  <w:lang w:eastAsia="zh-CN"/>
                  <w:rPrChange w:id="11052" w:author="Xuning Wei12232" w:date="2026-10-24T11:11:00Z">
                    <w:rPr>
                      <w:rFonts w:ascii="Times New Roman" w:eastAsia="仿宋_GB2312" w:hAnsi="Times New Roman" w:cs="Times New Roman"/>
                      <w:color w:val="0000FF"/>
                      <w:sz w:val="18"/>
                      <w:szCs w:val="18"/>
                      <w:lang w:eastAsia="zh-CN"/>
                    </w:rPr>
                  </w:rPrChange>
                </w:rPr>
                <w:t>WI-</w:t>
              </w:r>
            </w:ins>
            <w:ins w:id="11053" w:author="Xuning Wei12232" w:date="2026-10-24T10:54:00Z">
              <w:r>
                <w:rPr>
                  <w:rFonts w:ascii="Times New Roman" w:eastAsia="仿宋_GB2312" w:hAnsi="Times New Roman" w:cs="Times New Roman"/>
                  <w:sz w:val="18"/>
                  <w:szCs w:val="18"/>
                  <w:lang w:eastAsia="zh-CN"/>
                  <w:rPrChange w:id="11054" w:author="Xuning Wei12232" w:date="2026-10-24T11:11:00Z">
                    <w:rPr>
                      <w:rFonts w:ascii="Times New Roman" w:eastAsia="仿宋_GB2312" w:hAnsi="Times New Roman" w:cs="Times New Roman"/>
                      <w:color w:val="FF0000"/>
                      <w:sz w:val="18"/>
                      <w:szCs w:val="18"/>
                      <w:lang w:eastAsia="zh-CN"/>
                    </w:rPr>
                  </w:rPrChange>
                </w:rPr>
                <w:t>61120</w:t>
              </w:r>
            </w:ins>
          </w:p>
          <w:p w14:paraId="039F9CA6" w14:textId="77777777" w:rsidR="007617DE" w:rsidRDefault="00AE300B">
            <w:pPr>
              <w:spacing w:line="360" w:lineRule="auto"/>
              <w:contextualSpacing/>
              <w:jc w:val="center"/>
              <w:rPr>
                <w:ins w:id="11055" w:author="Xuning Wei12232" w:date="2026-10-18T13:51:00Z"/>
                <w:rFonts w:ascii="Times New Roman" w:eastAsia="仿宋_GB2312" w:hAnsi="Times New Roman" w:cs="Times New Roman"/>
                <w:sz w:val="18"/>
                <w:szCs w:val="18"/>
                <w:lang w:eastAsia="zh-CN"/>
              </w:rPr>
            </w:pPr>
            <w:ins w:id="11056" w:author="Xuning Wei12232" w:date="2026-10-18T13:51:00Z">
              <w:r>
                <w:rPr>
                  <w:rFonts w:ascii="Times New Roman" w:eastAsia="仿宋_GB2312" w:hAnsi="Times New Roman" w:cs="Times New Roman"/>
                  <w:sz w:val="18"/>
                  <w:szCs w:val="18"/>
                  <w:lang w:eastAsia="zh-CN"/>
                  <w:rPrChange w:id="11057" w:author="Xuning Wei12232" w:date="2026-10-24T11:11:00Z">
                    <w:rPr>
                      <w:rFonts w:ascii="Times New Roman" w:eastAsia="仿宋_GB2312" w:hAnsi="Times New Roman" w:cs="Times New Roman"/>
                      <w:color w:val="0000FF"/>
                      <w:sz w:val="18"/>
                      <w:szCs w:val="18"/>
                      <w:lang w:eastAsia="zh-CN"/>
                    </w:rPr>
                  </w:rPrChange>
                </w:rPr>
                <w:t>(Lilly document number.)</w:t>
              </w:r>
            </w:ins>
          </w:p>
        </w:tc>
      </w:tr>
      <w:tr w:rsidR="007617DE" w14:paraId="189ACD17" w14:textId="77777777">
        <w:trPr>
          <w:trHeight w:val="20"/>
        </w:trPr>
        <w:tc>
          <w:tcPr>
            <w:tcW w:w="846" w:type="dxa"/>
            <w:vAlign w:val="center"/>
          </w:tcPr>
          <w:p w14:paraId="1EC485F5"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del w:id="11058" w:author="Xuning Wei12232" w:date="2026-10-18T13:52:00Z">
              <w:r>
                <w:rPr>
                  <w:rFonts w:ascii="Times New Roman" w:eastAsia="仿宋_GB2312" w:hAnsi="Times New Roman" w:cs="Times New Roman"/>
                  <w:sz w:val="18"/>
                  <w:szCs w:val="18"/>
                  <w:lang w:eastAsia="zh-CN"/>
                </w:rPr>
                <w:delText>4</w:delText>
              </w:r>
            </w:del>
            <w:ins w:id="11059" w:author="Xuning Wei12232" w:date="2026-10-18T13:52:00Z">
              <w:r>
                <w:rPr>
                  <w:rFonts w:ascii="Times New Roman" w:eastAsia="仿宋_GB2312" w:hAnsi="Times New Roman" w:cs="Times New Roman"/>
                  <w:sz w:val="18"/>
                  <w:szCs w:val="18"/>
                  <w:lang w:eastAsia="zh-CN"/>
                </w:rPr>
                <w:t>5</w:t>
              </w:r>
            </w:ins>
          </w:p>
        </w:tc>
        <w:tc>
          <w:tcPr>
            <w:tcW w:w="5103" w:type="dxa"/>
            <w:vAlign w:val="center"/>
          </w:tcPr>
          <w:p w14:paraId="7453DCAC"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Analytical Method Validation/Transfer/Verification Master Plan Protocol</w:t>
            </w:r>
          </w:p>
        </w:tc>
        <w:tc>
          <w:tcPr>
            <w:tcW w:w="3068" w:type="dxa"/>
            <w:vAlign w:val="center"/>
          </w:tcPr>
          <w:p w14:paraId="50459610"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PSP-140020-2026-001.01</w:t>
            </w:r>
          </w:p>
        </w:tc>
      </w:tr>
      <w:tr w:rsidR="007617DE" w14:paraId="58B00356" w14:textId="77777777">
        <w:trPr>
          <w:trHeight w:val="20"/>
        </w:trPr>
        <w:tc>
          <w:tcPr>
            <w:tcW w:w="846" w:type="dxa"/>
            <w:vAlign w:val="center"/>
          </w:tcPr>
          <w:p w14:paraId="05BAA6B4"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ins w:id="11060" w:author="Xuning Wei12232" w:date="2026-10-18T13:54:00Z">
              <w:r>
                <w:rPr>
                  <w:rFonts w:ascii="Times New Roman" w:eastAsia="仿宋_GB2312" w:hAnsi="Times New Roman" w:cs="Times New Roman"/>
                  <w:sz w:val="18"/>
                  <w:szCs w:val="18"/>
                  <w:lang w:eastAsia="zh-CN"/>
                </w:rPr>
                <w:t>6</w:t>
              </w:r>
            </w:ins>
            <w:del w:id="11061" w:author="Xuning Wei12232" w:date="2026-10-18T13:54:00Z">
              <w:r>
                <w:rPr>
                  <w:rFonts w:ascii="Times New Roman" w:eastAsia="仿宋_GB2312" w:hAnsi="Times New Roman" w:cs="Times New Roman"/>
                  <w:sz w:val="18"/>
                  <w:szCs w:val="18"/>
                  <w:lang w:eastAsia="zh-CN"/>
                </w:rPr>
                <w:delText>5</w:delText>
              </w:r>
            </w:del>
          </w:p>
        </w:tc>
        <w:tc>
          <w:tcPr>
            <w:tcW w:w="5103" w:type="dxa"/>
            <w:vAlign w:val="center"/>
          </w:tcPr>
          <w:p w14:paraId="6499F578" w14:textId="77777777" w:rsidR="007617DE" w:rsidRPr="007617DE" w:rsidRDefault="00AE300B">
            <w:pPr>
              <w:spacing w:line="360" w:lineRule="auto"/>
              <w:contextualSpacing/>
              <w:jc w:val="center"/>
              <w:rPr>
                <w:rFonts w:ascii="Times New Roman" w:eastAsia="仿宋_GB2312" w:hAnsi="Times New Roman" w:cs="Times New Roman"/>
                <w:sz w:val="18"/>
                <w:szCs w:val="18"/>
                <w:lang w:eastAsia="zh-CN"/>
                <w:rPrChange w:id="11062" w:author="Xuning Wei12232" w:date="2026-10-24T11:11:00Z">
                  <w:rPr>
                    <w:rFonts w:ascii="Times New Roman" w:eastAsia="仿宋_GB2312" w:hAnsi="Times New Roman" w:cs="Times New Roman"/>
                    <w:color w:val="0000FF"/>
                    <w:sz w:val="18"/>
                    <w:szCs w:val="18"/>
                    <w:lang w:eastAsia="zh-CN"/>
                  </w:rPr>
                </w:rPrChange>
              </w:rPr>
            </w:pPr>
            <w:r>
              <w:rPr>
                <w:rFonts w:ascii="Times New Roman" w:eastAsia="仿宋_GB2312" w:hAnsi="Times New Roman" w:cs="Times New Roman"/>
                <w:sz w:val="18"/>
                <w:szCs w:val="18"/>
                <w:lang w:eastAsia="zh-CN"/>
                <w:rPrChange w:id="11063" w:author="Xuning Wei12232" w:date="2026-10-24T11:11:00Z">
                  <w:rPr>
                    <w:rFonts w:ascii="Times New Roman" w:eastAsia="仿宋_GB2312" w:hAnsi="Times New Roman" w:cs="Times New Roman"/>
                    <w:color w:val="0000FF"/>
                    <w:sz w:val="18"/>
                    <w:szCs w:val="18"/>
                    <w:lang w:eastAsia="zh-CN"/>
                  </w:rPr>
                </w:rPrChange>
              </w:rPr>
              <w:t xml:space="preserve">Process Validation Plan </w:t>
            </w:r>
          </w:p>
          <w:p w14:paraId="016AF1A3"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Change w:id="11064" w:author="Xuning Wei12232" w:date="2026-10-24T11:11:00Z">
                  <w:rPr>
                    <w:rFonts w:ascii="Times New Roman" w:eastAsia="仿宋_GB2312" w:hAnsi="Times New Roman" w:cs="Times New Roman"/>
                    <w:color w:val="0000FF"/>
                    <w:sz w:val="18"/>
                    <w:szCs w:val="18"/>
                    <w:lang w:eastAsia="zh-CN"/>
                  </w:rPr>
                </w:rPrChange>
              </w:rPr>
              <w:t>for Manufacturing of LSN4182924 (ASYM-140020)</w:t>
            </w:r>
          </w:p>
        </w:tc>
        <w:tc>
          <w:tcPr>
            <w:tcW w:w="3068" w:type="dxa"/>
            <w:vAlign w:val="center"/>
          </w:tcPr>
          <w:p w14:paraId="7EC4A30C"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VP-14002001.01</w:t>
            </w:r>
          </w:p>
        </w:tc>
      </w:tr>
      <w:tr w:rsidR="007617DE" w14:paraId="7B7BE060" w14:textId="77777777">
        <w:trPr>
          <w:trHeight w:val="20"/>
        </w:trPr>
        <w:tc>
          <w:tcPr>
            <w:tcW w:w="846" w:type="dxa"/>
            <w:vAlign w:val="center"/>
          </w:tcPr>
          <w:p w14:paraId="737CE8E9"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del w:id="11065" w:author="Xuning Wei12232" w:date="2026-10-18T13:54:00Z">
              <w:r>
                <w:rPr>
                  <w:rFonts w:ascii="Times New Roman" w:eastAsia="仿宋_GB2312" w:hAnsi="Times New Roman" w:cs="Times New Roman"/>
                  <w:sz w:val="18"/>
                  <w:szCs w:val="18"/>
                  <w:lang w:eastAsia="zh-CN"/>
                </w:rPr>
                <w:delText>6</w:delText>
              </w:r>
            </w:del>
            <w:ins w:id="11066" w:author="Xuning Wei12232" w:date="2026-10-18T13:54:00Z">
              <w:r>
                <w:rPr>
                  <w:rFonts w:ascii="Times New Roman" w:eastAsia="仿宋_GB2312" w:hAnsi="Times New Roman" w:cs="Times New Roman"/>
                  <w:sz w:val="18"/>
                  <w:szCs w:val="18"/>
                  <w:lang w:eastAsia="zh-CN"/>
                </w:rPr>
                <w:t>7</w:t>
              </w:r>
            </w:ins>
          </w:p>
        </w:tc>
        <w:tc>
          <w:tcPr>
            <w:tcW w:w="5103" w:type="dxa"/>
            <w:vAlign w:val="center"/>
          </w:tcPr>
          <w:p w14:paraId="1A00175A"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The change of specifications for raw material amino acids in projectCPo140019-03, CPo140020-03 and CPo140021-03</w:t>
            </w:r>
          </w:p>
        </w:tc>
        <w:tc>
          <w:tcPr>
            <w:tcW w:w="3068" w:type="dxa"/>
            <w:vAlign w:val="center"/>
          </w:tcPr>
          <w:p w14:paraId="108C8FF8"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Change-TJ420260080.01</w:t>
            </w:r>
          </w:p>
        </w:tc>
      </w:tr>
      <w:tr w:rsidR="007617DE" w14:paraId="529897F2" w14:textId="77777777">
        <w:trPr>
          <w:trHeight w:val="20"/>
        </w:trPr>
        <w:tc>
          <w:tcPr>
            <w:tcW w:w="846" w:type="dxa"/>
            <w:vAlign w:val="center"/>
          </w:tcPr>
          <w:p w14:paraId="5A5BC76C"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del w:id="11067" w:author="Xuning Wei12232" w:date="2026-10-18T13:55:00Z">
              <w:r>
                <w:rPr>
                  <w:rFonts w:ascii="Times New Roman" w:eastAsia="仿宋_GB2312" w:hAnsi="Times New Roman" w:cs="Times New Roman"/>
                  <w:sz w:val="18"/>
                  <w:szCs w:val="18"/>
                  <w:lang w:eastAsia="zh-CN"/>
                </w:rPr>
                <w:delText>7</w:delText>
              </w:r>
            </w:del>
            <w:ins w:id="11068" w:author="Xuning Wei12232" w:date="2026-10-18T13:55:00Z">
              <w:r>
                <w:rPr>
                  <w:rFonts w:ascii="Times New Roman" w:eastAsia="仿宋_GB2312" w:hAnsi="Times New Roman" w:cs="Times New Roman"/>
                  <w:sz w:val="18"/>
                  <w:szCs w:val="18"/>
                  <w:lang w:eastAsia="zh-CN"/>
                </w:rPr>
                <w:t>8</w:t>
              </w:r>
            </w:ins>
          </w:p>
        </w:tc>
        <w:tc>
          <w:tcPr>
            <w:tcW w:w="5103" w:type="dxa"/>
            <w:vAlign w:val="center"/>
          </w:tcPr>
          <w:p w14:paraId="0DFE6084"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 xml:space="preserve">Cleaning Validation </w:t>
            </w:r>
            <w:commentRangeStart w:id="11069"/>
            <w:commentRangeStart w:id="11070"/>
            <w:commentRangeStart w:id="11071"/>
            <w:commentRangeStart w:id="11072"/>
            <w:r>
              <w:rPr>
                <w:rFonts w:ascii="Times New Roman" w:eastAsia="仿宋_GB2312" w:hAnsi="Times New Roman" w:cs="Times New Roman"/>
                <w:sz w:val="18"/>
                <w:szCs w:val="18"/>
                <w:lang w:eastAsia="zh-CN"/>
              </w:rPr>
              <w:t>Protocol</w:t>
            </w:r>
            <w:commentRangeEnd w:id="11069"/>
            <w:r>
              <w:rPr>
                <w:rStyle w:val="CommentReference"/>
                <w:rFonts w:ascii="Times New Roman" w:eastAsia="仿宋_GB2312" w:hAnsi="Times New Roman" w:cs="Times New Roman"/>
                <w:sz w:val="18"/>
                <w:szCs w:val="18"/>
                <w:lang w:eastAsia="zh-CN"/>
                <w:rPrChange w:id="11073" w:author="Xuning Wei12232" w:date="2026-10-24T11:11:00Z">
                  <w:rPr>
                    <w:rStyle w:val="CommentReference"/>
                    <w:rFonts w:ascii="Times New Roman" w:eastAsia="仿宋_GB2312" w:hAnsi="Times New Roman" w:cs="Times New Roman"/>
                    <w:color w:val="0000FF"/>
                    <w:sz w:val="18"/>
                    <w:szCs w:val="18"/>
                    <w:lang w:eastAsia="zh-CN"/>
                  </w:rPr>
                </w:rPrChange>
              </w:rPr>
              <w:commentReference w:id="11069"/>
            </w:r>
            <w:commentRangeEnd w:id="11070"/>
            <w:r>
              <w:rPr>
                <w:rStyle w:val="CommentReference"/>
              </w:rPr>
              <w:commentReference w:id="11070"/>
            </w:r>
            <w:commentRangeEnd w:id="11071"/>
            <w:r>
              <w:rPr>
                <w:rStyle w:val="CommentReference"/>
              </w:rPr>
              <w:commentReference w:id="11071"/>
            </w:r>
            <w:commentRangeEnd w:id="11072"/>
            <w:r>
              <w:rPr>
                <w:rStyle w:val="CommentReference"/>
              </w:rPr>
              <w:commentReference w:id="11072"/>
            </w:r>
            <w:r>
              <w:rPr>
                <w:rFonts w:ascii="Times New Roman" w:eastAsia="仿宋_GB2312" w:hAnsi="Times New Roman" w:cs="Times New Roman"/>
                <w:sz w:val="18"/>
                <w:szCs w:val="18"/>
                <w:lang w:eastAsia="zh-CN"/>
                <w:rPrChange w:id="11074" w:author="Xuning Wei12232" w:date="2026-10-24T11:11:00Z">
                  <w:rPr>
                    <w:rFonts w:ascii="Times New Roman" w:eastAsia="仿宋_GB2312" w:hAnsi="Times New Roman" w:cs="Times New Roman"/>
                    <w:color w:val="0000FF"/>
                    <w:sz w:val="18"/>
                    <w:szCs w:val="18"/>
                    <w:lang w:eastAsia="zh-CN"/>
                  </w:rPr>
                </w:rPrChange>
              </w:rPr>
              <w:t xml:space="preserve"> of ASYM-141366</w:t>
            </w:r>
          </w:p>
        </w:tc>
        <w:tc>
          <w:tcPr>
            <w:tcW w:w="3068" w:type="dxa"/>
            <w:vAlign w:val="center"/>
          </w:tcPr>
          <w:p w14:paraId="700D8AF4" w14:textId="77777777" w:rsidR="007617DE" w:rsidRDefault="00AE300B">
            <w:pPr>
              <w:spacing w:line="360" w:lineRule="auto"/>
              <w:contextualSpacing/>
              <w:jc w:val="center"/>
              <w:rPr>
                <w:rFonts w:ascii="Times New Roman" w:eastAsia="仿宋_GB2312" w:hAnsi="Times New Roman" w:cs="Times New Roman"/>
                <w:sz w:val="18"/>
                <w:szCs w:val="18"/>
                <w:lang w:eastAsia="zh-CN"/>
              </w:rPr>
            </w:pPr>
            <w:r>
              <w:rPr>
                <w:rFonts w:ascii="Times New Roman" w:eastAsia="仿宋_GB2312" w:hAnsi="Times New Roman" w:cs="Times New Roman"/>
                <w:sz w:val="18"/>
                <w:szCs w:val="18"/>
                <w:lang w:eastAsia="zh-CN"/>
              </w:rPr>
              <w:t>CVP-1400200301.01</w:t>
            </w:r>
          </w:p>
        </w:tc>
      </w:tr>
      <w:tr w:rsidR="007617DE" w14:paraId="364D72E0" w14:textId="77777777">
        <w:trPr>
          <w:trHeight w:val="20"/>
          <w:del w:id="11075" w:author="Xuning Wei12232" w:date="2026-10-19T22:34:00Z"/>
        </w:trPr>
        <w:tc>
          <w:tcPr>
            <w:tcW w:w="846" w:type="dxa"/>
            <w:vAlign w:val="center"/>
          </w:tcPr>
          <w:p w14:paraId="4309F41C" w14:textId="77777777" w:rsidR="007617DE" w:rsidRDefault="00AE300B">
            <w:pPr>
              <w:spacing w:line="360" w:lineRule="auto"/>
              <w:contextualSpacing/>
              <w:jc w:val="center"/>
              <w:rPr>
                <w:del w:id="11076" w:author="Xuning Wei12232" w:date="2026-10-19T22:34:00Z"/>
                <w:rFonts w:ascii="Times New Roman" w:eastAsia="仿宋_GB2312" w:hAnsi="Times New Roman" w:cs="Times New Roman"/>
                <w:sz w:val="18"/>
                <w:szCs w:val="18"/>
                <w:lang w:eastAsia="zh-CN"/>
              </w:rPr>
            </w:pPr>
            <w:del w:id="11077" w:author="Xuning Wei12232" w:date="2026-10-18T13:55:00Z">
              <w:r>
                <w:rPr>
                  <w:rFonts w:ascii="Times New Roman" w:eastAsia="仿宋_GB2312" w:hAnsi="Times New Roman" w:cs="Times New Roman" w:hint="eastAsia"/>
                  <w:sz w:val="18"/>
                  <w:szCs w:val="18"/>
                  <w:lang w:eastAsia="zh-CN"/>
                </w:rPr>
                <w:delText>8</w:delText>
              </w:r>
            </w:del>
          </w:p>
        </w:tc>
        <w:tc>
          <w:tcPr>
            <w:tcW w:w="5103" w:type="dxa"/>
            <w:vAlign w:val="center"/>
          </w:tcPr>
          <w:p w14:paraId="6FE69DCD" w14:textId="77777777" w:rsidR="007617DE" w:rsidRDefault="00AE300B">
            <w:pPr>
              <w:spacing w:line="360" w:lineRule="auto"/>
              <w:contextualSpacing/>
              <w:jc w:val="center"/>
              <w:rPr>
                <w:del w:id="11078" w:author="Xuning Wei12232" w:date="2026-10-19T22:34:00Z"/>
                <w:rFonts w:ascii="Times New Roman" w:eastAsia="仿宋_GB2312" w:hAnsi="Times New Roman" w:cs="Times New Roman"/>
                <w:sz w:val="18"/>
                <w:szCs w:val="18"/>
                <w:lang w:eastAsia="zh-CN"/>
              </w:rPr>
            </w:pPr>
            <w:del w:id="11079" w:author="Xuning Wei12232" w:date="2026-10-19T22:34:00Z">
              <w:r>
                <w:rPr>
                  <w:rFonts w:ascii="Times New Roman" w:eastAsia="仿宋_GB2312" w:hAnsi="Times New Roman" w:cs="Times New Roman"/>
                  <w:sz w:val="18"/>
                  <w:szCs w:val="18"/>
                  <w:lang w:eastAsia="zh-CN"/>
                  <w:rPrChange w:id="11080" w:author="Xuning Wei12232" w:date="2026-10-24T11:11:00Z">
                    <w:rPr>
                      <w:rFonts w:ascii="Times New Roman" w:eastAsia="仿宋_GB2312" w:hAnsi="Times New Roman" w:cs="Times New Roman"/>
                      <w:color w:val="0000FF"/>
                      <w:sz w:val="18"/>
                      <w:szCs w:val="18"/>
                      <w:lang w:eastAsia="zh-CN"/>
                    </w:rPr>
                  </w:rPrChange>
                </w:rPr>
                <w:delText>The change control of specification for CPo140020-03</w:delText>
              </w:r>
            </w:del>
          </w:p>
        </w:tc>
        <w:tc>
          <w:tcPr>
            <w:tcW w:w="3068" w:type="dxa"/>
            <w:vAlign w:val="center"/>
          </w:tcPr>
          <w:p w14:paraId="7D40B42F" w14:textId="77777777" w:rsidR="007617DE" w:rsidRDefault="00AE300B">
            <w:pPr>
              <w:spacing w:line="360" w:lineRule="auto"/>
              <w:contextualSpacing/>
              <w:jc w:val="center"/>
              <w:rPr>
                <w:del w:id="11081" w:author="Xuning Wei12232" w:date="2026-10-19T22:34:00Z"/>
                <w:rFonts w:ascii="Times New Roman" w:eastAsia="仿宋_GB2312" w:hAnsi="Times New Roman" w:cs="Times New Roman"/>
                <w:sz w:val="18"/>
                <w:szCs w:val="18"/>
                <w:lang w:eastAsia="zh-CN"/>
              </w:rPr>
            </w:pPr>
            <w:del w:id="11082" w:author="Xuning Wei12232" w:date="2026-10-19T22:34:00Z">
              <w:r>
                <w:rPr>
                  <w:rFonts w:ascii="Times New Roman" w:eastAsia="仿宋_GB2312" w:hAnsi="Times New Roman" w:cs="Times New Roman"/>
                  <w:sz w:val="18"/>
                  <w:szCs w:val="18"/>
                  <w:lang w:eastAsia="zh-CN"/>
                  <w:rPrChange w:id="11083" w:author="Xuning Wei12232" w:date="2026-10-24T11:11:00Z">
                    <w:rPr>
                      <w:rFonts w:ascii="Times New Roman" w:eastAsia="仿宋_GB2312" w:hAnsi="Times New Roman" w:cs="Times New Roman"/>
                      <w:color w:val="0000FF"/>
                      <w:sz w:val="18"/>
                      <w:szCs w:val="18"/>
                      <w:lang w:eastAsia="zh-CN"/>
                    </w:rPr>
                  </w:rPrChange>
                </w:rPr>
                <w:delText>Change-CPo140020-030205.01</w:delText>
              </w:r>
            </w:del>
          </w:p>
        </w:tc>
      </w:tr>
      <w:tr w:rsidR="007617DE" w14:paraId="13266A95" w14:textId="77777777">
        <w:trPr>
          <w:trHeight w:val="20"/>
          <w:del w:id="11084" w:author="Xuning Wei12232" w:date="2026-10-22T06:42:00Z"/>
        </w:trPr>
        <w:tc>
          <w:tcPr>
            <w:tcW w:w="846" w:type="dxa"/>
            <w:vAlign w:val="center"/>
          </w:tcPr>
          <w:p w14:paraId="543CC255" w14:textId="77777777" w:rsidR="007617DE" w:rsidRDefault="00AE300B">
            <w:pPr>
              <w:spacing w:line="360" w:lineRule="auto"/>
              <w:contextualSpacing/>
              <w:jc w:val="center"/>
              <w:rPr>
                <w:del w:id="11085" w:author="Xuning Wei12232" w:date="2026-10-22T06:42:00Z"/>
                <w:rFonts w:ascii="Times New Roman" w:eastAsia="仿宋_GB2312" w:hAnsi="Times New Roman" w:cs="Times New Roman"/>
                <w:sz w:val="18"/>
                <w:szCs w:val="18"/>
                <w:lang w:eastAsia="zh-CN"/>
              </w:rPr>
            </w:pPr>
            <w:del w:id="11086" w:author="Xuning Wei12232" w:date="2026-10-22T06:42:00Z">
              <w:r>
                <w:rPr>
                  <w:rFonts w:ascii="Times New Roman" w:eastAsia="仿宋_GB2312" w:hAnsi="Times New Roman" w:cs="Times New Roman"/>
                  <w:sz w:val="18"/>
                  <w:szCs w:val="18"/>
                  <w:lang w:eastAsia="zh-CN"/>
                </w:rPr>
                <w:delText>9</w:delText>
              </w:r>
            </w:del>
          </w:p>
        </w:tc>
        <w:tc>
          <w:tcPr>
            <w:tcW w:w="5103" w:type="dxa"/>
            <w:vAlign w:val="center"/>
          </w:tcPr>
          <w:p w14:paraId="39F8113E" w14:textId="77777777" w:rsidR="007617DE" w:rsidRPr="007617DE" w:rsidRDefault="00AE300B">
            <w:pPr>
              <w:spacing w:line="360" w:lineRule="auto"/>
              <w:contextualSpacing/>
              <w:jc w:val="center"/>
              <w:rPr>
                <w:del w:id="11087" w:author="Xuning Wei12232" w:date="2026-10-22T06:42:00Z"/>
                <w:rFonts w:ascii="Times New Roman" w:eastAsia="仿宋_GB2312" w:hAnsi="Times New Roman" w:cs="Times New Roman"/>
                <w:sz w:val="18"/>
                <w:szCs w:val="18"/>
                <w:lang w:eastAsia="zh-CN"/>
                <w:rPrChange w:id="11088" w:author="Xuning Wei12232" w:date="2026-10-24T11:11:00Z">
                  <w:rPr>
                    <w:del w:id="11089" w:author="Xuning Wei12232" w:date="2026-10-22T06:42:00Z"/>
                    <w:rFonts w:ascii="Times New Roman" w:eastAsia="仿宋_GB2312" w:hAnsi="Times New Roman" w:cs="Times New Roman"/>
                    <w:color w:val="0000FF"/>
                    <w:sz w:val="18"/>
                    <w:szCs w:val="18"/>
                    <w:lang w:eastAsia="zh-CN"/>
                  </w:rPr>
                </w:rPrChange>
              </w:rPr>
            </w:pPr>
            <w:del w:id="11090" w:author="Xuning Wei12232" w:date="2026-10-22T06:42:00Z">
              <w:r>
                <w:rPr>
                  <w:rFonts w:ascii="Times New Roman" w:hAnsi="Times New Roman" w:cs="Times New Roman"/>
                  <w:sz w:val="18"/>
                  <w:szCs w:val="18"/>
                  <w:rPrChange w:id="11091" w:author="Xuning Wei12232" w:date="2026-10-24T11:11:00Z">
                    <w:rPr>
                      <w:rFonts w:ascii="Times New Roman" w:hAnsi="Times New Roman" w:cs="Times New Roman"/>
                      <w:color w:val="0000FF"/>
                      <w:sz w:val="18"/>
                      <w:szCs w:val="18"/>
                    </w:rPr>
                  </w:rPrChange>
                </w:rPr>
                <w:delText xml:space="preserve">ASYM-141366 Stability Protocol </w:delText>
              </w:r>
            </w:del>
          </w:p>
        </w:tc>
        <w:tc>
          <w:tcPr>
            <w:tcW w:w="3068" w:type="dxa"/>
            <w:vAlign w:val="center"/>
          </w:tcPr>
          <w:p w14:paraId="7CBA539B" w14:textId="77777777" w:rsidR="007617DE" w:rsidRPr="007617DE" w:rsidRDefault="00AE300B">
            <w:pPr>
              <w:spacing w:line="360" w:lineRule="auto"/>
              <w:contextualSpacing/>
              <w:jc w:val="center"/>
              <w:rPr>
                <w:del w:id="11092" w:author="Xuning Wei12232" w:date="2026-10-22T06:42:00Z"/>
                <w:rFonts w:ascii="Times New Roman" w:eastAsia="仿宋_GB2312" w:hAnsi="Times New Roman" w:cs="Times New Roman"/>
                <w:sz w:val="18"/>
                <w:szCs w:val="18"/>
                <w:lang w:eastAsia="zh-CN"/>
                <w:rPrChange w:id="11093" w:author="Xuning Wei12232" w:date="2026-10-24T11:11:00Z">
                  <w:rPr>
                    <w:del w:id="11094" w:author="Xuning Wei12232" w:date="2026-10-22T06:42:00Z"/>
                    <w:rFonts w:ascii="Times New Roman" w:eastAsia="仿宋_GB2312" w:hAnsi="Times New Roman" w:cs="Times New Roman"/>
                    <w:color w:val="0000FF"/>
                    <w:sz w:val="18"/>
                    <w:szCs w:val="18"/>
                    <w:lang w:eastAsia="zh-CN"/>
                  </w:rPr>
                </w:rPrChange>
              </w:rPr>
            </w:pPr>
            <w:del w:id="11095" w:author="Xuning Wei12232" w:date="2026-10-22T06:42:00Z">
              <w:r>
                <w:rPr>
                  <w:rFonts w:ascii="Times New Roman" w:eastAsia="仿宋_GB2312" w:hAnsi="Times New Roman" w:cs="Times New Roman"/>
                  <w:sz w:val="18"/>
                  <w:szCs w:val="18"/>
                  <w:lang w:eastAsia="zh-CN"/>
                  <w:rPrChange w:id="11096" w:author="Xuning Wei12232" w:date="2026-10-24T11:11:00Z">
                    <w:rPr>
                      <w:rFonts w:ascii="Times New Roman" w:eastAsia="仿宋_GB2312" w:hAnsi="Times New Roman" w:cs="Times New Roman"/>
                      <w:color w:val="0000FF"/>
                      <w:sz w:val="18"/>
                      <w:szCs w:val="18"/>
                      <w:lang w:eastAsia="zh-CN"/>
                    </w:rPr>
                  </w:rPrChange>
                </w:rPr>
                <w:delText>STP-CPo140020-03-02</w:delText>
              </w:r>
            </w:del>
          </w:p>
        </w:tc>
      </w:tr>
      <w:tr w:rsidR="007617DE" w14:paraId="0FCB6B4C" w14:textId="77777777">
        <w:trPr>
          <w:trHeight w:val="20"/>
          <w:del w:id="11097" w:author="Xuning Wei12232" w:date="2026-10-22T06:42:00Z"/>
        </w:trPr>
        <w:tc>
          <w:tcPr>
            <w:tcW w:w="846" w:type="dxa"/>
            <w:vAlign w:val="center"/>
          </w:tcPr>
          <w:p w14:paraId="43D3809D" w14:textId="77777777" w:rsidR="007617DE" w:rsidRDefault="00AE300B">
            <w:pPr>
              <w:spacing w:line="360" w:lineRule="auto"/>
              <w:contextualSpacing/>
              <w:jc w:val="center"/>
              <w:rPr>
                <w:del w:id="11098" w:author="Xuning Wei12232" w:date="2026-10-22T06:42:00Z"/>
                <w:rFonts w:ascii="Times New Roman" w:eastAsia="仿宋_GB2312" w:hAnsi="Times New Roman" w:cs="Times New Roman"/>
                <w:sz w:val="18"/>
                <w:szCs w:val="18"/>
                <w:lang w:eastAsia="zh-CN"/>
              </w:rPr>
            </w:pPr>
            <w:del w:id="11099" w:author="Xuning Wei12232" w:date="2026-10-22T06:42:00Z">
              <w:r>
                <w:rPr>
                  <w:rFonts w:ascii="Times New Roman" w:eastAsia="仿宋_GB2312" w:hAnsi="Times New Roman" w:cs="Times New Roman"/>
                  <w:sz w:val="18"/>
                  <w:szCs w:val="18"/>
                  <w:lang w:eastAsia="zh-CN"/>
                </w:rPr>
                <w:delText>10</w:delText>
              </w:r>
            </w:del>
          </w:p>
        </w:tc>
        <w:tc>
          <w:tcPr>
            <w:tcW w:w="5103" w:type="dxa"/>
            <w:vAlign w:val="center"/>
          </w:tcPr>
          <w:p w14:paraId="23F9E080" w14:textId="77777777" w:rsidR="007617DE" w:rsidRPr="007617DE" w:rsidRDefault="00AE300B">
            <w:pPr>
              <w:spacing w:line="360" w:lineRule="auto"/>
              <w:contextualSpacing/>
              <w:jc w:val="center"/>
              <w:rPr>
                <w:del w:id="11100" w:author="Xuning Wei12232" w:date="2026-10-22T06:42:00Z"/>
                <w:rFonts w:ascii="Times New Roman" w:eastAsia="仿宋_GB2312" w:hAnsi="Times New Roman" w:cs="Times New Roman"/>
                <w:sz w:val="18"/>
                <w:szCs w:val="18"/>
                <w:lang w:eastAsia="zh-CN"/>
                <w:rPrChange w:id="11101" w:author="Xuning Wei12232" w:date="2026-10-24T11:11:00Z">
                  <w:rPr>
                    <w:del w:id="11102" w:author="Xuning Wei12232" w:date="2026-10-22T06:42:00Z"/>
                    <w:rFonts w:ascii="Times New Roman" w:eastAsia="仿宋_GB2312" w:hAnsi="Times New Roman" w:cs="Times New Roman"/>
                    <w:color w:val="0000FF"/>
                    <w:sz w:val="18"/>
                    <w:szCs w:val="18"/>
                    <w:lang w:eastAsia="zh-CN"/>
                  </w:rPr>
                </w:rPrChange>
              </w:rPr>
            </w:pPr>
            <w:del w:id="11103" w:author="Xuning Wei12232" w:date="2026-10-22T06:42:00Z">
              <w:r>
                <w:rPr>
                  <w:rFonts w:ascii="Times New Roman" w:hAnsi="Times New Roman" w:cs="Times New Roman"/>
                  <w:sz w:val="18"/>
                  <w:szCs w:val="18"/>
                  <w:rPrChange w:id="11104" w:author="Xuning Wei12232" w:date="2026-10-24T11:11:00Z">
                    <w:rPr>
                      <w:rFonts w:ascii="Times New Roman" w:hAnsi="Times New Roman" w:cs="Times New Roman"/>
                      <w:color w:val="0000FF"/>
                      <w:sz w:val="18"/>
                      <w:szCs w:val="18"/>
                    </w:rPr>
                  </w:rPrChange>
                </w:rPr>
                <w:delText xml:space="preserve">CPo140020-03 PPQ Batches  Stability Protocol </w:delText>
              </w:r>
            </w:del>
            <w:del w:id="11105" w:author="Xuning Wei12232" w:date="2026-10-20T11:44:00Z">
              <w:r>
                <w:rPr>
                  <w:rFonts w:ascii="Times New Roman" w:hAnsi="Times New Roman" w:cs="Times New Roman"/>
                  <w:sz w:val="18"/>
                  <w:szCs w:val="18"/>
                  <w:rPrChange w:id="11106" w:author="Xuning Wei12232" w:date="2026-10-24T11:11:00Z">
                    <w:rPr>
                      <w:rFonts w:ascii="Times New Roman" w:hAnsi="Times New Roman" w:cs="Times New Roman"/>
                      <w:color w:val="0000FF"/>
                      <w:sz w:val="18"/>
                      <w:szCs w:val="18"/>
                    </w:rPr>
                  </w:rPrChange>
                </w:rPr>
                <w:delText>f</w:delText>
              </w:r>
            </w:del>
          </w:p>
        </w:tc>
        <w:tc>
          <w:tcPr>
            <w:tcW w:w="3068" w:type="dxa"/>
            <w:vAlign w:val="center"/>
          </w:tcPr>
          <w:p w14:paraId="442663B2" w14:textId="77777777" w:rsidR="007617DE" w:rsidRPr="007617DE" w:rsidRDefault="00AE300B">
            <w:pPr>
              <w:spacing w:line="360" w:lineRule="auto"/>
              <w:contextualSpacing/>
              <w:jc w:val="center"/>
              <w:rPr>
                <w:del w:id="11107" w:author="Xuning Wei12232" w:date="2026-10-22T06:42:00Z"/>
                <w:rFonts w:ascii="Times New Roman" w:eastAsia="仿宋_GB2312" w:hAnsi="Times New Roman" w:cs="Times New Roman"/>
                <w:sz w:val="18"/>
                <w:szCs w:val="18"/>
                <w:lang w:eastAsia="zh-CN"/>
                <w:rPrChange w:id="11108" w:author="Xuning Wei12232" w:date="2026-10-24T11:11:00Z">
                  <w:rPr>
                    <w:del w:id="11109" w:author="Xuning Wei12232" w:date="2026-10-22T06:42:00Z"/>
                    <w:rFonts w:ascii="Times New Roman" w:eastAsia="仿宋_GB2312" w:hAnsi="Times New Roman" w:cs="Times New Roman"/>
                    <w:color w:val="0000FF"/>
                    <w:sz w:val="18"/>
                    <w:szCs w:val="18"/>
                    <w:lang w:eastAsia="zh-CN"/>
                  </w:rPr>
                </w:rPrChange>
              </w:rPr>
            </w:pPr>
            <w:del w:id="11110" w:author="Xuning Wei12232" w:date="2026-10-22T06:42:00Z">
              <w:r>
                <w:rPr>
                  <w:rFonts w:ascii="Times New Roman" w:eastAsia="仿宋_GB2312" w:hAnsi="Times New Roman" w:cs="Times New Roman"/>
                  <w:sz w:val="18"/>
                  <w:szCs w:val="18"/>
                  <w:lang w:eastAsia="zh-CN"/>
                  <w:rPrChange w:id="11111" w:author="Xuning Wei12232" w:date="2026-10-24T11:11:00Z">
                    <w:rPr>
                      <w:rFonts w:ascii="Times New Roman" w:eastAsia="仿宋_GB2312" w:hAnsi="Times New Roman" w:cs="Times New Roman"/>
                      <w:color w:val="0000FF"/>
                      <w:sz w:val="18"/>
                      <w:szCs w:val="18"/>
                      <w:lang w:eastAsia="zh-CN"/>
                    </w:rPr>
                  </w:rPrChange>
                </w:rPr>
                <w:delText>STP-CPo140020-03-01</w:delText>
              </w:r>
            </w:del>
          </w:p>
        </w:tc>
      </w:tr>
      <w:tr w:rsidR="007617DE" w14:paraId="22E83D6D" w14:textId="77777777">
        <w:trPr>
          <w:trHeight w:val="20"/>
          <w:ins w:id="11112" w:author="Xuning Wei12232" w:date="2026-10-16T09:31:00Z"/>
        </w:trPr>
        <w:tc>
          <w:tcPr>
            <w:tcW w:w="846" w:type="dxa"/>
            <w:vAlign w:val="center"/>
          </w:tcPr>
          <w:p w14:paraId="09E00EF7" w14:textId="77777777" w:rsidR="007617DE" w:rsidRDefault="00AE300B">
            <w:pPr>
              <w:spacing w:line="360" w:lineRule="auto"/>
              <w:contextualSpacing/>
              <w:jc w:val="center"/>
              <w:rPr>
                <w:ins w:id="11113" w:author="Xuning Wei12232" w:date="2026-10-16T09:31:00Z"/>
                <w:rFonts w:ascii="Times New Roman" w:eastAsia="仿宋_GB2312" w:hAnsi="Times New Roman" w:cs="Times New Roman"/>
                <w:sz w:val="18"/>
                <w:szCs w:val="18"/>
                <w:lang w:eastAsia="zh-CN"/>
              </w:rPr>
            </w:pPr>
            <w:ins w:id="11114" w:author="Xuning Wei12232" w:date="2026-10-22T06:42:00Z">
              <w:r>
                <w:rPr>
                  <w:rFonts w:ascii="Times New Roman" w:eastAsia="仿宋_GB2312" w:hAnsi="Times New Roman" w:cs="Times New Roman"/>
                  <w:sz w:val="18"/>
                  <w:szCs w:val="18"/>
                  <w:lang w:eastAsia="zh-CN"/>
                </w:rPr>
                <w:t>9</w:t>
              </w:r>
            </w:ins>
          </w:p>
        </w:tc>
        <w:tc>
          <w:tcPr>
            <w:tcW w:w="5103" w:type="dxa"/>
            <w:vAlign w:val="center"/>
          </w:tcPr>
          <w:p w14:paraId="73AAD0BA" w14:textId="77777777" w:rsidR="007617DE" w:rsidRPr="007617DE" w:rsidRDefault="00AE300B">
            <w:pPr>
              <w:spacing w:line="360" w:lineRule="auto"/>
              <w:contextualSpacing/>
              <w:jc w:val="center"/>
              <w:rPr>
                <w:ins w:id="11115" w:author="Xuning Wei12232" w:date="2026-10-16T09:31:00Z"/>
                <w:rFonts w:ascii="Times New Roman" w:hAnsi="Times New Roman" w:cs="Times New Roman"/>
                <w:sz w:val="18"/>
                <w:szCs w:val="18"/>
                <w:rPrChange w:id="11116" w:author="Xuning Wei12232" w:date="2026-10-24T11:11:00Z">
                  <w:rPr>
                    <w:ins w:id="11117" w:author="Xuning Wei12232" w:date="2026-10-16T09:31:00Z"/>
                    <w:rFonts w:ascii="Times New Roman" w:hAnsi="Times New Roman" w:cs="Times New Roman"/>
                    <w:color w:val="0000FF"/>
                    <w:sz w:val="18"/>
                    <w:szCs w:val="18"/>
                  </w:rPr>
                </w:rPrChange>
              </w:rPr>
            </w:pPr>
            <w:ins w:id="11118" w:author="Xuning Wei12232" w:date="2026-10-16T09:31:00Z">
              <w:r>
                <w:rPr>
                  <w:rFonts w:ascii="Times New Roman" w:hAnsi="Times New Roman" w:cs="Times New Roman"/>
                  <w:sz w:val="18"/>
                  <w:szCs w:val="18"/>
                  <w:rPrChange w:id="11119" w:author="Xuning Wei12232" w:date="2026-10-24T11:11:00Z">
                    <w:rPr>
                      <w:rFonts w:ascii="Times New Roman" w:hAnsi="Times New Roman" w:cs="Times New Roman"/>
                      <w:color w:val="0000FF"/>
                      <w:sz w:val="18"/>
                      <w:szCs w:val="18"/>
                    </w:rPr>
                  </w:rPrChange>
                </w:rPr>
                <w:t>ASYM-141366 stability study in LSN4182924/140020 project</w:t>
              </w:r>
            </w:ins>
          </w:p>
        </w:tc>
        <w:tc>
          <w:tcPr>
            <w:tcW w:w="3068" w:type="dxa"/>
            <w:vAlign w:val="center"/>
          </w:tcPr>
          <w:p w14:paraId="7B1655D8" w14:textId="77777777" w:rsidR="007617DE" w:rsidRPr="007617DE" w:rsidRDefault="00AE300B">
            <w:pPr>
              <w:spacing w:line="360" w:lineRule="auto"/>
              <w:contextualSpacing/>
              <w:jc w:val="center"/>
              <w:rPr>
                <w:ins w:id="11120" w:author="Xuning Wei12232" w:date="2026-10-16T09:31:00Z"/>
                <w:rFonts w:ascii="Times New Roman" w:eastAsia="仿宋_GB2312" w:hAnsi="Times New Roman" w:cs="Times New Roman"/>
                <w:sz w:val="18"/>
                <w:szCs w:val="18"/>
                <w:lang w:eastAsia="zh-CN"/>
                <w:rPrChange w:id="11121" w:author="Xuning Wei12232" w:date="2026-10-24T11:11:00Z">
                  <w:rPr>
                    <w:ins w:id="11122" w:author="Xuning Wei12232" w:date="2026-10-16T09:31:00Z"/>
                    <w:rFonts w:ascii="Times New Roman" w:eastAsia="仿宋_GB2312" w:hAnsi="Times New Roman" w:cs="Times New Roman"/>
                    <w:color w:val="0000FF"/>
                    <w:sz w:val="18"/>
                    <w:szCs w:val="18"/>
                    <w:lang w:eastAsia="zh-CN"/>
                  </w:rPr>
                </w:rPrChange>
              </w:rPr>
            </w:pPr>
            <w:ins w:id="11123" w:author="Xuning Wei12232" w:date="2026-10-16T09:32:00Z">
              <w:r>
                <w:rPr>
                  <w:rFonts w:ascii="Times New Roman" w:eastAsia="仿宋_GB2312" w:hAnsi="Times New Roman" w:cs="Times New Roman"/>
                  <w:sz w:val="18"/>
                  <w:szCs w:val="18"/>
                  <w:lang w:eastAsia="zh-CN"/>
                  <w:rPrChange w:id="11124" w:author="Xuning Wei12232" w:date="2026-10-24T11:11:00Z">
                    <w:rPr>
                      <w:rFonts w:ascii="Times New Roman" w:eastAsia="仿宋_GB2312" w:hAnsi="Times New Roman" w:cs="Times New Roman"/>
                      <w:color w:val="0000FF"/>
                      <w:sz w:val="18"/>
                      <w:szCs w:val="18"/>
                      <w:lang w:eastAsia="zh-CN"/>
                    </w:rPr>
                  </w:rPrChange>
                </w:rPr>
                <w:t>PSP-140020-2026-003.01</w:t>
              </w:r>
            </w:ins>
          </w:p>
        </w:tc>
      </w:tr>
    </w:tbl>
    <w:p w14:paraId="42893F1C" w14:textId="77777777" w:rsidR="007617DE" w:rsidRDefault="007617DE">
      <w:pPr>
        <w:rPr>
          <w:rFonts w:ascii="Times New Roman" w:hAnsi="Times New Roman" w:cs="Times New Roman"/>
          <w:lang w:eastAsia="zh-CN"/>
        </w:rPr>
        <w:sectPr w:rsidR="007617DE">
          <w:pgSz w:w="11907" w:h="16839"/>
          <w:pgMar w:top="720" w:right="1440" w:bottom="720" w:left="1440" w:header="720" w:footer="720" w:gutter="0"/>
          <w:cols w:space="720"/>
          <w:docGrid w:linePitch="360"/>
        </w:sectPr>
      </w:pPr>
    </w:p>
    <w:p w14:paraId="2646FE13" w14:textId="77777777" w:rsidR="007617DE" w:rsidRPr="007617DE" w:rsidRDefault="00AE300B">
      <w:pPr>
        <w:pStyle w:val="1"/>
        <w:tabs>
          <w:tab w:val="left" w:pos="425"/>
        </w:tabs>
        <w:spacing w:beforeLines="10" w:before="24" w:afterLines="10" w:after="24" w:line="360" w:lineRule="auto"/>
        <w:ind w:left="425" w:hanging="425"/>
        <w:contextualSpacing/>
        <w:rPr>
          <w:rFonts w:ascii="Times New Roman" w:eastAsia="仿宋_GB2312" w:hAnsi="Times New Roman" w:cs="Times New Roman"/>
          <w:iCs/>
          <w:kern w:val="0"/>
          <w:sz w:val="21"/>
          <w:szCs w:val="21"/>
          <w:lang w:eastAsia="zh-CN"/>
          <w:rPrChange w:id="11125" w:author="Xuning Wei12232" w:date="2026-10-24T11:11:00Z">
            <w:rPr>
              <w:rFonts w:ascii="Times New Roman" w:eastAsia="仿宋_GB2312" w:hAnsi="Times New Roman" w:cs="Times New Roman"/>
              <w:iCs/>
              <w:color w:val="0000FF"/>
              <w:kern w:val="0"/>
              <w:sz w:val="21"/>
              <w:szCs w:val="21"/>
              <w:lang w:eastAsia="zh-CN"/>
            </w:rPr>
          </w:rPrChange>
        </w:rPr>
      </w:pPr>
      <w:bookmarkStart w:id="11126" w:name="_Toc243596352"/>
      <w:r>
        <w:rPr>
          <w:rFonts w:ascii="Times New Roman" w:eastAsia="仿宋_GB2312" w:hAnsi="Times New Roman" w:cs="Times New Roman"/>
          <w:iCs/>
          <w:kern w:val="0"/>
          <w:sz w:val="21"/>
          <w:szCs w:val="21"/>
          <w:rPrChange w:id="11127" w:author="Xuning Wei12232" w:date="2026-10-24T11:11:00Z">
            <w:rPr>
              <w:rFonts w:ascii="Times New Roman" w:eastAsia="仿宋_GB2312" w:hAnsi="Times New Roman" w:cs="Times New Roman"/>
              <w:iCs/>
              <w:color w:val="0000FF"/>
              <w:kern w:val="0"/>
              <w:sz w:val="21"/>
              <w:szCs w:val="21"/>
            </w:rPr>
          </w:rPrChange>
        </w:rPr>
        <w:lastRenderedPageBreak/>
        <w:t xml:space="preserve">Appendix 3  </w:t>
      </w:r>
      <w:r>
        <w:rPr>
          <w:rFonts w:ascii="Times New Roman" w:eastAsia="仿宋_GB2312" w:hAnsi="Times New Roman" w:cs="Times New Roman"/>
          <w:iCs/>
          <w:kern w:val="0"/>
          <w:sz w:val="21"/>
          <w:szCs w:val="21"/>
          <w:lang w:eastAsia="zh-CN"/>
          <w:rPrChange w:id="11128" w:author="Xuning Wei12232" w:date="2026-10-24T11:11:00Z">
            <w:rPr>
              <w:rFonts w:ascii="Times New Roman" w:eastAsia="仿宋_GB2312" w:hAnsi="Times New Roman" w:cs="Times New Roman"/>
              <w:iCs/>
              <w:color w:val="0000FF"/>
              <w:kern w:val="0"/>
              <w:sz w:val="21"/>
              <w:szCs w:val="21"/>
              <w:lang w:eastAsia="zh-CN"/>
            </w:rPr>
          </w:rPrChange>
        </w:rPr>
        <w:t xml:space="preserve"> IPCs Results Summary Table</w:t>
      </w:r>
      <w:bookmarkEnd w:id="111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87"/>
        <w:gridCol w:w="4193"/>
        <w:gridCol w:w="1912"/>
        <w:gridCol w:w="2121"/>
        <w:gridCol w:w="2478"/>
        <w:gridCol w:w="1902"/>
        <w:gridCol w:w="1896"/>
      </w:tblGrid>
      <w:tr w:rsidR="007617DE" w14:paraId="7052CA6A" w14:textId="77777777">
        <w:trPr>
          <w:tblHeader/>
        </w:trPr>
        <w:tc>
          <w:tcPr>
            <w:tcW w:w="288" w:type="pct"/>
            <w:tcMar>
              <w:top w:w="90" w:type="dxa"/>
              <w:left w:w="120" w:type="dxa"/>
              <w:bottom w:w="90" w:type="dxa"/>
              <w:right w:w="120" w:type="dxa"/>
            </w:tcMar>
            <w:vAlign w:val="center"/>
          </w:tcPr>
          <w:p w14:paraId="0C8DDDC5" w14:textId="77777777" w:rsidR="007617DE" w:rsidRDefault="00AE300B">
            <w:pPr>
              <w:spacing w:line="360" w:lineRule="auto"/>
              <w:jc w:val="center"/>
              <w:rPr>
                <w:rFonts w:ascii="Times New Roman" w:hAnsi="Times New Roman" w:cs="Times New Roman"/>
                <w:sz w:val="18"/>
                <w:szCs w:val="18"/>
              </w:rPr>
            </w:pPr>
            <w:r>
              <w:rPr>
                <w:rFonts w:ascii="Times New Roman" w:hAnsi="Times New Roman" w:cs="Times New Roman"/>
                <w:b/>
                <w:sz w:val="18"/>
                <w:szCs w:val="18"/>
              </w:rPr>
              <w:t>No.</w:t>
            </w:r>
          </w:p>
        </w:tc>
        <w:tc>
          <w:tcPr>
            <w:tcW w:w="1362" w:type="pct"/>
            <w:tcMar>
              <w:top w:w="90" w:type="dxa"/>
              <w:left w:w="120" w:type="dxa"/>
              <w:bottom w:w="90" w:type="dxa"/>
              <w:right w:w="120" w:type="dxa"/>
            </w:tcMar>
            <w:vAlign w:val="center"/>
          </w:tcPr>
          <w:p w14:paraId="39819141" w14:textId="77777777" w:rsidR="007617DE" w:rsidRDefault="00AE300B">
            <w:pPr>
              <w:spacing w:line="360" w:lineRule="auto"/>
              <w:jc w:val="center"/>
              <w:rPr>
                <w:rFonts w:ascii="Times New Roman" w:hAnsi="Times New Roman" w:cs="Times New Roman"/>
                <w:sz w:val="18"/>
                <w:szCs w:val="18"/>
              </w:rPr>
            </w:pPr>
            <w:r>
              <w:rPr>
                <w:rFonts w:ascii="Times New Roman" w:hAnsi="Times New Roman" w:cs="Times New Roman"/>
                <w:b/>
                <w:sz w:val="18"/>
                <w:szCs w:val="18"/>
              </w:rPr>
              <w:t>Sample Description</w:t>
            </w:r>
          </w:p>
        </w:tc>
        <w:tc>
          <w:tcPr>
            <w:tcW w:w="621" w:type="pct"/>
            <w:tcMar>
              <w:top w:w="90" w:type="dxa"/>
              <w:left w:w="120" w:type="dxa"/>
              <w:bottom w:w="90" w:type="dxa"/>
              <w:right w:w="120" w:type="dxa"/>
            </w:tcMar>
            <w:vAlign w:val="center"/>
          </w:tcPr>
          <w:p w14:paraId="3AAE376A" w14:textId="77777777" w:rsidR="007617DE" w:rsidRDefault="00AE300B">
            <w:pPr>
              <w:spacing w:line="360" w:lineRule="auto"/>
              <w:jc w:val="center"/>
              <w:rPr>
                <w:rFonts w:ascii="Times New Roman" w:hAnsi="Times New Roman" w:cs="Times New Roman"/>
                <w:sz w:val="18"/>
                <w:szCs w:val="18"/>
              </w:rPr>
            </w:pPr>
            <w:r>
              <w:rPr>
                <w:rFonts w:ascii="Times New Roman" w:hAnsi="Times New Roman" w:cs="Times New Roman"/>
                <w:b/>
                <w:sz w:val="18"/>
                <w:szCs w:val="18"/>
              </w:rPr>
              <w:t>Test Item</w:t>
            </w:r>
          </w:p>
        </w:tc>
        <w:tc>
          <w:tcPr>
            <w:tcW w:w="689" w:type="pct"/>
            <w:tcMar>
              <w:top w:w="90" w:type="dxa"/>
              <w:left w:w="120" w:type="dxa"/>
              <w:bottom w:w="90" w:type="dxa"/>
              <w:right w:w="120" w:type="dxa"/>
            </w:tcMar>
            <w:vAlign w:val="center"/>
          </w:tcPr>
          <w:p w14:paraId="4890BE51" w14:textId="77777777" w:rsidR="007617DE" w:rsidRDefault="00AE300B">
            <w:pPr>
              <w:spacing w:line="360" w:lineRule="auto"/>
              <w:jc w:val="center"/>
              <w:rPr>
                <w:rFonts w:ascii="Times New Roman" w:hAnsi="Times New Roman" w:cs="Times New Roman"/>
                <w:sz w:val="18"/>
                <w:szCs w:val="18"/>
              </w:rPr>
            </w:pPr>
            <w:r>
              <w:rPr>
                <w:rFonts w:ascii="Times New Roman" w:hAnsi="Times New Roman" w:cs="Times New Roman"/>
                <w:b/>
                <w:sz w:val="18"/>
                <w:szCs w:val="18"/>
              </w:rPr>
              <w:t>Acceptance Criteria</w:t>
            </w:r>
          </w:p>
        </w:tc>
        <w:tc>
          <w:tcPr>
            <w:tcW w:w="805" w:type="pct"/>
            <w:tcMar>
              <w:top w:w="90" w:type="dxa"/>
              <w:left w:w="120" w:type="dxa"/>
              <w:bottom w:w="90" w:type="dxa"/>
              <w:right w:w="120" w:type="dxa"/>
            </w:tcMar>
            <w:vAlign w:val="center"/>
          </w:tcPr>
          <w:p w14:paraId="73E1F6F9" w14:textId="77777777" w:rsidR="007617DE" w:rsidRDefault="00AE300B">
            <w:pPr>
              <w:spacing w:line="360" w:lineRule="auto"/>
              <w:jc w:val="center"/>
              <w:rPr>
                <w:rFonts w:ascii="Times New Roman" w:hAnsi="Times New Roman" w:cs="Times New Roman"/>
                <w:b/>
                <w:bCs w:val="0"/>
                <w:sz w:val="18"/>
                <w:szCs w:val="18"/>
              </w:rPr>
            </w:pPr>
            <w:ins w:id="11129" w:author="Xuning Wei12232" w:date="2026-10-16T09:33:00Z">
              <w:r>
                <w:rPr>
                  <w:rFonts w:ascii="Times New Roman" w:eastAsia="Times New Roman" w:hAnsi="Times New Roman" w:cs="Times New Roman"/>
                  <w:b/>
                  <w:sz w:val="18"/>
                  <w:szCs w:val="18"/>
                </w:rPr>
                <w:t>CPo140020-03- 01-02</w:t>
              </w:r>
            </w:ins>
            <w:del w:id="11130" w:author="Xuning Wei12232" w:date="2026-10-16T09:33:00Z">
              <w:r>
                <w:rPr>
                  <w:rFonts w:ascii="Times New Roman" w:hAnsi="Times New Roman" w:cs="Times New Roman"/>
                  <w:b/>
                  <w:sz w:val="18"/>
                  <w:szCs w:val="18"/>
                </w:rPr>
                <w:delText>CPo140020-03 PPQ batches</w:delText>
              </w:r>
            </w:del>
          </w:p>
        </w:tc>
        <w:tc>
          <w:tcPr>
            <w:tcW w:w="618" w:type="pct"/>
            <w:vAlign w:val="center"/>
          </w:tcPr>
          <w:p w14:paraId="3ECCAE96" w14:textId="77777777" w:rsidR="007617DE" w:rsidRDefault="00AE300B">
            <w:pPr>
              <w:spacing w:line="360" w:lineRule="auto"/>
              <w:jc w:val="center"/>
              <w:rPr>
                <w:rFonts w:ascii="Times New Roman" w:hAnsi="Times New Roman" w:cs="Times New Roman"/>
                <w:b/>
                <w:sz w:val="18"/>
                <w:szCs w:val="18"/>
              </w:rPr>
            </w:pPr>
            <w:ins w:id="11131" w:author="Xuning Wei12232" w:date="2026-10-16T09:33:00Z">
              <w:r>
                <w:rPr>
                  <w:rFonts w:ascii="Times New Roman" w:eastAsia="Times New Roman" w:hAnsi="Times New Roman" w:cs="Times New Roman"/>
                  <w:b/>
                  <w:sz w:val="18"/>
                  <w:szCs w:val="18"/>
                </w:rPr>
                <w:t>CPo140020-03-01-03</w:t>
              </w:r>
            </w:ins>
          </w:p>
        </w:tc>
        <w:tc>
          <w:tcPr>
            <w:tcW w:w="616" w:type="pct"/>
            <w:tcMar>
              <w:top w:w="90" w:type="dxa"/>
              <w:left w:w="120" w:type="dxa"/>
              <w:bottom w:w="90" w:type="dxa"/>
              <w:right w:w="120" w:type="dxa"/>
            </w:tcMar>
            <w:vAlign w:val="center"/>
          </w:tcPr>
          <w:p w14:paraId="4D527B58" w14:textId="77777777" w:rsidR="007617DE" w:rsidRDefault="00AE300B">
            <w:pPr>
              <w:spacing w:line="360" w:lineRule="auto"/>
              <w:jc w:val="center"/>
              <w:rPr>
                <w:rFonts w:ascii="Times New Roman" w:hAnsi="Times New Roman" w:cs="Times New Roman"/>
                <w:sz w:val="18"/>
                <w:szCs w:val="18"/>
              </w:rPr>
            </w:pPr>
            <w:ins w:id="11132" w:author="Xuning Wei12232" w:date="2026-10-16T09:33:00Z">
              <w:r>
                <w:rPr>
                  <w:rFonts w:ascii="Times New Roman" w:eastAsia="Times New Roman" w:hAnsi="Times New Roman" w:cs="Times New Roman"/>
                  <w:b/>
                  <w:sz w:val="18"/>
                  <w:szCs w:val="18"/>
                </w:rPr>
                <w:t>CPo140020-03-01-04</w:t>
              </w:r>
            </w:ins>
            <w:del w:id="11133" w:author="Xuning Wei12232" w:date="2026-10-16T09:33:00Z">
              <w:r>
                <w:rPr>
                  <w:rFonts w:ascii="Times New Roman" w:hAnsi="Times New Roman" w:cs="Times New Roman"/>
                  <w:b/>
                  <w:sz w:val="18"/>
                  <w:szCs w:val="18"/>
                </w:rPr>
                <w:delText>Pass / Fail</w:delText>
              </w:r>
            </w:del>
          </w:p>
        </w:tc>
      </w:tr>
      <w:tr w:rsidR="007617DE" w14:paraId="07525942" w14:textId="77777777">
        <w:tc>
          <w:tcPr>
            <w:tcW w:w="288" w:type="pct"/>
            <w:tcMar>
              <w:top w:w="80" w:type="dxa"/>
              <w:left w:w="120" w:type="dxa"/>
              <w:bottom w:w="80" w:type="dxa"/>
              <w:right w:w="120" w:type="dxa"/>
            </w:tcMar>
            <w:vAlign w:val="center"/>
          </w:tcPr>
          <w:p w14:paraId="332C307B"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1</w:t>
            </w:r>
          </w:p>
        </w:tc>
        <w:tc>
          <w:tcPr>
            <w:tcW w:w="1362" w:type="pct"/>
            <w:tcMar>
              <w:top w:w="80" w:type="dxa"/>
              <w:left w:w="120" w:type="dxa"/>
              <w:bottom w:w="80" w:type="dxa"/>
              <w:right w:w="120" w:type="dxa"/>
            </w:tcMar>
            <w:vAlign w:val="center"/>
          </w:tcPr>
          <w:p w14:paraId="414CAEC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Water content after DMF washing before resin swelling</w:t>
            </w:r>
          </w:p>
        </w:tc>
        <w:tc>
          <w:tcPr>
            <w:tcW w:w="621" w:type="pct"/>
            <w:tcMar>
              <w:top w:w="80" w:type="dxa"/>
              <w:left w:w="120" w:type="dxa"/>
              <w:bottom w:w="80" w:type="dxa"/>
              <w:right w:w="120" w:type="dxa"/>
            </w:tcMar>
            <w:vAlign w:val="center"/>
          </w:tcPr>
          <w:p w14:paraId="35DA0F2A"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Water content</w:t>
            </w:r>
          </w:p>
        </w:tc>
        <w:tc>
          <w:tcPr>
            <w:tcW w:w="689" w:type="pct"/>
            <w:tcMar>
              <w:top w:w="80" w:type="dxa"/>
              <w:left w:w="120" w:type="dxa"/>
              <w:bottom w:w="80" w:type="dxa"/>
              <w:right w:w="120" w:type="dxa"/>
            </w:tcMar>
            <w:vAlign w:val="center"/>
          </w:tcPr>
          <w:p w14:paraId="0984964D"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NMT 500 ppm</w:t>
            </w:r>
          </w:p>
        </w:tc>
        <w:tc>
          <w:tcPr>
            <w:tcW w:w="805" w:type="pct"/>
            <w:tcMar>
              <w:top w:w="80" w:type="dxa"/>
              <w:left w:w="120" w:type="dxa"/>
              <w:bottom w:w="80" w:type="dxa"/>
              <w:right w:w="120" w:type="dxa"/>
            </w:tcMar>
            <w:vAlign w:val="center"/>
          </w:tcPr>
          <w:p w14:paraId="3E86CBDC" w14:textId="77777777" w:rsidR="007617DE" w:rsidRDefault="00AE300B">
            <w:pPr>
              <w:spacing w:line="360" w:lineRule="auto"/>
              <w:jc w:val="center"/>
              <w:rPr>
                <w:rFonts w:ascii="Times New Roman" w:hAnsi="Times New Roman" w:cs="Times New Roman"/>
                <w:kern w:val="18"/>
                <w:sz w:val="18"/>
                <w:szCs w:val="18"/>
              </w:rPr>
            </w:pPr>
            <w:del w:id="11134"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4478020"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60B3739" w14:textId="77777777" w:rsidR="007617DE" w:rsidRDefault="00AE300B">
            <w:pPr>
              <w:spacing w:line="360" w:lineRule="auto"/>
              <w:jc w:val="center"/>
              <w:rPr>
                <w:rFonts w:ascii="Times New Roman" w:hAnsi="Times New Roman" w:cs="Times New Roman"/>
                <w:kern w:val="18"/>
                <w:sz w:val="18"/>
                <w:szCs w:val="18"/>
              </w:rPr>
            </w:pPr>
            <w:del w:id="1113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F0DD75B" w14:textId="77777777">
        <w:tc>
          <w:tcPr>
            <w:tcW w:w="288" w:type="pct"/>
            <w:tcMar>
              <w:top w:w="80" w:type="dxa"/>
              <w:left w:w="120" w:type="dxa"/>
              <w:bottom w:w="80" w:type="dxa"/>
              <w:right w:w="120" w:type="dxa"/>
            </w:tcMar>
            <w:vAlign w:val="center"/>
          </w:tcPr>
          <w:p w14:paraId="7D36DA64"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2</w:t>
            </w:r>
          </w:p>
        </w:tc>
        <w:tc>
          <w:tcPr>
            <w:tcW w:w="1362" w:type="pct"/>
            <w:tcMar>
              <w:top w:w="80" w:type="dxa"/>
              <w:left w:w="120" w:type="dxa"/>
              <w:bottom w:w="80" w:type="dxa"/>
              <w:right w:w="120" w:type="dxa"/>
            </w:tcMar>
            <w:vAlign w:val="center"/>
          </w:tcPr>
          <w:p w14:paraId="3C652EFB"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Phe</w:t>
            </w:r>
            <w:r>
              <w:rPr>
                <w:rFonts w:ascii="Times New Roman" w:hAnsi="Times New Roman" w:cs="Times New Roman"/>
                <w:kern w:val="18"/>
                <w:sz w:val="18"/>
                <w:szCs w:val="18"/>
                <w:vertAlign w:val="superscript"/>
              </w:rPr>
              <w:t>23</w:t>
            </w:r>
          </w:p>
        </w:tc>
        <w:tc>
          <w:tcPr>
            <w:tcW w:w="621" w:type="pct"/>
            <w:tcMar>
              <w:top w:w="80" w:type="dxa"/>
              <w:left w:w="120" w:type="dxa"/>
              <w:bottom w:w="80" w:type="dxa"/>
              <w:right w:w="120" w:type="dxa"/>
            </w:tcMar>
            <w:vAlign w:val="center"/>
          </w:tcPr>
          <w:p w14:paraId="10C82861"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69C1D8DE"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CA9AF5D" w14:textId="77777777" w:rsidR="007617DE" w:rsidRDefault="00AE300B">
            <w:pPr>
              <w:spacing w:line="360" w:lineRule="auto"/>
              <w:jc w:val="center"/>
              <w:rPr>
                <w:rFonts w:ascii="Times New Roman" w:hAnsi="Times New Roman" w:cs="Times New Roman"/>
                <w:kern w:val="18"/>
                <w:sz w:val="18"/>
                <w:szCs w:val="18"/>
              </w:rPr>
            </w:pPr>
            <w:del w:id="11136"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4B96026"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6AA51B7" w14:textId="77777777" w:rsidR="007617DE" w:rsidRDefault="00AE300B">
            <w:pPr>
              <w:spacing w:line="360" w:lineRule="auto"/>
              <w:jc w:val="center"/>
              <w:rPr>
                <w:rFonts w:ascii="Times New Roman" w:hAnsi="Times New Roman" w:cs="Times New Roman"/>
                <w:kern w:val="18"/>
                <w:sz w:val="18"/>
                <w:szCs w:val="18"/>
              </w:rPr>
            </w:pPr>
            <w:del w:id="1113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6C183FE7" w14:textId="77777777">
        <w:tc>
          <w:tcPr>
            <w:tcW w:w="288" w:type="pct"/>
            <w:tcMar>
              <w:top w:w="80" w:type="dxa"/>
              <w:left w:w="120" w:type="dxa"/>
              <w:bottom w:w="80" w:type="dxa"/>
              <w:right w:w="120" w:type="dxa"/>
            </w:tcMar>
            <w:vAlign w:val="center"/>
          </w:tcPr>
          <w:p w14:paraId="510BC441"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3</w:t>
            </w:r>
          </w:p>
        </w:tc>
        <w:tc>
          <w:tcPr>
            <w:tcW w:w="1362" w:type="pct"/>
            <w:tcMar>
              <w:top w:w="80" w:type="dxa"/>
              <w:left w:w="120" w:type="dxa"/>
              <w:bottom w:w="80" w:type="dxa"/>
              <w:right w:w="120" w:type="dxa"/>
            </w:tcMar>
            <w:vAlign w:val="center"/>
          </w:tcPr>
          <w:p w14:paraId="4B74D7BD"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Phe</w:t>
            </w:r>
            <w:r>
              <w:rPr>
                <w:rFonts w:ascii="Times New Roman" w:hAnsi="Times New Roman" w:cs="Times New Roman"/>
                <w:kern w:val="18"/>
                <w:sz w:val="18"/>
                <w:szCs w:val="18"/>
                <w:vertAlign w:val="superscript"/>
              </w:rPr>
              <w:t>23</w:t>
            </w:r>
          </w:p>
        </w:tc>
        <w:tc>
          <w:tcPr>
            <w:tcW w:w="621" w:type="pct"/>
            <w:tcMar>
              <w:top w:w="80" w:type="dxa"/>
              <w:left w:w="120" w:type="dxa"/>
              <w:bottom w:w="80" w:type="dxa"/>
              <w:right w:w="120" w:type="dxa"/>
            </w:tcMar>
            <w:vAlign w:val="center"/>
          </w:tcPr>
          <w:p w14:paraId="5C855D9A"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0364C506"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BE7361E" w14:textId="77777777" w:rsidR="007617DE" w:rsidRPr="007617DE" w:rsidRDefault="00AE300B">
            <w:pPr>
              <w:spacing w:line="360" w:lineRule="auto"/>
              <w:jc w:val="center"/>
              <w:rPr>
                <w:rFonts w:ascii="Times New Roman" w:hAnsi="Times New Roman" w:cs="Times New Roman"/>
                <w:i/>
                <w:iCs/>
                <w:kern w:val="18"/>
                <w:sz w:val="18"/>
                <w:szCs w:val="18"/>
                <w:rPrChange w:id="11138" w:author="Xuning Wei12232" w:date="2026-10-24T11:11:00Z">
                  <w:rPr>
                    <w:rFonts w:ascii="Times New Roman" w:hAnsi="Times New Roman" w:cs="Times New Roman"/>
                    <w:i/>
                    <w:iCs/>
                    <w:color w:val="375623"/>
                    <w:kern w:val="18"/>
                    <w:sz w:val="18"/>
                    <w:szCs w:val="18"/>
                  </w:rPr>
                </w:rPrChange>
              </w:rPr>
            </w:pPr>
            <w:del w:id="1113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0140CEC"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C405C0E" w14:textId="77777777" w:rsidR="007617DE" w:rsidRPr="007617DE" w:rsidRDefault="00AE300B">
            <w:pPr>
              <w:spacing w:line="360" w:lineRule="auto"/>
              <w:jc w:val="center"/>
              <w:rPr>
                <w:rFonts w:ascii="Times New Roman" w:hAnsi="Times New Roman" w:cs="Times New Roman"/>
                <w:i/>
                <w:iCs/>
                <w:kern w:val="18"/>
                <w:sz w:val="18"/>
                <w:szCs w:val="18"/>
                <w:rPrChange w:id="11140" w:author="Xuning Wei12232" w:date="2026-10-24T11:11:00Z">
                  <w:rPr>
                    <w:rFonts w:ascii="Times New Roman" w:hAnsi="Times New Roman" w:cs="Times New Roman"/>
                    <w:i/>
                    <w:iCs/>
                    <w:color w:val="375623"/>
                    <w:kern w:val="18"/>
                    <w:sz w:val="18"/>
                    <w:szCs w:val="18"/>
                  </w:rPr>
                </w:rPrChange>
              </w:rPr>
            </w:pPr>
            <w:del w:id="1114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62548264" w14:textId="77777777">
        <w:tc>
          <w:tcPr>
            <w:tcW w:w="288" w:type="pct"/>
            <w:tcMar>
              <w:top w:w="80" w:type="dxa"/>
              <w:left w:w="120" w:type="dxa"/>
              <w:bottom w:w="80" w:type="dxa"/>
              <w:right w:w="120" w:type="dxa"/>
            </w:tcMar>
            <w:vAlign w:val="center"/>
          </w:tcPr>
          <w:p w14:paraId="79587EF2"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rPr>
              <w:t>4</w:t>
            </w:r>
          </w:p>
        </w:tc>
        <w:tc>
          <w:tcPr>
            <w:tcW w:w="1362" w:type="pct"/>
            <w:tcMar>
              <w:top w:w="80" w:type="dxa"/>
              <w:left w:w="120" w:type="dxa"/>
              <w:bottom w:w="80" w:type="dxa"/>
              <w:right w:w="120" w:type="dxa"/>
            </w:tcMar>
            <w:vAlign w:val="center"/>
          </w:tcPr>
          <w:p w14:paraId="530AF7D5"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NMeAsn</w:t>
            </w:r>
            <w:r>
              <w:rPr>
                <w:rFonts w:ascii="Times New Roman" w:hAnsi="Times New Roman" w:cs="Times New Roman"/>
                <w:kern w:val="18"/>
                <w:sz w:val="18"/>
                <w:szCs w:val="18"/>
                <w:vertAlign w:val="superscript"/>
              </w:rPr>
              <w:t>22</w:t>
            </w:r>
          </w:p>
        </w:tc>
        <w:tc>
          <w:tcPr>
            <w:tcW w:w="621" w:type="pct"/>
            <w:tcMar>
              <w:top w:w="80" w:type="dxa"/>
              <w:left w:w="120" w:type="dxa"/>
              <w:bottom w:w="80" w:type="dxa"/>
              <w:right w:w="120" w:type="dxa"/>
            </w:tcMar>
            <w:vAlign w:val="center"/>
          </w:tcPr>
          <w:p w14:paraId="66D29233"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373F96FA"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D8FD69B" w14:textId="77777777" w:rsidR="007617DE" w:rsidRPr="007617DE" w:rsidRDefault="00AE300B">
            <w:pPr>
              <w:spacing w:line="360" w:lineRule="auto"/>
              <w:jc w:val="center"/>
              <w:rPr>
                <w:rFonts w:ascii="Times New Roman" w:hAnsi="Times New Roman" w:cs="Times New Roman"/>
                <w:i/>
                <w:iCs/>
                <w:kern w:val="18"/>
                <w:sz w:val="18"/>
                <w:szCs w:val="18"/>
                <w:rPrChange w:id="11142" w:author="Xuning Wei12232" w:date="2026-10-24T11:11:00Z">
                  <w:rPr>
                    <w:rFonts w:ascii="Times New Roman" w:hAnsi="Times New Roman" w:cs="Times New Roman"/>
                    <w:i/>
                    <w:iCs/>
                    <w:color w:val="375623"/>
                    <w:kern w:val="18"/>
                    <w:sz w:val="18"/>
                    <w:szCs w:val="18"/>
                  </w:rPr>
                </w:rPrChange>
              </w:rPr>
            </w:pPr>
            <w:del w:id="1114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228AD5C"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D8F6CF9" w14:textId="77777777" w:rsidR="007617DE" w:rsidRPr="007617DE" w:rsidRDefault="00AE300B">
            <w:pPr>
              <w:spacing w:line="360" w:lineRule="auto"/>
              <w:jc w:val="center"/>
              <w:rPr>
                <w:rFonts w:ascii="Times New Roman" w:hAnsi="Times New Roman" w:cs="Times New Roman"/>
                <w:i/>
                <w:iCs/>
                <w:kern w:val="18"/>
                <w:sz w:val="18"/>
                <w:szCs w:val="18"/>
                <w:rPrChange w:id="11144" w:author="Xuning Wei12232" w:date="2026-10-24T11:11:00Z">
                  <w:rPr>
                    <w:rFonts w:ascii="Times New Roman" w:hAnsi="Times New Roman" w:cs="Times New Roman"/>
                    <w:i/>
                    <w:iCs/>
                    <w:color w:val="375623"/>
                    <w:kern w:val="18"/>
                    <w:sz w:val="18"/>
                    <w:szCs w:val="18"/>
                  </w:rPr>
                </w:rPrChange>
              </w:rPr>
            </w:pPr>
            <w:del w:id="1114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6FEFD868" w14:textId="77777777">
        <w:tc>
          <w:tcPr>
            <w:tcW w:w="288" w:type="pct"/>
            <w:tcMar>
              <w:top w:w="80" w:type="dxa"/>
              <w:left w:w="120" w:type="dxa"/>
              <w:bottom w:w="80" w:type="dxa"/>
              <w:right w:w="120" w:type="dxa"/>
            </w:tcMar>
            <w:vAlign w:val="center"/>
          </w:tcPr>
          <w:p w14:paraId="5F1B32C8"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5</w:t>
            </w:r>
          </w:p>
        </w:tc>
        <w:tc>
          <w:tcPr>
            <w:tcW w:w="1362" w:type="pct"/>
            <w:tcMar>
              <w:top w:w="80" w:type="dxa"/>
              <w:left w:w="120" w:type="dxa"/>
              <w:bottom w:w="80" w:type="dxa"/>
              <w:right w:w="120" w:type="dxa"/>
            </w:tcMar>
            <w:vAlign w:val="center"/>
          </w:tcPr>
          <w:p w14:paraId="3178178C"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NMeAsn</w:t>
            </w:r>
            <w:r>
              <w:rPr>
                <w:rFonts w:ascii="Times New Roman" w:hAnsi="Times New Roman" w:cs="Times New Roman"/>
                <w:kern w:val="18"/>
                <w:sz w:val="18"/>
                <w:szCs w:val="18"/>
                <w:vertAlign w:val="superscript"/>
              </w:rPr>
              <w:t>22</w:t>
            </w:r>
          </w:p>
        </w:tc>
        <w:tc>
          <w:tcPr>
            <w:tcW w:w="621" w:type="pct"/>
            <w:tcMar>
              <w:top w:w="80" w:type="dxa"/>
              <w:left w:w="120" w:type="dxa"/>
              <w:bottom w:w="80" w:type="dxa"/>
              <w:right w:w="120" w:type="dxa"/>
            </w:tcMar>
            <w:vAlign w:val="center"/>
          </w:tcPr>
          <w:p w14:paraId="672C171F"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217FE21F"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2127B48" w14:textId="77777777" w:rsidR="007617DE" w:rsidRPr="007617DE" w:rsidRDefault="00AE300B">
            <w:pPr>
              <w:spacing w:line="360" w:lineRule="auto"/>
              <w:jc w:val="center"/>
              <w:rPr>
                <w:rFonts w:ascii="Times New Roman" w:hAnsi="Times New Roman" w:cs="Times New Roman"/>
                <w:i/>
                <w:iCs/>
                <w:kern w:val="18"/>
                <w:sz w:val="18"/>
                <w:szCs w:val="18"/>
                <w:rPrChange w:id="11146" w:author="Xuning Wei12232" w:date="2026-10-24T11:11:00Z">
                  <w:rPr>
                    <w:rFonts w:ascii="Times New Roman" w:hAnsi="Times New Roman" w:cs="Times New Roman"/>
                    <w:i/>
                    <w:iCs/>
                    <w:color w:val="375623"/>
                    <w:kern w:val="18"/>
                    <w:sz w:val="18"/>
                    <w:szCs w:val="18"/>
                  </w:rPr>
                </w:rPrChange>
              </w:rPr>
            </w:pPr>
            <w:del w:id="1114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A103F96"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C6453CE" w14:textId="77777777" w:rsidR="007617DE" w:rsidRPr="007617DE" w:rsidRDefault="00AE300B">
            <w:pPr>
              <w:spacing w:line="360" w:lineRule="auto"/>
              <w:jc w:val="center"/>
              <w:rPr>
                <w:rFonts w:ascii="Times New Roman" w:hAnsi="Times New Roman" w:cs="Times New Roman"/>
                <w:i/>
                <w:iCs/>
                <w:kern w:val="18"/>
                <w:sz w:val="18"/>
                <w:szCs w:val="18"/>
                <w:rPrChange w:id="11148" w:author="Xuning Wei12232" w:date="2026-10-24T11:11:00Z">
                  <w:rPr>
                    <w:rFonts w:ascii="Times New Roman" w:hAnsi="Times New Roman" w:cs="Times New Roman"/>
                    <w:i/>
                    <w:iCs/>
                    <w:color w:val="375623"/>
                    <w:kern w:val="18"/>
                    <w:sz w:val="18"/>
                    <w:szCs w:val="18"/>
                  </w:rPr>
                </w:rPrChange>
              </w:rPr>
            </w:pPr>
            <w:del w:id="1114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0B33E9ED" w14:textId="77777777">
        <w:tc>
          <w:tcPr>
            <w:tcW w:w="288" w:type="pct"/>
            <w:tcMar>
              <w:top w:w="80" w:type="dxa"/>
              <w:left w:w="120" w:type="dxa"/>
              <w:bottom w:w="80" w:type="dxa"/>
              <w:right w:w="120" w:type="dxa"/>
            </w:tcMar>
            <w:vAlign w:val="center"/>
          </w:tcPr>
          <w:p w14:paraId="5F4DEE10"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6</w:t>
            </w:r>
          </w:p>
        </w:tc>
        <w:tc>
          <w:tcPr>
            <w:tcW w:w="1362" w:type="pct"/>
            <w:tcMar>
              <w:top w:w="80" w:type="dxa"/>
              <w:left w:w="120" w:type="dxa"/>
              <w:bottom w:w="80" w:type="dxa"/>
              <w:right w:w="120" w:type="dxa"/>
            </w:tcMar>
            <w:vAlign w:val="center"/>
          </w:tcPr>
          <w:p w14:paraId="4BB2C563"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20</w:t>
            </w:r>
          </w:p>
        </w:tc>
        <w:tc>
          <w:tcPr>
            <w:tcW w:w="621" w:type="pct"/>
            <w:tcMar>
              <w:top w:w="80" w:type="dxa"/>
              <w:left w:w="120" w:type="dxa"/>
              <w:bottom w:w="80" w:type="dxa"/>
              <w:right w:w="120" w:type="dxa"/>
            </w:tcMar>
            <w:vAlign w:val="center"/>
          </w:tcPr>
          <w:p w14:paraId="244B3E2F"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59D550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FD40A72" w14:textId="77777777" w:rsidR="007617DE" w:rsidRPr="007617DE" w:rsidRDefault="00AE300B">
            <w:pPr>
              <w:spacing w:line="360" w:lineRule="auto"/>
              <w:jc w:val="center"/>
              <w:rPr>
                <w:rFonts w:ascii="Times New Roman" w:hAnsi="Times New Roman" w:cs="Times New Roman"/>
                <w:i/>
                <w:iCs/>
                <w:kern w:val="18"/>
                <w:sz w:val="18"/>
                <w:szCs w:val="18"/>
                <w:rPrChange w:id="11150" w:author="Xuning Wei12232" w:date="2026-10-24T11:11:00Z">
                  <w:rPr>
                    <w:rFonts w:ascii="Times New Roman" w:hAnsi="Times New Roman" w:cs="Times New Roman"/>
                    <w:i/>
                    <w:iCs/>
                    <w:color w:val="375623"/>
                    <w:kern w:val="18"/>
                    <w:sz w:val="18"/>
                    <w:szCs w:val="18"/>
                  </w:rPr>
                </w:rPrChange>
              </w:rPr>
            </w:pPr>
            <w:del w:id="1115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4A178AC"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19F66B4" w14:textId="77777777" w:rsidR="007617DE" w:rsidRPr="007617DE" w:rsidRDefault="00AE300B">
            <w:pPr>
              <w:spacing w:line="360" w:lineRule="auto"/>
              <w:jc w:val="center"/>
              <w:rPr>
                <w:rFonts w:ascii="Times New Roman" w:hAnsi="Times New Roman" w:cs="Times New Roman"/>
                <w:i/>
                <w:iCs/>
                <w:kern w:val="18"/>
                <w:sz w:val="18"/>
                <w:szCs w:val="18"/>
                <w:rPrChange w:id="11152" w:author="Xuning Wei12232" w:date="2026-10-24T11:11:00Z">
                  <w:rPr>
                    <w:rFonts w:ascii="Times New Roman" w:hAnsi="Times New Roman" w:cs="Times New Roman"/>
                    <w:i/>
                    <w:iCs/>
                    <w:color w:val="375623"/>
                    <w:kern w:val="18"/>
                    <w:sz w:val="18"/>
                    <w:szCs w:val="18"/>
                  </w:rPr>
                </w:rPrChange>
              </w:rPr>
            </w:pPr>
            <w:del w:id="1115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5A669E4" w14:textId="77777777">
        <w:tc>
          <w:tcPr>
            <w:tcW w:w="288" w:type="pct"/>
            <w:tcMar>
              <w:top w:w="80" w:type="dxa"/>
              <w:left w:w="120" w:type="dxa"/>
              <w:bottom w:w="80" w:type="dxa"/>
              <w:right w:w="120" w:type="dxa"/>
            </w:tcMar>
            <w:vAlign w:val="center"/>
          </w:tcPr>
          <w:p w14:paraId="61A1D72D"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7</w:t>
            </w:r>
          </w:p>
        </w:tc>
        <w:tc>
          <w:tcPr>
            <w:tcW w:w="1362" w:type="pct"/>
            <w:tcMar>
              <w:top w:w="80" w:type="dxa"/>
              <w:left w:w="120" w:type="dxa"/>
              <w:bottom w:w="80" w:type="dxa"/>
              <w:right w:w="120" w:type="dxa"/>
            </w:tcMar>
            <w:vAlign w:val="center"/>
          </w:tcPr>
          <w:p w14:paraId="18C8CE63"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20</w:t>
            </w:r>
          </w:p>
        </w:tc>
        <w:tc>
          <w:tcPr>
            <w:tcW w:w="621" w:type="pct"/>
            <w:tcMar>
              <w:top w:w="80" w:type="dxa"/>
              <w:left w:w="120" w:type="dxa"/>
              <w:bottom w:w="80" w:type="dxa"/>
              <w:right w:w="120" w:type="dxa"/>
            </w:tcMar>
            <w:vAlign w:val="center"/>
          </w:tcPr>
          <w:p w14:paraId="6AA27B29"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65BD3DE"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3BDBF524" w14:textId="77777777" w:rsidR="007617DE" w:rsidRPr="007617DE" w:rsidRDefault="00AE300B">
            <w:pPr>
              <w:spacing w:line="360" w:lineRule="auto"/>
              <w:jc w:val="center"/>
              <w:rPr>
                <w:rFonts w:ascii="Times New Roman" w:hAnsi="Times New Roman" w:cs="Times New Roman"/>
                <w:i/>
                <w:iCs/>
                <w:kern w:val="18"/>
                <w:sz w:val="18"/>
                <w:szCs w:val="18"/>
                <w:rPrChange w:id="11154" w:author="Xuning Wei12232" w:date="2026-10-24T11:11:00Z">
                  <w:rPr>
                    <w:rFonts w:ascii="Times New Roman" w:hAnsi="Times New Roman" w:cs="Times New Roman"/>
                    <w:i/>
                    <w:iCs/>
                    <w:color w:val="375623"/>
                    <w:kern w:val="18"/>
                    <w:sz w:val="18"/>
                    <w:szCs w:val="18"/>
                  </w:rPr>
                </w:rPrChange>
              </w:rPr>
            </w:pPr>
            <w:del w:id="1115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00584BE9"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664D75A" w14:textId="77777777" w:rsidR="007617DE" w:rsidRPr="007617DE" w:rsidRDefault="00AE300B">
            <w:pPr>
              <w:spacing w:line="360" w:lineRule="auto"/>
              <w:jc w:val="center"/>
              <w:rPr>
                <w:rFonts w:ascii="Times New Roman" w:hAnsi="Times New Roman" w:cs="Times New Roman"/>
                <w:i/>
                <w:iCs/>
                <w:kern w:val="18"/>
                <w:sz w:val="18"/>
                <w:szCs w:val="18"/>
                <w:rPrChange w:id="11156" w:author="Xuning Wei12232" w:date="2026-10-24T11:11:00Z">
                  <w:rPr>
                    <w:rFonts w:ascii="Times New Roman" w:hAnsi="Times New Roman" w:cs="Times New Roman"/>
                    <w:i/>
                    <w:iCs/>
                    <w:color w:val="375623"/>
                    <w:kern w:val="18"/>
                    <w:sz w:val="18"/>
                    <w:szCs w:val="18"/>
                  </w:rPr>
                </w:rPrChange>
              </w:rPr>
            </w:pPr>
            <w:del w:id="1115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01E2E572" w14:textId="77777777">
        <w:tc>
          <w:tcPr>
            <w:tcW w:w="288" w:type="pct"/>
            <w:tcMar>
              <w:top w:w="80" w:type="dxa"/>
              <w:left w:w="120" w:type="dxa"/>
              <w:bottom w:w="80" w:type="dxa"/>
              <w:right w:w="120" w:type="dxa"/>
            </w:tcMar>
            <w:vAlign w:val="center"/>
          </w:tcPr>
          <w:p w14:paraId="0C394206"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8</w:t>
            </w:r>
          </w:p>
        </w:tc>
        <w:tc>
          <w:tcPr>
            <w:tcW w:w="1362" w:type="pct"/>
            <w:tcMar>
              <w:top w:w="80" w:type="dxa"/>
              <w:left w:w="120" w:type="dxa"/>
              <w:bottom w:w="80" w:type="dxa"/>
              <w:right w:w="120" w:type="dxa"/>
            </w:tcMar>
            <w:vAlign w:val="center"/>
          </w:tcPr>
          <w:p w14:paraId="0BA68CC4"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19</w:t>
            </w:r>
          </w:p>
        </w:tc>
        <w:tc>
          <w:tcPr>
            <w:tcW w:w="621" w:type="pct"/>
            <w:tcMar>
              <w:top w:w="80" w:type="dxa"/>
              <w:left w:w="120" w:type="dxa"/>
              <w:bottom w:w="80" w:type="dxa"/>
              <w:right w:w="120" w:type="dxa"/>
            </w:tcMar>
            <w:vAlign w:val="center"/>
          </w:tcPr>
          <w:p w14:paraId="0F72F19B"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47AB75D7"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7D48B3B" w14:textId="77777777" w:rsidR="007617DE" w:rsidRPr="007617DE" w:rsidRDefault="00AE300B">
            <w:pPr>
              <w:spacing w:line="360" w:lineRule="auto"/>
              <w:jc w:val="center"/>
              <w:rPr>
                <w:rFonts w:ascii="Times New Roman" w:hAnsi="Times New Roman" w:cs="Times New Roman"/>
                <w:i/>
                <w:iCs/>
                <w:kern w:val="18"/>
                <w:sz w:val="18"/>
                <w:szCs w:val="18"/>
                <w:rPrChange w:id="11158" w:author="Xuning Wei12232" w:date="2026-10-24T11:11:00Z">
                  <w:rPr>
                    <w:rFonts w:ascii="Times New Roman" w:hAnsi="Times New Roman" w:cs="Times New Roman"/>
                    <w:i/>
                    <w:iCs/>
                    <w:color w:val="375623"/>
                    <w:kern w:val="18"/>
                    <w:sz w:val="18"/>
                    <w:szCs w:val="18"/>
                  </w:rPr>
                </w:rPrChange>
              </w:rPr>
            </w:pPr>
            <w:del w:id="1115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FEE0CE8"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A71FC24" w14:textId="77777777" w:rsidR="007617DE" w:rsidRPr="007617DE" w:rsidRDefault="00AE300B">
            <w:pPr>
              <w:spacing w:line="360" w:lineRule="auto"/>
              <w:jc w:val="center"/>
              <w:rPr>
                <w:rFonts w:ascii="Times New Roman" w:hAnsi="Times New Roman" w:cs="Times New Roman"/>
                <w:i/>
                <w:iCs/>
                <w:kern w:val="18"/>
                <w:sz w:val="18"/>
                <w:szCs w:val="18"/>
                <w:rPrChange w:id="11160" w:author="Xuning Wei12232" w:date="2026-10-24T11:11:00Z">
                  <w:rPr>
                    <w:rFonts w:ascii="Times New Roman" w:hAnsi="Times New Roman" w:cs="Times New Roman"/>
                    <w:i/>
                    <w:iCs/>
                    <w:color w:val="375623"/>
                    <w:kern w:val="18"/>
                    <w:sz w:val="18"/>
                    <w:szCs w:val="18"/>
                  </w:rPr>
                </w:rPrChange>
              </w:rPr>
            </w:pPr>
            <w:del w:id="1116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E6A04A5" w14:textId="77777777">
        <w:tc>
          <w:tcPr>
            <w:tcW w:w="288" w:type="pct"/>
            <w:tcMar>
              <w:top w:w="80" w:type="dxa"/>
              <w:left w:w="120" w:type="dxa"/>
              <w:bottom w:w="80" w:type="dxa"/>
              <w:right w:w="120" w:type="dxa"/>
            </w:tcMar>
            <w:vAlign w:val="center"/>
          </w:tcPr>
          <w:p w14:paraId="7888FD55"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9</w:t>
            </w:r>
          </w:p>
        </w:tc>
        <w:tc>
          <w:tcPr>
            <w:tcW w:w="1362" w:type="pct"/>
            <w:tcMar>
              <w:top w:w="80" w:type="dxa"/>
              <w:left w:w="120" w:type="dxa"/>
              <w:bottom w:w="80" w:type="dxa"/>
              <w:right w:w="120" w:type="dxa"/>
            </w:tcMar>
            <w:vAlign w:val="center"/>
          </w:tcPr>
          <w:p w14:paraId="3A6BAB8E"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Ser</w:t>
            </w:r>
            <w:r>
              <w:rPr>
                <w:rFonts w:ascii="Times New Roman" w:hAnsi="Times New Roman" w:cs="Times New Roman"/>
                <w:kern w:val="18"/>
                <w:sz w:val="18"/>
                <w:szCs w:val="18"/>
                <w:vertAlign w:val="superscript"/>
              </w:rPr>
              <w:t>19</w:t>
            </w:r>
          </w:p>
        </w:tc>
        <w:tc>
          <w:tcPr>
            <w:tcW w:w="621" w:type="pct"/>
            <w:tcMar>
              <w:top w:w="80" w:type="dxa"/>
              <w:left w:w="120" w:type="dxa"/>
              <w:bottom w:w="80" w:type="dxa"/>
              <w:right w:w="120" w:type="dxa"/>
            </w:tcMar>
            <w:vAlign w:val="center"/>
          </w:tcPr>
          <w:p w14:paraId="4FA132F0"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62BFE8C"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0D12724" w14:textId="77777777" w:rsidR="007617DE" w:rsidRPr="007617DE" w:rsidRDefault="00AE300B">
            <w:pPr>
              <w:spacing w:line="360" w:lineRule="auto"/>
              <w:jc w:val="center"/>
              <w:rPr>
                <w:rFonts w:ascii="Times New Roman" w:hAnsi="Times New Roman" w:cs="Times New Roman"/>
                <w:i/>
                <w:iCs/>
                <w:kern w:val="18"/>
                <w:sz w:val="18"/>
                <w:szCs w:val="18"/>
                <w:rPrChange w:id="11162" w:author="Xuning Wei12232" w:date="2026-10-24T11:11:00Z">
                  <w:rPr>
                    <w:rFonts w:ascii="Times New Roman" w:hAnsi="Times New Roman" w:cs="Times New Roman"/>
                    <w:i/>
                    <w:iCs/>
                    <w:color w:val="375623"/>
                    <w:kern w:val="18"/>
                    <w:sz w:val="18"/>
                    <w:szCs w:val="18"/>
                  </w:rPr>
                </w:rPrChange>
              </w:rPr>
            </w:pPr>
            <w:del w:id="1116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2D7414E"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6F13423" w14:textId="77777777" w:rsidR="007617DE" w:rsidRPr="007617DE" w:rsidRDefault="00AE300B">
            <w:pPr>
              <w:spacing w:line="360" w:lineRule="auto"/>
              <w:jc w:val="center"/>
              <w:rPr>
                <w:rFonts w:ascii="Times New Roman" w:hAnsi="Times New Roman" w:cs="Times New Roman"/>
                <w:i/>
                <w:iCs/>
                <w:kern w:val="18"/>
                <w:sz w:val="18"/>
                <w:szCs w:val="18"/>
                <w:rPrChange w:id="11164" w:author="Xuning Wei12232" w:date="2026-10-24T11:11:00Z">
                  <w:rPr>
                    <w:rFonts w:ascii="Times New Roman" w:hAnsi="Times New Roman" w:cs="Times New Roman"/>
                    <w:i/>
                    <w:iCs/>
                    <w:color w:val="375623"/>
                    <w:kern w:val="18"/>
                    <w:sz w:val="18"/>
                    <w:szCs w:val="18"/>
                  </w:rPr>
                </w:rPrChange>
              </w:rPr>
            </w:pPr>
            <w:del w:id="1116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1882F349" w14:textId="77777777">
        <w:tc>
          <w:tcPr>
            <w:tcW w:w="288" w:type="pct"/>
            <w:tcMar>
              <w:top w:w="80" w:type="dxa"/>
              <w:left w:w="120" w:type="dxa"/>
              <w:bottom w:w="80" w:type="dxa"/>
              <w:right w:w="120" w:type="dxa"/>
            </w:tcMar>
            <w:vAlign w:val="center"/>
          </w:tcPr>
          <w:p w14:paraId="4441174A"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10</w:t>
            </w:r>
          </w:p>
        </w:tc>
        <w:tc>
          <w:tcPr>
            <w:tcW w:w="1362" w:type="pct"/>
            <w:tcMar>
              <w:top w:w="80" w:type="dxa"/>
              <w:left w:w="120" w:type="dxa"/>
              <w:bottom w:w="80" w:type="dxa"/>
              <w:right w:w="120" w:type="dxa"/>
            </w:tcMar>
            <w:vAlign w:val="center"/>
          </w:tcPr>
          <w:p w14:paraId="10275AB6"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Arg</w:t>
            </w:r>
            <w:r>
              <w:rPr>
                <w:rFonts w:ascii="Times New Roman" w:hAnsi="Times New Roman" w:cs="Times New Roman"/>
                <w:kern w:val="18"/>
                <w:sz w:val="18"/>
                <w:szCs w:val="18"/>
                <w:vertAlign w:val="superscript"/>
              </w:rPr>
              <w:t>18</w:t>
            </w:r>
          </w:p>
        </w:tc>
        <w:tc>
          <w:tcPr>
            <w:tcW w:w="621" w:type="pct"/>
            <w:tcMar>
              <w:top w:w="80" w:type="dxa"/>
              <w:left w:w="120" w:type="dxa"/>
              <w:bottom w:w="80" w:type="dxa"/>
              <w:right w:w="120" w:type="dxa"/>
            </w:tcMar>
            <w:vAlign w:val="center"/>
          </w:tcPr>
          <w:p w14:paraId="50CFB003"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4AA0504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333E6C5" w14:textId="77777777" w:rsidR="007617DE" w:rsidRPr="007617DE" w:rsidRDefault="00AE300B">
            <w:pPr>
              <w:spacing w:line="360" w:lineRule="auto"/>
              <w:jc w:val="center"/>
              <w:rPr>
                <w:rFonts w:ascii="Times New Roman" w:hAnsi="Times New Roman" w:cs="Times New Roman"/>
                <w:i/>
                <w:iCs/>
                <w:kern w:val="18"/>
                <w:sz w:val="18"/>
                <w:szCs w:val="18"/>
                <w:rPrChange w:id="11166" w:author="Xuning Wei12232" w:date="2026-10-24T11:11:00Z">
                  <w:rPr>
                    <w:rFonts w:ascii="Times New Roman" w:hAnsi="Times New Roman" w:cs="Times New Roman"/>
                    <w:i/>
                    <w:iCs/>
                    <w:color w:val="375623"/>
                    <w:kern w:val="18"/>
                    <w:sz w:val="18"/>
                    <w:szCs w:val="18"/>
                  </w:rPr>
                </w:rPrChange>
              </w:rPr>
            </w:pPr>
            <w:del w:id="1116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928D187"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DFB3091" w14:textId="77777777" w:rsidR="007617DE" w:rsidRPr="007617DE" w:rsidRDefault="00AE300B">
            <w:pPr>
              <w:spacing w:line="360" w:lineRule="auto"/>
              <w:jc w:val="center"/>
              <w:rPr>
                <w:rFonts w:ascii="Times New Roman" w:hAnsi="Times New Roman" w:cs="Times New Roman"/>
                <w:i/>
                <w:iCs/>
                <w:kern w:val="18"/>
                <w:sz w:val="18"/>
                <w:szCs w:val="18"/>
                <w:rPrChange w:id="11168" w:author="Xuning Wei12232" w:date="2026-10-24T11:11:00Z">
                  <w:rPr>
                    <w:rFonts w:ascii="Times New Roman" w:hAnsi="Times New Roman" w:cs="Times New Roman"/>
                    <w:i/>
                    <w:iCs/>
                    <w:color w:val="375623"/>
                    <w:kern w:val="18"/>
                    <w:sz w:val="18"/>
                    <w:szCs w:val="18"/>
                  </w:rPr>
                </w:rPrChange>
              </w:rPr>
            </w:pPr>
            <w:del w:id="1116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5713C8EB" w14:textId="77777777">
        <w:tc>
          <w:tcPr>
            <w:tcW w:w="288" w:type="pct"/>
            <w:tcMar>
              <w:top w:w="80" w:type="dxa"/>
              <w:left w:w="120" w:type="dxa"/>
              <w:bottom w:w="80" w:type="dxa"/>
              <w:right w:w="120" w:type="dxa"/>
            </w:tcMar>
            <w:vAlign w:val="center"/>
          </w:tcPr>
          <w:p w14:paraId="72BBEB5E"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11</w:t>
            </w:r>
          </w:p>
        </w:tc>
        <w:tc>
          <w:tcPr>
            <w:tcW w:w="1362" w:type="pct"/>
            <w:tcMar>
              <w:top w:w="80" w:type="dxa"/>
              <w:left w:w="120" w:type="dxa"/>
              <w:bottom w:w="80" w:type="dxa"/>
              <w:right w:w="120" w:type="dxa"/>
            </w:tcMar>
            <w:vAlign w:val="center"/>
          </w:tcPr>
          <w:p w14:paraId="2E4169AA"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Arg</w:t>
            </w:r>
            <w:r>
              <w:rPr>
                <w:rFonts w:ascii="Times New Roman" w:hAnsi="Times New Roman" w:cs="Times New Roman"/>
                <w:kern w:val="18"/>
                <w:sz w:val="18"/>
                <w:szCs w:val="18"/>
                <w:vertAlign w:val="superscript"/>
              </w:rPr>
              <w:t>18</w:t>
            </w:r>
          </w:p>
        </w:tc>
        <w:tc>
          <w:tcPr>
            <w:tcW w:w="621" w:type="pct"/>
            <w:tcMar>
              <w:top w:w="80" w:type="dxa"/>
              <w:left w:w="120" w:type="dxa"/>
              <w:bottom w:w="80" w:type="dxa"/>
              <w:right w:w="120" w:type="dxa"/>
            </w:tcMar>
            <w:vAlign w:val="center"/>
          </w:tcPr>
          <w:p w14:paraId="1E7F639F"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181D7B7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3E16609E" w14:textId="77777777" w:rsidR="007617DE" w:rsidRPr="007617DE" w:rsidRDefault="00AE300B">
            <w:pPr>
              <w:spacing w:line="360" w:lineRule="auto"/>
              <w:jc w:val="center"/>
              <w:rPr>
                <w:rFonts w:ascii="Times New Roman" w:hAnsi="Times New Roman" w:cs="Times New Roman"/>
                <w:i/>
                <w:iCs/>
                <w:kern w:val="18"/>
                <w:sz w:val="18"/>
                <w:szCs w:val="18"/>
                <w:rPrChange w:id="11170" w:author="Xuning Wei12232" w:date="2026-10-24T11:11:00Z">
                  <w:rPr>
                    <w:rFonts w:ascii="Times New Roman" w:hAnsi="Times New Roman" w:cs="Times New Roman"/>
                    <w:i/>
                    <w:iCs/>
                    <w:color w:val="375623"/>
                    <w:kern w:val="18"/>
                    <w:sz w:val="18"/>
                    <w:szCs w:val="18"/>
                  </w:rPr>
                </w:rPrChange>
              </w:rPr>
            </w:pPr>
            <w:del w:id="1117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B8565CF"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79FC34A" w14:textId="77777777" w:rsidR="007617DE" w:rsidRPr="007617DE" w:rsidRDefault="00AE300B">
            <w:pPr>
              <w:spacing w:line="360" w:lineRule="auto"/>
              <w:jc w:val="center"/>
              <w:rPr>
                <w:rFonts w:ascii="Times New Roman" w:hAnsi="Times New Roman" w:cs="Times New Roman"/>
                <w:i/>
                <w:iCs/>
                <w:kern w:val="18"/>
                <w:sz w:val="18"/>
                <w:szCs w:val="18"/>
                <w:rPrChange w:id="11172" w:author="Xuning Wei12232" w:date="2026-10-24T11:11:00Z">
                  <w:rPr>
                    <w:rFonts w:ascii="Times New Roman" w:hAnsi="Times New Roman" w:cs="Times New Roman"/>
                    <w:i/>
                    <w:iCs/>
                    <w:color w:val="375623"/>
                    <w:kern w:val="18"/>
                    <w:sz w:val="18"/>
                    <w:szCs w:val="18"/>
                  </w:rPr>
                </w:rPrChange>
              </w:rPr>
            </w:pPr>
            <w:del w:id="1117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16B24BD" w14:textId="77777777">
        <w:tc>
          <w:tcPr>
            <w:tcW w:w="288" w:type="pct"/>
            <w:tcMar>
              <w:top w:w="80" w:type="dxa"/>
              <w:left w:w="120" w:type="dxa"/>
              <w:bottom w:w="80" w:type="dxa"/>
              <w:right w:w="120" w:type="dxa"/>
            </w:tcMar>
            <w:vAlign w:val="center"/>
          </w:tcPr>
          <w:p w14:paraId="2D0FD3D0"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12</w:t>
            </w:r>
          </w:p>
        </w:tc>
        <w:tc>
          <w:tcPr>
            <w:tcW w:w="1362" w:type="pct"/>
            <w:tcMar>
              <w:top w:w="80" w:type="dxa"/>
              <w:left w:w="120" w:type="dxa"/>
              <w:bottom w:w="80" w:type="dxa"/>
              <w:right w:w="120" w:type="dxa"/>
            </w:tcMar>
            <w:vAlign w:val="center"/>
          </w:tcPr>
          <w:p w14:paraId="533D9061"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Val</w:t>
            </w:r>
            <w:r>
              <w:rPr>
                <w:rFonts w:ascii="Times New Roman" w:hAnsi="Times New Roman" w:cs="Times New Roman"/>
                <w:kern w:val="18"/>
                <w:sz w:val="18"/>
                <w:szCs w:val="18"/>
                <w:vertAlign w:val="superscript"/>
              </w:rPr>
              <w:t>17</w:t>
            </w:r>
          </w:p>
        </w:tc>
        <w:tc>
          <w:tcPr>
            <w:tcW w:w="621" w:type="pct"/>
            <w:tcMar>
              <w:top w:w="80" w:type="dxa"/>
              <w:left w:w="120" w:type="dxa"/>
              <w:bottom w:w="80" w:type="dxa"/>
              <w:right w:w="120" w:type="dxa"/>
            </w:tcMar>
            <w:vAlign w:val="center"/>
          </w:tcPr>
          <w:p w14:paraId="7BD8AD74"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428341A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079E5DA" w14:textId="77777777" w:rsidR="007617DE" w:rsidRPr="007617DE" w:rsidRDefault="00AE300B">
            <w:pPr>
              <w:spacing w:line="360" w:lineRule="auto"/>
              <w:jc w:val="center"/>
              <w:rPr>
                <w:rFonts w:ascii="Times New Roman" w:hAnsi="Times New Roman" w:cs="Times New Roman"/>
                <w:i/>
                <w:iCs/>
                <w:kern w:val="18"/>
                <w:sz w:val="18"/>
                <w:szCs w:val="18"/>
                <w:rPrChange w:id="11174" w:author="Xuning Wei12232" w:date="2026-10-24T11:11:00Z">
                  <w:rPr>
                    <w:rFonts w:ascii="Times New Roman" w:hAnsi="Times New Roman" w:cs="Times New Roman"/>
                    <w:i/>
                    <w:iCs/>
                    <w:color w:val="375623"/>
                    <w:kern w:val="18"/>
                    <w:sz w:val="18"/>
                    <w:szCs w:val="18"/>
                  </w:rPr>
                </w:rPrChange>
              </w:rPr>
            </w:pPr>
            <w:del w:id="1117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1F73BBA8"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5F2DF3E" w14:textId="77777777" w:rsidR="007617DE" w:rsidRPr="007617DE" w:rsidRDefault="00AE300B">
            <w:pPr>
              <w:spacing w:line="360" w:lineRule="auto"/>
              <w:jc w:val="center"/>
              <w:rPr>
                <w:rFonts w:ascii="Times New Roman" w:hAnsi="Times New Roman" w:cs="Times New Roman"/>
                <w:i/>
                <w:iCs/>
                <w:kern w:val="18"/>
                <w:sz w:val="18"/>
                <w:szCs w:val="18"/>
                <w:rPrChange w:id="11176" w:author="Xuning Wei12232" w:date="2026-10-24T11:11:00Z">
                  <w:rPr>
                    <w:rFonts w:ascii="Times New Roman" w:hAnsi="Times New Roman" w:cs="Times New Roman"/>
                    <w:i/>
                    <w:iCs/>
                    <w:color w:val="375623"/>
                    <w:kern w:val="18"/>
                    <w:sz w:val="18"/>
                    <w:szCs w:val="18"/>
                  </w:rPr>
                </w:rPrChange>
              </w:rPr>
            </w:pPr>
            <w:del w:id="1117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1FE76A5C" w14:textId="77777777">
        <w:tc>
          <w:tcPr>
            <w:tcW w:w="288" w:type="pct"/>
            <w:tcMar>
              <w:top w:w="80" w:type="dxa"/>
              <w:left w:w="120" w:type="dxa"/>
              <w:bottom w:w="80" w:type="dxa"/>
              <w:right w:w="120" w:type="dxa"/>
            </w:tcMar>
            <w:vAlign w:val="center"/>
          </w:tcPr>
          <w:p w14:paraId="466D50FC"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13</w:t>
            </w:r>
          </w:p>
        </w:tc>
        <w:tc>
          <w:tcPr>
            <w:tcW w:w="1362" w:type="pct"/>
            <w:tcMar>
              <w:top w:w="80" w:type="dxa"/>
              <w:left w:w="120" w:type="dxa"/>
              <w:bottom w:w="80" w:type="dxa"/>
              <w:right w:w="120" w:type="dxa"/>
            </w:tcMar>
            <w:vAlign w:val="center"/>
          </w:tcPr>
          <w:p w14:paraId="6AC8A3B8"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Val</w:t>
            </w:r>
            <w:r>
              <w:rPr>
                <w:rFonts w:ascii="Times New Roman" w:hAnsi="Times New Roman" w:cs="Times New Roman"/>
                <w:kern w:val="18"/>
                <w:sz w:val="18"/>
                <w:szCs w:val="18"/>
                <w:vertAlign w:val="superscript"/>
              </w:rPr>
              <w:t>17</w:t>
            </w:r>
          </w:p>
        </w:tc>
        <w:tc>
          <w:tcPr>
            <w:tcW w:w="621" w:type="pct"/>
            <w:tcMar>
              <w:top w:w="80" w:type="dxa"/>
              <w:left w:w="120" w:type="dxa"/>
              <w:bottom w:w="80" w:type="dxa"/>
              <w:right w:w="120" w:type="dxa"/>
            </w:tcMar>
            <w:vAlign w:val="center"/>
          </w:tcPr>
          <w:p w14:paraId="2E3DB152"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0FC86AC9"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6B56C40" w14:textId="77777777" w:rsidR="007617DE" w:rsidRPr="007617DE" w:rsidRDefault="00AE300B">
            <w:pPr>
              <w:spacing w:line="360" w:lineRule="auto"/>
              <w:jc w:val="center"/>
              <w:rPr>
                <w:rFonts w:ascii="Times New Roman" w:hAnsi="Times New Roman" w:cs="Times New Roman"/>
                <w:i/>
                <w:iCs/>
                <w:kern w:val="18"/>
                <w:sz w:val="18"/>
                <w:szCs w:val="18"/>
                <w:rPrChange w:id="11178" w:author="Xuning Wei12232" w:date="2026-10-24T11:11:00Z">
                  <w:rPr>
                    <w:rFonts w:ascii="Times New Roman" w:hAnsi="Times New Roman" w:cs="Times New Roman"/>
                    <w:i/>
                    <w:iCs/>
                    <w:color w:val="375623"/>
                    <w:kern w:val="18"/>
                    <w:sz w:val="18"/>
                    <w:szCs w:val="18"/>
                  </w:rPr>
                </w:rPrChange>
              </w:rPr>
            </w:pPr>
            <w:del w:id="1117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90694D0"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C87C6EE" w14:textId="77777777" w:rsidR="007617DE" w:rsidRPr="007617DE" w:rsidRDefault="00AE300B">
            <w:pPr>
              <w:spacing w:line="360" w:lineRule="auto"/>
              <w:jc w:val="center"/>
              <w:rPr>
                <w:rFonts w:ascii="Times New Roman" w:hAnsi="Times New Roman" w:cs="Times New Roman"/>
                <w:i/>
                <w:iCs/>
                <w:kern w:val="18"/>
                <w:sz w:val="18"/>
                <w:szCs w:val="18"/>
                <w:rPrChange w:id="11180" w:author="Xuning Wei12232" w:date="2026-10-24T11:11:00Z">
                  <w:rPr>
                    <w:rFonts w:ascii="Times New Roman" w:hAnsi="Times New Roman" w:cs="Times New Roman"/>
                    <w:i/>
                    <w:iCs/>
                    <w:color w:val="375623"/>
                    <w:kern w:val="18"/>
                    <w:sz w:val="18"/>
                    <w:szCs w:val="18"/>
                  </w:rPr>
                </w:rPrChange>
              </w:rPr>
            </w:pPr>
            <w:del w:id="1118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0587848" w14:textId="77777777">
        <w:tc>
          <w:tcPr>
            <w:tcW w:w="288" w:type="pct"/>
            <w:tcMar>
              <w:top w:w="80" w:type="dxa"/>
              <w:left w:w="120" w:type="dxa"/>
              <w:bottom w:w="80" w:type="dxa"/>
              <w:right w:w="120" w:type="dxa"/>
            </w:tcMar>
            <w:vAlign w:val="center"/>
          </w:tcPr>
          <w:p w14:paraId="0BE8135B"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14</w:t>
            </w:r>
          </w:p>
        </w:tc>
        <w:tc>
          <w:tcPr>
            <w:tcW w:w="1362" w:type="pct"/>
            <w:tcMar>
              <w:top w:w="80" w:type="dxa"/>
              <w:left w:w="120" w:type="dxa"/>
              <w:bottom w:w="80" w:type="dxa"/>
              <w:right w:w="120" w:type="dxa"/>
            </w:tcMar>
            <w:vAlign w:val="center"/>
          </w:tcPr>
          <w:p w14:paraId="613B4BEB"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16</w:t>
            </w:r>
          </w:p>
        </w:tc>
        <w:tc>
          <w:tcPr>
            <w:tcW w:w="621" w:type="pct"/>
            <w:tcMar>
              <w:top w:w="80" w:type="dxa"/>
              <w:left w:w="120" w:type="dxa"/>
              <w:bottom w:w="80" w:type="dxa"/>
              <w:right w:w="120" w:type="dxa"/>
            </w:tcMar>
            <w:vAlign w:val="center"/>
          </w:tcPr>
          <w:p w14:paraId="3ADC699D"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34CC6D7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18F9E36" w14:textId="77777777" w:rsidR="007617DE" w:rsidRPr="007617DE" w:rsidRDefault="00AE300B">
            <w:pPr>
              <w:spacing w:line="360" w:lineRule="auto"/>
              <w:jc w:val="center"/>
              <w:rPr>
                <w:rFonts w:ascii="Times New Roman" w:hAnsi="Times New Roman" w:cs="Times New Roman"/>
                <w:i/>
                <w:iCs/>
                <w:kern w:val="18"/>
                <w:sz w:val="18"/>
                <w:szCs w:val="18"/>
                <w:rPrChange w:id="11182" w:author="Xuning Wei12232" w:date="2026-10-24T11:11:00Z">
                  <w:rPr>
                    <w:rFonts w:ascii="Times New Roman" w:hAnsi="Times New Roman" w:cs="Times New Roman"/>
                    <w:i/>
                    <w:iCs/>
                    <w:color w:val="375623"/>
                    <w:kern w:val="18"/>
                    <w:sz w:val="18"/>
                    <w:szCs w:val="18"/>
                  </w:rPr>
                </w:rPrChange>
              </w:rPr>
            </w:pPr>
            <w:del w:id="1118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1DB53165"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B34B6DF" w14:textId="77777777" w:rsidR="007617DE" w:rsidRPr="007617DE" w:rsidRDefault="00AE300B">
            <w:pPr>
              <w:spacing w:line="360" w:lineRule="auto"/>
              <w:jc w:val="center"/>
              <w:rPr>
                <w:rFonts w:ascii="Times New Roman" w:hAnsi="Times New Roman" w:cs="Times New Roman"/>
                <w:i/>
                <w:iCs/>
                <w:kern w:val="18"/>
                <w:sz w:val="18"/>
                <w:szCs w:val="18"/>
                <w:rPrChange w:id="11184" w:author="Xuning Wei12232" w:date="2026-10-24T11:11:00Z">
                  <w:rPr>
                    <w:rFonts w:ascii="Times New Roman" w:hAnsi="Times New Roman" w:cs="Times New Roman"/>
                    <w:i/>
                    <w:iCs/>
                    <w:color w:val="375623"/>
                    <w:kern w:val="18"/>
                    <w:sz w:val="18"/>
                    <w:szCs w:val="18"/>
                  </w:rPr>
                </w:rPrChange>
              </w:rPr>
            </w:pPr>
            <w:del w:id="1118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49B99B4" w14:textId="77777777">
        <w:tc>
          <w:tcPr>
            <w:tcW w:w="288" w:type="pct"/>
            <w:tcMar>
              <w:top w:w="80" w:type="dxa"/>
              <w:left w:w="120" w:type="dxa"/>
              <w:bottom w:w="80" w:type="dxa"/>
              <w:right w:w="120" w:type="dxa"/>
            </w:tcMar>
            <w:vAlign w:val="center"/>
          </w:tcPr>
          <w:p w14:paraId="1D0B31E2"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15</w:t>
            </w:r>
          </w:p>
        </w:tc>
        <w:tc>
          <w:tcPr>
            <w:tcW w:w="1362" w:type="pct"/>
            <w:tcMar>
              <w:top w:w="80" w:type="dxa"/>
              <w:left w:w="120" w:type="dxa"/>
              <w:bottom w:w="80" w:type="dxa"/>
              <w:right w:w="120" w:type="dxa"/>
            </w:tcMar>
            <w:vAlign w:val="center"/>
          </w:tcPr>
          <w:p w14:paraId="518568C4"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16</w:t>
            </w:r>
          </w:p>
        </w:tc>
        <w:tc>
          <w:tcPr>
            <w:tcW w:w="621" w:type="pct"/>
            <w:tcMar>
              <w:top w:w="80" w:type="dxa"/>
              <w:left w:w="120" w:type="dxa"/>
              <w:bottom w:w="80" w:type="dxa"/>
              <w:right w:w="120" w:type="dxa"/>
            </w:tcMar>
            <w:vAlign w:val="center"/>
          </w:tcPr>
          <w:p w14:paraId="061113DA"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8335435"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4325011" w14:textId="77777777" w:rsidR="007617DE" w:rsidRPr="007617DE" w:rsidRDefault="00AE300B">
            <w:pPr>
              <w:spacing w:line="360" w:lineRule="auto"/>
              <w:jc w:val="center"/>
              <w:rPr>
                <w:rFonts w:ascii="Times New Roman" w:hAnsi="Times New Roman" w:cs="Times New Roman"/>
                <w:i/>
                <w:iCs/>
                <w:kern w:val="18"/>
                <w:sz w:val="18"/>
                <w:szCs w:val="18"/>
                <w:rPrChange w:id="11186" w:author="Xuning Wei12232" w:date="2026-10-24T11:11:00Z">
                  <w:rPr>
                    <w:rFonts w:ascii="Times New Roman" w:hAnsi="Times New Roman" w:cs="Times New Roman"/>
                    <w:i/>
                    <w:iCs/>
                    <w:color w:val="375623"/>
                    <w:kern w:val="18"/>
                    <w:sz w:val="18"/>
                    <w:szCs w:val="18"/>
                  </w:rPr>
                </w:rPrChange>
              </w:rPr>
            </w:pPr>
            <w:del w:id="1118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9367BB5"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A34BF4D" w14:textId="77777777" w:rsidR="007617DE" w:rsidRPr="007617DE" w:rsidRDefault="00AE300B">
            <w:pPr>
              <w:spacing w:line="360" w:lineRule="auto"/>
              <w:jc w:val="center"/>
              <w:rPr>
                <w:rFonts w:ascii="Times New Roman" w:hAnsi="Times New Roman" w:cs="Times New Roman"/>
                <w:i/>
                <w:iCs/>
                <w:kern w:val="18"/>
                <w:sz w:val="18"/>
                <w:szCs w:val="18"/>
                <w:rPrChange w:id="11188" w:author="Xuning Wei12232" w:date="2026-10-24T11:11:00Z">
                  <w:rPr>
                    <w:rFonts w:ascii="Times New Roman" w:hAnsi="Times New Roman" w:cs="Times New Roman"/>
                    <w:i/>
                    <w:iCs/>
                    <w:color w:val="375623"/>
                    <w:kern w:val="18"/>
                    <w:sz w:val="18"/>
                    <w:szCs w:val="18"/>
                  </w:rPr>
                </w:rPrChange>
              </w:rPr>
            </w:pPr>
            <w:del w:id="1118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4DF99AF" w14:textId="77777777">
        <w:tc>
          <w:tcPr>
            <w:tcW w:w="288" w:type="pct"/>
            <w:tcMar>
              <w:top w:w="80" w:type="dxa"/>
              <w:left w:w="120" w:type="dxa"/>
              <w:bottom w:w="80" w:type="dxa"/>
              <w:right w:w="120" w:type="dxa"/>
            </w:tcMar>
            <w:vAlign w:val="center"/>
          </w:tcPr>
          <w:p w14:paraId="10647917"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lastRenderedPageBreak/>
              <w:t>16</w:t>
            </w:r>
          </w:p>
        </w:tc>
        <w:tc>
          <w:tcPr>
            <w:tcW w:w="1362" w:type="pct"/>
            <w:tcMar>
              <w:top w:w="80" w:type="dxa"/>
              <w:left w:w="120" w:type="dxa"/>
              <w:bottom w:w="80" w:type="dxa"/>
              <w:right w:w="120" w:type="dxa"/>
            </w:tcMar>
            <w:vAlign w:val="center"/>
          </w:tcPr>
          <w:p w14:paraId="79863401"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w:t>
            </w:r>
            <w:proofErr w:type="spellStart"/>
            <w:r>
              <w:rPr>
                <w:rFonts w:ascii="Times New Roman" w:hAnsi="Times New Roman" w:cs="Times New Roman"/>
                <w:kern w:val="18"/>
                <w:sz w:val="18"/>
                <w:szCs w:val="18"/>
              </w:rPr>
              <w:t>aMePhe</w:t>
            </w:r>
            <w:proofErr w:type="spellEnd"/>
            <w:r>
              <w:rPr>
                <w:rFonts w:ascii="Times New Roman" w:hAnsi="Times New Roman" w:cs="Times New Roman"/>
                <w:kern w:val="18"/>
                <w:sz w:val="18"/>
                <w:szCs w:val="18"/>
                <w:vertAlign w:val="superscript"/>
              </w:rPr>
              <w:t xml:space="preserve"> 15</w:t>
            </w:r>
          </w:p>
        </w:tc>
        <w:tc>
          <w:tcPr>
            <w:tcW w:w="621" w:type="pct"/>
            <w:tcMar>
              <w:top w:w="80" w:type="dxa"/>
              <w:left w:w="120" w:type="dxa"/>
              <w:bottom w:w="80" w:type="dxa"/>
              <w:right w:w="120" w:type="dxa"/>
            </w:tcMar>
            <w:vAlign w:val="center"/>
          </w:tcPr>
          <w:p w14:paraId="2C860399"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2C44DA87"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8802DA1" w14:textId="77777777" w:rsidR="007617DE" w:rsidRPr="007617DE" w:rsidRDefault="00AE300B">
            <w:pPr>
              <w:spacing w:line="360" w:lineRule="auto"/>
              <w:jc w:val="center"/>
              <w:rPr>
                <w:rFonts w:ascii="Times New Roman" w:hAnsi="Times New Roman" w:cs="Times New Roman"/>
                <w:i/>
                <w:iCs/>
                <w:kern w:val="18"/>
                <w:sz w:val="18"/>
                <w:szCs w:val="18"/>
                <w:rPrChange w:id="11190" w:author="Xuning Wei12232" w:date="2026-10-24T11:11:00Z">
                  <w:rPr>
                    <w:rFonts w:ascii="Times New Roman" w:hAnsi="Times New Roman" w:cs="Times New Roman"/>
                    <w:i/>
                    <w:iCs/>
                    <w:color w:val="375623"/>
                    <w:kern w:val="18"/>
                    <w:sz w:val="18"/>
                    <w:szCs w:val="18"/>
                  </w:rPr>
                </w:rPrChange>
              </w:rPr>
            </w:pPr>
            <w:del w:id="1119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1863695C"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8CDA92B" w14:textId="77777777" w:rsidR="007617DE" w:rsidRPr="007617DE" w:rsidRDefault="00AE300B">
            <w:pPr>
              <w:spacing w:line="360" w:lineRule="auto"/>
              <w:jc w:val="center"/>
              <w:rPr>
                <w:rFonts w:ascii="Times New Roman" w:hAnsi="Times New Roman" w:cs="Times New Roman"/>
                <w:i/>
                <w:iCs/>
                <w:kern w:val="18"/>
                <w:sz w:val="18"/>
                <w:szCs w:val="18"/>
                <w:rPrChange w:id="11192" w:author="Xuning Wei12232" w:date="2026-10-24T11:11:00Z">
                  <w:rPr>
                    <w:rFonts w:ascii="Times New Roman" w:hAnsi="Times New Roman" w:cs="Times New Roman"/>
                    <w:i/>
                    <w:iCs/>
                    <w:color w:val="375623"/>
                    <w:kern w:val="18"/>
                    <w:sz w:val="18"/>
                    <w:szCs w:val="18"/>
                  </w:rPr>
                </w:rPrChange>
              </w:rPr>
            </w:pPr>
            <w:del w:id="1119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339DBC4D" w14:textId="77777777">
        <w:tc>
          <w:tcPr>
            <w:tcW w:w="288" w:type="pct"/>
            <w:tcMar>
              <w:top w:w="80" w:type="dxa"/>
              <w:left w:w="120" w:type="dxa"/>
              <w:bottom w:w="80" w:type="dxa"/>
              <w:right w:w="120" w:type="dxa"/>
            </w:tcMar>
            <w:vAlign w:val="center"/>
          </w:tcPr>
          <w:p w14:paraId="511797DA"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17</w:t>
            </w:r>
          </w:p>
        </w:tc>
        <w:tc>
          <w:tcPr>
            <w:tcW w:w="1362" w:type="pct"/>
            <w:tcMar>
              <w:top w:w="80" w:type="dxa"/>
              <w:left w:w="120" w:type="dxa"/>
              <w:bottom w:w="80" w:type="dxa"/>
              <w:right w:w="120" w:type="dxa"/>
            </w:tcMar>
            <w:vAlign w:val="center"/>
          </w:tcPr>
          <w:p w14:paraId="112978C4"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w:t>
            </w:r>
            <w:proofErr w:type="spellStart"/>
            <w:r>
              <w:rPr>
                <w:rFonts w:ascii="Times New Roman" w:hAnsi="Times New Roman" w:cs="Times New Roman"/>
                <w:kern w:val="18"/>
                <w:sz w:val="18"/>
                <w:szCs w:val="18"/>
              </w:rPr>
              <w:t>aMePhe</w:t>
            </w:r>
            <w:proofErr w:type="spellEnd"/>
            <w:r>
              <w:rPr>
                <w:rFonts w:ascii="Times New Roman" w:hAnsi="Times New Roman" w:cs="Times New Roman"/>
                <w:kern w:val="18"/>
                <w:sz w:val="18"/>
                <w:szCs w:val="18"/>
                <w:vertAlign w:val="superscript"/>
              </w:rPr>
              <w:t xml:space="preserve"> 15</w:t>
            </w:r>
          </w:p>
        </w:tc>
        <w:tc>
          <w:tcPr>
            <w:tcW w:w="621" w:type="pct"/>
            <w:tcMar>
              <w:top w:w="80" w:type="dxa"/>
              <w:left w:w="120" w:type="dxa"/>
              <w:bottom w:w="80" w:type="dxa"/>
              <w:right w:w="120" w:type="dxa"/>
            </w:tcMar>
            <w:vAlign w:val="center"/>
          </w:tcPr>
          <w:p w14:paraId="7F0AA043"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5B318DC"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52CD86C3" w14:textId="77777777" w:rsidR="007617DE" w:rsidRPr="007617DE" w:rsidRDefault="00AE300B">
            <w:pPr>
              <w:spacing w:line="360" w:lineRule="auto"/>
              <w:jc w:val="center"/>
              <w:rPr>
                <w:rFonts w:ascii="Times New Roman" w:hAnsi="Times New Roman" w:cs="Times New Roman"/>
                <w:i/>
                <w:iCs/>
                <w:kern w:val="18"/>
                <w:sz w:val="18"/>
                <w:szCs w:val="18"/>
                <w:rPrChange w:id="11194" w:author="Xuning Wei12232" w:date="2026-10-24T11:11:00Z">
                  <w:rPr>
                    <w:rFonts w:ascii="Times New Roman" w:hAnsi="Times New Roman" w:cs="Times New Roman"/>
                    <w:i/>
                    <w:iCs/>
                    <w:color w:val="375623"/>
                    <w:kern w:val="18"/>
                    <w:sz w:val="18"/>
                    <w:szCs w:val="18"/>
                  </w:rPr>
                </w:rPrChange>
              </w:rPr>
            </w:pPr>
            <w:del w:id="1119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1B7D4B0"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467225A" w14:textId="77777777" w:rsidR="007617DE" w:rsidRPr="007617DE" w:rsidRDefault="00AE300B">
            <w:pPr>
              <w:spacing w:line="360" w:lineRule="auto"/>
              <w:jc w:val="center"/>
              <w:rPr>
                <w:rFonts w:ascii="Times New Roman" w:hAnsi="Times New Roman" w:cs="Times New Roman"/>
                <w:i/>
                <w:iCs/>
                <w:kern w:val="18"/>
                <w:sz w:val="18"/>
                <w:szCs w:val="18"/>
                <w:rPrChange w:id="11196" w:author="Xuning Wei12232" w:date="2026-10-24T11:11:00Z">
                  <w:rPr>
                    <w:rFonts w:ascii="Times New Roman" w:hAnsi="Times New Roman" w:cs="Times New Roman"/>
                    <w:i/>
                    <w:iCs/>
                    <w:color w:val="375623"/>
                    <w:kern w:val="18"/>
                    <w:sz w:val="18"/>
                    <w:szCs w:val="18"/>
                  </w:rPr>
                </w:rPrChange>
              </w:rPr>
            </w:pPr>
            <w:del w:id="1119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70ABABC" w14:textId="77777777">
        <w:tc>
          <w:tcPr>
            <w:tcW w:w="288" w:type="pct"/>
            <w:tcMar>
              <w:top w:w="80" w:type="dxa"/>
              <w:left w:w="120" w:type="dxa"/>
              <w:bottom w:w="80" w:type="dxa"/>
              <w:right w:w="120" w:type="dxa"/>
            </w:tcMar>
            <w:vAlign w:val="center"/>
          </w:tcPr>
          <w:p w14:paraId="454D9523"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18</w:t>
            </w:r>
          </w:p>
        </w:tc>
        <w:tc>
          <w:tcPr>
            <w:tcW w:w="1362" w:type="pct"/>
            <w:tcMar>
              <w:top w:w="80" w:type="dxa"/>
              <w:left w:w="120" w:type="dxa"/>
              <w:bottom w:w="80" w:type="dxa"/>
              <w:right w:w="120" w:type="dxa"/>
            </w:tcMar>
            <w:vAlign w:val="center"/>
          </w:tcPr>
          <w:p w14:paraId="4C5F3E46"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sz w:val="18"/>
                <w:szCs w:val="18"/>
              </w:rPr>
              <w:t>Bromophenol blue test</w:t>
            </w:r>
            <w:r>
              <w:rPr>
                <w:rFonts w:ascii="Times New Roman" w:hAnsi="Times New Roman" w:cs="Times New Roman"/>
                <w:kern w:val="18"/>
                <w:sz w:val="18"/>
                <w:szCs w:val="18"/>
              </w:rPr>
              <w:t xml:space="preserve"> in amino acid coupling, Glu</w:t>
            </w:r>
            <w:r>
              <w:rPr>
                <w:rFonts w:ascii="Times New Roman" w:hAnsi="Times New Roman" w:cs="Times New Roman"/>
                <w:kern w:val="18"/>
                <w:sz w:val="18"/>
                <w:szCs w:val="18"/>
                <w:vertAlign w:val="superscript"/>
              </w:rPr>
              <w:t>14</w:t>
            </w:r>
          </w:p>
        </w:tc>
        <w:tc>
          <w:tcPr>
            <w:tcW w:w="621" w:type="pct"/>
            <w:tcMar>
              <w:top w:w="80" w:type="dxa"/>
              <w:left w:w="120" w:type="dxa"/>
              <w:bottom w:w="80" w:type="dxa"/>
              <w:right w:w="120" w:type="dxa"/>
            </w:tcMar>
            <w:vAlign w:val="center"/>
          </w:tcPr>
          <w:p w14:paraId="7CE4E61B"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sz w:val="18"/>
                <w:szCs w:val="18"/>
              </w:rPr>
              <w:t>Bromophenol blue test</w:t>
            </w:r>
          </w:p>
        </w:tc>
        <w:tc>
          <w:tcPr>
            <w:tcW w:w="689" w:type="pct"/>
            <w:tcMar>
              <w:top w:w="80" w:type="dxa"/>
              <w:left w:w="120" w:type="dxa"/>
              <w:bottom w:w="80" w:type="dxa"/>
              <w:right w:w="120" w:type="dxa"/>
            </w:tcMar>
            <w:vAlign w:val="center"/>
          </w:tcPr>
          <w:p w14:paraId="745CA27A"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20D20826" w14:textId="77777777" w:rsidR="007617DE" w:rsidRPr="007617DE" w:rsidRDefault="00AE300B">
            <w:pPr>
              <w:spacing w:line="360" w:lineRule="auto"/>
              <w:jc w:val="center"/>
              <w:rPr>
                <w:rFonts w:ascii="Times New Roman" w:hAnsi="Times New Roman" w:cs="Times New Roman"/>
                <w:i/>
                <w:iCs/>
                <w:kern w:val="18"/>
                <w:sz w:val="18"/>
                <w:szCs w:val="18"/>
                <w:rPrChange w:id="11198" w:author="Xuning Wei12232" w:date="2026-10-24T11:11:00Z">
                  <w:rPr>
                    <w:rFonts w:ascii="Times New Roman" w:hAnsi="Times New Roman" w:cs="Times New Roman"/>
                    <w:i/>
                    <w:iCs/>
                    <w:color w:val="375623"/>
                    <w:kern w:val="18"/>
                    <w:sz w:val="18"/>
                    <w:szCs w:val="18"/>
                  </w:rPr>
                </w:rPrChange>
              </w:rPr>
            </w:pPr>
            <w:del w:id="1119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48F6DF3"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D79DC70" w14:textId="77777777" w:rsidR="007617DE" w:rsidRPr="007617DE" w:rsidRDefault="00AE300B">
            <w:pPr>
              <w:spacing w:line="360" w:lineRule="auto"/>
              <w:jc w:val="center"/>
              <w:rPr>
                <w:rFonts w:ascii="Times New Roman" w:hAnsi="Times New Roman" w:cs="Times New Roman"/>
                <w:i/>
                <w:iCs/>
                <w:kern w:val="18"/>
                <w:sz w:val="18"/>
                <w:szCs w:val="18"/>
                <w:rPrChange w:id="11200" w:author="Xuning Wei12232" w:date="2026-10-24T11:11:00Z">
                  <w:rPr>
                    <w:rFonts w:ascii="Times New Roman" w:hAnsi="Times New Roman" w:cs="Times New Roman"/>
                    <w:i/>
                    <w:iCs/>
                    <w:color w:val="375623"/>
                    <w:kern w:val="18"/>
                    <w:sz w:val="18"/>
                    <w:szCs w:val="18"/>
                  </w:rPr>
                </w:rPrChange>
              </w:rPr>
            </w:pPr>
            <w:del w:id="1120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BDD0632" w14:textId="77777777">
        <w:tc>
          <w:tcPr>
            <w:tcW w:w="288" w:type="pct"/>
            <w:tcMar>
              <w:top w:w="80" w:type="dxa"/>
              <w:left w:w="120" w:type="dxa"/>
              <w:bottom w:w="80" w:type="dxa"/>
              <w:right w:w="120" w:type="dxa"/>
            </w:tcMar>
            <w:vAlign w:val="center"/>
          </w:tcPr>
          <w:p w14:paraId="01AA967E"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19</w:t>
            </w:r>
          </w:p>
        </w:tc>
        <w:tc>
          <w:tcPr>
            <w:tcW w:w="1362" w:type="pct"/>
            <w:tcMar>
              <w:top w:w="80" w:type="dxa"/>
              <w:left w:w="120" w:type="dxa"/>
              <w:bottom w:w="80" w:type="dxa"/>
              <w:right w:w="120" w:type="dxa"/>
            </w:tcMar>
            <w:vAlign w:val="center"/>
          </w:tcPr>
          <w:p w14:paraId="085C0B3C"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Bromophenol blue test in amino acid coupling, Glu</w:t>
            </w:r>
            <w:r>
              <w:rPr>
                <w:rFonts w:ascii="Times New Roman" w:hAnsi="Times New Roman" w:cs="Times New Roman"/>
                <w:kern w:val="18"/>
                <w:sz w:val="18"/>
                <w:szCs w:val="18"/>
                <w:vertAlign w:val="superscript"/>
              </w:rPr>
              <w:t>14</w:t>
            </w:r>
          </w:p>
        </w:tc>
        <w:tc>
          <w:tcPr>
            <w:tcW w:w="621" w:type="pct"/>
            <w:tcMar>
              <w:top w:w="80" w:type="dxa"/>
              <w:left w:w="120" w:type="dxa"/>
              <w:bottom w:w="80" w:type="dxa"/>
              <w:right w:w="120" w:type="dxa"/>
            </w:tcMar>
            <w:vAlign w:val="center"/>
          </w:tcPr>
          <w:p w14:paraId="4E27BDC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Bromophenol blue test</w:t>
            </w:r>
          </w:p>
        </w:tc>
        <w:tc>
          <w:tcPr>
            <w:tcW w:w="689" w:type="pct"/>
            <w:tcMar>
              <w:top w:w="80" w:type="dxa"/>
              <w:left w:w="120" w:type="dxa"/>
              <w:bottom w:w="80" w:type="dxa"/>
              <w:right w:w="120" w:type="dxa"/>
            </w:tcMar>
            <w:vAlign w:val="center"/>
          </w:tcPr>
          <w:p w14:paraId="65A7BED1"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F503270" w14:textId="77777777" w:rsidR="007617DE" w:rsidRPr="007617DE" w:rsidRDefault="00AE300B">
            <w:pPr>
              <w:spacing w:line="360" w:lineRule="auto"/>
              <w:jc w:val="center"/>
              <w:rPr>
                <w:rFonts w:ascii="Times New Roman" w:hAnsi="Times New Roman" w:cs="Times New Roman"/>
                <w:i/>
                <w:iCs/>
                <w:kern w:val="18"/>
                <w:sz w:val="18"/>
                <w:szCs w:val="18"/>
                <w:rPrChange w:id="11202" w:author="Xuning Wei12232" w:date="2026-10-24T11:11:00Z">
                  <w:rPr>
                    <w:rFonts w:ascii="Times New Roman" w:hAnsi="Times New Roman" w:cs="Times New Roman"/>
                    <w:i/>
                    <w:iCs/>
                    <w:color w:val="375623"/>
                    <w:kern w:val="18"/>
                    <w:sz w:val="18"/>
                    <w:szCs w:val="18"/>
                  </w:rPr>
                </w:rPrChange>
              </w:rPr>
            </w:pPr>
            <w:del w:id="1120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72ABDCB5"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463F0CDB" w14:textId="77777777" w:rsidR="007617DE" w:rsidRPr="007617DE" w:rsidRDefault="00AE300B">
            <w:pPr>
              <w:spacing w:line="360" w:lineRule="auto"/>
              <w:jc w:val="center"/>
              <w:rPr>
                <w:rFonts w:ascii="Times New Roman" w:hAnsi="Times New Roman" w:cs="Times New Roman"/>
                <w:i/>
                <w:iCs/>
                <w:kern w:val="18"/>
                <w:sz w:val="18"/>
                <w:szCs w:val="18"/>
                <w:rPrChange w:id="11204" w:author="Xuning Wei12232" w:date="2026-10-24T11:11:00Z">
                  <w:rPr>
                    <w:rFonts w:ascii="Times New Roman" w:hAnsi="Times New Roman" w:cs="Times New Roman"/>
                    <w:i/>
                    <w:iCs/>
                    <w:color w:val="375623"/>
                    <w:kern w:val="18"/>
                    <w:sz w:val="18"/>
                    <w:szCs w:val="18"/>
                  </w:rPr>
                </w:rPrChange>
              </w:rPr>
            </w:pPr>
            <w:del w:id="1120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2F1B9F1E" w14:textId="77777777">
        <w:tc>
          <w:tcPr>
            <w:tcW w:w="288" w:type="pct"/>
            <w:tcMar>
              <w:top w:w="80" w:type="dxa"/>
              <w:left w:w="120" w:type="dxa"/>
              <w:bottom w:w="80" w:type="dxa"/>
              <w:right w:w="120" w:type="dxa"/>
            </w:tcMar>
            <w:vAlign w:val="center"/>
          </w:tcPr>
          <w:p w14:paraId="6943A7CB"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20</w:t>
            </w:r>
          </w:p>
        </w:tc>
        <w:tc>
          <w:tcPr>
            <w:tcW w:w="1362" w:type="pct"/>
            <w:tcMar>
              <w:top w:w="80" w:type="dxa"/>
              <w:left w:w="120" w:type="dxa"/>
              <w:bottom w:w="80" w:type="dxa"/>
              <w:right w:w="120" w:type="dxa"/>
            </w:tcMar>
            <w:vAlign w:val="center"/>
          </w:tcPr>
          <w:p w14:paraId="63890BDB"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Ala</w:t>
            </w:r>
            <w:r>
              <w:rPr>
                <w:rFonts w:ascii="Times New Roman" w:hAnsi="Times New Roman" w:cs="Times New Roman"/>
                <w:kern w:val="18"/>
                <w:sz w:val="18"/>
                <w:szCs w:val="18"/>
                <w:vertAlign w:val="superscript"/>
              </w:rPr>
              <w:t>13</w:t>
            </w:r>
          </w:p>
        </w:tc>
        <w:tc>
          <w:tcPr>
            <w:tcW w:w="621" w:type="pct"/>
            <w:tcMar>
              <w:top w:w="80" w:type="dxa"/>
              <w:left w:w="120" w:type="dxa"/>
              <w:bottom w:w="80" w:type="dxa"/>
              <w:right w:w="120" w:type="dxa"/>
            </w:tcMar>
            <w:vAlign w:val="center"/>
          </w:tcPr>
          <w:p w14:paraId="1B98CD18"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000C0D9"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47F32856" w14:textId="77777777" w:rsidR="007617DE" w:rsidRPr="007617DE" w:rsidRDefault="00AE300B">
            <w:pPr>
              <w:spacing w:line="360" w:lineRule="auto"/>
              <w:jc w:val="center"/>
              <w:rPr>
                <w:rFonts w:ascii="Times New Roman" w:hAnsi="Times New Roman" w:cs="Times New Roman"/>
                <w:i/>
                <w:iCs/>
                <w:kern w:val="18"/>
                <w:sz w:val="18"/>
                <w:szCs w:val="18"/>
                <w:rPrChange w:id="11206" w:author="Xuning Wei12232" w:date="2026-10-24T11:11:00Z">
                  <w:rPr>
                    <w:rFonts w:ascii="Times New Roman" w:hAnsi="Times New Roman" w:cs="Times New Roman"/>
                    <w:i/>
                    <w:iCs/>
                    <w:color w:val="375623"/>
                    <w:kern w:val="18"/>
                    <w:sz w:val="18"/>
                    <w:szCs w:val="18"/>
                  </w:rPr>
                </w:rPrChange>
              </w:rPr>
            </w:pPr>
            <w:del w:id="1120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65F4D79"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212BF9D2" w14:textId="77777777" w:rsidR="007617DE" w:rsidRPr="007617DE" w:rsidRDefault="00AE300B">
            <w:pPr>
              <w:spacing w:line="360" w:lineRule="auto"/>
              <w:jc w:val="center"/>
              <w:rPr>
                <w:rFonts w:ascii="Times New Roman" w:hAnsi="Times New Roman" w:cs="Times New Roman"/>
                <w:i/>
                <w:iCs/>
                <w:kern w:val="18"/>
                <w:sz w:val="18"/>
                <w:szCs w:val="18"/>
                <w:rPrChange w:id="11208" w:author="Xuning Wei12232" w:date="2026-10-24T11:11:00Z">
                  <w:rPr>
                    <w:rFonts w:ascii="Times New Roman" w:hAnsi="Times New Roman" w:cs="Times New Roman"/>
                    <w:i/>
                    <w:iCs/>
                    <w:color w:val="375623"/>
                    <w:kern w:val="18"/>
                    <w:sz w:val="18"/>
                    <w:szCs w:val="18"/>
                  </w:rPr>
                </w:rPrChange>
              </w:rPr>
            </w:pPr>
            <w:del w:id="1120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66388023" w14:textId="77777777">
        <w:tc>
          <w:tcPr>
            <w:tcW w:w="288" w:type="pct"/>
            <w:tcMar>
              <w:top w:w="80" w:type="dxa"/>
              <w:left w:w="120" w:type="dxa"/>
              <w:bottom w:w="80" w:type="dxa"/>
              <w:right w:w="120" w:type="dxa"/>
            </w:tcMar>
            <w:vAlign w:val="center"/>
          </w:tcPr>
          <w:p w14:paraId="51B413B8"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21</w:t>
            </w:r>
          </w:p>
        </w:tc>
        <w:tc>
          <w:tcPr>
            <w:tcW w:w="1362" w:type="pct"/>
            <w:tcMar>
              <w:top w:w="80" w:type="dxa"/>
              <w:left w:w="120" w:type="dxa"/>
              <w:bottom w:w="80" w:type="dxa"/>
              <w:right w:w="120" w:type="dxa"/>
            </w:tcMar>
            <w:vAlign w:val="center"/>
          </w:tcPr>
          <w:p w14:paraId="0465612C"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Ala</w:t>
            </w:r>
            <w:r>
              <w:rPr>
                <w:rFonts w:ascii="Times New Roman" w:hAnsi="Times New Roman" w:cs="Times New Roman"/>
                <w:kern w:val="18"/>
                <w:sz w:val="18"/>
                <w:szCs w:val="18"/>
                <w:vertAlign w:val="superscript"/>
              </w:rPr>
              <w:t>13</w:t>
            </w:r>
          </w:p>
        </w:tc>
        <w:tc>
          <w:tcPr>
            <w:tcW w:w="621" w:type="pct"/>
            <w:tcMar>
              <w:top w:w="80" w:type="dxa"/>
              <w:left w:w="120" w:type="dxa"/>
              <w:bottom w:w="80" w:type="dxa"/>
              <w:right w:w="120" w:type="dxa"/>
            </w:tcMar>
            <w:vAlign w:val="center"/>
          </w:tcPr>
          <w:p w14:paraId="404D9AF8"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C3EE89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146DFA85" w14:textId="77777777" w:rsidR="007617DE" w:rsidRPr="007617DE" w:rsidRDefault="00AE300B">
            <w:pPr>
              <w:spacing w:line="360" w:lineRule="auto"/>
              <w:jc w:val="center"/>
              <w:rPr>
                <w:rFonts w:ascii="Times New Roman" w:hAnsi="Times New Roman" w:cs="Times New Roman"/>
                <w:i/>
                <w:iCs/>
                <w:kern w:val="18"/>
                <w:sz w:val="18"/>
                <w:szCs w:val="18"/>
                <w:rPrChange w:id="11210" w:author="Xuning Wei12232" w:date="2026-10-24T11:11:00Z">
                  <w:rPr>
                    <w:rFonts w:ascii="Times New Roman" w:hAnsi="Times New Roman" w:cs="Times New Roman"/>
                    <w:i/>
                    <w:iCs/>
                    <w:color w:val="375623"/>
                    <w:kern w:val="18"/>
                    <w:sz w:val="18"/>
                    <w:szCs w:val="18"/>
                  </w:rPr>
                </w:rPrChange>
              </w:rPr>
            </w:pPr>
            <w:del w:id="1121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5A3077FD"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1077FD2E" w14:textId="77777777" w:rsidR="007617DE" w:rsidRPr="007617DE" w:rsidRDefault="00AE300B">
            <w:pPr>
              <w:spacing w:line="360" w:lineRule="auto"/>
              <w:jc w:val="center"/>
              <w:rPr>
                <w:rFonts w:ascii="Times New Roman" w:hAnsi="Times New Roman" w:cs="Times New Roman"/>
                <w:i/>
                <w:iCs/>
                <w:kern w:val="18"/>
                <w:sz w:val="18"/>
                <w:szCs w:val="18"/>
                <w:rPrChange w:id="11212" w:author="Xuning Wei12232" w:date="2026-10-24T11:11:00Z">
                  <w:rPr>
                    <w:rFonts w:ascii="Times New Roman" w:hAnsi="Times New Roman" w:cs="Times New Roman"/>
                    <w:i/>
                    <w:iCs/>
                    <w:color w:val="375623"/>
                    <w:kern w:val="18"/>
                    <w:sz w:val="18"/>
                    <w:szCs w:val="18"/>
                  </w:rPr>
                </w:rPrChange>
              </w:rPr>
            </w:pPr>
            <w:del w:id="1121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92FF271" w14:textId="77777777">
        <w:tc>
          <w:tcPr>
            <w:tcW w:w="288" w:type="pct"/>
            <w:tcMar>
              <w:top w:w="80" w:type="dxa"/>
              <w:left w:w="120" w:type="dxa"/>
              <w:bottom w:w="80" w:type="dxa"/>
              <w:right w:w="120" w:type="dxa"/>
            </w:tcMar>
            <w:vAlign w:val="center"/>
          </w:tcPr>
          <w:p w14:paraId="2098A1EC"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22</w:t>
            </w:r>
          </w:p>
        </w:tc>
        <w:tc>
          <w:tcPr>
            <w:tcW w:w="1362" w:type="pct"/>
            <w:tcMar>
              <w:top w:w="80" w:type="dxa"/>
              <w:left w:w="120" w:type="dxa"/>
              <w:bottom w:w="80" w:type="dxa"/>
              <w:right w:w="120" w:type="dxa"/>
            </w:tcMar>
            <w:vAlign w:val="center"/>
          </w:tcPr>
          <w:p w14:paraId="1A88A118"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12</w:t>
            </w:r>
          </w:p>
        </w:tc>
        <w:tc>
          <w:tcPr>
            <w:tcW w:w="621" w:type="pct"/>
            <w:tcMar>
              <w:top w:w="80" w:type="dxa"/>
              <w:left w:w="120" w:type="dxa"/>
              <w:bottom w:w="80" w:type="dxa"/>
              <w:right w:w="120" w:type="dxa"/>
            </w:tcMar>
            <w:vAlign w:val="center"/>
          </w:tcPr>
          <w:p w14:paraId="0698DEB4"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31A44FB8"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079325C1" w14:textId="77777777" w:rsidR="007617DE" w:rsidRPr="007617DE" w:rsidRDefault="00AE300B">
            <w:pPr>
              <w:spacing w:line="360" w:lineRule="auto"/>
              <w:jc w:val="center"/>
              <w:rPr>
                <w:rFonts w:ascii="Times New Roman" w:hAnsi="Times New Roman" w:cs="Times New Roman"/>
                <w:i/>
                <w:iCs/>
                <w:kern w:val="18"/>
                <w:sz w:val="18"/>
                <w:szCs w:val="18"/>
                <w:rPrChange w:id="11214" w:author="Xuning Wei12232" w:date="2026-10-24T11:11:00Z">
                  <w:rPr>
                    <w:rFonts w:ascii="Times New Roman" w:hAnsi="Times New Roman" w:cs="Times New Roman"/>
                    <w:i/>
                    <w:iCs/>
                    <w:color w:val="375623"/>
                    <w:kern w:val="18"/>
                    <w:sz w:val="18"/>
                    <w:szCs w:val="18"/>
                  </w:rPr>
                </w:rPrChange>
              </w:rPr>
            </w:pPr>
            <w:del w:id="1121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31C23C6"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995216B" w14:textId="77777777" w:rsidR="007617DE" w:rsidRPr="007617DE" w:rsidRDefault="00AE300B">
            <w:pPr>
              <w:spacing w:line="360" w:lineRule="auto"/>
              <w:jc w:val="center"/>
              <w:rPr>
                <w:rFonts w:ascii="Times New Roman" w:hAnsi="Times New Roman" w:cs="Times New Roman"/>
                <w:i/>
                <w:iCs/>
                <w:kern w:val="18"/>
                <w:sz w:val="18"/>
                <w:szCs w:val="18"/>
                <w:rPrChange w:id="11216" w:author="Xuning Wei12232" w:date="2026-10-24T11:11:00Z">
                  <w:rPr>
                    <w:rFonts w:ascii="Times New Roman" w:hAnsi="Times New Roman" w:cs="Times New Roman"/>
                    <w:i/>
                    <w:iCs/>
                    <w:color w:val="375623"/>
                    <w:kern w:val="18"/>
                    <w:sz w:val="18"/>
                    <w:szCs w:val="18"/>
                  </w:rPr>
                </w:rPrChange>
              </w:rPr>
            </w:pPr>
            <w:del w:id="1121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4E66F57" w14:textId="77777777">
        <w:tc>
          <w:tcPr>
            <w:tcW w:w="288" w:type="pct"/>
            <w:tcMar>
              <w:top w:w="80" w:type="dxa"/>
              <w:left w:w="120" w:type="dxa"/>
              <w:bottom w:w="80" w:type="dxa"/>
              <w:right w:w="120" w:type="dxa"/>
            </w:tcMar>
            <w:vAlign w:val="center"/>
          </w:tcPr>
          <w:p w14:paraId="4F74BA75"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23</w:t>
            </w:r>
          </w:p>
        </w:tc>
        <w:tc>
          <w:tcPr>
            <w:tcW w:w="1362" w:type="pct"/>
            <w:tcMar>
              <w:top w:w="80" w:type="dxa"/>
              <w:left w:w="120" w:type="dxa"/>
              <w:bottom w:w="80" w:type="dxa"/>
              <w:right w:w="120" w:type="dxa"/>
            </w:tcMar>
            <w:vAlign w:val="center"/>
          </w:tcPr>
          <w:p w14:paraId="4C21F970"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Leu</w:t>
            </w:r>
            <w:r>
              <w:rPr>
                <w:rFonts w:ascii="Times New Roman" w:hAnsi="Times New Roman" w:cs="Times New Roman"/>
                <w:kern w:val="18"/>
                <w:sz w:val="18"/>
                <w:szCs w:val="18"/>
                <w:vertAlign w:val="superscript"/>
              </w:rPr>
              <w:t>12</w:t>
            </w:r>
          </w:p>
        </w:tc>
        <w:tc>
          <w:tcPr>
            <w:tcW w:w="621" w:type="pct"/>
            <w:tcMar>
              <w:top w:w="80" w:type="dxa"/>
              <w:left w:w="120" w:type="dxa"/>
              <w:bottom w:w="80" w:type="dxa"/>
              <w:right w:w="120" w:type="dxa"/>
            </w:tcMar>
            <w:vAlign w:val="center"/>
          </w:tcPr>
          <w:p w14:paraId="4E6B1CD9"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7E3E7E87"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3E890F1B" w14:textId="77777777" w:rsidR="007617DE" w:rsidRPr="007617DE" w:rsidRDefault="00AE300B">
            <w:pPr>
              <w:spacing w:line="360" w:lineRule="auto"/>
              <w:jc w:val="center"/>
              <w:rPr>
                <w:rFonts w:ascii="Times New Roman" w:hAnsi="Times New Roman" w:cs="Times New Roman"/>
                <w:i/>
                <w:iCs/>
                <w:kern w:val="18"/>
                <w:sz w:val="18"/>
                <w:szCs w:val="18"/>
                <w:rPrChange w:id="11218" w:author="Xuning Wei12232" w:date="2026-10-24T11:11:00Z">
                  <w:rPr>
                    <w:rFonts w:ascii="Times New Roman" w:hAnsi="Times New Roman" w:cs="Times New Roman"/>
                    <w:i/>
                    <w:iCs/>
                    <w:color w:val="375623"/>
                    <w:kern w:val="18"/>
                    <w:sz w:val="18"/>
                    <w:szCs w:val="18"/>
                  </w:rPr>
                </w:rPrChange>
              </w:rPr>
            </w:pPr>
            <w:del w:id="1121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2B1567A3"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F35901C" w14:textId="77777777" w:rsidR="007617DE" w:rsidRPr="007617DE" w:rsidRDefault="00AE300B">
            <w:pPr>
              <w:spacing w:line="360" w:lineRule="auto"/>
              <w:jc w:val="center"/>
              <w:rPr>
                <w:rFonts w:ascii="Times New Roman" w:hAnsi="Times New Roman" w:cs="Times New Roman"/>
                <w:i/>
                <w:iCs/>
                <w:kern w:val="18"/>
                <w:sz w:val="18"/>
                <w:szCs w:val="18"/>
                <w:rPrChange w:id="11220" w:author="Xuning Wei12232" w:date="2026-10-24T11:11:00Z">
                  <w:rPr>
                    <w:rFonts w:ascii="Times New Roman" w:hAnsi="Times New Roman" w:cs="Times New Roman"/>
                    <w:i/>
                    <w:iCs/>
                    <w:color w:val="375623"/>
                    <w:kern w:val="18"/>
                    <w:sz w:val="18"/>
                    <w:szCs w:val="18"/>
                  </w:rPr>
                </w:rPrChange>
              </w:rPr>
            </w:pPr>
            <w:del w:id="1122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7E5C2F3A" w14:textId="77777777">
        <w:tc>
          <w:tcPr>
            <w:tcW w:w="288" w:type="pct"/>
            <w:tcMar>
              <w:top w:w="80" w:type="dxa"/>
              <w:left w:w="120" w:type="dxa"/>
              <w:bottom w:w="80" w:type="dxa"/>
              <w:right w:w="120" w:type="dxa"/>
            </w:tcMar>
            <w:vAlign w:val="center"/>
          </w:tcPr>
          <w:p w14:paraId="474A4F78"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24</w:t>
            </w:r>
          </w:p>
        </w:tc>
        <w:tc>
          <w:tcPr>
            <w:tcW w:w="1362" w:type="pct"/>
            <w:tcMar>
              <w:top w:w="80" w:type="dxa"/>
              <w:left w:w="120" w:type="dxa"/>
              <w:bottom w:w="80" w:type="dxa"/>
              <w:right w:w="120" w:type="dxa"/>
            </w:tcMar>
            <w:vAlign w:val="center"/>
          </w:tcPr>
          <w:p w14:paraId="08D799F8"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(Leu</w:t>
            </w:r>
            <w:r>
              <w:rPr>
                <w:rFonts w:ascii="Times New Roman" w:hAnsi="Times New Roman" w:cs="Times New Roman"/>
                <w:kern w:val="18"/>
                <w:sz w:val="18"/>
                <w:szCs w:val="18"/>
                <w:vertAlign w:val="superscript"/>
              </w:rPr>
              <w:t xml:space="preserve">12 </w:t>
            </w:r>
            <w:r>
              <w:rPr>
                <w:rFonts w:ascii="Times New Roman" w:hAnsi="Times New Roman" w:cs="Times New Roman"/>
                <w:kern w:val="18"/>
                <w:sz w:val="18"/>
                <w:szCs w:val="18"/>
              </w:rPr>
              <w:t xml:space="preserve">Post </w:t>
            </w:r>
            <w:proofErr w:type="spellStart"/>
            <w:r>
              <w:rPr>
                <w:rFonts w:ascii="Times New Roman" w:hAnsi="Times New Roman" w:cs="Times New Roman"/>
                <w:kern w:val="18"/>
                <w:sz w:val="18"/>
                <w:szCs w:val="18"/>
              </w:rPr>
              <w:t>deprotection</w:t>
            </w:r>
            <w:proofErr w:type="spellEnd"/>
            <w:r>
              <w:rPr>
                <w:rFonts w:ascii="Times New Roman" w:hAnsi="Times New Roman" w:cs="Times New Roman"/>
                <w:kern w:val="18"/>
                <w:sz w:val="18"/>
                <w:szCs w:val="18"/>
              </w:rPr>
              <w:t xml:space="preserve">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w:t>
            </w:r>
          </w:p>
        </w:tc>
        <w:tc>
          <w:tcPr>
            <w:tcW w:w="621" w:type="pct"/>
            <w:tcMar>
              <w:top w:w="80" w:type="dxa"/>
              <w:left w:w="120" w:type="dxa"/>
              <w:bottom w:w="80" w:type="dxa"/>
              <w:right w:w="120" w:type="dxa"/>
            </w:tcMar>
            <w:vAlign w:val="center"/>
          </w:tcPr>
          <w:p w14:paraId="523A7DBC"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Chloranil</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28F66971"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T</w:t>
            </w:r>
            <w:r>
              <w:rPr>
                <w:rFonts w:ascii="Times New Roman" w:hAnsi="Times New Roman" w:cs="Times New Roman"/>
                <w:kern w:val="18"/>
                <w:sz w:val="18"/>
                <w:szCs w:val="18"/>
              </w:rPr>
              <w:t>he color is lighter or consistent with the reference solution</w:t>
            </w:r>
          </w:p>
        </w:tc>
        <w:tc>
          <w:tcPr>
            <w:tcW w:w="805" w:type="pct"/>
            <w:tcMar>
              <w:top w:w="80" w:type="dxa"/>
              <w:left w:w="120" w:type="dxa"/>
              <w:bottom w:w="80" w:type="dxa"/>
              <w:right w:w="120" w:type="dxa"/>
            </w:tcMar>
            <w:vAlign w:val="center"/>
          </w:tcPr>
          <w:p w14:paraId="1037ED38" w14:textId="77777777" w:rsidR="007617DE" w:rsidRPr="007617DE" w:rsidRDefault="00AE300B">
            <w:pPr>
              <w:spacing w:line="360" w:lineRule="auto"/>
              <w:jc w:val="center"/>
              <w:rPr>
                <w:rFonts w:ascii="Times New Roman" w:hAnsi="Times New Roman" w:cs="Times New Roman"/>
                <w:i/>
                <w:iCs/>
                <w:kern w:val="18"/>
                <w:sz w:val="18"/>
                <w:szCs w:val="18"/>
                <w:rPrChange w:id="11222" w:author="Xuning Wei12232" w:date="2026-10-24T11:11:00Z">
                  <w:rPr>
                    <w:rFonts w:ascii="Times New Roman" w:hAnsi="Times New Roman" w:cs="Times New Roman"/>
                    <w:i/>
                    <w:iCs/>
                    <w:color w:val="375623"/>
                    <w:kern w:val="18"/>
                    <w:sz w:val="18"/>
                    <w:szCs w:val="18"/>
                  </w:rPr>
                </w:rPrChange>
              </w:rPr>
            </w:pPr>
            <w:del w:id="1122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C9436AA"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D01EFDF" w14:textId="77777777" w:rsidR="007617DE" w:rsidRPr="007617DE" w:rsidRDefault="00AE300B">
            <w:pPr>
              <w:spacing w:line="360" w:lineRule="auto"/>
              <w:jc w:val="center"/>
              <w:rPr>
                <w:rFonts w:ascii="Times New Roman" w:hAnsi="Times New Roman" w:cs="Times New Roman"/>
                <w:i/>
                <w:iCs/>
                <w:kern w:val="18"/>
                <w:sz w:val="18"/>
                <w:szCs w:val="18"/>
                <w:rPrChange w:id="11224" w:author="Xuning Wei12232" w:date="2026-10-24T11:11:00Z">
                  <w:rPr>
                    <w:rFonts w:ascii="Times New Roman" w:hAnsi="Times New Roman" w:cs="Times New Roman"/>
                    <w:i/>
                    <w:iCs/>
                    <w:color w:val="375623"/>
                    <w:kern w:val="18"/>
                    <w:sz w:val="18"/>
                    <w:szCs w:val="18"/>
                  </w:rPr>
                </w:rPrChange>
              </w:rPr>
            </w:pPr>
            <w:del w:id="1122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4F7DE143" w14:textId="77777777">
        <w:tc>
          <w:tcPr>
            <w:tcW w:w="288" w:type="pct"/>
            <w:tcMar>
              <w:top w:w="80" w:type="dxa"/>
              <w:left w:w="120" w:type="dxa"/>
              <w:bottom w:w="80" w:type="dxa"/>
              <w:right w:w="120" w:type="dxa"/>
            </w:tcMar>
            <w:vAlign w:val="center"/>
          </w:tcPr>
          <w:p w14:paraId="318CAF98"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25</w:t>
            </w:r>
          </w:p>
        </w:tc>
        <w:tc>
          <w:tcPr>
            <w:tcW w:w="1362" w:type="pct"/>
            <w:tcMar>
              <w:top w:w="80" w:type="dxa"/>
              <w:left w:w="120" w:type="dxa"/>
              <w:bottom w:w="80" w:type="dxa"/>
              <w:right w:w="120" w:type="dxa"/>
            </w:tcMar>
            <w:vAlign w:val="center"/>
          </w:tcPr>
          <w:p w14:paraId="7D3926DE"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Orn</w:t>
            </w:r>
            <w:r>
              <w:rPr>
                <w:rFonts w:ascii="Times New Roman" w:hAnsi="Times New Roman" w:cs="Times New Roman"/>
                <w:kern w:val="18"/>
                <w:sz w:val="18"/>
                <w:szCs w:val="18"/>
                <w:vertAlign w:val="superscript"/>
              </w:rPr>
              <w:t>11</w:t>
            </w:r>
          </w:p>
        </w:tc>
        <w:tc>
          <w:tcPr>
            <w:tcW w:w="621" w:type="pct"/>
            <w:tcMar>
              <w:top w:w="80" w:type="dxa"/>
              <w:left w:w="120" w:type="dxa"/>
              <w:bottom w:w="80" w:type="dxa"/>
              <w:right w:w="120" w:type="dxa"/>
            </w:tcMar>
            <w:vAlign w:val="center"/>
          </w:tcPr>
          <w:p w14:paraId="14950BE3"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34F5B30C"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50E293F2" w14:textId="77777777" w:rsidR="007617DE" w:rsidRPr="007617DE" w:rsidRDefault="00AE300B">
            <w:pPr>
              <w:spacing w:line="360" w:lineRule="auto"/>
              <w:jc w:val="center"/>
              <w:rPr>
                <w:rFonts w:ascii="Times New Roman" w:hAnsi="Times New Roman" w:cs="Times New Roman"/>
                <w:i/>
                <w:iCs/>
                <w:kern w:val="18"/>
                <w:sz w:val="18"/>
                <w:szCs w:val="18"/>
                <w:rPrChange w:id="11226" w:author="Xuning Wei12232" w:date="2026-10-24T11:11:00Z">
                  <w:rPr>
                    <w:rFonts w:ascii="Times New Roman" w:hAnsi="Times New Roman" w:cs="Times New Roman"/>
                    <w:i/>
                    <w:iCs/>
                    <w:color w:val="375623"/>
                    <w:kern w:val="18"/>
                    <w:sz w:val="18"/>
                    <w:szCs w:val="18"/>
                  </w:rPr>
                </w:rPrChange>
              </w:rPr>
            </w:pPr>
            <w:del w:id="1122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1F529AC9"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3F08CBC4" w14:textId="77777777" w:rsidR="007617DE" w:rsidRPr="007617DE" w:rsidRDefault="00AE300B">
            <w:pPr>
              <w:spacing w:line="360" w:lineRule="auto"/>
              <w:jc w:val="center"/>
              <w:rPr>
                <w:rFonts w:ascii="Times New Roman" w:hAnsi="Times New Roman" w:cs="Times New Roman"/>
                <w:i/>
                <w:iCs/>
                <w:kern w:val="18"/>
                <w:sz w:val="18"/>
                <w:szCs w:val="18"/>
                <w:rPrChange w:id="11228" w:author="Xuning Wei12232" w:date="2026-10-24T11:11:00Z">
                  <w:rPr>
                    <w:rFonts w:ascii="Times New Roman" w:hAnsi="Times New Roman" w:cs="Times New Roman"/>
                    <w:i/>
                    <w:iCs/>
                    <w:color w:val="375623"/>
                    <w:kern w:val="18"/>
                    <w:sz w:val="18"/>
                    <w:szCs w:val="18"/>
                  </w:rPr>
                </w:rPrChange>
              </w:rPr>
            </w:pPr>
            <w:del w:id="11229"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580F28CD" w14:textId="77777777">
        <w:tc>
          <w:tcPr>
            <w:tcW w:w="288" w:type="pct"/>
            <w:tcMar>
              <w:top w:w="80" w:type="dxa"/>
              <w:left w:w="120" w:type="dxa"/>
              <w:bottom w:w="80" w:type="dxa"/>
              <w:right w:w="120" w:type="dxa"/>
            </w:tcMar>
            <w:vAlign w:val="center"/>
          </w:tcPr>
          <w:p w14:paraId="2B37B6FC"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26</w:t>
            </w:r>
          </w:p>
        </w:tc>
        <w:tc>
          <w:tcPr>
            <w:tcW w:w="1362" w:type="pct"/>
            <w:tcMar>
              <w:top w:w="80" w:type="dxa"/>
              <w:left w:w="120" w:type="dxa"/>
              <w:bottom w:w="80" w:type="dxa"/>
              <w:right w:w="120" w:type="dxa"/>
            </w:tcMar>
            <w:vAlign w:val="center"/>
          </w:tcPr>
          <w:p w14:paraId="1373ADC1"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 in amino acid coupling, Orn</w:t>
            </w:r>
            <w:r>
              <w:rPr>
                <w:rFonts w:ascii="Times New Roman" w:hAnsi="Times New Roman" w:cs="Times New Roman"/>
                <w:kern w:val="18"/>
                <w:sz w:val="18"/>
                <w:szCs w:val="18"/>
                <w:vertAlign w:val="superscript"/>
              </w:rPr>
              <w:t>11</w:t>
            </w:r>
          </w:p>
        </w:tc>
        <w:tc>
          <w:tcPr>
            <w:tcW w:w="621" w:type="pct"/>
            <w:tcMar>
              <w:top w:w="80" w:type="dxa"/>
              <w:left w:w="120" w:type="dxa"/>
              <w:bottom w:w="80" w:type="dxa"/>
              <w:right w:w="120" w:type="dxa"/>
            </w:tcMar>
            <w:vAlign w:val="center"/>
          </w:tcPr>
          <w:p w14:paraId="57DD6E2C"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Ninhydrin</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64D87C80"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Negative</w:t>
            </w:r>
          </w:p>
        </w:tc>
        <w:tc>
          <w:tcPr>
            <w:tcW w:w="805" w:type="pct"/>
            <w:tcMar>
              <w:top w:w="80" w:type="dxa"/>
              <w:left w:w="120" w:type="dxa"/>
              <w:bottom w:w="80" w:type="dxa"/>
              <w:right w:w="120" w:type="dxa"/>
            </w:tcMar>
            <w:vAlign w:val="center"/>
          </w:tcPr>
          <w:p w14:paraId="602D37A1" w14:textId="77777777" w:rsidR="007617DE" w:rsidRPr="007617DE" w:rsidRDefault="00AE300B">
            <w:pPr>
              <w:spacing w:line="360" w:lineRule="auto"/>
              <w:jc w:val="center"/>
              <w:rPr>
                <w:rFonts w:ascii="Times New Roman" w:hAnsi="Times New Roman" w:cs="Times New Roman"/>
                <w:i/>
                <w:iCs/>
                <w:kern w:val="18"/>
                <w:sz w:val="18"/>
                <w:szCs w:val="18"/>
                <w:rPrChange w:id="11230" w:author="Xuning Wei12232" w:date="2026-10-24T11:11:00Z">
                  <w:rPr>
                    <w:rFonts w:ascii="Times New Roman" w:hAnsi="Times New Roman" w:cs="Times New Roman"/>
                    <w:i/>
                    <w:iCs/>
                    <w:color w:val="375623"/>
                    <w:kern w:val="18"/>
                    <w:sz w:val="18"/>
                    <w:szCs w:val="18"/>
                  </w:rPr>
                </w:rPrChange>
              </w:rPr>
            </w:pPr>
            <w:del w:id="11231"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41BC025D"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64B392AF" w14:textId="77777777" w:rsidR="007617DE" w:rsidRPr="007617DE" w:rsidRDefault="00AE300B">
            <w:pPr>
              <w:spacing w:line="360" w:lineRule="auto"/>
              <w:jc w:val="center"/>
              <w:rPr>
                <w:rFonts w:ascii="Times New Roman" w:hAnsi="Times New Roman" w:cs="Times New Roman"/>
                <w:i/>
                <w:iCs/>
                <w:kern w:val="18"/>
                <w:sz w:val="18"/>
                <w:szCs w:val="18"/>
                <w:rPrChange w:id="11232" w:author="Xuning Wei12232" w:date="2026-10-24T11:11:00Z">
                  <w:rPr>
                    <w:rFonts w:ascii="Times New Roman" w:hAnsi="Times New Roman" w:cs="Times New Roman"/>
                    <w:i/>
                    <w:iCs/>
                    <w:color w:val="375623"/>
                    <w:kern w:val="18"/>
                    <w:sz w:val="18"/>
                    <w:szCs w:val="18"/>
                  </w:rPr>
                </w:rPrChange>
              </w:rPr>
            </w:pPr>
            <w:del w:id="11233"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1760255C" w14:textId="77777777">
        <w:tc>
          <w:tcPr>
            <w:tcW w:w="288" w:type="pct"/>
            <w:tcMar>
              <w:top w:w="80" w:type="dxa"/>
              <w:left w:w="120" w:type="dxa"/>
              <w:bottom w:w="80" w:type="dxa"/>
              <w:right w:w="120" w:type="dxa"/>
            </w:tcMar>
            <w:vAlign w:val="center"/>
          </w:tcPr>
          <w:p w14:paraId="589D2985" w14:textId="77777777" w:rsidR="007617DE" w:rsidRDefault="00AE300B">
            <w:pPr>
              <w:spacing w:line="360" w:lineRule="auto"/>
              <w:jc w:val="center"/>
              <w:rPr>
                <w:rFonts w:ascii="Times New Roman" w:hAnsi="Times New Roman" w:cs="Times New Roman"/>
                <w:kern w:val="18"/>
                <w:sz w:val="18"/>
                <w:szCs w:val="18"/>
                <w:lang w:eastAsia="zh-CN"/>
              </w:rPr>
            </w:pPr>
            <w:r>
              <w:rPr>
                <w:rFonts w:ascii="Times New Roman" w:hAnsi="Times New Roman" w:cs="Times New Roman"/>
                <w:kern w:val="18"/>
                <w:sz w:val="18"/>
                <w:szCs w:val="18"/>
                <w:lang w:eastAsia="zh-CN"/>
              </w:rPr>
              <w:t>27</w:t>
            </w:r>
          </w:p>
        </w:tc>
        <w:tc>
          <w:tcPr>
            <w:tcW w:w="1362" w:type="pct"/>
            <w:tcMar>
              <w:top w:w="80" w:type="dxa"/>
              <w:left w:w="120" w:type="dxa"/>
              <w:bottom w:w="80" w:type="dxa"/>
              <w:right w:w="120" w:type="dxa"/>
            </w:tcMar>
            <w:vAlign w:val="center"/>
          </w:tcPr>
          <w:p w14:paraId="204EC67C"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lang w:eastAsia="zh-CN"/>
              </w:rPr>
              <w:t>Chloranil</w:t>
            </w:r>
            <w:proofErr w:type="spellEnd"/>
            <w:r>
              <w:rPr>
                <w:rFonts w:ascii="Times New Roman" w:hAnsi="Times New Roman" w:cs="Times New Roman"/>
                <w:kern w:val="18"/>
                <w:sz w:val="18"/>
                <w:szCs w:val="18"/>
                <w:lang w:eastAsia="zh-CN"/>
              </w:rPr>
              <w:t xml:space="preserve"> test </w:t>
            </w:r>
            <w:r>
              <w:rPr>
                <w:rFonts w:ascii="Times New Roman" w:hAnsi="Times New Roman" w:cs="Times New Roman"/>
                <w:kern w:val="18"/>
                <w:sz w:val="18"/>
                <w:szCs w:val="18"/>
              </w:rPr>
              <w:t>(Orn</w:t>
            </w:r>
            <w:r>
              <w:rPr>
                <w:rFonts w:ascii="Times New Roman" w:hAnsi="Times New Roman" w:cs="Times New Roman"/>
                <w:kern w:val="18"/>
                <w:sz w:val="18"/>
                <w:szCs w:val="18"/>
                <w:vertAlign w:val="superscript"/>
              </w:rPr>
              <w:t>11</w:t>
            </w:r>
            <w:r>
              <w:rPr>
                <w:rFonts w:ascii="Times New Roman" w:hAnsi="Times New Roman" w:cs="Times New Roman"/>
                <w:kern w:val="18"/>
                <w:sz w:val="18"/>
                <w:szCs w:val="18"/>
              </w:rPr>
              <w:t xml:space="preserve"> post coupling wash </w:t>
            </w:r>
            <w:proofErr w:type="spellStart"/>
            <w:r>
              <w:rPr>
                <w:rFonts w:ascii="Times New Roman" w:hAnsi="Times New Roman" w:cs="Times New Roman"/>
                <w:kern w:val="18"/>
                <w:sz w:val="18"/>
                <w:szCs w:val="18"/>
              </w:rPr>
              <w:t>piperidine</w:t>
            </w:r>
            <w:proofErr w:type="spellEnd"/>
            <w:r>
              <w:rPr>
                <w:rFonts w:ascii="Times New Roman" w:hAnsi="Times New Roman" w:cs="Times New Roman"/>
                <w:kern w:val="18"/>
                <w:sz w:val="18"/>
                <w:szCs w:val="18"/>
              </w:rPr>
              <w:t xml:space="preserve"> residue.</w:t>
            </w:r>
          </w:p>
        </w:tc>
        <w:tc>
          <w:tcPr>
            <w:tcW w:w="621" w:type="pct"/>
            <w:tcMar>
              <w:top w:w="80" w:type="dxa"/>
              <w:left w:w="120" w:type="dxa"/>
              <w:bottom w:w="80" w:type="dxa"/>
              <w:right w:w="120" w:type="dxa"/>
            </w:tcMar>
            <w:vAlign w:val="center"/>
          </w:tcPr>
          <w:p w14:paraId="09213D7F" w14:textId="77777777" w:rsidR="007617DE" w:rsidRDefault="00AE300B">
            <w:pPr>
              <w:spacing w:line="360" w:lineRule="auto"/>
              <w:jc w:val="center"/>
              <w:rPr>
                <w:rFonts w:ascii="Times New Roman" w:hAnsi="Times New Roman" w:cs="Times New Roman"/>
                <w:kern w:val="18"/>
                <w:sz w:val="18"/>
                <w:szCs w:val="18"/>
              </w:rPr>
            </w:pPr>
            <w:proofErr w:type="spellStart"/>
            <w:r>
              <w:rPr>
                <w:rFonts w:ascii="Times New Roman" w:hAnsi="Times New Roman" w:cs="Times New Roman"/>
                <w:kern w:val="18"/>
                <w:sz w:val="18"/>
                <w:szCs w:val="18"/>
              </w:rPr>
              <w:t>Chloranil</w:t>
            </w:r>
            <w:proofErr w:type="spellEnd"/>
            <w:r>
              <w:rPr>
                <w:rFonts w:ascii="Times New Roman" w:hAnsi="Times New Roman" w:cs="Times New Roman"/>
                <w:kern w:val="18"/>
                <w:sz w:val="18"/>
                <w:szCs w:val="18"/>
              </w:rPr>
              <w:t xml:space="preserve"> test</w:t>
            </w:r>
          </w:p>
        </w:tc>
        <w:tc>
          <w:tcPr>
            <w:tcW w:w="689" w:type="pct"/>
            <w:tcMar>
              <w:top w:w="80" w:type="dxa"/>
              <w:left w:w="120" w:type="dxa"/>
              <w:bottom w:w="80" w:type="dxa"/>
              <w:right w:w="120" w:type="dxa"/>
            </w:tcMar>
            <w:vAlign w:val="center"/>
          </w:tcPr>
          <w:p w14:paraId="5B40D853"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The color is lighter or consistent with the reference solution</w:t>
            </w:r>
          </w:p>
        </w:tc>
        <w:tc>
          <w:tcPr>
            <w:tcW w:w="805" w:type="pct"/>
            <w:tcMar>
              <w:top w:w="80" w:type="dxa"/>
              <w:left w:w="120" w:type="dxa"/>
              <w:bottom w:w="80" w:type="dxa"/>
              <w:right w:w="120" w:type="dxa"/>
            </w:tcMar>
            <w:vAlign w:val="center"/>
          </w:tcPr>
          <w:p w14:paraId="61B7C1EA" w14:textId="77777777" w:rsidR="007617DE" w:rsidRPr="007617DE" w:rsidRDefault="00AE300B">
            <w:pPr>
              <w:spacing w:line="360" w:lineRule="auto"/>
              <w:jc w:val="center"/>
              <w:rPr>
                <w:rFonts w:ascii="Times New Roman" w:hAnsi="Times New Roman" w:cs="Times New Roman"/>
                <w:i/>
                <w:iCs/>
                <w:kern w:val="18"/>
                <w:sz w:val="18"/>
                <w:szCs w:val="18"/>
                <w:rPrChange w:id="11234" w:author="Xuning Wei12232" w:date="2026-10-24T11:11:00Z">
                  <w:rPr>
                    <w:rFonts w:ascii="Times New Roman" w:hAnsi="Times New Roman" w:cs="Times New Roman"/>
                    <w:i/>
                    <w:iCs/>
                    <w:color w:val="375623"/>
                    <w:kern w:val="18"/>
                    <w:sz w:val="18"/>
                    <w:szCs w:val="18"/>
                  </w:rPr>
                </w:rPrChange>
              </w:rPr>
            </w:pPr>
            <w:del w:id="11235"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61971F13"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7D8FF969" w14:textId="77777777" w:rsidR="007617DE" w:rsidRPr="007617DE" w:rsidRDefault="00AE300B">
            <w:pPr>
              <w:spacing w:line="360" w:lineRule="auto"/>
              <w:jc w:val="center"/>
              <w:rPr>
                <w:rFonts w:ascii="Times New Roman" w:hAnsi="Times New Roman" w:cs="Times New Roman"/>
                <w:i/>
                <w:iCs/>
                <w:kern w:val="18"/>
                <w:sz w:val="18"/>
                <w:szCs w:val="18"/>
                <w:rPrChange w:id="11236" w:author="Xuning Wei12232" w:date="2026-10-24T11:11:00Z">
                  <w:rPr>
                    <w:rFonts w:ascii="Times New Roman" w:hAnsi="Times New Roman" w:cs="Times New Roman"/>
                    <w:i/>
                    <w:iCs/>
                    <w:color w:val="375623"/>
                    <w:kern w:val="18"/>
                    <w:sz w:val="18"/>
                    <w:szCs w:val="18"/>
                  </w:rPr>
                </w:rPrChange>
              </w:rPr>
            </w:pPr>
            <w:del w:id="1123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r w:rsidR="007617DE" w14:paraId="582EE612" w14:textId="77777777">
        <w:tc>
          <w:tcPr>
            <w:tcW w:w="288" w:type="pct"/>
            <w:tcMar>
              <w:top w:w="80" w:type="dxa"/>
              <w:left w:w="120" w:type="dxa"/>
              <w:bottom w:w="80" w:type="dxa"/>
              <w:right w:w="120" w:type="dxa"/>
            </w:tcMar>
            <w:vAlign w:val="center"/>
          </w:tcPr>
          <w:p w14:paraId="5E8609C5"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lang w:eastAsia="zh-CN"/>
              </w:rPr>
              <w:t>28</w:t>
            </w:r>
          </w:p>
        </w:tc>
        <w:tc>
          <w:tcPr>
            <w:tcW w:w="1362" w:type="pct"/>
            <w:tcMar>
              <w:top w:w="80" w:type="dxa"/>
              <w:left w:w="120" w:type="dxa"/>
              <w:bottom w:w="80" w:type="dxa"/>
              <w:right w:w="120" w:type="dxa"/>
            </w:tcMar>
            <w:vAlign w:val="center"/>
          </w:tcPr>
          <w:p w14:paraId="5731B21E"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 xml:space="preserve">LOD </w:t>
            </w:r>
            <w:commentRangeStart w:id="11238"/>
            <w:commentRangeStart w:id="11239"/>
            <w:r>
              <w:rPr>
                <w:rFonts w:ascii="Times New Roman" w:hAnsi="Times New Roman" w:cs="Times New Roman"/>
                <w:kern w:val="18"/>
                <w:sz w:val="18"/>
                <w:szCs w:val="18"/>
              </w:rPr>
              <w:t xml:space="preserve">under </w:t>
            </w:r>
            <w:commentRangeEnd w:id="11238"/>
            <w:r>
              <w:rPr>
                <w:rStyle w:val="CommentReference"/>
                <w:rFonts w:ascii="Times New Roman" w:hAnsi="Times New Roman" w:cs="Times New Roman"/>
                <w:kern w:val="18"/>
                <w:sz w:val="18"/>
                <w:szCs w:val="18"/>
              </w:rPr>
              <w:commentReference w:id="11238"/>
            </w:r>
            <w:commentRangeEnd w:id="11239"/>
            <w:r>
              <w:rPr>
                <w:rStyle w:val="CommentReference"/>
              </w:rPr>
              <w:commentReference w:id="11239"/>
            </w:r>
            <w:r>
              <w:rPr>
                <w:rFonts w:ascii="Times New Roman" w:hAnsi="Times New Roman" w:cs="Times New Roman"/>
                <w:kern w:val="18"/>
                <w:sz w:val="18"/>
                <w:szCs w:val="18"/>
              </w:rPr>
              <w:t>drying</w:t>
            </w:r>
          </w:p>
        </w:tc>
        <w:tc>
          <w:tcPr>
            <w:tcW w:w="621" w:type="pct"/>
            <w:tcMar>
              <w:top w:w="80" w:type="dxa"/>
              <w:left w:w="120" w:type="dxa"/>
              <w:bottom w:w="80" w:type="dxa"/>
              <w:right w:w="120" w:type="dxa"/>
            </w:tcMar>
            <w:vAlign w:val="center"/>
          </w:tcPr>
          <w:p w14:paraId="0FDC06BE" w14:textId="77777777" w:rsidR="007617DE" w:rsidRDefault="00AE300B">
            <w:pPr>
              <w:spacing w:line="360" w:lineRule="auto"/>
              <w:jc w:val="center"/>
              <w:rPr>
                <w:rFonts w:ascii="Times New Roman" w:hAnsi="Times New Roman" w:cs="Times New Roman"/>
                <w:kern w:val="18"/>
                <w:sz w:val="18"/>
                <w:szCs w:val="18"/>
              </w:rPr>
            </w:pPr>
            <w:r>
              <w:rPr>
                <w:rFonts w:ascii="Times New Roman" w:hAnsi="Times New Roman" w:cs="Times New Roman"/>
                <w:kern w:val="18"/>
                <w:sz w:val="18"/>
                <w:szCs w:val="18"/>
              </w:rPr>
              <w:t>LOD</w:t>
            </w:r>
          </w:p>
        </w:tc>
        <w:tc>
          <w:tcPr>
            <w:tcW w:w="689" w:type="pct"/>
            <w:tcMar>
              <w:top w:w="80" w:type="dxa"/>
              <w:left w:w="120" w:type="dxa"/>
              <w:bottom w:w="80" w:type="dxa"/>
              <w:right w:w="120" w:type="dxa"/>
            </w:tcMar>
            <w:vAlign w:val="center"/>
          </w:tcPr>
          <w:p w14:paraId="06FB5436" w14:textId="77777777" w:rsidR="007617DE" w:rsidRDefault="00AE300B">
            <w:pPr>
              <w:spacing w:line="360" w:lineRule="auto"/>
              <w:jc w:val="center"/>
              <w:rPr>
                <w:rFonts w:ascii="Times New Roman" w:hAnsi="Times New Roman" w:cs="Times New Roman"/>
                <w:kern w:val="18"/>
                <w:sz w:val="18"/>
                <w:szCs w:val="18"/>
              </w:rPr>
            </w:pPr>
            <w:ins w:id="11240" w:author="Xuning Wei12232" w:date="2026-10-21T09:19:00Z">
              <w:r>
                <w:rPr>
                  <w:rFonts w:ascii="Times New Roman" w:eastAsia="仿宋_GB2312" w:hAnsi="Times New Roman" w:cs="Times New Roman"/>
                  <w:sz w:val="18"/>
                  <w:szCs w:val="18"/>
                </w:rPr>
                <w:t>≤</w:t>
              </w:r>
            </w:ins>
            <w:ins w:id="11241" w:author="Xuning Wei12232" w:date="2026-10-22T06:42:00Z">
              <w:r>
                <w:rPr>
                  <w:rFonts w:ascii="Times New Roman" w:eastAsia="仿宋_GB2312" w:hAnsi="Times New Roman" w:cs="Times New Roman"/>
                  <w:sz w:val="18"/>
                  <w:szCs w:val="18"/>
                </w:rPr>
                <w:t xml:space="preserve"> </w:t>
              </w:r>
            </w:ins>
            <w:del w:id="11242" w:author="Xuning Wei12232" w:date="2026-10-20T13:10:00Z">
              <w:r>
                <w:rPr>
                  <w:rFonts w:ascii="Times New Roman" w:hAnsi="Times New Roman" w:cs="Times New Roman" w:hint="eastAsia"/>
                  <w:kern w:val="18"/>
                  <w:sz w:val="18"/>
                  <w:szCs w:val="18"/>
                </w:rPr>
                <w:delText>≤</w:delText>
              </w:r>
              <w:r>
                <w:rPr>
                  <w:rFonts w:ascii="Times New Roman" w:hAnsi="Times New Roman" w:cs="Times New Roman"/>
                  <w:kern w:val="18"/>
                  <w:sz w:val="18"/>
                  <w:szCs w:val="18"/>
                </w:rPr>
                <w:delText xml:space="preserve"> </w:delText>
              </w:r>
            </w:del>
            <w:del w:id="11243" w:author="Xuning Wei12232" w:date="2026-10-20T13:11:00Z">
              <w:r>
                <w:rPr>
                  <w:rFonts w:ascii="Times New Roman" w:hAnsi="Times New Roman" w:cs="Times New Roman"/>
                  <w:kern w:val="18"/>
                  <w:sz w:val="18"/>
                  <w:szCs w:val="18"/>
                </w:rPr>
                <w:delText>10.0</w:delText>
              </w:r>
            </w:del>
            <w:ins w:id="11244" w:author="Xuning Wei12232" w:date="2026-10-20T13:11:00Z">
              <w:r>
                <w:rPr>
                  <w:rFonts w:ascii="Times New Roman" w:hAnsi="Times New Roman" w:cs="Times New Roman"/>
                  <w:kern w:val="18"/>
                  <w:sz w:val="18"/>
                  <w:szCs w:val="18"/>
                  <w:lang w:eastAsia="zh-CN"/>
                </w:rPr>
                <w:t>9</w:t>
              </w:r>
            </w:ins>
            <w:ins w:id="11245" w:author="Xuning Wei12232" w:date="2026-10-22T06:42:00Z">
              <w:r>
                <w:rPr>
                  <w:rFonts w:ascii="Times New Roman" w:hAnsi="Times New Roman" w:cs="Times New Roman"/>
                  <w:kern w:val="18"/>
                  <w:sz w:val="18"/>
                  <w:szCs w:val="18"/>
                  <w:lang w:eastAsia="zh-CN"/>
                </w:rPr>
                <w:t xml:space="preserve"> </w:t>
              </w:r>
            </w:ins>
            <w:r>
              <w:rPr>
                <w:rFonts w:ascii="Times New Roman" w:hAnsi="Times New Roman" w:cs="Times New Roman"/>
                <w:kern w:val="18"/>
                <w:sz w:val="18"/>
                <w:szCs w:val="18"/>
              </w:rPr>
              <w:t>%</w:t>
            </w:r>
            <w:ins w:id="11246" w:author="Xuning Wei12232" w:date="2026-10-24T10:57:00Z">
              <w:r>
                <w:rPr>
                  <w:rFonts w:ascii="Times New Roman" w:hAnsi="Times New Roman" w:cs="Times New Roman"/>
                  <w:kern w:val="18"/>
                  <w:sz w:val="18"/>
                  <w:szCs w:val="18"/>
                </w:rPr>
                <w:t xml:space="preserve"> (w/w)</w:t>
              </w:r>
            </w:ins>
          </w:p>
        </w:tc>
        <w:tc>
          <w:tcPr>
            <w:tcW w:w="805" w:type="pct"/>
            <w:tcMar>
              <w:top w:w="80" w:type="dxa"/>
              <w:left w:w="120" w:type="dxa"/>
              <w:bottom w:w="80" w:type="dxa"/>
              <w:right w:w="120" w:type="dxa"/>
            </w:tcMar>
            <w:vAlign w:val="center"/>
          </w:tcPr>
          <w:p w14:paraId="72DA3D08" w14:textId="77777777" w:rsidR="007617DE" w:rsidRDefault="00AE300B">
            <w:pPr>
              <w:spacing w:line="360" w:lineRule="auto"/>
              <w:jc w:val="center"/>
              <w:rPr>
                <w:rFonts w:ascii="Times New Roman" w:hAnsi="Times New Roman" w:cs="Times New Roman"/>
                <w:kern w:val="18"/>
                <w:sz w:val="18"/>
                <w:szCs w:val="18"/>
              </w:rPr>
            </w:pPr>
            <w:del w:id="11247"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c>
          <w:tcPr>
            <w:tcW w:w="618" w:type="pct"/>
          </w:tcPr>
          <w:p w14:paraId="39645C8F" w14:textId="77777777" w:rsidR="007617DE" w:rsidRDefault="007617DE">
            <w:pPr>
              <w:spacing w:line="360" w:lineRule="auto"/>
              <w:jc w:val="center"/>
              <w:rPr>
                <w:rFonts w:eastAsia="仿宋_GB2312"/>
                <w:sz w:val="18"/>
                <w:szCs w:val="18"/>
                <w:lang w:eastAsia="zh-CN"/>
              </w:rPr>
            </w:pPr>
          </w:p>
        </w:tc>
        <w:tc>
          <w:tcPr>
            <w:tcW w:w="616" w:type="pct"/>
            <w:tcMar>
              <w:top w:w="80" w:type="dxa"/>
              <w:left w:w="120" w:type="dxa"/>
              <w:bottom w:w="80" w:type="dxa"/>
              <w:right w:w="120" w:type="dxa"/>
            </w:tcMar>
            <w:vAlign w:val="center"/>
          </w:tcPr>
          <w:p w14:paraId="5A3FAF24" w14:textId="77777777" w:rsidR="007617DE" w:rsidRDefault="00AE300B">
            <w:pPr>
              <w:spacing w:line="360" w:lineRule="auto"/>
              <w:jc w:val="center"/>
              <w:rPr>
                <w:rFonts w:ascii="Times New Roman" w:hAnsi="Times New Roman" w:cs="Times New Roman"/>
                <w:kern w:val="18"/>
                <w:sz w:val="18"/>
                <w:szCs w:val="18"/>
              </w:rPr>
            </w:pPr>
            <w:del w:id="11248" w:author="Xuning Wei12232" w:date="2026-10-16T09:33:00Z">
              <w:r>
                <w:rPr>
                  <w:rFonts w:eastAsia="仿宋_GB2312"/>
                  <w:sz w:val="18"/>
                  <w:szCs w:val="18"/>
                  <w:lang w:eastAsia="zh-CN"/>
                </w:rPr>
                <w:delText>-</w:delText>
              </w:r>
              <w:r>
                <w:rPr>
                  <w:i/>
                  <w:sz w:val="18"/>
                  <w:szCs w:val="18"/>
                </w:rPr>
                <w:delText>**</w:delText>
              </w:r>
              <w:r>
                <w:rPr>
                  <w:i/>
                  <w:sz w:val="18"/>
                  <w:szCs w:val="18"/>
                  <w:lang w:eastAsia="zh-CN"/>
                </w:rPr>
                <w:delText>*</w:delText>
              </w:r>
            </w:del>
          </w:p>
        </w:tc>
      </w:tr>
    </w:tbl>
    <w:p w14:paraId="1A3D3342" w14:textId="77777777" w:rsidR="007617DE" w:rsidRDefault="00AE300B">
      <w:pPr>
        <w:spacing w:beforeLines="50" w:before="120" w:line="300" w:lineRule="auto"/>
      </w:pPr>
      <w:r>
        <w:rPr>
          <w:rFonts w:eastAsia="仿宋_GB2312"/>
          <w:i/>
          <w:sz w:val="18"/>
          <w:szCs w:val="18"/>
          <w:lang w:eastAsia="zh-CN"/>
        </w:rPr>
        <w:t xml:space="preserve">Note: </w:t>
      </w:r>
      <w:del w:id="11249" w:author="Xuning Wei12232" w:date="2026-10-19T15:00:00Z">
        <w:r>
          <w:rPr>
            <w:i/>
            <w:sz w:val="18"/>
            <w:szCs w:val="18"/>
          </w:rPr>
          <w:delText>**</w:delText>
        </w:r>
        <w:r>
          <w:rPr>
            <w:i/>
            <w:sz w:val="18"/>
            <w:szCs w:val="18"/>
            <w:lang w:eastAsia="zh-CN"/>
          </w:rPr>
          <w:delText>*</w:delText>
        </w:r>
      </w:del>
      <w:r>
        <w:rPr>
          <w:i/>
          <w:sz w:val="18"/>
          <w:szCs w:val="18"/>
          <w:lang w:eastAsia="zh-CN"/>
        </w:rPr>
        <w:t xml:space="preserve">Upon completion of production, </w:t>
      </w:r>
      <w:proofErr w:type="spellStart"/>
      <w:r>
        <w:rPr>
          <w:i/>
          <w:sz w:val="18"/>
          <w:szCs w:val="18"/>
          <w:lang w:eastAsia="zh-CN"/>
        </w:rPr>
        <w:t>Asymchem</w:t>
      </w:r>
      <w:proofErr w:type="spellEnd"/>
      <w:r>
        <w:rPr>
          <w:i/>
          <w:sz w:val="18"/>
          <w:szCs w:val="18"/>
          <w:lang w:eastAsia="zh-CN"/>
        </w:rPr>
        <w:t xml:space="preserve"> shall summarize all test results and compile them into the report.</w:t>
      </w:r>
    </w:p>
    <w:p w14:paraId="38E421FA" w14:textId="77777777" w:rsidR="007617DE" w:rsidRDefault="007617DE">
      <w:pPr>
        <w:rPr>
          <w:rFonts w:ascii="Times New Roman" w:hAnsi="Times New Roman" w:cs="Times New Roman"/>
          <w:lang w:eastAsia="zh-CN"/>
        </w:rPr>
        <w:sectPr w:rsidR="007617DE">
          <w:pgSz w:w="16839" w:h="11907" w:orient="landscape"/>
          <w:pgMar w:top="1440" w:right="720" w:bottom="1440" w:left="720" w:header="720" w:footer="720" w:gutter="0"/>
          <w:cols w:space="720"/>
          <w:docGrid w:linePitch="360"/>
        </w:sectPr>
      </w:pPr>
    </w:p>
    <w:p w14:paraId="22F833BC" w14:textId="77777777" w:rsidR="007617DE" w:rsidRDefault="00AE300B">
      <w:pPr>
        <w:pStyle w:val="1"/>
        <w:tabs>
          <w:tab w:val="left" w:pos="425"/>
        </w:tabs>
        <w:spacing w:before="24" w:after="24" w:line="360" w:lineRule="auto"/>
        <w:ind w:left="425" w:hanging="425"/>
        <w:rPr>
          <w:ins w:id="11250" w:author="Xuning Wei12232" w:date="2026-10-16T09:38:00Z"/>
        </w:rPr>
      </w:pPr>
      <w:bookmarkStart w:id="11251" w:name="_Toc243596353"/>
      <w:commentRangeStart w:id="11252"/>
      <w:commentRangeStart w:id="11253"/>
      <w:ins w:id="11254" w:author="Xuning Wei12232" w:date="2026-10-16T09:38:00Z">
        <w:r>
          <w:rPr>
            <w:rFonts w:ascii="Times New Roman" w:eastAsia="Times New Roman" w:hAnsi="Times New Roman" w:cs="Times New Roman"/>
            <w:sz w:val="21"/>
            <w:szCs w:val="21"/>
            <w:lang w:eastAsia="zh-CN"/>
            <w:rPrChange w:id="11255" w:author="Xuning Wei12232" w:date="2026-10-24T11:11:00Z">
              <w:rPr>
                <w:rFonts w:ascii="Times New Roman" w:eastAsia="Times New Roman" w:hAnsi="Times New Roman" w:cs="Times New Roman"/>
                <w:color w:val="0000FF"/>
                <w:sz w:val="21"/>
                <w:szCs w:val="21"/>
                <w:lang w:eastAsia="zh-CN"/>
              </w:rPr>
            </w:rPrChange>
          </w:rPr>
          <w:lastRenderedPageBreak/>
          <w:t xml:space="preserve">Appendix </w:t>
        </w:r>
        <w:commentRangeEnd w:id="11252"/>
        <w:r>
          <w:rPr>
            <w:rStyle w:val="CommentReference"/>
            <w:rFonts w:ascii="Times New Roman" w:eastAsia="Times New Roman" w:hAnsi="Times New Roman" w:cs="Times New Roman"/>
            <w:lang w:eastAsia="zh-CN"/>
            <w:rPrChange w:id="11256" w:author="Xuning Wei12232" w:date="2026-10-24T11:11:00Z">
              <w:rPr>
                <w:rStyle w:val="CommentReference"/>
                <w:rFonts w:ascii="Times New Roman" w:eastAsia="Times New Roman" w:hAnsi="Times New Roman" w:cs="Times New Roman"/>
                <w:color w:val="0000FF"/>
                <w:lang w:eastAsia="zh-CN"/>
              </w:rPr>
            </w:rPrChange>
          </w:rPr>
          <w:commentReference w:id="11252"/>
        </w:r>
        <w:commentRangeEnd w:id="11253"/>
        <w:r>
          <w:rPr>
            <w:rStyle w:val="CommentReference"/>
          </w:rPr>
          <w:commentReference w:id="11253"/>
        </w:r>
        <w:r>
          <w:rPr>
            <w:rFonts w:ascii="Times New Roman" w:eastAsia="Times New Roman" w:hAnsi="Times New Roman" w:cs="Times New Roman"/>
            <w:sz w:val="21"/>
            <w:szCs w:val="21"/>
            <w:lang w:eastAsia="zh-CN"/>
            <w:rPrChange w:id="11257" w:author="Xuning Wei12232" w:date="2026-10-24T11:11:00Z">
              <w:rPr>
                <w:rFonts w:ascii="Times New Roman" w:eastAsia="Times New Roman" w:hAnsi="Times New Roman" w:cs="Times New Roman"/>
                <w:color w:val="0000FF"/>
                <w:sz w:val="21"/>
                <w:szCs w:val="21"/>
                <w:lang w:eastAsia="zh-CN"/>
              </w:rPr>
            </w:rPrChange>
          </w:rPr>
          <w:t xml:space="preserve">4   </w:t>
        </w:r>
        <w:del w:id="11258" w:author="Yachao Liu11087" w:date="2026-10-13T01:08:00Z">
          <w:r>
            <w:rPr>
              <w:rFonts w:ascii="Times New Roman" w:eastAsia="Times New Roman" w:hAnsi="Times New Roman" w:cs="Times New Roman"/>
              <w:sz w:val="21"/>
              <w:szCs w:val="21"/>
              <w:lang w:eastAsia="zh-CN"/>
              <w:rPrChange w:id="11259" w:author="Xuning Wei12232" w:date="2026-10-24T11:11:00Z">
                <w:rPr>
                  <w:rFonts w:ascii="Times New Roman" w:eastAsia="Times New Roman" w:hAnsi="Times New Roman" w:cs="Times New Roman"/>
                  <w:color w:val="0000FF"/>
                  <w:sz w:val="21"/>
                  <w:szCs w:val="21"/>
                  <w:lang w:eastAsia="zh-CN"/>
                </w:rPr>
              </w:rPrChange>
            </w:rPr>
            <w:delText>Non-</w:delText>
          </w:r>
        </w:del>
        <w:r>
          <w:rPr>
            <w:rFonts w:ascii="Times New Roman" w:eastAsia="Times New Roman" w:hAnsi="Times New Roman" w:cs="Times New Roman"/>
            <w:sz w:val="21"/>
            <w:szCs w:val="21"/>
            <w:lang w:eastAsia="zh-CN"/>
            <w:rPrChange w:id="11260" w:author="Xuning Wei12232" w:date="2026-10-24T11:11:00Z">
              <w:rPr>
                <w:rFonts w:ascii="Times New Roman" w:eastAsia="Times New Roman" w:hAnsi="Times New Roman" w:cs="Times New Roman"/>
                <w:color w:val="0000FF"/>
                <w:sz w:val="21"/>
                <w:szCs w:val="21"/>
                <w:lang w:eastAsia="zh-CN"/>
              </w:rPr>
            </w:rPrChange>
          </w:rPr>
          <w:t>CPPs Results Summary Table</w:t>
        </w:r>
        <w:bookmarkEnd w:id="11251"/>
      </w:ins>
    </w:p>
    <w:tbl>
      <w:tblPr>
        <w:tblStyle w:val="afe"/>
        <w:tblW w:w="4677" w:type="pct"/>
        <w:tblLook w:val="04A0" w:firstRow="1" w:lastRow="0" w:firstColumn="1" w:lastColumn="0" w:noHBand="0" w:noVBand="1"/>
      </w:tblPr>
      <w:tblGrid>
        <w:gridCol w:w="1123"/>
        <w:gridCol w:w="2552"/>
        <w:gridCol w:w="993"/>
        <w:gridCol w:w="1036"/>
        <w:gridCol w:w="1424"/>
        <w:gridCol w:w="1588"/>
        <w:gridCol w:w="1418"/>
        <w:gridCol w:w="1418"/>
        <w:gridCol w:w="1418"/>
        <w:gridCol w:w="1416"/>
      </w:tblGrid>
      <w:tr w:rsidR="007617DE" w14:paraId="6DA7E41B" w14:textId="77777777">
        <w:trPr>
          <w:trHeight w:val="620"/>
          <w:ins w:id="11261" w:author="Xuning Wei12232" w:date="2026-10-16T09:35:00Z"/>
        </w:trPr>
        <w:tc>
          <w:tcPr>
            <w:tcW w:w="390"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7AD961BE" w14:textId="77777777" w:rsidR="007617DE" w:rsidRPr="007617DE" w:rsidRDefault="00AE300B">
            <w:pPr>
              <w:spacing w:line="276" w:lineRule="auto"/>
              <w:jc w:val="center"/>
              <w:rPr>
                <w:ins w:id="11262" w:author="Xuning Wei12232" w:date="2026-10-16T09:35:00Z"/>
                <w:rFonts w:ascii="Times New Roman" w:eastAsia="Times New Roman" w:hAnsi="Times New Roman" w:cs="Times New Roman"/>
                <w:b/>
                <w:sz w:val="18"/>
                <w:szCs w:val="18"/>
                <w:rPrChange w:id="11263" w:author="Xuning Wei12232" w:date="2026-10-24T11:11:00Z">
                  <w:rPr>
                    <w:ins w:id="11264" w:author="Xuning Wei12232" w:date="2026-10-16T09:35:00Z"/>
                    <w:rFonts w:ascii="Times New Roman" w:eastAsia="Times New Roman" w:hAnsi="Times New Roman" w:cs="Times New Roman"/>
                    <w:b/>
                    <w:color w:val="0000FF"/>
                    <w:sz w:val="20"/>
                    <w:szCs w:val="20"/>
                  </w:rPr>
                </w:rPrChange>
              </w:rPr>
            </w:pPr>
            <w:ins w:id="11265" w:author="Xuning Wei12232" w:date="2026-10-16T09:35:00Z">
              <w:r>
                <w:rPr>
                  <w:rFonts w:ascii="Times New Roman" w:eastAsia="Times New Roman" w:hAnsi="Times New Roman" w:cs="Times New Roman"/>
                  <w:b/>
                  <w:sz w:val="18"/>
                  <w:szCs w:val="18"/>
                  <w:rPrChange w:id="11266" w:author="Xuning Wei12232" w:date="2026-10-24T11:11:00Z">
                    <w:rPr>
                      <w:rFonts w:ascii="Times New Roman" w:eastAsia="Times New Roman" w:hAnsi="Times New Roman" w:cs="Times New Roman"/>
                      <w:b/>
                      <w:color w:val="0000FF"/>
                      <w:sz w:val="20"/>
                      <w:szCs w:val="20"/>
                    </w:rPr>
                  </w:rPrChange>
                </w:rPr>
                <w:t>Step</w:t>
              </w:r>
            </w:ins>
          </w:p>
        </w:tc>
        <w:tc>
          <w:tcPr>
            <w:tcW w:w="887"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00879F01" w14:textId="77777777" w:rsidR="007617DE" w:rsidRPr="007617DE" w:rsidRDefault="00AE300B">
            <w:pPr>
              <w:spacing w:line="276" w:lineRule="auto"/>
              <w:jc w:val="center"/>
              <w:rPr>
                <w:ins w:id="11267" w:author="Xuning Wei12232" w:date="2026-10-16T09:35:00Z"/>
                <w:rFonts w:ascii="Times New Roman" w:eastAsia="Times New Roman" w:hAnsi="Times New Roman" w:cs="Times New Roman"/>
                <w:b/>
                <w:sz w:val="18"/>
                <w:szCs w:val="18"/>
                <w:rPrChange w:id="11268" w:author="Xuning Wei12232" w:date="2026-10-24T11:11:00Z">
                  <w:rPr>
                    <w:ins w:id="11269" w:author="Xuning Wei12232" w:date="2026-10-16T09:35:00Z"/>
                    <w:rFonts w:ascii="Times New Roman" w:eastAsia="Times New Roman" w:hAnsi="Times New Roman" w:cs="Times New Roman"/>
                    <w:b/>
                    <w:color w:val="0000FF"/>
                    <w:sz w:val="20"/>
                    <w:szCs w:val="20"/>
                  </w:rPr>
                </w:rPrChange>
              </w:rPr>
            </w:pPr>
            <w:ins w:id="11270" w:author="Xuning Wei12232" w:date="2026-10-16T09:35:00Z">
              <w:r>
                <w:rPr>
                  <w:rFonts w:ascii="Times New Roman" w:eastAsia="Times New Roman" w:hAnsi="Times New Roman" w:cs="Times New Roman"/>
                  <w:b/>
                  <w:sz w:val="18"/>
                  <w:szCs w:val="18"/>
                  <w:rPrChange w:id="11271" w:author="Xuning Wei12232" w:date="2026-10-24T11:11:00Z">
                    <w:rPr>
                      <w:rFonts w:ascii="Times New Roman" w:eastAsia="Times New Roman" w:hAnsi="Times New Roman" w:cs="Times New Roman"/>
                      <w:b/>
                      <w:color w:val="0000FF"/>
                      <w:sz w:val="20"/>
                      <w:szCs w:val="20"/>
                    </w:rPr>
                  </w:rPrChange>
                </w:rPr>
                <w:t>Parameter</w:t>
              </w:r>
            </w:ins>
          </w:p>
        </w:tc>
        <w:tc>
          <w:tcPr>
            <w:tcW w:w="345"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6DEB88E8" w14:textId="77777777" w:rsidR="007617DE" w:rsidRPr="007617DE" w:rsidRDefault="00AE300B">
            <w:pPr>
              <w:spacing w:line="276" w:lineRule="auto"/>
              <w:jc w:val="center"/>
              <w:rPr>
                <w:ins w:id="11272" w:author="Xuning Wei12232" w:date="2026-10-16T09:35:00Z"/>
                <w:rFonts w:ascii="Times New Roman" w:eastAsia="Times New Roman" w:hAnsi="Times New Roman" w:cs="Times New Roman"/>
                <w:b/>
                <w:sz w:val="18"/>
                <w:szCs w:val="18"/>
                <w:rPrChange w:id="11273" w:author="Xuning Wei12232" w:date="2026-10-24T11:11:00Z">
                  <w:rPr>
                    <w:ins w:id="11274" w:author="Xuning Wei12232" w:date="2026-10-16T09:35:00Z"/>
                    <w:rFonts w:ascii="Times New Roman" w:eastAsia="Times New Roman" w:hAnsi="Times New Roman" w:cs="Times New Roman"/>
                    <w:b/>
                    <w:color w:val="0000FF"/>
                    <w:sz w:val="18"/>
                    <w:szCs w:val="18"/>
                  </w:rPr>
                </w:rPrChange>
              </w:rPr>
            </w:pPr>
            <w:ins w:id="11275" w:author="Xuning Wei12232" w:date="2026-10-16T09:35:00Z">
              <w:r>
                <w:rPr>
                  <w:rFonts w:ascii="Times New Roman" w:eastAsia="Times New Roman" w:hAnsi="Times New Roman" w:cs="Times New Roman"/>
                  <w:b/>
                  <w:sz w:val="18"/>
                  <w:szCs w:val="18"/>
                  <w:rPrChange w:id="11276" w:author="Xuning Wei12232" w:date="2026-10-24T11:11:00Z">
                    <w:rPr>
                      <w:rFonts w:ascii="Times New Roman" w:eastAsia="Times New Roman" w:hAnsi="Times New Roman" w:cs="Times New Roman"/>
                      <w:b/>
                      <w:color w:val="0000FF"/>
                      <w:sz w:val="20"/>
                      <w:szCs w:val="20"/>
                    </w:rPr>
                  </w:rPrChange>
                </w:rPr>
                <w:t>Type</w:t>
              </w:r>
            </w:ins>
          </w:p>
        </w:tc>
        <w:tc>
          <w:tcPr>
            <w:tcW w:w="360"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7FF0182D" w14:textId="77777777" w:rsidR="007617DE" w:rsidRPr="007617DE" w:rsidRDefault="00AE300B">
            <w:pPr>
              <w:spacing w:line="276" w:lineRule="auto"/>
              <w:jc w:val="center"/>
              <w:rPr>
                <w:ins w:id="11277" w:author="Xuning Wei12232" w:date="2026-10-16T09:35:00Z"/>
                <w:rFonts w:ascii="Times New Roman" w:eastAsia="Times New Roman" w:hAnsi="Times New Roman" w:cs="Times New Roman"/>
                <w:b/>
                <w:sz w:val="18"/>
                <w:szCs w:val="18"/>
                <w:rPrChange w:id="11278" w:author="Xuning Wei12232" w:date="2026-10-24T11:11:00Z">
                  <w:rPr>
                    <w:ins w:id="11279" w:author="Xuning Wei12232" w:date="2026-10-16T09:35:00Z"/>
                    <w:rFonts w:ascii="Times New Roman" w:eastAsia="Times New Roman" w:hAnsi="Times New Roman" w:cs="Times New Roman"/>
                    <w:b/>
                    <w:color w:val="0000FF"/>
                    <w:sz w:val="20"/>
                    <w:szCs w:val="20"/>
                  </w:rPr>
                </w:rPrChange>
              </w:rPr>
            </w:pPr>
            <w:ins w:id="11280" w:author="Xuning Wei12232" w:date="2026-10-16T09:35:00Z">
              <w:r>
                <w:rPr>
                  <w:rFonts w:ascii="Times New Roman" w:eastAsia="Times New Roman" w:hAnsi="Times New Roman" w:cs="Times New Roman"/>
                  <w:b/>
                  <w:sz w:val="18"/>
                  <w:szCs w:val="18"/>
                  <w:rPrChange w:id="11281" w:author="Xuning Wei12232" w:date="2026-10-24T11:11:00Z">
                    <w:rPr>
                      <w:rFonts w:ascii="Times New Roman" w:eastAsia="Times New Roman" w:hAnsi="Times New Roman" w:cs="Times New Roman"/>
                      <w:b/>
                      <w:color w:val="0000FF"/>
                      <w:sz w:val="20"/>
                      <w:szCs w:val="20"/>
                    </w:rPr>
                  </w:rPrChange>
                </w:rPr>
                <w:t>Target</w:t>
              </w:r>
            </w:ins>
          </w:p>
        </w:tc>
        <w:tc>
          <w:tcPr>
            <w:tcW w:w="495"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38DC714E" w14:textId="77777777" w:rsidR="007617DE" w:rsidRPr="007617DE" w:rsidRDefault="00AE300B">
            <w:pPr>
              <w:spacing w:line="276" w:lineRule="auto"/>
              <w:jc w:val="center"/>
              <w:rPr>
                <w:ins w:id="11282" w:author="Xuning Wei12232" w:date="2026-10-16T09:35:00Z"/>
                <w:rFonts w:ascii="Times New Roman" w:eastAsia="Times New Roman" w:hAnsi="Times New Roman" w:cs="Times New Roman"/>
                <w:b/>
                <w:sz w:val="18"/>
                <w:szCs w:val="18"/>
                <w:rPrChange w:id="11283" w:author="Xuning Wei12232" w:date="2026-10-24T11:11:00Z">
                  <w:rPr>
                    <w:ins w:id="11284" w:author="Xuning Wei12232" w:date="2026-10-16T09:35:00Z"/>
                    <w:rFonts w:ascii="Times New Roman" w:eastAsia="Times New Roman" w:hAnsi="Times New Roman" w:cs="Times New Roman"/>
                    <w:b/>
                    <w:color w:val="0000FF"/>
                    <w:sz w:val="20"/>
                    <w:szCs w:val="20"/>
                  </w:rPr>
                </w:rPrChange>
              </w:rPr>
            </w:pPr>
            <w:ins w:id="11285" w:author="Xuning Wei12232" w:date="2026-10-16T09:35:00Z">
              <w:r>
                <w:rPr>
                  <w:rFonts w:ascii="Times New Roman" w:eastAsia="Times New Roman" w:hAnsi="Times New Roman" w:cs="Times New Roman"/>
                  <w:b/>
                  <w:sz w:val="18"/>
                  <w:szCs w:val="18"/>
                  <w:rPrChange w:id="11286" w:author="Xuning Wei12232" w:date="2026-10-24T11:11:00Z">
                    <w:rPr>
                      <w:rFonts w:ascii="Times New Roman" w:eastAsia="Times New Roman" w:hAnsi="Times New Roman" w:cs="Times New Roman"/>
                      <w:b/>
                      <w:color w:val="0000FF"/>
                      <w:sz w:val="20"/>
                      <w:szCs w:val="20"/>
                    </w:rPr>
                  </w:rPrChange>
                </w:rPr>
                <w:t>PAR</w:t>
              </w:r>
            </w:ins>
          </w:p>
        </w:tc>
        <w:tc>
          <w:tcPr>
            <w:tcW w:w="552"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7BF39A05" w14:textId="77777777" w:rsidR="007617DE" w:rsidRPr="007617DE" w:rsidRDefault="00AE300B">
            <w:pPr>
              <w:jc w:val="center"/>
              <w:rPr>
                <w:ins w:id="11287" w:author="Xuning Wei12232" w:date="2026-10-16T09:35:00Z"/>
                <w:rFonts w:ascii="Times New Roman" w:eastAsia="Times New Roman" w:hAnsi="Times New Roman" w:cs="Times New Roman"/>
                <w:b/>
                <w:sz w:val="18"/>
                <w:szCs w:val="18"/>
                <w:rPrChange w:id="11288" w:author="Xuning Wei12232" w:date="2026-10-24T11:11:00Z">
                  <w:rPr>
                    <w:ins w:id="11289" w:author="Xuning Wei12232" w:date="2026-10-16T09:35:00Z"/>
                    <w:rFonts w:ascii="Times New Roman" w:eastAsia="Times New Roman" w:hAnsi="Times New Roman" w:cs="Times New Roman"/>
                    <w:b/>
                    <w:color w:val="0000FF"/>
                    <w:sz w:val="20"/>
                    <w:szCs w:val="20"/>
                  </w:rPr>
                </w:rPrChange>
              </w:rPr>
            </w:pPr>
            <w:ins w:id="11290" w:author="Xuning Wei12232" w:date="2026-10-16T09:35:00Z">
              <w:r>
                <w:rPr>
                  <w:rFonts w:ascii="Times New Roman" w:eastAsia="Times New Roman" w:hAnsi="Times New Roman" w:cs="Times New Roman"/>
                  <w:b/>
                  <w:sz w:val="18"/>
                  <w:szCs w:val="18"/>
                  <w:rPrChange w:id="11291" w:author="Xuning Wei12232" w:date="2026-10-24T11:11:00Z">
                    <w:rPr>
                      <w:rFonts w:ascii="Times New Roman" w:eastAsia="Times New Roman" w:hAnsi="Times New Roman" w:cs="Times New Roman"/>
                      <w:b/>
                      <w:color w:val="0000FF"/>
                      <w:sz w:val="20"/>
                      <w:szCs w:val="20"/>
                    </w:rPr>
                  </w:rPrChange>
                </w:rPr>
                <w:t>NOR(MOR)</w:t>
              </w:r>
            </w:ins>
          </w:p>
        </w:tc>
        <w:tc>
          <w:tcPr>
            <w:tcW w:w="493" w:type="pct"/>
            <w:tcBorders>
              <w:top w:val="single" w:sz="8" w:space="0" w:color="auto"/>
              <w:left w:val="single" w:sz="8" w:space="0" w:color="auto"/>
              <w:right w:val="single" w:sz="8" w:space="0" w:color="auto"/>
            </w:tcBorders>
            <w:shd w:val="clear" w:color="auto" w:fill="E7E6E6"/>
            <w:tcMar>
              <w:left w:w="108" w:type="dxa"/>
              <w:right w:w="108" w:type="dxa"/>
            </w:tcMar>
            <w:vAlign w:val="center"/>
          </w:tcPr>
          <w:p w14:paraId="4B68A61B" w14:textId="77777777" w:rsidR="007617DE" w:rsidRPr="007617DE" w:rsidRDefault="00AE300B">
            <w:pPr>
              <w:spacing w:line="276" w:lineRule="auto"/>
              <w:jc w:val="center"/>
              <w:rPr>
                <w:ins w:id="11292" w:author="Xuning Wei12232" w:date="2026-10-16T09:35:00Z"/>
                <w:rFonts w:ascii="Times New Roman" w:eastAsia="Times New Roman" w:hAnsi="Times New Roman" w:cs="Times New Roman"/>
                <w:b/>
                <w:sz w:val="18"/>
                <w:szCs w:val="18"/>
                <w:rPrChange w:id="11293" w:author="Xuning Wei12232" w:date="2026-10-24T11:11:00Z">
                  <w:rPr>
                    <w:ins w:id="11294" w:author="Xuning Wei12232" w:date="2026-10-16T09:35:00Z"/>
                    <w:rFonts w:ascii="Times New Roman" w:eastAsia="Times New Roman" w:hAnsi="Times New Roman" w:cs="Times New Roman"/>
                    <w:b/>
                    <w:color w:val="0000FF"/>
                    <w:sz w:val="20"/>
                    <w:szCs w:val="20"/>
                  </w:rPr>
                </w:rPrChange>
              </w:rPr>
            </w:pPr>
            <w:ins w:id="11295" w:author="Xuning Wei12232" w:date="2026-10-16T09:35:00Z">
              <w:r>
                <w:rPr>
                  <w:rFonts w:ascii="Times New Roman" w:eastAsia="Times New Roman" w:hAnsi="Times New Roman" w:cs="Times New Roman"/>
                  <w:b/>
                  <w:sz w:val="18"/>
                  <w:szCs w:val="18"/>
                  <w:rPrChange w:id="11296" w:author="Xuning Wei12232" w:date="2026-10-24T11:11:00Z">
                    <w:rPr>
                      <w:rFonts w:ascii="Times New Roman" w:eastAsia="Times New Roman" w:hAnsi="Times New Roman" w:cs="Times New Roman"/>
                      <w:b/>
                      <w:color w:val="0000FF"/>
                      <w:sz w:val="20"/>
                      <w:szCs w:val="20"/>
                    </w:rPr>
                  </w:rPrChange>
                </w:rPr>
                <w:t>Unit</w:t>
              </w:r>
            </w:ins>
          </w:p>
        </w:tc>
        <w:tc>
          <w:tcPr>
            <w:tcW w:w="493" w:type="pct"/>
            <w:tcBorders>
              <w:top w:val="single" w:sz="8" w:space="0" w:color="auto"/>
              <w:left w:val="single" w:sz="8" w:space="0" w:color="auto"/>
              <w:right w:val="single" w:sz="8" w:space="0" w:color="auto"/>
            </w:tcBorders>
            <w:shd w:val="clear" w:color="auto" w:fill="E7E6E6"/>
            <w:vAlign w:val="center"/>
          </w:tcPr>
          <w:p w14:paraId="08B9300E" w14:textId="77777777" w:rsidR="007617DE" w:rsidRPr="007617DE" w:rsidRDefault="00AE300B">
            <w:pPr>
              <w:spacing w:line="276" w:lineRule="auto"/>
              <w:jc w:val="center"/>
              <w:rPr>
                <w:ins w:id="11297" w:author="Xuning Wei12232" w:date="2026-10-16T09:36:00Z"/>
                <w:rFonts w:ascii="Times New Roman" w:eastAsia="Times New Roman" w:hAnsi="Times New Roman" w:cs="Times New Roman"/>
                <w:b/>
                <w:sz w:val="18"/>
                <w:szCs w:val="18"/>
                <w:rPrChange w:id="11298" w:author="Xuning Wei12232" w:date="2026-10-24T11:11:00Z">
                  <w:rPr>
                    <w:ins w:id="11299" w:author="Xuning Wei12232" w:date="2026-10-16T09:36:00Z"/>
                    <w:rFonts w:ascii="Times New Roman" w:eastAsia="Times New Roman" w:hAnsi="Times New Roman" w:cs="Times New Roman"/>
                    <w:b/>
                    <w:color w:val="0000FF"/>
                    <w:sz w:val="20"/>
                    <w:szCs w:val="20"/>
                  </w:rPr>
                </w:rPrChange>
              </w:rPr>
            </w:pPr>
            <w:ins w:id="11300" w:author="Xuning Wei12232" w:date="2026-10-18T13:58:00Z">
              <w:r>
                <w:rPr>
                  <w:rFonts w:ascii="Times New Roman" w:eastAsia="Times New Roman" w:hAnsi="Times New Roman" w:cs="Times New Roman"/>
                  <w:b/>
                  <w:sz w:val="18"/>
                  <w:szCs w:val="18"/>
                </w:rPr>
                <w:t>CPo140020-03- 01-02</w:t>
              </w:r>
            </w:ins>
          </w:p>
        </w:tc>
        <w:tc>
          <w:tcPr>
            <w:tcW w:w="493" w:type="pct"/>
            <w:tcBorders>
              <w:top w:val="single" w:sz="8" w:space="0" w:color="auto"/>
              <w:left w:val="single" w:sz="8" w:space="0" w:color="auto"/>
              <w:right w:val="single" w:sz="8" w:space="0" w:color="auto"/>
            </w:tcBorders>
            <w:shd w:val="clear" w:color="auto" w:fill="E7E6E6"/>
            <w:vAlign w:val="center"/>
          </w:tcPr>
          <w:p w14:paraId="43753F2F" w14:textId="77777777" w:rsidR="007617DE" w:rsidRPr="007617DE" w:rsidRDefault="00AE300B">
            <w:pPr>
              <w:spacing w:line="276" w:lineRule="auto"/>
              <w:jc w:val="center"/>
              <w:rPr>
                <w:ins w:id="11301" w:author="Xuning Wei12232" w:date="2026-10-16T09:36:00Z"/>
                <w:rFonts w:ascii="Times New Roman" w:eastAsia="Times New Roman" w:hAnsi="Times New Roman" w:cs="Times New Roman"/>
                <w:b/>
                <w:sz w:val="18"/>
                <w:szCs w:val="18"/>
                <w:rPrChange w:id="11302" w:author="Xuning Wei12232" w:date="2026-10-24T11:11:00Z">
                  <w:rPr>
                    <w:ins w:id="11303" w:author="Xuning Wei12232" w:date="2026-10-16T09:36:00Z"/>
                    <w:rFonts w:ascii="Times New Roman" w:eastAsia="Times New Roman" w:hAnsi="Times New Roman" w:cs="Times New Roman"/>
                    <w:b/>
                    <w:color w:val="0000FF"/>
                    <w:sz w:val="20"/>
                    <w:szCs w:val="20"/>
                  </w:rPr>
                </w:rPrChange>
              </w:rPr>
            </w:pPr>
            <w:ins w:id="11304" w:author="Xuning Wei12232" w:date="2026-10-18T13:58:00Z">
              <w:r>
                <w:rPr>
                  <w:rFonts w:ascii="Times New Roman" w:eastAsia="Times New Roman" w:hAnsi="Times New Roman" w:cs="Times New Roman"/>
                  <w:b/>
                  <w:sz w:val="18"/>
                  <w:szCs w:val="18"/>
                </w:rPr>
                <w:t>CPo140020-03-01-03</w:t>
              </w:r>
            </w:ins>
          </w:p>
        </w:tc>
        <w:tc>
          <w:tcPr>
            <w:tcW w:w="492" w:type="pct"/>
            <w:tcBorders>
              <w:top w:val="single" w:sz="8" w:space="0" w:color="auto"/>
              <w:left w:val="single" w:sz="8" w:space="0" w:color="auto"/>
              <w:right w:val="single" w:sz="8" w:space="0" w:color="auto"/>
            </w:tcBorders>
            <w:shd w:val="clear" w:color="auto" w:fill="E7E6E6"/>
            <w:vAlign w:val="center"/>
          </w:tcPr>
          <w:p w14:paraId="0405CD76" w14:textId="77777777" w:rsidR="007617DE" w:rsidRPr="007617DE" w:rsidRDefault="00AE300B">
            <w:pPr>
              <w:spacing w:line="276" w:lineRule="auto"/>
              <w:jc w:val="center"/>
              <w:rPr>
                <w:ins w:id="11305" w:author="Xuning Wei12232" w:date="2026-10-16T09:36:00Z"/>
                <w:rFonts w:ascii="Times New Roman" w:eastAsia="Times New Roman" w:hAnsi="Times New Roman" w:cs="Times New Roman"/>
                <w:b/>
                <w:sz w:val="18"/>
                <w:szCs w:val="18"/>
                <w:rPrChange w:id="11306" w:author="Xuning Wei12232" w:date="2026-10-24T11:11:00Z">
                  <w:rPr>
                    <w:ins w:id="11307" w:author="Xuning Wei12232" w:date="2026-10-16T09:36:00Z"/>
                    <w:rFonts w:ascii="Times New Roman" w:eastAsia="Times New Roman" w:hAnsi="Times New Roman" w:cs="Times New Roman"/>
                    <w:b/>
                    <w:color w:val="0000FF"/>
                    <w:sz w:val="20"/>
                    <w:szCs w:val="20"/>
                  </w:rPr>
                </w:rPrChange>
              </w:rPr>
            </w:pPr>
            <w:ins w:id="11308" w:author="Xuning Wei12232" w:date="2026-10-18T13:58:00Z">
              <w:r>
                <w:rPr>
                  <w:rFonts w:ascii="Times New Roman" w:eastAsia="Times New Roman" w:hAnsi="Times New Roman" w:cs="Times New Roman"/>
                  <w:b/>
                  <w:sz w:val="18"/>
                  <w:szCs w:val="18"/>
                </w:rPr>
                <w:t>CPo140020-03-01-04</w:t>
              </w:r>
            </w:ins>
          </w:p>
        </w:tc>
      </w:tr>
      <w:tr w:rsidR="007617DE" w14:paraId="17D716B6" w14:textId="77777777">
        <w:trPr>
          <w:trHeight w:val="330"/>
          <w:ins w:id="11309" w:author="Xuning Wei12232" w:date="2026-10-16T09:35:00Z"/>
        </w:trPr>
        <w:tc>
          <w:tcPr>
            <w:tcW w:w="390" w:type="pct"/>
            <w:vMerge w:val="restart"/>
            <w:tcMar>
              <w:left w:w="108" w:type="dxa"/>
              <w:right w:w="108" w:type="dxa"/>
            </w:tcMar>
            <w:vAlign w:val="center"/>
          </w:tcPr>
          <w:p w14:paraId="5CE6E182" w14:textId="77777777" w:rsidR="007617DE" w:rsidRPr="007617DE" w:rsidRDefault="00AE300B">
            <w:pPr>
              <w:jc w:val="center"/>
              <w:rPr>
                <w:ins w:id="11310" w:author="Xuning Wei12232" w:date="2026-10-16T09:35:00Z"/>
                <w:rFonts w:ascii="Times New Roman" w:eastAsia="Times New Roman" w:hAnsi="Times New Roman" w:cs="Times New Roman"/>
                <w:sz w:val="18"/>
                <w:szCs w:val="18"/>
                <w:rPrChange w:id="11311" w:author="Xuning Wei12232" w:date="2026-10-24T11:11:00Z">
                  <w:rPr>
                    <w:ins w:id="11312" w:author="Xuning Wei12232" w:date="2026-10-16T09:35:00Z"/>
                    <w:rFonts w:ascii="Times New Roman" w:eastAsia="Times New Roman" w:hAnsi="Times New Roman" w:cs="Times New Roman"/>
                    <w:b/>
                    <w:color w:val="0000FF"/>
                    <w:sz w:val="18"/>
                    <w:szCs w:val="18"/>
                  </w:rPr>
                </w:rPrChange>
              </w:rPr>
            </w:pPr>
            <w:ins w:id="11313" w:author="Xuning Wei12232" w:date="2026-10-16T09:35:00Z">
              <w:r>
                <w:rPr>
                  <w:rFonts w:ascii="Times New Roman" w:eastAsia="Times New Roman" w:hAnsi="Times New Roman" w:cs="Times New Roman"/>
                  <w:sz w:val="18"/>
                  <w:szCs w:val="18"/>
                  <w:rPrChange w:id="11314" w:author="Xuning Wei12232" w:date="2026-10-24T11:11:00Z">
                    <w:rPr>
                      <w:rFonts w:ascii="Times New Roman" w:eastAsia="Times New Roman" w:hAnsi="Times New Roman" w:cs="Times New Roman"/>
                      <w:b/>
                      <w:color w:val="0000FF"/>
                      <w:sz w:val="18"/>
                      <w:szCs w:val="18"/>
                    </w:rPr>
                  </w:rPrChange>
                </w:rPr>
                <w:t>Step 1</w:t>
              </w:r>
            </w:ins>
          </w:p>
          <w:p w14:paraId="20662241" w14:textId="77777777" w:rsidR="007617DE" w:rsidRPr="007617DE" w:rsidRDefault="00AE300B">
            <w:pPr>
              <w:jc w:val="center"/>
              <w:rPr>
                <w:ins w:id="11315" w:author="Xuning Wei12232" w:date="2026-10-16T09:35:00Z"/>
                <w:rFonts w:ascii="Times New Roman" w:hAnsi="Times New Roman" w:cs="Times New Roman"/>
                <w:sz w:val="18"/>
                <w:szCs w:val="18"/>
                <w:rPrChange w:id="11316" w:author="Xuning Wei12232" w:date="2026-10-24T11:11:00Z">
                  <w:rPr>
                    <w:ins w:id="11317" w:author="Xuning Wei12232" w:date="2026-10-16T09:35:00Z"/>
                    <w:b/>
                    <w:color w:val="0000FF"/>
                  </w:rPr>
                </w:rPrChange>
              </w:rPr>
            </w:pPr>
            <w:ins w:id="11318" w:author="Xuning Wei12232" w:date="2026-10-16T09:35:00Z">
              <w:r>
                <w:rPr>
                  <w:rFonts w:ascii="Times New Roman" w:eastAsia="Times New Roman" w:hAnsi="Times New Roman" w:cs="Times New Roman"/>
                  <w:sz w:val="18"/>
                  <w:szCs w:val="18"/>
                  <w:rPrChange w:id="11319" w:author="Xuning Wei12232" w:date="2026-10-24T11:11:00Z">
                    <w:rPr>
                      <w:rFonts w:ascii="Times New Roman" w:eastAsia="Times New Roman" w:hAnsi="Times New Roman" w:cs="Times New Roman"/>
                      <w:b/>
                      <w:color w:val="0000FF"/>
                      <w:sz w:val="18"/>
                      <w:szCs w:val="18"/>
                    </w:rPr>
                  </w:rPrChange>
                </w:rPr>
                <w:t>SPPS</w:t>
              </w:r>
            </w:ins>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3CCBEB" w14:textId="77777777" w:rsidR="007617DE" w:rsidRDefault="00AE300B">
            <w:pPr>
              <w:jc w:val="both"/>
              <w:rPr>
                <w:ins w:id="11320" w:author="Xuning Wei12232" w:date="2026-10-23T19:24:00Z"/>
                <w:rFonts w:ascii="Times New Roman" w:eastAsia="等线" w:hAnsi="Times New Roman" w:cs="Times New Roman"/>
                <w:bCs w:val="0"/>
                <w:sz w:val="18"/>
                <w:szCs w:val="18"/>
              </w:rPr>
            </w:pPr>
            <w:ins w:id="11321" w:author="Xuning Wei12232" w:date="2026-10-23T19:24:00Z">
              <w:r>
                <w:rPr>
                  <w:rFonts w:ascii="Times New Roman" w:eastAsia="等线" w:hAnsi="Times New Roman" w:cs="Times New Roman"/>
                  <w:bCs w:val="0"/>
                  <w:sz w:val="18"/>
                  <w:szCs w:val="18"/>
                </w:rPr>
                <w:t>Resin loading - DIPEA</w:t>
              </w:r>
            </w:ins>
          </w:p>
          <w:p w14:paraId="7C67A19A" w14:textId="77777777" w:rsidR="007617DE" w:rsidRPr="007617DE" w:rsidRDefault="00AE300B" w:rsidP="007617DE">
            <w:pPr>
              <w:jc w:val="center"/>
              <w:rPr>
                <w:ins w:id="11322" w:author="Xuning Wei12232" w:date="2026-10-16T09:35:00Z"/>
                <w:rFonts w:ascii="Times New Roman" w:eastAsia="Times New Roman" w:hAnsi="Times New Roman" w:cs="Times New Roman"/>
                <w:sz w:val="18"/>
                <w:szCs w:val="18"/>
                <w:rPrChange w:id="11323" w:author="Xuning Wei12232" w:date="2026-10-24T11:11:00Z">
                  <w:rPr>
                    <w:ins w:id="11324" w:author="Xuning Wei12232" w:date="2026-10-16T09:35:00Z"/>
                    <w:rFonts w:ascii="Times New Roman" w:eastAsia="Times New Roman" w:hAnsi="Times New Roman" w:cs="Times New Roman"/>
                    <w:color w:val="0000FF"/>
                    <w:sz w:val="18"/>
                    <w:szCs w:val="18"/>
                  </w:rPr>
                </w:rPrChange>
              </w:rPr>
              <w:pPrChange w:id="11325" w:author="Xuning Wei12232" w:date="2026-10-20T22:47:00Z">
                <w:pPr/>
              </w:pPrChange>
            </w:pPr>
            <w:ins w:id="11326" w:author="Xuning Wei12232" w:date="2026-10-23T19:24:00Z">
              <w:r>
                <w:rPr>
                  <w:rFonts w:ascii="Times New Roman" w:eastAsia="等线" w:hAnsi="Times New Roman" w:cs="Times New Roman"/>
                  <w:bCs w:val="0"/>
                  <w:sz w:val="18"/>
                  <w:szCs w:val="18"/>
                </w:rPr>
                <w:t>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EAF89BB" w14:textId="77777777" w:rsidR="007617DE" w:rsidRPr="007617DE" w:rsidRDefault="00AE300B">
            <w:pPr>
              <w:jc w:val="center"/>
              <w:rPr>
                <w:ins w:id="11327" w:author="Xuning Wei12232" w:date="2026-10-16T09:35:00Z"/>
                <w:rFonts w:ascii="Times New Roman" w:eastAsia="Times New Roman" w:hAnsi="Times New Roman" w:cs="Times New Roman"/>
                <w:sz w:val="18"/>
                <w:szCs w:val="18"/>
                <w:rPrChange w:id="11328" w:author="Xuning Wei12232" w:date="2026-10-24T11:11:00Z">
                  <w:rPr>
                    <w:ins w:id="11329" w:author="Xuning Wei12232" w:date="2026-10-16T09:35:00Z"/>
                    <w:rFonts w:ascii="Times New Roman" w:eastAsia="Times New Roman" w:hAnsi="Times New Roman" w:cs="Times New Roman"/>
                    <w:color w:val="0000FF"/>
                    <w:sz w:val="18"/>
                    <w:szCs w:val="18"/>
                  </w:rPr>
                </w:rPrChange>
              </w:rPr>
            </w:pPr>
            <w:ins w:id="11330"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439D48" w14:textId="77777777" w:rsidR="007617DE" w:rsidRPr="007617DE" w:rsidRDefault="00AE300B">
            <w:pPr>
              <w:jc w:val="center"/>
              <w:rPr>
                <w:ins w:id="11331" w:author="Xuning Wei12232" w:date="2026-10-16T09:35:00Z"/>
                <w:rFonts w:ascii="Times New Roman" w:eastAsia="Times New Roman" w:hAnsi="Times New Roman" w:cs="Times New Roman"/>
                <w:sz w:val="18"/>
                <w:szCs w:val="18"/>
                <w:rPrChange w:id="11332" w:author="Xuning Wei12232" w:date="2026-10-24T11:11:00Z">
                  <w:rPr>
                    <w:ins w:id="11333" w:author="Xuning Wei12232" w:date="2026-10-16T09:35:00Z"/>
                    <w:rFonts w:ascii="Times New Roman" w:eastAsia="Times New Roman" w:hAnsi="Times New Roman" w:cs="Times New Roman"/>
                    <w:color w:val="0000FF"/>
                    <w:sz w:val="18"/>
                    <w:szCs w:val="18"/>
                  </w:rPr>
                </w:rPrChange>
              </w:rPr>
            </w:pPr>
            <w:ins w:id="11334" w:author="Xuning Wei12232" w:date="2026-10-23T19:24:00Z">
              <w:r>
                <w:rPr>
                  <w:rFonts w:ascii="Times New Roman" w:eastAsia="等线" w:hAnsi="Times New Roman" w:cs="Times New Roman"/>
                  <w:bCs w:val="0"/>
                  <w:sz w:val="18"/>
                  <w:szCs w:val="18"/>
                </w:rPr>
                <w:t>6.00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F59E88" w14:textId="77777777" w:rsidR="007617DE" w:rsidRPr="007617DE" w:rsidRDefault="00AE300B">
            <w:pPr>
              <w:jc w:val="center"/>
              <w:rPr>
                <w:ins w:id="11335" w:author="Xuning Wei12232" w:date="2026-10-16T09:35:00Z"/>
                <w:rFonts w:ascii="Times New Roman" w:eastAsia="Times New Roman" w:hAnsi="Times New Roman" w:cs="Times New Roman"/>
                <w:sz w:val="18"/>
                <w:szCs w:val="18"/>
                <w:rPrChange w:id="11336" w:author="Xuning Wei12232" w:date="2026-10-24T11:11:00Z">
                  <w:rPr>
                    <w:ins w:id="11337" w:author="Xuning Wei12232" w:date="2026-10-16T09:35:00Z"/>
                    <w:rFonts w:ascii="Times New Roman" w:eastAsia="Times New Roman" w:hAnsi="Times New Roman" w:cs="Times New Roman"/>
                    <w:color w:val="0000FF"/>
                    <w:sz w:val="18"/>
                    <w:szCs w:val="18"/>
                  </w:rPr>
                </w:rPrChange>
              </w:rPr>
            </w:pPr>
            <w:ins w:id="11338" w:author="Xuning Wei12232" w:date="2026-10-23T19:24:00Z">
              <w:r>
                <w:rPr>
                  <w:rFonts w:ascii="Times New Roman" w:eastAsia="Times New Roman" w:hAnsi="Times New Roman" w:cs="Times New Roman"/>
                  <w:sz w:val="18"/>
                  <w:szCs w:val="18"/>
                </w:rPr>
                <w:t xml:space="preserve">5.24 – </w:t>
              </w:r>
              <w:r>
                <w:rPr>
                  <w:rFonts w:ascii="Times New Roman" w:eastAsia="Times New Roman" w:hAnsi="Times New Roman" w:cs="Times New Roman"/>
                  <w:b/>
                  <w:sz w:val="18"/>
                  <w:szCs w:val="18"/>
                </w:rPr>
                <w:t>6.69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CFBD46" w14:textId="77777777" w:rsidR="007617DE" w:rsidRPr="007617DE" w:rsidRDefault="00AE300B">
            <w:pPr>
              <w:jc w:val="center"/>
              <w:rPr>
                <w:ins w:id="11339" w:author="Xuning Wei12232" w:date="2026-10-16T09:35:00Z"/>
                <w:rFonts w:ascii="Times New Roman" w:eastAsiaTheme="minorEastAsia" w:hAnsi="Times New Roman" w:cs="Times New Roman"/>
                <w:bCs w:val="0"/>
                <w:sz w:val="18"/>
                <w:szCs w:val="18"/>
                <w:lang w:eastAsia="zh-CN"/>
                <w:rPrChange w:id="11340" w:author="Xuning Wei12232" w:date="2026-10-24T11:11:00Z">
                  <w:rPr>
                    <w:ins w:id="11341" w:author="Xuning Wei12232" w:date="2026-10-16T09:35:00Z"/>
                    <w:rFonts w:ascii="Times New Roman" w:eastAsia="Times New Roman" w:hAnsi="Times New Roman" w:cs="Times New Roman"/>
                    <w:bCs w:val="0"/>
                    <w:color w:val="0000FF"/>
                    <w:sz w:val="18"/>
                    <w:szCs w:val="18"/>
                  </w:rPr>
                </w:rPrChange>
              </w:rPr>
            </w:pPr>
            <w:ins w:id="11342" w:author="Xuning Wei12232" w:date="2026-10-23T19:24:00Z">
              <w:r>
                <w:rPr>
                  <w:rFonts w:ascii="Times New Roman" w:eastAsiaTheme="minorEastAsia" w:hAnsi="Times New Roman" w:cs="Times New Roman"/>
                  <w:bCs w:val="0"/>
                  <w:sz w:val="18"/>
                  <w:szCs w:val="18"/>
                  <w:lang w:eastAsia="zh-CN"/>
                  <w:rPrChange w:id="11343" w:author="Xuning Wei12232" w:date="2026-10-24T11:11:00Z">
                    <w:rPr>
                      <w:rFonts w:ascii="Times New Roman" w:eastAsiaTheme="minorEastAsia" w:hAnsi="Times New Roman" w:cs="Times New Roman"/>
                      <w:bCs w:val="0"/>
                      <w:color w:val="0000FF"/>
                      <w:sz w:val="18"/>
                      <w:szCs w:val="18"/>
                      <w:lang w:eastAsia="zh-CN"/>
                    </w:rPr>
                  </w:rPrChange>
                </w:rPr>
                <w:t>5.62 -</w:t>
              </w:r>
              <w:r>
                <w:rPr>
                  <w:rFonts w:ascii="Times New Roman" w:eastAsiaTheme="minorEastAsia" w:hAnsi="Times New Roman" w:cs="Times New Roman"/>
                  <w:b/>
                  <w:bCs w:val="0"/>
                  <w:sz w:val="18"/>
                  <w:szCs w:val="18"/>
                  <w:lang w:eastAsia="zh-CN"/>
                  <w:rPrChange w:id="11344" w:author="Xuning Wei12232" w:date="2026-10-24T11:11:00Z">
                    <w:rPr>
                      <w:rFonts w:ascii="Times New Roman" w:eastAsiaTheme="minorEastAsia" w:hAnsi="Times New Roman" w:cs="Times New Roman"/>
                      <w:b/>
                      <w:bCs w:val="0"/>
                      <w:color w:val="0000FF"/>
                      <w:sz w:val="18"/>
                      <w:szCs w:val="18"/>
                      <w:lang w:eastAsia="zh-CN"/>
                    </w:rPr>
                  </w:rPrChange>
                </w:rPr>
                <w:t xml:space="preserve"> 6.35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9CCF45" w14:textId="77777777" w:rsidR="007617DE" w:rsidRPr="007617DE" w:rsidRDefault="00AE300B">
            <w:pPr>
              <w:jc w:val="center"/>
              <w:rPr>
                <w:ins w:id="11345" w:author="Xuning Wei12232" w:date="2026-10-16T09:35:00Z"/>
                <w:rFonts w:ascii="Times New Roman" w:eastAsia="Times New Roman" w:hAnsi="Times New Roman" w:cs="Times New Roman"/>
                <w:sz w:val="18"/>
                <w:szCs w:val="18"/>
                <w:rPrChange w:id="11346" w:author="Xuning Wei12232" w:date="2026-10-24T11:11:00Z">
                  <w:rPr>
                    <w:ins w:id="11347" w:author="Xuning Wei12232" w:date="2026-10-16T09:35:00Z"/>
                    <w:rFonts w:ascii="Times New Roman" w:eastAsia="Times New Roman" w:hAnsi="Times New Roman" w:cs="Times New Roman"/>
                    <w:color w:val="0000FF"/>
                    <w:sz w:val="18"/>
                    <w:szCs w:val="18"/>
                  </w:rPr>
                </w:rPrChange>
              </w:rPr>
            </w:pPr>
            <w:proofErr w:type="spellStart"/>
            <w:ins w:id="11348" w:author="Xuning Wei12232" w:date="2026-10-23T19:24:00Z">
              <w:r>
                <w:rPr>
                  <w:rFonts w:ascii="Times New Roman" w:eastAsia="等线" w:hAnsi="Times New Roman" w:cs="Times New Roman"/>
                  <w:bCs w:val="0"/>
                  <w:sz w:val="18"/>
                  <w:szCs w:val="18"/>
                  <w:rPrChange w:id="11349"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52C83D51" w14:textId="77777777" w:rsidR="007617DE" w:rsidRPr="007617DE" w:rsidRDefault="007617DE">
            <w:pPr>
              <w:jc w:val="center"/>
              <w:rPr>
                <w:ins w:id="11350" w:author="Xuning Wei12232" w:date="2026-10-16T09:36:00Z"/>
                <w:rFonts w:ascii="Times New Roman" w:eastAsia="等线" w:hAnsi="Times New Roman" w:cs="Times New Roman"/>
                <w:bCs w:val="0"/>
                <w:sz w:val="18"/>
                <w:szCs w:val="18"/>
                <w:rPrChange w:id="11351" w:author="Xuning Wei12232" w:date="2026-10-24T11:11:00Z">
                  <w:rPr>
                    <w:ins w:id="11352"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6E52F8E" w14:textId="77777777" w:rsidR="007617DE" w:rsidRPr="007617DE" w:rsidRDefault="007617DE">
            <w:pPr>
              <w:jc w:val="center"/>
              <w:rPr>
                <w:ins w:id="11353" w:author="Xuning Wei12232" w:date="2026-10-16T09:36:00Z"/>
                <w:rFonts w:ascii="Times New Roman" w:eastAsia="等线" w:hAnsi="Times New Roman" w:cs="Times New Roman"/>
                <w:bCs w:val="0"/>
                <w:sz w:val="18"/>
                <w:szCs w:val="18"/>
                <w:rPrChange w:id="11354" w:author="Xuning Wei12232" w:date="2026-10-24T11:11:00Z">
                  <w:rPr>
                    <w:ins w:id="11355"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15E4058" w14:textId="77777777" w:rsidR="007617DE" w:rsidRPr="007617DE" w:rsidRDefault="007617DE">
            <w:pPr>
              <w:jc w:val="center"/>
              <w:rPr>
                <w:ins w:id="11356" w:author="Xuning Wei12232" w:date="2026-10-16T09:36:00Z"/>
                <w:rFonts w:ascii="Times New Roman" w:eastAsia="等线" w:hAnsi="Times New Roman" w:cs="Times New Roman"/>
                <w:bCs w:val="0"/>
                <w:sz w:val="18"/>
                <w:szCs w:val="18"/>
                <w:rPrChange w:id="11357" w:author="Xuning Wei12232" w:date="2026-10-24T11:11:00Z">
                  <w:rPr>
                    <w:ins w:id="11358" w:author="Xuning Wei12232" w:date="2026-10-16T09:36:00Z"/>
                    <w:rFonts w:ascii="Times New Roman" w:eastAsia="等线" w:hAnsi="Times New Roman" w:cs="Times New Roman"/>
                    <w:b/>
                    <w:bCs w:val="0"/>
                    <w:color w:val="0000FF"/>
                    <w:sz w:val="18"/>
                    <w:szCs w:val="18"/>
                  </w:rPr>
                </w:rPrChange>
              </w:rPr>
            </w:pPr>
          </w:p>
        </w:tc>
      </w:tr>
      <w:tr w:rsidR="007617DE" w14:paraId="7CC1C25B" w14:textId="77777777">
        <w:trPr>
          <w:trHeight w:val="330"/>
          <w:ins w:id="11359" w:author="Xuning Wei12232" w:date="2026-10-16T09:35:00Z"/>
        </w:trPr>
        <w:tc>
          <w:tcPr>
            <w:tcW w:w="390" w:type="pct"/>
            <w:vMerge/>
            <w:tcMar>
              <w:left w:w="108" w:type="dxa"/>
              <w:right w:w="108" w:type="dxa"/>
            </w:tcMar>
            <w:vAlign w:val="center"/>
          </w:tcPr>
          <w:p w14:paraId="318EF413" w14:textId="77777777" w:rsidR="007617DE" w:rsidRPr="007617DE" w:rsidRDefault="007617DE" w:rsidP="007617DE">
            <w:pPr>
              <w:jc w:val="center"/>
              <w:rPr>
                <w:ins w:id="11360" w:author="Xuning Wei12232" w:date="2026-10-16T09:35:00Z"/>
                <w:rFonts w:ascii="Times New Roman" w:hAnsi="Times New Roman" w:cs="Times New Roman"/>
                <w:sz w:val="18"/>
                <w:szCs w:val="18"/>
                <w:rPrChange w:id="11361" w:author="Xuning Wei12232" w:date="2026-10-24T11:11:00Z">
                  <w:rPr>
                    <w:ins w:id="11362" w:author="Xuning Wei12232" w:date="2026-10-16T09:35:00Z"/>
                    <w:color w:val="0000FF"/>
                  </w:rPr>
                </w:rPrChange>
              </w:rPr>
              <w:pPrChange w:id="11363"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364578" w14:textId="77777777" w:rsidR="007617DE" w:rsidRDefault="00AE300B">
            <w:pPr>
              <w:jc w:val="both"/>
              <w:rPr>
                <w:ins w:id="11364" w:author="Xuning Wei12232" w:date="2026-10-23T19:24:00Z"/>
                <w:rFonts w:ascii="Times New Roman" w:eastAsia="等线" w:hAnsi="Times New Roman" w:cs="Times New Roman"/>
                <w:bCs w:val="0"/>
                <w:sz w:val="18"/>
                <w:szCs w:val="18"/>
              </w:rPr>
            </w:pPr>
            <w:ins w:id="11365" w:author="Xuning Wei12232" w:date="2026-10-23T19:24:00Z">
              <w:r>
                <w:rPr>
                  <w:rFonts w:ascii="Times New Roman" w:eastAsia="等线" w:hAnsi="Times New Roman" w:cs="Times New Roman"/>
                  <w:bCs w:val="0"/>
                  <w:sz w:val="18"/>
                  <w:szCs w:val="18"/>
                </w:rPr>
                <w:t xml:space="preserve">Resin loading - Dissolution  </w:t>
              </w:r>
            </w:ins>
          </w:p>
          <w:p w14:paraId="4113F681" w14:textId="77777777" w:rsidR="007617DE" w:rsidRPr="007617DE" w:rsidRDefault="00AE300B" w:rsidP="007617DE">
            <w:pPr>
              <w:jc w:val="center"/>
              <w:rPr>
                <w:ins w:id="11366" w:author="Xuning Wei12232" w:date="2026-10-16T09:35:00Z"/>
                <w:rFonts w:ascii="Times New Roman" w:eastAsia="Times New Roman" w:hAnsi="Times New Roman" w:cs="Times New Roman"/>
                <w:sz w:val="18"/>
                <w:szCs w:val="18"/>
                <w:rPrChange w:id="11367" w:author="Xuning Wei12232" w:date="2026-10-24T11:11:00Z">
                  <w:rPr>
                    <w:ins w:id="11368" w:author="Xuning Wei12232" w:date="2026-10-16T09:35:00Z"/>
                    <w:rFonts w:ascii="Times New Roman" w:eastAsia="Times New Roman" w:hAnsi="Times New Roman" w:cs="Times New Roman"/>
                    <w:color w:val="0000FF"/>
                    <w:sz w:val="18"/>
                    <w:szCs w:val="18"/>
                  </w:rPr>
                </w:rPrChange>
              </w:rPr>
              <w:pPrChange w:id="11369" w:author="Xuning Wei12232" w:date="2026-10-20T22:47:00Z">
                <w:pPr/>
              </w:pPrChange>
            </w:pPr>
            <w:ins w:id="11370" w:author="Xuning Wei12232" w:date="2026-10-23T19:24:00Z">
              <w:r>
                <w:rPr>
                  <w:rFonts w:ascii="Times New Roman" w:eastAsia="等线" w:hAnsi="Times New Roman" w:cs="Times New Roman"/>
                  <w:bCs w:val="0"/>
                  <w:sz w:val="18"/>
                  <w:szCs w:val="18"/>
                </w:rPr>
                <w:t>temperature</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5E49638" w14:textId="77777777" w:rsidR="007617DE" w:rsidRPr="007617DE" w:rsidRDefault="00AE300B">
            <w:pPr>
              <w:jc w:val="center"/>
              <w:rPr>
                <w:ins w:id="11371" w:author="Xuning Wei12232" w:date="2026-10-16T09:35:00Z"/>
                <w:rFonts w:ascii="Times New Roman" w:eastAsia="Times New Roman" w:hAnsi="Times New Roman" w:cs="Times New Roman"/>
                <w:sz w:val="18"/>
                <w:szCs w:val="18"/>
                <w:rPrChange w:id="11372" w:author="Xuning Wei12232" w:date="2026-10-24T11:11:00Z">
                  <w:rPr>
                    <w:ins w:id="11373" w:author="Xuning Wei12232" w:date="2026-10-16T09:35:00Z"/>
                    <w:rFonts w:ascii="Times New Roman" w:eastAsia="Times New Roman" w:hAnsi="Times New Roman" w:cs="Times New Roman"/>
                    <w:color w:val="0000FF"/>
                    <w:sz w:val="18"/>
                    <w:szCs w:val="18"/>
                  </w:rPr>
                </w:rPrChange>
              </w:rPr>
            </w:pPr>
            <w:ins w:id="1137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63B6A4" w14:textId="77777777" w:rsidR="007617DE" w:rsidRPr="007617DE" w:rsidRDefault="00AE300B">
            <w:pPr>
              <w:jc w:val="center"/>
              <w:rPr>
                <w:ins w:id="11375" w:author="Xuning Wei12232" w:date="2026-10-16T09:35:00Z"/>
                <w:rFonts w:ascii="Times New Roman" w:eastAsia="Times New Roman" w:hAnsi="Times New Roman" w:cs="Times New Roman"/>
                <w:sz w:val="18"/>
                <w:szCs w:val="18"/>
                <w:rPrChange w:id="11376" w:author="Xuning Wei12232" w:date="2026-10-24T11:11:00Z">
                  <w:rPr>
                    <w:ins w:id="11377" w:author="Xuning Wei12232" w:date="2026-10-16T09:35:00Z"/>
                    <w:rFonts w:ascii="Times New Roman" w:eastAsia="Times New Roman" w:hAnsi="Times New Roman" w:cs="Times New Roman"/>
                    <w:color w:val="0000FF"/>
                    <w:sz w:val="18"/>
                    <w:szCs w:val="18"/>
                  </w:rPr>
                </w:rPrChange>
              </w:rPr>
            </w:pPr>
            <w:ins w:id="11378"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627252" w14:textId="77777777" w:rsidR="007617DE" w:rsidRPr="007617DE" w:rsidRDefault="00AE300B">
            <w:pPr>
              <w:jc w:val="center"/>
              <w:rPr>
                <w:ins w:id="11379" w:author="Xuning Wei12232" w:date="2026-10-16T09:35:00Z"/>
                <w:rFonts w:ascii="Times New Roman" w:eastAsiaTheme="minorEastAsia" w:hAnsi="Times New Roman" w:cs="Times New Roman"/>
                <w:b/>
                <w:sz w:val="18"/>
                <w:szCs w:val="18"/>
                <w:lang w:eastAsia="zh-CN"/>
                <w:rPrChange w:id="11380" w:author="Xuning Wei12232" w:date="2026-10-24T11:11:00Z">
                  <w:rPr>
                    <w:ins w:id="11381" w:author="Xuning Wei12232" w:date="2026-10-16T09:35:00Z"/>
                    <w:rFonts w:ascii="Times New Roman" w:eastAsiaTheme="minorEastAsia" w:hAnsi="Times New Roman" w:cs="Times New Roman"/>
                    <w:b/>
                    <w:color w:val="0000FF"/>
                    <w:sz w:val="18"/>
                    <w:szCs w:val="18"/>
                    <w:lang w:eastAsia="zh-CN"/>
                  </w:rPr>
                </w:rPrChange>
              </w:rPr>
            </w:pPr>
            <w:ins w:id="11382" w:author="Xuning Wei12232" w:date="2026-10-23T19:24:00Z">
              <w:r>
                <w:rPr>
                  <w:rFonts w:ascii="Times New Roman" w:eastAsiaTheme="minorEastAsia" w:hAnsi="Times New Roman" w:cs="Times New Roman"/>
                  <w:b/>
                  <w:sz w:val="18"/>
                  <w:szCs w:val="18"/>
                  <w:lang w:eastAsia="zh-CN"/>
                </w:rPr>
                <w:t>17.0 – 33.8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C864DD" w14:textId="77777777" w:rsidR="007617DE" w:rsidRPr="007617DE" w:rsidRDefault="00AE300B">
            <w:pPr>
              <w:jc w:val="center"/>
              <w:rPr>
                <w:ins w:id="11383" w:author="Xuning Wei12232" w:date="2026-10-16T09:35:00Z"/>
                <w:rFonts w:ascii="Times New Roman" w:eastAsiaTheme="minorEastAsia" w:hAnsi="Times New Roman" w:cs="Times New Roman"/>
                <w:b/>
                <w:bCs w:val="0"/>
                <w:sz w:val="18"/>
                <w:szCs w:val="18"/>
                <w:lang w:eastAsia="zh-CN"/>
                <w:rPrChange w:id="11384" w:author="Xuning Wei12232" w:date="2026-10-24T11:11:00Z">
                  <w:rPr>
                    <w:ins w:id="11385" w:author="Xuning Wei12232" w:date="2026-10-16T09:35:00Z"/>
                    <w:rFonts w:ascii="Times New Roman" w:eastAsia="Times New Roman" w:hAnsi="Times New Roman" w:cs="Times New Roman"/>
                    <w:bCs w:val="0"/>
                    <w:color w:val="0000FF"/>
                    <w:sz w:val="18"/>
                    <w:szCs w:val="18"/>
                  </w:rPr>
                </w:rPrChange>
              </w:rPr>
            </w:pPr>
            <w:ins w:id="11386" w:author="Xuning Wei12232" w:date="2026-10-23T19:24:00Z">
              <w:r>
                <w:rPr>
                  <w:rFonts w:ascii="Times New Roman" w:eastAsiaTheme="minorEastAsia" w:hAnsi="Times New Roman" w:cs="Times New Roman"/>
                  <w:b/>
                  <w:bCs w:val="0"/>
                  <w:sz w:val="18"/>
                  <w:szCs w:val="18"/>
                  <w:lang w:eastAsia="zh-CN"/>
                </w:rPr>
                <w:t>20.0 – 30.0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D27184" w14:textId="77777777" w:rsidR="007617DE" w:rsidRPr="007617DE" w:rsidRDefault="00AE300B">
            <w:pPr>
              <w:jc w:val="center"/>
              <w:rPr>
                <w:ins w:id="11387" w:author="Xuning Wei12232" w:date="2026-10-16T09:35:00Z"/>
                <w:rFonts w:ascii="Times New Roman" w:eastAsia="Times New Roman" w:hAnsi="Times New Roman" w:cs="Times New Roman"/>
                <w:sz w:val="18"/>
                <w:szCs w:val="18"/>
                <w:rPrChange w:id="11388" w:author="Xuning Wei12232" w:date="2026-10-24T11:11:00Z">
                  <w:rPr>
                    <w:ins w:id="11389" w:author="Xuning Wei12232" w:date="2026-10-16T09:35:00Z"/>
                    <w:rFonts w:ascii="Times New Roman" w:eastAsia="Times New Roman" w:hAnsi="Times New Roman" w:cs="Times New Roman"/>
                    <w:color w:val="0000FF"/>
                    <w:sz w:val="18"/>
                    <w:szCs w:val="18"/>
                  </w:rPr>
                </w:rPrChange>
              </w:rPr>
            </w:pPr>
            <w:ins w:id="11390" w:author="Xuning Wei12232" w:date="2026-10-23T19:24:00Z">
              <w:r>
                <w:rPr>
                  <w:rFonts w:ascii="Times New Roman" w:eastAsia="等线" w:hAnsi="Times New Roman" w:cs="Times New Roman"/>
                  <w:bCs w:val="0"/>
                  <w:sz w:val="18"/>
                  <w:szCs w:val="18"/>
                  <w:rPrChange w:id="11391"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A5998E9" w14:textId="77777777" w:rsidR="007617DE" w:rsidRPr="007617DE" w:rsidRDefault="007617DE">
            <w:pPr>
              <w:jc w:val="center"/>
              <w:rPr>
                <w:ins w:id="11392" w:author="Xuning Wei12232" w:date="2026-10-16T09:36:00Z"/>
                <w:rFonts w:ascii="Times New Roman" w:eastAsia="等线" w:hAnsi="Times New Roman" w:cs="Times New Roman"/>
                <w:bCs w:val="0"/>
                <w:sz w:val="18"/>
                <w:szCs w:val="18"/>
                <w:rPrChange w:id="11393" w:author="Xuning Wei12232" w:date="2026-10-24T11:11:00Z">
                  <w:rPr>
                    <w:ins w:id="1139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A4C192F" w14:textId="77777777" w:rsidR="007617DE" w:rsidRPr="007617DE" w:rsidRDefault="007617DE">
            <w:pPr>
              <w:jc w:val="center"/>
              <w:rPr>
                <w:ins w:id="11395" w:author="Xuning Wei12232" w:date="2026-10-16T09:36:00Z"/>
                <w:rFonts w:ascii="Times New Roman" w:eastAsia="等线" w:hAnsi="Times New Roman" w:cs="Times New Roman"/>
                <w:bCs w:val="0"/>
                <w:sz w:val="18"/>
                <w:szCs w:val="18"/>
                <w:rPrChange w:id="11396" w:author="Xuning Wei12232" w:date="2026-10-24T11:11:00Z">
                  <w:rPr>
                    <w:ins w:id="1139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46EE131" w14:textId="77777777" w:rsidR="007617DE" w:rsidRPr="007617DE" w:rsidRDefault="007617DE">
            <w:pPr>
              <w:jc w:val="center"/>
              <w:rPr>
                <w:ins w:id="11398" w:author="Xuning Wei12232" w:date="2026-10-16T09:36:00Z"/>
                <w:rFonts w:ascii="Times New Roman" w:eastAsia="等线" w:hAnsi="Times New Roman" w:cs="Times New Roman"/>
                <w:bCs w:val="0"/>
                <w:sz w:val="18"/>
                <w:szCs w:val="18"/>
                <w:rPrChange w:id="11399" w:author="Xuning Wei12232" w:date="2026-10-24T11:11:00Z">
                  <w:rPr>
                    <w:ins w:id="11400" w:author="Xuning Wei12232" w:date="2026-10-16T09:36:00Z"/>
                    <w:rFonts w:ascii="Times New Roman" w:eastAsia="等线" w:hAnsi="Times New Roman" w:cs="Times New Roman"/>
                    <w:b/>
                    <w:bCs w:val="0"/>
                    <w:color w:val="0000FF"/>
                    <w:sz w:val="18"/>
                    <w:szCs w:val="18"/>
                  </w:rPr>
                </w:rPrChange>
              </w:rPr>
            </w:pPr>
          </w:p>
        </w:tc>
      </w:tr>
      <w:tr w:rsidR="007617DE" w14:paraId="6018AED0" w14:textId="77777777">
        <w:trPr>
          <w:trHeight w:val="330"/>
          <w:ins w:id="11401" w:author="Xuning Wei12232" w:date="2026-10-16T09:35:00Z"/>
        </w:trPr>
        <w:tc>
          <w:tcPr>
            <w:tcW w:w="390" w:type="pct"/>
            <w:vMerge/>
            <w:tcMar>
              <w:left w:w="108" w:type="dxa"/>
              <w:right w:w="108" w:type="dxa"/>
            </w:tcMar>
            <w:vAlign w:val="center"/>
          </w:tcPr>
          <w:p w14:paraId="304A07AF" w14:textId="77777777" w:rsidR="007617DE" w:rsidRPr="007617DE" w:rsidRDefault="007617DE" w:rsidP="007617DE">
            <w:pPr>
              <w:jc w:val="center"/>
              <w:rPr>
                <w:ins w:id="11402" w:author="Xuning Wei12232" w:date="2026-10-16T09:35:00Z"/>
                <w:rFonts w:ascii="Times New Roman" w:hAnsi="Times New Roman" w:cs="Times New Roman"/>
                <w:sz w:val="18"/>
                <w:szCs w:val="18"/>
                <w:rPrChange w:id="11403" w:author="Xuning Wei12232" w:date="2026-10-24T11:11:00Z">
                  <w:rPr>
                    <w:ins w:id="11404" w:author="Xuning Wei12232" w:date="2026-10-16T09:35:00Z"/>
                    <w:color w:val="0000FF"/>
                  </w:rPr>
                </w:rPrChange>
              </w:rPr>
              <w:pPrChange w:id="1140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158A56" w14:textId="77777777" w:rsidR="007617DE" w:rsidRDefault="00AE300B">
            <w:pPr>
              <w:jc w:val="both"/>
              <w:rPr>
                <w:ins w:id="11406" w:author="Xuning Wei12232" w:date="2026-10-23T19:24:00Z"/>
                <w:rFonts w:ascii="Times New Roman" w:eastAsia="等线" w:hAnsi="Times New Roman" w:cs="Times New Roman"/>
                <w:bCs w:val="0"/>
                <w:sz w:val="18"/>
                <w:szCs w:val="18"/>
              </w:rPr>
            </w:pPr>
            <w:ins w:id="11407" w:author="Xuning Wei12232" w:date="2026-10-23T19:24:00Z">
              <w:r>
                <w:rPr>
                  <w:rFonts w:ascii="Times New Roman" w:eastAsia="等线" w:hAnsi="Times New Roman" w:cs="Times New Roman"/>
                  <w:bCs w:val="0"/>
                  <w:sz w:val="18"/>
                  <w:szCs w:val="18"/>
                </w:rPr>
                <w:t xml:space="preserve">Resin loading </w:t>
              </w:r>
              <w:r>
                <w:rPr>
                  <w:rFonts w:ascii="Times New Roman" w:eastAsia="等线" w:hAnsi="Times New Roman" w:cs="Times New Roman" w:hint="eastAsia"/>
                  <w:bCs w:val="0"/>
                  <w:sz w:val="18"/>
                  <w:szCs w:val="18"/>
                </w:rPr>
                <w:t>–</w:t>
              </w:r>
            </w:ins>
          </w:p>
          <w:p w14:paraId="0C68BCD8" w14:textId="77777777" w:rsidR="007617DE" w:rsidRPr="007617DE" w:rsidRDefault="00AE300B" w:rsidP="007617DE">
            <w:pPr>
              <w:jc w:val="center"/>
              <w:rPr>
                <w:ins w:id="11408" w:author="Xuning Wei12232" w:date="2026-10-16T09:35:00Z"/>
                <w:rFonts w:ascii="Times New Roman" w:eastAsia="Times New Roman" w:hAnsi="Times New Roman" w:cs="Times New Roman"/>
                <w:sz w:val="18"/>
                <w:szCs w:val="18"/>
                <w:rPrChange w:id="11409" w:author="Xuning Wei12232" w:date="2026-10-24T11:11:00Z">
                  <w:rPr>
                    <w:ins w:id="11410" w:author="Xuning Wei12232" w:date="2026-10-16T09:35:00Z"/>
                    <w:rFonts w:ascii="Times New Roman" w:eastAsia="Times New Roman" w:hAnsi="Times New Roman" w:cs="Times New Roman"/>
                    <w:color w:val="0000FF"/>
                    <w:sz w:val="18"/>
                    <w:szCs w:val="18"/>
                  </w:rPr>
                </w:rPrChange>
              </w:rPr>
              <w:pPrChange w:id="11411" w:author="Xuning Wei12232" w:date="2026-10-20T22:47:00Z">
                <w:pPr/>
              </w:pPrChange>
            </w:pPr>
            <w:ins w:id="11412" w:author="Xuning Wei12232" w:date="2026-10-23T19:24:00Z">
              <w:r>
                <w:rPr>
                  <w:rFonts w:ascii="Times New Roman" w:eastAsia="等线" w:hAnsi="Times New Roman" w:cs="Times New Roman"/>
                  <w:bCs w:val="0"/>
                  <w:sz w:val="18"/>
                  <w:szCs w:val="18"/>
                </w:rPr>
                <w:t>Coupling Reaction temperature</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9215568" w14:textId="77777777" w:rsidR="007617DE" w:rsidRPr="007617DE" w:rsidRDefault="00AE300B">
            <w:pPr>
              <w:jc w:val="center"/>
              <w:rPr>
                <w:ins w:id="11413" w:author="Xuning Wei12232" w:date="2026-10-16T09:35:00Z"/>
                <w:rFonts w:ascii="Times New Roman" w:eastAsia="Times New Roman" w:hAnsi="Times New Roman" w:cs="Times New Roman"/>
                <w:sz w:val="18"/>
                <w:szCs w:val="18"/>
                <w:rPrChange w:id="11414" w:author="Xuning Wei12232" w:date="2026-10-24T11:11:00Z">
                  <w:rPr>
                    <w:ins w:id="11415" w:author="Xuning Wei12232" w:date="2026-10-16T09:35:00Z"/>
                    <w:rFonts w:ascii="Times New Roman" w:eastAsia="Times New Roman" w:hAnsi="Times New Roman" w:cs="Times New Roman"/>
                    <w:color w:val="0000FF"/>
                    <w:sz w:val="18"/>
                    <w:szCs w:val="18"/>
                  </w:rPr>
                </w:rPrChange>
              </w:rPr>
            </w:pPr>
            <w:ins w:id="1141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D62D53" w14:textId="77777777" w:rsidR="007617DE" w:rsidRPr="007617DE" w:rsidRDefault="00AE300B">
            <w:pPr>
              <w:jc w:val="center"/>
              <w:rPr>
                <w:ins w:id="11417" w:author="Xuning Wei12232" w:date="2026-10-16T09:35:00Z"/>
                <w:rFonts w:ascii="Times New Roman" w:eastAsia="Times New Roman" w:hAnsi="Times New Roman" w:cs="Times New Roman"/>
                <w:sz w:val="18"/>
                <w:szCs w:val="18"/>
                <w:rPrChange w:id="11418" w:author="Xuning Wei12232" w:date="2026-10-24T11:11:00Z">
                  <w:rPr>
                    <w:ins w:id="11419" w:author="Xuning Wei12232" w:date="2026-10-16T09:35:00Z"/>
                    <w:rFonts w:ascii="Times New Roman" w:eastAsia="Times New Roman" w:hAnsi="Times New Roman" w:cs="Times New Roman"/>
                    <w:color w:val="0000FF"/>
                    <w:sz w:val="18"/>
                    <w:szCs w:val="18"/>
                  </w:rPr>
                </w:rPrChange>
              </w:rPr>
            </w:pPr>
            <w:ins w:id="11420"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95D258" w14:textId="77777777" w:rsidR="007617DE" w:rsidRPr="007617DE" w:rsidRDefault="00AE300B">
            <w:pPr>
              <w:jc w:val="center"/>
              <w:rPr>
                <w:ins w:id="11421" w:author="Xuning Wei12232" w:date="2026-10-16T09:35:00Z"/>
                <w:rFonts w:ascii="Times New Roman" w:eastAsiaTheme="minorEastAsia" w:hAnsi="Times New Roman" w:cs="Times New Roman"/>
                <w:b/>
                <w:sz w:val="18"/>
                <w:szCs w:val="18"/>
                <w:lang w:eastAsia="zh-CN"/>
                <w:rPrChange w:id="11422" w:author="Xuning Wei12232" w:date="2026-10-24T11:11:00Z">
                  <w:rPr>
                    <w:ins w:id="11423" w:author="Xuning Wei12232" w:date="2026-10-16T09:35:00Z"/>
                    <w:rFonts w:ascii="Times New Roman" w:eastAsiaTheme="minorEastAsia" w:hAnsi="Times New Roman" w:cs="Times New Roman"/>
                    <w:b/>
                    <w:color w:val="0000FF"/>
                    <w:sz w:val="18"/>
                    <w:szCs w:val="18"/>
                    <w:lang w:eastAsia="zh-CN"/>
                  </w:rPr>
                </w:rPrChange>
              </w:rPr>
            </w:pPr>
            <w:ins w:id="11424" w:author="Xuning Wei12232" w:date="2026-10-23T19:24:00Z">
              <w:r>
                <w:rPr>
                  <w:rFonts w:ascii="Times New Roman" w:eastAsiaTheme="minorEastAsia" w:hAnsi="Times New Roman" w:cs="Times New Roman"/>
                  <w:b/>
                  <w:sz w:val="18"/>
                  <w:szCs w:val="18"/>
                  <w:lang w:eastAsia="zh-CN"/>
                </w:rPr>
                <w:t>17.2 – 32.7</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B36A4A" w14:textId="77777777" w:rsidR="007617DE" w:rsidRPr="007617DE" w:rsidRDefault="00AE300B">
            <w:pPr>
              <w:jc w:val="center"/>
              <w:rPr>
                <w:ins w:id="11425" w:author="Xuning Wei12232" w:date="2026-10-16T09:35:00Z"/>
                <w:rFonts w:ascii="Times New Roman" w:eastAsiaTheme="minorEastAsia" w:hAnsi="Times New Roman" w:cs="Times New Roman"/>
                <w:b/>
                <w:bCs w:val="0"/>
                <w:sz w:val="18"/>
                <w:szCs w:val="18"/>
                <w:lang w:eastAsia="zh-CN"/>
                <w:rPrChange w:id="11426" w:author="Xuning Wei12232" w:date="2026-10-24T11:11:00Z">
                  <w:rPr>
                    <w:ins w:id="11427" w:author="Xuning Wei12232" w:date="2026-10-16T09:35:00Z"/>
                    <w:rFonts w:ascii="Times New Roman" w:eastAsia="Times New Roman" w:hAnsi="Times New Roman" w:cs="Times New Roman"/>
                    <w:bCs w:val="0"/>
                    <w:color w:val="0000FF"/>
                    <w:sz w:val="18"/>
                    <w:szCs w:val="18"/>
                  </w:rPr>
                </w:rPrChange>
              </w:rPr>
            </w:pPr>
            <w:ins w:id="11428" w:author="Xuning Wei12232" w:date="2026-10-23T19:24:00Z">
              <w:r>
                <w:rPr>
                  <w:rFonts w:ascii="Times New Roman" w:eastAsiaTheme="minorEastAsia" w:hAnsi="Times New Roman" w:cs="Times New Roman"/>
                  <w:b/>
                  <w:bCs w:val="0"/>
                  <w:sz w:val="18"/>
                  <w:szCs w:val="18"/>
                  <w:lang w:eastAsia="zh-CN"/>
                </w:rPr>
                <w:t>20.0 – 30.0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015727" w14:textId="77777777" w:rsidR="007617DE" w:rsidRPr="007617DE" w:rsidRDefault="00AE300B">
            <w:pPr>
              <w:jc w:val="center"/>
              <w:rPr>
                <w:ins w:id="11429" w:author="Xuning Wei12232" w:date="2026-10-16T09:35:00Z"/>
                <w:rFonts w:ascii="Times New Roman" w:eastAsia="Times New Roman" w:hAnsi="Times New Roman" w:cs="Times New Roman"/>
                <w:sz w:val="18"/>
                <w:szCs w:val="18"/>
                <w:rPrChange w:id="11430" w:author="Xuning Wei12232" w:date="2026-10-24T11:11:00Z">
                  <w:rPr>
                    <w:ins w:id="11431" w:author="Xuning Wei12232" w:date="2026-10-16T09:35:00Z"/>
                    <w:rFonts w:ascii="Times New Roman" w:eastAsia="Times New Roman" w:hAnsi="Times New Roman" w:cs="Times New Roman"/>
                    <w:color w:val="0000FF"/>
                    <w:sz w:val="18"/>
                    <w:szCs w:val="18"/>
                  </w:rPr>
                </w:rPrChange>
              </w:rPr>
            </w:pPr>
            <w:ins w:id="11432" w:author="Xuning Wei12232" w:date="2026-10-23T19:24:00Z">
              <w:r>
                <w:rPr>
                  <w:rFonts w:ascii="Times New Roman" w:eastAsia="等线" w:hAnsi="Times New Roman" w:cs="Times New Roman"/>
                  <w:bCs w:val="0"/>
                  <w:sz w:val="18"/>
                  <w:szCs w:val="18"/>
                  <w:rPrChange w:id="1143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F792478" w14:textId="77777777" w:rsidR="007617DE" w:rsidRPr="007617DE" w:rsidRDefault="007617DE">
            <w:pPr>
              <w:jc w:val="center"/>
              <w:rPr>
                <w:ins w:id="11434" w:author="Xuning Wei12232" w:date="2026-10-16T09:36:00Z"/>
                <w:rFonts w:ascii="Times New Roman" w:eastAsia="等线" w:hAnsi="Times New Roman" w:cs="Times New Roman"/>
                <w:bCs w:val="0"/>
                <w:sz w:val="18"/>
                <w:szCs w:val="18"/>
                <w:rPrChange w:id="11435" w:author="Xuning Wei12232" w:date="2026-10-24T11:11:00Z">
                  <w:rPr>
                    <w:ins w:id="1143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578FD5E" w14:textId="77777777" w:rsidR="007617DE" w:rsidRPr="007617DE" w:rsidRDefault="007617DE">
            <w:pPr>
              <w:jc w:val="center"/>
              <w:rPr>
                <w:ins w:id="11437" w:author="Xuning Wei12232" w:date="2026-10-16T09:36:00Z"/>
                <w:rFonts w:ascii="Times New Roman" w:eastAsia="等线" w:hAnsi="Times New Roman" w:cs="Times New Roman"/>
                <w:bCs w:val="0"/>
                <w:sz w:val="18"/>
                <w:szCs w:val="18"/>
                <w:rPrChange w:id="11438" w:author="Xuning Wei12232" w:date="2026-10-24T11:11:00Z">
                  <w:rPr>
                    <w:ins w:id="1143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D9CB6AB" w14:textId="77777777" w:rsidR="007617DE" w:rsidRPr="007617DE" w:rsidRDefault="007617DE">
            <w:pPr>
              <w:jc w:val="center"/>
              <w:rPr>
                <w:ins w:id="11440" w:author="Xuning Wei12232" w:date="2026-10-16T09:36:00Z"/>
                <w:rFonts w:ascii="Times New Roman" w:eastAsia="等线" w:hAnsi="Times New Roman" w:cs="Times New Roman"/>
                <w:bCs w:val="0"/>
                <w:sz w:val="18"/>
                <w:szCs w:val="18"/>
                <w:rPrChange w:id="11441" w:author="Xuning Wei12232" w:date="2026-10-24T11:11:00Z">
                  <w:rPr>
                    <w:ins w:id="11442" w:author="Xuning Wei12232" w:date="2026-10-16T09:36:00Z"/>
                    <w:rFonts w:ascii="Times New Roman" w:eastAsia="等线" w:hAnsi="Times New Roman" w:cs="Times New Roman"/>
                    <w:b/>
                    <w:bCs w:val="0"/>
                    <w:color w:val="0000FF"/>
                    <w:sz w:val="18"/>
                    <w:szCs w:val="18"/>
                  </w:rPr>
                </w:rPrChange>
              </w:rPr>
            </w:pPr>
          </w:p>
        </w:tc>
      </w:tr>
      <w:tr w:rsidR="007617DE" w14:paraId="17B93D18" w14:textId="77777777">
        <w:trPr>
          <w:trHeight w:val="330"/>
          <w:ins w:id="11443" w:author="Xuning Wei12232" w:date="2026-10-16T09:35:00Z"/>
        </w:trPr>
        <w:tc>
          <w:tcPr>
            <w:tcW w:w="390" w:type="pct"/>
            <w:vMerge/>
            <w:tcMar>
              <w:left w:w="108" w:type="dxa"/>
              <w:right w:w="108" w:type="dxa"/>
            </w:tcMar>
            <w:vAlign w:val="center"/>
          </w:tcPr>
          <w:p w14:paraId="2DF74299" w14:textId="77777777" w:rsidR="007617DE" w:rsidRPr="007617DE" w:rsidRDefault="007617DE" w:rsidP="007617DE">
            <w:pPr>
              <w:jc w:val="center"/>
              <w:rPr>
                <w:ins w:id="11444" w:author="Xuning Wei12232" w:date="2026-10-16T09:35:00Z"/>
                <w:rFonts w:ascii="Times New Roman" w:hAnsi="Times New Roman" w:cs="Times New Roman"/>
                <w:sz w:val="18"/>
                <w:szCs w:val="18"/>
                <w:rPrChange w:id="11445" w:author="Xuning Wei12232" w:date="2026-10-24T11:11:00Z">
                  <w:rPr>
                    <w:ins w:id="11446" w:author="Xuning Wei12232" w:date="2026-10-16T09:35:00Z"/>
                    <w:color w:val="0000FF"/>
                  </w:rPr>
                </w:rPrChange>
              </w:rPr>
              <w:pPrChange w:id="1144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C2A3AE" w14:textId="77777777" w:rsidR="007617DE" w:rsidRPr="007617DE" w:rsidRDefault="00AE300B" w:rsidP="007617DE">
            <w:pPr>
              <w:jc w:val="center"/>
              <w:rPr>
                <w:ins w:id="11448" w:author="Xuning Wei12232" w:date="2026-10-16T09:35:00Z"/>
                <w:rFonts w:ascii="Times New Roman" w:eastAsia="Times New Roman" w:hAnsi="Times New Roman" w:cs="Times New Roman"/>
                <w:sz w:val="18"/>
                <w:szCs w:val="18"/>
                <w:rPrChange w:id="11449" w:author="Xuning Wei12232" w:date="2026-10-24T11:11:00Z">
                  <w:rPr>
                    <w:ins w:id="11450" w:author="Xuning Wei12232" w:date="2026-10-16T09:35:00Z"/>
                    <w:rFonts w:ascii="Times New Roman" w:eastAsia="Times New Roman" w:hAnsi="Times New Roman" w:cs="Times New Roman"/>
                    <w:color w:val="0000FF"/>
                    <w:sz w:val="18"/>
                    <w:szCs w:val="18"/>
                  </w:rPr>
                </w:rPrChange>
              </w:rPr>
              <w:pPrChange w:id="11451" w:author="Xuning Wei12232" w:date="2026-10-20T22:47:00Z">
                <w:pPr/>
              </w:pPrChange>
            </w:pPr>
            <w:ins w:id="11452" w:author="Xuning Wei12232" w:date="2026-10-23T19:24:00Z">
              <w:r>
                <w:rPr>
                  <w:rFonts w:ascii="Times New Roman" w:eastAsia="等线" w:hAnsi="Times New Roman" w:cs="Times New Roman"/>
                  <w:bCs w:val="0"/>
                  <w:sz w:val="18"/>
                  <w:szCs w:val="18"/>
                </w:rPr>
                <w:t>Resin loading – Capping DMF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30DF140" w14:textId="77777777" w:rsidR="007617DE" w:rsidRPr="007617DE" w:rsidRDefault="00AE300B">
            <w:pPr>
              <w:jc w:val="center"/>
              <w:rPr>
                <w:ins w:id="11453" w:author="Xuning Wei12232" w:date="2026-10-16T09:35:00Z"/>
                <w:rFonts w:ascii="Times New Roman" w:eastAsia="Times New Roman" w:hAnsi="Times New Roman" w:cs="Times New Roman"/>
                <w:sz w:val="18"/>
                <w:szCs w:val="18"/>
                <w:rPrChange w:id="11454" w:author="Xuning Wei12232" w:date="2026-10-24T11:11:00Z">
                  <w:rPr>
                    <w:ins w:id="11455" w:author="Xuning Wei12232" w:date="2026-10-16T09:35:00Z"/>
                    <w:rFonts w:ascii="Times New Roman" w:eastAsia="Times New Roman" w:hAnsi="Times New Roman" w:cs="Times New Roman"/>
                    <w:color w:val="0000FF"/>
                    <w:sz w:val="18"/>
                    <w:szCs w:val="18"/>
                  </w:rPr>
                </w:rPrChange>
              </w:rPr>
            </w:pPr>
            <w:ins w:id="1145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ECF014" w14:textId="77777777" w:rsidR="007617DE" w:rsidRPr="007617DE" w:rsidRDefault="00AE300B">
            <w:pPr>
              <w:jc w:val="center"/>
              <w:rPr>
                <w:ins w:id="11457" w:author="Xuning Wei12232" w:date="2026-10-16T09:35:00Z"/>
                <w:rFonts w:ascii="Times New Roman" w:eastAsia="等线" w:hAnsi="Times New Roman" w:cs="Times New Roman"/>
                <w:bCs w:val="0"/>
                <w:sz w:val="18"/>
                <w:szCs w:val="18"/>
                <w:rPrChange w:id="11458" w:author="Xuning Wei12232" w:date="2026-10-24T11:11:00Z">
                  <w:rPr>
                    <w:ins w:id="11459" w:author="Xuning Wei12232" w:date="2026-10-16T09:35:00Z"/>
                    <w:rFonts w:ascii="Times New Roman" w:eastAsia="Times New Roman" w:hAnsi="Times New Roman" w:cs="Times New Roman"/>
                    <w:color w:val="0000FF"/>
                    <w:sz w:val="18"/>
                    <w:szCs w:val="18"/>
                  </w:rPr>
                </w:rPrChange>
              </w:rPr>
            </w:pPr>
            <w:ins w:id="11460" w:author="Xuning Wei12232" w:date="2026-10-23T19:24:00Z">
              <w:r>
                <w:rPr>
                  <w:rFonts w:ascii="Times New Roman" w:eastAsia="等线" w:hAnsi="Times New Roman" w:cs="Times New Roman"/>
                  <w:bCs w:val="0"/>
                  <w:sz w:val="18"/>
                  <w:szCs w:val="18"/>
                </w:rPr>
                <w:t>NLT 7.58</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C31936" w14:textId="77777777" w:rsidR="007617DE" w:rsidRPr="007617DE" w:rsidRDefault="00AE300B">
            <w:pPr>
              <w:jc w:val="center"/>
              <w:rPr>
                <w:ins w:id="11461" w:author="Xuning Wei12232" w:date="2026-10-16T09:35:00Z"/>
                <w:rFonts w:ascii="Times New Roman" w:eastAsiaTheme="minorEastAsia" w:hAnsi="Times New Roman" w:cs="Times New Roman"/>
                <w:sz w:val="18"/>
                <w:szCs w:val="18"/>
                <w:lang w:eastAsia="zh-CN"/>
                <w:rPrChange w:id="11462" w:author="Xuning Wei12232" w:date="2026-10-24T11:11:00Z">
                  <w:rPr>
                    <w:ins w:id="11463" w:author="Xuning Wei12232" w:date="2026-10-16T09:35:00Z"/>
                    <w:rFonts w:ascii="Times New Roman" w:eastAsiaTheme="minorEastAsia" w:hAnsi="Times New Roman" w:cs="Times New Roman"/>
                    <w:b/>
                    <w:color w:val="0000FF"/>
                    <w:sz w:val="18"/>
                    <w:szCs w:val="18"/>
                    <w:lang w:eastAsia="zh-CN"/>
                  </w:rPr>
                </w:rPrChange>
              </w:rPr>
            </w:pPr>
            <w:ins w:id="11464" w:author="Xuning Wei12232" w:date="2026-10-23T19:24:00Z">
              <w:r>
                <w:rPr>
                  <w:rFonts w:ascii="Times New Roman" w:eastAsia="等线" w:hAnsi="Times New Roman" w:cs="Times New Roman"/>
                  <w:bCs w:val="0"/>
                  <w:sz w:val="18"/>
                  <w:szCs w:val="18"/>
                </w:rPr>
                <w:t>NLT</w:t>
              </w:r>
              <w:r>
                <w:rPr>
                  <w:rFonts w:ascii="Times New Roman" w:eastAsia="等线" w:hAnsi="Times New Roman" w:cs="Times New Roman"/>
                  <w:b/>
                  <w:bCs w:val="0"/>
                  <w:sz w:val="18"/>
                  <w:szCs w:val="18"/>
                </w:rPr>
                <w:t xml:space="preserve"> 7.58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AB26AD" w14:textId="77777777" w:rsidR="007617DE" w:rsidRPr="007617DE" w:rsidRDefault="00AE300B">
            <w:pPr>
              <w:jc w:val="center"/>
              <w:rPr>
                <w:ins w:id="11465" w:author="Xuning Wei12232" w:date="2026-10-16T09:35:00Z"/>
                <w:rFonts w:ascii="Times New Roman" w:eastAsiaTheme="minorEastAsia" w:hAnsi="Times New Roman" w:cs="Times New Roman"/>
                <w:bCs w:val="0"/>
                <w:sz w:val="18"/>
                <w:szCs w:val="18"/>
                <w:lang w:eastAsia="zh-CN"/>
                <w:rPrChange w:id="11466" w:author="Xuning Wei12232" w:date="2026-10-24T11:11:00Z">
                  <w:rPr>
                    <w:ins w:id="11467" w:author="Xuning Wei12232" w:date="2026-10-16T09:35:00Z"/>
                    <w:rFonts w:ascii="Times New Roman" w:eastAsia="Times New Roman" w:hAnsi="Times New Roman" w:cs="Times New Roman"/>
                    <w:bCs w:val="0"/>
                    <w:color w:val="0000FF"/>
                    <w:sz w:val="18"/>
                    <w:szCs w:val="18"/>
                  </w:rPr>
                </w:rPrChange>
              </w:rPr>
            </w:pPr>
            <w:ins w:id="11468" w:author="Xuning Wei12232" w:date="2026-10-23T19:24:00Z">
              <w:r>
                <w:rPr>
                  <w:rFonts w:ascii="Times New Roman" w:eastAsiaTheme="minorEastAsia" w:hAnsi="Times New Roman" w:cs="Times New Roman"/>
                  <w:b/>
                  <w:bCs w:val="0"/>
                  <w:sz w:val="18"/>
                  <w:szCs w:val="18"/>
                  <w:lang w:eastAsia="zh-CN"/>
                  <w:rPrChange w:id="11469" w:author="Xuning Wei12232" w:date="2026-10-24T11:11:00Z">
                    <w:rPr>
                      <w:rFonts w:ascii="Times New Roman" w:eastAsiaTheme="minorEastAsia" w:hAnsi="Times New Roman" w:cs="Times New Roman"/>
                      <w:b/>
                      <w:bCs w:val="0"/>
                      <w:color w:val="0000FF"/>
                      <w:sz w:val="18"/>
                      <w:szCs w:val="18"/>
                      <w:lang w:eastAsia="zh-CN"/>
                    </w:rPr>
                  </w:rPrChange>
                </w:rPr>
                <w:t>8.0</w:t>
              </w:r>
            </w:ins>
            <w:ins w:id="11470" w:author="Xuning Wei12232" w:date="2026-10-23T19:57:00Z">
              <w:r>
                <w:rPr>
                  <w:rFonts w:ascii="Times New Roman" w:eastAsiaTheme="minorEastAsia" w:hAnsi="Times New Roman" w:cs="Times New Roman"/>
                  <w:b/>
                  <w:bCs w:val="0"/>
                  <w:sz w:val="18"/>
                  <w:szCs w:val="18"/>
                  <w:lang w:eastAsia="zh-CN"/>
                  <w:rPrChange w:id="11471" w:author="Xuning Wei12232" w:date="2026-10-24T11:11:00Z">
                    <w:rPr>
                      <w:rFonts w:ascii="Times New Roman" w:eastAsiaTheme="minorEastAsia" w:hAnsi="Times New Roman" w:cs="Times New Roman"/>
                      <w:b/>
                      <w:bCs w:val="0"/>
                      <w:color w:val="0000FF"/>
                      <w:sz w:val="18"/>
                      <w:szCs w:val="18"/>
                      <w:lang w:eastAsia="zh-CN"/>
                    </w:rPr>
                  </w:rPrChange>
                </w:rPr>
                <w:t>2</w:t>
              </w:r>
            </w:ins>
            <w:ins w:id="11472" w:author="Xuning Wei12232" w:date="2026-10-23T19:24:00Z">
              <w:r>
                <w:rPr>
                  <w:rFonts w:ascii="Times New Roman" w:eastAsiaTheme="minorEastAsia" w:hAnsi="Times New Roman" w:cs="Times New Roman"/>
                  <w:b/>
                  <w:bCs w:val="0"/>
                  <w:sz w:val="18"/>
                  <w:szCs w:val="18"/>
                  <w:lang w:eastAsia="zh-CN"/>
                  <w:rPrChange w:id="11473" w:author="Xuning Wei12232" w:date="2026-10-24T11:11:00Z">
                    <w:rPr>
                      <w:rFonts w:ascii="Times New Roman" w:eastAsiaTheme="minorEastAsia" w:hAnsi="Times New Roman" w:cs="Times New Roman"/>
                      <w:b/>
                      <w:bCs w:val="0"/>
                      <w:color w:val="0000FF"/>
                      <w:sz w:val="18"/>
                      <w:szCs w:val="18"/>
                      <w:lang w:eastAsia="zh-CN"/>
                    </w:rPr>
                  </w:rPrChange>
                </w:rPr>
                <w:t xml:space="preserve"> </w:t>
              </w:r>
              <w:r>
                <w:rPr>
                  <w:rFonts w:ascii="Times New Roman" w:eastAsiaTheme="minorEastAsia" w:hAnsi="Times New Roman" w:cs="Times New Roman"/>
                  <w:bCs w:val="0"/>
                  <w:sz w:val="18"/>
                  <w:szCs w:val="18"/>
                  <w:lang w:eastAsia="zh-CN"/>
                  <w:rPrChange w:id="11474" w:author="Xuning Wei12232" w:date="2026-10-24T11:11:00Z">
                    <w:rPr>
                      <w:rFonts w:ascii="Times New Roman" w:eastAsiaTheme="minorEastAsia" w:hAnsi="Times New Roman" w:cs="Times New Roman"/>
                      <w:bCs w:val="0"/>
                      <w:color w:val="0000FF"/>
                      <w:sz w:val="18"/>
                      <w:szCs w:val="18"/>
                      <w:lang w:eastAsia="zh-CN"/>
                    </w:rPr>
                  </w:rPrChange>
                </w:rPr>
                <w:t>– 9.0</w:t>
              </w:r>
            </w:ins>
            <w:ins w:id="11475" w:author="Xuning Wei12232" w:date="2026-10-23T19:57:00Z">
              <w:r>
                <w:rPr>
                  <w:rFonts w:ascii="Times New Roman" w:eastAsiaTheme="minorEastAsia" w:hAnsi="Times New Roman" w:cs="Times New Roman"/>
                  <w:bCs w:val="0"/>
                  <w:sz w:val="18"/>
                  <w:szCs w:val="18"/>
                  <w:lang w:eastAsia="zh-CN"/>
                  <w:rPrChange w:id="11476" w:author="Xuning Wei12232" w:date="2026-10-24T11:11:00Z">
                    <w:rPr>
                      <w:rFonts w:ascii="Times New Roman" w:eastAsiaTheme="minorEastAsia" w:hAnsi="Times New Roman" w:cs="Times New Roman"/>
                      <w:bCs w:val="0"/>
                      <w:color w:val="0000FF"/>
                      <w:sz w:val="18"/>
                      <w:szCs w:val="18"/>
                      <w:lang w:eastAsia="zh-CN"/>
                    </w:rPr>
                  </w:rPrChange>
                </w:rPr>
                <w:t>4</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F79090" w14:textId="77777777" w:rsidR="007617DE" w:rsidRPr="007617DE" w:rsidRDefault="00AE300B">
            <w:pPr>
              <w:jc w:val="center"/>
              <w:rPr>
                <w:ins w:id="11477" w:author="Xuning Wei12232" w:date="2026-10-16T09:35:00Z"/>
                <w:rFonts w:ascii="Times New Roman" w:eastAsia="Times New Roman" w:hAnsi="Times New Roman" w:cs="Times New Roman"/>
                <w:sz w:val="18"/>
                <w:szCs w:val="18"/>
                <w:rPrChange w:id="11478" w:author="Xuning Wei12232" w:date="2026-10-24T11:11:00Z">
                  <w:rPr>
                    <w:ins w:id="11479" w:author="Xuning Wei12232" w:date="2026-10-16T09:35:00Z"/>
                    <w:rFonts w:ascii="Times New Roman" w:eastAsia="Times New Roman" w:hAnsi="Times New Roman" w:cs="Times New Roman"/>
                    <w:color w:val="0000FF"/>
                    <w:sz w:val="18"/>
                    <w:szCs w:val="18"/>
                  </w:rPr>
                </w:rPrChange>
              </w:rPr>
            </w:pPr>
            <w:ins w:id="11480" w:author="Xuning Wei12232" w:date="2026-10-23T19:24:00Z">
              <w:r>
                <w:rPr>
                  <w:rFonts w:ascii="Times New Roman" w:eastAsia="等线" w:hAnsi="Times New Roman" w:cs="Times New Roman"/>
                  <w:bCs w:val="0"/>
                  <w:sz w:val="18"/>
                  <w:szCs w:val="18"/>
                  <w:rPrChange w:id="11481"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3771DCB9" w14:textId="77777777" w:rsidR="007617DE" w:rsidRPr="007617DE" w:rsidRDefault="007617DE">
            <w:pPr>
              <w:jc w:val="center"/>
              <w:rPr>
                <w:ins w:id="11482" w:author="Xuning Wei12232" w:date="2026-10-16T09:36:00Z"/>
                <w:rFonts w:ascii="Times New Roman" w:eastAsia="等线" w:hAnsi="Times New Roman" w:cs="Times New Roman"/>
                <w:bCs w:val="0"/>
                <w:sz w:val="18"/>
                <w:szCs w:val="18"/>
                <w:rPrChange w:id="11483" w:author="Xuning Wei12232" w:date="2026-10-24T11:11:00Z">
                  <w:rPr>
                    <w:ins w:id="1148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62D7B14" w14:textId="77777777" w:rsidR="007617DE" w:rsidRPr="007617DE" w:rsidRDefault="007617DE">
            <w:pPr>
              <w:jc w:val="center"/>
              <w:rPr>
                <w:ins w:id="11485" w:author="Xuning Wei12232" w:date="2026-10-16T09:36:00Z"/>
                <w:rFonts w:ascii="Times New Roman" w:eastAsia="等线" w:hAnsi="Times New Roman" w:cs="Times New Roman"/>
                <w:bCs w:val="0"/>
                <w:sz w:val="18"/>
                <w:szCs w:val="18"/>
                <w:rPrChange w:id="11486" w:author="Xuning Wei12232" w:date="2026-10-24T11:11:00Z">
                  <w:rPr>
                    <w:ins w:id="1148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9D767E3" w14:textId="77777777" w:rsidR="007617DE" w:rsidRPr="007617DE" w:rsidRDefault="007617DE">
            <w:pPr>
              <w:jc w:val="center"/>
              <w:rPr>
                <w:ins w:id="11488" w:author="Xuning Wei12232" w:date="2026-10-16T09:36:00Z"/>
                <w:rFonts w:ascii="Times New Roman" w:eastAsia="等线" w:hAnsi="Times New Roman" w:cs="Times New Roman"/>
                <w:bCs w:val="0"/>
                <w:sz w:val="18"/>
                <w:szCs w:val="18"/>
                <w:rPrChange w:id="11489" w:author="Xuning Wei12232" w:date="2026-10-24T11:11:00Z">
                  <w:rPr>
                    <w:ins w:id="11490" w:author="Xuning Wei12232" w:date="2026-10-16T09:36:00Z"/>
                    <w:rFonts w:ascii="Times New Roman" w:eastAsia="等线" w:hAnsi="Times New Roman" w:cs="Times New Roman"/>
                    <w:b/>
                    <w:bCs w:val="0"/>
                    <w:color w:val="0000FF"/>
                    <w:sz w:val="18"/>
                    <w:szCs w:val="18"/>
                  </w:rPr>
                </w:rPrChange>
              </w:rPr>
            </w:pPr>
          </w:p>
        </w:tc>
      </w:tr>
      <w:tr w:rsidR="007617DE" w14:paraId="534DE92F" w14:textId="77777777">
        <w:trPr>
          <w:trHeight w:val="330"/>
          <w:ins w:id="11491" w:author="Xuning Wei12232" w:date="2026-10-16T09:35:00Z"/>
        </w:trPr>
        <w:tc>
          <w:tcPr>
            <w:tcW w:w="390" w:type="pct"/>
            <w:vMerge/>
            <w:tcMar>
              <w:left w:w="108" w:type="dxa"/>
              <w:right w:w="108" w:type="dxa"/>
            </w:tcMar>
            <w:vAlign w:val="center"/>
          </w:tcPr>
          <w:p w14:paraId="38697C17" w14:textId="77777777" w:rsidR="007617DE" w:rsidRPr="007617DE" w:rsidRDefault="007617DE" w:rsidP="007617DE">
            <w:pPr>
              <w:jc w:val="center"/>
              <w:rPr>
                <w:ins w:id="11492" w:author="Xuning Wei12232" w:date="2026-10-16T09:35:00Z"/>
                <w:rFonts w:ascii="Times New Roman" w:hAnsi="Times New Roman" w:cs="Times New Roman"/>
                <w:sz w:val="18"/>
                <w:szCs w:val="18"/>
                <w:rPrChange w:id="11493" w:author="Xuning Wei12232" w:date="2026-10-24T11:11:00Z">
                  <w:rPr>
                    <w:ins w:id="11494" w:author="Xuning Wei12232" w:date="2026-10-16T09:35:00Z"/>
                    <w:color w:val="0000FF"/>
                  </w:rPr>
                </w:rPrChange>
              </w:rPr>
              <w:pPrChange w:id="1149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CA44F0" w14:textId="77777777" w:rsidR="007617DE" w:rsidRPr="007617DE" w:rsidRDefault="00AE300B" w:rsidP="007617DE">
            <w:pPr>
              <w:jc w:val="center"/>
              <w:rPr>
                <w:ins w:id="11496" w:author="Xuning Wei12232" w:date="2026-10-16T09:35:00Z"/>
                <w:rFonts w:ascii="Times New Roman" w:eastAsia="Times New Roman" w:hAnsi="Times New Roman" w:cs="Times New Roman"/>
                <w:sz w:val="18"/>
                <w:szCs w:val="18"/>
                <w:rPrChange w:id="11497" w:author="Xuning Wei12232" w:date="2026-10-24T11:11:00Z">
                  <w:rPr>
                    <w:ins w:id="11498" w:author="Xuning Wei12232" w:date="2026-10-16T09:35:00Z"/>
                    <w:rFonts w:ascii="Times New Roman" w:eastAsia="Times New Roman" w:hAnsi="Times New Roman" w:cs="Times New Roman"/>
                    <w:color w:val="0000FF"/>
                    <w:sz w:val="18"/>
                    <w:szCs w:val="18"/>
                  </w:rPr>
                </w:rPrChange>
              </w:rPr>
              <w:pPrChange w:id="11499" w:author="Xuning Wei12232" w:date="2026-10-20T22:47:00Z">
                <w:pPr/>
              </w:pPrChange>
            </w:pPr>
            <w:proofErr w:type="spellStart"/>
            <w:ins w:id="11500" w:author="Xuning Wei12232" w:date="2026-10-23T19:24: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07C38914" w14:textId="77777777" w:rsidR="007617DE" w:rsidRPr="007617DE" w:rsidRDefault="00AE300B">
            <w:pPr>
              <w:jc w:val="center"/>
              <w:rPr>
                <w:ins w:id="11501" w:author="Xuning Wei12232" w:date="2026-10-16T09:35:00Z"/>
                <w:rFonts w:ascii="Times New Roman" w:eastAsia="Times New Roman" w:hAnsi="Times New Roman" w:cs="Times New Roman"/>
                <w:sz w:val="18"/>
                <w:szCs w:val="18"/>
                <w:rPrChange w:id="11502" w:author="Xuning Wei12232" w:date="2026-10-24T11:11:00Z">
                  <w:rPr>
                    <w:ins w:id="11503" w:author="Xuning Wei12232" w:date="2026-10-16T09:35:00Z"/>
                    <w:rFonts w:ascii="Times New Roman" w:eastAsia="Times New Roman" w:hAnsi="Times New Roman" w:cs="Times New Roman"/>
                    <w:color w:val="0000FF"/>
                    <w:sz w:val="18"/>
                    <w:szCs w:val="18"/>
                  </w:rPr>
                </w:rPrChange>
              </w:rPr>
            </w:pPr>
            <w:ins w:id="1150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6E683A" w14:textId="77777777" w:rsidR="007617DE" w:rsidRPr="007617DE" w:rsidRDefault="00AE300B">
            <w:pPr>
              <w:jc w:val="center"/>
              <w:rPr>
                <w:ins w:id="11505" w:author="Xuning Wei12232" w:date="2026-10-16T09:35:00Z"/>
                <w:rFonts w:ascii="Times New Roman" w:eastAsia="Times New Roman" w:hAnsi="Times New Roman" w:cs="Times New Roman"/>
                <w:sz w:val="18"/>
                <w:szCs w:val="18"/>
                <w:rPrChange w:id="11506" w:author="Xuning Wei12232" w:date="2026-10-24T11:11:00Z">
                  <w:rPr>
                    <w:ins w:id="11507" w:author="Xuning Wei12232" w:date="2026-10-16T09:35:00Z"/>
                    <w:rFonts w:ascii="Times New Roman" w:eastAsia="Times New Roman" w:hAnsi="Times New Roman" w:cs="Times New Roman"/>
                    <w:color w:val="0000FF"/>
                    <w:sz w:val="18"/>
                    <w:szCs w:val="18"/>
                  </w:rPr>
                </w:rPrChange>
              </w:rPr>
            </w:pPr>
            <w:ins w:id="11508" w:author="Xuning Wei12232" w:date="2026-10-23T19:24:00Z">
              <w:r>
                <w:rPr>
                  <w:rFonts w:ascii="Times New Roman" w:eastAsia="等线" w:hAnsi="Times New Roman" w:cs="Times New Roman"/>
                  <w:bCs w:val="0"/>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A18077" w14:textId="77777777" w:rsidR="007617DE" w:rsidRPr="007617DE" w:rsidRDefault="00AE300B">
            <w:pPr>
              <w:jc w:val="center"/>
              <w:rPr>
                <w:ins w:id="11509" w:author="Xuning Wei12232" w:date="2026-10-16T09:35:00Z"/>
                <w:rFonts w:ascii="Times New Roman" w:eastAsiaTheme="minorEastAsia" w:hAnsi="Times New Roman" w:cs="Times New Roman"/>
                <w:b/>
                <w:sz w:val="18"/>
                <w:szCs w:val="18"/>
                <w:lang w:eastAsia="zh-CN"/>
                <w:rPrChange w:id="11510" w:author="Xuning Wei12232" w:date="2026-10-24T11:11:00Z">
                  <w:rPr>
                    <w:ins w:id="11511" w:author="Xuning Wei12232" w:date="2026-10-16T09:35:00Z"/>
                    <w:rFonts w:ascii="Times New Roman" w:eastAsiaTheme="minorEastAsia" w:hAnsi="Times New Roman" w:cs="Times New Roman"/>
                    <w:b/>
                    <w:color w:val="0000FF"/>
                    <w:sz w:val="18"/>
                    <w:szCs w:val="18"/>
                    <w:lang w:eastAsia="zh-CN"/>
                  </w:rPr>
                </w:rPrChange>
              </w:rPr>
            </w:pPr>
            <w:ins w:id="11512" w:author="Xuning Wei12232" w:date="2026-10-23T19:24:00Z">
              <w:r>
                <w:rPr>
                  <w:rFonts w:ascii="Times New Roman" w:eastAsiaTheme="minorEastAsia" w:hAnsi="Times New Roman" w:cs="Times New Roman"/>
                  <w:b/>
                  <w:sz w:val="18"/>
                  <w:szCs w:val="18"/>
                  <w:lang w:eastAsia="zh-CN"/>
                </w:rPr>
                <w:t>17.0 – 34.8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CA37C2" w14:textId="77777777" w:rsidR="007617DE" w:rsidRPr="007617DE" w:rsidRDefault="00AE300B">
            <w:pPr>
              <w:jc w:val="center"/>
              <w:rPr>
                <w:ins w:id="11513" w:author="Xuning Wei12232" w:date="2026-10-16T09:35:00Z"/>
                <w:rFonts w:ascii="Times New Roman" w:eastAsiaTheme="minorEastAsia" w:hAnsi="Times New Roman" w:cs="Times New Roman"/>
                <w:b/>
                <w:bCs w:val="0"/>
                <w:sz w:val="18"/>
                <w:szCs w:val="18"/>
                <w:lang w:eastAsia="zh-CN"/>
                <w:rPrChange w:id="11514" w:author="Xuning Wei12232" w:date="2026-10-24T11:11:00Z">
                  <w:rPr>
                    <w:ins w:id="11515" w:author="Xuning Wei12232" w:date="2026-10-16T09:35:00Z"/>
                    <w:rFonts w:ascii="Times New Roman" w:eastAsia="Times New Roman" w:hAnsi="Times New Roman" w:cs="Times New Roman"/>
                    <w:bCs w:val="0"/>
                    <w:color w:val="0000FF"/>
                    <w:sz w:val="18"/>
                    <w:szCs w:val="18"/>
                  </w:rPr>
                </w:rPrChange>
              </w:rPr>
            </w:pPr>
            <w:ins w:id="11516" w:author="Xuning Wei12232" w:date="2026-10-23T19:24:00Z">
              <w:r>
                <w:rPr>
                  <w:rFonts w:ascii="Times New Roman" w:eastAsiaTheme="minorEastAsia" w:hAnsi="Times New Roman" w:cs="Times New Roman"/>
                  <w:b/>
                  <w:bCs w:val="0"/>
                  <w:sz w:val="18"/>
                  <w:szCs w:val="18"/>
                  <w:lang w:eastAsia="zh-CN"/>
                </w:rPr>
                <w:t>20.0 – 30.0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A0848" w14:textId="77777777" w:rsidR="007617DE" w:rsidRPr="007617DE" w:rsidRDefault="00AE300B">
            <w:pPr>
              <w:jc w:val="center"/>
              <w:rPr>
                <w:ins w:id="11517" w:author="Xuning Wei12232" w:date="2026-10-16T09:35:00Z"/>
                <w:rFonts w:ascii="Times New Roman" w:eastAsia="Times New Roman" w:hAnsi="Times New Roman" w:cs="Times New Roman"/>
                <w:sz w:val="18"/>
                <w:szCs w:val="18"/>
                <w:rPrChange w:id="11518" w:author="Xuning Wei12232" w:date="2026-10-24T11:11:00Z">
                  <w:rPr>
                    <w:ins w:id="11519" w:author="Xuning Wei12232" w:date="2026-10-16T09:35:00Z"/>
                    <w:rFonts w:ascii="Times New Roman" w:eastAsia="Times New Roman" w:hAnsi="Times New Roman" w:cs="Times New Roman"/>
                    <w:color w:val="0000FF"/>
                    <w:sz w:val="18"/>
                    <w:szCs w:val="18"/>
                  </w:rPr>
                </w:rPrChange>
              </w:rPr>
            </w:pPr>
            <w:ins w:id="11520" w:author="Xuning Wei12232" w:date="2026-10-23T19:24:00Z">
              <w:r>
                <w:rPr>
                  <w:rFonts w:ascii="Times New Roman" w:eastAsia="等线" w:hAnsi="Times New Roman" w:cs="Times New Roman"/>
                  <w:bCs w:val="0"/>
                  <w:sz w:val="18"/>
                  <w:szCs w:val="18"/>
                  <w:rPrChange w:id="11521"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08ACA733" w14:textId="77777777" w:rsidR="007617DE" w:rsidRPr="007617DE" w:rsidRDefault="007617DE">
            <w:pPr>
              <w:jc w:val="center"/>
              <w:rPr>
                <w:ins w:id="11522" w:author="Xuning Wei12232" w:date="2026-10-16T09:36:00Z"/>
                <w:rFonts w:ascii="Times New Roman" w:eastAsia="等线" w:hAnsi="Times New Roman" w:cs="Times New Roman"/>
                <w:bCs w:val="0"/>
                <w:sz w:val="18"/>
                <w:szCs w:val="18"/>
                <w:rPrChange w:id="11523" w:author="Xuning Wei12232" w:date="2026-10-24T11:11:00Z">
                  <w:rPr>
                    <w:ins w:id="1152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296F85D" w14:textId="77777777" w:rsidR="007617DE" w:rsidRPr="007617DE" w:rsidRDefault="007617DE">
            <w:pPr>
              <w:jc w:val="center"/>
              <w:rPr>
                <w:ins w:id="11525" w:author="Xuning Wei12232" w:date="2026-10-16T09:36:00Z"/>
                <w:rFonts w:ascii="Times New Roman" w:eastAsia="等线" w:hAnsi="Times New Roman" w:cs="Times New Roman"/>
                <w:bCs w:val="0"/>
                <w:sz w:val="18"/>
                <w:szCs w:val="18"/>
                <w:rPrChange w:id="11526" w:author="Xuning Wei12232" w:date="2026-10-24T11:11:00Z">
                  <w:rPr>
                    <w:ins w:id="1152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4C2E166" w14:textId="77777777" w:rsidR="007617DE" w:rsidRPr="007617DE" w:rsidRDefault="007617DE">
            <w:pPr>
              <w:jc w:val="center"/>
              <w:rPr>
                <w:ins w:id="11528" w:author="Xuning Wei12232" w:date="2026-10-16T09:36:00Z"/>
                <w:rFonts w:ascii="Times New Roman" w:eastAsia="等线" w:hAnsi="Times New Roman" w:cs="Times New Roman"/>
                <w:bCs w:val="0"/>
                <w:sz w:val="18"/>
                <w:szCs w:val="18"/>
                <w:rPrChange w:id="11529" w:author="Xuning Wei12232" w:date="2026-10-24T11:11:00Z">
                  <w:rPr>
                    <w:ins w:id="11530" w:author="Xuning Wei12232" w:date="2026-10-16T09:36:00Z"/>
                    <w:rFonts w:ascii="Times New Roman" w:eastAsia="等线" w:hAnsi="Times New Roman" w:cs="Times New Roman"/>
                    <w:b/>
                    <w:bCs w:val="0"/>
                    <w:color w:val="0000FF"/>
                    <w:sz w:val="18"/>
                    <w:szCs w:val="18"/>
                  </w:rPr>
                </w:rPrChange>
              </w:rPr>
            </w:pPr>
          </w:p>
        </w:tc>
      </w:tr>
      <w:tr w:rsidR="007617DE" w14:paraId="7F86D652" w14:textId="77777777">
        <w:trPr>
          <w:trHeight w:val="330"/>
          <w:ins w:id="11531" w:author="Xuning Wei12232" w:date="2026-10-16T09:35:00Z"/>
        </w:trPr>
        <w:tc>
          <w:tcPr>
            <w:tcW w:w="390" w:type="pct"/>
            <w:vMerge/>
            <w:tcMar>
              <w:left w:w="108" w:type="dxa"/>
              <w:right w:w="108" w:type="dxa"/>
            </w:tcMar>
            <w:vAlign w:val="center"/>
          </w:tcPr>
          <w:p w14:paraId="6EF795D3" w14:textId="77777777" w:rsidR="007617DE" w:rsidRPr="007617DE" w:rsidRDefault="007617DE" w:rsidP="007617DE">
            <w:pPr>
              <w:jc w:val="center"/>
              <w:rPr>
                <w:ins w:id="11532" w:author="Xuning Wei12232" w:date="2026-10-16T09:35:00Z"/>
                <w:rFonts w:ascii="Times New Roman" w:hAnsi="Times New Roman" w:cs="Times New Roman"/>
                <w:sz w:val="18"/>
                <w:szCs w:val="18"/>
                <w:rPrChange w:id="11533" w:author="Xuning Wei12232" w:date="2026-10-24T11:11:00Z">
                  <w:rPr>
                    <w:ins w:id="11534" w:author="Xuning Wei12232" w:date="2026-10-16T09:35:00Z"/>
                    <w:color w:val="0000FF"/>
                  </w:rPr>
                </w:rPrChange>
              </w:rPr>
              <w:pPrChange w:id="1153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3BB31E" w14:textId="77777777" w:rsidR="007617DE" w:rsidRPr="007617DE" w:rsidRDefault="00AE300B" w:rsidP="007617DE">
            <w:pPr>
              <w:jc w:val="center"/>
              <w:rPr>
                <w:ins w:id="11536" w:author="Xuning Wei12232" w:date="2026-10-16T09:35:00Z"/>
                <w:rFonts w:ascii="Times New Roman" w:eastAsia="Times New Roman" w:hAnsi="Times New Roman" w:cs="Times New Roman"/>
                <w:sz w:val="18"/>
                <w:szCs w:val="18"/>
                <w:rPrChange w:id="11537" w:author="Xuning Wei12232" w:date="2026-10-24T11:11:00Z">
                  <w:rPr>
                    <w:ins w:id="11538" w:author="Xuning Wei12232" w:date="2026-10-16T09:35:00Z"/>
                    <w:rFonts w:ascii="Times New Roman" w:eastAsia="Times New Roman" w:hAnsi="Times New Roman" w:cs="Times New Roman"/>
                    <w:color w:val="0000FF"/>
                    <w:sz w:val="18"/>
                    <w:szCs w:val="18"/>
                  </w:rPr>
                </w:rPrChange>
              </w:rPr>
              <w:pPrChange w:id="11539" w:author="Xuning Wei12232" w:date="2026-10-20T22:47:00Z">
                <w:pPr/>
              </w:pPrChange>
            </w:pPr>
            <w:proofErr w:type="spellStart"/>
            <w:ins w:id="11540" w:author="Xuning Wei12232" w:date="2026-10-23T19:24:00Z">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temperature (Pre-Ser20)</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C535C4B" w14:textId="77777777" w:rsidR="007617DE" w:rsidRPr="007617DE" w:rsidRDefault="00AE300B">
            <w:pPr>
              <w:jc w:val="center"/>
              <w:rPr>
                <w:ins w:id="11541" w:author="Xuning Wei12232" w:date="2026-10-16T09:35:00Z"/>
                <w:rFonts w:ascii="Times New Roman" w:eastAsia="Times New Roman" w:hAnsi="Times New Roman" w:cs="Times New Roman"/>
                <w:sz w:val="18"/>
                <w:szCs w:val="18"/>
                <w:rPrChange w:id="11542" w:author="Xuning Wei12232" w:date="2026-10-24T11:11:00Z">
                  <w:rPr>
                    <w:ins w:id="11543" w:author="Xuning Wei12232" w:date="2026-10-16T09:35:00Z"/>
                    <w:rFonts w:ascii="Times New Roman" w:eastAsia="Times New Roman" w:hAnsi="Times New Roman" w:cs="Times New Roman"/>
                    <w:color w:val="0000FF"/>
                    <w:sz w:val="18"/>
                    <w:szCs w:val="18"/>
                  </w:rPr>
                </w:rPrChange>
              </w:rPr>
            </w:pPr>
            <w:ins w:id="1154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086D49" w14:textId="77777777" w:rsidR="007617DE" w:rsidRPr="007617DE" w:rsidRDefault="00AE300B">
            <w:pPr>
              <w:jc w:val="center"/>
              <w:rPr>
                <w:ins w:id="11545" w:author="Xuning Wei12232" w:date="2026-10-16T09:35:00Z"/>
                <w:rFonts w:ascii="Times New Roman" w:eastAsia="等线" w:hAnsi="Times New Roman" w:cs="Times New Roman"/>
                <w:bCs w:val="0"/>
                <w:sz w:val="18"/>
                <w:szCs w:val="18"/>
                <w:rPrChange w:id="11546" w:author="Xuning Wei12232" w:date="2026-10-24T11:11:00Z">
                  <w:rPr>
                    <w:ins w:id="11547" w:author="Xuning Wei12232" w:date="2026-10-16T09:35:00Z"/>
                    <w:rFonts w:ascii="Times New Roman" w:eastAsia="Times New Roman" w:hAnsi="Times New Roman" w:cs="Times New Roman"/>
                    <w:color w:val="0000FF"/>
                    <w:sz w:val="18"/>
                    <w:szCs w:val="18"/>
                  </w:rPr>
                </w:rPrChange>
              </w:rPr>
            </w:pPr>
            <w:ins w:id="11548"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553A4B" w14:textId="77777777" w:rsidR="007617DE" w:rsidRPr="007617DE" w:rsidRDefault="00AE300B">
            <w:pPr>
              <w:jc w:val="center"/>
              <w:rPr>
                <w:ins w:id="11549" w:author="Xuning Wei12232" w:date="2026-10-16T09:35:00Z"/>
                <w:rFonts w:ascii="Times New Roman" w:eastAsiaTheme="minorEastAsia" w:hAnsi="Times New Roman" w:cs="Times New Roman"/>
                <w:sz w:val="18"/>
                <w:szCs w:val="18"/>
                <w:lang w:eastAsia="zh-CN"/>
                <w:rPrChange w:id="11550" w:author="Xuning Wei12232" w:date="2026-10-24T11:11:00Z">
                  <w:rPr>
                    <w:ins w:id="11551" w:author="Xuning Wei12232" w:date="2026-10-16T09:35:00Z"/>
                    <w:rFonts w:ascii="Times New Roman" w:eastAsiaTheme="minorEastAsia" w:hAnsi="Times New Roman" w:cs="Times New Roman"/>
                    <w:b/>
                    <w:color w:val="0000FF"/>
                    <w:sz w:val="18"/>
                    <w:szCs w:val="18"/>
                    <w:lang w:eastAsia="zh-CN"/>
                  </w:rPr>
                </w:rPrChange>
              </w:rPr>
            </w:pPr>
            <w:ins w:id="11552" w:author="Xuning Wei12232" w:date="2026-10-23T19:24:00Z">
              <w:r>
                <w:rPr>
                  <w:rFonts w:ascii="Times New Roman" w:eastAsiaTheme="minorEastAsia" w:hAnsi="Times New Roman" w:cs="Times New Roman"/>
                  <w:b/>
                  <w:sz w:val="18"/>
                  <w:szCs w:val="18"/>
                  <w:lang w:eastAsia="zh-CN"/>
                </w:rPr>
                <w:t>14.6 – 34.7</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AA58F8" w14:textId="77777777" w:rsidR="007617DE" w:rsidRPr="007617DE" w:rsidRDefault="00AE300B">
            <w:pPr>
              <w:jc w:val="center"/>
              <w:rPr>
                <w:ins w:id="11553" w:author="Xuning Wei12232" w:date="2026-10-16T09:35:00Z"/>
                <w:rFonts w:ascii="Times New Roman" w:eastAsiaTheme="minorEastAsia" w:hAnsi="Times New Roman" w:cs="Times New Roman"/>
                <w:bCs w:val="0"/>
                <w:sz w:val="18"/>
                <w:szCs w:val="18"/>
                <w:lang w:eastAsia="zh-CN"/>
                <w:rPrChange w:id="11554" w:author="Xuning Wei12232" w:date="2026-10-24T11:11:00Z">
                  <w:rPr>
                    <w:ins w:id="11555" w:author="Xuning Wei12232" w:date="2026-10-16T09:35:00Z"/>
                    <w:rFonts w:ascii="Times New Roman" w:eastAsia="Times New Roman" w:hAnsi="Times New Roman" w:cs="Times New Roman"/>
                    <w:bCs w:val="0"/>
                    <w:color w:val="0000FF"/>
                    <w:sz w:val="18"/>
                    <w:szCs w:val="18"/>
                  </w:rPr>
                </w:rPrChange>
              </w:rPr>
            </w:pPr>
            <w:ins w:id="11556" w:author="Xuning Wei12232" w:date="2026-10-23T19:24:00Z">
              <w:r>
                <w:rPr>
                  <w:rFonts w:ascii="Times New Roman" w:eastAsiaTheme="minorEastAsia" w:hAnsi="Times New Roman" w:cs="Times New Roman"/>
                  <w:b/>
                  <w:bCs w:val="0"/>
                  <w:sz w:val="18"/>
                  <w:szCs w:val="18"/>
                  <w:lang w:eastAsia="zh-CN"/>
                </w:rPr>
                <w:t>20.0 - 30.0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3D02D" w14:textId="77777777" w:rsidR="007617DE" w:rsidRPr="007617DE" w:rsidRDefault="00AE300B">
            <w:pPr>
              <w:jc w:val="center"/>
              <w:rPr>
                <w:ins w:id="11557" w:author="Xuning Wei12232" w:date="2026-10-16T09:35:00Z"/>
                <w:rFonts w:ascii="Times New Roman" w:eastAsia="Times New Roman" w:hAnsi="Times New Roman" w:cs="Times New Roman"/>
                <w:sz w:val="18"/>
                <w:szCs w:val="18"/>
                <w:rPrChange w:id="11558" w:author="Xuning Wei12232" w:date="2026-10-24T11:11:00Z">
                  <w:rPr>
                    <w:ins w:id="11559" w:author="Xuning Wei12232" w:date="2026-10-16T09:35:00Z"/>
                    <w:rFonts w:ascii="Times New Roman" w:eastAsia="Times New Roman" w:hAnsi="Times New Roman" w:cs="Times New Roman"/>
                    <w:color w:val="0000FF"/>
                    <w:sz w:val="18"/>
                    <w:szCs w:val="18"/>
                  </w:rPr>
                </w:rPrChange>
              </w:rPr>
            </w:pPr>
            <w:ins w:id="11560" w:author="Xuning Wei12232" w:date="2026-10-23T19:24:00Z">
              <w:r>
                <w:rPr>
                  <w:rFonts w:ascii="Times New Roman" w:eastAsia="等线" w:hAnsi="Times New Roman" w:cs="Times New Roman"/>
                  <w:bCs w:val="0"/>
                  <w:sz w:val="18"/>
                  <w:szCs w:val="18"/>
                  <w:rPrChange w:id="11561"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2DF61D06" w14:textId="77777777" w:rsidR="007617DE" w:rsidRPr="007617DE" w:rsidRDefault="007617DE">
            <w:pPr>
              <w:jc w:val="center"/>
              <w:rPr>
                <w:ins w:id="11562" w:author="Xuning Wei12232" w:date="2026-10-16T09:36:00Z"/>
                <w:rFonts w:ascii="Times New Roman" w:eastAsia="等线" w:hAnsi="Times New Roman" w:cs="Times New Roman"/>
                <w:bCs w:val="0"/>
                <w:sz w:val="18"/>
                <w:szCs w:val="18"/>
                <w:rPrChange w:id="11563" w:author="Xuning Wei12232" w:date="2026-10-24T11:11:00Z">
                  <w:rPr>
                    <w:ins w:id="1156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5C43E61" w14:textId="77777777" w:rsidR="007617DE" w:rsidRPr="007617DE" w:rsidRDefault="007617DE">
            <w:pPr>
              <w:jc w:val="center"/>
              <w:rPr>
                <w:ins w:id="11565" w:author="Xuning Wei12232" w:date="2026-10-16T09:36:00Z"/>
                <w:rFonts w:ascii="Times New Roman" w:eastAsia="等线" w:hAnsi="Times New Roman" w:cs="Times New Roman"/>
                <w:bCs w:val="0"/>
                <w:sz w:val="18"/>
                <w:szCs w:val="18"/>
                <w:rPrChange w:id="11566" w:author="Xuning Wei12232" w:date="2026-10-24T11:11:00Z">
                  <w:rPr>
                    <w:ins w:id="1156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499E8DA" w14:textId="77777777" w:rsidR="007617DE" w:rsidRPr="007617DE" w:rsidRDefault="007617DE">
            <w:pPr>
              <w:jc w:val="center"/>
              <w:rPr>
                <w:ins w:id="11568" w:author="Xuning Wei12232" w:date="2026-10-16T09:36:00Z"/>
                <w:rFonts w:ascii="Times New Roman" w:eastAsia="等线" w:hAnsi="Times New Roman" w:cs="Times New Roman"/>
                <w:bCs w:val="0"/>
                <w:sz w:val="18"/>
                <w:szCs w:val="18"/>
                <w:rPrChange w:id="11569" w:author="Xuning Wei12232" w:date="2026-10-24T11:11:00Z">
                  <w:rPr>
                    <w:ins w:id="11570" w:author="Xuning Wei12232" w:date="2026-10-16T09:36:00Z"/>
                    <w:rFonts w:ascii="Times New Roman" w:eastAsia="等线" w:hAnsi="Times New Roman" w:cs="Times New Roman"/>
                    <w:b/>
                    <w:bCs w:val="0"/>
                    <w:color w:val="0000FF"/>
                    <w:sz w:val="18"/>
                    <w:szCs w:val="18"/>
                  </w:rPr>
                </w:rPrChange>
              </w:rPr>
            </w:pPr>
          </w:p>
        </w:tc>
      </w:tr>
      <w:tr w:rsidR="007617DE" w14:paraId="040672BF" w14:textId="77777777">
        <w:trPr>
          <w:trHeight w:val="330"/>
          <w:ins w:id="11571" w:author="Xuning Wei12232" w:date="2026-10-16T09:35:00Z"/>
        </w:trPr>
        <w:tc>
          <w:tcPr>
            <w:tcW w:w="390" w:type="pct"/>
            <w:vMerge/>
            <w:tcMar>
              <w:left w:w="108" w:type="dxa"/>
              <w:right w:w="108" w:type="dxa"/>
            </w:tcMar>
            <w:vAlign w:val="center"/>
          </w:tcPr>
          <w:p w14:paraId="72D913E7" w14:textId="77777777" w:rsidR="007617DE" w:rsidRPr="007617DE" w:rsidRDefault="007617DE" w:rsidP="007617DE">
            <w:pPr>
              <w:jc w:val="center"/>
              <w:rPr>
                <w:ins w:id="11572" w:author="Xuning Wei12232" w:date="2026-10-16T09:35:00Z"/>
                <w:rFonts w:ascii="Times New Roman" w:hAnsi="Times New Roman" w:cs="Times New Roman"/>
                <w:sz w:val="18"/>
                <w:szCs w:val="18"/>
                <w:rPrChange w:id="11573" w:author="Xuning Wei12232" w:date="2026-10-24T11:11:00Z">
                  <w:rPr>
                    <w:ins w:id="11574" w:author="Xuning Wei12232" w:date="2026-10-16T09:35:00Z"/>
                    <w:color w:val="0000FF"/>
                  </w:rPr>
                </w:rPrChange>
              </w:rPr>
              <w:pPrChange w:id="1157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DD7889" w14:textId="77777777" w:rsidR="007617DE" w:rsidRPr="007617DE" w:rsidRDefault="00AE300B" w:rsidP="007617DE">
            <w:pPr>
              <w:jc w:val="center"/>
              <w:rPr>
                <w:ins w:id="11576" w:author="Xuning Wei12232" w:date="2026-10-16T09:35:00Z"/>
                <w:rFonts w:ascii="Times New Roman" w:eastAsia="Times New Roman" w:hAnsi="Times New Roman" w:cs="Times New Roman"/>
                <w:sz w:val="18"/>
                <w:szCs w:val="18"/>
                <w:rPrChange w:id="11577" w:author="Xuning Wei12232" w:date="2026-10-24T11:11:00Z">
                  <w:rPr>
                    <w:ins w:id="11578" w:author="Xuning Wei12232" w:date="2026-10-16T09:35:00Z"/>
                    <w:rFonts w:ascii="Times New Roman" w:eastAsia="Times New Roman" w:hAnsi="Times New Roman" w:cs="Times New Roman"/>
                    <w:color w:val="0000FF"/>
                    <w:sz w:val="18"/>
                    <w:szCs w:val="18"/>
                  </w:rPr>
                </w:rPrChange>
              </w:rPr>
              <w:pPrChange w:id="11579" w:author="Xuning Wei12232" w:date="2026-10-20T22:47:00Z">
                <w:pPr/>
              </w:pPrChange>
            </w:pPr>
            <w:proofErr w:type="spellStart"/>
            <w:ins w:id="11580" w:author="Xuning Wei12232" w:date="2026-10-23T19:24:00Z">
              <w:r>
                <w:rPr>
                  <w:rFonts w:ascii="Times New Roman" w:hAnsi="Times New Roman" w:cs="Times New Roman"/>
                  <w:sz w:val="18"/>
                  <w:szCs w:val="18"/>
                </w:rPr>
                <w:t>Piperidine</w:t>
              </w:r>
              <w:proofErr w:type="spellEnd"/>
              <w:r>
                <w:rPr>
                  <w:rFonts w:ascii="Times New Roman" w:hAnsi="Times New Roman" w:cs="Times New Roman"/>
                  <w:sz w:val="18"/>
                  <w:szCs w:val="18"/>
                </w:rPr>
                <w:t>/DMF exposure time (Pre-Ser20 Treatment 1)</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765DDBD" w14:textId="77777777" w:rsidR="007617DE" w:rsidRPr="007617DE" w:rsidRDefault="00AE300B">
            <w:pPr>
              <w:jc w:val="center"/>
              <w:rPr>
                <w:ins w:id="11581" w:author="Xuning Wei12232" w:date="2026-10-16T09:35:00Z"/>
                <w:rFonts w:ascii="Times New Roman" w:eastAsia="Times New Roman" w:hAnsi="Times New Roman" w:cs="Times New Roman"/>
                <w:sz w:val="18"/>
                <w:szCs w:val="18"/>
                <w:rPrChange w:id="11582" w:author="Xuning Wei12232" w:date="2026-10-24T11:11:00Z">
                  <w:rPr>
                    <w:ins w:id="11583" w:author="Xuning Wei12232" w:date="2026-10-16T09:35:00Z"/>
                    <w:rFonts w:ascii="Times New Roman" w:eastAsia="Times New Roman" w:hAnsi="Times New Roman" w:cs="Times New Roman"/>
                    <w:color w:val="0000FF"/>
                    <w:sz w:val="18"/>
                    <w:szCs w:val="18"/>
                  </w:rPr>
                </w:rPrChange>
              </w:rPr>
            </w:pPr>
            <w:ins w:id="1158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F85775" w14:textId="77777777" w:rsidR="007617DE" w:rsidRPr="007617DE" w:rsidRDefault="00AE300B">
            <w:pPr>
              <w:jc w:val="center"/>
              <w:rPr>
                <w:ins w:id="11585" w:author="Xuning Wei12232" w:date="2026-10-16T09:35:00Z"/>
                <w:rFonts w:ascii="Times New Roman" w:eastAsia="Times New Roman" w:hAnsi="Times New Roman" w:cs="Times New Roman"/>
                <w:sz w:val="18"/>
                <w:szCs w:val="18"/>
                <w:rPrChange w:id="11586" w:author="Xuning Wei12232" w:date="2026-10-24T11:11:00Z">
                  <w:rPr>
                    <w:ins w:id="11587" w:author="Xuning Wei12232" w:date="2026-10-16T09:35:00Z"/>
                    <w:rFonts w:ascii="Times New Roman" w:eastAsia="Times New Roman" w:hAnsi="Times New Roman" w:cs="Times New Roman"/>
                    <w:color w:val="0000FF"/>
                    <w:sz w:val="18"/>
                    <w:szCs w:val="18"/>
                  </w:rPr>
                </w:rPrChange>
              </w:rPr>
            </w:pPr>
            <w:ins w:id="11588" w:author="Xuning Wei12232" w:date="2026-10-23T19:24:00Z">
              <w:r>
                <w:rPr>
                  <w:rFonts w:ascii="Times New Roman" w:hAnsi="Times New Roman" w:cs="Times New Roman"/>
                  <w:sz w:val="18"/>
                  <w:szCs w:val="18"/>
                </w:rPr>
                <w:t>15</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3FD509" w14:textId="77777777" w:rsidR="007617DE" w:rsidRPr="007617DE" w:rsidRDefault="00AE300B">
            <w:pPr>
              <w:jc w:val="center"/>
              <w:rPr>
                <w:ins w:id="11589" w:author="Xuning Wei12232" w:date="2026-10-16T09:35:00Z"/>
                <w:rFonts w:ascii="Times New Roman" w:eastAsiaTheme="minorEastAsia" w:hAnsi="Times New Roman" w:cs="Times New Roman"/>
                <w:b/>
                <w:sz w:val="18"/>
                <w:szCs w:val="18"/>
                <w:lang w:eastAsia="zh-CN"/>
                <w:rPrChange w:id="11590" w:author="Xuning Wei12232" w:date="2026-10-24T11:11:00Z">
                  <w:rPr>
                    <w:ins w:id="11591" w:author="Xuning Wei12232" w:date="2026-10-16T09:35:00Z"/>
                    <w:rFonts w:ascii="Times New Roman" w:eastAsiaTheme="minorEastAsia" w:hAnsi="Times New Roman" w:cs="Times New Roman"/>
                    <w:b/>
                    <w:color w:val="0000FF"/>
                    <w:sz w:val="18"/>
                    <w:szCs w:val="18"/>
                    <w:lang w:eastAsia="zh-CN"/>
                  </w:rPr>
                </w:rPrChange>
              </w:rPr>
            </w:pPr>
            <w:ins w:id="11592" w:author="Xuning Wei12232" w:date="2026-10-23T19:24:00Z">
              <w:r>
                <w:rPr>
                  <w:rFonts w:ascii="Times New Roman" w:eastAsiaTheme="minorEastAsia" w:hAnsi="Times New Roman" w:cs="Times New Roman"/>
                  <w:b/>
                  <w:sz w:val="18"/>
                  <w:szCs w:val="18"/>
                  <w:lang w:eastAsia="zh-CN"/>
                </w:rPr>
                <w:t>6 - 68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DC7039" w14:textId="77777777" w:rsidR="007617DE" w:rsidRPr="007617DE" w:rsidRDefault="00AE300B">
            <w:pPr>
              <w:jc w:val="center"/>
              <w:rPr>
                <w:ins w:id="11593" w:author="Xuning Wei12232" w:date="2026-10-16T09:35:00Z"/>
                <w:rFonts w:ascii="Times New Roman" w:eastAsiaTheme="minorEastAsia" w:hAnsi="Times New Roman" w:cs="Times New Roman"/>
                <w:b/>
                <w:bCs w:val="0"/>
                <w:sz w:val="18"/>
                <w:szCs w:val="18"/>
                <w:lang w:eastAsia="zh-CN"/>
                <w:rPrChange w:id="11594" w:author="Xuning Wei12232" w:date="2026-10-24T11:11:00Z">
                  <w:rPr>
                    <w:ins w:id="11595" w:author="Xuning Wei12232" w:date="2026-10-16T09:35:00Z"/>
                    <w:rFonts w:ascii="Times New Roman" w:eastAsia="Times New Roman" w:hAnsi="Times New Roman" w:cs="Times New Roman"/>
                    <w:bCs w:val="0"/>
                    <w:color w:val="0000FF"/>
                    <w:sz w:val="18"/>
                    <w:szCs w:val="18"/>
                  </w:rPr>
                </w:rPrChange>
              </w:rPr>
            </w:pPr>
            <w:ins w:id="11596" w:author="Xuning Wei12232" w:date="2026-10-23T19:24:00Z">
              <w:r>
                <w:rPr>
                  <w:rFonts w:ascii="Times New Roman" w:eastAsiaTheme="minorEastAsia" w:hAnsi="Times New Roman" w:cs="Times New Roman"/>
                  <w:b/>
                  <w:bCs w:val="0"/>
                  <w:sz w:val="18"/>
                  <w:szCs w:val="18"/>
                  <w:lang w:eastAsia="zh-CN"/>
                </w:rPr>
                <w:t>10 - 60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C9E5CA" w14:textId="77777777" w:rsidR="007617DE" w:rsidRPr="007617DE" w:rsidRDefault="00AE300B">
            <w:pPr>
              <w:jc w:val="center"/>
              <w:rPr>
                <w:ins w:id="11597" w:author="Xuning Wei12232" w:date="2026-10-16T09:35:00Z"/>
                <w:rFonts w:ascii="Times New Roman" w:eastAsia="Times New Roman" w:hAnsi="Times New Roman" w:cs="Times New Roman"/>
                <w:sz w:val="18"/>
                <w:szCs w:val="18"/>
                <w:rPrChange w:id="11598" w:author="Xuning Wei12232" w:date="2026-10-24T11:11:00Z">
                  <w:rPr>
                    <w:ins w:id="11599" w:author="Xuning Wei12232" w:date="2026-10-16T09:35:00Z"/>
                    <w:rFonts w:ascii="Times New Roman" w:eastAsia="Times New Roman" w:hAnsi="Times New Roman" w:cs="Times New Roman"/>
                    <w:color w:val="0000FF"/>
                    <w:sz w:val="18"/>
                    <w:szCs w:val="18"/>
                  </w:rPr>
                </w:rPrChange>
              </w:rPr>
            </w:pPr>
            <w:ins w:id="11600" w:author="Xuning Wei12232" w:date="2026-10-23T19:24:00Z">
              <w:r>
                <w:rPr>
                  <w:rFonts w:ascii="Times New Roman" w:eastAsia="等线" w:hAnsi="Times New Roman" w:cs="Times New Roman"/>
                  <w:bCs w:val="0"/>
                  <w:sz w:val="18"/>
                  <w:szCs w:val="18"/>
                  <w:rPrChange w:id="11601" w:author="Xuning Wei12232" w:date="2026-10-24T11:11:00Z">
                    <w:rPr>
                      <w:rFonts w:ascii="Times New Roman" w:eastAsia="等线" w:hAnsi="Times New Roman" w:cs="Times New Roman"/>
                      <w:bCs w:val="0"/>
                      <w:color w:val="0000FF"/>
                      <w:sz w:val="18"/>
                      <w:szCs w:val="18"/>
                    </w:rPr>
                  </w:rPrChange>
                </w:rPr>
                <w:t>min</w:t>
              </w:r>
            </w:ins>
          </w:p>
        </w:tc>
        <w:tc>
          <w:tcPr>
            <w:tcW w:w="493" w:type="pct"/>
            <w:tcBorders>
              <w:top w:val="single" w:sz="8" w:space="0" w:color="auto"/>
              <w:left w:val="single" w:sz="8" w:space="0" w:color="auto"/>
              <w:bottom w:val="single" w:sz="8" w:space="0" w:color="auto"/>
              <w:right w:val="single" w:sz="8" w:space="0" w:color="auto"/>
            </w:tcBorders>
            <w:vAlign w:val="center"/>
          </w:tcPr>
          <w:p w14:paraId="4981613B" w14:textId="77777777" w:rsidR="007617DE" w:rsidRPr="007617DE" w:rsidRDefault="007617DE">
            <w:pPr>
              <w:jc w:val="center"/>
              <w:rPr>
                <w:ins w:id="11602" w:author="Xuning Wei12232" w:date="2026-10-16T09:36:00Z"/>
                <w:rFonts w:ascii="Times New Roman" w:eastAsia="等线" w:hAnsi="Times New Roman" w:cs="Times New Roman"/>
                <w:bCs w:val="0"/>
                <w:sz w:val="18"/>
                <w:szCs w:val="18"/>
                <w:rPrChange w:id="11603" w:author="Xuning Wei12232" w:date="2026-10-24T11:11:00Z">
                  <w:rPr>
                    <w:ins w:id="1160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37BEF07" w14:textId="77777777" w:rsidR="007617DE" w:rsidRPr="007617DE" w:rsidRDefault="007617DE">
            <w:pPr>
              <w:jc w:val="center"/>
              <w:rPr>
                <w:ins w:id="11605" w:author="Xuning Wei12232" w:date="2026-10-16T09:36:00Z"/>
                <w:rFonts w:ascii="Times New Roman" w:eastAsia="等线" w:hAnsi="Times New Roman" w:cs="Times New Roman"/>
                <w:bCs w:val="0"/>
                <w:sz w:val="18"/>
                <w:szCs w:val="18"/>
                <w:rPrChange w:id="11606" w:author="Xuning Wei12232" w:date="2026-10-24T11:11:00Z">
                  <w:rPr>
                    <w:ins w:id="1160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48D83CF" w14:textId="77777777" w:rsidR="007617DE" w:rsidRPr="007617DE" w:rsidRDefault="007617DE">
            <w:pPr>
              <w:jc w:val="center"/>
              <w:rPr>
                <w:ins w:id="11608" w:author="Xuning Wei12232" w:date="2026-10-16T09:36:00Z"/>
                <w:rFonts w:ascii="Times New Roman" w:eastAsia="等线" w:hAnsi="Times New Roman" w:cs="Times New Roman"/>
                <w:bCs w:val="0"/>
                <w:sz w:val="18"/>
                <w:szCs w:val="18"/>
                <w:rPrChange w:id="11609" w:author="Xuning Wei12232" w:date="2026-10-24T11:11:00Z">
                  <w:rPr>
                    <w:ins w:id="11610" w:author="Xuning Wei12232" w:date="2026-10-16T09:36:00Z"/>
                    <w:rFonts w:ascii="Times New Roman" w:eastAsia="等线" w:hAnsi="Times New Roman" w:cs="Times New Roman"/>
                    <w:b/>
                    <w:bCs w:val="0"/>
                    <w:color w:val="0000FF"/>
                    <w:sz w:val="18"/>
                    <w:szCs w:val="18"/>
                  </w:rPr>
                </w:rPrChange>
              </w:rPr>
            </w:pPr>
          </w:p>
        </w:tc>
      </w:tr>
      <w:tr w:rsidR="007617DE" w14:paraId="40B0C694" w14:textId="77777777">
        <w:trPr>
          <w:trHeight w:val="330"/>
          <w:ins w:id="11611" w:author="Xuning Wei12232" w:date="2026-10-16T09:35:00Z"/>
        </w:trPr>
        <w:tc>
          <w:tcPr>
            <w:tcW w:w="390" w:type="pct"/>
            <w:vMerge/>
            <w:tcMar>
              <w:left w:w="108" w:type="dxa"/>
              <w:right w:w="108" w:type="dxa"/>
            </w:tcMar>
            <w:vAlign w:val="center"/>
          </w:tcPr>
          <w:p w14:paraId="066CB500" w14:textId="77777777" w:rsidR="007617DE" w:rsidRPr="007617DE" w:rsidRDefault="007617DE" w:rsidP="007617DE">
            <w:pPr>
              <w:jc w:val="center"/>
              <w:rPr>
                <w:ins w:id="11612" w:author="Xuning Wei12232" w:date="2026-10-16T09:35:00Z"/>
                <w:rFonts w:ascii="Times New Roman" w:hAnsi="Times New Roman" w:cs="Times New Roman"/>
                <w:sz w:val="18"/>
                <w:szCs w:val="18"/>
                <w:rPrChange w:id="11613" w:author="Xuning Wei12232" w:date="2026-10-24T11:11:00Z">
                  <w:rPr>
                    <w:ins w:id="11614" w:author="Xuning Wei12232" w:date="2026-10-16T09:35:00Z"/>
                    <w:color w:val="0000FF"/>
                  </w:rPr>
                </w:rPrChange>
              </w:rPr>
              <w:pPrChange w:id="1161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8698A" w14:textId="77777777" w:rsidR="007617DE" w:rsidRPr="007617DE" w:rsidRDefault="00AE300B" w:rsidP="007617DE">
            <w:pPr>
              <w:jc w:val="center"/>
              <w:rPr>
                <w:ins w:id="11616" w:author="Xuning Wei12232" w:date="2026-10-16T09:35:00Z"/>
                <w:rFonts w:ascii="Times New Roman" w:eastAsia="Times New Roman" w:hAnsi="Times New Roman" w:cs="Times New Roman"/>
                <w:sz w:val="18"/>
                <w:szCs w:val="18"/>
                <w:rPrChange w:id="11617" w:author="Xuning Wei12232" w:date="2026-10-24T11:11:00Z">
                  <w:rPr>
                    <w:ins w:id="11618" w:author="Xuning Wei12232" w:date="2026-10-16T09:35:00Z"/>
                    <w:rFonts w:ascii="Times New Roman" w:eastAsia="Times New Roman" w:hAnsi="Times New Roman" w:cs="Times New Roman"/>
                    <w:color w:val="0000FF"/>
                    <w:sz w:val="18"/>
                    <w:szCs w:val="18"/>
                  </w:rPr>
                </w:rPrChange>
              </w:rPr>
              <w:pPrChange w:id="11619" w:author="Xuning Wei12232" w:date="2026-10-20T22:47:00Z">
                <w:pPr/>
              </w:pPrChange>
            </w:pPr>
            <w:proofErr w:type="spellStart"/>
            <w:ins w:id="11620" w:author="Xuning Wei12232" w:date="2026-10-23T19:24:00Z">
              <w:r>
                <w:rPr>
                  <w:rFonts w:ascii="Times New Roman" w:hAnsi="Times New Roman" w:cs="Times New Roman"/>
                  <w:sz w:val="18"/>
                  <w:szCs w:val="18"/>
                </w:rPr>
                <w:t>Piperidine</w:t>
              </w:r>
              <w:proofErr w:type="spellEnd"/>
              <w:r>
                <w:rPr>
                  <w:rFonts w:ascii="Times New Roman" w:hAnsi="Times New Roman" w:cs="Times New Roman"/>
                  <w:sz w:val="18"/>
                  <w:szCs w:val="18"/>
                </w:rPr>
                <w:t>/DMF exposure time (Pre-Ser20 Treatment 2)</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7A590E0" w14:textId="77777777" w:rsidR="007617DE" w:rsidRPr="007617DE" w:rsidRDefault="00AE300B">
            <w:pPr>
              <w:jc w:val="center"/>
              <w:rPr>
                <w:ins w:id="11621" w:author="Xuning Wei12232" w:date="2026-10-16T09:35:00Z"/>
                <w:rFonts w:ascii="Times New Roman" w:eastAsia="Times New Roman" w:hAnsi="Times New Roman" w:cs="Times New Roman"/>
                <w:sz w:val="18"/>
                <w:szCs w:val="18"/>
                <w:rPrChange w:id="11622" w:author="Xuning Wei12232" w:date="2026-10-24T11:11:00Z">
                  <w:rPr>
                    <w:ins w:id="11623" w:author="Xuning Wei12232" w:date="2026-10-16T09:35:00Z"/>
                    <w:rFonts w:ascii="Times New Roman" w:eastAsia="Times New Roman" w:hAnsi="Times New Roman" w:cs="Times New Roman"/>
                    <w:color w:val="0000FF"/>
                    <w:sz w:val="18"/>
                    <w:szCs w:val="18"/>
                  </w:rPr>
                </w:rPrChange>
              </w:rPr>
            </w:pPr>
            <w:ins w:id="1162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B3AEA1" w14:textId="77777777" w:rsidR="007617DE" w:rsidRPr="007617DE" w:rsidRDefault="00AE300B">
            <w:pPr>
              <w:jc w:val="center"/>
              <w:rPr>
                <w:ins w:id="11625" w:author="Xuning Wei12232" w:date="2026-10-16T09:35:00Z"/>
                <w:rFonts w:ascii="Times New Roman" w:eastAsia="Times New Roman" w:hAnsi="Times New Roman" w:cs="Times New Roman"/>
                <w:sz w:val="18"/>
                <w:szCs w:val="18"/>
                <w:rPrChange w:id="11626" w:author="Xuning Wei12232" w:date="2026-10-24T11:11:00Z">
                  <w:rPr>
                    <w:ins w:id="11627" w:author="Xuning Wei12232" w:date="2026-10-16T09:35:00Z"/>
                    <w:rFonts w:ascii="Times New Roman" w:eastAsia="Times New Roman" w:hAnsi="Times New Roman" w:cs="Times New Roman"/>
                    <w:color w:val="0000FF"/>
                    <w:sz w:val="18"/>
                    <w:szCs w:val="18"/>
                  </w:rPr>
                </w:rPrChange>
              </w:rPr>
            </w:pPr>
            <w:ins w:id="11628" w:author="Xuning Wei12232" w:date="2026-10-23T19:24:00Z">
              <w:r>
                <w:rPr>
                  <w:rFonts w:ascii="Times New Roman" w:eastAsiaTheme="minorEastAsia" w:hAnsi="Times New Roman" w:cs="Times New Roman"/>
                  <w:bCs w:val="0"/>
                  <w:sz w:val="18"/>
                  <w:szCs w:val="18"/>
                  <w:lang w:eastAsia="zh-CN"/>
                </w:rPr>
                <w:t>30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3F1461" w14:textId="77777777" w:rsidR="007617DE" w:rsidRPr="007617DE" w:rsidRDefault="00AE300B">
            <w:pPr>
              <w:jc w:val="center"/>
              <w:rPr>
                <w:ins w:id="11629" w:author="Xuning Wei12232" w:date="2026-10-16T09:35:00Z"/>
                <w:rFonts w:ascii="Times New Roman" w:eastAsiaTheme="minorEastAsia" w:hAnsi="Times New Roman" w:cs="Times New Roman"/>
                <w:b/>
                <w:sz w:val="18"/>
                <w:szCs w:val="18"/>
                <w:lang w:eastAsia="zh-CN"/>
                <w:rPrChange w:id="11630" w:author="Xuning Wei12232" w:date="2026-10-24T11:11:00Z">
                  <w:rPr>
                    <w:ins w:id="11631" w:author="Xuning Wei12232" w:date="2026-10-16T09:35:00Z"/>
                    <w:rFonts w:ascii="Times New Roman" w:eastAsiaTheme="minorEastAsia" w:hAnsi="Times New Roman" w:cs="Times New Roman"/>
                    <w:b/>
                    <w:color w:val="0000FF"/>
                    <w:sz w:val="18"/>
                    <w:szCs w:val="18"/>
                    <w:lang w:eastAsia="zh-CN"/>
                  </w:rPr>
                </w:rPrChange>
              </w:rPr>
            </w:pPr>
            <w:ins w:id="11632" w:author="Xuning Wei12232" w:date="2026-10-23T19:24:00Z">
              <w:r>
                <w:rPr>
                  <w:rFonts w:ascii="Times New Roman" w:eastAsiaTheme="minorEastAsia" w:hAnsi="Times New Roman" w:cs="Times New Roman"/>
                  <w:b/>
                  <w:sz w:val="18"/>
                  <w:szCs w:val="18"/>
                  <w:lang w:eastAsia="zh-CN"/>
                </w:rPr>
                <w:t>6 - 83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FDA86C" w14:textId="77777777" w:rsidR="007617DE" w:rsidRPr="007617DE" w:rsidRDefault="00AE300B">
            <w:pPr>
              <w:jc w:val="center"/>
              <w:rPr>
                <w:ins w:id="11633" w:author="Xuning Wei12232" w:date="2026-10-16T09:35:00Z"/>
                <w:rFonts w:ascii="Times New Roman" w:eastAsiaTheme="minorEastAsia" w:hAnsi="Times New Roman" w:cs="Times New Roman"/>
                <w:b/>
                <w:bCs w:val="0"/>
                <w:sz w:val="18"/>
                <w:szCs w:val="18"/>
                <w:lang w:eastAsia="zh-CN"/>
                <w:rPrChange w:id="11634" w:author="Xuning Wei12232" w:date="2026-10-24T11:11:00Z">
                  <w:rPr>
                    <w:ins w:id="11635" w:author="Xuning Wei12232" w:date="2026-10-16T09:35:00Z"/>
                    <w:rFonts w:ascii="Times New Roman" w:eastAsia="Times New Roman" w:hAnsi="Times New Roman" w:cs="Times New Roman"/>
                    <w:bCs w:val="0"/>
                    <w:color w:val="0000FF"/>
                    <w:sz w:val="18"/>
                    <w:szCs w:val="18"/>
                  </w:rPr>
                </w:rPrChange>
              </w:rPr>
            </w:pPr>
            <w:ins w:id="11636" w:author="Xuning Wei12232" w:date="2026-10-23T19:24:00Z">
              <w:r>
                <w:rPr>
                  <w:rFonts w:ascii="Times New Roman" w:eastAsiaTheme="minorEastAsia" w:hAnsi="Times New Roman" w:cs="Times New Roman"/>
                  <w:b/>
                  <w:bCs w:val="0"/>
                  <w:sz w:val="18"/>
                  <w:szCs w:val="18"/>
                  <w:lang w:eastAsia="zh-CN"/>
                </w:rPr>
                <w:t>15 – 75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33399C" w14:textId="77777777" w:rsidR="007617DE" w:rsidRPr="007617DE" w:rsidRDefault="00AE300B">
            <w:pPr>
              <w:jc w:val="center"/>
              <w:rPr>
                <w:ins w:id="11637" w:author="Xuning Wei12232" w:date="2026-10-16T09:35:00Z"/>
                <w:rFonts w:ascii="Times New Roman" w:eastAsia="Times New Roman" w:hAnsi="Times New Roman" w:cs="Times New Roman"/>
                <w:sz w:val="18"/>
                <w:szCs w:val="18"/>
                <w:rPrChange w:id="11638" w:author="Xuning Wei12232" w:date="2026-10-24T11:11:00Z">
                  <w:rPr>
                    <w:ins w:id="11639" w:author="Xuning Wei12232" w:date="2026-10-16T09:35:00Z"/>
                    <w:rFonts w:ascii="Times New Roman" w:eastAsia="Times New Roman" w:hAnsi="Times New Roman" w:cs="Times New Roman"/>
                    <w:color w:val="0000FF"/>
                    <w:sz w:val="18"/>
                    <w:szCs w:val="18"/>
                  </w:rPr>
                </w:rPrChange>
              </w:rPr>
            </w:pPr>
            <w:ins w:id="11640" w:author="Xuning Wei12232" w:date="2026-10-23T19:24:00Z">
              <w:r>
                <w:rPr>
                  <w:rFonts w:ascii="Times New Roman" w:eastAsia="等线" w:hAnsi="Times New Roman" w:cs="Times New Roman"/>
                  <w:bCs w:val="0"/>
                  <w:sz w:val="18"/>
                  <w:szCs w:val="18"/>
                  <w:rPrChange w:id="11641" w:author="Xuning Wei12232" w:date="2026-10-24T11:11:00Z">
                    <w:rPr>
                      <w:rFonts w:ascii="Times New Roman" w:eastAsia="等线" w:hAnsi="Times New Roman" w:cs="Times New Roman"/>
                      <w:bCs w:val="0"/>
                      <w:color w:val="0000FF"/>
                      <w:sz w:val="18"/>
                      <w:szCs w:val="18"/>
                    </w:rPr>
                  </w:rPrChange>
                </w:rPr>
                <w:t>min</w:t>
              </w:r>
            </w:ins>
          </w:p>
        </w:tc>
        <w:tc>
          <w:tcPr>
            <w:tcW w:w="493" w:type="pct"/>
            <w:tcBorders>
              <w:top w:val="single" w:sz="8" w:space="0" w:color="auto"/>
              <w:left w:val="single" w:sz="8" w:space="0" w:color="auto"/>
              <w:bottom w:val="single" w:sz="8" w:space="0" w:color="auto"/>
              <w:right w:val="single" w:sz="8" w:space="0" w:color="auto"/>
            </w:tcBorders>
            <w:vAlign w:val="center"/>
          </w:tcPr>
          <w:p w14:paraId="7935F19B" w14:textId="77777777" w:rsidR="007617DE" w:rsidRPr="007617DE" w:rsidRDefault="007617DE">
            <w:pPr>
              <w:jc w:val="center"/>
              <w:rPr>
                <w:ins w:id="11642" w:author="Xuning Wei12232" w:date="2026-10-16T09:36:00Z"/>
                <w:rFonts w:ascii="Times New Roman" w:eastAsia="等线" w:hAnsi="Times New Roman" w:cs="Times New Roman"/>
                <w:bCs w:val="0"/>
                <w:sz w:val="18"/>
                <w:szCs w:val="18"/>
                <w:rPrChange w:id="11643" w:author="Xuning Wei12232" w:date="2026-10-24T11:11:00Z">
                  <w:rPr>
                    <w:ins w:id="11644"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582C2A4" w14:textId="77777777" w:rsidR="007617DE" w:rsidRPr="007617DE" w:rsidRDefault="007617DE">
            <w:pPr>
              <w:jc w:val="center"/>
              <w:rPr>
                <w:ins w:id="11645" w:author="Xuning Wei12232" w:date="2026-10-16T09:36:00Z"/>
                <w:rFonts w:ascii="Times New Roman" w:eastAsia="等线" w:hAnsi="Times New Roman" w:cs="Times New Roman"/>
                <w:bCs w:val="0"/>
                <w:sz w:val="18"/>
                <w:szCs w:val="18"/>
                <w:rPrChange w:id="11646" w:author="Xuning Wei12232" w:date="2026-10-24T11:11:00Z">
                  <w:rPr>
                    <w:ins w:id="11647"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471E6D2" w14:textId="77777777" w:rsidR="007617DE" w:rsidRPr="007617DE" w:rsidRDefault="007617DE">
            <w:pPr>
              <w:jc w:val="center"/>
              <w:rPr>
                <w:ins w:id="11648" w:author="Xuning Wei12232" w:date="2026-10-16T09:36:00Z"/>
                <w:rFonts w:ascii="Times New Roman" w:eastAsia="等线" w:hAnsi="Times New Roman" w:cs="Times New Roman"/>
                <w:bCs w:val="0"/>
                <w:sz w:val="18"/>
                <w:szCs w:val="18"/>
                <w:rPrChange w:id="11649" w:author="Xuning Wei12232" w:date="2026-10-24T11:11:00Z">
                  <w:rPr>
                    <w:ins w:id="11650" w:author="Xuning Wei12232" w:date="2026-10-16T09:36:00Z"/>
                    <w:rFonts w:ascii="Times New Roman" w:eastAsia="等线" w:hAnsi="Times New Roman" w:cs="Times New Roman"/>
                    <w:b/>
                    <w:bCs w:val="0"/>
                    <w:color w:val="0000FF"/>
                    <w:sz w:val="18"/>
                    <w:szCs w:val="18"/>
                  </w:rPr>
                </w:rPrChange>
              </w:rPr>
            </w:pPr>
          </w:p>
        </w:tc>
      </w:tr>
      <w:tr w:rsidR="007617DE" w14:paraId="07CE746A" w14:textId="77777777">
        <w:trPr>
          <w:trHeight w:val="330"/>
          <w:ins w:id="11651" w:author="Xuning Wei12232" w:date="2026-10-16T09:35:00Z"/>
        </w:trPr>
        <w:tc>
          <w:tcPr>
            <w:tcW w:w="390" w:type="pct"/>
            <w:vMerge/>
            <w:tcMar>
              <w:left w:w="108" w:type="dxa"/>
              <w:right w:w="108" w:type="dxa"/>
            </w:tcMar>
            <w:vAlign w:val="center"/>
          </w:tcPr>
          <w:p w14:paraId="58BEEFC2" w14:textId="77777777" w:rsidR="007617DE" w:rsidRPr="007617DE" w:rsidRDefault="007617DE" w:rsidP="007617DE">
            <w:pPr>
              <w:jc w:val="center"/>
              <w:rPr>
                <w:ins w:id="11652" w:author="Xuning Wei12232" w:date="2026-10-16T09:35:00Z"/>
                <w:rFonts w:ascii="Times New Roman" w:hAnsi="Times New Roman" w:cs="Times New Roman"/>
                <w:sz w:val="18"/>
                <w:szCs w:val="18"/>
                <w:rPrChange w:id="11653" w:author="Xuning Wei12232" w:date="2026-10-24T11:11:00Z">
                  <w:rPr>
                    <w:ins w:id="11654" w:author="Xuning Wei12232" w:date="2026-10-16T09:35:00Z"/>
                    <w:color w:val="0000FF"/>
                  </w:rPr>
                </w:rPrChange>
              </w:rPr>
              <w:pPrChange w:id="11655"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00D712" w14:textId="77777777" w:rsidR="007617DE" w:rsidRPr="007617DE" w:rsidRDefault="00AE300B" w:rsidP="007617DE">
            <w:pPr>
              <w:jc w:val="center"/>
              <w:rPr>
                <w:ins w:id="11656" w:author="Xuning Wei12232" w:date="2026-10-16T09:35:00Z"/>
                <w:rFonts w:ascii="Times New Roman" w:eastAsia="Times New Roman" w:hAnsi="Times New Roman" w:cs="Times New Roman"/>
                <w:sz w:val="18"/>
                <w:szCs w:val="18"/>
                <w:rPrChange w:id="11657" w:author="Xuning Wei12232" w:date="2026-10-24T11:11:00Z">
                  <w:rPr>
                    <w:ins w:id="11658" w:author="Xuning Wei12232" w:date="2026-10-16T09:35:00Z"/>
                    <w:rFonts w:ascii="Times New Roman" w:eastAsia="Times New Roman" w:hAnsi="Times New Roman" w:cs="Times New Roman"/>
                    <w:color w:val="0000FF"/>
                    <w:sz w:val="18"/>
                    <w:szCs w:val="18"/>
                  </w:rPr>
                </w:rPrChange>
              </w:rPr>
              <w:pPrChange w:id="11659" w:author="Xuning Wei12232" w:date="2026-10-20T22:47:00Z">
                <w:pPr/>
              </w:pPrChange>
            </w:pPr>
            <w:ins w:id="11660" w:author="Xuning Wei12232" w:date="2026-10-23T19:24:00Z">
              <w:r>
                <w:rPr>
                  <w:rFonts w:ascii="Times New Roman" w:hAnsi="Times New Roman" w:cs="Times New Roman"/>
                  <w:sz w:val="18"/>
                  <w:szCs w:val="18"/>
                </w:rPr>
                <w:t xml:space="preserve">Post </w:t>
              </w:r>
              <w:proofErr w:type="spellStart"/>
              <w:r>
                <w:rPr>
                  <w:rFonts w:ascii="Times New Roman" w:hAnsi="Times New Roman" w:cs="Times New Roman"/>
                  <w:sz w:val="18"/>
                  <w:szCs w:val="18"/>
                </w:rPr>
                <w:t>Deprotection</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IPAc</w:t>
              </w:r>
              <w:proofErr w:type="spellEnd"/>
              <w:r>
                <w:rPr>
                  <w:rFonts w:ascii="Times New Roman" w:hAnsi="Times New Roman" w:cs="Times New Roman"/>
                  <w:sz w:val="18"/>
                  <w:szCs w:val="18"/>
                </w:rPr>
                <w:t xml:space="preserve">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B478F1A" w14:textId="77777777" w:rsidR="007617DE" w:rsidRPr="007617DE" w:rsidRDefault="00AE300B">
            <w:pPr>
              <w:jc w:val="center"/>
              <w:rPr>
                <w:ins w:id="11661" w:author="Xuning Wei12232" w:date="2026-10-16T09:35:00Z"/>
                <w:rFonts w:ascii="Times New Roman" w:eastAsia="Times New Roman" w:hAnsi="Times New Roman" w:cs="Times New Roman"/>
                <w:sz w:val="18"/>
                <w:szCs w:val="18"/>
                <w:rPrChange w:id="11662" w:author="Xuning Wei12232" w:date="2026-10-24T11:11:00Z">
                  <w:rPr>
                    <w:ins w:id="11663" w:author="Xuning Wei12232" w:date="2026-10-16T09:35:00Z"/>
                    <w:rFonts w:ascii="Times New Roman" w:eastAsia="Times New Roman" w:hAnsi="Times New Roman" w:cs="Times New Roman"/>
                    <w:color w:val="0000FF"/>
                    <w:sz w:val="18"/>
                    <w:szCs w:val="18"/>
                  </w:rPr>
                </w:rPrChange>
              </w:rPr>
            </w:pPr>
            <w:ins w:id="11664"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49AFCF" w14:textId="77777777" w:rsidR="007617DE" w:rsidRPr="007617DE" w:rsidRDefault="00AE300B">
            <w:pPr>
              <w:jc w:val="center"/>
              <w:rPr>
                <w:ins w:id="11665" w:author="Xuning Wei12232" w:date="2026-10-16T09:35:00Z"/>
                <w:rFonts w:ascii="Times New Roman" w:eastAsia="Times New Roman" w:hAnsi="Times New Roman" w:cs="Times New Roman"/>
                <w:sz w:val="18"/>
                <w:szCs w:val="18"/>
                <w:rPrChange w:id="11666" w:author="Xuning Wei12232" w:date="2026-10-24T11:11:00Z">
                  <w:rPr>
                    <w:ins w:id="11667" w:author="Xuning Wei12232" w:date="2026-10-16T09:35:00Z"/>
                    <w:rFonts w:ascii="Times New Roman" w:eastAsia="Times New Roman" w:hAnsi="Times New Roman" w:cs="Times New Roman"/>
                    <w:color w:val="0000FF"/>
                    <w:sz w:val="18"/>
                    <w:szCs w:val="18"/>
                  </w:rPr>
                </w:rPrChange>
              </w:rPr>
            </w:pPr>
            <w:ins w:id="11668" w:author="Xuning Wei12232" w:date="2026-10-23T19:24:00Z">
              <w:r>
                <w:rPr>
                  <w:rFonts w:ascii="Times New Roman" w:hAnsi="Times New Roman" w:cs="Times New Roman"/>
                  <w:sz w:val="18"/>
                  <w:szCs w:val="18"/>
                </w:rPr>
                <w:t>NLT 8.73</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EA9075" w14:textId="77777777" w:rsidR="007617DE" w:rsidRPr="007617DE" w:rsidRDefault="00AE300B">
            <w:pPr>
              <w:jc w:val="center"/>
              <w:rPr>
                <w:ins w:id="11669" w:author="Xuning Wei12232" w:date="2026-10-16T09:35:00Z"/>
                <w:rFonts w:ascii="Times New Roman" w:eastAsiaTheme="minorEastAsia" w:hAnsi="Times New Roman" w:cs="Times New Roman"/>
                <w:b/>
                <w:sz w:val="18"/>
                <w:szCs w:val="18"/>
                <w:lang w:eastAsia="zh-CN"/>
                <w:rPrChange w:id="11670" w:author="Xuning Wei12232" w:date="2026-10-24T11:11:00Z">
                  <w:rPr>
                    <w:ins w:id="11671" w:author="Xuning Wei12232" w:date="2026-10-16T09:35:00Z"/>
                    <w:rFonts w:ascii="Times New Roman" w:eastAsiaTheme="minorEastAsia" w:hAnsi="Times New Roman" w:cs="Times New Roman"/>
                    <w:b/>
                    <w:color w:val="0000FF"/>
                    <w:sz w:val="18"/>
                    <w:szCs w:val="18"/>
                    <w:lang w:eastAsia="zh-CN"/>
                  </w:rPr>
                </w:rPrChange>
              </w:rPr>
            </w:pPr>
            <w:ins w:id="11672" w:author="Xuning Wei12232" w:date="2026-10-23T19:24:00Z">
              <w:r>
                <w:rPr>
                  <w:rFonts w:ascii="Times New Roman" w:eastAsiaTheme="minorEastAsia" w:hAnsi="Times New Roman" w:cs="Times New Roman"/>
                  <w:b/>
                  <w:sz w:val="18"/>
                  <w:szCs w:val="18"/>
                  <w:lang w:eastAsia="zh-CN"/>
                </w:rPr>
                <w:t>NLT 7.93</w:t>
              </w:r>
              <w:r>
                <w:rPr>
                  <w:rFonts w:ascii="Times New Roman" w:eastAsiaTheme="minorEastAsia" w:hAnsi="Times New Roman" w:cs="Times New Roman"/>
                  <w:sz w:val="18"/>
                  <w:szCs w:val="18"/>
                  <w:lang w:eastAsia="zh-CN"/>
                </w:rPr>
                <w:t xml:space="preserve"> </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B4C6DF" w14:textId="77777777" w:rsidR="007617DE" w:rsidRPr="007617DE" w:rsidRDefault="00AE300B">
            <w:pPr>
              <w:jc w:val="center"/>
              <w:rPr>
                <w:ins w:id="11673" w:author="Xuning Wei12232" w:date="2026-10-16T09:35:00Z"/>
                <w:rFonts w:ascii="Times New Roman" w:eastAsiaTheme="minorEastAsia" w:hAnsi="Times New Roman" w:cs="Times New Roman"/>
                <w:b/>
                <w:bCs w:val="0"/>
                <w:sz w:val="18"/>
                <w:szCs w:val="18"/>
                <w:lang w:eastAsia="zh-CN"/>
                <w:rPrChange w:id="11674" w:author="Xuning Wei12232" w:date="2026-10-24T11:11:00Z">
                  <w:rPr>
                    <w:ins w:id="11675" w:author="Xuning Wei12232" w:date="2026-10-16T09:35:00Z"/>
                    <w:rFonts w:ascii="Times New Roman" w:eastAsia="Times New Roman" w:hAnsi="Times New Roman" w:cs="Times New Roman"/>
                    <w:bCs w:val="0"/>
                    <w:color w:val="0000FF"/>
                    <w:sz w:val="18"/>
                    <w:szCs w:val="18"/>
                  </w:rPr>
                </w:rPrChange>
              </w:rPr>
            </w:pPr>
            <w:ins w:id="11676" w:author="Xuning Wei12232" w:date="2026-10-23T19:24:00Z">
              <w:r>
                <w:rPr>
                  <w:rFonts w:ascii="Times New Roman" w:eastAsiaTheme="minorEastAsia" w:hAnsi="Times New Roman" w:cs="Times New Roman"/>
                  <w:b/>
                  <w:sz w:val="18"/>
                  <w:szCs w:val="18"/>
                  <w:lang w:eastAsia="zh-CN"/>
                  <w:rPrChange w:id="11677" w:author="Xuning Wei12232" w:date="2026-10-24T11:11:00Z">
                    <w:rPr>
                      <w:rFonts w:ascii="Times New Roman" w:eastAsiaTheme="minorEastAsia" w:hAnsi="Times New Roman" w:cs="Times New Roman"/>
                      <w:b/>
                      <w:color w:val="FF0000"/>
                      <w:sz w:val="18"/>
                      <w:szCs w:val="18"/>
                      <w:lang w:eastAsia="zh-CN"/>
                    </w:rPr>
                  </w:rPrChange>
                </w:rPr>
                <w:t xml:space="preserve">8.21 </w:t>
              </w:r>
              <w:r>
                <w:rPr>
                  <w:rFonts w:ascii="Times New Roman" w:eastAsiaTheme="minorEastAsia" w:hAnsi="Times New Roman" w:cs="Times New Roman"/>
                  <w:sz w:val="18"/>
                  <w:szCs w:val="18"/>
                  <w:lang w:eastAsia="zh-CN"/>
                  <w:rPrChange w:id="11678" w:author="Xuning Wei12232" w:date="2026-10-24T11:11:00Z">
                    <w:rPr>
                      <w:rFonts w:ascii="Times New Roman" w:eastAsiaTheme="minorEastAsia" w:hAnsi="Times New Roman" w:cs="Times New Roman"/>
                      <w:color w:val="FF0000"/>
                      <w:sz w:val="18"/>
                      <w:szCs w:val="18"/>
                      <w:lang w:eastAsia="zh-CN"/>
                    </w:rPr>
                  </w:rPrChange>
                </w:rPr>
                <w:t>- 9.25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4848" w14:textId="77777777" w:rsidR="007617DE" w:rsidRPr="007617DE" w:rsidRDefault="00AE300B">
            <w:pPr>
              <w:jc w:val="center"/>
              <w:rPr>
                <w:ins w:id="11679" w:author="Xuning Wei12232" w:date="2026-10-16T09:35:00Z"/>
                <w:rFonts w:ascii="Times New Roman" w:eastAsia="Times New Roman" w:hAnsi="Times New Roman" w:cs="Times New Roman"/>
                <w:sz w:val="18"/>
                <w:szCs w:val="18"/>
                <w:rPrChange w:id="11680" w:author="Xuning Wei12232" w:date="2026-10-24T11:11:00Z">
                  <w:rPr>
                    <w:ins w:id="11681" w:author="Xuning Wei12232" w:date="2026-10-16T09:35:00Z"/>
                    <w:rFonts w:ascii="Times New Roman" w:eastAsia="Times New Roman" w:hAnsi="Times New Roman" w:cs="Times New Roman"/>
                    <w:color w:val="0000FF"/>
                    <w:sz w:val="18"/>
                    <w:szCs w:val="18"/>
                  </w:rPr>
                </w:rPrChange>
              </w:rPr>
            </w:pPr>
            <w:ins w:id="11682" w:author="Xuning Wei12232" w:date="2026-10-23T19:24:00Z">
              <w:r>
                <w:rPr>
                  <w:rFonts w:ascii="Times New Roman" w:eastAsia="等线" w:hAnsi="Times New Roman" w:cs="Times New Roman"/>
                  <w:bCs w:val="0"/>
                  <w:sz w:val="18"/>
                  <w:szCs w:val="18"/>
                  <w:rPrChange w:id="11683"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3F67C1F5" w14:textId="77777777" w:rsidR="007617DE" w:rsidRPr="007617DE" w:rsidRDefault="007617DE">
            <w:pPr>
              <w:jc w:val="center"/>
              <w:rPr>
                <w:ins w:id="11684" w:author="Xuning Wei12232" w:date="2026-10-16T09:36:00Z"/>
                <w:rFonts w:ascii="Times New Roman" w:eastAsia="等线" w:hAnsi="Times New Roman" w:cs="Times New Roman"/>
                <w:bCs w:val="0"/>
                <w:sz w:val="18"/>
                <w:szCs w:val="18"/>
                <w:rPrChange w:id="11685" w:author="Xuning Wei12232" w:date="2026-10-24T11:11:00Z">
                  <w:rPr>
                    <w:ins w:id="1168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A8898A4" w14:textId="77777777" w:rsidR="007617DE" w:rsidRPr="007617DE" w:rsidRDefault="007617DE">
            <w:pPr>
              <w:jc w:val="center"/>
              <w:rPr>
                <w:ins w:id="11687" w:author="Xuning Wei12232" w:date="2026-10-16T09:36:00Z"/>
                <w:rFonts w:ascii="Times New Roman" w:eastAsia="等线" w:hAnsi="Times New Roman" w:cs="Times New Roman"/>
                <w:bCs w:val="0"/>
                <w:sz w:val="18"/>
                <w:szCs w:val="18"/>
                <w:rPrChange w:id="11688" w:author="Xuning Wei12232" w:date="2026-10-24T11:11:00Z">
                  <w:rPr>
                    <w:ins w:id="1168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5548DBE" w14:textId="77777777" w:rsidR="007617DE" w:rsidRPr="007617DE" w:rsidRDefault="007617DE">
            <w:pPr>
              <w:jc w:val="center"/>
              <w:rPr>
                <w:ins w:id="11690" w:author="Xuning Wei12232" w:date="2026-10-16T09:36:00Z"/>
                <w:rFonts w:ascii="Times New Roman" w:eastAsia="等线" w:hAnsi="Times New Roman" w:cs="Times New Roman"/>
                <w:bCs w:val="0"/>
                <w:sz w:val="18"/>
                <w:szCs w:val="18"/>
                <w:rPrChange w:id="11691" w:author="Xuning Wei12232" w:date="2026-10-24T11:11:00Z">
                  <w:rPr>
                    <w:ins w:id="11692" w:author="Xuning Wei12232" w:date="2026-10-16T09:36:00Z"/>
                    <w:rFonts w:ascii="Times New Roman" w:eastAsia="等线" w:hAnsi="Times New Roman" w:cs="Times New Roman"/>
                    <w:b/>
                    <w:bCs w:val="0"/>
                    <w:color w:val="0000FF"/>
                    <w:sz w:val="18"/>
                    <w:szCs w:val="18"/>
                  </w:rPr>
                </w:rPrChange>
              </w:rPr>
            </w:pPr>
          </w:p>
        </w:tc>
      </w:tr>
      <w:tr w:rsidR="007617DE" w14:paraId="52272409" w14:textId="77777777">
        <w:trPr>
          <w:trHeight w:val="330"/>
          <w:ins w:id="11693" w:author="Xuning Wei12232" w:date="2026-10-16T09:35:00Z"/>
        </w:trPr>
        <w:tc>
          <w:tcPr>
            <w:tcW w:w="390" w:type="pct"/>
            <w:vMerge/>
            <w:tcMar>
              <w:left w:w="108" w:type="dxa"/>
              <w:right w:w="108" w:type="dxa"/>
            </w:tcMar>
            <w:vAlign w:val="center"/>
          </w:tcPr>
          <w:p w14:paraId="1654B770" w14:textId="77777777" w:rsidR="007617DE" w:rsidRPr="007617DE" w:rsidRDefault="007617DE" w:rsidP="007617DE">
            <w:pPr>
              <w:jc w:val="center"/>
              <w:rPr>
                <w:ins w:id="11694" w:author="Xuning Wei12232" w:date="2026-10-16T09:35:00Z"/>
                <w:rFonts w:ascii="Times New Roman" w:hAnsi="Times New Roman" w:cs="Times New Roman"/>
                <w:sz w:val="18"/>
                <w:szCs w:val="18"/>
                <w:rPrChange w:id="11695" w:author="Xuning Wei12232" w:date="2026-10-24T11:11:00Z">
                  <w:rPr>
                    <w:ins w:id="11696" w:author="Xuning Wei12232" w:date="2026-10-16T09:35:00Z"/>
                    <w:color w:val="0000FF"/>
                  </w:rPr>
                </w:rPrChange>
              </w:rPr>
              <w:pPrChange w:id="1169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0E0E9E" w14:textId="77777777" w:rsidR="007617DE" w:rsidRPr="007617DE" w:rsidRDefault="00AE300B" w:rsidP="007617DE">
            <w:pPr>
              <w:jc w:val="center"/>
              <w:rPr>
                <w:ins w:id="11698" w:author="Xuning Wei12232" w:date="2026-10-16T09:35:00Z"/>
                <w:rFonts w:ascii="Times New Roman" w:eastAsia="Times New Roman" w:hAnsi="Times New Roman" w:cs="Times New Roman"/>
                <w:sz w:val="18"/>
                <w:szCs w:val="18"/>
                <w:rPrChange w:id="11699" w:author="Xuning Wei12232" w:date="2026-10-24T11:11:00Z">
                  <w:rPr>
                    <w:ins w:id="11700" w:author="Xuning Wei12232" w:date="2026-10-16T09:35:00Z"/>
                    <w:rFonts w:ascii="Times New Roman" w:eastAsia="Times New Roman" w:hAnsi="Times New Roman" w:cs="Times New Roman"/>
                    <w:color w:val="0000FF"/>
                    <w:sz w:val="18"/>
                    <w:szCs w:val="18"/>
                  </w:rPr>
                </w:rPrChange>
              </w:rPr>
              <w:pPrChange w:id="11701" w:author="Xuning Wei12232" w:date="2026-10-20T22:47:00Z">
                <w:pPr/>
              </w:pPrChange>
            </w:pPr>
            <w:proofErr w:type="spellStart"/>
            <w:ins w:id="11702" w:author="Xuning Wei12232" w:date="2026-10-23T19:24:00Z">
              <w:r>
                <w:rPr>
                  <w:rFonts w:ascii="Times New Roman" w:hAnsi="Times New Roman" w:cs="Times New Roman"/>
                  <w:sz w:val="18"/>
                  <w:szCs w:val="18"/>
                </w:rPr>
                <w:t>Oxyma</w:t>
              </w:r>
              <w:proofErr w:type="spellEnd"/>
              <w:r>
                <w:rPr>
                  <w:rFonts w:ascii="Times New Roman" w:hAnsi="Times New Roman" w:cs="Times New Roman"/>
                  <w:sz w:val="18"/>
                  <w:szCs w:val="18"/>
                </w:rPr>
                <w:t xml:space="preserve"> quantity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75538F73" w14:textId="77777777" w:rsidR="007617DE" w:rsidRPr="007617DE" w:rsidRDefault="00AE300B">
            <w:pPr>
              <w:jc w:val="center"/>
              <w:rPr>
                <w:ins w:id="11703" w:author="Xuning Wei12232" w:date="2026-10-16T09:35:00Z"/>
                <w:rFonts w:ascii="Times New Roman" w:eastAsia="Times New Roman" w:hAnsi="Times New Roman" w:cs="Times New Roman"/>
                <w:sz w:val="18"/>
                <w:szCs w:val="18"/>
                <w:rPrChange w:id="11704" w:author="Xuning Wei12232" w:date="2026-10-24T11:11:00Z">
                  <w:rPr>
                    <w:ins w:id="11705" w:author="Xuning Wei12232" w:date="2026-10-16T09:35:00Z"/>
                    <w:rFonts w:ascii="Times New Roman" w:eastAsia="Times New Roman" w:hAnsi="Times New Roman" w:cs="Times New Roman"/>
                    <w:color w:val="0000FF"/>
                    <w:sz w:val="18"/>
                    <w:szCs w:val="18"/>
                  </w:rPr>
                </w:rPrChange>
              </w:rPr>
            </w:pPr>
            <w:ins w:id="1170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B316A1" w14:textId="77777777" w:rsidR="007617DE" w:rsidRPr="007617DE" w:rsidRDefault="00AE300B">
            <w:pPr>
              <w:jc w:val="center"/>
              <w:rPr>
                <w:ins w:id="11707" w:author="Xuning Wei12232" w:date="2026-10-16T09:35:00Z"/>
                <w:rFonts w:ascii="Times New Roman" w:eastAsia="Times New Roman" w:hAnsi="Times New Roman" w:cs="Times New Roman"/>
                <w:sz w:val="18"/>
                <w:szCs w:val="18"/>
                <w:rPrChange w:id="11708" w:author="Xuning Wei12232" w:date="2026-10-24T11:11:00Z">
                  <w:rPr>
                    <w:ins w:id="11709" w:author="Xuning Wei12232" w:date="2026-10-16T09:35:00Z"/>
                    <w:rFonts w:ascii="Times New Roman" w:eastAsia="Times New Roman" w:hAnsi="Times New Roman" w:cs="Times New Roman"/>
                    <w:color w:val="0000FF"/>
                    <w:sz w:val="18"/>
                    <w:szCs w:val="18"/>
                  </w:rPr>
                </w:rPrChange>
              </w:rPr>
            </w:pPr>
            <w:ins w:id="11710"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77EF09" w14:textId="77777777" w:rsidR="007617DE" w:rsidRPr="007617DE" w:rsidRDefault="00AE300B">
            <w:pPr>
              <w:jc w:val="center"/>
              <w:rPr>
                <w:ins w:id="11711" w:author="Xuning Wei12232" w:date="2026-10-16T09:35:00Z"/>
                <w:rFonts w:ascii="Times New Roman" w:eastAsiaTheme="minorEastAsia" w:hAnsi="Times New Roman" w:cs="Times New Roman"/>
                <w:b/>
                <w:sz w:val="18"/>
                <w:szCs w:val="18"/>
                <w:lang w:eastAsia="zh-CN"/>
                <w:rPrChange w:id="11712" w:author="Xuning Wei12232" w:date="2026-10-24T11:11:00Z">
                  <w:rPr>
                    <w:ins w:id="11713" w:author="Xuning Wei12232" w:date="2026-10-16T09:35:00Z"/>
                    <w:rFonts w:ascii="Times New Roman" w:eastAsiaTheme="minorEastAsia" w:hAnsi="Times New Roman" w:cs="Times New Roman"/>
                    <w:b/>
                    <w:color w:val="0000FF"/>
                    <w:sz w:val="18"/>
                    <w:szCs w:val="18"/>
                    <w:lang w:eastAsia="zh-CN"/>
                  </w:rPr>
                </w:rPrChange>
              </w:rPr>
            </w:pPr>
            <w:ins w:id="11714" w:author="Xuning Wei12232" w:date="2026-10-23T19:24:00Z">
              <w:r>
                <w:rPr>
                  <w:rFonts w:ascii="Times New Roman" w:eastAsiaTheme="minorEastAsia" w:hAnsi="Times New Roman" w:cs="Times New Roman"/>
                  <w:b/>
                  <w:sz w:val="18"/>
                  <w:szCs w:val="18"/>
                  <w:lang w:eastAsia="zh-CN"/>
                </w:rPr>
                <w:t>1.94</w:t>
              </w:r>
              <w:r>
                <w:rPr>
                  <w:rFonts w:ascii="Times New Roman" w:eastAsiaTheme="minorEastAsia" w:hAnsi="Times New Roman" w:cs="Times New Roman"/>
                  <w:sz w:val="18"/>
                  <w:szCs w:val="18"/>
                  <w:lang w:eastAsia="zh-CN"/>
                </w:rPr>
                <w:t xml:space="preserve"> – 2.25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1A103A" w14:textId="77777777" w:rsidR="007617DE" w:rsidRPr="007617DE" w:rsidRDefault="00AE300B">
            <w:pPr>
              <w:jc w:val="center"/>
              <w:rPr>
                <w:ins w:id="11715" w:author="Xuning Wei12232" w:date="2026-10-16T09:35:00Z"/>
                <w:rFonts w:ascii="Times New Roman" w:eastAsiaTheme="minorEastAsia" w:hAnsi="Times New Roman" w:cs="Times New Roman"/>
                <w:b/>
                <w:bCs w:val="0"/>
                <w:sz w:val="18"/>
                <w:szCs w:val="18"/>
                <w:lang w:eastAsia="zh-CN"/>
                <w:rPrChange w:id="11716" w:author="Xuning Wei12232" w:date="2026-10-24T11:11:00Z">
                  <w:rPr>
                    <w:ins w:id="11717" w:author="Xuning Wei12232" w:date="2026-10-16T09:35:00Z"/>
                    <w:rFonts w:ascii="Times New Roman" w:eastAsia="Times New Roman" w:hAnsi="Times New Roman" w:cs="Times New Roman"/>
                    <w:bCs w:val="0"/>
                    <w:color w:val="0000FF"/>
                    <w:sz w:val="18"/>
                    <w:szCs w:val="18"/>
                  </w:rPr>
                </w:rPrChange>
              </w:rPr>
            </w:pPr>
            <w:ins w:id="11718" w:author="Xuning Wei12232" w:date="2026-10-23T19:24:00Z">
              <w:r>
                <w:rPr>
                  <w:rFonts w:ascii="Times New Roman" w:eastAsiaTheme="minorEastAsia" w:hAnsi="Times New Roman" w:cs="Times New Roman"/>
                  <w:b/>
                  <w:bCs w:val="0"/>
                  <w:sz w:val="18"/>
                  <w:szCs w:val="18"/>
                  <w:lang w:eastAsia="zh-CN"/>
                </w:rPr>
                <w:t>1.97</w:t>
              </w:r>
              <w:r>
                <w:rPr>
                  <w:rFonts w:ascii="Times New Roman" w:eastAsiaTheme="minorEastAsia" w:hAnsi="Times New Roman" w:cs="Times New Roman"/>
                  <w:bCs w:val="0"/>
                  <w:sz w:val="18"/>
                  <w:szCs w:val="18"/>
                  <w:lang w:eastAsia="zh-CN"/>
                </w:rPr>
                <w:t xml:space="preserve"> -2.06</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ED4089" w14:textId="77777777" w:rsidR="007617DE" w:rsidRPr="007617DE" w:rsidRDefault="00AE300B">
            <w:pPr>
              <w:jc w:val="center"/>
              <w:rPr>
                <w:ins w:id="11719" w:author="Xuning Wei12232" w:date="2026-10-16T09:35:00Z"/>
                <w:rFonts w:ascii="Times New Roman" w:eastAsia="Times New Roman" w:hAnsi="Times New Roman" w:cs="Times New Roman"/>
                <w:sz w:val="18"/>
                <w:szCs w:val="18"/>
                <w:rPrChange w:id="11720" w:author="Xuning Wei12232" w:date="2026-10-24T11:11:00Z">
                  <w:rPr>
                    <w:ins w:id="11721" w:author="Xuning Wei12232" w:date="2026-10-16T09:35:00Z"/>
                    <w:rFonts w:ascii="Times New Roman" w:eastAsia="Times New Roman" w:hAnsi="Times New Roman" w:cs="Times New Roman"/>
                    <w:color w:val="0000FF"/>
                    <w:sz w:val="18"/>
                    <w:szCs w:val="18"/>
                  </w:rPr>
                </w:rPrChange>
              </w:rPr>
            </w:pPr>
            <w:proofErr w:type="spellStart"/>
            <w:ins w:id="11722" w:author="Xuning Wei12232" w:date="2026-10-23T19:24:00Z">
              <w:r>
                <w:rPr>
                  <w:rFonts w:ascii="Times New Roman" w:eastAsia="等线" w:hAnsi="Times New Roman" w:cs="Times New Roman"/>
                  <w:bCs w:val="0"/>
                  <w:sz w:val="18"/>
                  <w:szCs w:val="18"/>
                  <w:rPrChange w:id="11723"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3CD19BD7" w14:textId="77777777" w:rsidR="007617DE" w:rsidRPr="007617DE" w:rsidRDefault="007617DE">
            <w:pPr>
              <w:jc w:val="center"/>
              <w:rPr>
                <w:ins w:id="11724" w:author="Xuning Wei12232" w:date="2026-10-16T09:36:00Z"/>
                <w:rFonts w:ascii="Times New Roman" w:eastAsia="等线" w:hAnsi="Times New Roman" w:cs="Times New Roman"/>
                <w:bCs w:val="0"/>
                <w:sz w:val="18"/>
                <w:szCs w:val="18"/>
                <w:rPrChange w:id="11725" w:author="Xuning Wei12232" w:date="2026-10-24T11:11:00Z">
                  <w:rPr>
                    <w:ins w:id="1172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054594D" w14:textId="77777777" w:rsidR="007617DE" w:rsidRPr="007617DE" w:rsidRDefault="007617DE">
            <w:pPr>
              <w:jc w:val="center"/>
              <w:rPr>
                <w:ins w:id="11727" w:author="Xuning Wei12232" w:date="2026-10-16T09:36:00Z"/>
                <w:rFonts w:ascii="Times New Roman" w:eastAsia="等线" w:hAnsi="Times New Roman" w:cs="Times New Roman"/>
                <w:bCs w:val="0"/>
                <w:sz w:val="18"/>
                <w:szCs w:val="18"/>
                <w:rPrChange w:id="11728" w:author="Xuning Wei12232" w:date="2026-10-24T11:11:00Z">
                  <w:rPr>
                    <w:ins w:id="1172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EF2C2C7" w14:textId="77777777" w:rsidR="007617DE" w:rsidRPr="007617DE" w:rsidRDefault="007617DE">
            <w:pPr>
              <w:jc w:val="center"/>
              <w:rPr>
                <w:ins w:id="11730" w:author="Xuning Wei12232" w:date="2026-10-16T09:36:00Z"/>
                <w:rFonts w:ascii="Times New Roman" w:eastAsia="等线" w:hAnsi="Times New Roman" w:cs="Times New Roman"/>
                <w:bCs w:val="0"/>
                <w:sz w:val="18"/>
                <w:szCs w:val="18"/>
                <w:rPrChange w:id="11731" w:author="Xuning Wei12232" w:date="2026-10-24T11:11:00Z">
                  <w:rPr>
                    <w:ins w:id="11732" w:author="Xuning Wei12232" w:date="2026-10-16T09:36:00Z"/>
                    <w:rFonts w:ascii="Times New Roman" w:eastAsia="等线" w:hAnsi="Times New Roman" w:cs="Times New Roman"/>
                    <w:b/>
                    <w:bCs w:val="0"/>
                    <w:color w:val="0000FF"/>
                    <w:sz w:val="18"/>
                    <w:szCs w:val="18"/>
                  </w:rPr>
                </w:rPrChange>
              </w:rPr>
            </w:pPr>
          </w:p>
        </w:tc>
      </w:tr>
      <w:tr w:rsidR="007617DE" w14:paraId="2A44416C" w14:textId="77777777">
        <w:trPr>
          <w:trHeight w:val="330"/>
          <w:ins w:id="11733" w:author="Xuning Wei12232" w:date="2026-10-16T09:35:00Z"/>
        </w:trPr>
        <w:tc>
          <w:tcPr>
            <w:tcW w:w="390" w:type="pct"/>
            <w:vMerge/>
            <w:tcMar>
              <w:left w:w="108" w:type="dxa"/>
              <w:right w:w="108" w:type="dxa"/>
            </w:tcMar>
            <w:vAlign w:val="center"/>
          </w:tcPr>
          <w:p w14:paraId="429E3BA5" w14:textId="77777777" w:rsidR="007617DE" w:rsidRPr="007617DE" w:rsidRDefault="007617DE" w:rsidP="007617DE">
            <w:pPr>
              <w:jc w:val="center"/>
              <w:rPr>
                <w:ins w:id="11734" w:author="Xuning Wei12232" w:date="2026-10-16T09:35:00Z"/>
                <w:rFonts w:ascii="Times New Roman" w:hAnsi="Times New Roman" w:cs="Times New Roman"/>
                <w:sz w:val="18"/>
                <w:szCs w:val="18"/>
                <w:rPrChange w:id="11735" w:author="Xuning Wei12232" w:date="2026-10-24T11:11:00Z">
                  <w:rPr>
                    <w:ins w:id="11736" w:author="Xuning Wei12232" w:date="2026-10-16T09:35:00Z"/>
                    <w:color w:val="0000FF"/>
                  </w:rPr>
                </w:rPrChange>
              </w:rPr>
              <w:pPrChange w:id="1173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6302A1" w14:textId="77777777" w:rsidR="007617DE" w:rsidRPr="007617DE" w:rsidRDefault="00AE300B" w:rsidP="007617DE">
            <w:pPr>
              <w:jc w:val="center"/>
              <w:rPr>
                <w:ins w:id="11738" w:author="Xuning Wei12232" w:date="2026-10-16T09:35:00Z"/>
                <w:rFonts w:ascii="Times New Roman" w:eastAsia="Times New Roman" w:hAnsi="Times New Roman" w:cs="Times New Roman"/>
                <w:sz w:val="18"/>
                <w:szCs w:val="18"/>
                <w:rPrChange w:id="11739" w:author="Xuning Wei12232" w:date="2026-10-24T11:11:00Z">
                  <w:rPr>
                    <w:ins w:id="11740" w:author="Xuning Wei12232" w:date="2026-10-16T09:35:00Z"/>
                    <w:rFonts w:ascii="Times New Roman" w:eastAsia="Times New Roman" w:hAnsi="Times New Roman" w:cs="Times New Roman"/>
                    <w:color w:val="0000FF"/>
                    <w:sz w:val="18"/>
                    <w:szCs w:val="18"/>
                  </w:rPr>
                </w:rPrChange>
              </w:rPr>
              <w:pPrChange w:id="11741" w:author="Xuning Wei12232" w:date="2026-10-20T22:47:00Z">
                <w:pPr/>
              </w:pPrChange>
            </w:pPr>
            <w:proofErr w:type="spellStart"/>
            <w:ins w:id="11742" w:author="Xuning Wei12232" w:date="2026-10-23T19:24:00Z">
              <w:r>
                <w:rPr>
                  <w:rFonts w:ascii="Times New Roman" w:hAnsi="Times New Roman" w:cs="Times New Roman"/>
                  <w:sz w:val="18"/>
                  <w:szCs w:val="18"/>
                </w:rPr>
                <w:t>Oxyma</w:t>
              </w:r>
              <w:proofErr w:type="spellEnd"/>
              <w:r>
                <w:rPr>
                  <w:rFonts w:ascii="Times New Roman" w:hAnsi="Times New Roman" w:cs="Times New Roman"/>
                  <w:sz w:val="18"/>
                  <w:szCs w:val="18"/>
                </w:rPr>
                <w:t xml:space="preserve"> quantity (NMeAsn22, αMePhe15)</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068C497" w14:textId="77777777" w:rsidR="007617DE" w:rsidRPr="007617DE" w:rsidRDefault="00AE300B">
            <w:pPr>
              <w:jc w:val="center"/>
              <w:rPr>
                <w:ins w:id="11743" w:author="Xuning Wei12232" w:date="2026-10-16T09:35:00Z"/>
                <w:rFonts w:ascii="Times New Roman" w:eastAsia="Times New Roman" w:hAnsi="Times New Roman" w:cs="Times New Roman"/>
                <w:sz w:val="18"/>
                <w:szCs w:val="18"/>
                <w:rPrChange w:id="11744" w:author="Xuning Wei12232" w:date="2026-10-24T11:11:00Z">
                  <w:rPr>
                    <w:ins w:id="11745" w:author="Xuning Wei12232" w:date="2026-10-16T09:35:00Z"/>
                    <w:rFonts w:ascii="Times New Roman" w:eastAsia="Times New Roman" w:hAnsi="Times New Roman" w:cs="Times New Roman"/>
                    <w:color w:val="0000FF"/>
                    <w:sz w:val="18"/>
                    <w:szCs w:val="18"/>
                  </w:rPr>
                </w:rPrChange>
              </w:rPr>
            </w:pPr>
            <w:ins w:id="1174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4A9020" w14:textId="77777777" w:rsidR="007617DE" w:rsidRPr="007617DE" w:rsidRDefault="00AE300B">
            <w:pPr>
              <w:jc w:val="center"/>
              <w:rPr>
                <w:ins w:id="11747" w:author="Xuning Wei12232" w:date="2026-10-16T09:35:00Z"/>
                <w:rFonts w:ascii="Times New Roman" w:eastAsia="Times New Roman" w:hAnsi="Times New Roman" w:cs="Times New Roman"/>
                <w:sz w:val="18"/>
                <w:szCs w:val="18"/>
                <w:rPrChange w:id="11748" w:author="Xuning Wei12232" w:date="2026-10-24T11:11:00Z">
                  <w:rPr>
                    <w:ins w:id="11749" w:author="Xuning Wei12232" w:date="2026-10-16T09:35:00Z"/>
                    <w:rFonts w:ascii="Times New Roman" w:eastAsia="Times New Roman" w:hAnsi="Times New Roman" w:cs="Times New Roman"/>
                    <w:color w:val="0000FF"/>
                    <w:sz w:val="18"/>
                    <w:szCs w:val="18"/>
                  </w:rPr>
                </w:rPrChange>
              </w:rPr>
            </w:pPr>
            <w:ins w:id="11750" w:author="Xuning Wei12232" w:date="2026-10-23T19:24:00Z">
              <w:r>
                <w:rPr>
                  <w:rFonts w:ascii="Times New Roman" w:hAnsi="Times New Roman" w:cs="Times New Roman"/>
                  <w:sz w:val="18"/>
                  <w:szCs w:val="18"/>
                </w:rPr>
                <w:t>1.80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87E91A" w14:textId="77777777" w:rsidR="007617DE" w:rsidRPr="007617DE" w:rsidRDefault="00AE300B">
            <w:pPr>
              <w:jc w:val="center"/>
              <w:rPr>
                <w:ins w:id="11751" w:author="Xuning Wei12232" w:date="2026-10-16T09:35:00Z"/>
                <w:rFonts w:ascii="Times New Roman" w:eastAsiaTheme="minorEastAsia" w:hAnsi="Times New Roman" w:cs="Times New Roman"/>
                <w:sz w:val="18"/>
                <w:szCs w:val="18"/>
                <w:lang w:eastAsia="zh-CN"/>
                <w:rPrChange w:id="11752" w:author="Xuning Wei12232" w:date="2026-10-24T11:11:00Z">
                  <w:rPr>
                    <w:ins w:id="11753" w:author="Xuning Wei12232" w:date="2026-10-16T09:35:00Z"/>
                    <w:rFonts w:ascii="Times New Roman" w:eastAsiaTheme="minorEastAsia" w:hAnsi="Times New Roman" w:cs="Times New Roman"/>
                    <w:b/>
                    <w:color w:val="0000FF"/>
                    <w:sz w:val="18"/>
                    <w:szCs w:val="18"/>
                    <w:lang w:eastAsia="zh-CN"/>
                  </w:rPr>
                </w:rPrChange>
              </w:rPr>
            </w:pPr>
            <w:ins w:id="11754" w:author="Xuning Wei12232" w:date="2026-10-23T19:24:00Z">
              <w:r>
                <w:rPr>
                  <w:rFonts w:ascii="Times New Roman" w:eastAsiaTheme="minorEastAsia" w:hAnsi="Times New Roman" w:cs="Times New Roman"/>
                  <w:b/>
                  <w:sz w:val="18"/>
                  <w:szCs w:val="18"/>
                  <w:lang w:eastAsia="zh-CN"/>
                </w:rPr>
                <w:t>1.75</w:t>
              </w:r>
              <w:r>
                <w:rPr>
                  <w:rFonts w:ascii="Times New Roman" w:eastAsiaTheme="minorEastAsia" w:hAnsi="Times New Roman" w:cs="Times New Roman"/>
                  <w:sz w:val="18"/>
                  <w:szCs w:val="18"/>
                  <w:lang w:eastAsia="zh-CN"/>
                </w:rPr>
                <w:t xml:space="preserve"> – 2.03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065D3D" w14:textId="77777777" w:rsidR="007617DE" w:rsidRPr="007617DE" w:rsidRDefault="00AE300B">
            <w:pPr>
              <w:jc w:val="center"/>
              <w:rPr>
                <w:ins w:id="11755" w:author="Xuning Wei12232" w:date="2026-10-16T09:35:00Z"/>
                <w:rFonts w:ascii="Times New Roman" w:eastAsiaTheme="minorEastAsia" w:hAnsi="Times New Roman" w:cs="Times New Roman"/>
                <w:bCs w:val="0"/>
                <w:sz w:val="18"/>
                <w:szCs w:val="18"/>
                <w:lang w:eastAsia="zh-CN"/>
                <w:rPrChange w:id="11756" w:author="Xuning Wei12232" w:date="2026-10-24T11:11:00Z">
                  <w:rPr>
                    <w:ins w:id="11757" w:author="Xuning Wei12232" w:date="2026-10-16T09:35:00Z"/>
                    <w:rFonts w:ascii="Times New Roman" w:eastAsia="Times New Roman" w:hAnsi="Times New Roman" w:cs="Times New Roman"/>
                    <w:bCs w:val="0"/>
                    <w:color w:val="0000FF"/>
                    <w:sz w:val="18"/>
                    <w:szCs w:val="18"/>
                  </w:rPr>
                </w:rPrChange>
              </w:rPr>
            </w:pPr>
            <w:ins w:id="11758" w:author="Xuning Wei12232" w:date="2026-10-23T19:24:00Z">
              <w:r>
                <w:rPr>
                  <w:rFonts w:ascii="Times New Roman" w:eastAsiaTheme="minorEastAsia" w:hAnsi="Times New Roman" w:cs="Times New Roman"/>
                  <w:b/>
                  <w:bCs w:val="0"/>
                  <w:sz w:val="18"/>
                  <w:szCs w:val="18"/>
                  <w:lang w:eastAsia="zh-CN"/>
                </w:rPr>
                <w:t xml:space="preserve">1.78 </w:t>
              </w:r>
              <w:r>
                <w:rPr>
                  <w:rFonts w:ascii="Times New Roman" w:eastAsiaTheme="minorEastAsia" w:hAnsi="Times New Roman" w:cs="Times New Roman"/>
                  <w:bCs w:val="0"/>
                  <w:sz w:val="18"/>
                  <w:szCs w:val="18"/>
                  <w:lang w:eastAsia="zh-CN"/>
                </w:rPr>
                <w:t>– 1.85</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33E258" w14:textId="77777777" w:rsidR="007617DE" w:rsidRPr="007617DE" w:rsidRDefault="00AE300B">
            <w:pPr>
              <w:jc w:val="center"/>
              <w:rPr>
                <w:ins w:id="11759" w:author="Xuning Wei12232" w:date="2026-10-16T09:35:00Z"/>
                <w:rFonts w:ascii="Times New Roman" w:eastAsia="Times New Roman" w:hAnsi="Times New Roman" w:cs="Times New Roman"/>
                <w:sz w:val="18"/>
                <w:szCs w:val="18"/>
                <w:rPrChange w:id="11760" w:author="Xuning Wei12232" w:date="2026-10-24T11:11:00Z">
                  <w:rPr>
                    <w:ins w:id="11761" w:author="Xuning Wei12232" w:date="2026-10-16T09:35:00Z"/>
                    <w:rFonts w:ascii="Times New Roman" w:eastAsia="Times New Roman" w:hAnsi="Times New Roman" w:cs="Times New Roman"/>
                    <w:color w:val="0000FF"/>
                    <w:sz w:val="18"/>
                    <w:szCs w:val="18"/>
                  </w:rPr>
                </w:rPrChange>
              </w:rPr>
            </w:pPr>
            <w:proofErr w:type="spellStart"/>
            <w:ins w:id="11762" w:author="Xuning Wei12232" w:date="2026-10-23T19:24:00Z">
              <w:r>
                <w:rPr>
                  <w:rFonts w:ascii="Times New Roman" w:eastAsia="等线" w:hAnsi="Times New Roman" w:cs="Times New Roman"/>
                  <w:bCs w:val="0"/>
                  <w:sz w:val="18"/>
                  <w:szCs w:val="18"/>
                  <w:rPrChange w:id="11763"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567F4D78" w14:textId="77777777" w:rsidR="007617DE" w:rsidRPr="007617DE" w:rsidRDefault="007617DE">
            <w:pPr>
              <w:jc w:val="center"/>
              <w:rPr>
                <w:ins w:id="11764" w:author="Xuning Wei12232" w:date="2026-10-16T09:36:00Z"/>
                <w:rFonts w:ascii="Times New Roman" w:eastAsia="等线" w:hAnsi="Times New Roman" w:cs="Times New Roman"/>
                <w:bCs w:val="0"/>
                <w:sz w:val="18"/>
                <w:szCs w:val="18"/>
                <w:rPrChange w:id="11765" w:author="Xuning Wei12232" w:date="2026-10-24T11:11:00Z">
                  <w:rPr>
                    <w:ins w:id="1176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6CCBC60A" w14:textId="77777777" w:rsidR="007617DE" w:rsidRPr="007617DE" w:rsidRDefault="007617DE">
            <w:pPr>
              <w:jc w:val="center"/>
              <w:rPr>
                <w:ins w:id="11767" w:author="Xuning Wei12232" w:date="2026-10-16T09:36:00Z"/>
                <w:rFonts w:ascii="Times New Roman" w:eastAsia="等线" w:hAnsi="Times New Roman" w:cs="Times New Roman"/>
                <w:bCs w:val="0"/>
                <w:sz w:val="18"/>
                <w:szCs w:val="18"/>
                <w:rPrChange w:id="11768" w:author="Xuning Wei12232" w:date="2026-10-24T11:11:00Z">
                  <w:rPr>
                    <w:ins w:id="1176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079587B" w14:textId="77777777" w:rsidR="007617DE" w:rsidRPr="007617DE" w:rsidRDefault="007617DE">
            <w:pPr>
              <w:jc w:val="center"/>
              <w:rPr>
                <w:ins w:id="11770" w:author="Xuning Wei12232" w:date="2026-10-16T09:36:00Z"/>
                <w:rFonts w:ascii="Times New Roman" w:eastAsia="等线" w:hAnsi="Times New Roman" w:cs="Times New Roman"/>
                <w:bCs w:val="0"/>
                <w:sz w:val="18"/>
                <w:szCs w:val="18"/>
                <w:rPrChange w:id="11771" w:author="Xuning Wei12232" w:date="2026-10-24T11:11:00Z">
                  <w:rPr>
                    <w:ins w:id="11772" w:author="Xuning Wei12232" w:date="2026-10-16T09:36:00Z"/>
                    <w:rFonts w:ascii="Times New Roman" w:eastAsia="等线" w:hAnsi="Times New Roman" w:cs="Times New Roman"/>
                    <w:b/>
                    <w:bCs w:val="0"/>
                    <w:color w:val="0000FF"/>
                    <w:sz w:val="18"/>
                    <w:szCs w:val="18"/>
                  </w:rPr>
                </w:rPrChange>
              </w:rPr>
            </w:pPr>
          </w:p>
        </w:tc>
      </w:tr>
      <w:tr w:rsidR="007617DE" w14:paraId="03A88887" w14:textId="77777777">
        <w:trPr>
          <w:trHeight w:val="330"/>
          <w:ins w:id="11773" w:author="Xuning Wei12232" w:date="2026-10-16T09:35:00Z"/>
        </w:trPr>
        <w:tc>
          <w:tcPr>
            <w:tcW w:w="390" w:type="pct"/>
            <w:vMerge/>
            <w:tcMar>
              <w:left w:w="108" w:type="dxa"/>
              <w:right w:w="108" w:type="dxa"/>
            </w:tcMar>
            <w:vAlign w:val="center"/>
          </w:tcPr>
          <w:p w14:paraId="178EA4CD" w14:textId="77777777" w:rsidR="007617DE" w:rsidRPr="007617DE" w:rsidRDefault="007617DE" w:rsidP="007617DE">
            <w:pPr>
              <w:jc w:val="center"/>
              <w:rPr>
                <w:ins w:id="11774" w:author="Xuning Wei12232" w:date="2026-10-16T09:35:00Z"/>
                <w:rFonts w:ascii="Times New Roman" w:hAnsi="Times New Roman" w:cs="Times New Roman"/>
                <w:sz w:val="18"/>
                <w:szCs w:val="18"/>
                <w:rPrChange w:id="11775" w:author="Xuning Wei12232" w:date="2026-10-24T11:11:00Z">
                  <w:rPr>
                    <w:ins w:id="11776" w:author="Xuning Wei12232" w:date="2026-10-16T09:35:00Z"/>
                    <w:color w:val="0000FF"/>
                  </w:rPr>
                </w:rPrChange>
              </w:rPr>
              <w:pPrChange w:id="1177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551AC6" w14:textId="77777777" w:rsidR="007617DE" w:rsidRPr="007617DE" w:rsidRDefault="00AE300B" w:rsidP="007617DE">
            <w:pPr>
              <w:jc w:val="center"/>
              <w:rPr>
                <w:ins w:id="11778" w:author="Xuning Wei12232" w:date="2026-10-16T09:35:00Z"/>
                <w:rFonts w:ascii="Times New Roman" w:eastAsia="Times New Roman" w:hAnsi="Times New Roman" w:cs="Times New Roman"/>
                <w:sz w:val="18"/>
                <w:szCs w:val="18"/>
                <w:rPrChange w:id="11779" w:author="Xuning Wei12232" w:date="2026-10-24T11:11:00Z">
                  <w:rPr>
                    <w:ins w:id="11780" w:author="Xuning Wei12232" w:date="2026-10-16T09:35:00Z"/>
                    <w:rFonts w:ascii="Times New Roman" w:eastAsia="Times New Roman" w:hAnsi="Times New Roman" w:cs="Times New Roman"/>
                    <w:color w:val="0000FF"/>
                    <w:sz w:val="18"/>
                    <w:szCs w:val="18"/>
                  </w:rPr>
                </w:rPrChange>
              </w:rPr>
              <w:pPrChange w:id="11781" w:author="Xuning Wei12232" w:date="2026-10-20T22:47:00Z">
                <w:pPr/>
              </w:pPrChange>
            </w:pPr>
            <w:proofErr w:type="spellStart"/>
            <w:ins w:id="11782" w:author="Xuning Wei12232" w:date="2026-10-23T19:24:00Z">
              <w:r>
                <w:rPr>
                  <w:rFonts w:ascii="Times New Roman" w:hAnsi="Times New Roman" w:cs="Times New Roman"/>
                  <w:sz w:val="18"/>
                  <w:szCs w:val="18"/>
                </w:rPr>
                <w:t>Oxyma</w:t>
              </w:r>
              <w:proofErr w:type="spellEnd"/>
              <w:r>
                <w:rPr>
                  <w:rFonts w:ascii="Times New Roman" w:hAnsi="Times New Roman" w:cs="Times New Roman"/>
                  <w:sz w:val="18"/>
                  <w:szCs w:val="18"/>
                </w:rPr>
                <w:t xml:space="preserve"> quantity (Asn21)</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19F0F0A7" w14:textId="77777777" w:rsidR="007617DE" w:rsidRPr="007617DE" w:rsidRDefault="00AE300B">
            <w:pPr>
              <w:jc w:val="center"/>
              <w:rPr>
                <w:ins w:id="11783" w:author="Xuning Wei12232" w:date="2026-10-16T09:35:00Z"/>
                <w:rFonts w:ascii="Times New Roman" w:eastAsia="Times New Roman" w:hAnsi="Times New Roman" w:cs="Times New Roman"/>
                <w:sz w:val="18"/>
                <w:szCs w:val="18"/>
                <w:rPrChange w:id="11784" w:author="Xuning Wei12232" w:date="2026-10-24T11:11:00Z">
                  <w:rPr>
                    <w:ins w:id="11785" w:author="Xuning Wei12232" w:date="2026-10-16T09:35:00Z"/>
                    <w:rFonts w:ascii="Times New Roman" w:eastAsia="Times New Roman" w:hAnsi="Times New Roman" w:cs="Times New Roman"/>
                    <w:color w:val="0000FF"/>
                    <w:sz w:val="18"/>
                    <w:szCs w:val="18"/>
                  </w:rPr>
                </w:rPrChange>
              </w:rPr>
            </w:pPr>
            <w:ins w:id="1178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4CFE86" w14:textId="77777777" w:rsidR="007617DE" w:rsidRPr="007617DE" w:rsidRDefault="00AE300B">
            <w:pPr>
              <w:jc w:val="center"/>
              <w:rPr>
                <w:ins w:id="11787" w:author="Xuning Wei12232" w:date="2026-10-16T09:35:00Z"/>
                <w:rFonts w:ascii="Times New Roman" w:eastAsia="Times New Roman" w:hAnsi="Times New Roman" w:cs="Times New Roman"/>
                <w:sz w:val="18"/>
                <w:szCs w:val="18"/>
                <w:rPrChange w:id="11788" w:author="Xuning Wei12232" w:date="2026-10-24T11:11:00Z">
                  <w:rPr>
                    <w:ins w:id="11789" w:author="Xuning Wei12232" w:date="2026-10-16T09:35:00Z"/>
                    <w:rFonts w:ascii="Times New Roman" w:eastAsia="Times New Roman" w:hAnsi="Times New Roman" w:cs="Times New Roman"/>
                    <w:color w:val="0000FF"/>
                    <w:sz w:val="18"/>
                    <w:szCs w:val="18"/>
                  </w:rPr>
                </w:rPrChange>
              </w:rPr>
            </w:pPr>
            <w:ins w:id="11790" w:author="Xuning Wei12232" w:date="2026-10-23T19:24:00Z">
              <w:r>
                <w:rPr>
                  <w:rFonts w:ascii="Times New Roman" w:hAnsi="Times New Roman" w:cs="Times New Roman"/>
                  <w:sz w:val="18"/>
                  <w:szCs w:val="18"/>
                </w:rPr>
                <w:t>2.60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CD3BEF" w14:textId="77777777" w:rsidR="007617DE" w:rsidRPr="007617DE" w:rsidRDefault="00AE300B">
            <w:pPr>
              <w:jc w:val="center"/>
              <w:rPr>
                <w:ins w:id="11791" w:author="Xuning Wei12232" w:date="2026-10-16T09:35:00Z"/>
                <w:rFonts w:ascii="Times New Roman" w:eastAsiaTheme="minorEastAsia" w:hAnsi="Times New Roman" w:cs="Times New Roman"/>
                <w:sz w:val="18"/>
                <w:szCs w:val="18"/>
                <w:lang w:eastAsia="zh-CN"/>
                <w:rPrChange w:id="11792" w:author="Xuning Wei12232" w:date="2026-10-24T11:11:00Z">
                  <w:rPr>
                    <w:ins w:id="11793" w:author="Xuning Wei12232" w:date="2026-10-16T09:35:00Z"/>
                    <w:rFonts w:ascii="Times New Roman" w:eastAsiaTheme="minorEastAsia" w:hAnsi="Times New Roman" w:cs="Times New Roman"/>
                    <w:b/>
                    <w:color w:val="0000FF"/>
                    <w:sz w:val="18"/>
                    <w:szCs w:val="18"/>
                    <w:lang w:eastAsia="zh-CN"/>
                  </w:rPr>
                </w:rPrChange>
              </w:rPr>
            </w:pPr>
            <w:ins w:id="11794" w:author="Xuning Wei12232" w:date="2026-10-23T19:24:00Z">
              <w:r>
                <w:rPr>
                  <w:rFonts w:ascii="Times New Roman" w:eastAsiaTheme="minorEastAsia" w:hAnsi="Times New Roman" w:cs="Times New Roman"/>
                  <w:b/>
                  <w:sz w:val="18"/>
                  <w:szCs w:val="18"/>
                  <w:lang w:eastAsia="zh-CN"/>
                </w:rPr>
                <w:t>2.50</w:t>
              </w:r>
              <w:r>
                <w:rPr>
                  <w:rFonts w:ascii="Times New Roman" w:eastAsiaTheme="minorEastAsia" w:hAnsi="Times New Roman" w:cs="Times New Roman"/>
                  <w:sz w:val="18"/>
                  <w:szCs w:val="18"/>
                  <w:lang w:eastAsia="zh-CN"/>
                </w:rPr>
                <w:t xml:space="preserve"> – 2.93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81372F" w14:textId="77777777" w:rsidR="007617DE" w:rsidRPr="007617DE" w:rsidRDefault="00AE300B">
            <w:pPr>
              <w:jc w:val="center"/>
              <w:rPr>
                <w:ins w:id="11795" w:author="Xuning Wei12232" w:date="2026-10-16T09:35:00Z"/>
                <w:rFonts w:ascii="Times New Roman" w:eastAsia="Times New Roman" w:hAnsi="Times New Roman" w:cs="Times New Roman"/>
                <w:b/>
                <w:bCs w:val="0"/>
                <w:sz w:val="18"/>
                <w:szCs w:val="18"/>
                <w:rPrChange w:id="11796" w:author="Xuning Wei12232" w:date="2026-10-24T11:11:00Z">
                  <w:rPr>
                    <w:ins w:id="11797" w:author="Xuning Wei12232" w:date="2026-10-16T09:35:00Z"/>
                    <w:rFonts w:ascii="Times New Roman" w:eastAsia="Times New Roman" w:hAnsi="Times New Roman" w:cs="Times New Roman"/>
                    <w:bCs w:val="0"/>
                    <w:color w:val="0000FF"/>
                    <w:sz w:val="18"/>
                    <w:szCs w:val="18"/>
                  </w:rPr>
                </w:rPrChange>
              </w:rPr>
            </w:pPr>
            <w:ins w:id="11798" w:author="Xuning Wei12232" w:date="2026-10-23T19:24:00Z">
              <w:r>
                <w:rPr>
                  <w:rFonts w:ascii="Times New Roman" w:eastAsiaTheme="minorEastAsia" w:hAnsi="Times New Roman" w:cs="Times New Roman"/>
                  <w:b/>
                  <w:bCs w:val="0"/>
                  <w:sz w:val="18"/>
                  <w:szCs w:val="18"/>
                  <w:lang w:eastAsia="zh-CN"/>
                </w:rPr>
                <w:t xml:space="preserve">2.52 </w:t>
              </w:r>
              <w:r>
                <w:rPr>
                  <w:rFonts w:ascii="Times New Roman" w:eastAsiaTheme="minorEastAsia" w:hAnsi="Times New Roman" w:cs="Times New Roman"/>
                  <w:bCs w:val="0"/>
                  <w:sz w:val="18"/>
                  <w:szCs w:val="18"/>
                  <w:lang w:eastAsia="zh-CN"/>
                </w:rPr>
                <w:t>– 2.68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2EED7A" w14:textId="77777777" w:rsidR="007617DE" w:rsidRPr="007617DE" w:rsidRDefault="00AE300B">
            <w:pPr>
              <w:jc w:val="center"/>
              <w:rPr>
                <w:ins w:id="11799" w:author="Xuning Wei12232" w:date="2026-10-16T09:35:00Z"/>
                <w:rFonts w:ascii="Times New Roman" w:eastAsia="Times New Roman" w:hAnsi="Times New Roman" w:cs="Times New Roman"/>
                <w:sz w:val="18"/>
                <w:szCs w:val="18"/>
                <w:rPrChange w:id="11800" w:author="Xuning Wei12232" w:date="2026-10-24T11:11:00Z">
                  <w:rPr>
                    <w:ins w:id="11801" w:author="Xuning Wei12232" w:date="2026-10-16T09:35:00Z"/>
                    <w:rFonts w:ascii="Times New Roman" w:eastAsia="Times New Roman" w:hAnsi="Times New Roman" w:cs="Times New Roman"/>
                    <w:color w:val="0000FF"/>
                    <w:sz w:val="18"/>
                    <w:szCs w:val="18"/>
                  </w:rPr>
                </w:rPrChange>
              </w:rPr>
            </w:pPr>
            <w:proofErr w:type="spellStart"/>
            <w:ins w:id="11802" w:author="Xuning Wei12232" w:date="2026-10-23T19:24:00Z">
              <w:r>
                <w:rPr>
                  <w:rFonts w:ascii="Times New Roman" w:eastAsia="等线" w:hAnsi="Times New Roman" w:cs="Times New Roman"/>
                  <w:bCs w:val="0"/>
                  <w:sz w:val="18"/>
                  <w:szCs w:val="18"/>
                  <w:rPrChange w:id="11803"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66592E45" w14:textId="77777777" w:rsidR="007617DE" w:rsidRPr="007617DE" w:rsidRDefault="007617DE">
            <w:pPr>
              <w:jc w:val="center"/>
              <w:rPr>
                <w:ins w:id="11804" w:author="Xuning Wei12232" w:date="2026-10-16T09:36:00Z"/>
                <w:rFonts w:ascii="Times New Roman" w:eastAsia="等线" w:hAnsi="Times New Roman" w:cs="Times New Roman"/>
                <w:bCs w:val="0"/>
                <w:sz w:val="18"/>
                <w:szCs w:val="18"/>
                <w:rPrChange w:id="11805" w:author="Xuning Wei12232" w:date="2026-10-24T11:11:00Z">
                  <w:rPr>
                    <w:ins w:id="1180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650FBD0" w14:textId="77777777" w:rsidR="007617DE" w:rsidRPr="007617DE" w:rsidRDefault="007617DE">
            <w:pPr>
              <w:jc w:val="center"/>
              <w:rPr>
                <w:ins w:id="11807" w:author="Xuning Wei12232" w:date="2026-10-16T09:36:00Z"/>
                <w:rFonts w:ascii="Times New Roman" w:eastAsia="等线" w:hAnsi="Times New Roman" w:cs="Times New Roman"/>
                <w:bCs w:val="0"/>
                <w:sz w:val="18"/>
                <w:szCs w:val="18"/>
                <w:rPrChange w:id="11808" w:author="Xuning Wei12232" w:date="2026-10-24T11:11:00Z">
                  <w:rPr>
                    <w:ins w:id="1180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BD91FDE" w14:textId="77777777" w:rsidR="007617DE" w:rsidRPr="007617DE" w:rsidRDefault="007617DE">
            <w:pPr>
              <w:jc w:val="center"/>
              <w:rPr>
                <w:ins w:id="11810" w:author="Xuning Wei12232" w:date="2026-10-16T09:36:00Z"/>
                <w:rFonts w:ascii="Times New Roman" w:eastAsia="等线" w:hAnsi="Times New Roman" w:cs="Times New Roman"/>
                <w:bCs w:val="0"/>
                <w:sz w:val="18"/>
                <w:szCs w:val="18"/>
                <w:rPrChange w:id="11811" w:author="Xuning Wei12232" w:date="2026-10-24T11:11:00Z">
                  <w:rPr>
                    <w:ins w:id="11812" w:author="Xuning Wei12232" w:date="2026-10-16T09:36:00Z"/>
                    <w:rFonts w:ascii="Times New Roman" w:eastAsia="等线" w:hAnsi="Times New Roman" w:cs="Times New Roman"/>
                    <w:b/>
                    <w:bCs w:val="0"/>
                    <w:color w:val="0000FF"/>
                    <w:sz w:val="18"/>
                    <w:szCs w:val="18"/>
                  </w:rPr>
                </w:rPrChange>
              </w:rPr>
            </w:pPr>
          </w:p>
        </w:tc>
      </w:tr>
      <w:tr w:rsidR="007617DE" w14:paraId="0EEC2E38" w14:textId="77777777">
        <w:trPr>
          <w:trHeight w:val="330"/>
          <w:ins w:id="11813" w:author="Xuning Wei12232" w:date="2026-10-16T09:35:00Z"/>
        </w:trPr>
        <w:tc>
          <w:tcPr>
            <w:tcW w:w="390" w:type="pct"/>
            <w:vMerge/>
            <w:tcMar>
              <w:left w:w="108" w:type="dxa"/>
              <w:right w:w="108" w:type="dxa"/>
            </w:tcMar>
            <w:vAlign w:val="center"/>
          </w:tcPr>
          <w:p w14:paraId="738A66B3" w14:textId="77777777" w:rsidR="007617DE" w:rsidRPr="007617DE" w:rsidRDefault="007617DE" w:rsidP="007617DE">
            <w:pPr>
              <w:jc w:val="center"/>
              <w:rPr>
                <w:ins w:id="11814" w:author="Xuning Wei12232" w:date="2026-10-16T09:35:00Z"/>
                <w:rFonts w:ascii="Times New Roman" w:hAnsi="Times New Roman" w:cs="Times New Roman"/>
                <w:sz w:val="18"/>
                <w:szCs w:val="18"/>
                <w:rPrChange w:id="11815" w:author="Xuning Wei12232" w:date="2026-10-24T11:11:00Z">
                  <w:rPr>
                    <w:ins w:id="11816" w:author="Xuning Wei12232" w:date="2026-10-16T09:35:00Z"/>
                    <w:color w:val="0000FF"/>
                  </w:rPr>
                </w:rPrChange>
              </w:rPr>
              <w:pPrChange w:id="1181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92E20E" w14:textId="77777777" w:rsidR="007617DE" w:rsidRPr="007617DE" w:rsidRDefault="00AE300B" w:rsidP="007617DE">
            <w:pPr>
              <w:jc w:val="center"/>
              <w:rPr>
                <w:ins w:id="11818" w:author="Xuning Wei12232" w:date="2026-10-16T09:35:00Z"/>
                <w:rFonts w:ascii="Times New Roman" w:eastAsia="Times New Roman" w:hAnsi="Times New Roman" w:cs="Times New Roman"/>
                <w:sz w:val="18"/>
                <w:szCs w:val="18"/>
                <w:rPrChange w:id="11819" w:author="Xuning Wei12232" w:date="2026-10-24T11:11:00Z">
                  <w:rPr>
                    <w:ins w:id="11820" w:author="Xuning Wei12232" w:date="2026-10-16T09:35:00Z"/>
                    <w:rFonts w:ascii="Times New Roman" w:eastAsia="Times New Roman" w:hAnsi="Times New Roman" w:cs="Times New Roman"/>
                    <w:color w:val="0000FF"/>
                    <w:sz w:val="18"/>
                    <w:szCs w:val="18"/>
                  </w:rPr>
                </w:rPrChange>
              </w:rPr>
              <w:pPrChange w:id="11821" w:author="Xuning Wei12232" w:date="2026-10-20T22:47:00Z">
                <w:pPr/>
              </w:pPrChange>
            </w:pPr>
            <w:ins w:id="11822" w:author="Xuning Wei12232" w:date="2026-10-23T19:24:00Z">
              <w:r>
                <w:rPr>
                  <w:rFonts w:ascii="Times New Roman" w:hAnsi="Times New Roman" w:cs="Times New Roman"/>
                  <w:sz w:val="18"/>
                  <w:szCs w:val="18"/>
                </w:rPr>
                <w:t>Dissolution jacket temperature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60F704D5" w14:textId="77777777" w:rsidR="007617DE" w:rsidRPr="007617DE" w:rsidRDefault="00AE300B">
            <w:pPr>
              <w:jc w:val="center"/>
              <w:rPr>
                <w:ins w:id="11823" w:author="Xuning Wei12232" w:date="2026-10-16T09:35:00Z"/>
                <w:rFonts w:ascii="Times New Roman" w:eastAsia="Times New Roman" w:hAnsi="Times New Roman" w:cs="Times New Roman"/>
                <w:sz w:val="18"/>
                <w:szCs w:val="18"/>
                <w:rPrChange w:id="11824" w:author="Xuning Wei12232" w:date="2026-10-24T11:11:00Z">
                  <w:rPr>
                    <w:ins w:id="11825" w:author="Xuning Wei12232" w:date="2026-10-16T09:35:00Z"/>
                    <w:rFonts w:ascii="Times New Roman" w:eastAsia="Times New Roman" w:hAnsi="Times New Roman" w:cs="Times New Roman"/>
                    <w:color w:val="0000FF"/>
                    <w:sz w:val="18"/>
                    <w:szCs w:val="18"/>
                  </w:rPr>
                </w:rPrChange>
              </w:rPr>
            </w:pPr>
            <w:ins w:id="1182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813FBC" w14:textId="77777777" w:rsidR="007617DE" w:rsidRPr="007617DE" w:rsidRDefault="00AE300B">
            <w:pPr>
              <w:jc w:val="center"/>
              <w:rPr>
                <w:ins w:id="11827" w:author="Xuning Wei12232" w:date="2026-10-16T09:35:00Z"/>
                <w:rFonts w:ascii="Times New Roman" w:eastAsia="Times New Roman" w:hAnsi="Times New Roman" w:cs="Times New Roman"/>
                <w:sz w:val="18"/>
                <w:szCs w:val="18"/>
                <w:rPrChange w:id="11828" w:author="Xuning Wei12232" w:date="2026-10-24T11:11:00Z">
                  <w:rPr>
                    <w:ins w:id="11829" w:author="Xuning Wei12232" w:date="2026-10-16T09:35:00Z"/>
                    <w:rFonts w:ascii="Times New Roman" w:eastAsia="Times New Roman" w:hAnsi="Times New Roman" w:cs="Times New Roman"/>
                    <w:color w:val="0000FF"/>
                    <w:sz w:val="18"/>
                    <w:szCs w:val="18"/>
                  </w:rPr>
                </w:rPrChange>
              </w:rPr>
            </w:pPr>
            <w:ins w:id="11830"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76FFC4" w14:textId="77777777" w:rsidR="007617DE" w:rsidRPr="007617DE" w:rsidRDefault="00AE300B">
            <w:pPr>
              <w:jc w:val="center"/>
              <w:rPr>
                <w:ins w:id="11831" w:author="Xuning Wei12232" w:date="2026-10-16T09:35:00Z"/>
                <w:rFonts w:ascii="Times New Roman" w:eastAsiaTheme="minorEastAsia" w:hAnsi="Times New Roman" w:cs="Times New Roman"/>
                <w:b/>
                <w:sz w:val="18"/>
                <w:szCs w:val="18"/>
                <w:lang w:eastAsia="zh-CN"/>
                <w:rPrChange w:id="11832" w:author="Xuning Wei12232" w:date="2026-10-24T11:11:00Z">
                  <w:rPr>
                    <w:ins w:id="11833" w:author="Xuning Wei12232" w:date="2026-10-16T09:35:00Z"/>
                    <w:rFonts w:ascii="Times New Roman" w:eastAsiaTheme="minorEastAsia" w:hAnsi="Times New Roman" w:cs="Times New Roman"/>
                    <w:b/>
                    <w:color w:val="0000FF"/>
                    <w:sz w:val="18"/>
                    <w:szCs w:val="18"/>
                    <w:lang w:eastAsia="zh-CN"/>
                  </w:rPr>
                </w:rPrChange>
              </w:rPr>
            </w:pPr>
            <w:ins w:id="11834" w:author="Xuning Wei12232" w:date="2026-10-23T19:24:00Z">
              <w:r>
                <w:rPr>
                  <w:rFonts w:ascii="Times New Roman" w:eastAsiaTheme="minorEastAsia" w:hAnsi="Times New Roman" w:cs="Times New Roman"/>
                  <w:b/>
                  <w:sz w:val="18"/>
                  <w:szCs w:val="18"/>
                  <w:lang w:eastAsia="zh-CN"/>
                </w:rPr>
                <w:t>12.6 – 26.5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3ECE68" w14:textId="77777777" w:rsidR="007617DE" w:rsidRPr="007617DE" w:rsidRDefault="00AE300B">
            <w:pPr>
              <w:jc w:val="center"/>
              <w:rPr>
                <w:ins w:id="11835" w:author="Xuning Wei12232" w:date="2026-10-16T09:35:00Z"/>
                <w:rFonts w:ascii="Times New Roman" w:eastAsia="Times New Roman" w:hAnsi="Times New Roman" w:cs="Times New Roman"/>
                <w:b/>
                <w:bCs w:val="0"/>
                <w:sz w:val="18"/>
                <w:szCs w:val="18"/>
                <w:rPrChange w:id="11836" w:author="Xuning Wei12232" w:date="2026-10-24T11:11:00Z">
                  <w:rPr>
                    <w:ins w:id="11837" w:author="Xuning Wei12232" w:date="2026-10-16T09:35:00Z"/>
                    <w:rFonts w:ascii="Times New Roman" w:eastAsia="Times New Roman" w:hAnsi="Times New Roman" w:cs="Times New Roman"/>
                    <w:bCs w:val="0"/>
                    <w:color w:val="0000FF"/>
                    <w:sz w:val="18"/>
                    <w:szCs w:val="18"/>
                  </w:rPr>
                </w:rPrChange>
              </w:rPr>
            </w:pPr>
            <w:ins w:id="1183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813B35" w14:textId="77777777" w:rsidR="007617DE" w:rsidRPr="007617DE" w:rsidRDefault="00AE300B">
            <w:pPr>
              <w:jc w:val="center"/>
              <w:rPr>
                <w:ins w:id="11839" w:author="Xuning Wei12232" w:date="2026-10-16T09:35:00Z"/>
                <w:rFonts w:ascii="Times New Roman" w:eastAsia="Times New Roman" w:hAnsi="Times New Roman" w:cs="Times New Roman"/>
                <w:sz w:val="18"/>
                <w:szCs w:val="18"/>
                <w:rPrChange w:id="11840" w:author="Xuning Wei12232" w:date="2026-10-24T11:11:00Z">
                  <w:rPr>
                    <w:ins w:id="11841" w:author="Xuning Wei12232" w:date="2026-10-16T09:35:00Z"/>
                    <w:rFonts w:ascii="Times New Roman" w:eastAsia="Times New Roman" w:hAnsi="Times New Roman" w:cs="Times New Roman"/>
                    <w:color w:val="0000FF"/>
                    <w:sz w:val="18"/>
                    <w:szCs w:val="18"/>
                  </w:rPr>
                </w:rPrChange>
              </w:rPr>
            </w:pPr>
            <w:ins w:id="11842" w:author="Xuning Wei12232" w:date="2026-10-23T19:24:00Z">
              <w:r>
                <w:rPr>
                  <w:rFonts w:ascii="Times New Roman" w:eastAsia="等线" w:hAnsi="Times New Roman" w:cs="Times New Roman"/>
                  <w:bCs w:val="0"/>
                  <w:sz w:val="18"/>
                  <w:szCs w:val="18"/>
                  <w:rPrChange w:id="1184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8C92868" w14:textId="77777777" w:rsidR="007617DE" w:rsidRPr="007617DE" w:rsidRDefault="007617DE">
            <w:pPr>
              <w:jc w:val="center"/>
              <w:rPr>
                <w:ins w:id="11844" w:author="Xuning Wei12232" w:date="2026-10-16T09:36:00Z"/>
                <w:rFonts w:ascii="Times New Roman" w:eastAsia="等线" w:hAnsi="Times New Roman" w:cs="Times New Roman"/>
                <w:bCs w:val="0"/>
                <w:sz w:val="18"/>
                <w:szCs w:val="18"/>
                <w:rPrChange w:id="11845" w:author="Xuning Wei12232" w:date="2026-10-24T11:11:00Z">
                  <w:rPr>
                    <w:ins w:id="1184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8201AEA" w14:textId="77777777" w:rsidR="007617DE" w:rsidRPr="007617DE" w:rsidRDefault="007617DE">
            <w:pPr>
              <w:jc w:val="center"/>
              <w:rPr>
                <w:ins w:id="11847" w:author="Xuning Wei12232" w:date="2026-10-16T09:36:00Z"/>
                <w:rFonts w:ascii="Times New Roman" w:eastAsia="等线" w:hAnsi="Times New Roman" w:cs="Times New Roman"/>
                <w:bCs w:val="0"/>
                <w:sz w:val="18"/>
                <w:szCs w:val="18"/>
                <w:rPrChange w:id="11848" w:author="Xuning Wei12232" w:date="2026-10-24T11:11:00Z">
                  <w:rPr>
                    <w:ins w:id="1184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2B54385" w14:textId="77777777" w:rsidR="007617DE" w:rsidRPr="007617DE" w:rsidRDefault="007617DE">
            <w:pPr>
              <w:jc w:val="center"/>
              <w:rPr>
                <w:ins w:id="11850" w:author="Xuning Wei12232" w:date="2026-10-16T09:36:00Z"/>
                <w:rFonts w:ascii="Times New Roman" w:eastAsia="等线" w:hAnsi="Times New Roman" w:cs="Times New Roman"/>
                <w:bCs w:val="0"/>
                <w:sz w:val="18"/>
                <w:szCs w:val="18"/>
                <w:rPrChange w:id="11851" w:author="Xuning Wei12232" w:date="2026-10-24T11:11:00Z">
                  <w:rPr>
                    <w:ins w:id="11852" w:author="Xuning Wei12232" w:date="2026-10-16T09:36:00Z"/>
                    <w:rFonts w:ascii="Times New Roman" w:eastAsia="等线" w:hAnsi="Times New Roman" w:cs="Times New Roman"/>
                    <w:b/>
                    <w:bCs w:val="0"/>
                    <w:color w:val="0000FF"/>
                    <w:sz w:val="18"/>
                    <w:szCs w:val="18"/>
                  </w:rPr>
                </w:rPrChange>
              </w:rPr>
            </w:pPr>
          </w:p>
        </w:tc>
      </w:tr>
      <w:tr w:rsidR="007617DE" w14:paraId="3ACF91D4" w14:textId="77777777">
        <w:trPr>
          <w:trHeight w:val="330"/>
          <w:ins w:id="11853" w:author="Xuning Wei12232" w:date="2026-10-16T09:35:00Z"/>
        </w:trPr>
        <w:tc>
          <w:tcPr>
            <w:tcW w:w="390" w:type="pct"/>
            <w:vMerge/>
            <w:tcMar>
              <w:left w:w="108" w:type="dxa"/>
              <w:right w:w="108" w:type="dxa"/>
            </w:tcMar>
            <w:vAlign w:val="center"/>
          </w:tcPr>
          <w:p w14:paraId="15B5D936" w14:textId="77777777" w:rsidR="007617DE" w:rsidRPr="007617DE" w:rsidRDefault="007617DE" w:rsidP="007617DE">
            <w:pPr>
              <w:jc w:val="center"/>
              <w:rPr>
                <w:ins w:id="11854" w:author="Xuning Wei12232" w:date="2026-10-16T09:35:00Z"/>
                <w:rFonts w:ascii="Times New Roman" w:hAnsi="Times New Roman" w:cs="Times New Roman"/>
                <w:sz w:val="18"/>
                <w:szCs w:val="18"/>
                <w:rPrChange w:id="11855" w:author="Xuning Wei12232" w:date="2026-10-24T11:11:00Z">
                  <w:rPr>
                    <w:ins w:id="11856" w:author="Xuning Wei12232" w:date="2026-10-16T09:35:00Z"/>
                    <w:color w:val="0000FF"/>
                  </w:rPr>
                </w:rPrChange>
              </w:rPr>
              <w:pPrChange w:id="1185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5AAF4D" w14:textId="77777777" w:rsidR="007617DE" w:rsidRPr="007617DE" w:rsidRDefault="00AE300B" w:rsidP="007617DE">
            <w:pPr>
              <w:jc w:val="center"/>
              <w:rPr>
                <w:ins w:id="11858" w:author="Xuning Wei12232" w:date="2026-10-16T09:35:00Z"/>
                <w:rFonts w:ascii="Times New Roman" w:eastAsia="Times New Roman" w:hAnsi="Times New Roman" w:cs="Times New Roman"/>
                <w:sz w:val="18"/>
                <w:szCs w:val="18"/>
                <w:rPrChange w:id="11859" w:author="Xuning Wei12232" w:date="2026-10-24T11:11:00Z">
                  <w:rPr>
                    <w:ins w:id="11860" w:author="Xuning Wei12232" w:date="2026-10-16T09:35:00Z"/>
                    <w:rFonts w:ascii="Times New Roman" w:eastAsia="Times New Roman" w:hAnsi="Times New Roman" w:cs="Times New Roman"/>
                    <w:color w:val="0000FF"/>
                    <w:sz w:val="18"/>
                    <w:szCs w:val="18"/>
                  </w:rPr>
                </w:rPrChange>
              </w:rPr>
              <w:pPrChange w:id="11861" w:author="Xuning Wei12232" w:date="2026-10-20T22:47:00Z">
                <w:pPr/>
              </w:pPrChange>
            </w:pPr>
            <w:ins w:id="11862" w:author="Xuning Wei12232" w:date="2026-10-23T19:24:00Z">
              <w:r>
                <w:rPr>
                  <w:rFonts w:ascii="Times New Roman" w:hAnsi="Times New Roman" w:cs="Times New Roman"/>
                  <w:sz w:val="18"/>
                  <w:szCs w:val="18"/>
                </w:rPr>
                <w:t>Dissolution jacket temperature (Phe23)</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E041023" w14:textId="77777777" w:rsidR="007617DE" w:rsidRPr="007617DE" w:rsidRDefault="00AE300B">
            <w:pPr>
              <w:jc w:val="center"/>
              <w:rPr>
                <w:ins w:id="11863" w:author="Xuning Wei12232" w:date="2026-10-16T09:35:00Z"/>
                <w:rFonts w:ascii="Times New Roman" w:eastAsia="Times New Roman" w:hAnsi="Times New Roman" w:cs="Times New Roman"/>
                <w:sz w:val="18"/>
                <w:szCs w:val="18"/>
                <w:rPrChange w:id="11864" w:author="Xuning Wei12232" w:date="2026-10-24T11:11:00Z">
                  <w:rPr>
                    <w:ins w:id="11865" w:author="Xuning Wei12232" w:date="2026-10-16T09:35:00Z"/>
                    <w:rFonts w:ascii="Times New Roman" w:eastAsia="Times New Roman" w:hAnsi="Times New Roman" w:cs="Times New Roman"/>
                    <w:color w:val="0000FF"/>
                    <w:sz w:val="18"/>
                    <w:szCs w:val="18"/>
                  </w:rPr>
                </w:rPrChange>
              </w:rPr>
            </w:pPr>
            <w:ins w:id="1186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EBEF99" w14:textId="77777777" w:rsidR="007617DE" w:rsidRPr="007617DE" w:rsidRDefault="00AE300B">
            <w:pPr>
              <w:jc w:val="center"/>
              <w:rPr>
                <w:ins w:id="11867" w:author="Xuning Wei12232" w:date="2026-10-16T09:35:00Z"/>
                <w:rFonts w:ascii="Times New Roman" w:eastAsia="Times New Roman" w:hAnsi="Times New Roman" w:cs="Times New Roman"/>
                <w:sz w:val="18"/>
                <w:szCs w:val="18"/>
                <w:rPrChange w:id="11868" w:author="Xuning Wei12232" w:date="2026-10-24T11:11:00Z">
                  <w:rPr>
                    <w:ins w:id="11869" w:author="Xuning Wei12232" w:date="2026-10-16T09:35:00Z"/>
                    <w:rFonts w:ascii="Times New Roman" w:eastAsia="Times New Roman" w:hAnsi="Times New Roman" w:cs="Times New Roman"/>
                    <w:color w:val="0000FF"/>
                    <w:sz w:val="18"/>
                    <w:szCs w:val="18"/>
                  </w:rPr>
                </w:rPrChange>
              </w:rPr>
            </w:pPr>
            <w:ins w:id="11870"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53951A" w14:textId="77777777" w:rsidR="007617DE" w:rsidRPr="007617DE" w:rsidRDefault="00AE300B">
            <w:pPr>
              <w:jc w:val="center"/>
              <w:rPr>
                <w:ins w:id="11871" w:author="Xuning Wei12232" w:date="2026-10-16T09:35:00Z"/>
                <w:rFonts w:ascii="Times New Roman" w:eastAsiaTheme="minorEastAsia" w:hAnsi="Times New Roman" w:cs="Times New Roman"/>
                <w:sz w:val="18"/>
                <w:szCs w:val="18"/>
                <w:lang w:eastAsia="zh-CN"/>
                <w:rPrChange w:id="11872" w:author="Xuning Wei12232" w:date="2026-10-24T11:11:00Z">
                  <w:rPr>
                    <w:ins w:id="11873" w:author="Xuning Wei12232" w:date="2026-10-16T09:35:00Z"/>
                    <w:rFonts w:ascii="Times New Roman" w:eastAsiaTheme="minorEastAsia" w:hAnsi="Times New Roman" w:cs="Times New Roman"/>
                    <w:b/>
                    <w:color w:val="0000FF"/>
                    <w:sz w:val="18"/>
                    <w:szCs w:val="18"/>
                    <w:lang w:eastAsia="zh-CN"/>
                  </w:rPr>
                </w:rPrChange>
              </w:rPr>
            </w:pPr>
            <w:ins w:id="11874" w:author="Xuning Wei12232" w:date="2026-10-23T19:24:00Z">
              <w:r>
                <w:rPr>
                  <w:rFonts w:ascii="Times New Roman" w:eastAsiaTheme="minorEastAsia" w:hAnsi="Times New Roman" w:cs="Times New Roman"/>
                  <w:b/>
                  <w:sz w:val="18"/>
                  <w:szCs w:val="18"/>
                  <w:lang w:eastAsia="zh-CN"/>
                </w:rPr>
                <w:t>12.0 – 29.5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8BDC17" w14:textId="77777777" w:rsidR="007617DE" w:rsidRPr="007617DE" w:rsidRDefault="00AE300B">
            <w:pPr>
              <w:jc w:val="center"/>
              <w:rPr>
                <w:ins w:id="11875" w:author="Xuning Wei12232" w:date="2026-10-16T09:35:00Z"/>
                <w:rFonts w:ascii="Times New Roman" w:eastAsiaTheme="minorEastAsia" w:hAnsi="Times New Roman" w:cs="Times New Roman"/>
                <w:bCs w:val="0"/>
                <w:sz w:val="18"/>
                <w:szCs w:val="18"/>
                <w:lang w:eastAsia="zh-CN"/>
                <w:rPrChange w:id="11876" w:author="Xuning Wei12232" w:date="2026-10-24T11:11:00Z">
                  <w:rPr>
                    <w:ins w:id="11877" w:author="Xuning Wei12232" w:date="2026-10-16T09:35:00Z"/>
                    <w:rFonts w:ascii="Times New Roman" w:eastAsia="Times New Roman" w:hAnsi="Times New Roman" w:cs="Times New Roman"/>
                    <w:bCs w:val="0"/>
                    <w:color w:val="0000FF"/>
                    <w:sz w:val="18"/>
                    <w:szCs w:val="18"/>
                  </w:rPr>
                </w:rPrChange>
              </w:rPr>
            </w:pPr>
            <w:ins w:id="1187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87296F" w14:textId="77777777" w:rsidR="007617DE" w:rsidRPr="007617DE" w:rsidRDefault="00AE300B">
            <w:pPr>
              <w:jc w:val="center"/>
              <w:rPr>
                <w:ins w:id="11879" w:author="Xuning Wei12232" w:date="2026-10-16T09:35:00Z"/>
                <w:rFonts w:ascii="Times New Roman" w:eastAsia="Times New Roman" w:hAnsi="Times New Roman" w:cs="Times New Roman"/>
                <w:sz w:val="18"/>
                <w:szCs w:val="18"/>
                <w:rPrChange w:id="11880" w:author="Xuning Wei12232" w:date="2026-10-24T11:11:00Z">
                  <w:rPr>
                    <w:ins w:id="11881" w:author="Xuning Wei12232" w:date="2026-10-16T09:35:00Z"/>
                    <w:rFonts w:ascii="Times New Roman" w:eastAsia="Times New Roman" w:hAnsi="Times New Roman" w:cs="Times New Roman"/>
                    <w:color w:val="0000FF"/>
                    <w:sz w:val="18"/>
                    <w:szCs w:val="18"/>
                  </w:rPr>
                </w:rPrChange>
              </w:rPr>
            </w:pPr>
            <w:ins w:id="11882" w:author="Xuning Wei12232" w:date="2026-10-23T19:24:00Z">
              <w:r>
                <w:rPr>
                  <w:rFonts w:ascii="Times New Roman" w:eastAsia="等线" w:hAnsi="Times New Roman" w:cs="Times New Roman"/>
                  <w:bCs w:val="0"/>
                  <w:sz w:val="18"/>
                  <w:szCs w:val="18"/>
                  <w:rPrChange w:id="1188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F4D6150" w14:textId="77777777" w:rsidR="007617DE" w:rsidRPr="007617DE" w:rsidRDefault="007617DE">
            <w:pPr>
              <w:jc w:val="center"/>
              <w:rPr>
                <w:ins w:id="11884" w:author="Xuning Wei12232" w:date="2026-10-16T09:36:00Z"/>
                <w:rFonts w:ascii="Times New Roman" w:eastAsia="等线" w:hAnsi="Times New Roman" w:cs="Times New Roman"/>
                <w:bCs w:val="0"/>
                <w:sz w:val="18"/>
                <w:szCs w:val="18"/>
                <w:rPrChange w:id="11885" w:author="Xuning Wei12232" w:date="2026-10-24T11:11:00Z">
                  <w:rPr>
                    <w:ins w:id="1188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69B19AC" w14:textId="77777777" w:rsidR="007617DE" w:rsidRPr="007617DE" w:rsidRDefault="007617DE">
            <w:pPr>
              <w:jc w:val="center"/>
              <w:rPr>
                <w:ins w:id="11887" w:author="Xuning Wei12232" w:date="2026-10-16T09:36:00Z"/>
                <w:rFonts w:ascii="Times New Roman" w:eastAsia="等线" w:hAnsi="Times New Roman" w:cs="Times New Roman"/>
                <w:bCs w:val="0"/>
                <w:sz w:val="18"/>
                <w:szCs w:val="18"/>
                <w:rPrChange w:id="11888" w:author="Xuning Wei12232" w:date="2026-10-24T11:11:00Z">
                  <w:rPr>
                    <w:ins w:id="1188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7734ACA1" w14:textId="77777777" w:rsidR="007617DE" w:rsidRPr="007617DE" w:rsidRDefault="007617DE">
            <w:pPr>
              <w:jc w:val="center"/>
              <w:rPr>
                <w:ins w:id="11890" w:author="Xuning Wei12232" w:date="2026-10-16T09:36:00Z"/>
                <w:rFonts w:ascii="Times New Roman" w:eastAsia="等线" w:hAnsi="Times New Roman" w:cs="Times New Roman"/>
                <w:bCs w:val="0"/>
                <w:sz w:val="18"/>
                <w:szCs w:val="18"/>
                <w:rPrChange w:id="11891" w:author="Xuning Wei12232" w:date="2026-10-24T11:11:00Z">
                  <w:rPr>
                    <w:ins w:id="11892" w:author="Xuning Wei12232" w:date="2026-10-16T09:36:00Z"/>
                    <w:rFonts w:ascii="Times New Roman" w:eastAsia="等线" w:hAnsi="Times New Roman" w:cs="Times New Roman"/>
                    <w:b/>
                    <w:bCs w:val="0"/>
                    <w:color w:val="0000FF"/>
                    <w:sz w:val="18"/>
                    <w:szCs w:val="18"/>
                  </w:rPr>
                </w:rPrChange>
              </w:rPr>
            </w:pPr>
          </w:p>
        </w:tc>
      </w:tr>
      <w:tr w:rsidR="007617DE" w14:paraId="64B231D8" w14:textId="77777777">
        <w:trPr>
          <w:trHeight w:val="330"/>
          <w:ins w:id="11893" w:author="Xuning Wei12232" w:date="2026-10-16T09:35:00Z"/>
        </w:trPr>
        <w:tc>
          <w:tcPr>
            <w:tcW w:w="390" w:type="pct"/>
            <w:vMerge/>
            <w:tcMar>
              <w:left w:w="108" w:type="dxa"/>
              <w:right w:w="108" w:type="dxa"/>
            </w:tcMar>
            <w:vAlign w:val="center"/>
          </w:tcPr>
          <w:p w14:paraId="481A36E0" w14:textId="77777777" w:rsidR="007617DE" w:rsidRPr="007617DE" w:rsidRDefault="007617DE" w:rsidP="007617DE">
            <w:pPr>
              <w:jc w:val="center"/>
              <w:rPr>
                <w:ins w:id="11894" w:author="Xuning Wei12232" w:date="2026-10-16T09:35:00Z"/>
                <w:rFonts w:ascii="Times New Roman" w:hAnsi="Times New Roman" w:cs="Times New Roman"/>
                <w:sz w:val="18"/>
                <w:szCs w:val="18"/>
                <w:rPrChange w:id="11895" w:author="Xuning Wei12232" w:date="2026-10-24T11:11:00Z">
                  <w:rPr>
                    <w:ins w:id="11896" w:author="Xuning Wei12232" w:date="2026-10-16T09:35:00Z"/>
                    <w:color w:val="0000FF"/>
                  </w:rPr>
                </w:rPrChange>
              </w:rPr>
              <w:pPrChange w:id="1189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B80671" w14:textId="77777777" w:rsidR="007617DE" w:rsidRPr="007617DE" w:rsidRDefault="00AE300B" w:rsidP="007617DE">
            <w:pPr>
              <w:jc w:val="center"/>
              <w:rPr>
                <w:ins w:id="11898" w:author="Xuning Wei12232" w:date="2026-10-16T09:35:00Z"/>
                <w:rFonts w:ascii="Times New Roman" w:eastAsia="Times New Roman" w:hAnsi="Times New Roman" w:cs="Times New Roman"/>
                <w:sz w:val="18"/>
                <w:szCs w:val="18"/>
                <w:rPrChange w:id="11899" w:author="Xuning Wei12232" w:date="2026-10-24T11:11:00Z">
                  <w:rPr>
                    <w:ins w:id="11900" w:author="Xuning Wei12232" w:date="2026-10-16T09:35:00Z"/>
                    <w:rFonts w:ascii="Times New Roman" w:eastAsia="Times New Roman" w:hAnsi="Times New Roman" w:cs="Times New Roman"/>
                    <w:color w:val="0000FF"/>
                    <w:sz w:val="18"/>
                    <w:szCs w:val="18"/>
                  </w:rPr>
                </w:rPrChange>
              </w:rPr>
              <w:pPrChange w:id="11901" w:author="Xuning Wei12232" w:date="2026-10-20T22:47:00Z">
                <w:pPr/>
              </w:pPrChange>
            </w:pPr>
            <w:ins w:id="11902" w:author="Xuning Wei12232" w:date="2026-10-23T19:24:00Z">
              <w:r>
                <w:rPr>
                  <w:rFonts w:ascii="Times New Roman" w:hAnsi="Times New Roman" w:cs="Times New Roman"/>
                  <w:sz w:val="18"/>
                  <w:szCs w:val="18"/>
                </w:rPr>
                <w:t>Dissolution jacket temperature (NMeAsn22, αMePhe15)</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1EDBF971" w14:textId="77777777" w:rsidR="007617DE" w:rsidRPr="007617DE" w:rsidRDefault="00AE300B">
            <w:pPr>
              <w:jc w:val="center"/>
              <w:rPr>
                <w:ins w:id="11903" w:author="Xuning Wei12232" w:date="2026-10-16T09:35:00Z"/>
                <w:rFonts w:ascii="Times New Roman" w:eastAsia="Times New Roman" w:hAnsi="Times New Roman" w:cs="Times New Roman"/>
                <w:sz w:val="18"/>
                <w:szCs w:val="18"/>
                <w:rPrChange w:id="11904" w:author="Xuning Wei12232" w:date="2026-10-24T11:11:00Z">
                  <w:rPr>
                    <w:ins w:id="11905" w:author="Xuning Wei12232" w:date="2026-10-16T09:35:00Z"/>
                    <w:rFonts w:ascii="Times New Roman" w:eastAsia="Times New Roman" w:hAnsi="Times New Roman" w:cs="Times New Roman"/>
                    <w:color w:val="0000FF"/>
                    <w:sz w:val="18"/>
                    <w:szCs w:val="18"/>
                  </w:rPr>
                </w:rPrChange>
              </w:rPr>
            </w:pPr>
            <w:ins w:id="1190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FD161A" w14:textId="77777777" w:rsidR="007617DE" w:rsidRPr="007617DE" w:rsidRDefault="00AE300B">
            <w:pPr>
              <w:jc w:val="center"/>
              <w:rPr>
                <w:ins w:id="11907" w:author="Xuning Wei12232" w:date="2026-10-16T09:35:00Z"/>
                <w:rFonts w:ascii="Times New Roman" w:eastAsia="Times New Roman" w:hAnsi="Times New Roman" w:cs="Times New Roman"/>
                <w:sz w:val="18"/>
                <w:szCs w:val="18"/>
                <w:rPrChange w:id="11908" w:author="Xuning Wei12232" w:date="2026-10-24T11:11:00Z">
                  <w:rPr>
                    <w:ins w:id="11909" w:author="Xuning Wei12232" w:date="2026-10-16T09:35:00Z"/>
                    <w:rFonts w:ascii="Times New Roman" w:eastAsia="Times New Roman" w:hAnsi="Times New Roman" w:cs="Times New Roman"/>
                    <w:color w:val="0000FF"/>
                    <w:sz w:val="18"/>
                    <w:szCs w:val="18"/>
                  </w:rPr>
                </w:rPrChange>
              </w:rPr>
            </w:pPr>
            <w:ins w:id="11910"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45CA2C" w14:textId="77777777" w:rsidR="007617DE" w:rsidRPr="007617DE" w:rsidRDefault="00AE300B">
            <w:pPr>
              <w:jc w:val="center"/>
              <w:rPr>
                <w:ins w:id="11911" w:author="Xuning Wei12232" w:date="2026-10-16T09:35:00Z"/>
                <w:rFonts w:ascii="Times New Roman" w:eastAsiaTheme="minorEastAsia" w:hAnsi="Times New Roman" w:cs="Times New Roman"/>
                <w:b/>
                <w:sz w:val="18"/>
                <w:szCs w:val="18"/>
                <w:lang w:eastAsia="zh-CN"/>
                <w:rPrChange w:id="11912" w:author="Xuning Wei12232" w:date="2026-10-24T11:11:00Z">
                  <w:rPr>
                    <w:ins w:id="11913" w:author="Xuning Wei12232" w:date="2026-10-16T09:35:00Z"/>
                    <w:rFonts w:ascii="Times New Roman" w:eastAsiaTheme="minorEastAsia" w:hAnsi="Times New Roman" w:cs="Times New Roman"/>
                    <w:b/>
                    <w:color w:val="0000FF"/>
                    <w:sz w:val="18"/>
                    <w:szCs w:val="18"/>
                    <w:lang w:eastAsia="zh-CN"/>
                  </w:rPr>
                </w:rPrChange>
              </w:rPr>
            </w:pPr>
            <w:ins w:id="11914" w:author="Xuning Wei12232" w:date="2026-10-23T19:24:00Z">
              <w:r>
                <w:rPr>
                  <w:rFonts w:ascii="Times New Roman" w:eastAsiaTheme="minorEastAsia" w:hAnsi="Times New Roman" w:cs="Times New Roman"/>
                  <w:b/>
                  <w:sz w:val="18"/>
                  <w:szCs w:val="18"/>
                  <w:lang w:eastAsia="zh-CN"/>
                </w:rPr>
                <w:t>12.6 - 26.9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69D505" w14:textId="77777777" w:rsidR="007617DE" w:rsidRPr="007617DE" w:rsidRDefault="00AE300B">
            <w:pPr>
              <w:jc w:val="center"/>
              <w:rPr>
                <w:ins w:id="11915" w:author="Xuning Wei12232" w:date="2026-10-16T09:35:00Z"/>
                <w:rFonts w:ascii="Times New Roman" w:eastAsia="Times New Roman" w:hAnsi="Times New Roman" w:cs="Times New Roman"/>
                <w:b/>
                <w:bCs w:val="0"/>
                <w:sz w:val="18"/>
                <w:szCs w:val="18"/>
                <w:rPrChange w:id="11916" w:author="Xuning Wei12232" w:date="2026-10-24T11:11:00Z">
                  <w:rPr>
                    <w:ins w:id="11917" w:author="Xuning Wei12232" w:date="2026-10-16T09:35:00Z"/>
                    <w:rFonts w:ascii="Times New Roman" w:eastAsia="Times New Roman" w:hAnsi="Times New Roman" w:cs="Times New Roman"/>
                    <w:bCs w:val="0"/>
                    <w:color w:val="0000FF"/>
                    <w:sz w:val="18"/>
                    <w:szCs w:val="18"/>
                  </w:rPr>
                </w:rPrChange>
              </w:rPr>
            </w:pPr>
            <w:ins w:id="1191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1E1541" w14:textId="77777777" w:rsidR="007617DE" w:rsidRPr="007617DE" w:rsidRDefault="00AE300B">
            <w:pPr>
              <w:jc w:val="center"/>
              <w:rPr>
                <w:ins w:id="11919" w:author="Xuning Wei12232" w:date="2026-10-16T09:35:00Z"/>
                <w:rFonts w:ascii="Times New Roman" w:eastAsia="Times New Roman" w:hAnsi="Times New Roman" w:cs="Times New Roman"/>
                <w:sz w:val="18"/>
                <w:szCs w:val="18"/>
                <w:rPrChange w:id="11920" w:author="Xuning Wei12232" w:date="2026-10-24T11:11:00Z">
                  <w:rPr>
                    <w:ins w:id="11921" w:author="Xuning Wei12232" w:date="2026-10-16T09:35:00Z"/>
                    <w:rFonts w:ascii="Times New Roman" w:eastAsia="Times New Roman" w:hAnsi="Times New Roman" w:cs="Times New Roman"/>
                    <w:color w:val="0000FF"/>
                    <w:sz w:val="18"/>
                    <w:szCs w:val="18"/>
                  </w:rPr>
                </w:rPrChange>
              </w:rPr>
            </w:pPr>
            <w:ins w:id="11922" w:author="Xuning Wei12232" w:date="2026-10-23T19:24:00Z">
              <w:r>
                <w:rPr>
                  <w:rFonts w:ascii="Times New Roman" w:eastAsia="等线" w:hAnsi="Times New Roman" w:cs="Times New Roman"/>
                  <w:bCs w:val="0"/>
                  <w:sz w:val="18"/>
                  <w:szCs w:val="18"/>
                  <w:rPrChange w:id="1192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72242CB" w14:textId="77777777" w:rsidR="007617DE" w:rsidRPr="007617DE" w:rsidRDefault="007617DE">
            <w:pPr>
              <w:jc w:val="center"/>
              <w:rPr>
                <w:ins w:id="11924" w:author="Xuning Wei12232" w:date="2026-10-16T09:36:00Z"/>
                <w:rFonts w:ascii="Times New Roman" w:eastAsia="等线" w:hAnsi="Times New Roman" w:cs="Times New Roman"/>
                <w:bCs w:val="0"/>
                <w:sz w:val="18"/>
                <w:szCs w:val="18"/>
                <w:rPrChange w:id="11925" w:author="Xuning Wei12232" w:date="2026-10-24T11:11:00Z">
                  <w:rPr>
                    <w:ins w:id="1192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86939F7" w14:textId="77777777" w:rsidR="007617DE" w:rsidRPr="007617DE" w:rsidRDefault="007617DE">
            <w:pPr>
              <w:jc w:val="center"/>
              <w:rPr>
                <w:ins w:id="11927" w:author="Xuning Wei12232" w:date="2026-10-16T09:36:00Z"/>
                <w:rFonts w:ascii="Times New Roman" w:eastAsia="等线" w:hAnsi="Times New Roman" w:cs="Times New Roman"/>
                <w:bCs w:val="0"/>
                <w:sz w:val="18"/>
                <w:szCs w:val="18"/>
                <w:rPrChange w:id="11928" w:author="Xuning Wei12232" w:date="2026-10-24T11:11:00Z">
                  <w:rPr>
                    <w:ins w:id="1192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37E198DD" w14:textId="77777777" w:rsidR="007617DE" w:rsidRPr="007617DE" w:rsidRDefault="007617DE">
            <w:pPr>
              <w:jc w:val="center"/>
              <w:rPr>
                <w:ins w:id="11930" w:author="Xuning Wei12232" w:date="2026-10-16T09:36:00Z"/>
                <w:rFonts w:ascii="Times New Roman" w:eastAsia="等线" w:hAnsi="Times New Roman" w:cs="Times New Roman"/>
                <w:bCs w:val="0"/>
                <w:sz w:val="18"/>
                <w:szCs w:val="18"/>
                <w:rPrChange w:id="11931" w:author="Xuning Wei12232" w:date="2026-10-24T11:11:00Z">
                  <w:rPr>
                    <w:ins w:id="11932" w:author="Xuning Wei12232" w:date="2026-10-16T09:36:00Z"/>
                    <w:rFonts w:ascii="Times New Roman" w:eastAsia="等线" w:hAnsi="Times New Roman" w:cs="Times New Roman"/>
                    <w:b/>
                    <w:bCs w:val="0"/>
                    <w:color w:val="0000FF"/>
                    <w:sz w:val="18"/>
                    <w:szCs w:val="18"/>
                  </w:rPr>
                </w:rPrChange>
              </w:rPr>
            </w:pPr>
          </w:p>
        </w:tc>
      </w:tr>
      <w:tr w:rsidR="007617DE" w14:paraId="28209674" w14:textId="77777777">
        <w:trPr>
          <w:trHeight w:val="330"/>
          <w:ins w:id="11933" w:author="Xuning Wei12232" w:date="2026-10-16T09:35:00Z"/>
        </w:trPr>
        <w:tc>
          <w:tcPr>
            <w:tcW w:w="390" w:type="pct"/>
            <w:vMerge/>
            <w:tcMar>
              <w:left w:w="108" w:type="dxa"/>
              <w:right w:w="108" w:type="dxa"/>
            </w:tcMar>
            <w:vAlign w:val="center"/>
          </w:tcPr>
          <w:p w14:paraId="232F2A53" w14:textId="77777777" w:rsidR="007617DE" w:rsidRPr="007617DE" w:rsidRDefault="007617DE" w:rsidP="007617DE">
            <w:pPr>
              <w:jc w:val="center"/>
              <w:rPr>
                <w:ins w:id="11934" w:author="Xuning Wei12232" w:date="2026-10-16T09:35:00Z"/>
                <w:rFonts w:ascii="Times New Roman" w:hAnsi="Times New Roman" w:cs="Times New Roman"/>
                <w:sz w:val="18"/>
                <w:szCs w:val="18"/>
                <w:rPrChange w:id="11935" w:author="Xuning Wei12232" w:date="2026-10-24T11:11:00Z">
                  <w:rPr>
                    <w:ins w:id="11936" w:author="Xuning Wei12232" w:date="2026-10-16T09:35:00Z"/>
                    <w:color w:val="0000FF"/>
                  </w:rPr>
                </w:rPrChange>
              </w:rPr>
              <w:pPrChange w:id="1193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77797B" w14:textId="77777777" w:rsidR="007617DE" w:rsidRPr="007617DE" w:rsidRDefault="00AE300B" w:rsidP="007617DE">
            <w:pPr>
              <w:jc w:val="center"/>
              <w:rPr>
                <w:ins w:id="11938" w:author="Xuning Wei12232" w:date="2026-10-16T09:35:00Z"/>
                <w:rFonts w:ascii="Times New Roman" w:eastAsia="Times New Roman" w:hAnsi="Times New Roman" w:cs="Times New Roman"/>
                <w:sz w:val="18"/>
                <w:szCs w:val="18"/>
                <w:rPrChange w:id="11939" w:author="Xuning Wei12232" w:date="2026-10-24T11:11:00Z">
                  <w:rPr>
                    <w:ins w:id="11940" w:author="Xuning Wei12232" w:date="2026-10-16T09:35:00Z"/>
                    <w:rFonts w:ascii="Times New Roman" w:eastAsia="Times New Roman" w:hAnsi="Times New Roman" w:cs="Times New Roman"/>
                    <w:color w:val="0000FF"/>
                    <w:sz w:val="18"/>
                    <w:szCs w:val="18"/>
                  </w:rPr>
                </w:rPrChange>
              </w:rPr>
              <w:pPrChange w:id="11941" w:author="Xuning Wei12232" w:date="2026-10-20T22:47:00Z">
                <w:pPr/>
              </w:pPrChange>
            </w:pPr>
            <w:ins w:id="11942" w:author="Xuning Wei12232" w:date="2026-10-23T19:24:00Z">
              <w:r>
                <w:rPr>
                  <w:rFonts w:ascii="Times New Roman" w:hAnsi="Times New Roman" w:cs="Times New Roman"/>
                  <w:sz w:val="18"/>
                  <w:szCs w:val="18"/>
                </w:rPr>
                <w:t>Dissolution jacket temperature (Asn21)</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797C60E3" w14:textId="77777777" w:rsidR="007617DE" w:rsidRPr="007617DE" w:rsidRDefault="00AE300B">
            <w:pPr>
              <w:jc w:val="center"/>
              <w:rPr>
                <w:ins w:id="11943" w:author="Xuning Wei12232" w:date="2026-10-16T09:35:00Z"/>
                <w:rFonts w:ascii="Times New Roman" w:eastAsia="Times New Roman" w:hAnsi="Times New Roman" w:cs="Times New Roman"/>
                <w:sz w:val="18"/>
                <w:szCs w:val="18"/>
                <w:rPrChange w:id="11944" w:author="Xuning Wei12232" w:date="2026-10-24T11:11:00Z">
                  <w:rPr>
                    <w:ins w:id="11945" w:author="Xuning Wei12232" w:date="2026-10-16T09:35:00Z"/>
                    <w:rFonts w:ascii="Times New Roman" w:eastAsia="Times New Roman" w:hAnsi="Times New Roman" w:cs="Times New Roman"/>
                    <w:color w:val="0000FF"/>
                    <w:sz w:val="18"/>
                    <w:szCs w:val="18"/>
                  </w:rPr>
                </w:rPrChange>
              </w:rPr>
            </w:pPr>
            <w:ins w:id="1194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9DD250" w14:textId="77777777" w:rsidR="007617DE" w:rsidRPr="007617DE" w:rsidRDefault="00AE300B">
            <w:pPr>
              <w:jc w:val="center"/>
              <w:rPr>
                <w:ins w:id="11947" w:author="Xuning Wei12232" w:date="2026-10-16T09:35:00Z"/>
                <w:rFonts w:ascii="Times New Roman" w:eastAsia="等线" w:hAnsi="Times New Roman" w:cs="Times New Roman"/>
                <w:bCs w:val="0"/>
                <w:sz w:val="18"/>
                <w:szCs w:val="18"/>
                <w:rPrChange w:id="11948" w:author="Xuning Wei12232" w:date="2026-10-24T11:11:00Z">
                  <w:rPr>
                    <w:ins w:id="11949" w:author="Xuning Wei12232" w:date="2026-10-16T09:35:00Z"/>
                    <w:rFonts w:ascii="Times New Roman" w:eastAsia="Times New Roman" w:hAnsi="Times New Roman" w:cs="Times New Roman"/>
                    <w:color w:val="0000FF"/>
                    <w:sz w:val="18"/>
                    <w:szCs w:val="18"/>
                  </w:rPr>
                </w:rPrChange>
              </w:rPr>
            </w:pPr>
            <w:ins w:id="11950" w:author="Xuning Wei12232" w:date="2026-10-23T19:24:00Z">
              <w:r>
                <w:rPr>
                  <w:rFonts w:ascii="Times New Roman" w:hAnsi="Times New Roman" w:cs="Times New Roman"/>
                  <w:sz w:val="18"/>
                  <w:szCs w:val="18"/>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9A05A1" w14:textId="77777777" w:rsidR="007617DE" w:rsidRPr="007617DE" w:rsidRDefault="00AE300B">
            <w:pPr>
              <w:jc w:val="center"/>
              <w:rPr>
                <w:ins w:id="11951" w:author="Xuning Wei12232" w:date="2026-10-16T09:35:00Z"/>
                <w:rFonts w:ascii="Times New Roman" w:eastAsia="Times New Roman" w:hAnsi="Times New Roman" w:cs="Times New Roman"/>
                <w:sz w:val="18"/>
                <w:szCs w:val="18"/>
                <w:rPrChange w:id="11952" w:author="Xuning Wei12232" w:date="2026-10-24T11:11:00Z">
                  <w:rPr>
                    <w:ins w:id="11953" w:author="Xuning Wei12232" w:date="2026-10-16T09:35:00Z"/>
                    <w:rFonts w:ascii="Times New Roman" w:eastAsia="Times New Roman" w:hAnsi="Times New Roman" w:cs="Times New Roman"/>
                    <w:b/>
                    <w:color w:val="0000FF"/>
                    <w:sz w:val="18"/>
                    <w:szCs w:val="18"/>
                  </w:rPr>
                </w:rPrChange>
              </w:rPr>
            </w:pPr>
            <w:ins w:id="11954" w:author="Xuning Wei12232" w:date="2026-10-23T19:24:00Z">
              <w:r>
                <w:rPr>
                  <w:rFonts w:ascii="Times New Roman" w:eastAsiaTheme="minorEastAsia" w:hAnsi="Times New Roman" w:cs="Times New Roman"/>
                  <w:b/>
                  <w:sz w:val="18"/>
                  <w:szCs w:val="18"/>
                  <w:lang w:eastAsia="zh-CN"/>
                </w:rPr>
                <w:t>12.2 – 27.9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D6BEAA" w14:textId="77777777" w:rsidR="007617DE" w:rsidRPr="007617DE" w:rsidRDefault="00AE300B">
            <w:pPr>
              <w:jc w:val="center"/>
              <w:rPr>
                <w:ins w:id="11955" w:author="Xuning Wei12232" w:date="2026-10-16T09:35:00Z"/>
                <w:rFonts w:ascii="Times New Roman" w:eastAsiaTheme="minorEastAsia" w:hAnsi="Times New Roman" w:cs="Times New Roman"/>
                <w:bCs w:val="0"/>
                <w:sz w:val="18"/>
                <w:szCs w:val="18"/>
                <w:lang w:eastAsia="zh-CN"/>
                <w:rPrChange w:id="11956" w:author="Xuning Wei12232" w:date="2026-10-24T11:11:00Z">
                  <w:rPr>
                    <w:ins w:id="11957" w:author="Xuning Wei12232" w:date="2026-10-16T09:35:00Z"/>
                    <w:rFonts w:ascii="Times New Roman" w:eastAsia="Times New Roman" w:hAnsi="Times New Roman" w:cs="Times New Roman"/>
                    <w:bCs w:val="0"/>
                    <w:color w:val="0000FF"/>
                    <w:sz w:val="18"/>
                    <w:szCs w:val="18"/>
                  </w:rPr>
                </w:rPrChange>
              </w:rPr>
            </w:pPr>
            <w:ins w:id="1195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5D5D0B" w14:textId="77777777" w:rsidR="007617DE" w:rsidRPr="007617DE" w:rsidRDefault="00AE300B">
            <w:pPr>
              <w:jc w:val="center"/>
              <w:rPr>
                <w:ins w:id="11959" w:author="Xuning Wei12232" w:date="2026-10-16T09:35:00Z"/>
                <w:rFonts w:ascii="Times New Roman" w:eastAsia="Times New Roman" w:hAnsi="Times New Roman" w:cs="Times New Roman"/>
                <w:sz w:val="18"/>
                <w:szCs w:val="18"/>
                <w:rPrChange w:id="11960" w:author="Xuning Wei12232" w:date="2026-10-24T11:11:00Z">
                  <w:rPr>
                    <w:ins w:id="11961" w:author="Xuning Wei12232" w:date="2026-10-16T09:35:00Z"/>
                    <w:rFonts w:ascii="Times New Roman" w:eastAsia="Times New Roman" w:hAnsi="Times New Roman" w:cs="Times New Roman"/>
                    <w:color w:val="0000FF"/>
                    <w:sz w:val="18"/>
                    <w:szCs w:val="18"/>
                  </w:rPr>
                </w:rPrChange>
              </w:rPr>
            </w:pPr>
            <w:ins w:id="11962" w:author="Xuning Wei12232" w:date="2026-10-23T19:24:00Z">
              <w:r>
                <w:rPr>
                  <w:rFonts w:ascii="Times New Roman" w:eastAsia="等线" w:hAnsi="Times New Roman" w:cs="Times New Roman"/>
                  <w:bCs w:val="0"/>
                  <w:sz w:val="18"/>
                  <w:szCs w:val="18"/>
                  <w:rPrChange w:id="1196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CC74E4D" w14:textId="77777777" w:rsidR="007617DE" w:rsidRPr="007617DE" w:rsidRDefault="007617DE">
            <w:pPr>
              <w:jc w:val="center"/>
              <w:rPr>
                <w:ins w:id="11964" w:author="Xuning Wei12232" w:date="2026-10-16T09:36:00Z"/>
                <w:rFonts w:ascii="Times New Roman" w:eastAsia="等线" w:hAnsi="Times New Roman" w:cs="Times New Roman"/>
                <w:bCs w:val="0"/>
                <w:sz w:val="18"/>
                <w:szCs w:val="18"/>
                <w:rPrChange w:id="11965" w:author="Xuning Wei12232" w:date="2026-10-24T11:11:00Z">
                  <w:rPr>
                    <w:ins w:id="1196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513E1F9" w14:textId="77777777" w:rsidR="007617DE" w:rsidRPr="007617DE" w:rsidRDefault="007617DE">
            <w:pPr>
              <w:jc w:val="center"/>
              <w:rPr>
                <w:ins w:id="11967" w:author="Xuning Wei12232" w:date="2026-10-16T09:36:00Z"/>
                <w:rFonts w:ascii="Times New Roman" w:eastAsia="等线" w:hAnsi="Times New Roman" w:cs="Times New Roman"/>
                <w:bCs w:val="0"/>
                <w:sz w:val="18"/>
                <w:szCs w:val="18"/>
                <w:rPrChange w:id="11968" w:author="Xuning Wei12232" w:date="2026-10-24T11:11:00Z">
                  <w:rPr>
                    <w:ins w:id="1196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6D0ECFD" w14:textId="77777777" w:rsidR="007617DE" w:rsidRPr="007617DE" w:rsidRDefault="007617DE">
            <w:pPr>
              <w:jc w:val="center"/>
              <w:rPr>
                <w:ins w:id="11970" w:author="Xuning Wei12232" w:date="2026-10-16T09:36:00Z"/>
                <w:rFonts w:ascii="Times New Roman" w:eastAsia="等线" w:hAnsi="Times New Roman" w:cs="Times New Roman"/>
                <w:bCs w:val="0"/>
                <w:sz w:val="18"/>
                <w:szCs w:val="18"/>
                <w:rPrChange w:id="11971" w:author="Xuning Wei12232" w:date="2026-10-24T11:11:00Z">
                  <w:rPr>
                    <w:ins w:id="11972" w:author="Xuning Wei12232" w:date="2026-10-16T09:36:00Z"/>
                    <w:rFonts w:ascii="Times New Roman" w:eastAsia="等线" w:hAnsi="Times New Roman" w:cs="Times New Roman"/>
                    <w:b/>
                    <w:bCs w:val="0"/>
                    <w:color w:val="0000FF"/>
                    <w:sz w:val="18"/>
                    <w:szCs w:val="18"/>
                  </w:rPr>
                </w:rPrChange>
              </w:rPr>
            </w:pPr>
          </w:p>
        </w:tc>
      </w:tr>
      <w:tr w:rsidR="007617DE" w14:paraId="367B3628" w14:textId="77777777">
        <w:trPr>
          <w:trHeight w:val="330"/>
          <w:ins w:id="11973" w:author="Xuning Wei12232" w:date="2026-10-16T09:35:00Z"/>
        </w:trPr>
        <w:tc>
          <w:tcPr>
            <w:tcW w:w="390" w:type="pct"/>
            <w:vMerge/>
            <w:tcMar>
              <w:left w:w="108" w:type="dxa"/>
              <w:right w:w="108" w:type="dxa"/>
            </w:tcMar>
            <w:vAlign w:val="center"/>
          </w:tcPr>
          <w:p w14:paraId="0538B33D" w14:textId="77777777" w:rsidR="007617DE" w:rsidRPr="007617DE" w:rsidRDefault="007617DE" w:rsidP="007617DE">
            <w:pPr>
              <w:jc w:val="center"/>
              <w:rPr>
                <w:ins w:id="11974" w:author="Xuning Wei12232" w:date="2026-10-16T09:35:00Z"/>
                <w:rFonts w:ascii="Times New Roman" w:hAnsi="Times New Roman" w:cs="Times New Roman"/>
                <w:sz w:val="18"/>
                <w:szCs w:val="18"/>
                <w:rPrChange w:id="11975" w:author="Xuning Wei12232" w:date="2026-10-24T11:11:00Z">
                  <w:rPr>
                    <w:ins w:id="11976" w:author="Xuning Wei12232" w:date="2026-10-16T09:35:00Z"/>
                    <w:color w:val="0000FF"/>
                  </w:rPr>
                </w:rPrChange>
              </w:rPr>
              <w:pPrChange w:id="1197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40EF7E" w14:textId="77777777" w:rsidR="007617DE" w:rsidRPr="007617DE" w:rsidRDefault="00AE300B" w:rsidP="007617DE">
            <w:pPr>
              <w:jc w:val="center"/>
              <w:rPr>
                <w:ins w:id="11978" w:author="Xuning Wei12232" w:date="2026-10-16T09:35:00Z"/>
                <w:rFonts w:ascii="Times New Roman" w:eastAsia="Times New Roman" w:hAnsi="Times New Roman" w:cs="Times New Roman"/>
                <w:sz w:val="18"/>
                <w:szCs w:val="18"/>
                <w:rPrChange w:id="11979" w:author="Xuning Wei12232" w:date="2026-10-24T11:11:00Z">
                  <w:rPr>
                    <w:ins w:id="11980" w:author="Xuning Wei12232" w:date="2026-10-16T09:35:00Z"/>
                    <w:rFonts w:ascii="Times New Roman" w:eastAsia="Times New Roman" w:hAnsi="Times New Roman" w:cs="Times New Roman"/>
                    <w:color w:val="0000FF"/>
                    <w:sz w:val="18"/>
                    <w:szCs w:val="18"/>
                  </w:rPr>
                </w:rPrChange>
              </w:rPr>
              <w:pPrChange w:id="11981" w:author="Xuning Wei12232" w:date="2026-10-20T22:47:00Z">
                <w:pPr/>
              </w:pPrChange>
            </w:pPr>
            <w:ins w:id="11982" w:author="Xuning Wei12232" w:date="2026-10-23T19:24:00Z">
              <w:r>
                <w:rPr>
                  <w:rFonts w:ascii="Times New Roman" w:hAnsi="Times New Roman" w:cs="Times New Roman"/>
                  <w:sz w:val="18"/>
                  <w:szCs w:val="18"/>
                </w:rPr>
                <w:t>DIC quantity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530A7CA" w14:textId="77777777" w:rsidR="007617DE" w:rsidRPr="007617DE" w:rsidRDefault="00AE300B">
            <w:pPr>
              <w:jc w:val="center"/>
              <w:rPr>
                <w:ins w:id="11983" w:author="Xuning Wei12232" w:date="2026-10-16T09:35:00Z"/>
                <w:rFonts w:ascii="Times New Roman" w:eastAsia="Times New Roman" w:hAnsi="Times New Roman" w:cs="Times New Roman"/>
                <w:sz w:val="18"/>
                <w:szCs w:val="18"/>
                <w:rPrChange w:id="11984" w:author="Xuning Wei12232" w:date="2026-10-24T11:11:00Z">
                  <w:rPr>
                    <w:ins w:id="11985" w:author="Xuning Wei12232" w:date="2026-10-16T09:35:00Z"/>
                    <w:rFonts w:ascii="Times New Roman" w:eastAsia="Times New Roman" w:hAnsi="Times New Roman" w:cs="Times New Roman"/>
                    <w:color w:val="0000FF"/>
                    <w:sz w:val="18"/>
                    <w:szCs w:val="18"/>
                  </w:rPr>
                </w:rPrChange>
              </w:rPr>
            </w:pPr>
            <w:ins w:id="1198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A1C355" w14:textId="77777777" w:rsidR="007617DE" w:rsidRPr="007617DE" w:rsidRDefault="00AE300B">
            <w:pPr>
              <w:jc w:val="center"/>
              <w:rPr>
                <w:ins w:id="11987" w:author="Xuning Wei12232" w:date="2026-10-16T09:35:00Z"/>
                <w:rFonts w:ascii="Times New Roman" w:eastAsia="Times New Roman" w:hAnsi="Times New Roman" w:cs="Times New Roman"/>
                <w:sz w:val="18"/>
                <w:szCs w:val="18"/>
                <w:rPrChange w:id="11988" w:author="Xuning Wei12232" w:date="2026-10-24T11:11:00Z">
                  <w:rPr>
                    <w:ins w:id="11989" w:author="Xuning Wei12232" w:date="2026-10-16T09:35:00Z"/>
                    <w:rFonts w:ascii="Times New Roman" w:eastAsia="Times New Roman" w:hAnsi="Times New Roman" w:cs="Times New Roman"/>
                    <w:color w:val="0000FF"/>
                    <w:sz w:val="18"/>
                    <w:szCs w:val="18"/>
                  </w:rPr>
                </w:rPrChange>
              </w:rPr>
            </w:pPr>
            <w:ins w:id="11990" w:author="Xuning Wei12232" w:date="2026-10-23T19:24:00Z">
              <w:r>
                <w:rPr>
                  <w:rFonts w:ascii="Times New Roman" w:hAnsi="Times New Roman" w:cs="Times New Roman"/>
                  <w:sz w:val="18"/>
                  <w:szCs w:val="18"/>
                </w:rPr>
                <w:t>2.20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CF4A47" w14:textId="77777777" w:rsidR="007617DE" w:rsidRPr="007617DE" w:rsidRDefault="00AE300B">
            <w:pPr>
              <w:jc w:val="center"/>
              <w:rPr>
                <w:ins w:id="11991" w:author="Xuning Wei12232" w:date="2026-10-16T09:35:00Z"/>
                <w:rFonts w:ascii="Times New Roman" w:eastAsiaTheme="minorEastAsia" w:hAnsi="Times New Roman" w:cs="Times New Roman"/>
                <w:b/>
                <w:sz w:val="18"/>
                <w:szCs w:val="18"/>
                <w:lang w:eastAsia="zh-CN"/>
                <w:rPrChange w:id="11992" w:author="Xuning Wei12232" w:date="2026-10-24T11:11:00Z">
                  <w:rPr>
                    <w:ins w:id="11993" w:author="Xuning Wei12232" w:date="2026-10-16T09:35:00Z"/>
                    <w:rFonts w:ascii="Times New Roman" w:eastAsiaTheme="minorEastAsia" w:hAnsi="Times New Roman" w:cs="Times New Roman"/>
                    <w:b/>
                    <w:color w:val="0000FF"/>
                    <w:sz w:val="18"/>
                    <w:szCs w:val="18"/>
                    <w:lang w:eastAsia="zh-CN"/>
                  </w:rPr>
                </w:rPrChange>
              </w:rPr>
            </w:pPr>
            <w:ins w:id="11994" w:author="Xuning Wei12232" w:date="2026-10-23T19:24:00Z">
              <w:r>
                <w:rPr>
                  <w:rFonts w:ascii="Times New Roman" w:eastAsiaTheme="minorEastAsia" w:hAnsi="Times New Roman" w:cs="Times New Roman"/>
                  <w:b/>
                  <w:sz w:val="18"/>
                  <w:szCs w:val="18"/>
                  <w:lang w:eastAsia="zh-CN"/>
                </w:rPr>
                <w:t>2.01</w:t>
              </w:r>
              <w:r>
                <w:rPr>
                  <w:rFonts w:ascii="Times New Roman" w:eastAsiaTheme="minorEastAsia" w:hAnsi="Times New Roman" w:cs="Times New Roman"/>
                  <w:sz w:val="18"/>
                  <w:szCs w:val="18"/>
                  <w:lang w:eastAsia="zh-CN"/>
                </w:rPr>
                <w:t xml:space="preserve"> -2.48</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615AAF" w14:textId="77777777" w:rsidR="007617DE" w:rsidRPr="007617DE" w:rsidRDefault="00AE300B">
            <w:pPr>
              <w:jc w:val="center"/>
              <w:rPr>
                <w:ins w:id="11995" w:author="Xuning Wei12232" w:date="2026-10-16T09:35:00Z"/>
                <w:rFonts w:ascii="Times New Roman" w:eastAsia="Times New Roman" w:hAnsi="Times New Roman" w:cs="Times New Roman"/>
                <w:b/>
                <w:bCs w:val="0"/>
                <w:sz w:val="18"/>
                <w:szCs w:val="18"/>
                <w:rPrChange w:id="11996" w:author="Xuning Wei12232" w:date="2026-10-24T11:11:00Z">
                  <w:rPr>
                    <w:ins w:id="11997" w:author="Xuning Wei12232" w:date="2026-10-16T09:35:00Z"/>
                    <w:rFonts w:ascii="Times New Roman" w:eastAsia="Times New Roman" w:hAnsi="Times New Roman" w:cs="Times New Roman"/>
                    <w:bCs w:val="0"/>
                    <w:color w:val="0000FF"/>
                    <w:sz w:val="18"/>
                    <w:szCs w:val="18"/>
                  </w:rPr>
                </w:rPrChange>
              </w:rPr>
            </w:pPr>
            <w:ins w:id="11998" w:author="Xuning Wei12232" w:date="2026-10-23T19:24:00Z">
              <w:r>
                <w:rPr>
                  <w:rFonts w:ascii="Times New Roman" w:eastAsiaTheme="minorEastAsia" w:hAnsi="Times New Roman" w:cs="Times New Roman"/>
                  <w:b/>
                  <w:bCs w:val="0"/>
                  <w:sz w:val="18"/>
                  <w:szCs w:val="18"/>
                  <w:lang w:eastAsia="zh-CN"/>
                </w:rPr>
                <w:t>2.13</w:t>
              </w:r>
              <w:r>
                <w:rPr>
                  <w:rFonts w:ascii="Times New Roman" w:eastAsiaTheme="minorEastAsia" w:hAnsi="Times New Roman" w:cs="Times New Roman"/>
                  <w:bCs w:val="0"/>
                  <w:sz w:val="18"/>
                  <w:szCs w:val="18"/>
                  <w:lang w:eastAsia="zh-CN"/>
                </w:rPr>
                <w:t xml:space="preserve"> - 2.27</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E0E410" w14:textId="77777777" w:rsidR="007617DE" w:rsidRPr="007617DE" w:rsidRDefault="00AE300B">
            <w:pPr>
              <w:jc w:val="center"/>
              <w:rPr>
                <w:ins w:id="11999" w:author="Xuning Wei12232" w:date="2026-10-16T09:35:00Z"/>
                <w:rFonts w:ascii="Times New Roman" w:eastAsia="Times New Roman" w:hAnsi="Times New Roman" w:cs="Times New Roman"/>
                <w:sz w:val="18"/>
                <w:szCs w:val="18"/>
                <w:rPrChange w:id="12000" w:author="Xuning Wei12232" w:date="2026-10-24T11:11:00Z">
                  <w:rPr>
                    <w:ins w:id="12001" w:author="Xuning Wei12232" w:date="2026-10-16T09:35:00Z"/>
                    <w:rFonts w:ascii="Times New Roman" w:eastAsia="Times New Roman" w:hAnsi="Times New Roman" w:cs="Times New Roman"/>
                    <w:color w:val="0000FF"/>
                    <w:sz w:val="18"/>
                    <w:szCs w:val="18"/>
                  </w:rPr>
                </w:rPrChange>
              </w:rPr>
            </w:pPr>
            <w:proofErr w:type="spellStart"/>
            <w:ins w:id="12002" w:author="Xuning Wei12232" w:date="2026-10-23T19:24:00Z">
              <w:r>
                <w:rPr>
                  <w:rFonts w:ascii="Times New Roman" w:eastAsia="等线" w:hAnsi="Times New Roman" w:cs="Times New Roman"/>
                  <w:bCs w:val="0"/>
                  <w:sz w:val="18"/>
                  <w:szCs w:val="18"/>
                  <w:rPrChange w:id="12003" w:author="Xuning Wei12232" w:date="2026-10-24T11:11:00Z">
                    <w:rPr>
                      <w:rFonts w:ascii="Times New Roman" w:eastAsia="等线" w:hAnsi="Times New Roman" w:cs="Times New Roman"/>
                      <w:bCs w:val="0"/>
                      <w:color w:val="0000FF"/>
                      <w:sz w:val="18"/>
                      <w:szCs w:val="18"/>
                    </w:rPr>
                  </w:rPrChange>
                </w:rPr>
                <w:t>eq</w:t>
              </w:r>
            </w:ins>
            <w:proofErr w:type="spellEnd"/>
          </w:p>
        </w:tc>
        <w:tc>
          <w:tcPr>
            <w:tcW w:w="493" w:type="pct"/>
            <w:tcBorders>
              <w:top w:val="single" w:sz="8" w:space="0" w:color="auto"/>
              <w:left w:val="single" w:sz="8" w:space="0" w:color="auto"/>
              <w:bottom w:val="single" w:sz="8" w:space="0" w:color="auto"/>
              <w:right w:val="single" w:sz="8" w:space="0" w:color="auto"/>
            </w:tcBorders>
            <w:vAlign w:val="center"/>
          </w:tcPr>
          <w:p w14:paraId="1C99F04A" w14:textId="77777777" w:rsidR="007617DE" w:rsidRPr="007617DE" w:rsidRDefault="007617DE">
            <w:pPr>
              <w:jc w:val="center"/>
              <w:rPr>
                <w:ins w:id="12004" w:author="Xuning Wei12232" w:date="2026-10-16T09:36:00Z"/>
                <w:rFonts w:ascii="Times New Roman" w:eastAsia="等线" w:hAnsi="Times New Roman" w:cs="Times New Roman"/>
                <w:bCs w:val="0"/>
                <w:sz w:val="18"/>
                <w:szCs w:val="18"/>
                <w:rPrChange w:id="12005" w:author="Xuning Wei12232" w:date="2026-10-24T11:11:00Z">
                  <w:rPr>
                    <w:ins w:id="1200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58A3FC61" w14:textId="77777777" w:rsidR="007617DE" w:rsidRPr="007617DE" w:rsidRDefault="007617DE">
            <w:pPr>
              <w:jc w:val="center"/>
              <w:rPr>
                <w:ins w:id="12007" w:author="Xuning Wei12232" w:date="2026-10-16T09:36:00Z"/>
                <w:rFonts w:ascii="Times New Roman" w:eastAsia="等线" w:hAnsi="Times New Roman" w:cs="Times New Roman"/>
                <w:bCs w:val="0"/>
                <w:sz w:val="18"/>
                <w:szCs w:val="18"/>
                <w:rPrChange w:id="12008" w:author="Xuning Wei12232" w:date="2026-10-24T11:11:00Z">
                  <w:rPr>
                    <w:ins w:id="1200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616099B" w14:textId="77777777" w:rsidR="007617DE" w:rsidRPr="007617DE" w:rsidRDefault="007617DE">
            <w:pPr>
              <w:jc w:val="center"/>
              <w:rPr>
                <w:ins w:id="12010" w:author="Xuning Wei12232" w:date="2026-10-16T09:36:00Z"/>
                <w:rFonts w:ascii="Times New Roman" w:eastAsia="等线" w:hAnsi="Times New Roman" w:cs="Times New Roman"/>
                <w:bCs w:val="0"/>
                <w:sz w:val="18"/>
                <w:szCs w:val="18"/>
                <w:rPrChange w:id="12011" w:author="Xuning Wei12232" w:date="2026-10-24T11:11:00Z">
                  <w:rPr>
                    <w:ins w:id="12012" w:author="Xuning Wei12232" w:date="2026-10-16T09:36:00Z"/>
                    <w:rFonts w:ascii="Times New Roman" w:eastAsia="等线" w:hAnsi="Times New Roman" w:cs="Times New Roman"/>
                    <w:b/>
                    <w:bCs w:val="0"/>
                    <w:color w:val="0000FF"/>
                    <w:sz w:val="18"/>
                    <w:szCs w:val="18"/>
                  </w:rPr>
                </w:rPrChange>
              </w:rPr>
            </w:pPr>
          </w:p>
        </w:tc>
      </w:tr>
      <w:tr w:rsidR="007617DE" w14:paraId="5C384CF4" w14:textId="77777777">
        <w:trPr>
          <w:trHeight w:val="330"/>
          <w:ins w:id="12013" w:author="Xuning Wei12232" w:date="2026-10-16T09:35:00Z"/>
        </w:trPr>
        <w:tc>
          <w:tcPr>
            <w:tcW w:w="390" w:type="pct"/>
            <w:vMerge/>
            <w:tcMar>
              <w:left w:w="108" w:type="dxa"/>
              <w:right w:w="108" w:type="dxa"/>
            </w:tcMar>
            <w:vAlign w:val="center"/>
          </w:tcPr>
          <w:p w14:paraId="2FD974DF" w14:textId="77777777" w:rsidR="007617DE" w:rsidRPr="007617DE" w:rsidRDefault="007617DE" w:rsidP="007617DE">
            <w:pPr>
              <w:jc w:val="center"/>
              <w:rPr>
                <w:ins w:id="12014" w:author="Xuning Wei12232" w:date="2026-10-16T09:35:00Z"/>
                <w:rFonts w:ascii="Times New Roman" w:hAnsi="Times New Roman" w:cs="Times New Roman"/>
                <w:sz w:val="18"/>
                <w:szCs w:val="18"/>
                <w:rPrChange w:id="12015" w:author="Xuning Wei12232" w:date="2026-10-24T11:11:00Z">
                  <w:rPr>
                    <w:ins w:id="12016" w:author="Xuning Wei12232" w:date="2026-10-16T09:35:00Z"/>
                    <w:color w:val="0000FF"/>
                  </w:rPr>
                </w:rPrChange>
              </w:rPr>
              <w:pPrChange w:id="1201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656EC5" w14:textId="77777777" w:rsidR="007617DE" w:rsidRPr="007617DE" w:rsidRDefault="00AE300B" w:rsidP="007617DE">
            <w:pPr>
              <w:jc w:val="center"/>
              <w:rPr>
                <w:ins w:id="12018" w:author="Xuning Wei12232" w:date="2026-10-16T09:35:00Z"/>
                <w:rFonts w:ascii="Times New Roman" w:eastAsia="Times New Roman" w:hAnsi="Times New Roman" w:cs="Times New Roman"/>
                <w:sz w:val="18"/>
                <w:szCs w:val="18"/>
                <w:rPrChange w:id="12019" w:author="Xuning Wei12232" w:date="2026-10-24T11:11:00Z">
                  <w:rPr>
                    <w:ins w:id="12020" w:author="Xuning Wei12232" w:date="2026-10-16T09:35:00Z"/>
                    <w:rFonts w:ascii="Times New Roman" w:eastAsia="Times New Roman" w:hAnsi="Times New Roman" w:cs="Times New Roman"/>
                    <w:color w:val="0000FF"/>
                    <w:sz w:val="18"/>
                    <w:szCs w:val="18"/>
                  </w:rPr>
                </w:rPrChange>
              </w:rPr>
              <w:pPrChange w:id="12021" w:author="Xuning Wei12232" w:date="2026-10-20T22:47:00Z">
                <w:pPr/>
              </w:pPrChange>
            </w:pPr>
            <w:ins w:id="12022" w:author="Xuning Wei12232" w:date="2026-10-23T19:24:00Z">
              <w:r>
                <w:rPr>
                  <w:rFonts w:ascii="Times New Roman" w:hAnsi="Times New Roman" w:cs="Times New Roman"/>
                  <w:sz w:val="18"/>
                  <w:szCs w:val="18"/>
                </w:rPr>
                <w:t>Activation temperature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02575AA8" w14:textId="77777777" w:rsidR="007617DE" w:rsidRPr="007617DE" w:rsidRDefault="00AE300B">
            <w:pPr>
              <w:jc w:val="center"/>
              <w:rPr>
                <w:ins w:id="12023" w:author="Xuning Wei12232" w:date="2026-10-16T09:35:00Z"/>
                <w:rFonts w:ascii="Times New Roman" w:eastAsia="Times New Roman" w:hAnsi="Times New Roman" w:cs="Times New Roman"/>
                <w:sz w:val="18"/>
                <w:szCs w:val="18"/>
                <w:rPrChange w:id="12024" w:author="Xuning Wei12232" w:date="2026-10-24T11:11:00Z">
                  <w:rPr>
                    <w:ins w:id="12025" w:author="Xuning Wei12232" w:date="2026-10-16T09:35:00Z"/>
                    <w:rFonts w:ascii="Times New Roman" w:eastAsia="Times New Roman" w:hAnsi="Times New Roman" w:cs="Times New Roman"/>
                    <w:color w:val="0000FF"/>
                    <w:sz w:val="18"/>
                    <w:szCs w:val="18"/>
                  </w:rPr>
                </w:rPrChange>
              </w:rPr>
            </w:pPr>
            <w:ins w:id="1202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3D7F66" w14:textId="77777777" w:rsidR="007617DE" w:rsidRPr="007617DE" w:rsidRDefault="00AE300B">
            <w:pPr>
              <w:jc w:val="center"/>
              <w:rPr>
                <w:ins w:id="12027" w:author="Xuning Wei12232" w:date="2026-10-16T09:35:00Z"/>
                <w:rFonts w:ascii="Times New Roman" w:eastAsia="Times New Roman" w:hAnsi="Times New Roman" w:cs="Times New Roman"/>
                <w:sz w:val="18"/>
                <w:szCs w:val="18"/>
                <w:rPrChange w:id="12028" w:author="Xuning Wei12232" w:date="2026-10-24T11:11:00Z">
                  <w:rPr>
                    <w:ins w:id="12029" w:author="Xuning Wei12232" w:date="2026-10-16T09:35:00Z"/>
                    <w:rFonts w:ascii="Times New Roman" w:eastAsia="Times New Roman" w:hAnsi="Times New Roman" w:cs="Times New Roman"/>
                    <w:color w:val="0000FF"/>
                    <w:sz w:val="18"/>
                    <w:szCs w:val="18"/>
                  </w:rPr>
                </w:rPrChange>
              </w:rPr>
            </w:pPr>
            <w:ins w:id="12030"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4D57E2" w14:textId="77777777" w:rsidR="007617DE" w:rsidRPr="007617DE" w:rsidRDefault="00AE300B">
            <w:pPr>
              <w:jc w:val="center"/>
              <w:rPr>
                <w:ins w:id="12031" w:author="Xuning Wei12232" w:date="2026-10-16T09:35:00Z"/>
                <w:rFonts w:ascii="Times New Roman" w:eastAsiaTheme="minorEastAsia" w:hAnsi="Times New Roman" w:cs="Times New Roman"/>
                <w:b/>
                <w:sz w:val="18"/>
                <w:szCs w:val="18"/>
                <w:lang w:eastAsia="zh-CN"/>
                <w:rPrChange w:id="12032" w:author="Xuning Wei12232" w:date="2026-10-24T11:11:00Z">
                  <w:rPr>
                    <w:ins w:id="12033" w:author="Xuning Wei12232" w:date="2026-10-16T09:35:00Z"/>
                    <w:rFonts w:ascii="Times New Roman" w:eastAsiaTheme="minorEastAsia" w:hAnsi="Times New Roman" w:cs="Times New Roman"/>
                    <w:b/>
                    <w:color w:val="0000FF"/>
                    <w:sz w:val="18"/>
                    <w:szCs w:val="18"/>
                    <w:lang w:eastAsia="zh-CN"/>
                  </w:rPr>
                </w:rPrChange>
              </w:rPr>
            </w:pPr>
            <w:ins w:id="12034" w:author="Xuning Wei12232" w:date="2026-10-23T19:24:00Z">
              <w:r>
                <w:rPr>
                  <w:rFonts w:ascii="Times New Roman" w:eastAsiaTheme="minorEastAsia" w:hAnsi="Times New Roman" w:cs="Times New Roman"/>
                  <w:b/>
                  <w:sz w:val="18"/>
                  <w:szCs w:val="18"/>
                  <w:lang w:eastAsia="zh-CN"/>
                </w:rPr>
                <w:t>12.6 – 26.5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312BD4" w14:textId="77777777" w:rsidR="007617DE" w:rsidRPr="007617DE" w:rsidRDefault="00AE300B">
            <w:pPr>
              <w:jc w:val="center"/>
              <w:rPr>
                <w:ins w:id="12035" w:author="Xuning Wei12232" w:date="2026-10-16T09:35:00Z"/>
                <w:rFonts w:ascii="Times New Roman" w:eastAsiaTheme="minorEastAsia" w:hAnsi="Times New Roman" w:cs="Times New Roman"/>
                <w:b/>
                <w:bCs w:val="0"/>
                <w:sz w:val="18"/>
                <w:szCs w:val="18"/>
                <w:lang w:eastAsia="zh-CN"/>
                <w:rPrChange w:id="12036" w:author="Xuning Wei12232" w:date="2026-10-24T11:11:00Z">
                  <w:rPr>
                    <w:ins w:id="12037" w:author="Xuning Wei12232" w:date="2026-10-16T09:35:00Z"/>
                    <w:rFonts w:ascii="Times New Roman" w:eastAsia="Times New Roman" w:hAnsi="Times New Roman" w:cs="Times New Roman"/>
                    <w:bCs w:val="0"/>
                    <w:color w:val="0000FF"/>
                    <w:sz w:val="18"/>
                    <w:szCs w:val="18"/>
                  </w:rPr>
                </w:rPrChange>
              </w:rPr>
            </w:pPr>
            <w:ins w:id="1203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6B3CBC" w14:textId="77777777" w:rsidR="007617DE" w:rsidRPr="007617DE" w:rsidRDefault="00AE300B">
            <w:pPr>
              <w:jc w:val="center"/>
              <w:rPr>
                <w:ins w:id="12039" w:author="Xuning Wei12232" w:date="2026-10-16T09:35:00Z"/>
                <w:rFonts w:ascii="Times New Roman" w:eastAsia="Times New Roman" w:hAnsi="Times New Roman" w:cs="Times New Roman"/>
                <w:sz w:val="18"/>
                <w:szCs w:val="18"/>
                <w:rPrChange w:id="12040" w:author="Xuning Wei12232" w:date="2026-10-24T11:11:00Z">
                  <w:rPr>
                    <w:ins w:id="12041" w:author="Xuning Wei12232" w:date="2026-10-16T09:35:00Z"/>
                    <w:rFonts w:ascii="Times New Roman" w:eastAsia="Times New Roman" w:hAnsi="Times New Roman" w:cs="Times New Roman"/>
                    <w:color w:val="0000FF"/>
                    <w:sz w:val="18"/>
                    <w:szCs w:val="18"/>
                  </w:rPr>
                </w:rPrChange>
              </w:rPr>
            </w:pPr>
            <w:ins w:id="12042" w:author="Xuning Wei12232" w:date="2026-10-23T19:24:00Z">
              <w:r>
                <w:rPr>
                  <w:rFonts w:ascii="Times New Roman" w:eastAsia="等线" w:hAnsi="Times New Roman" w:cs="Times New Roman"/>
                  <w:bCs w:val="0"/>
                  <w:sz w:val="18"/>
                  <w:szCs w:val="18"/>
                  <w:rPrChange w:id="1204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2A05AE2C" w14:textId="77777777" w:rsidR="007617DE" w:rsidRPr="007617DE" w:rsidRDefault="007617DE">
            <w:pPr>
              <w:jc w:val="center"/>
              <w:rPr>
                <w:ins w:id="12044" w:author="Xuning Wei12232" w:date="2026-10-16T09:36:00Z"/>
                <w:rFonts w:ascii="Times New Roman" w:eastAsia="等线" w:hAnsi="Times New Roman" w:cs="Times New Roman"/>
                <w:bCs w:val="0"/>
                <w:sz w:val="18"/>
                <w:szCs w:val="18"/>
                <w:rPrChange w:id="12045" w:author="Xuning Wei12232" w:date="2026-10-24T11:11:00Z">
                  <w:rPr>
                    <w:ins w:id="1204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6F79877" w14:textId="77777777" w:rsidR="007617DE" w:rsidRPr="007617DE" w:rsidRDefault="007617DE">
            <w:pPr>
              <w:jc w:val="center"/>
              <w:rPr>
                <w:ins w:id="12047" w:author="Xuning Wei12232" w:date="2026-10-16T09:36:00Z"/>
                <w:rFonts w:ascii="Times New Roman" w:eastAsia="等线" w:hAnsi="Times New Roman" w:cs="Times New Roman"/>
                <w:bCs w:val="0"/>
                <w:sz w:val="18"/>
                <w:szCs w:val="18"/>
                <w:rPrChange w:id="12048" w:author="Xuning Wei12232" w:date="2026-10-24T11:11:00Z">
                  <w:rPr>
                    <w:ins w:id="1204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53A0D5D6" w14:textId="77777777" w:rsidR="007617DE" w:rsidRPr="007617DE" w:rsidRDefault="007617DE">
            <w:pPr>
              <w:jc w:val="center"/>
              <w:rPr>
                <w:ins w:id="12050" w:author="Xuning Wei12232" w:date="2026-10-16T09:36:00Z"/>
                <w:rFonts w:ascii="Times New Roman" w:eastAsia="等线" w:hAnsi="Times New Roman" w:cs="Times New Roman"/>
                <w:bCs w:val="0"/>
                <w:sz w:val="18"/>
                <w:szCs w:val="18"/>
                <w:rPrChange w:id="12051" w:author="Xuning Wei12232" w:date="2026-10-24T11:11:00Z">
                  <w:rPr>
                    <w:ins w:id="12052" w:author="Xuning Wei12232" w:date="2026-10-16T09:36:00Z"/>
                    <w:rFonts w:ascii="Times New Roman" w:eastAsia="等线" w:hAnsi="Times New Roman" w:cs="Times New Roman"/>
                    <w:b/>
                    <w:bCs w:val="0"/>
                    <w:color w:val="0000FF"/>
                    <w:sz w:val="18"/>
                    <w:szCs w:val="18"/>
                  </w:rPr>
                </w:rPrChange>
              </w:rPr>
            </w:pPr>
          </w:p>
        </w:tc>
      </w:tr>
      <w:tr w:rsidR="007617DE" w14:paraId="350DB57D" w14:textId="77777777">
        <w:trPr>
          <w:trHeight w:val="330"/>
          <w:ins w:id="12053" w:author="Xuning Wei12232" w:date="2026-10-16T09:35:00Z"/>
        </w:trPr>
        <w:tc>
          <w:tcPr>
            <w:tcW w:w="390" w:type="pct"/>
            <w:vMerge/>
            <w:tcMar>
              <w:left w:w="108" w:type="dxa"/>
              <w:right w:w="108" w:type="dxa"/>
            </w:tcMar>
            <w:vAlign w:val="center"/>
          </w:tcPr>
          <w:p w14:paraId="76ED2127" w14:textId="77777777" w:rsidR="007617DE" w:rsidRPr="007617DE" w:rsidRDefault="007617DE" w:rsidP="007617DE">
            <w:pPr>
              <w:jc w:val="center"/>
              <w:rPr>
                <w:ins w:id="12054" w:author="Xuning Wei12232" w:date="2026-10-16T09:35:00Z"/>
                <w:rFonts w:ascii="Times New Roman" w:hAnsi="Times New Roman" w:cs="Times New Roman"/>
                <w:sz w:val="18"/>
                <w:szCs w:val="18"/>
                <w:rPrChange w:id="12055" w:author="Xuning Wei12232" w:date="2026-10-24T11:11:00Z">
                  <w:rPr>
                    <w:ins w:id="12056" w:author="Xuning Wei12232" w:date="2026-10-16T09:35:00Z"/>
                    <w:color w:val="0000FF"/>
                  </w:rPr>
                </w:rPrChange>
              </w:rPr>
              <w:pPrChange w:id="1205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1DC052" w14:textId="77777777" w:rsidR="007617DE" w:rsidRPr="007617DE" w:rsidRDefault="00AE300B" w:rsidP="007617DE">
            <w:pPr>
              <w:jc w:val="center"/>
              <w:rPr>
                <w:ins w:id="12058" w:author="Xuning Wei12232" w:date="2026-10-16T09:35:00Z"/>
                <w:rFonts w:ascii="Times New Roman" w:eastAsia="Times New Roman" w:hAnsi="Times New Roman" w:cs="Times New Roman"/>
                <w:sz w:val="18"/>
                <w:szCs w:val="18"/>
                <w:rPrChange w:id="12059" w:author="Xuning Wei12232" w:date="2026-10-24T11:11:00Z">
                  <w:rPr>
                    <w:ins w:id="12060" w:author="Xuning Wei12232" w:date="2026-10-16T09:35:00Z"/>
                    <w:rFonts w:ascii="Times New Roman" w:eastAsia="Times New Roman" w:hAnsi="Times New Roman" w:cs="Times New Roman"/>
                    <w:color w:val="0000FF"/>
                    <w:sz w:val="18"/>
                    <w:szCs w:val="18"/>
                  </w:rPr>
                </w:rPrChange>
              </w:rPr>
              <w:pPrChange w:id="12061" w:author="Xuning Wei12232" w:date="2026-10-20T22:47:00Z">
                <w:pPr/>
              </w:pPrChange>
            </w:pPr>
            <w:ins w:id="12062" w:author="Xuning Wei12232" w:date="2026-10-23T19:24:00Z">
              <w:r>
                <w:rPr>
                  <w:rFonts w:ascii="Times New Roman" w:hAnsi="Times New Roman" w:cs="Times New Roman"/>
                  <w:sz w:val="18"/>
                  <w:szCs w:val="18"/>
                </w:rPr>
                <w:t>Activation temperature (Phe23)</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4A67B3AC" w14:textId="77777777" w:rsidR="007617DE" w:rsidRPr="007617DE" w:rsidRDefault="00AE300B">
            <w:pPr>
              <w:jc w:val="center"/>
              <w:rPr>
                <w:ins w:id="12063" w:author="Xuning Wei12232" w:date="2026-10-16T09:35:00Z"/>
                <w:rFonts w:ascii="Times New Roman" w:eastAsia="Times New Roman" w:hAnsi="Times New Roman" w:cs="Times New Roman"/>
                <w:sz w:val="18"/>
                <w:szCs w:val="18"/>
                <w:rPrChange w:id="12064" w:author="Xuning Wei12232" w:date="2026-10-24T11:11:00Z">
                  <w:rPr>
                    <w:ins w:id="12065" w:author="Xuning Wei12232" w:date="2026-10-16T09:35:00Z"/>
                    <w:rFonts w:ascii="Times New Roman" w:eastAsia="Times New Roman" w:hAnsi="Times New Roman" w:cs="Times New Roman"/>
                    <w:color w:val="0000FF"/>
                    <w:sz w:val="18"/>
                    <w:szCs w:val="18"/>
                  </w:rPr>
                </w:rPrChange>
              </w:rPr>
            </w:pPr>
            <w:ins w:id="1206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64BBEF" w14:textId="77777777" w:rsidR="007617DE" w:rsidRPr="007617DE" w:rsidRDefault="00AE300B">
            <w:pPr>
              <w:jc w:val="center"/>
              <w:rPr>
                <w:ins w:id="12067" w:author="Xuning Wei12232" w:date="2026-10-16T09:35:00Z"/>
                <w:rFonts w:ascii="Times New Roman" w:eastAsia="Times New Roman" w:hAnsi="Times New Roman" w:cs="Times New Roman"/>
                <w:sz w:val="18"/>
                <w:szCs w:val="18"/>
                <w:rPrChange w:id="12068" w:author="Xuning Wei12232" w:date="2026-10-24T11:11:00Z">
                  <w:rPr>
                    <w:ins w:id="12069" w:author="Xuning Wei12232" w:date="2026-10-16T09:35:00Z"/>
                    <w:rFonts w:ascii="Times New Roman" w:eastAsia="Times New Roman" w:hAnsi="Times New Roman" w:cs="Times New Roman"/>
                    <w:color w:val="0000FF"/>
                    <w:sz w:val="18"/>
                    <w:szCs w:val="18"/>
                  </w:rPr>
                </w:rPrChange>
              </w:rPr>
            </w:pPr>
            <w:ins w:id="12070" w:author="Xuning Wei12232" w:date="2026-10-23T19:24:00Z">
              <w:r>
                <w:rPr>
                  <w:rFonts w:ascii="Times New Roman" w:eastAsiaTheme="minorEastAsia" w:hAnsi="Times New Roman" w:cs="Times New Roman"/>
                  <w:bCs w:val="0"/>
                  <w:sz w:val="18"/>
                  <w:szCs w:val="18"/>
                  <w:lang w:eastAsia="zh-CN"/>
                </w:rPr>
                <w:t>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8A8043" w14:textId="77777777" w:rsidR="007617DE" w:rsidRPr="007617DE" w:rsidRDefault="00AE300B">
            <w:pPr>
              <w:jc w:val="center"/>
              <w:rPr>
                <w:ins w:id="12071" w:author="Xuning Wei12232" w:date="2026-10-16T09:35:00Z"/>
                <w:rFonts w:ascii="Times New Roman" w:eastAsiaTheme="minorEastAsia" w:hAnsi="Times New Roman" w:cs="Times New Roman"/>
                <w:b/>
                <w:sz w:val="18"/>
                <w:szCs w:val="18"/>
                <w:lang w:eastAsia="zh-CN"/>
                <w:rPrChange w:id="12072" w:author="Xuning Wei12232" w:date="2026-10-24T11:11:00Z">
                  <w:rPr>
                    <w:ins w:id="12073" w:author="Xuning Wei12232" w:date="2026-10-16T09:35:00Z"/>
                    <w:rFonts w:ascii="Times New Roman" w:eastAsiaTheme="minorEastAsia" w:hAnsi="Times New Roman" w:cs="Times New Roman"/>
                    <w:b/>
                    <w:color w:val="0000FF"/>
                    <w:sz w:val="18"/>
                    <w:szCs w:val="18"/>
                    <w:lang w:eastAsia="zh-CN"/>
                  </w:rPr>
                </w:rPrChange>
              </w:rPr>
            </w:pPr>
            <w:ins w:id="12074" w:author="Xuning Wei12232" w:date="2026-10-23T19:24:00Z">
              <w:r>
                <w:rPr>
                  <w:rFonts w:ascii="Times New Roman" w:eastAsiaTheme="minorEastAsia" w:hAnsi="Times New Roman" w:cs="Times New Roman"/>
                  <w:b/>
                  <w:sz w:val="18"/>
                  <w:szCs w:val="18"/>
                  <w:lang w:eastAsia="zh-CN"/>
                </w:rPr>
                <w:t>- 2.5 – 13.6</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676C45" w14:textId="77777777" w:rsidR="007617DE" w:rsidRPr="007617DE" w:rsidRDefault="00AE300B">
            <w:pPr>
              <w:jc w:val="center"/>
              <w:rPr>
                <w:ins w:id="12075" w:author="Xuning Wei12232" w:date="2026-10-16T09:35:00Z"/>
                <w:rFonts w:ascii="Times New Roman" w:eastAsiaTheme="minorEastAsia" w:hAnsi="Times New Roman" w:cs="Times New Roman"/>
                <w:b/>
                <w:bCs w:val="0"/>
                <w:sz w:val="18"/>
                <w:szCs w:val="18"/>
                <w:lang w:eastAsia="zh-CN"/>
                <w:rPrChange w:id="12076" w:author="Xuning Wei12232" w:date="2026-10-24T11:11:00Z">
                  <w:rPr>
                    <w:ins w:id="12077" w:author="Xuning Wei12232" w:date="2026-10-16T09:35:00Z"/>
                    <w:rFonts w:ascii="Times New Roman" w:eastAsia="Times New Roman" w:hAnsi="Times New Roman" w:cs="Times New Roman"/>
                    <w:bCs w:val="0"/>
                    <w:color w:val="0000FF"/>
                    <w:sz w:val="18"/>
                    <w:szCs w:val="18"/>
                  </w:rPr>
                </w:rPrChange>
              </w:rPr>
            </w:pPr>
            <w:ins w:id="12078" w:author="Xuning Wei12232" w:date="2026-10-23T19:24:00Z">
              <w:r>
                <w:rPr>
                  <w:rFonts w:ascii="Times New Roman" w:eastAsiaTheme="minorEastAsia" w:hAnsi="Times New Roman" w:cs="Times New Roman"/>
                  <w:b/>
                  <w:bCs w:val="0"/>
                  <w:sz w:val="18"/>
                  <w:szCs w:val="18"/>
                  <w:lang w:eastAsia="zh-CN"/>
                </w:rPr>
                <w:t>0.0 – 10.0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B17C6B" w14:textId="77777777" w:rsidR="007617DE" w:rsidRPr="007617DE" w:rsidRDefault="00AE300B">
            <w:pPr>
              <w:jc w:val="center"/>
              <w:rPr>
                <w:ins w:id="12079" w:author="Xuning Wei12232" w:date="2026-10-16T09:35:00Z"/>
                <w:rFonts w:ascii="Times New Roman" w:eastAsia="Times New Roman" w:hAnsi="Times New Roman" w:cs="Times New Roman"/>
                <w:sz w:val="18"/>
                <w:szCs w:val="18"/>
                <w:rPrChange w:id="12080" w:author="Xuning Wei12232" w:date="2026-10-24T11:11:00Z">
                  <w:rPr>
                    <w:ins w:id="12081" w:author="Xuning Wei12232" w:date="2026-10-16T09:35:00Z"/>
                    <w:rFonts w:ascii="Times New Roman" w:eastAsia="Times New Roman" w:hAnsi="Times New Roman" w:cs="Times New Roman"/>
                    <w:color w:val="0000FF"/>
                    <w:sz w:val="18"/>
                    <w:szCs w:val="18"/>
                  </w:rPr>
                </w:rPrChange>
              </w:rPr>
            </w:pPr>
            <w:ins w:id="12082" w:author="Xuning Wei12232" w:date="2026-10-23T19:24:00Z">
              <w:r>
                <w:rPr>
                  <w:rFonts w:ascii="Times New Roman" w:eastAsia="等线" w:hAnsi="Times New Roman" w:cs="Times New Roman"/>
                  <w:bCs w:val="0"/>
                  <w:sz w:val="18"/>
                  <w:szCs w:val="18"/>
                  <w:rPrChange w:id="1208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17FED72F" w14:textId="77777777" w:rsidR="007617DE" w:rsidRPr="007617DE" w:rsidRDefault="007617DE">
            <w:pPr>
              <w:jc w:val="center"/>
              <w:rPr>
                <w:ins w:id="12084" w:author="Xuning Wei12232" w:date="2026-10-16T09:36:00Z"/>
                <w:rFonts w:ascii="Times New Roman" w:eastAsia="等线" w:hAnsi="Times New Roman" w:cs="Times New Roman"/>
                <w:bCs w:val="0"/>
                <w:sz w:val="18"/>
                <w:szCs w:val="18"/>
                <w:rPrChange w:id="12085" w:author="Xuning Wei12232" w:date="2026-10-24T11:11:00Z">
                  <w:rPr>
                    <w:ins w:id="1208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691F666" w14:textId="77777777" w:rsidR="007617DE" w:rsidRPr="007617DE" w:rsidRDefault="007617DE">
            <w:pPr>
              <w:jc w:val="center"/>
              <w:rPr>
                <w:ins w:id="12087" w:author="Xuning Wei12232" w:date="2026-10-16T09:36:00Z"/>
                <w:rFonts w:ascii="Times New Roman" w:eastAsia="等线" w:hAnsi="Times New Roman" w:cs="Times New Roman"/>
                <w:bCs w:val="0"/>
                <w:sz w:val="18"/>
                <w:szCs w:val="18"/>
                <w:rPrChange w:id="12088" w:author="Xuning Wei12232" w:date="2026-10-24T11:11:00Z">
                  <w:rPr>
                    <w:ins w:id="1208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8A6761B" w14:textId="77777777" w:rsidR="007617DE" w:rsidRPr="007617DE" w:rsidRDefault="007617DE">
            <w:pPr>
              <w:jc w:val="center"/>
              <w:rPr>
                <w:ins w:id="12090" w:author="Xuning Wei12232" w:date="2026-10-16T09:36:00Z"/>
                <w:rFonts w:ascii="Times New Roman" w:eastAsia="等线" w:hAnsi="Times New Roman" w:cs="Times New Roman"/>
                <w:bCs w:val="0"/>
                <w:sz w:val="18"/>
                <w:szCs w:val="18"/>
                <w:rPrChange w:id="12091" w:author="Xuning Wei12232" w:date="2026-10-24T11:11:00Z">
                  <w:rPr>
                    <w:ins w:id="12092" w:author="Xuning Wei12232" w:date="2026-10-16T09:36:00Z"/>
                    <w:rFonts w:ascii="Times New Roman" w:eastAsia="等线" w:hAnsi="Times New Roman" w:cs="Times New Roman"/>
                    <w:b/>
                    <w:bCs w:val="0"/>
                    <w:color w:val="0000FF"/>
                    <w:sz w:val="18"/>
                    <w:szCs w:val="18"/>
                  </w:rPr>
                </w:rPrChange>
              </w:rPr>
            </w:pPr>
          </w:p>
        </w:tc>
      </w:tr>
      <w:tr w:rsidR="007617DE" w14:paraId="3BC03FE1" w14:textId="77777777">
        <w:trPr>
          <w:trHeight w:val="330"/>
          <w:ins w:id="12093" w:author="Xuning Wei12232" w:date="2026-10-16T09:35:00Z"/>
        </w:trPr>
        <w:tc>
          <w:tcPr>
            <w:tcW w:w="390" w:type="pct"/>
            <w:vMerge/>
            <w:tcMar>
              <w:left w:w="108" w:type="dxa"/>
              <w:right w:w="108" w:type="dxa"/>
            </w:tcMar>
            <w:vAlign w:val="center"/>
          </w:tcPr>
          <w:p w14:paraId="69F8416B" w14:textId="77777777" w:rsidR="007617DE" w:rsidRPr="007617DE" w:rsidRDefault="007617DE" w:rsidP="007617DE">
            <w:pPr>
              <w:jc w:val="center"/>
              <w:rPr>
                <w:ins w:id="12094" w:author="Xuning Wei12232" w:date="2026-10-16T09:35:00Z"/>
                <w:rFonts w:ascii="Times New Roman" w:hAnsi="Times New Roman" w:cs="Times New Roman"/>
                <w:sz w:val="18"/>
                <w:szCs w:val="18"/>
                <w:rPrChange w:id="12095" w:author="Xuning Wei12232" w:date="2026-10-24T11:11:00Z">
                  <w:rPr>
                    <w:ins w:id="12096" w:author="Xuning Wei12232" w:date="2026-10-16T09:35:00Z"/>
                    <w:color w:val="0000FF"/>
                  </w:rPr>
                </w:rPrChange>
              </w:rPr>
              <w:pPrChange w:id="1209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F28ADF" w14:textId="77777777" w:rsidR="007617DE" w:rsidRPr="007617DE" w:rsidRDefault="00AE300B" w:rsidP="007617DE">
            <w:pPr>
              <w:jc w:val="center"/>
              <w:rPr>
                <w:ins w:id="12098" w:author="Xuning Wei12232" w:date="2026-10-16T09:35:00Z"/>
                <w:rFonts w:ascii="Times New Roman" w:eastAsia="Times New Roman" w:hAnsi="Times New Roman" w:cs="Times New Roman"/>
                <w:sz w:val="18"/>
                <w:szCs w:val="18"/>
                <w:rPrChange w:id="12099" w:author="Xuning Wei12232" w:date="2026-10-24T11:11:00Z">
                  <w:rPr>
                    <w:ins w:id="12100" w:author="Xuning Wei12232" w:date="2026-10-16T09:35:00Z"/>
                    <w:rFonts w:ascii="Times New Roman" w:eastAsia="Times New Roman" w:hAnsi="Times New Roman" w:cs="Times New Roman"/>
                    <w:color w:val="0000FF"/>
                    <w:sz w:val="18"/>
                    <w:szCs w:val="18"/>
                  </w:rPr>
                </w:rPrChange>
              </w:rPr>
              <w:pPrChange w:id="12101" w:author="Xuning Wei12232" w:date="2026-10-20T22:47:00Z">
                <w:pPr/>
              </w:pPrChange>
            </w:pPr>
            <w:ins w:id="12102" w:author="Xuning Wei12232" w:date="2026-10-23T19:24:00Z">
              <w:r>
                <w:rPr>
                  <w:rFonts w:ascii="Times New Roman" w:hAnsi="Times New Roman" w:cs="Times New Roman"/>
                  <w:sz w:val="18"/>
                  <w:szCs w:val="18"/>
                </w:rPr>
                <w:t>Activation temperature (NMeAsn22, αMePhe15)</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AC68785" w14:textId="77777777" w:rsidR="007617DE" w:rsidRPr="007617DE" w:rsidRDefault="00AE300B">
            <w:pPr>
              <w:jc w:val="center"/>
              <w:rPr>
                <w:ins w:id="12103" w:author="Xuning Wei12232" w:date="2026-10-16T09:35:00Z"/>
                <w:rFonts w:ascii="Times New Roman" w:eastAsia="Times New Roman" w:hAnsi="Times New Roman" w:cs="Times New Roman"/>
                <w:sz w:val="18"/>
                <w:szCs w:val="18"/>
                <w:rPrChange w:id="12104" w:author="Xuning Wei12232" w:date="2026-10-24T11:11:00Z">
                  <w:rPr>
                    <w:ins w:id="12105" w:author="Xuning Wei12232" w:date="2026-10-16T09:35:00Z"/>
                    <w:rFonts w:ascii="Times New Roman" w:eastAsia="Times New Roman" w:hAnsi="Times New Roman" w:cs="Times New Roman"/>
                    <w:color w:val="0000FF"/>
                    <w:sz w:val="18"/>
                    <w:szCs w:val="18"/>
                  </w:rPr>
                </w:rPrChange>
              </w:rPr>
            </w:pPr>
            <w:ins w:id="1210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49D28E" w14:textId="77777777" w:rsidR="007617DE" w:rsidRPr="007617DE" w:rsidRDefault="00AE300B">
            <w:pPr>
              <w:jc w:val="center"/>
              <w:rPr>
                <w:ins w:id="12107" w:author="Xuning Wei12232" w:date="2026-10-16T09:35:00Z"/>
                <w:rFonts w:ascii="Times New Roman" w:eastAsia="Times New Roman" w:hAnsi="Times New Roman" w:cs="Times New Roman"/>
                <w:sz w:val="18"/>
                <w:szCs w:val="18"/>
                <w:rPrChange w:id="12108" w:author="Xuning Wei12232" w:date="2026-10-24T11:11:00Z">
                  <w:rPr>
                    <w:ins w:id="12109" w:author="Xuning Wei12232" w:date="2026-10-16T09:35:00Z"/>
                    <w:rFonts w:ascii="Times New Roman" w:eastAsia="Times New Roman" w:hAnsi="Times New Roman" w:cs="Times New Roman"/>
                    <w:color w:val="0000FF"/>
                    <w:sz w:val="18"/>
                    <w:szCs w:val="18"/>
                  </w:rPr>
                </w:rPrChange>
              </w:rPr>
            </w:pPr>
            <w:ins w:id="12110"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1F783D" w14:textId="77777777" w:rsidR="007617DE" w:rsidRPr="007617DE" w:rsidRDefault="00AE300B">
            <w:pPr>
              <w:jc w:val="center"/>
              <w:rPr>
                <w:ins w:id="12111" w:author="Xuning Wei12232" w:date="2026-10-16T09:35:00Z"/>
                <w:rFonts w:ascii="Times New Roman" w:eastAsiaTheme="minorEastAsia" w:hAnsi="Times New Roman" w:cs="Times New Roman"/>
                <w:b/>
                <w:sz w:val="18"/>
                <w:szCs w:val="18"/>
                <w:lang w:eastAsia="zh-CN"/>
                <w:rPrChange w:id="12112" w:author="Xuning Wei12232" w:date="2026-10-24T11:11:00Z">
                  <w:rPr>
                    <w:ins w:id="12113" w:author="Xuning Wei12232" w:date="2026-10-16T09:35:00Z"/>
                    <w:rFonts w:ascii="Times New Roman" w:eastAsiaTheme="minorEastAsia" w:hAnsi="Times New Roman" w:cs="Times New Roman"/>
                    <w:b/>
                    <w:color w:val="0000FF"/>
                    <w:sz w:val="18"/>
                    <w:szCs w:val="18"/>
                    <w:lang w:eastAsia="zh-CN"/>
                  </w:rPr>
                </w:rPrChange>
              </w:rPr>
            </w:pPr>
            <w:ins w:id="12114" w:author="Xuning Wei12232" w:date="2026-10-23T19:24:00Z">
              <w:r>
                <w:rPr>
                  <w:rFonts w:ascii="Times New Roman" w:eastAsiaTheme="minorEastAsia" w:hAnsi="Times New Roman" w:cs="Times New Roman"/>
                  <w:b/>
                  <w:sz w:val="18"/>
                  <w:szCs w:val="18"/>
                  <w:lang w:eastAsia="zh-CN"/>
                </w:rPr>
                <w:t>12.6 - 26.9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54904F" w14:textId="77777777" w:rsidR="007617DE" w:rsidRPr="007617DE" w:rsidRDefault="00AE300B">
            <w:pPr>
              <w:jc w:val="center"/>
              <w:rPr>
                <w:ins w:id="12115" w:author="Xuning Wei12232" w:date="2026-10-16T09:35:00Z"/>
                <w:rFonts w:ascii="Times New Roman" w:eastAsia="Times New Roman" w:hAnsi="Times New Roman" w:cs="Times New Roman"/>
                <w:b/>
                <w:bCs w:val="0"/>
                <w:sz w:val="18"/>
                <w:szCs w:val="18"/>
                <w:rPrChange w:id="12116" w:author="Xuning Wei12232" w:date="2026-10-24T11:11:00Z">
                  <w:rPr>
                    <w:ins w:id="12117" w:author="Xuning Wei12232" w:date="2026-10-16T09:35:00Z"/>
                    <w:rFonts w:ascii="Times New Roman" w:eastAsia="Times New Roman" w:hAnsi="Times New Roman" w:cs="Times New Roman"/>
                    <w:bCs w:val="0"/>
                    <w:color w:val="0000FF"/>
                    <w:sz w:val="18"/>
                    <w:szCs w:val="18"/>
                  </w:rPr>
                </w:rPrChange>
              </w:rPr>
            </w:pPr>
            <w:ins w:id="1211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30D97F" w14:textId="77777777" w:rsidR="007617DE" w:rsidRPr="007617DE" w:rsidRDefault="00AE300B">
            <w:pPr>
              <w:jc w:val="center"/>
              <w:rPr>
                <w:ins w:id="12119" w:author="Xuning Wei12232" w:date="2026-10-16T09:35:00Z"/>
                <w:rFonts w:ascii="Times New Roman" w:eastAsia="Times New Roman" w:hAnsi="Times New Roman" w:cs="Times New Roman"/>
                <w:sz w:val="18"/>
                <w:szCs w:val="18"/>
                <w:rPrChange w:id="12120" w:author="Xuning Wei12232" w:date="2026-10-24T11:11:00Z">
                  <w:rPr>
                    <w:ins w:id="12121" w:author="Xuning Wei12232" w:date="2026-10-16T09:35:00Z"/>
                    <w:rFonts w:ascii="Times New Roman" w:eastAsia="Times New Roman" w:hAnsi="Times New Roman" w:cs="Times New Roman"/>
                    <w:color w:val="0000FF"/>
                    <w:sz w:val="18"/>
                    <w:szCs w:val="18"/>
                  </w:rPr>
                </w:rPrChange>
              </w:rPr>
            </w:pPr>
            <w:ins w:id="12122" w:author="Xuning Wei12232" w:date="2026-10-23T19:24:00Z">
              <w:r>
                <w:rPr>
                  <w:rFonts w:ascii="Times New Roman" w:eastAsia="等线" w:hAnsi="Times New Roman" w:cs="Times New Roman"/>
                  <w:bCs w:val="0"/>
                  <w:sz w:val="18"/>
                  <w:szCs w:val="18"/>
                  <w:rPrChange w:id="1212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E14E32E" w14:textId="77777777" w:rsidR="007617DE" w:rsidRPr="007617DE" w:rsidRDefault="007617DE">
            <w:pPr>
              <w:jc w:val="center"/>
              <w:rPr>
                <w:ins w:id="12124" w:author="Xuning Wei12232" w:date="2026-10-16T09:36:00Z"/>
                <w:rFonts w:ascii="Times New Roman" w:eastAsia="等线" w:hAnsi="Times New Roman" w:cs="Times New Roman"/>
                <w:bCs w:val="0"/>
                <w:sz w:val="18"/>
                <w:szCs w:val="18"/>
                <w:rPrChange w:id="12125" w:author="Xuning Wei12232" w:date="2026-10-24T11:11:00Z">
                  <w:rPr>
                    <w:ins w:id="1212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25C5A44" w14:textId="77777777" w:rsidR="007617DE" w:rsidRPr="007617DE" w:rsidRDefault="007617DE">
            <w:pPr>
              <w:jc w:val="center"/>
              <w:rPr>
                <w:ins w:id="12127" w:author="Xuning Wei12232" w:date="2026-10-16T09:36:00Z"/>
                <w:rFonts w:ascii="Times New Roman" w:eastAsia="等线" w:hAnsi="Times New Roman" w:cs="Times New Roman"/>
                <w:bCs w:val="0"/>
                <w:sz w:val="18"/>
                <w:szCs w:val="18"/>
                <w:rPrChange w:id="12128" w:author="Xuning Wei12232" w:date="2026-10-24T11:11:00Z">
                  <w:rPr>
                    <w:ins w:id="1212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BFFB49A" w14:textId="77777777" w:rsidR="007617DE" w:rsidRPr="007617DE" w:rsidRDefault="007617DE">
            <w:pPr>
              <w:jc w:val="center"/>
              <w:rPr>
                <w:ins w:id="12130" w:author="Xuning Wei12232" w:date="2026-10-16T09:36:00Z"/>
                <w:rFonts w:ascii="Times New Roman" w:eastAsia="等线" w:hAnsi="Times New Roman" w:cs="Times New Roman"/>
                <w:bCs w:val="0"/>
                <w:sz w:val="18"/>
                <w:szCs w:val="18"/>
                <w:rPrChange w:id="12131" w:author="Xuning Wei12232" w:date="2026-10-24T11:11:00Z">
                  <w:rPr>
                    <w:ins w:id="12132" w:author="Xuning Wei12232" w:date="2026-10-16T09:36:00Z"/>
                    <w:rFonts w:ascii="Times New Roman" w:eastAsia="等线" w:hAnsi="Times New Roman" w:cs="Times New Roman"/>
                    <w:b/>
                    <w:bCs w:val="0"/>
                    <w:color w:val="0000FF"/>
                    <w:sz w:val="18"/>
                    <w:szCs w:val="18"/>
                  </w:rPr>
                </w:rPrChange>
              </w:rPr>
            </w:pPr>
          </w:p>
        </w:tc>
      </w:tr>
      <w:tr w:rsidR="007617DE" w14:paraId="10C7BF45" w14:textId="77777777">
        <w:trPr>
          <w:trHeight w:val="330"/>
          <w:ins w:id="12133" w:author="Xuning Wei12232" w:date="2026-10-16T09:35:00Z"/>
        </w:trPr>
        <w:tc>
          <w:tcPr>
            <w:tcW w:w="390" w:type="pct"/>
            <w:vMerge/>
            <w:tcMar>
              <w:left w:w="108" w:type="dxa"/>
              <w:right w:w="108" w:type="dxa"/>
            </w:tcMar>
            <w:vAlign w:val="center"/>
          </w:tcPr>
          <w:p w14:paraId="595F5C99" w14:textId="77777777" w:rsidR="007617DE" w:rsidRPr="007617DE" w:rsidRDefault="007617DE" w:rsidP="007617DE">
            <w:pPr>
              <w:jc w:val="center"/>
              <w:rPr>
                <w:ins w:id="12134" w:author="Xuning Wei12232" w:date="2026-10-16T09:35:00Z"/>
                <w:rFonts w:ascii="Times New Roman" w:hAnsi="Times New Roman" w:cs="Times New Roman"/>
                <w:sz w:val="18"/>
                <w:szCs w:val="18"/>
                <w:rPrChange w:id="12135" w:author="Xuning Wei12232" w:date="2026-10-24T11:11:00Z">
                  <w:rPr>
                    <w:ins w:id="12136" w:author="Xuning Wei12232" w:date="2026-10-16T09:35:00Z"/>
                    <w:color w:val="0000FF"/>
                  </w:rPr>
                </w:rPrChange>
              </w:rPr>
              <w:pPrChange w:id="1213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704CD3" w14:textId="77777777" w:rsidR="007617DE" w:rsidRPr="007617DE" w:rsidRDefault="00AE300B" w:rsidP="007617DE">
            <w:pPr>
              <w:jc w:val="center"/>
              <w:rPr>
                <w:ins w:id="12138" w:author="Xuning Wei12232" w:date="2026-10-16T09:35:00Z"/>
                <w:rFonts w:ascii="Times New Roman" w:eastAsia="Times New Roman" w:hAnsi="Times New Roman" w:cs="Times New Roman"/>
                <w:sz w:val="18"/>
                <w:szCs w:val="18"/>
                <w:rPrChange w:id="12139" w:author="Xuning Wei12232" w:date="2026-10-24T11:11:00Z">
                  <w:rPr>
                    <w:ins w:id="12140" w:author="Xuning Wei12232" w:date="2026-10-16T09:35:00Z"/>
                    <w:rFonts w:ascii="Times New Roman" w:eastAsia="Times New Roman" w:hAnsi="Times New Roman" w:cs="Times New Roman"/>
                    <w:color w:val="0000FF"/>
                    <w:sz w:val="18"/>
                    <w:szCs w:val="18"/>
                  </w:rPr>
                </w:rPrChange>
              </w:rPr>
              <w:pPrChange w:id="12141" w:author="Xuning Wei12232" w:date="2026-10-20T22:47:00Z">
                <w:pPr/>
              </w:pPrChange>
            </w:pPr>
            <w:ins w:id="12142" w:author="Xuning Wei12232" w:date="2026-10-23T19:24:00Z">
              <w:r>
                <w:rPr>
                  <w:rFonts w:ascii="Times New Roman" w:hAnsi="Times New Roman" w:cs="Times New Roman"/>
                  <w:sz w:val="18"/>
                  <w:szCs w:val="18"/>
                </w:rPr>
                <w:t>Activation temperature (Asn21)</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013FFC12" w14:textId="77777777" w:rsidR="007617DE" w:rsidRPr="007617DE" w:rsidRDefault="00AE300B">
            <w:pPr>
              <w:jc w:val="center"/>
              <w:rPr>
                <w:ins w:id="12143" w:author="Xuning Wei12232" w:date="2026-10-16T09:35:00Z"/>
                <w:rFonts w:ascii="Times New Roman" w:eastAsia="Times New Roman" w:hAnsi="Times New Roman" w:cs="Times New Roman"/>
                <w:sz w:val="18"/>
                <w:szCs w:val="18"/>
                <w:rPrChange w:id="12144" w:author="Xuning Wei12232" w:date="2026-10-24T11:11:00Z">
                  <w:rPr>
                    <w:ins w:id="12145" w:author="Xuning Wei12232" w:date="2026-10-16T09:35:00Z"/>
                    <w:rFonts w:ascii="Times New Roman" w:eastAsia="Times New Roman" w:hAnsi="Times New Roman" w:cs="Times New Roman"/>
                    <w:color w:val="0000FF"/>
                    <w:sz w:val="18"/>
                    <w:szCs w:val="18"/>
                  </w:rPr>
                </w:rPrChange>
              </w:rPr>
            </w:pPr>
            <w:ins w:id="1214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B5E19C" w14:textId="77777777" w:rsidR="007617DE" w:rsidRPr="007617DE" w:rsidRDefault="00AE300B">
            <w:pPr>
              <w:jc w:val="center"/>
              <w:rPr>
                <w:ins w:id="12147" w:author="Xuning Wei12232" w:date="2026-10-16T09:35:00Z"/>
                <w:rFonts w:ascii="Times New Roman" w:eastAsia="Times New Roman" w:hAnsi="Times New Roman" w:cs="Times New Roman"/>
                <w:sz w:val="18"/>
                <w:szCs w:val="18"/>
                <w:rPrChange w:id="12148" w:author="Xuning Wei12232" w:date="2026-10-24T11:11:00Z">
                  <w:rPr>
                    <w:ins w:id="12149" w:author="Xuning Wei12232" w:date="2026-10-16T09:35:00Z"/>
                    <w:rFonts w:ascii="Times New Roman" w:eastAsia="Times New Roman" w:hAnsi="Times New Roman" w:cs="Times New Roman"/>
                    <w:color w:val="0000FF"/>
                    <w:sz w:val="18"/>
                    <w:szCs w:val="18"/>
                  </w:rPr>
                </w:rPrChange>
              </w:rPr>
            </w:pPr>
            <w:ins w:id="12150" w:author="Xuning Wei12232" w:date="2026-10-23T19:24:00Z">
              <w:r>
                <w:rPr>
                  <w:rFonts w:ascii="Times New Roman" w:eastAsiaTheme="minorEastAsia" w:hAnsi="Times New Roman" w:cs="Times New Roman"/>
                  <w:bCs w:val="0"/>
                  <w:sz w:val="18"/>
                  <w:szCs w:val="18"/>
                  <w:lang w:eastAsia="zh-CN"/>
                </w:rPr>
                <w:t>20.0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9CD172" w14:textId="77777777" w:rsidR="007617DE" w:rsidRPr="007617DE" w:rsidRDefault="00AE300B">
            <w:pPr>
              <w:jc w:val="center"/>
              <w:rPr>
                <w:ins w:id="12151" w:author="Xuning Wei12232" w:date="2026-10-16T09:35:00Z"/>
                <w:rFonts w:ascii="Times New Roman" w:eastAsiaTheme="minorEastAsia" w:hAnsi="Times New Roman" w:cs="Times New Roman"/>
                <w:sz w:val="18"/>
                <w:szCs w:val="18"/>
                <w:lang w:eastAsia="zh-CN"/>
                <w:rPrChange w:id="12152" w:author="Xuning Wei12232" w:date="2026-10-24T11:11:00Z">
                  <w:rPr>
                    <w:ins w:id="12153" w:author="Xuning Wei12232" w:date="2026-10-16T09:35:00Z"/>
                    <w:rFonts w:ascii="Times New Roman" w:eastAsiaTheme="minorEastAsia" w:hAnsi="Times New Roman" w:cs="Times New Roman"/>
                    <w:b/>
                    <w:color w:val="0000FF"/>
                    <w:sz w:val="18"/>
                    <w:szCs w:val="18"/>
                    <w:lang w:eastAsia="zh-CN"/>
                  </w:rPr>
                </w:rPrChange>
              </w:rPr>
            </w:pPr>
            <w:ins w:id="12154" w:author="Xuning Wei12232" w:date="2026-10-23T19:24:00Z">
              <w:r>
                <w:rPr>
                  <w:rFonts w:ascii="Times New Roman" w:eastAsiaTheme="minorEastAsia" w:hAnsi="Times New Roman" w:cs="Times New Roman"/>
                  <w:b/>
                  <w:sz w:val="18"/>
                  <w:szCs w:val="18"/>
                  <w:lang w:eastAsia="zh-CN"/>
                </w:rPr>
                <w:t>12.2 – 27.9</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1BFB77" w14:textId="77777777" w:rsidR="007617DE" w:rsidRPr="007617DE" w:rsidRDefault="00AE300B">
            <w:pPr>
              <w:jc w:val="center"/>
              <w:rPr>
                <w:ins w:id="12155" w:author="Xuning Wei12232" w:date="2026-10-16T09:35:00Z"/>
                <w:rFonts w:ascii="Times New Roman" w:eastAsiaTheme="minorEastAsia" w:hAnsi="Times New Roman" w:cs="Times New Roman"/>
                <w:bCs w:val="0"/>
                <w:sz w:val="18"/>
                <w:szCs w:val="18"/>
                <w:lang w:eastAsia="zh-CN"/>
                <w:rPrChange w:id="12156" w:author="Xuning Wei12232" w:date="2026-10-24T11:11:00Z">
                  <w:rPr>
                    <w:ins w:id="12157" w:author="Xuning Wei12232" w:date="2026-10-16T09:35:00Z"/>
                    <w:rFonts w:ascii="Times New Roman" w:eastAsia="Times New Roman" w:hAnsi="Times New Roman" w:cs="Times New Roman"/>
                    <w:bCs w:val="0"/>
                    <w:color w:val="0000FF"/>
                    <w:sz w:val="18"/>
                    <w:szCs w:val="18"/>
                  </w:rPr>
                </w:rPrChange>
              </w:rPr>
            </w:pPr>
            <w:ins w:id="12158" w:author="Xuning Wei12232" w:date="2026-10-23T19:24:00Z">
              <w:r>
                <w:rPr>
                  <w:rFonts w:ascii="Times New Roman" w:eastAsiaTheme="minorEastAsia" w:hAnsi="Times New Roman" w:cs="Times New Roman"/>
                  <w:b/>
                  <w:bCs w:val="0"/>
                  <w:sz w:val="18"/>
                  <w:szCs w:val="18"/>
                  <w:lang w:eastAsia="zh-CN"/>
                </w:rPr>
                <w:t>15.0 – 25.0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8AB576" w14:textId="77777777" w:rsidR="007617DE" w:rsidRPr="007617DE" w:rsidRDefault="00AE300B">
            <w:pPr>
              <w:jc w:val="center"/>
              <w:rPr>
                <w:ins w:id="12159" w:author="Xuning Wei12232" w:date="2026-10-16T09:35:00Z"/>
                <w:rFonts w:ascii="Times New Roman" w:eastAsia="Times New Roman" w:hAnsi="Times New Roman" w:cs="Times New Roman"/>
                <w:sz w:val="18"/>
                <w:szCs w:val="18"/>
                <w:rPrChange w:id="12160" w:author="Xuning Wei12232" w:date="2026-10-24T11:11:00Z">
                  <w:rPr>
                    <w:ins w:id="12161" w:author="Xuning Wei12232" w:date="2026-10-16T09:35:00Z"/>
                    <w:rFonts w:ascii="Times New Roman" w:eastAsia="Times New Roman" w:hAnsi="Times New Roman" w:cs="Times New Roman"/>
                    <w:color w:val="0000FF"/>
                    <w:sz w:val="18"/>
                    <w:szCs w:val="18"/>
                  </w:rPr>
                </w:rPrChange>
              </w:rPr>
            </w:pPr>
            <w:ins w:id="12162" w:author="Xuning Wei12232" w:date="2026-10-23T19:24:00Z">
              <w:r>
                <w:rPr>
                  <w:rFonts w:ascii="Times New Roman" w:eastAsia="等线" w:hAnsi="Times New Roman" w:cs="Times New Roman"/>
                  <w:bCs w:val="0"/>
                  <w:sz w:val="18"/>
                  <w:szCs w:val="18"/>
                  <w:rPrChange w:id="1216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6D60304E" w14:textId="77777777" w:rsidR="007617DE" w:rsidRPr="007617DE" w:rsidRDefault="007617DE">
            <w:pPr>
              <w:jc w:val="center"/>
              <w:rPr>
                <w:ins w:id="12164" w:author="Xuning Wei12232" w:date="2026-10-16T09:36:00Z"/>
                <w:rFonts w:ascii="Times New Roman" w:eastAsia="等线" w:hAnsi="Times New Roman" w:cs="Times New Roman"/>
                <w:bCs w:val="0"/>
                <w:sz w:val="18"/>
                <w:szCs w:val="18"/>
                <w:rPrChange w:id="12165" w:author="Xuning Wei12232" w:date="2026-10-24T11:11:00Z">
                  <w:rPr>
                    <w:ins w:id="1216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E2A0245" w14:textId="77777777" w:rsidR="007617DE" w:rsidRPr="007617DE" w:rsidRDefault="007617DE">
            <w:pPr>
              <w:jc w:val="center"/>
              <w:rPr>
                <w:ins w:id="12167" w:author="Xuning Wei12232" w:date="2026-10-16T09:36:00Z"/>
                <w:rFonts w:ascii="Times New Roman" w:eastAsia="等线" w:hAnsi="Times New Roman" w:cs="Times New Roman"/>
                <w:bCs w:val="0"/>
                <w:sz w:val="18"/>
                <w:szCs w:val="18"/>
                <w:rPrChange w:id="12168" w:author="Xuning Wei12232" w:date="2026-10-24T11:11:00Z">
                  <w:rPr>
                    <w:ins w:id="1216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CA5D420" w14:textId="77777777" w:rsidR="007617DE" w:rsidRPr="007617DE" w:rsidRDefault="007617DE">
            <w:pPr>
              <w:jc w:val="center"/>
              <w:rPr>
                <w:ins w:id="12170" w:author="Xuning Wei12232" w:date="2026-10-16T09:36:00Z"/>
                <w:rFonts w:ascii="Times New Roman" w:eastAsia="等线" w:hAnsi="Times New Roman" w:cs="Times New Roman"/>
                <w:bCs w:val="0"/>
                <w:sz w:val="18"/>
                <w:szCs w:val="18"/>
                <w:rPrChange w:id="12171" w:author="Xuning Wei12232" w:date="2026-10-24T11:11:00Z">
                  <w:rPr>
                    <w:ins w:id="12172" w:author="Xuning Wei12232" w:date="2026-10-16T09:36:00Z"/>
                    <w:rFonts w:ascii="Times New Roman" w:eastAsia="等线" w:hAnsi="Times New Roman" w:cs="Times New Roman"/>
                    <w:b/>
                    <w:bCs w:val="0"/>
                    <w:color w:val="0000FF"/>
                    <w:sz w:val="18"/>
                    <w:szCs w:val="18"/>
                  </w:rPr>
                </w:rPrChange>
              </w:rPr>
            </w:pPr>
          </w:p>
        </w:tc>
      </w:tr>
      <w:tr w:rsidR="007617DE" w14:paraId="6E7C9986" w14:textId="77777777">
        <w:trPr>
          <w:trHeight w:val="330"/>
          <w:ins w:id="12173" w:author="Xuning Wei12232" w:date="2026-10-16T09:35:00Z"/>
        </w:trPr>
        <w:tc>
          <w:tcPr>
            <w:tcW w:w="390" w:type="pct"/>
            <w:vMerge/>
            <w:tcMar>
              <w:left w:w="108" w:type="dxa"/>
              <w:right w:w="108" w:type="dxa"/>
            </w:tcMar>
            <w:vAlign w:val="center"/>
          </w:tcPr>
          <w:p w14:paraId="5A018644" w14:textId="77777777" w:rsidR="007617DE" w:rsidRPr="007617DE" w:rsidRDefault="007617DE" w:rsidP="007617DE">
            <w:pPr>
              <w:jc w:val="center"/>
              <w:rPr>
                <w:ins w:id="12174" w:author="Xuning Wei12232" w:date="2026-10-16T09:35:00Z"/>
                <w:rFonts w:ascii="Times New Roman" w:hAnsi="Times New Roman" w:cs="Times New Roman"/>
                <w:sz w:val="18"/>
                <w:szCs w:val="18"/>
                <w:rPrChange w:id="12175" w:author="Xuning Wei12232" w:date="2026-10-24T11:11:00Z">
                  <w:rPr>
                    <w:ins w:id="12176" w:author="Xuning Wei12232" w:date="2026-10-16T09:35:00Z"/>
                    <w:color w:val="0000FF"/>
                  </w:rPr>
                </w:rPrChange>
              </w:rPr>
              <w:pPrChange w:id="1217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88D47F" w14:textId="77777777" w:rsidR="007617DE" w:rsidRPr="007617DE" w:rsidRDefault="00AE300B" w:rsidP="007617DE">
            <w:pPr>
              <w:jc w:val="center"/>
              <w:rPr>
                <w:ins w:id="12178" w:author="Xuning Wei12232" w:date="2026-10-16T09:35:00Z"/>
                <w:rFonts w:ascii="Times New Roman" w:eastAsia="Times New Roman" w:hAnsi="Times New Roman" w:cs="Times New Roman"/>
                <w:sz w:val="18"/>
                <w:szCs w:val="18"/>
                <w:rPrChange w:id="12179" w:author="Xuning Wei12232" w:date="2026-10-24T11:11:00Z">
                  <w:rPr>
                    <w:ins w:id="12180" w:author="Xuning Wei12232" w:date="2026-10-16T09:35:00Z"/>
                    <w:rFonts w:ascii="Times New Roman" w:eastAsia="Times New Roman" w:hAnsi="Times New Roman" w:cs="Times New Roman"/>
                    <w:color w:val="0000FF"/>
                    <w:sz w:val="18"/>
                    <w:szCs w:val="18"/>
                  </w:rPr>
                </w:rPrChange>
              </w:rPr>
              <w:pPrChange w:id="12181" w:author="Xuning Wei12232" w:date="2026-10-20T22:47:00Z">
                <w:pPr/>
              </w:pPrChange>
            </w:pPr>
            <w:ins w:id="12182" w:author="Xuning Wei12232" w:date="2026-10-23T19:24:00Z">
              <w:r>
                <w:rPr>
                  <w:rFonts w:ascii="Times New Roman" w:hAnsi="Times New Roman" w:cs="Times New Roman"/>
                  <w:sz w:val="18"/>
                  <w:szCs w:val="18"/>
                </w:rPr>
                <w:t>Coupling temperature (Standard AA)</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274CADEE" w14:textId="77777777" w:rsidR="007617DE" w:rsidRPr="007617DE" w:rsidRDefault="00AE300B">
            <w:pPr>
              <w:jc w:val="center"/>
              <w:rPr>
                <w:ins w:id="12183" w:author="Xuning Wei12232" w:date="2026-10-16T09:35:00Z"/>
                <w:rFonts w:ascii="Times New Roman" w:eastAsia="Times New Roman" w:hAnsi="Times New Roman" w:cs="Times New Roman"/>
                <w:sz w:val="18"/>
                <w:szCs w:val="18"/>
                <w:rPrChange w:id="12184" w:author="Xuning Wei12232" w:date="2026-10-24T11:11:00Z">
                  <w:rPr>
                    <w:ins w:id="12185" w:author="Xuning Wei12232" w:date="2026-10-16T09:35:00Z"/>
                    <w:rFonts w:ascii="Times New Roman" w:eastAsia="Times New Roman" w:hAnsi="Times New Roman" w:cs="Times New Roman"/>
                    <w:color w:val="0000FF"/>
                    <w:sz w:val="18"/>
                    <w:szCs w:val="18"/>
                  </w:rPr>
                </w:rPrChange>
              </w:rPr>
            </w:pPr>
            <w:ins w:id="1218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B95A3A" w14:textId="77777777" w:rsidR="007617DE" w:rsidRPr="007617DE" w:rsidRDefault="00AE300B">
            <w:pPr>
              <w:jc w:val="center"/>
              <w:rPr>
                <w:ins w:id="12187" w:author="Xuning Wei12232" w:date="2026-10-16T09:35:00Z"/>
                <w:rFonts w:ascii="Times New Roman" w:eastAsia="Times New Roman" w:hAnsi="Times New Roman" w:cs="Times New Roman"/>
                <w:sz w:val="18"/>
                <w:szCs w:val="18"/>
                <w:rPrChange w:id="12188" w:author="Xuning Wei12232" w:date="2026-10-24T11:11:00Z">
                  <w:rPr>
                    <w:ins w:id="12189" w:author="Xuning Wei12232" w:date="2026-10-16T09:35:00Z"/>
                    <w:rFonts w:ascii="Times New Roman" w:eastAsia="Times New Roman" w:hAnsi="Times New Roman" w:cs="Times New Roman"/>
                    <w:color w:val="0000FF"/>
                    <w:sz w:val="18"/>
                    <w:szCs w:val="18"/>
                  </w:rPr>
                </w:rPrChange>
              </w:rPr>
            </w:pPr>
            <w:ins w:id="12190"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C749F3" w14:textId="77777777" w:rsidR="007617DE" w:rsidRPr="007617DE" w:rsidRDefault="00AE300B">
            <w:pPr>
              <w:jc w:val="center"/>
              <w:rPr>
                <w:ins w:id="12191" w:author="Xuning Wei12232" w:date="2026-10-16T09:35:00Z"/>
                <w:rFonts w:ascii="Times New Roman" w:eastAsiaTheme="minorEastAsia" w:hAnsi="Times New Roman" w:cs="Times New Roman"/>
                <w:sz w:val="18"/>
                <w:szCs w:val="18"/>
                <w:lang w:eastAsia="zh-CN"/>
                <w:rPrChange w:id="12192" w:author="Xuning Wei12232" w:date="2026-10-24T11:11:00Z">
                  <w:rPr>
                    <w:ins w:id="12193" w:author="Xuning Wei12232" w:date="2026-10-16T09:35:00Z"/>
                    <w:rFonts w:ascii="Times New Roman" w:eastAsiaTheme="minorEastAsia" w:hAnsi="Times New Roman" w:cs="Times New Roman"/>
                    <w:b/>
                    <w:color w:val="0000FF"/>
                    <w:sz w:val="18"/>
                    <w:szCs w:val="18"/>
                    <w:lang w:eastAsia="zh-CN"/>
                  </w:rPr>
                </w:rPrChange>
              </w:rPr>
            </w:pPr>
            <w:ins w:id="12194" w:author="Xuning Wei12232" w:date="2026-10-23T19:24:00Z">
              <w:r>
                <w:rPr>
                  <w:rFonts w:ascii="Times New Roman" w:eastAsiaTheme="minorEastAsia" w:hAnsi="Times New Roman" w:cs="Times New Roman"/>
                  <w:b/>
                  <w:sz w:val="18"/>
                  <w:szCs w:val="18"/>
                  <w:lang w:eastAsia="zh-CN"/>
                </w:rPr>
                <w:t>18.6 – 28.4</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6CB1D0" w14:textId="77777777" w:rsidR="007617DE" w:rsidRPr="007617DE" w:rsidRDefault="00AE300B">
            <w:pPr>
              <w:jc w:val="center"/>
              <w:rPr>
                <w:ins w:id="12195" w:author="Xuning Wei12232" w:date="2026-10-16T09:35:00Z"/>
                <w:rFonts w:ascii="Times New Roman" w:eastAsiaTheme="minorEastAsia" w:hAnsi="Times New Roman" w:cs="Times New Roman"/>
                <w:bCs w:val="0"/>
                <w:sz w:val="18"/>
                <w:szCs w:val="18"/>
                <w:lang w:eastAsia="zh-CN"/>
                <w:rPrChange w:id="12196" w:author="Xuning Wei12232" w:date="2026-10-24T11:11:00Z">
                  <w:rPr>
                    <w:ins w:id="12197" w:author="Xuning Wei12232" w:date="2026-10-16T09:35:00Z"/>
                    <w:rFonts w:ascii="Times New Roman" w:eastAsia="Times New Roman" w:hAnsi="Times New Roman" w:cs="Times New Roman"/>
                    <w:bCs w:val="0"/>
                    <w:color w:val="0000FF"/>
                    <w:sz w:val="18"/>
                    <w:szCs w:val="18"/>
                  </w:rPr>
                </w:rPrChange>
              </w:rPr>
            </w:pPr>
            <w:ins w:id="12198" w:author="Xuning Wei12232" w:date="2026-10-23T19:24:00Z">
              <w:r>
                <w:rPr>
                  <w:rFonts w:ascii="Times New Roman" w:eastAsiaTheme="minorEastAsia" w:hAnsi="Times New Roman" w:cs="Times New Roman"/>
                  <w:b/>
                  <w:bCs w:val="0"/>
                  <w:sz w:val="18"/>
                  <w:szCs w:val="18"/>
                  <w:lang w:eastAsia="zh-CN"/>
                </w:rPr>
                <w:t>20.0 - 27.0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EE5DCA" w14:textId="77777777" w:rsidR="007617DE" w:rsidRPr="007617DE" w:rsidRDefault="00AE300B">
            <w:pPr>
              <w:jc w:val="center"/>
              <w:rPr>
                <w:ins w:id="12199" w:author="Xuning Wei12232" w:date="2026-10-16T09:35:00Z"/>
                <w:rFonts w:ascii="Times New Roman" w:eastAsia="Times New Roman" w:hAnsi="Times New Roman" w:cs="Times New Roman"/>
                <w:sz w:val="18"/>
                <w:szCs w:val="18"/>
                <w:rPrChange w:id="12200" w:author="Xuning Wei12232" w:date="2026-10-24T11:11:00Z">
                  <w:rPr>
                    <w:ins w:id="12201" w:author="Xuning Wei12232" w:date="2026-10-16T09:35:00Z"/>
                    <w:rFonts w:ascii="Times New Roman" w:eastAsia="Times New Roman" w:hAnsi="Times New Roman" w:cs="Times New Roman"/>
                    <w:color w:val="0000FF"/>
                    <w:sz w:val="18"/>
                    <w:szCs w:val="18"/>
                  </w:rPr>
                </w:rPrChange>
              </w:rPr>
            </w:pPr>
            <w:ins w:id="12202" w:author="Xuning Wei12232" w:date="2026-10-23T19:24:00Z">
              <w:r>
                <w:rPr>
                  <w:rFonts w:ascii="Times New Roman" w:eastAsia="等线" w:hAnsi="Times New Roman" w:cs="Times New Roman"/>
                  <w:bCs w:val="0"/>
                  <w:sz w:val="18"/>
                  <w:szCs w:val="18"/>
                  <w:rPrChange w:id="1220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7790F76E" w14:textId="77777777" w:rsidR="007617DE" w:rsidRPr="007617DE" w:rsidRDefault="007617DE">
            <w:pPr>
              <w:jc w:val="center"/>
              <w:rPr>
                <w:ins w:id="12204" w:author="Xuning Wei12232" w:date="2026-10-16T09:36:00Z"/>
                <w:rFonts w:ascii="Times New Roman" w:eastAsia="等线" w:hAnsi="Times New Roman" w:cs="Times New Roman"/>
                <w:bCs w:val="0"/>
                <w:sz w:val="18"/>
                <w:szCs w:val="18"/>
                <w:rPrChange w:id="12205" w:author="Xuning Wei12232" w:date="2026-10-24T11:11:00Z">
                  <w:rPr>
                    <w:ins w:id="1220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F712A47" w14:textId="77777777" w:rsidR="007617DE" w:rsidRPr="007617DE" w:rsidRDefault="007617DE">
            <w:pPr>
              <w:jc w:val="center"/>
              <w:rPr>
                <w:ins w:id="12207" w:author="Xuning Wei12232" w:date="2026-10-16T09:36:00Z"/>
                <w:rFonts w:ascii="Times New Roman" w:eastAsia="等线" w:hAnsi="Times New Roman" w:cs="Times New Roman"/>
                <w:bCs w:val="0"/>
                <w:sz w:val="18"/>
                <w:szCs w:val="18"/>
                <w:rPrChange w:id="12208" w:author="Xuning Wei12232" w:date="2026-10-24T11:11:00Z">
                  <w:rPr>
                    <w:ins w:id="1220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36FAE41" w14:textId="77777777" w:rsidR="007617DE" w:rsidRPr="007617DE" w:rsidRDefault="007617DE">
            <w:pPr>
              <w:jc w:val="center"/>
              <w:rPr>
                <w:ins w:id="12210" w:author="Xuning Wei12232" w:date="2026-10-16T09:36:00Z"/>
                <w:rFonts w:ascii="Times New Roman" w:eastAsia="等线" w:hAnsi="Times New Roman" w:cs="Times New Roman"/>
                <w:bCs w:val="0"/>
                <w:sz w:val="18"/>
                <w:szCs w:val="18"/>
                <w:rPrChange w:id="12211" w:author="Xuning Wei12232" w:date="2026-10-24T11:11:00Z">
                  <w:rPr>
                    <w:ins w:id="12212" w:author="Xuning Wei12232" w:date="2026-10-16T09:36:00Z"/>
                    <w:rFonts w:ascii="Times New Roman" w:eastAsia="等线" w:hAnsi="Times New Roman" w:cs="Times New Roman"/>
                    <w:b/>
                    <w:bCs w:val="0"/>
                    <w:color w:val="0000FF"/>
                    <w:sz w:val="18"/>
                    <w:szCs w:val="18"/>
                  </w:rPr>
                </w:rPrChange>
              </w:rPr>
            </w:pPr>
          </w:p>
        </w:tc>
      </w:tr>
      <w:tr w:rsidR="007617DE" w14:paraId="47472418" w14:textId="77777777">
        <w:trPr>
          <w:trHeight w:val="330"/>
          <w:ins w:id="12213" w:author="Xuning Wei12232" w:date="2026-10-16T09:35:00Z"/>
        </w:trPr>
        <w:tc>
          <w:tcPr>
            <w:tcW w:w="390" w:type="pct"/>
            <w:vMerge/>
            <w:tcMar>
              <w:left w:w="108" w:type="dxa"/>
              <w:right w:w="108" w:type="dxa"/>
            </w:tcMar>
            <w:vAlign w:val="center"/>
          </w:tcPr>
          <w:p w14:paraId="3D1AA670" w14:textId="77777777" w:rsidR="007617DE" w:rsidRPr="007617DE" w:rsidRDefault="007617DE" w:rsidP="007617DE">
            <w:pPr>
              <w:jc w:val="center"/>
              <w:rPr>
                <w:ins w:id="12214" w:author="Xuning Wei12232" w:date="2026-10-16T09:35:00Z"/>
                <w:rFonts w:ascii="Times New Roman" w:hAnsi="Times New Roman" w:cs="Times New Roman"/>
                <w:sz w:val="18"/>
                <w:szCs w:val="18"/>
                <w:rPrChange w:id="12215" w:author="Xuning Wei12232" w:date="2026-10-24T11:11:00Z">
                  <w:rPr>
                    <w:ins w:id="12216" w:author="Xuning Wei12232" w:date="2026-10-16T09:35:00Z"/>
                    <w:color w:val="0000FF"/>
                  </w:rPr>
                </w:rPrChange>
              </w:rPr>
              <w:pPrChange w:id="1221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6FDACC" w14:textId="77777777" w:rsidR="007617DE" w:rsidRPr="007617DE" w:rsidRDefault="00AE300B" w:rsidP="007617DE">
            <w:pPr>
              <w:jc w:val="center"/>
              <w:rPr>
                <w:ins w:id="12218" w:author="Xuning Wei12232" w:date="2026-10-16T09:35:00Z"/>
                <w:rFonts w:ascii="Times New Roman" w:eastAsia="Times New Roman" w:hAnsi="Times New Roman" w:cs="Times New Roman"/>
                <w:sz w:val="18"/>
                <w:szCs w:val="18"/>
                <w:rPrChange w:id="12219" w:author="Xuning Wei12232" w:date="2026-10-24T11:11:00Z">
                  <w:rPr>
                    <w:ins w:id="12220" w:author="Xuning Wei12232" w:date="2026-10-16T09:35:00Z"/>
                    <w:rFonts w:ascii="Times New Roman" w:eastAsia="Times New Roman" w:hAnsi="Times New Roman" w:cs="Times New Roman"/>
                    <w:color w:val="0000FF"/>
                    <w:sz w:val="18"/>
                    <w:szCs w:val="18"/>
                  </w:rPr>
                </w:rPrChange>
              </w:rPr>
              <w:pPrChange w:id="12221" w:author="Xuning Wei12232" w:date="2026-10-20T22:47:00Z">
                <w:pPr/>
              </w:pPrChange>
            </w:pPr>
            <w:ins w:id="12222" w:author="Xuning Wei12232" w:date="2026-10-23T19:24:00Z">
              <w:r>
                <w:rPr>
                  <w:rFonts w:ascii="Times New Roman" w:hAnsi="Times New Roman" w:cs="Times New Roman"/>
                  <w:sz w:val="18"/>
                  <w:szCs w:val="18"/>
                </w:rPr>
                <w:t>Coupling temperature (Phe23)</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5829A238" w14:textId="77777777" w:rsidR="007617DE" w:rsidRPr="007617DE" w:rsidRDefault="00AE300B">
            <w:pPr>
              <w:jc w:val="center"/>
              <w:rPr>
                <w:ins w:id="12223" w:author="Xuning Wei12232" w:date="2026-10-16T09:35:00Z"/>
                <w:rFonts w:ascii="Times New Roman" w:eastAsia="Times New Roman" w:hAnsi="Times New Roman" w:cs="Times New Roman"/>
                <w:sz w:val="18"/>
                <w:szCs w:val="18"/>
                <w:rPrChange w:id="12224" w:author="Xuning Wei12232" w:date="2026-10-24T11:11:00Z">
                  <w:rPr>
                    <w:ins w:id="12225" w:author="Xuning Wei12232" w:date="2026-10-16T09:35:00Z"/>
                    <w:rFonts w:ascii="Times New Roman" w:eastAsia="Times New Roman" w:hAnsi="Times New Roman" w:cs="Times New Roman"/>
                    <w:color w:val="0000FF"/>
                    <w:sz w:val="18"/>
                    <w:szCs w:val="18"/>
                  </w:rPr>
                </w:rPrChange>
              </w:rPr>
            </w:pPr>
            <w:ins w:id="1222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411D94" w14:textId="77777777" w:rsidR="007617DE" w:rsidRPr="007617DE" w:rsidRDefault="00AE300B">
            <w:pPr>
              <w:jc w:val="center"/>
              <w:rPr>
                <w:ins w:id="12227" w:author="Xuning Wei12232" w:date="2026-10-16T09:35:00Z"/>
                <w:rFonts w:ascii="Times New Roman" w:eastAsia="Times New Roman" w:hAnsi="Times New Roman" w:cs="Times New Roman"/>
                <w:sz w:val="18"/>
                <w:szCs w:val="18"/>
                <w:rPrChange w:id="12228" w:author="Xuning Wei12232" w:date="2026-10-24T11:11:00Z">
                  <w:rPr>
                    <w:ins w:id="12229" w:author="Xuning Wei12232" w:date="2026-10-16T09:35:00Z"/>
                    <w:rFonts w:ascii="Times New Roman" w:eastAsia="Times New Roman" w:hAnsi="Times New Roman" w:cs="Times New Roman"/>
                    <w:color w:val="0000FF"/>
                    <w:sz w:val="18"/>
                    <w:szCs w:val="18"/>
                  </w:rPr>
                </w:rPrChange>
              </w:rPr>
            </w:pPr>
            <w:ins w:id="12230"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188B6F" w14:textId="77777777" w:rsidR="007617DE" w:rsidRPr="007617DE" w:rsidRDefault="00AE300B">
            <w:pPr>
              <w:jc w:val="center"/>
              <w:rPr>
                <w:ins w:id="12231" w:author="Xuning Wei12232" w:date="2026-10-16T09:35:00Z"/>
                <w:rFonts w:ascii="Times New Roman" w:eastAsiaTheme="minorEastAsia" w:hAnsi="Times New Roman" w:cs="Times New Roman"/>
                <w:sz w:val="18"/>
                <w:szCs w:val="18"/>
                <w:lang w:eastAsia="zh-CN"/>
                <w:rPrChange w:id="12232" w:author="Xuning Wei12232" w:date="2026-10-24T11:11:00Z">
                  <w:rPr>
                    <w:ins w:id="12233" w:author="Xuning Wei12232" w:date="2026-10-16T09:35:00Z"/>
                    <w:rFonts w:ascii="Times New Roman" w:eastAsiaTheme="minorEastAsia" w:hAnsi="Times New Roman" w:cs="Times New Roman"/>
                    <w:b/>
                    <w:color w:val="0000FF"/>
                    <w:sz w:val="18"/>
                    <w:szCs w:val="18"/>
                    <w:lang w:eastAsia="zh-CN"/>
                  </w:rPr>
                </w:rPrChange>
              </w:rPr>
            </w:pPr>
            <w:ins w:id="12234" w:author="Xuning Wei12232" w:date="2026-10-23T19:24:00Z">
              <w:r>
                <w:rPr>
                  <w:rFonts w:ascii="Times New Roman" w:eastAsiaTheme="minorEastAsia" w:hAnsi="Times New Roman" w:cs="Times New Roman"/>
                  <w:b/>
                  <w:sz w:val="18"/>
                  <w:szCs w:val="18"/>
                  <w:lang w:eastAsia="zh-CN"/>
                </w:rPr>
                <w:t>17.4 – 30.3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AA04E7" w14:textId="77777777" w:rsidR="007617DE" w:rsidRPr="007617DE" w:rsidRDefault="00AE300B">
            <w:pPr>
              <w:jc w:val="center"/>
              <w:rPr>
                <w:ins w:id="12235" w:author="Xuning Wei12232" w:date="2026-10-16T09:35:00Z"/>
                <w:rFonts w:ascii="Times New Roman" w:eastAsia="Times New Roman" w:hAnsi="Times New Roman" w:cs="Times New Roman"/>
                <w:bCs w:val="0"/>
                <w:sz w:val="18"/>
                <w:szCs w:val="18"/>
                <w:rPrChange w:id="12236" w:author="Xuning Wei12232" w:date="2026-10-24T11:11:00Z">
                  <w:rPr>
                    <w:ins w:id="12237" w:author="Xuning Wei12232" w:date="2026-10-16T09:35:00Z"/>
                    <w:rFonts w:ascii="Times New Roman" w:eastAsia="Times New Roman" w:hAnsi="Times New Roman" w:cs="Times New Roman"/>
                    <w:bCs w:val="0"/>
                    <w:color w:val="0000FF"/>
                    <w:sz w:val="18"/>
                    <w:szCs w:val="18"/>
                  </w:rPr>
                </w:rPrChange>
              </w:rPr>
            </w:pPr>
            <w:ins w:id="12238" w:author="Xuning Wei12232" w:date="2026-10-23T19:24:00Z">
              <w:r>
                <w:rPr>
                  <w:rFonts w:ascii="Times New Roman" w:eastAsiaTheme="minorEastAsia" w:hAnsi="Times New Roman" w:cs="Times New Roman"/>
                  <w:b/>
                  <w:bCs w:val="0"/>
                  <w:sz w:val="18"/>
                  <w:szCs w:val="18"/>
                  <w:lang w:eastAsia="zh-CN"/>
                </w:rPr>
                <w:t>19.0 - 28.0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8AFB31" w14:textId="77777777" w:rsidR="007617DE" w:rsidRPr="007617DE" w:rsidRDefault="00AE300B">
            <w:pPr>
              <w:jc w:val="center"/>
              <w:rPr>
                <w:ins w:id="12239" w:author="Xuning Wei12232" w:date="2026-10-16T09:35:00Z"/>
                <w:rFonts w:ascii="Times New Roman" w:eastAsia="Times New Roman" w:hAnsi="Times New Roman" w:cs="Times New Roman"/>
                <w:sz w:val="18"/>
                <w:szCs w:val="18"/>
                <w:rPrChange w:id="12240" w:author="Xuning Wei12232" w:date="2026-10-24T11:11:00Z">
                  <w:rPr>
                    <w:ins w:id="12241" w:author="Xuning Wei12232" w:date="2026-10-16T09:35:00Z"/>
                    <w:rFonts w:ascii="Times New Roman" w:eastAsia="Times New Roman" w:hAnsi="Times New Roman" w:cs="Times New Roman"/>
                    <w:color w:val="0000FF"/>
                    <w:sz w:val="18"/>
                    <w:szCs w:val="18"/>
                  </w:rPr>
                </w:rPrChange>
              </w:rPr>
            </w:pPr>
            <w:ins w:id="12242" w:author="Xuning Wei12232" w:date="2026-10-23T19:24:00Z">
              <w:r>
                <w:rPr>
                  <w:rFonts w:ascii="Times New Roman" w:eastAsia="等线" w:hAnsi="Times New Roman" w:cs="Times New Roman"/>
                  <w:bCs w:val="0"/>
                  <w:sz w:val="18"/>
                  <w:szCs w:val="18"/>
                  <w:rPrChange w:id="1224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38D36882" w14:textId="77777777" w:rsidR="007617DE" w:rsidRPr="007617DE" w:rsidRDefault="007617DE">
            <w:pPr>
              <w:jc w:val="center"/>
              <w:rPr>
                <w:ins w:id="12244" w:author="Xuning Wei12232" w:date="2026-10-16T09:36:00Z"/>
                <w:rFonts w:ascii="Times New Roman" w:eastAsia="等线" w:hAnsi="Times New Roman" w:cs="Times New Roman"/>
                <w:bCs w:val="0"/>
                <w:sz w:val="18"/>
                <w:szCs w:val="18"/>
                <w:rPrChange w:id="12245" w:author="Xuning Wei12232" w:date="2026-10-24T11:11:00Z">
                  <w:rPr>
                    <w:ins w:id="1224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15D17AC" w14:textId="77777777" w:rsidR="007617DE" w:rsidRPr="007617DE" w:rsidRDefault="007617DE">
            <w:pPr>
              <w:jc w:val="center"/>
              <w:rPr>
                <w:ins w:id="12247" w:author="Xuning Wei12232" w:date="2026-10-16T09:36:00Z"/>
                <w:rFonts w:ascii="Times New Roman" w:eastAsia="等线" w:hAnsi="Times New Roman" w:cs="Times New Roman"/>
                <w:bCs w:val="0"/>
                <w:sz w:val="18"/>
                <w:szCs w:val="18"/>
                <w:rPrChange w:id="12248" w:author="Xuning Wei12232" w:date="2026-10-24T11:11:00Z">
                  <w:rPr>
                    <w:ins w:id="1224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B61F02A" w14:textId="77777777" w:rsidR="007617DE" w:rsidRPr="007617DE" w:rsidRDefault="007617DE">
            <w:pPr>
              <w:jc w:val="center"/>
              <w:rPr>
                <w:ins w:id="12250" w:author="Xuning Wei12232" w:date="2026-10-16T09:36:00Z"/>
                <w:rFonts w:ascii="Times New Roman" w:eastAsia="等线" w:hAnsi="Times New Roman" w:cs="Times New Roman"/>
                <w:bCs w:val="0"/>
                <w:sz w:val="18"/>
                <w:szCs w:val="18"/>
                <w:rPrChange w:id="12251" w:author="Xuning Wei12232" w:date="2026-10-24T11:11:00Z">
                  <w:rPr>
                    <w:ins w:id="12252" w:author="Xuning Wei12232" w:date="2026-10-16T09:36:00Z"/>
                    <w:rFonts w:ascii="Times New Roman" w:eastAsia="等线" w:hAnsi="Times New Roman" w:cs="Times New Roman"/>
                    <w:b/>
                    <w:bCs w:val="0"/>
                    <w:color w:val="0000FF"/>
                    <w:sz w:val="18"/>
                    <w:szCs w:val="18"/>
                  </w:rPr>
                </w:rPrChange>
              </w:rPr>
            </w:pPr>
          </w:p>
        </w:tc>
      </w:tr>
      <w:tr w:rsidR="007617DE" w14:paraId="0E7AD10E" w14:textId="77777777">
        <w:trPr>
          <w:trHeight w:val="330"/>
          <w:ins w:id="12253" w:author="Xuning Wei12232" w:date="2026-10-16T09:35:00Z"/>
        </w:trPr>
        <w:tc>
          <w:tcPr>
            <w:tcW w:w="390" w:type="pct"/>
            <w:vMerge/>
            <w:tcMar>
              <w:left w:w="108" w:type="dxa"/>
              <w:right w:w="108" w:type="dxa"/>
            </w:tcMar>
            <w:vAlign w:val="center"/>
          </w:tcPr>
          <w:p w14:paraId="0F408656" w14:textId="77777777" w:rsidR="007617DE" w:rsidRPr="007617DE" w:rsidRDefault="007617DE" w:rsidP="007617DE">
            <w:pPr>
              <w:jc w:val="center"/>
              <w:rPr>
                <w:ins w:id="12254" w:author="Xuning Wei12232" w:date="2026-10-16T09:35:00Z"/>
                <w:rFonts w:ascii="Times New Roman" w:hAnsi="Times New Roman" w:cs="Times New Roman"/>
                <w:sz w:val="18"/>
                <w:szCs w:val="18"/>
                <w:rPrChange w:id="12255" w:author="Xuning Wei12232" w:date="2026-10-24T11:11:00Z">
                  <w:rPr>
                    <w:ins w:id="12256" w:author="Xuning Wei12232" w:date="2026-10-16T09:35:00Z"/>
                    <w:color w:val="0000FF"/>
                  </w:rPr>
                </w:rPrChange>
              </w:rPr>
              <w:pPrChange w:id="1225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6E4E02" w14:textId="77777777" w:rsidR="007617DE" w:rsidRPr="007617DE" w:rsidRDefault="00AE300B" w:rsidP="007617DE">
            <w:pPr>
              <w:jc w:val="center"/>
              <w:rPr>
                <w:ins w:id="12258" w:author="Xuning Wei12232" w:date="2026-10-16T09:35:00Z"/>
                <w:rFonts w:ascii="Times New Roman" w:eastAsia="Times New Roman" w:hAnsi="Times New Roman" w:cs="Times New Roman"/>
                <w:sz w:val="18"/>
                <w:szCs w:val="18"/>
                <w:rPrChange w:id="12259" w:author="Xuning Wei12232" w:date="2026-10-24T11:11:00Z">
                  <w:rPr>
                    <w:ins w:id="12260" w:author="Xuning Wei12232" w:date="2026-10-16T09:35:00Z"/>
                    <w:rFonts w:ascii="Times New Roman" w:eastAsia="Times New Roman" w:hAnsi="Times New Roman" w:cs="Times New Roman"/>
                    <w:color w:val="0000FF"/>
                    <w:sz w:val="18"/>
                    <w:szCs w:val="18"/>
                  </w:rPr>
                </w:rPrChange>
              </w:rPr>
              <w:pPrChange w:id="12261" w:author="Xuning Wei12232" w:date="2026-10-20T22:47:00Z">
                <w:pPr/>
              </w:pPrChange>
            </w:pPr>
            <w:ins w:id="12262" w:author="Xuning Wei12232" w:date="2026-10-23T19:24:00Z">
              <w:r>
                <w:rPr>
                  <w:rFonts w:ascii="Times New Roman" w:hAnsi="Times New Roman" w:cs="Times New Roman"/>
                  <w:sz w:val="18"/>
                  <w:szCs w:val="18"/>
                </w:rPr>
                <w:t>Coupling temperature (NMeAsn22, αMePhe15)</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57B3887A" w14:textId="77777777" w:rsidR="007617DE" w:rsidRPr="007617DE" w:rsidRDefault="00AE300B">
            <w:pPr>
              <w:jc w:val="center"/>
              <w:rPr>
                <w:ins w:id="12263" w:author="Xuning Wei12232" w:date="2026-10-16T09:35:00Z"/>
                <w:rFonts w:ascii="Times New Roman" w:eastAsia="Times New Roman" w:hAnsi="Times New Roman" w:cs="Times New Roman"/>
                <w:sz w:val="18"/>
                <w:szCs w:val="18"/>
                <w:rPrChange w:id="12264" w:author="Xuning Wei12232" w:date="2026-10-24T11:11:00Z">
                  <w:rPr>
                    <w:ins w:id="12265" w:author="Xuning Wei12232" w:date="2026-10-16T09:35:00Z"/>
                    <w:rFonts w:ascii="Times New Roman" w:eastAsia="Times New Roman" w:hAnsi="Times New Roman" w:cs="Times New Roman"/>
                    <w:color w:val="0000FF"/>
                    <w:sz w:val="18"/>
                    <w:szCs w:val="18"/>
                  </w:rPr>
                </w:rPrChange>
              </w:rPr>
            </w:pPr>
            <w:ins w:id="1226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87A3CA" w14:textId="77777777" w:rsidR="007617DE" w:rsidRPr="007617DE" w:rsidRDefault="00AE300B">
            <w:pPr>
              <w:jc w:val="center"/>
              <w:rPr>
                <w:ins w:id="12267" w:author="Xuning Wei12232" w:date="2026-10-16T09:35:00Z"/>
                <w:rFonts w:ascii="Times New Roman" w:eastAsia="Times New Roman" w:hAnsi="Times New Roman" w:cs="Times New Roman"/>
                <w:sz w:val="18"/>
                <w:szCs w:val="18"/>
                <w:rPrChange w:id="12268" w:author="Xuning Wei12232" w:date="2026-10-24T11:11:00Z">
                  <w:rPr>
                    <w:ins w:id="12269" w:author="Xuning Wei12232" w:date="2026-10-16T09:35:00Z"/>
                    <w:rFonts w:ascii="Times New Roman" w:eastAsia="Times New Roman" w:hAnsi="Times New Roman" w:cs="Times New Roman"/>
                    <w:color w:val="0000FF"/>
                    <w:sz w:val="18"/>
                    <w:szCs w:val="18"/>
                  </w:rPr>
                </w:rPrChange>
              </w:rPr>
            </w:pPr>
            <w:ins w:id="12270"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A32C55" w14:textId="77777777" w:rsidR="007617DE" w:rsidRPr="007617DE" w:rsidRDefault="00AE300B">
            <w:pPr>
              <w:jc w:val="center"/>
              <w:rPr>
                <w:ins w:id="12271" w:author="Xuning Wei12232" w:date="2026-10-16T09:35:00Z"/>
                <w:rFonts w:ascii="Times New Roman" w:eastAsia="Times New Roman" w:hAnsi="Times New Roman" w:cs="Times New Roman"/>
                <w:sz w:val="18"/>
                <w:szCs w:val="18"/>
                <w:rPrChange w:id="12272" w:author="Xuning Wei12232" w:date="2026-10-24T11:11:00Z">
                  <w:rPr>
                    <w:ins w:id="12273" w:author="Xuning Wei12232" w:date="2026-10-16T09:35:00Z"/>
                    <w:rFonts w:ascii="Times New Roman" w:eastAsia="Times New Roman" w:hAnsi="Times New Roman" w:cs="Times New Roman"/>
                    <w:b/>
                    <w:color w:val="0000FF"/>
                    <w:sz w:val="18"/>
                    <w:szCs w:val="18"/>
                  </w:rPr>
                </w:rPrChange>
              </w:rPr>
            </w:pPr>
            <w:ins w:id="12274" w:author="Xuning Wei12232" w:date="2026-10-23T19:24:00Z">
              <w:r>
                <w:rPr>
                  <w:rFonts w:ascii="Times New Roman" w:eastAsiaTheme="minorEastAsia" w:hAnsi="Times New Roman" w:cs="Times New Roman"/>
                  <w:b/>
                  <w:sz w:val="18"/>
                  <w:szCs w:val="18"/>
                  <w:lang w:eastAsia="zh-CN"/>
                </w:rPr>
                <w:t>17.3 – 28.3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E8C2AC" w14:textId="77777777" w:rsidR="007617DE" w:rsidRPr="007617DE" w:rsidRDefault="00AE300B">
            <w:pPr>
              <w:jc w:val="center"/>
              <w:rPr>
                <w:ins w:id="12275" w:author="Xuning Wei12232" w:date="2026-10-16T09:35:00Z"/>
                <w:rFonts w:ascii="Times New Roman" w:eastAsiaTheme="minorEastAsia" w:hAnsi="Times New Roman" w:cs="Times New Roman"/>
                <w:bCs w:val="0"/>
                <w:sz w:val="18"/>
                <w:szCs w:val="18"/>
                <w:lang w:eastAsia="zh-CN"/>
                <w:rPrChange w:id="12276" w:author="Xuning Wei12232" w:date="2026-10-24T11:11:00Z">
                  <w:rPr>
                    <w:ins w:id="12277" w:author="Xuning Wei12232" w:date="2026-10-16T09:35:00Z"/>
                    <w:rFonts w:ascii="Times New Roman" w:eastAsia="Times New Roman" w:hAnsi="Times New Roman" w:cs="Times New Roman"/>
                    <w:bCs w:val="0"/>
                    <w:color w:val="0000FF"/>
                    <w:sz w:val="18"/>
                    <w:szCs w:val="18"/>
                  </w:rPr>
                </w:rPrChange>
              </w:rPr>
            </w:pPr>
            <w:ins w:id="12278" w:author="Xuning Wei12232" w:date="2026-10-23T19:24:00Z">
              <w:r>
                <w:rPr>
                  <w:rFonts w:ascii="Times New Roman" w:eastAsiaTheme="minorEastAsia" w:hAnsi="Times New Roman" w:cs="Times New Roman"/>
                  <w:b/>
                  <w:bCs w:val="0"/>
                  <w:sz w:val="18"/>
                  <w:szCs w:val="18"/>
                  <w:lang w:eastAsia="zh-CN"/>
                </w:rPr>
                <w:t>19.0 - 27.0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811BD3" w14:textId="77777777" w:rsidR="007617DE" w:rsidRPr="007617DE" w:rsidRDefault="00AE300B">
            <w:pPr>
              <w:jc w:val="center"/>
              <w:rPr>
                <w:ins w:id="12279" w:author="Xuning Wei12232" w:date="2026-10-16T09:35:00Z"/>
                <w:rFonts w:ascii="Times New Roman" w:eastAsia="Times New Roman" w:hAnsi="Times New Roman" w:cs="Times New Roman"/>
                <w:sz w:val="18"/>
                <w:szCs w:val="18"/>
                <w:rPrChange w:id="12280" w:author="Xuning Wei12232" w:date="2026-10-24T11:11:00Z">
                  <w:rPr>
                    <w:ins w:id="12281" w:author="Xuning Wei12232" w:date="2026-10-16T09:35:00Z"/>
                    <w:rFonts w:ascii="Times New Roman" w:eastAsia="Times New Roman" w:hAnsi="Times New Roman" w:cs="Times New Roman"/>
                    <w:color w:val="0000FF"/>
                    <w:sz w:val="18"/>
                    <w:szCs w:val="18"/>
                  </w:rPr>
                </w:rPrChange>
              </w:rPr>
            </w:pPr>
            <w:ins w:id="12282" w:author="Xuning Wei12232" w:date="2026-10-23T19:24:00Z">
              <w:r>
                <w:rPr>
                  <w:rFonts w:ascii="Times New Roman" w:eastAsia="等线" w:hAnsi="Times New Roman" w:cs="Times New Roman"/>
                  <w:bCs w:val="0"/>
                  <w:sz w:val="18"/>
                  <w:szCs w:val="18"/>
                  <w:rPrChange w:id="1228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5115313D" w14:textId="77777777" w:rsidR="007617DE" w:rsidRPr="007617DE" w:rsidRDefault="007617DE">
            <w:pPr>
              <w:jc w:val="center"/>
              <w:rPr>
                <w:ins w:id="12284" w:author="Xuning Wei12232" w:date="2026-10-16T09:36:00Z"/>
                <w:rFonts w:ascii="Times New Roman" w:eastAsia="等线" w:hAnsi="Times New Roman" w:cs="Times New Roman"/>
                <w:bCs w:val="0"/>
                <w:sz w:val="18"/>
                <w:szCs w:val="18"/>
                <w:rPrChange w:id="12285" w:author="Xuning Wei12232" w:date="2026-10-24T11:11:00Z">
                  <w:rPr>
                    <w:ins w:id="1228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50EC4DB" w14:textId="77777777" w:rsidR="007617DE" w:rsidRPr="007617DE" w:rsidRDefault="007617DE">
            <w:pPr>
              <w:jc w:val="center"/>
              <w:rPr>
                <w:ins w:id="12287" w:author="Xuning Wei12232" w:date="2026-10-16T09:36:00Z"/>
                <w:rFonts w:ascii="Times New Roman" w:eastAsia="等线" w:hAnsi="Times New Roman" w:cs="Times New Roman"/>
                <w:bCs w:val="0"/>
                <w:sz w:val="18"/>
                <w:szCs w:val="18"/>
                <w:rPrChange w:id="12288" w:author="Xuning Wei12232" w:date="2026-10-24T11:11:00Z">
                  <w:rPr>
                    <w:ins w:id="1228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2A2E6BE" w14:textId="77777777" w:rsidR="007617DE" w:rsidRPr="007617DE" w:rsidRDefault="007617DE">
            <w:pPr>
              <w:jc w:val="center"/>
              <w:rPr>
                <w:ins w:id="12290" w:author="Xuning Wei12232" w:date="2026-10-16T09:36:00Z"/>
                <w:rFonts w:ascii="Times New Roman" w:eastAsia="等线" w:hAnsi="Times New Roman" w:cs="Times New Roman"/>
                <w:bCs w:val="0"/>
                <w:sz w:val="18"/>
                <w:szCs w:val="18"/>
                <w:rPrChange w:id="12291" w:author="Xuning Wei12232" w:date="2026-10-24T11:11:00Z">
                  <w:rPr>
                    <w:ins w:id="12292" w:author="Xuning Wei12232" w:date="2026-10-16T09:36:00Z"/>
                    <w:rFonts w:ascii="Times New Roman" w:eastAsia="等线" w:hAnsi="Times New Roman" w:cs="Times New Roman"/>
                    <w:b/>
                    <w:bCs w:val="0"/>
                    <w:color w:val="0000FF"/>
                    <w:sz w:val="18"/>
                    <w:szCs w:val="18"/>
                  </w:rPr>
                </w:rPrChange>
              </w:rPr>
            </w:pPr>
          </w:p>
        </w:tc>
      </w:tr>
      <w:tr w:rsidR="007617DE" w14:paraId="64EB2459" w14:textId="77777777">
        <w:trPr>
          <w:trHeight w:val="330"/>
          <w:ins w:id="12293" w:author="Xuning Wei12232" w:date="2026-10-16T09:35:00Z"/>
        </w:trPr>
        <w:tc>
          <w:tcPr>
            <w:tcW w:w="390" w:type="pct"/>
            <w:vMerge/>
            <w:tcMar>
              <w:left w:w="108" w:type="dxa"/>
              <w:right w:w="108" w:type="dxa"/>
            </w:tcMar>
            <w:vAlign w:val="center"/>
          </w:tcPr>
          <w:p w14:paraId="18B2CB3F" w14:textId="77777777" w:rsidR="007617DE" w:rsidRPr="007617DE" w:rsidRDefault="007617DE" w:rsidP="007617DE">
            <w:pPr>
              <w:jc w:val="center"/>
              <w:rPr>
                <w:ins w:id="12294" w:author="Xuning Wei12232" w:date="2026-10-16T09:35:00Z"/>
                <w:rFonts w:ascii="Times New Roman" w:hAnsi="Times New Roman" w:cs="Times New Roman"/>
                <w:sz w:val="18"/>
                <w:szCs w:val="18"/>
                <w:rPrChange w:id="12295" w:author="Xuning Wei12232" w:date="2026-10-24T11:11:00Z">
                  <w:rPr>
                    <w:ins w:id="12296" w:author="Xuning Wei12232" w:date="2026-10-16T09:35:00Z"/>
                    <w:color w:val="0000FF"/>
                  </w:rPr>
                </w:rPrChange>
              </w:rPr>
              <w:pPrChange w:id="1229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2BFC77" w14:textId="77777777" w:rsidR="007617DE" w:rsidRPr="007617DE" w:rsidRDefault="00AE300B" w:rsidP="007617DE">
            <w:pPr>
              <w:jc w:val="center"/>
              <w:rPr>
                <w:ins w:id="12298" w:author="Xuning Wei12232" w:date="2026-10-16T09:35:00Z"/>
                <w:rFonts w:ascii="Times New Roman" w:eastAsia="Times New Roman" w:hAnsi="Times New Roman" w:cs="Times New Roman"/>
                <w:sz w:val="18"/>
                <w:szCs w:val="18"/>
                <w:rPrChange w:id="12299" w:author="Xuning Wei12232" w:date="2026-10-24T11:11:00Z">
                  <w:rPr>
                    <w:ins w:id="12300" w:author="Xuning Wei12232" w:date="2026-10-16T09:35:00Z"/>
                    <w:rFonts w:ascii="Times New Roman" w:eastAsia="Times New Roman" w:hAnsi="Times New Roman" w:cs="Times New Roman"/>
                    <w:color w:val="0000FF"/>
                    <w:sz w:val="18"/>
                    <w:szCs w:val="18"/>
                  </w:rPr>
                </w:rPrChange>
              </w:rPr>
              <w:pPrChange w:id="12301" w:author="Xuning Wei12232" w:date="2026-10-20T22:47:00Z">
                <w:pPr/>
              </w:pPrChange>
            </w:pPr>
            <w:ins w:id="12302" w:author="Xuning Wei12232" w:date="2026-10-23T19:24:00Z">
              <w:r>
                <w:rPr>
                  <w:rFonts w:ascii="Times New Roman" w:hAnsi="Times New Roman" w:cs="Times New Roman"/>
                  <w:sz w:val="18"/>
                  <w:szCs w:val="18"/>
                </w:rPr>
                <w:t>Coupling temperature (Asn21)</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18812D23" w14:textId="77777777" w:rsidR="007617DE" w:rsidRPr="007617DE" w:rsidRDefault="00AE300B">
            <w:pPr>
              <w:jc w:val="center"/>
              <w:rPr>
                <w:ins w:id="12303" w:author="Xuning Wei12232" w:date="2026-10-16T09:35:00Z"/>
                <w:rFonts w:ascii="Times New Roman" w:eastAsia="Times New Roman" w:hAnsi="Times New Roman" w:cs="Times New Roman"/>
                <w:sz w:val="18"/>
                <w:szCs w:val="18"/>
                <w:rPrChange w:id="12304" w:author="Xuning Wei12232" w:date="2026-10-24T11:11:00Z">
                  <w:rPr>
                    <w:ins w:id="12305" w:author="Xuning Wei12232" w:date="2026-10-16T09:35:00Z"/>
                    <w:rFonts w:ascii="Times New Roman" w:eastAsia="Times New Roman" w:hAnsi="Times New Roman" w:cs="Times New Roman"/>
                    <w:color w:val="0000FF"/>
                    <w:sz w:val="18"/>
                    <w:szCs w:val="18"/>
                  </w:rPr>
                </w:rPrChange>
              </w:rPr>
            </w:pPr>
            <w:ins w:id="1230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AD4B44" w14:textId="77777777" w:rsidR="007617DE" w:rsidRPr="007617DE" w:rsidRDefault="00AE300B">
            <w:pPr>
              <w:jc w:val="center"/>
              <w:rPr>
                <w:ins w:id="12307" w:author="Xuning Wei12232" w:date="2026-10-16T09:35:00Z"/>
                <w:rFonts w:ascii="Times New Roman" w:eastAsia="等线" w:hAnsi="Times New Roman" w:cs="Times New Roman"/>
                <w:bCs w:val="0"/>
                <w:sz w:val="18"/>
                <w:szCs w:val="18"/>
                <w:rPrChange w:id="12308" w:author="Xuning Wei12232" w:date="2026-10-24T11:11:00Z">
                  <w:rPr>
                    <w:ins w:id="12309" w:author="Xuning Wei12232" w:date="2026-10-16T09:35:00Z"/>
                    <w:rFonts w:ascii="Times New Roman" w:eastAsia="Times New Roman" w:hAnsi="Times New Roman" w:cs="Times New Roman"/>
                    <w:color w:val="0000FF"/>
                    <w:sz w:val="18"/>
                    <w:szCs w:val="18"/>
                  </w:rPr>
                </w:rPrChange>
              </w:rPr>
            </w:pPr>
            <w:ins w:id="12310" w:author="Xuning Wei12232" w:date="2026-10-23T19:24:00Z">
              <w:r>
                <w:rPr>
                  <w:rFonts w:ascii="Times New Roman" w:hAnsi="Times New Roman" w:cs="Times New Roman"/>
                  <w:sz w:val="18"/>
                  <w:szCs w:val="18"/>
                </w:rPr>
                <w:t>25.0</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2D4858" w14:textId="77777777" w:rsidR="007617DE" w:rsidRPr="007617DE" w:rsidRDefault="00AE300B">
            <w:pPr>
              <w:jc w:val="center"/>
              <w:rPr>
                <w:ins w:id="12311" w:author="Xuning Wei12232" w:date="2026-10-16T09:35:00Z"/>
                <w:rFonts w:ascii="Times New Roman" w:eastAsia="Times New Roman" w:hAnsi="Times New Roman" w:cs="Times New Roman"/>
                <w:sz w:val="18"/>
                <w:szCs w:val="18"/>
                <w:rPrChange w:id="12312" w:author="Xuning Wei12232" w:date="2026-10-24T11:11:00Z">
                  <w:rPr>
                    <w:ins w:id="12313" w:author="Xuning Wei12232" w:date="2026-10-16T09:35:00Z"/>
                    <w:rFonts w:ascii="Times New Roman" w:eastAsia="Times New Roman" w:hAnsi="Times New Roman" w:cs="Times New Roman"/>
                    <w:b/>
                    <w:color w:val="0000FF"/>
                    <w:sz w:val="18"/>
                    <w:szCs w:val="18"/>
                  </w:rPr>
                </w:rPrChange>
              </w:rPr>
            </w:pPr>
            <w:ins w:id="12314" w:author="Xuning Wei12232" w:date="2026-10-23T19:24:00Z">
              <w:r>
                <w:rPr>
                  <w:rFonts w:ascii="Times New Roman" w:eastAsiaTheme="minorEastAsia" w:hAnsi="Times New Roman" w:cs="Times New Roman"/>
                  <w:b/>
                  <w:sz w:val="18"/>
                  <w:szCs w:val="18"/>
                  <w:lang w:eastAsia="zh-CN"/>
                </w:rPr>
                <w:t>17.2 – 30.2</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3D2D3C" w14:textId="77777777" w:rsidR="007617DE" w:rsidRPr="007617DE" w:rsidRDefault="00AE300B">
            <w:pPr>
              <w:jc w:val="center"/>
              <w:rPr>
                <w:ins w:id="12315" w:author="Xuning Wei12232" w:date="2026-10-16T09:35:00Z"/>
                <w:rFonts w:ascii="Times New Roman" w:eastAsiaTheme="minorEastAsia" w:hAnsi="Times New Roman" w:cs="Times New Roman"/>
                <w:bCs w:val="0"/>
                <w:sz w:val="18"/>
                <w:szCs w:val="18"/>
                <w:lang w:eastAsia="zh-CN"/>
                <w:rPrChange w:id="12316" w:author="Xuning Wei12232" w:date="2026-10-24T11:11:00Z">
                  <w:rPr>
                    <w:ins w:id="12317" w:author="Xuning Wei12232" w:date="2026-10-16T09:35:00Z"/>
                    <w:rFonts w:ascii="Times New Roman" w:eastAsia="Times New Roman" w:hAnsi="Times New Roman" w:cs="Times New Roman"/>
                    <w:bCs w:val="0"/>
                    <w:color w:val="0000FF"/>
                    <w:sz w:val="18"/>
                    <w:szCs w:val="18"/>
                  </w:rPr>
                </w:rPrChange>
              </w:rPr>
            </w:pPr>
            <w:ins w:id="12318" w:author="Xuning Wei12232" w:date="2026-10-23T19:24:00Z">
              <w:r>
                <w:rPr>
                  <w:rFonts w:ascii="Times New Roman" w:eastAsiaTheme="minorEastAsia" w:hAnsi="Times New Roman" w:cs="Times New Roman"/>
                  <w:b/>
                  <w:bCs w:val="0"/>
                  <w:sz w:val="18"/>
                  <w:szCs w:val="18"/>
                  <w:lang w:eastAsia="zh-CN"/>
                </w:rPr>
                <w:t>19.0 - 28.0</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FD4BC2" w14:textId="77777777" w:rsidR="007617DE" w:rsidRPr="007617DE" w:rsidRDefault="00AE300B">
            <w:pPr>
              <w:jc w:val="center"/>
              <w:rPr>
                <w:ins w:id="12319" w:author="Xuning Wei12232" w:date="2026-10-16T09:35:00Z"/>
                <w:rFonts w:ascii="Times New Roman" w:eastAsia="Times New Roman" w:hAnsi="Times New Roman" w:cs="Times New Roman"/>
                <w:sz w:val="18"/>
                <w:szCs w:val="18"/>
                <w:rPrChange w:id="12320" w:author="Xuning Wei12232" w:date="2026-10-24T11:11:00Z">
                  <w:rPr>
                    <w:ins w:id="12321" w:author="Xuning Wei12232" w:date="2026-10-16T09:35:00Z"/>
                    <w:rFonts w:ascii="Times New Roman" w:eastAsia="Times New Roman" w:hAnsi="Times New Roman" w:cs="Times New Roman"/>
                    <w:color w:val="0000FF"/>
                    <w:sz w:val="18"/>
                    <w:szCs w:val="18"/>
                  </w:rPr>
                </w:rPrChange>
              </w:rPr>
            </w:pPr>
            <w:ins w:id="12322" w:author="Xuning Wei12232" w:date="2026-10-23T19:24:00Z">
              <w:r>
                <w:rPr>
                  <w:rFonts w:ascii="Times New Roman" w:eastAsia="等线" w:hAnsi="Times New Roman" w:cs="Times New Roman"/>
                  <w:bCs w:val="0"/>
                  <w:sz w:val="18"/>
                  <w:szCs w:val="18"/>
                  <w:rPrChange w:id="12323" w:author="Xuning Wei12232" w:date="2026-10-24T11:11:00Z">
                    <w:rPr>
                      <w:rFonts w:ascii="Times New Roman" w:eastAsia="等线" w:hAnsi="Times New Roman" w:cs="Times New Roman"/>
                      <w:bCs w:val="0"/>
                      <w:color w:val="0000FF"/>
                      <w:sz w:val="18"/>
                      <w:szCs w:val="18"/>
                    </w:rPr>
                  </w:rPrChange>
                </w:rPr>
                <w:t>°C</w:t>
              </w:r>
            </w:ins>
          </w:p>
        </w:tc>
        <w:tc>
          <w:tcPr>
            <w:tcW w:w="493" w:type="pct"/>
            <w:tcBorders>
              <w:top w:val="single" w:sz="8" w:space="0" w:color="auto"/>
              <w:left w:val="single" w:sz="8" w:space="0" w:color="auto"/>
              <w:bottom w:val="single" w:sz="8" w:space="0" w:color="auto"/>
              <w:right w:val="single" w:sz="8" w:space="0" w:color="auto"/>
            </w:tcBorders>
            <w:vAlign w:val="center"/>
          </w:tcPr>
          <w:p w14:paraId="12504013" w14:textId="77777777" w:rsidR="007617DE" w:rsidRPr="007617DE" w:rsidRDefault="007617DE">
            <w:pPr>
              <w:jc w:val="center"/>
              <w:rPr>
                <w:ins w:id="12324" w:author="Xuning Wei12232" w:date="2026-10-16T09:36:00Z"/>
                <w:rFonts w:ascii="Times New Roman" w:eastAsia="等线" w:hAnsi="Times New Roman" w:cs="Times New Roman"/>
                <w:bCs w:val="0"/>
                <w:sz w:val="18"/>
                <w:szCs w:val="18"/>
                <w:rPrChange w:id="12325" w:author="Xuning Wei12232" w:date="2026-10-24T11:11:00Z">
                  <w:rPr>
                    <w:ins w:id="12326"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2BB6D047" w14:textId="77777777" w:rsidR="007617DE" w:rsidRPr="007617DE" w:rsidRDefault="007617DE">
            <w:pPr>
              <w:jc w:val="center"/>
              <w:rPr>
                <w:ins w:id="12327" w:author="Xuning Wei12232" w:date="2026-10-16T09:36:00Z"/>
                <w:rFonts w:ascii="Times New Roman" w:eastAsia="等线" w:hAnsi="Times New Roman" w:cs="Times New Roman"/>
                <w:bCs w:val="0"/>
                <w:sz w:val="18"/>
                <w:szCs w:val="18"/>
                <w:rPrChange w:id="12328" w:author="Xuning Wei12232" w:date="2026-10-24T11:11:00Z">
                  <w:rPr>
                    <w:ins w:id="12329"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1F60F030" w14:textId="77777777" w:rsidR="007617DE" w:rsidRPr="007617DE" w:rsidRDefault="007617DE">
            <w:pPr>
              <w:jc w:val="center"/>
              <w:rPr>
                <w:ins w:id="12330" w:author="Xuning Wei12232" w:date="2026-10-16T09:36:00Z"/>
                <w:rFonts w:ascii="Times New Roman" w:eastAsia="等线" w:hAnsi="Times New Roman" w:cs="Times New Roman"/>
                <w:bCs w:val="0"/>
                <w:sz w:val="18"/>
                <w:szCs w:val="18"/>
                <w:rPrChange w:id="12331" w:author="Xuning Wei12232" w:date="2026-10-24T11:11:00Z">
                  <w:rPr>
                    <w:ins w:id="12332" w:author="Xuning Wei12232" w:date="2026-10-16T09:36:00Z"/>
                    <w:rFonts w:ascii="Times New Roman" w:eastAsia="等线" w:hAnsi="Times New Roman" w:cs="Times New Roman"/>
                    <w:b/>
                    <w:bCs w:val="0"/>
                    <w:color w:val="0000FF"/>
                    <w:sz w:val="18"/>
                    <w:szCs w:val="18"/>
                  </w:rPr>
                </w:rPrChange>
              </w:rPr>
            </w:pPr>
          </w:p>
        </w:tc>
      </w:tr>
      <w:tr w:rsidR="007617DE" w14:paraId="5B27DEB2" w14:textId="77777777">
        <w:trPr>
          <w:trHeight w:val="330"/>
          <w:ins w:id="12333" w:author="Xuning Wei12232" w:date="2026-10-16T09:35:00Z"/>
        </w:trPr>
        <w:tc>
          <w:tcPr>
            <w:tcW w:w="390" w:type="pct"/>
            <w:vMerge/>
            <w:tcMar>
              <w:left w:w="108" w:type="dxa"/>
              <w:right w:w="108" w:type="dxa"/>
            </w:tcMar>
            <w:vAlign w:val="center"/>
          </w:tcPr>
          <w:p w14:paraId="2BDE4C0A" w14:textId="77777777" w:rsidR="007617DE" w:rsidRPr="007617DE" w:rsidRDefault="007617DE" w:rsidP="007617DE">
            <w:pPr>
              <w:jc w:val="center"/>
              <w:rPr>
                <w:ins w:id="12334" w:author="Xuning Wei12232" w:date="2026-10-16T09:35:00Z"/>
                <w:rFonts w:ascii="Times New Roman" w:hAnsi="Times New Roman" w:cs="Times New Roman"/>
                <w:sz w:val="18"/>
                <w:szCs w:val="18"/>
                <w:rPrChange w:id="12335" w:author="Xuning Wei12232" w:date="2026-10-24T11:11:00Z">
                  <w:rPr>
                    <w:ins w:id="12336" w:author="Xuning Wei12232" w:date="2026-10-16T09:35:00Z"/>
                    <w:color w:val="0000FF"/>
                  </w:rPr>
                </w:rPrChange>
              </w:rPr>
              <w:pPrChange w:id="12337" w:author="Xuning Wei12232" w:date="2026-10-20T06:56:00Z">
                <w:pPr/>
              </w:pPrChange>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17F015" w14:textId="77777777" w:rsidR="007617DE" w:rsidRPr="007617DE" w:rsidRDefault="00AE300B" w:rsidP="007617DE">
            <w:pPr>
              <w:jc w:val="center"/>
              <w:rPr>
                <w:ins w:id="12338" w:author="Xuning Wei12232" w:date="2026-10-16T09:35:00Z"/>
                <w:rFonts w:ascii="Times New Roman" w:eastAsia="Times New Roman" w:hAnsi="Times New Roman" w:cs="Times New Roman"/>
                <w:sz w:val="18"/>
                <w:szCs w:val="18"/>
                <w:rPrChange w:id="12339" w:author="Xuning Wei12232" w:date="2026-10-24T11:11:00Z">
                  <w:rPr>
                    <w:ins w:id="12340" w:author="Xuning Wei12232" w:date="2026-10-16T09:35:00Z"/>
                    <w:rFonts w:ascii="Times New Roman" w:eastAsia="Times New Roman" w:hAnsi="Times New Roman" w:cs="Times New Roman"/>
                    <w:color w:val="0000FF"/>
                    <w:sz w:val="18"/>
                    <w:szCs w:val="18"/>
                  </w:rPr>
                </w:rPrChange>
              </w:rPr>
              <w:pPrChange w:id="12341" w:author="Xuning Wei12232" w:date="2026-10-20T22:47:00Z">
                <w:pPr/>
              </w:pPrChange>
            </w:pPr>
            <w:ins w:id="12342" w:author="Xuning Wei12232" w:date="2026-10-23T19:24:00Z">
              <w:r>
                <w:rPr>
                  <w:rFonts w:ascii="Times New Roman" w:eastAsia="Times New Roman" w:hAnsi="Times New Roman" w:cs="Times New Roman"/>
                  <w:bCs w:val="0"/>
                  <w:sz w:val="18"/>
                  <w:szCs w:val="18"/>
                </w:rPr>
                <w:t>Post Asn21 capping DMF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5361FDF1" w14:textId="77777777" w:rsidR="007617DE" w:rsidRPr="007617DE" w:rsidRDefault="00AE300B">
            <w:pPr>
              <w:jc w:val="center"/>
              <w:rPr>
                <w:ins w:id="12343" w:author="Xuning Wei12232" w:date="2026-10-16T09:35:00Z"/>
                <w:rFonts w:ascii="Times New Roman" w:eastAsia="Times New Roman" w:hAnsi="Times New Roman" w:cs="Times New Roman"/>
                <w:sz w:val="18"/>
                <w:szCs w:val="18"/>
                <w:rPrChange w:id="12344" w:author="Xuning Wei12232" w:date="2026-10-24T11:11:00Z">
                  <w:rPr>
                    <w:ins w:id="12345" w:author="Xuning Wei12232" w:date="2026-10-16T09:35:00Z"/>
                    <w:rFonts w:ascii="Times New Roman" w:eastAsia="Times New Roman" w:hAnsi="Times New Roman" w:cs="Times New Roman"/>
                    <w:color w:val="0000FF"/>
                    <w:sz w:val="18"/>
                    <w:szCs w:val="18"/>
                  </w:rPr>
                </w:rPrChange>
              </w:rPr>
            </w:pPr>
            <w:ins w:id="12346" w:author="Xuning Wei12232" w:date="2026-10-23T19:24:00Z">
              <w:r>
                <w:rPr>
                  <w:rFonts w:ascii="Times New Roman" w:eastAsia="Times New Roman" w:hAnsi="Times New Roman" w:cs="Times New Roman"/>
                  <w:bCs w:val="0"/>
                  <w:sz w:val="18"/>
                  <w:szCs w:val="18"/>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57D5BF" w14:textId="77777777" w:rsidR="007617DE" w:rsidRPr="007617DE" w:rsidRDefault="00AE300B">
            <w:pPr>
              <w:jc w:val="center"/>
              <w:rPr>
                <w:ins w:id="12347" w:author="Xuning Wei12232" w:date="2026-10-16T09:35:00Z"/>
                <w:rFonts w:ascii="Times New Roman" w:eastAsia="等线" w:hAnsi="Times New Roman" w:cs="Times New Roman"/>
                <w:bCs w:val="0"/>
                <w:sz w:val="18"/>
                <w:szCs w:val="18"/>
                <w:rPrChange w:id="12348" w:author="Xuning Wei12232" w:date="2026-10-24T11:11:00Z">
                  <w:rPr>
                    <w:ins w:id="12349" w:author="Xuning Wei12232" w:date="2026-10-16T09:35:00Z"/>
                    <w:rFonts w:ascii="Times New Roman" w:eastAsia="Times New Roman" w:hAnsi="Times New Roman" w:cs="Times New Roman"/>
                    <w:color w:val="0000FF"/>
                    <w:sz w:val="18"/>
                    <w:szCs w:val="18"/>
                  </w:rPr>
                </w:rPrChange>
              </w:rPr>
            </w:pPr>
            <w:ins w:id="12350" w:author="Xuning Wei12232" w:date="2026-10-23T19:24:00Z">
              <w:r>
                <w:rPr>
                  <w:rFonts w:ascii="Times New Roman" w:eastAsia="Times New Roman" w:hAnsi="Times New Roman" w:cs="Times New Roman"/>
                  <w:bCs w:val="0"/>
                  <w:sz w:val="18"/>
                  <w:szCs w:val="18"/>
                </w:rPr>
                <w:t>NLT 7.58</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B0005D" w14:textId="77777777" w:rsidR="007617DE" w:rsidRPr="007617DE" w:rsidRDefault="00AE300B">
            <w:pPr>
              <w:jc w:val="center"/>
              <w:rPr>
                <w:ins w:id="12351" w:author="Xuning Wei12232" w:date="2026-10-16T09:35:00Z"/>
                <w:rFonts w:ascii="Times New Roman" w:eastAsia="Times New Roman" w:hAnsi="Times New Roman" w:cs="Times New Roman"/>
                <w:sz w:val="18"/>
                <w:szCs w:val="18"/>
                <w:rPrChange w:id="12352" w:author="Xuning Wei12232" w:date="2026-10-24T11:11:00Z">
                  <w:rPr>
                    <w:ins w:id="12353" w:author="Xuning Wei12232" w:date="2026-10-16T09:35:00Z"/>
                    <w:rFonts w:ascii="Times New Roman" w:eastAsia="Times New Roman" w:hAnsi="Times New Roman" w:cs="Times New Roman"/>
                    <w:b/>
                    <w:color w:val="0000FF"/>
                    <w:sz w:val="18"/>
                    <w:szCs w:val="18"/>
                  </w:rPr>
                </w:rPrChange>
              </w:rPr>
            </w:pPr>
            <w:ins w:id="12354" w:author="Xuning Wei12232" w:date="2026-10-23T19:24:00Z">
              <w:r>
                <w:rPr>
                  <w:rFonts w:ascii="Times New Roman" w:eastAsia="等线" w:hAnsi="Times New Roman" w:cs="Times New Roman"/>
                  <w:b/>
                  <w:bCs w:val="0"/>
                  <w:sz w:val="18"/>
                  <w:szCs w:val="18"/>
                </w:rPr>
                <w:t>NLT6.75</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0AD2EA" w14:textId="77777777" w:rsidR="007617DE" w:rsidRPr="007617DE" w:rsidRDefault="00AE300B">
            <w:pPr>
              <w:jc w:val="center"/>
              <w:rPr>
                <w:ins w:id="12355" w:author="Xuning Wei12232" w:date="2026-10-16T09:35:00Z"/>
                <w:rFonts w:ascii="Times New Roman" w:eastAsiaTheme="minorEastAsia" w:hAnsi="Times New Roman" w:cs="Times New Roman"/>
                <w:bCs w:val="0"/>
                <w:sz w:val="18"/>
                <w:szCs w:val="18"/>
                <w:lang w:eastAsia="zh-CN"/>
                <w:rPrChange w:id="12356" w:author="Xuning Wei12232" w:date="2026-10-24T11:11:00Z">
                  <w:rPr>
                    <w:ins w:id="12357" w:author="Xuning Wei12232" w:date="2026-10-16T09:35:00Z"/>
                    <w:rFonts w:ascii="Times New Roman" w:eastAsia="Times New Roman" w:hAnsi="Times New Roman" w:cs="Times New Roman"/>
                    <w:bCs w:val="0"/>
                    <w:color w:val="0000FF"/>
                    <w:sz w:val="18"/>
                    <w:szCs w:val="18"/>
                  </w:rPr>
                </w:rPrChange>
              </w:rPr>
            </w:pPr>
            <w:ins w:id="12358" w:author="Xuning Wei12232" w:date="2026-10-23T19:24:00Z">
              <w:r>
                <w:rPr>
                  <w:rFonts w:ascii="Times New Roman" w:eastAsiaTheme="minorEastAsia" w:hAnsi="Times New Roman" w:cs="Times New Roman"/>
                  <w:b/>
                  <w:sz w:val="18"/>
                  <w:szCs w:val="18"/>
                  <w:lang w:eastAsia="zh-CN"/>
                  <w:rPrChange w:id="12359" w:author="Xuning Wei12232" w:date="2026-10-24T11:11:00Z">
                    <w:rPr>
                      <w:rFonts w:ascii="Times New Roman" w:eastAsiaTheme="minorEastAsia" w:hAnsi="Times New Roman" w:cs="Times New Roman"/>
                      <w:b/>
                      <w:color w:val="FF0000"/>
                      <w:sz w:val="18"/>
                      <w:szCs w:val="18"/>
                      <w:lang w:eastAsia="zh-CN"/>
                    </w:rPr>
                  </w:rPrChange>
                </w:rPr>
                <w:t>7.13</w:t>
              </w:r>
              <w:r>
                <w:rPr>
                  <w:rFonts w:ascii="Times New Roman" w:eastAsiaTheme="minorEastAsia" w:hAnsi="Times New Roman" w:cs="Times New Roman"/>
                  <w:sz w:val="18"/>
                  <w:szCs w:val="18"/>
                  <w:lang w:eastAsia="zh-CN"/>
                  <w:rPrChange w:id="12360" w:author="Xuning Wei12232" w:date="2026-10-24T11:11:00Z">
                    <w:rPr>
                      <w:rFonts w:ascii="Times New Roman" w:eastAsiaTheme="minorEastAsia" w:hAnsi="Times New Roman" w:cs="Times New Roman"/>
                      <w:color w:val="FF0000"/>
                      <w:sz w:val="18"/>
                      <w:szCs w:val="18"/>
                      <w:lang w:eastAsia="zh-CN"/>
                    </w:rPr>
                  </w:rPrChange>
                </w:rPr>
                <w:t xml:space="preserve"> -8.03</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4A40C4" w14:textId="77777777" w:rsidR="007617DE" w:rsidRPr="007617DE" w:rsidRDefault="00AE300B">
            <w:pPr>
              <w:jc w:val="center"/>
              <w:rPr>
                <w:ins w:id="12361" w:author="Xuning Wei12232" w:date="2026-10-16T09:35:00Z"/>
                <w:rFonts w:ascii="Times New Roman" w:eastAsia="Times New Roman" w:hAnsi="Times New Roman" w:cs="Times New Roman"/>
                <w:sz w:val="18"/>
                <w:szCs w:val="18"/>
                <w:rPrChange w:id="12362" w:author="Xuning Wei12232" w:date="2026-10-24T11:11:00Z">
                  <w:rPr>
                    <w:ins w:id="12363" w:author="Xuning Wei12232" w:date="2026-10-16T09:35:00Z"/>
                    <w:rFonts w:ascii="Times New Roman" w:eastAsia="Times New Roman" w:hAnsi="Times New Roman" w:cs="Times New Roman"/>
                    <w:color w:val="0000FF"/>
                    <w:sz w:val="18"/>
                    <w:szCs w:val="18"/>
                  </w:rPr>
                </w:rPrChange>
              </w:rPr>
            </w:pPr>
            <w:ins w:id="12364" w:author="Xuning Wei12232" w:date="2026-10-23T19:24:00Z">
              <w:r>
                <w:rPr>
                  <w:rFonts w:ascii="Times New Roman" w:eastAsia="等线" w:hAnsi="Times New Roman" w:cs="Times New Roman"/>
                  <w:bCs w:val="0"/>
                  <w:sz w:val="18"/>
                  <w:szCs w:val="18"/>
                  <w:rPrChange w:id="12365" w:author="Xuning Wei12232" w:date="2026-10-24T11:11:00Z">
                    <w:rPr>
                      <w:rFonts w:ascii="Times New Roman" w:eastAsia="等线" w:hAnsi="Times New Roman" w:cs="Times New Roman"/>
                      <w:bCs w:val="0"/>
                      <w:color w:val="0000FF"/>
                      <w:sz w:val="18"/>
                      <w:szCs w:val="18"/>
                    </w:rPr>
                  </w:rPrChange>
                </w:rPr>
                <w:t>kg/kg</w:t>
              </w:r>
            </w:ins>
          </w:p>
        </w:tc>
        <w:tc>
          <w:tcPr>
            <w:tcW w:w="493" w:type="pct"/>
            <w:tcBorders>
              <w:top w:val="single" w:sz="8" w:space="0" w:color="auto"/>
              <w:left w:val="single" w:sz="8" w:space="0" w:color="auto"/>
              <w:bottom w:val="single" w:sz="8" w:space="0" w:color="auto"/>
              <w:right w:val="single" w:sz="8" w:space="0" w:color="auto"/>
            </w:tcBorders>
            <w:vAlign w:val="center"/>
          </w:tcPr>
          <w:p w14:paraId="75A345F0" w14:textId="77777777" w:rsidR="007617DE" w:rsidRPr="007617DE" w:rsidRDefault="007617DE">
            <w:pPr>
              <w:jc w:val="center"/>
              <w:rPr>
                <w:ins w:id="12366" w:author="Xuning Wei12232" w:date="2026-10-16T09:36:00Z"/>
                <w:rFonts w:ascii="Times New Roman" w:eastAsia="等线" w:hAnsi="Times New Roman" w:cs="Times New Roman"/>
                <w:bCs w:val="0"/>
                <w:sz w:val="18"/>
                <w:szCs w:val="18"/>
                <w:rPrChange w:id="12367" w:author="Xuning Wei12232" w:date="2026-10-24T11:11:00Z">
                  <w:rPr>
                    <w:ins w:id="12368" w:author="Xuning Wei12232" w:date="2026-10-16T09:36:00Z"/>
                    <w:rFonts w:ascii="Times New Roman" w:eastAsia="等线" w:hAnsi="Times New Roman" w:cs="Times New Roman"/>
                    <w:b/>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3BF04E0" w14:textId="77777777" w:rsidR="007617DE" w:rsidRPr="007617DE" w:rsidRDefault="007617DE">
            <w:pPr>
              <w:jc w:val="center"/>
              <w:rPr>
                <w:ins w:id="12369" w:author="Xuning Wei12232" w:date="2026-10-16T09:36:00Z"/>
                <w:rFonts w:ascii="Times New Roman" w:eastAsia="等线" w:hAnsi="Times New Roman" w:cs="Times New Roman"/>
                <w:bCs w:val="0"/>
                <w:sz w:val="18"/>
                <w:szCs w:val="18"/>
                <w:rPrChange w:id="12370" w:author="Xuning Wei12232" w:date="2026-10-24T11:11:00Z">
                  <w:rPr>
                    <w:ins w:id="12371" w:author="Xuning Wei12232" w:date="2026-10-16T09:36:00Z"/>
                    <w:rFonts w:ascii="Times New Roman" w:eastAsia="等线" w:hAnsi="Times New Roman" w:cs="Times New Roman"/>
                    <w:b/>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222AB329" w14:textId="77777777" w:rsidR="007617DE" w:rsidRPr="007617DE" w:rsidRDefault="007617DE">
            <w:pPr>
              <w:jc w:val="center"/>
              <w:rPr>
                <w:ins w:id="12372" w:author="Xuning Wei12232" w:date="2026-10-16T09:36:00Z"/>
                <w:rFonts w:ascii="Times New Roman" w:eastAsia="等线" w:hAnsi="Times New Roman" w:cs="Times New Roman"/>
                <w:bCs w:val="0"/>
                <w:sz w:val="18"/>
                <w:szCs w:val="18"/>
                <w:rPrChange w:id="12373" w:author="Xuning Wei12232" w:date="2026-10-24T11:11:00Z">
                  <w:rPr>
                    <w:ins w:id="12374" w:author="Xuning Wei12232" w:date="2026-10-16T09:36:00Z"/>
                    <w:rFonts w:ascii="Times New Roman" w:eastAsia="等线" w:hAnsi="Times New Roman" w:cs="Times New Roman"/>
                    <w:b/>
                    <w:bCs w:val="0"/>
                    <w:color w:val="0000FF"/>
                    <w:sz w:val="18"/>
                    <w:szCs w:val="18"/>
                  </w:rPr>
                </w:rPrChange>
              </w:rPr>
            </w:pPr>
          </w:p>
        </w:tc>
      </w:tr>
      <w:tr w:rsidR="007617DE" w14:paraId="5BD0A184" w14:textId="77777777">
        <w:trPr>
          <w:trHeight w:val="330"/>
          <w:ins w:id="12375" w:author="Xuning Wei12232" w:date="2026-10-23T19:24:00Z"/>
        </w:trPr>
        <w:tc>
          <w:tcPr>
            <w:tcW w:w="390" w:type="pct"/>
            <w:vMerge/>
            <w:tcMar>
              <w:left w:w="108" w:type="dxa"/>
              <w:right w:w="108" w:type="dxa"/>
            </w:tcMar>
            <w:vAlign w:val="center"/>
          </w:tcPr>
          <w:p w14:paraId="23973259" w14:textId="77777777" w:rsidR="007617DE" w:rsidRPr="007617DE" w:rsidRDefault="007617DE">
            <w:pPr>
              <w:jc w:val="center"/>
              <w:rPr>
                <w:ins w:id="12376" w:author="Xuning Wei12232" w:date="2026-10-23T19:24:00Z"/>
                <w:rFonts w:ascii="Times New Roman" w:hAnsi="Times New Roman" w:cs="Times New Roman"/>
                <w:sz w:val="18"/>
                <w:szCs w:val="18"/>
                <w:rPrChange w:id="12377" w:author="Xuning Wei12232" w:date="2026-10-24T11:11:00Z">
                  <w:rPr>
                    <w:ins w:id="12378"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735872" w14:textId="77777777" w:rsidR="007617DE" w:rsidRDefault="00AE300B">
            <w:pPr>
              <w:jc w:val="center"/>
              <w:rPr>
                <w:ins w:id="12379" w:author="Xuning Wei12232" w:date="2026-10-23T19:24:00Z"/>
                <w:rFonts w:ascii="Times New Roman" w:eastAsia="Times New Roman" w:hAnsi="Times New Roman" w:cs="Times New Roman"/>
                <w:bCs w:val="0"/>
                <w:sz w:val="18"/>
                <w:szCs w:val="18"/>
              </w:rPr>
            </w:pPr>
            <w:proofErr w:type="spellStart"/>
            <w:ins w:id="12380" w:author="Xuning Wei12232" w:date="2026-10-23T19:24:00Z">
              <w:r>
                <w:rPr>
                  <w:rFonts w:ascii="Times New Roman" w:hAnsi="Times New Roman" w:cs="Times New Roman"/>
                  <w:sz w:val="18"/>
                  <w:szCs w:val="18"/>
                </w:rPr>
                <w:t>IPAc</w:t>
              </w:r>
              <w:proofErr w:type="spellEnd"/>
              <w:r>
                <w:rPr>
                  <w:rFonts w:ascii="Times New Roman" w:hAnsi="Times New Roman" w:cs="Times New Roman"/>
                  <w:sz w:val="18"/>
                  <w:szCs w:val="18"/>
                </w:rPr>
                <w:t xml:space="preserve">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3614FEA2" w14:textId="77777777" w:rsidR="007617DE" w:rsidRDefault="00AE300B">
            <w:pPr>
              <w:jc w:val="center"/>
              <w:rPr>
                <w:ins w:id="12381" w:author="Xuning Wei12232" w:date="2026-10-23T19:24:00Z"/>
                <w:rFonts w:ascii="Times New Roman" w:eastAsia="Times New Roman" w:hAnsi="Times New Roman" w:cs="Times New Roman"/>
                <w:bCs w:val="0"/>
                <w:sz w:val="18"/>
                <w:szCs w:val="18"/>
              </w:rPr>
            </w:pPr>
            <w:ins w:id="12382"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795202" w14:textId="77777777" w:rsidR="007617DE" w:rsidRDefault="00AE300B">
            <w:pPr>
              <w:jc w:val="center"/>
              <w:rPr>
                <w:ins w:id="12383" w:author="Xuning Wei12232" w:date="2026-10-23T19:24:00Z"/>
                <w:rFonts w:ascii="Times New Roman" w:eastAsia="Times New Roman" w:hAnsi="Times New Roman" w:cs="Times New Roman"/>
                <w:bCs w:val="0"/>
                <w:sz w:val="18"/>
                <w:szCs w:val="18"/>
              </w:rPr>
            </w:pPr>
            <w:ins w:id="12384" w:author="Xuning Wei12232" w:date="2026-10-23T19:24:00Z">
              <w:r>
                <w:rPr>
                  <w:rFonts w:ascii="Times New Roman" w:hAnsi="Times New Roman" w:cs="Times New Roman"/>
                  <w:sz w:val="18"/>
                  <w:szCs w:val="18"/>
                </w:rPr>
                <w:t>NLT 8.73</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4C09AA" w14:textId="77777777" w:rsidR="007617DE" w:rsidRDefault="00AE300B">
            <w:pPr>
              <w:jc w:val="center"/>
              <w:rPr>
                <w:ins w:id="12385" w:author="Xuning Wei12232" w:date="2026-10-23T19:24:00Z"/>
                <w:rFonts w:ascii="Times New Roman" w:eastAsia="等线" w:hAnsi="Times New Roman" w:cs="Times New Roman"/>
                <w:b/>
                <w:bCs w:val="0"/>
                <w:sz w:val="18"/>
                <w:szCs w:val="18"/>
              </w:rPr>
            </w:pPr>
            <w:ins w:id="12386" w:author="Xuning Wei12232" w:date="2026-10-23T19:24:00Z">
              <w:r>
                <w:rPr>
                  <w:rFonts w:ascii="Times New Roman" w:hAnsi="Times New Roman" w:cs="Times New Roman"/>
                  <w:b/>
                  <w:sz w:val="18"/>
                  <w:szCs w:val="18"/>
                </w:rPr>
                <w:t>NLT 8.73</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1BB106" w14:textId="77777777" w:rsidR="007617DE" w:rsidRPr="007617DE" w:rsidRDefault="00AE300B">
            <w:pPr>
              <w:jc w:val="center"/>
              <w:rPr>
                <w:ins w:id="12387" w:author="Xuning Wei12232" w:date="2026-10-23T19:24:00Z"/>
                <w:rFonts w:ascii="Times New Roman" w:eastAsiaTheme="minorEastAsia" w:hAnsi="Times New Roman" w:cs="Times New Roman"/>
                <w:b/>
                <w:sz w:val="18"/>
                <w:szCs w:val="18"/>
                <w:lang w:eastAsia="zh-CN"/>
                <w:rPrChange w:id="12388" w:author="Xuning Wei12232" w:date="2026-10-24T11:11:00Z">
                  <w:rPr>
                    <w:ins w:id="12389" w:author="Xuning Wei12232" w:date="2026-10-23T19:24:00Z"/>
                    <w:rFonts w:ascii="Times New Roman" w:eastAsiaTheme="minorEastAsia" w:hAnsi="Times New Roman" w:cs="Times New Roman"/>
                    <w:b/>
                    <w:color w:val="FF0000"/>
                    <w:sz w:val="18"/>
                    <w:szCs w:val="18"/>
                    <w:lang w:eastAsia="zh-CN"/>
                  </w:rPr>
                </w:rPrChange>
              </w:rPr>
            </w:pPr>
            <w:ins w:id="12390" w:author="Xuning Wei12232" w:date="2026-10-23T19:24:00Z">
              <w:r>
                <w:rPr>
                  <w:rFonts w:ascii="Times New Roman" w:eastAsiaTheme="minorEastAsia" w:hAnsi="Times New Roman" w:cs="Times New Roman"/>
                  <w:b/>
                  <w:bCs w:val="0"/>
                  <w:sz w:val="18"/>
                  <w:szCs w:val="18"/>
                  <w:lang w:eastAsia="zh-CN"/>
                  <w:rPrChange w:id="12391" w:author="Xuning Wei12232" w:date="2026-10-24T11:11:00Z">
                    <w:rPr>
                      <w:rFonts w:ascii="Times New Roman" w:eastAsiaTheme="minorEastAsia" w:hAnsi="Times New Roman" w:cs="Times New Roman"/>
                      <w:b/>
                      <w:bCs w:val="0"/>
                      <w:color w:val="FF0000"/>
                      <w:sz w:val="18"/>
                      <w:szCs w:val="18"/>
                      <w:lang w:eastAsia="zh-CN"/>
                    </w:rPr>
                  </w:rPrChange>
                </w:rPr>
                <w:t>9.</w:t>
              </w:r>
            </w:ins>
            <w:ins w:id="12392" w:author="Xuning Wei12232" w:date="2026-10-23T20:02:00Z">
              <w:r>
                <w:rPr>
                  <w:rFonts w:ascii="Times New Roman" w:eastAsiaTheme="minorEastAsia" w:hAnsi="Times New Roman" w:cs="Times New Roman"/>
                  <w:b/>
                  <w:bCs w:val="0"/>
                  <w:sz w:val="18"/>
                  <w:szCs w:val="18"/>
                  <w:lang w:eastAsia="zh-CN"/>
                  <w:rPrChange w:id="12393" w:author="Xuning Wei12232" w:date="2026-10-24T11:11:00Z">
                    <w:rPr>
                      <w:rFonts w:ascii="Times New Roman" w:eastAsiaTheme="minorEastAsia" w:hAnsi="Times New Roman" w:cs="Times New Roman"/>
                      <w:b/>
                      <w:bCs w:val="0"/>
                      <w:color w:val="FF0000"/>
                      <w:sz w:val="18"/>
                      <w:szCs w:val="18"/>
                      <w:lang w:eastAsia="zh-CN"/>
                    </w:rPr>
                  </w:rPrChange>
                </w:rPr>
                <w:t>02</w:t>
              </w:r>
            </w:ins>
            <w:ins w:id="12394" w:author="Xuning Wei12232" w:date="2026-10-23T19:24:00Z">
              <w:r>
                <w:rPr>
                  <w:rFonts w:ascii="Times New Roman" w:eastAsiaTheme="minorEastAsia" w:hAnsi="Times New Roman" w:cs="Times New Roman"/>
                  <w:bCs w:val="0"/>
                  <w:sz w:val="18"/>
                  <w:szCs w:val="18"/>
                  <w:lang w:eastAsia="zh-CN"/>
                  <w:rPrChange w:id="12395" w:author="Xuning Wei12232" w:date="2026-10-24T11:11:00Z">
                    <w:rPr>
                      <w:rFonts w:ascii="Times New Roman" w:eastAsiaTheme="minorEastAsia" w:hAnsi="Times New Roman" w:cs="Times New Roman"/>
                      <w:bCs w:val="0"/>
                      <w:color w:val="FF0000"/>
                      <w:sz w:val="18"/>
                      <w:szCs w:val="18"/>
                      <w:lang w:eastAsia="zh-CN"/>
                    </w:rPr>
                  </w:rPrChange>
                </w:rPr>
                <w:t xml:space="preserve"> -10.</w:t>
              </w:r>
            </w:ins>
            <w:ins w:id="12396" w:author="Xuning Wei12232" w:date="2026-10-23T20:02:00Z">
              <w:r>
                <w:rPr>
                  <w:rFonts w:ascii="Times New Roman" w:eastAsiaTheme="minorEastAsia" w:hAnsi="Times New Roman" w:cs="Times New Roman"/>
                  <w:bCs w:val="0"/>
                  <w:sz w:val="18"/>
                  <w:szCs w:val="18"/>
                  <w:lang w:eastAsia="zh-CN"/>
                  <w:rPrChange w:id="12397" w:author="Xuning Wei12232" w:date="2026-10-24T11:11:00Z">
                    <w:rPr>
                      <w:rFonts w:ascii="Times New Roman" w:eastAsiaTheme="minorEastAsia" w:hAnsi="Times New Roman" w:cs="Times New Roman"/>
                      <w:bCs w:val="0"/>
                      <w:color w:val="FF0000"/>
                      <w:sz w:val="18"/>
                      <w:szCs w:val="18"/>
                      <w:lang w:eastAsia="zh-CN"/>
                    </w:rPr>
                  </w:rPrChange>
                </w:rPr>
                <w:t>18</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630D2B" w14:textId="77777777" w:rsidR="007617DE" w:rsidRPr="007617DE" w:rsidRDefault="00AE300B">
            <w:pPr>
              <w:jc w:val="center"/>
              <w:rPr>
                <w:ins w:id="12398" w:author="Xuning Wei12232" w:date="2026-10-23T19:24:00Z"/>
                <w:rFonts w:ascii="Times New Roman" w:eastAsia="等线" w:hAnsi="Times New Roman" w:cs="Times New Roman"/>
                <w:bCs w:val="0"/>
                <w:sz w:val="18"/>
                <w:szCs w:val="18"/>
                <w:rPrChange w:id="12399" w:author="Xuning Wei12232" w:date="2026-10-24T11:11:00Z">
                  <w:rPr>
                    <w:ins w:id="12400" w:author="Xuning Wei12232" w:date="2026-10-23T19:24:00Z"/>
                    <w:rFonts w:ascii="Times New Roman" w:eastAsia="等线" w:hAnsi="Times New Roman" w:cs="Times New Roman"/>
                    <w:bCs w:val="0"/>
                    <w:color w:val="0000FF"/>
                    <w:sz w:val="18"/>
                    <w:szCs w:val="18"/>
                  </w:rPr>
                </w:rPrChange>
              </w:rPr>
            </w:pPr>
            <w:ins w:id="12401" w:author="Xuning Wei12232" w:date="2026-10-23T19:24:00Z">
              <w:r>
                <w:rPr>
                  <w:rFonts w:ascii="Times New Roman" w:eastAsia="等线" w:hAnsi="Times New Roman" w:cs="Times New Roman"/>
                  <w:bCs w:val="0"/>
                  <w:sz w:val="18"/>
                  <w:szCs w:val="18"/>
                  <w:rPrChange w:id="12402"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3AFD0A3B" w14:textId="77777777" w:rsidR="007617DE" w:rsidRPr="007617DE" w:rsidRDefault="007617DE">
            <w:pPr>
              <w:jc w:val="center"/>
              <w:rPr>
                <w:ins w:id="12403" w:author="Xuning Wei12232" w:date="2026-10-23T19:24:00Z"/>
                <w:rFonts w:ascii="Times New Roman" w:eastAsia="等线" w:hAnsi="Times New Roman" w:cs="Times New Roman"/>
                <w:bCs w:val="0"/>
                <w:sz w:val="18"/>
                <w:szCs w:val="18"/>
                <w:rPrChange w:id="12404" w:author="Xuning Wei12232" w:date="2026-10-24T11:11:00Z">
                  <w:rPr>
                    <w:ins w:id="12405"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187E4A95" w14:textId="77777777" w:rsidR="007617DE" w:rsidRPr="007617DE" w:rsidRDefault="007617DE">
            <w:pPr>
              <w:jc w:val="center"/>
              <w:rPr>
                <w:ins w:id="12406" w:author="Xuning Wei12232" w:date="2026-10-23T19:24:00Z"/>
                <w:rFonts w:ascii="Times New Roman" w:eastAsia="等线" w:hAnsi="Times New Roman" w:cs="Times New Roman"/>
                <w:bCs w:val="0"/>
                <w:sz w:val="18"/>
                <w:szCs w:val="18"/>
                <w:rPrChange w:id="12407" w:author="Xuning Wei12232" w:date="2026-10-24T11:11:00Z">
                  <w:rPr>
                    <w:ins w:id="12408"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4000051B" w14:textId="77777777" w:rsidR="007617DE" w:rsidRPr="007617DE" w:rsidRDefault="007617DE">
            <w:pPr>
              <w:jc w:val="center"/>
              <w:rPr>
                <w:ins w:id="12409" w:author="Xuning Wei12232" w:date="2026-10-23T19:24:00Z"/>
                <w:rFonts w:ascii="Times New Roman" w:eastAsia="等线" w:hAnsi="Times New Roman" w:cs="Times New Roman"/>
                <w:bCs w:val="0"/>
                <w:sz w:val="18"/>
                <w:szCs w:val="18"/>
                <w:rPrChange w:id="12410" w:author="Xuning Wei12232" w:date="2026-10-24T11:11:00Z">
                  <w:rPr>
                    <w:ins w:id="12411" w:author="Xuning Wei12232" w:date="2026-10-23T19:24:00Z"/>
                    <w:rFonts w:ascii="Times New Roman" w:eastAsia="等线" w:hAnsi="Times New Roman" w:cs="Times New Roman"/>
                    <w:bCs w:val="0"/>
                    <w:color w:val="0000FF"/>
                    <w:sz w:val="18"/>
                    <w:szCs w:val="18"/>
                  </w:rPr>
                </w:rPrChange>
              </w:rPr>
            </w:pPr>
          </w:p>
        </w:tc>
      </w:tr>
      <w:tr w:rsidR="007617DE" w14:paraId="6EE64093" w14:textId="77777777">
        <w:trPr>
          <w:trHeight w:val="330"/>
          <w:ins w:id="12412" w:author="Xuning Wei12232" w:date="2026-10-23T19:24:00Z"/>
        </w:trPr>
        <w:tc>
          <w:tcPr>
            <w:tcW w:w="390" w:type="pct"/>
            <w:vMerge/>
            <w:tcMar>
              <w:left w:w="108" w:type="dxa"/>
              <w:right w:w="108" w:type="dxa"/>
            </w:tcMar>
            <w:vAlign w:val="center"/>
          </w:tcPr>
          <w:p w14:paraId="6DD13472" w14:textId="77777777" w:rsidR="007617DE" w:rsidRPr="007617DE" w:rsidRDefault="007617DE">
            <w:pPr>
              <w:jc w:val="center"/>
              <w:rPr>
                <w:ins w:id="12413" w:author="Xuning Wei12232" w:date="2026-10-23T19:24:00Z"/>
                <w:rFonts w:ascii="Times New Roman" w:hAnsi="Times New Roman" w:cs="Times New Roman"/>
                <w:sz w:val="18"/>
                <w:szCs w:val="18"/>
                <w:rPrChange w:id="12414" w:author="Xuning Wei12232" w:date="2026-10-24T11:11:00Z">
                  <w:rPr>
                    <w:ins w:id="12415"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D5DE0C" w14:textId="77777777" w:rsidR="007617DE" w:rsidRDefault="00AE300B">
            <w:pPr>
              <w:jc w:val="center"/>
              <w:rPr>
                <w:ins w:id="12416" w:author="Xuning Wei12232" w:date="2026-10-23T19:24:00Z"/>
                <w:rFonts w:ascii="Times New Roman" w:eastAsia="Times New Roman" w:hAnsi="Times New Roman" w:cs="Times New Roman"/>
                <w:bCs w:val="0"/>
                <w:sz w:val="18"/>
                <w:szCs w:val="18"/>
              </w:rPr>
            </w:pPr>
            <w:ins w:id="12417" w:author="Xuning Wei12232" w:date="2026-10-23T19:24:00Z">
              <w:r>
                <w:rPr>
                  <w:rFonts w:ascii="Times New Roman" w:hAnsi="Times New Roman" w:cs="Times New Roman"/>
                  <w:sz w:val="18"/>
                  <w:szCs w:val="18"/>
                </w:rPr>
                <w:t>Toluene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60B423BC" w14:textId="77777777" w:rsidR="007617DE" w:rsidRDefault="00AE300B">
            <w:pPr>
              <w:jc w:val="center"/>
              <w:rPr>
                <w:ins w:id="12418" w:author="Xuning Wei12232" w:date="2026-10-23T19:24:00Z"/>
                <w:rFonts w:ascii="Times New Roman" w:eastAsia="Times New Roman" w:hAnsi="Times New Roman" w:cs="Times New Roman"/>
                <w:bCs w:val="0"/>
                <w:sz w:val="18"/>
                <w:szCs w:val="18"/>
              </w:rPr>
            </w:pPr>
            <w:ins w:id="12419"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CBD808" w14:textId="77777777" w:rsidR="007617DE" w:rsidRDefault="00AE300B">
            <w:pPr>
              <w:jc w:val="center"/>
              <w:rPr>
                <w:ins w:id="12420" w:author="Xuning Wei12232" w:date="2026-10-23T19:24:00Z"/>
                <w:rFonts w:ascii="Times New Roman" w:eastAsia="Times New Roman" w:hAnsi="Times New Roman" w:cs="Times New Roman"/>
                <w:bCs w:val="0"/>
                <w:sz w:val="18"/>
                <w:szCs w:val="18"/>
              </w:rPr>
            </w:pPr>
            <w:ins w:id="12421" w:author="Xuning Wei12232" w:date="2026-10-23T19:24:00Z">
              <w:r>
                <w:rPr>
                  <w:rFonts w:ascii="Times New Roman" w:hAnsi="Times New Roman" w:cs="Times New Roman"/>
                  <w:sz w:val="18"/>
                  <w:szCs w:val="18"/>
                </w:rPr>
                <w:t>NLT 8.72</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2BAAF6" w14:textId="77777777" w:rsidR="007617DE" w:rsidRDefault="00AE300B">
            <w:pPr>
              <w:jc w:val="center"/>
              <w:rPr>
                <w:ins w:id="12422" w:author="Xuning Wei12232" w:date="2026-10-23T19:24:00Z"/>
                <w:rFonts w:ascii="Times New Roman" w:eastAsia="等线" w:hAnsi="Times New Roman" w:cs="Times New Roman"/>
                <w:b/>
                <w:bCs w:val="0"/>
                <w:sz w:val="18"/>
                <w:szCs w:val="18"/>
              </w:rPr>
            </w:pPr>
            <w:ins w:id="12423" w:author="Xuning Wei12232" w:date="2026-10-23T19:24:00Z">
              <w:r>
                <w:rPr>
                  <w:rFonts w:ascii="Times New Roman" w:hAnsi="Times New Roman" w:cs="Times New Roman"/>
                  <w:b/>
                  <w:sz w:val="18"/>
                  <w:szCs w:val="18"/>
                </w:rPr>
                <w:t>NLT 8.72</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4A632D" w14:textId="77777777" w:rsidR="007617DE" w:rsidRPr="007617DE" w:rsidRDefault="00AE300B">
            <w:pPr>
              <w:jc w:val="center"/>
              <w:rPr>
                <w:ins w:id="12424" w:author="Xuning Wei12232" w:date="2026-10-23T19:24:00Z"/>
                <w:rFonts w:ascii="Times New Roman" w:eastAsiaTheme="minorEastAsia" w:hAnsi="Times New Roman" w:cs="Times New Roman"/>
                <w:b/>
                <w:sz w:val="18"/>
                <w:szCs w:val="18"/>
                <w:lang w:eastAsia="zh-CN"/>
                <w:rPrChange w:id="12425" w:author="Xuning Wei12232" w:date="2026-10-24T11:11:00Z">
                  <w:rPr>
                    <w:ins w:id="12426" w:author="Xuning Wei12232" w:date="2026-10-23T19:24:00Z"/>
                    <w:rFonts w:ascii="Times New Roman" w:eastAsiaTheme="minorEastAsia" w:hAnsi="Times New Roman" w:cs="Times New Roman"/>
                    <w:b/>
                    <w:color w:val="FF0000"/>
                    <w:sz w:val="18"/>
                    <w:szCs w:val="18"/>
                    <w:lang w:eastAsia="zh-CN"/>
                  </w:rPr>
                </w:rPrChange>
              </w:rPr>
            </w:pPr>
            <w:ins w:id="12427" w:author="Xuning Wei12232" w:date="2026-10-23T19:24:00Z">
              <w:r>
                <w:rPr>
                  <w:rFonts w:ascii="Times New Roman" w:eastAsiaTheme="minorEastAsia" w:hAnsi="Times New Roman" w:cs="Times New Roman"/>
                  <w:b/>
                  <w:bCs w:val="0"/>
                  <w:sz w:val="18"/>
                  <w:szCs w:val="18"/>
                  <w:lang w:eastAsia="zh-CN"/>
                  <w:rPrChange w:id="12428" w:author="Xuning Wei12232" w:date="2026-10-24T11:11:00Z">
                    <w:rPr>
                      <w:rFonts w:ascii="Times New Roman" w:eastAsiaTheme="minorEastAsia" w:hAnsi="Times New Roman" w:cs="Times New Roman"/>
                      <w:b/>
                      <w:bCs w:val="0"/>
                      <w:color w:val="FF0000"/>
                      <w:sz w:val="18"/>
                      <w:szCs w:val="18"/>
                      <w:lang w:eastAsia="zh-CN"/>
                    </w:rPr>
                  </w:rPrChange>
                </w:rPr>
                <w:t>9.</w:t>
              </w:r>
            </w:ins>
            <w:ins w:id="12429" w:author="Xuning Wei12232" w:date="2026-10-23T20:02:00Z">
              <w:r>
                <w:rPr>
                  <w:rFonts w:ascii="Times New Roman" w:eastAsiaTheme="minorEastAsia" w:hAnsi="Times New Roman" w:cs="Times New Roman"/>
                  <w:b/>
                  <w:bCs w:val="0"/>
                  <w:sz w:val="18"/>
                  <w:szCs w:val="18"/>
                  <w:lang w:eastAsia="zh-CN"/>
                  <w:rPrChange w:id="12430" w:author="Xuning Wei12232" w:date="2026-10-24T11:11:00Z">
                    <w:rPr>
                      <w:rFonts w:ascii="Times New Roman" w:eastAsiaTheme="minorEastAsia" w:hAnsi="Times New Roman" w:cs="Times New Roman"/>
                      <w:b/>
                      <w:bCs w:val="0"/>
                      <w:color w:val="FF0000"/>
                      <w:sz w:val="18"/>
                      <w:szCs w:val="18"/>
                      <w:lang w:eastAsia="zh-CN"/>
                    </w:rPr>
                  </w:rPrChange>
                </w:rPr>
                <w:t>01</w:t>
              </w:r>
            </w:ins>
            <w:ins w:id="12431" w:author="Xuning Wei12232" w:date="2026-10-23T19:24:00Z">
              <w:r>
                <w:rPr>
                  <w:rFonts w:ascii="Times New Roman" w:eastAsiaTheme="minorEastAsia" w:hAnsi="Times New Roman" w:cs="Times New Roman"/>
                  <w:bCs w:val="0"/>
                  <w:sz w:val="18"/>
                  <w:szCs w:val="18"/>
                  <w:lang w:eastAsia="zh-CN"/>
                  <w:rPrChange w:id="12432" w:author="Xuning Wei12232" w:date="2026-10-24T11:11:00Z">
                    <w:rPr>
                      <w:rFonts w:ascii="Times New Roman" w:eastAsiaTheme="minorEastAsia" w:hAnsi="Times New Roman" w:cs="Times New Roman"/>
                      <w:bCs w:val="0"/>
                      <w:color w:val="FF0000"/>
                      <w:sz w:val="18"/>
                      <w:szCs w:val="18"/>
                      <w:lang w:eastAsia="zh-CN"/>
                    </w:rPr>
                  </w:rPrChange>
                </w:rPr>
                <w:t xml:space="preserve"> -10.</w:t>
              </w:r>
            </w:ins>
            <w:ins w:id="12433" w:author="Xuning Wei12232" w:date="2026-10-23T20:02:00Z">
              <w:r>
                <w:rPr>
                  <w:rFonts w:ascii="Times New Roman" w:eastAsiaTheme="minorEastAsia" w:hAnsi="Times New Roman" w:cs="Times New Roman"/>
                  <w:bCs w:val="0"/>
                  <w:sz w:val="18"/>
                  <w:szCs w:val="18"/>
                  <w:lang w:eastAsia="zh-CN"/>
                  <w:rPrChange w:id="12434" w:author="Xuning Wei12232" w:date="2026-10-24T11:11:00Z">
                    <w:rPr>
                      <w:rFonts w:ascii="Times New Roman" w:eastAsiaTheme="minorEastAsia" w:hAnsi="Times New Roman" w:cs="Times New Roman"/>
                      <w:bCs w:val="0"/>
                      <w:color w:val="FF0000"/>
                      <w:sz w:val="18"/>
                      <w:szCs w:val="18"/>
                      <w:lang w:eastAsia="zh-CN"/>
                    </w:rPr>
                  </w:rPrChange>
                </w:rPr>
                <w:t>17</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CB9DF3" w14:textId="77777777" w:rsidR="007617DE" w:rsidRPr="007617DE" w:rsidRDefault="00AE300B">
            <w:pPr>
              <w:jc w:val="center"/>
              <w:rPr>
                <w:ins w:id="12435" w:author="Xuning Wei12232" w:date="2026-10-23T19:24:00Z"/>
                <w:rFonts w:ascii="Times New Roman" w:eastAsia="等线" w:hAnsi="Times New Roman" w:cs="Times New Roman"/>
                <w:bCs w:val="0"/>
                <w:sz w:val="18"/>
                <w:szCs w:val="18"/>
                <w:rPrChange w:id="12436" w:author="Xuning Wei12232" w:date="2026-10-24T11:11:00Z">
                  <w:rPr>
                    <w:ins w:id="12437" w:author="Xuning Wei12232" w:date="2026-10-23T19:24:00Z"/>
                    <w:rFonts w:ascii="Times New Roman" w:eastAsia="等线" w:hAnsi="Times New Roman" w:cs="Times New Roman"/>
                    <w:bCs w:val="0"/>
                    <w:color w:val="0000FF"/>
                    <w:sz w:val="18"/>
                    <w:szCs w:val="18"/>
                  </w:rPr>
                </w:rPrChange>
              </w:rPr>
            </w:pPr>
            <w:ins w:id="12438" w:author="Xuning Wei12232" w:date="2026-10-23T19:24:00Z">
              <w:r>
                <w:rPr>
                  <w:rFonts w:ascii="Times New Roman" w:eastAsia="等线" w:hAnsi="Times New Roman" w:cs="Times New Roman"/>
                  <w:bCs w:val="0"/>
                  <w:sz w:val="18"/>
                  <w:szCs w:val="18"/>
                  <w:rPrChange w:id="12439"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40773CA2" w14:textId="77777777" w:rsidR="007617DE" w:rsidRPr="007617DE" w:rsidRDefault="007617DE">
            <w:pPr>
              <w:jc w:val="center"/>
              <w:rPr>
                <w:ins w:id="12440" w:author="Xuning Wei12232" w:date="2026-10-23T19:24:00Z"/>
                <w:rFonts w:ascii="Times New Roman" w:eastAsia="等线" w:hAnsi="Times New Roman" w:cs="Times New Roman"/>
                <w:bCs w:val="0"/>
                <w:sz w:val="18"/>
                <w:szCs w:val="18"/>
                <w:rPrChange w:id="12441" w:author="Xuning Wei12232" w:date="2026-10-24T11:11:00Z">
                  <w:rPr>
                    <w:ins w:id="12442"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395DE606" w14:textId="77777777" w:rsidR="007617DE" w:rsidRPr="007617DE" w:rsidRDefault="007617DE">
            <w:pPr>
              <w:jc w:val="center"/>
              <w:rPr>
                <w:ins w:id="12443" w:author="Xuning Wei12232" w:date="2026-10-23T19:24:00Z"/>
                <w:rFonts w:ascii="Times New Roman" w:eastAsia="等线" w:hAnsi="Times New Roman" w:cs="Times New Roman"/>
                <w:bCs w:val="0"/>
                <w:sz w:val="18"/>
                <w:szCs w:val="18"/>
                <w:rPrChange w:id="12444" w:author="Xuning Wei12232" w:date="2026-10-24T11:11:00Z">
                  <w:rPr>
                    <w:ins w:id="12445"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624E3F7B" w14:textId="77777777" w:rsidR="007617DE" w:rsidRPr="007617DE" w:rsidRDefault="007617DE">
            <w:pPr>
              <w:jc w:val="center"/>
              <w:rPr>
                <w:ins w:id="12446" w:author="Xuning Wei12232" w:date="2026-10-23T19:24:00Z"/>
                <w:rFonts w:ascii="Times New Roman" w:eastAsia="等线" w:hAnsi="Times New Roman" w:cs="Times New Roman"/>
                <w:bCs w:val="0"/>
                <w:sz w:val="18"/>
                <w:szCs w:val="18"/>
                <w:rPrChange w:id="12447" w:author="Xuning Wei12232" w:date="2026-10-24T11:11:00Z">
                  <w:rPr>
                    <w:ins w:id="12448" w:author="Xuning Wei12232" w:date="2026-10-23T19:24:00Z"/>
                    <w:rFonts w:ascii="Times New Roman" w:eastAsia="等线" w:hAnsi="Times New Roman" w:cs="Times New Roman"/>
                    <w:bCs w:val="0"/>
                    <w:color w:val="0000FF"/>
                    <w:sz w:val="18"/>
                    <w:szCs w:val="18"/>
                  </w:rPr>
                </w:rPrChange>
              </w:rPr>
            </w:pPr>
          </w:p>
        </w:tc>
      </w:tr>
      <w:tr w:rsidR="007617DE" w14:paraId="099D5832" w14:textId="77777777">
        <w:trPr>
          <w:trHeight w:val="330"/>
          <w:ins w:id="12449" w:author="Xuning Wei12232" w:date="2026-10-23T19:24:00Z"/>
        </w:trPr>
        <w:tc>
          <w:tcPr>
            <w:tcW w:w="390" w:type="pct"/>
            <w:vMerge/>
            <w:tcMar>
              <w:left w:w="108" w:type="dxa"/>
              <w:right w:w="108" w:type="dxa"/>
            </w:tcMar>
            <w:vAlign w:val="center"/>
          </w:tcPr>
          <w:p w14:paraId="12484104" w14:textId="77777777" w:rsidR="007617DE" w:rsidRPr="007617DE" w:rsidRDefault="007617DE">
            <w:pPr>
              <w:jc w:val="center"/>
              <w:rPr>
                <w:ins w:id="12450" w:author="Xuning Wei12232" w:date="2026-10-23T19:24:00Z"/>
                <w:rFonts w:ascii="Times New Roman" w:hAnsi="Times New Roman" w:cs="Times New Roman"/>
                <w:sz w:val="18"/>
                <w:szCs w:val="18"/>
                <w:rPrChange w:id="12451" w:author="Xuning Wei12232" w:date="2026-10-24T11:11:00Z">
                  <w:rPr>
                    <w:ins w:id="12452" w:author="Xuning Wei12232" w:date="2026-10-23T19:24:00Z"/>
                    <w:rFonts w:ascii="Times New Roman" w:hAnsi="Times New Roman" w:cs="Times New Roman"/>
                    <w:color w:val="0000FF"/>
                    <w:sz w:val="18"/>
                    <w:szCs w:val="18"/>
                  </w:rPr>
                </w:rPrChange>
              </w:rPr>
            </w:pPr>
          </w:p>
        </w:tc>
        <w:tc>
          <w:tcPr>
            <w:tcW w:w="887"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F2E26F" w14:textId="77777777" w:rsidR="007617DE" w:rsidRDefault="00AE300B">
            <w:pPr>
              <w:jc w:val="center"/>
              <w:rPr>
                <w:ins w:id="12453" w:author="Xuning Wei12232" w:date="2026-10-23T19:24:00Z"/>
                <w:rFonts w:ascii="Times New Roman" w:eastAsia="Times New Roman" w:hAnsi="Times New Roman" w:cs="Times New Roman"/>
                <w:bCs w:val="0"/>
                <w:sz w:val="18"/>
                <w:szCs w:val="18"/>
              </w:rPr>
            </w:pPr>
            <w:ins w:id="12454" w:author="Xuning Wei12232" w:date="2026-10-23T19:24:00Z">
              <w:r>
                <w:rPr>
                  <w:rFonts w:ascii="Times New Roman" w:hAnsi="Times New Roman" w:cs="Times New Roman"/>
                  <w:sz w:val="18"/>
                  <w:szCs w:val="18"/>
                </w:rPr>
                <w:t>MTBE wash quantity</w:t>
              </w:r>
            </w:ins>
          </w:p>
        </w:tc>
        <w:tc>
          <w:tcPr>
            <w:tcW w:w="345" w:type="pct"/>
            <w:tcBorders>
              <w:left w:val="single" w:sz="8" w:space="0" w:color="auto"/>
              <w:right w:val="single" w:sz="8" w:space="0" w:color="auto"/>
            </w:tcBorders>
            <w:shd w:val="clear" w:color="auto" w:fill="E7E6E6"/>
            <w:tcMar>
              <w:left w:w="108" w:type="dxa"/>
              <w:right w:w="108" w:type="dxa"/>
            </w:tcMar>
            <w:vAlign w:val="center"/>
          </w:tcPr>
          <w:p w14:paraId="18E5AE11" w14:textId="77777777" w:rsidR="007617DE" w:rsidRDefault="00AE300B">
            <w:pPr>
              <w:jc w:val="center"/>
              <w:rPr>
                <w:ins w:id="12455" w:author="Xuning Wei12232" w:date="2026-10-23T19:24:00Z"/>
                <w:rFonts w:ascii="Times New Roman" w:eastAsia="Times New Roman" w:hAnsi="Times New Roman" w:cs="Times New Roman"/>
                <w:bCs w:val="0"/>
                <w:sz w:val="18"/>
                <w:szCs w:val="18"/>
              </w:rPr>
            </w:pPr>
            <w:ins w:id="12456" w:author="Xuning Wei12232" w:date="2026-10-23T19:24:00Z">
              <w:r>
                <w:rPr>
                  <w:rFonts w:ascii="Times New Roman" w:eastAsiaTheme="minorEastAsia" w:hAnsi="Times New Roman" w:cs="Times New Roman"/>
                  <w:sz w:val="18"/>
                  <w:szCs w:val="18"/>
                  <w:lang w:eastAsia="zh-CN"/>
                </w:rPr>
                <w:t>CPP</w:t>
              </w:r>
            </w:ins>
          </w:p>
        </w:tc>
        <w:tc>
          <w:tcPr>
            <w:tcW w:w="360"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5391D3" w14:textId="77777777" w:rsidR="007617DE" w:rsidRDefault="00AE300B">
            <w:pPr>
              <w:jc w:val="center"/>
              <w:rPr>
                <w:ins w:id="12457" w:author="Xuning Wei12232" w:date="2026-10-23T19:24:00Z"/>
                <w:rFonts w:ascii="Times New Roman" w:eastAsia="Times New Roman" w:hAnsi="Times New Roman" w:cs="Times New Roman"/>
                <w:bCs w:val="0"/>
                <w:sz w:val="18"/>
                <w:szCs w:val="18"/>
              </w:rPr>
            </w:pPr>
            <w:ins w:id="12458" w:author="Xuning Wei12232" w:date="2026-10-23T19:24:00Z">
              <w:r>
                <w:rPr>
                  <w:rFonts w:ascii="Times New Roman" w:hAnsi="Times New Roman" w:cs="Times New Roman"/>
                  <w:sz w:val="18"/>
                  <w:szCs w:val="18"/>
                </w:rPr>
                <w:t>NLT 7.41</w:t>
              </w:r>
            </w:ins>
          </w:p>
        </w:tc>
        <w:tc>
          <w:tcPr>
            <w:tcW w:w="495"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0E28B7" w14:textId="77777777" w:rsidR="007617DE" w:rsidRDefault="00AE300B">
            <w:pPr>
              <w:jc w:val="center"/>
              <w:rPr>
                <w:ins w:id="12459" w:author="Xuning Wei12232" w:date="2026-10-23T19:24:00Z"/>
                <w:rFonts w:ascii="Times New Roman" w:eastAsia="等线" w:hAnsi="Times New Roman" w:cs="Times New Roman"/>
                <w:b/>
                <w:bCs w:val="0"/>
                <w:sz w:val="18"/>
                <w:szCs w:val="18"/>
              </w:rPr>
            </w:pPr>
            <w:ins w:id="12460" w:author="Xuning Wei12232" w:date="2026-10-23T19:24:00Z">
              <w:r>
                <w:rPr>
                  <w:rFonts w:ascii="Times New Roman" w:hAnsi="Times New Roman" w:cs="Times New Roman"/>
                  <w:b/>
                  <w:sz w:val="18"/>
                  <w:szCs w:val="18"/>
                </w:rPr>
                <w:t>NLT 7.41</w:t>
              </w:r>
            </w:ins>
          </w:p>
        </w:tc>
        <w:tc>
          <w:tcPr>
            <w:tcW w:w="552"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3CBEE2" w14:textId="77777777" w:rsidR="007617DE" w:rsidRPr="007617DE" w:rsidRDefault="00AE300B">
            <w:pPr>
              <w:jc w:val="center"/>
              <w:rPr>
                <w:ins w:id="12461" w:author="Xuning Wei12232" w:date="2026-10-23T19:24:00Z"/>
                <w:rFonts w:ascii="Times New Roman" w:eastAsiaTheme="minorEastAsia" w:hAnsi="Times New Roman" w:cs="Times New Roman"/>
                <w:b/>
                <w:sz w:val="18"/>
                <w:szCs w:val="18"/>
                <w:lang w:eastAsia="zh-CN"/>
                <w:rPrChange w:id="12462" w:author="Xuning Wei12232" w:date="2026-10-24T11:11:00Z">
                  <w:rPr>
                    <w:ins w:id="12463" w:author="Xuning Wei12232" w:date="2026-10-23T19:24:00Z"/>
                    <w:rFonts w:ascii="Times New Roman" w:eastAsiaTheme="minorEastAsia" w:hAnsi="Times New Roman" w:cs="Times New Roman"/>
                    <w:b/>
                    <w:color w:val="FF0000"/>
                    <w:sz w:val="18"/>
                    <w:szCs w:val="18"/>
                    <w:lang w:eastAsia="zh-CN"/>
                  </w:rPr>
                </w:rPrChange>
              </w:rPr>
            </w:pPr>
            <w:ins w:id="12464" w:author="Xuning Wei12232" w:date="2026-10-23T19:24:00Z">
              <w:r>
                <w:rPr>
                  <w:rFonts w:ascii="Times New Roman" w:eastAsiaTheme="minorEastAsia" w:hAnsi="Times New Roman" w:cs="Times New Roman"/>
                  <w:b/>
                  <w:bCs w:val="0"/>
                  <w:sz w:val="18"/>
                  <w:szCs w:val="18"/>
                  <w:lang w:eastAsia="zh-CN"/>
                  <w:rPrChange w:id="12465" w:author="Xuning Wei12232" w:date="2026-10-24T11:11:00Z">
                    <w:rPr>
                      <w:rFonts w:ascii="Times New Roman" w:eastAsiaTheme="minorEastAsia" w:hAnsi="Times New Roman" w:cs="Times New Roman"/>
                      <w:b/>
                      <w:bCs w:val="0"/>
                      <w:color w:val="FF0000"/>
                      <w:sz w:val="18"/>
                      <w:szCs w:val="18"/>
                      <w:lang w:eastAsia="zh-CN"/>
                    </w:rPr>
                  </w:rPrChange>
                </w:rPr>
                <w:t>7.</w:t>
              </w:r>
            </w:ins>
            <w:ins w:id="12466" w:author="Xuning Wei12232" w:date="2026-10-23T20:02:00Z">
              <w:r>
                <w:rPr>
                  <w:rFonts w:ascii="Times New Roman" w:eastAsiaTheme="minorEastAsia" w:hAnsi="Times New Roman" w:cs="Times New Roman"/>
                  <w:b/>
                  <w:bCs w:val="0"/>
                  <w:sz w:val="18"/>
                  <w:szCs w:val="18"/>
                  <w:lang w:eastAsia="zh-CN"/>
                  <w:rPrChange w:id="12467" w:author="Xuning Wei12232" w:date="2026-10-24T11:11:00Z">
                    <w:rPr>
                      <w:rFonts w:ascii="Times New Roman" w:eastAsiaTheme="minorEastAsia" w:hAnsi="Times New Roman" w:cs="Times New Roman"/>
                      <w:b/>
                      <w:bCs w:val="0"/>
                      <w:color w:val="FF0000"/>
                      <w:sz w:val="18"/>
                      <w:szCs w:val="18"/>
                      <w:lang w:eastAsia="zh-CN"/>
                    </w:rPr>
                  </w:rPrChange>
                </w:rPr>
                <w:t>66</w:t>
              </w:r>
            </w:ins>
            <w:ins w:id="12468" w:author="Xuning Wei12232" w:date="2026-10-23T19:24:00Z">
              <w:r>
                <w:rPr>
                  <w:rFonts w:ascii="Times New Roman" w:eastAsiaTheme="minorEastAsia" w:hAnsi="Times New Roman" w:cs="Times New Roman"/>
                  <w:bCs w:val="0"/>
                  <w:sz w:val="18"/>
                  <w:szCs w:val="18"/>
                  <w:lang w:eastAsia="zh-CN"/>
                  <w:rPrChange w:id="12469" w:author="Xuning Wei12232" w:date="2026-10-24T11:11:00Z">
                    <w:rPr>
                      <w:rFonts w:ascii="Times New Roman" w:eastAsiaTheme="minorEastAsia" w:hAnsi="Times New Roman" w:cs="Times New Roman"/>
                      <w:bCs w:val="0"/>
                      <w:color w:val="FF0000"/>
                      <w:sz w:val="18"/>
                      <w:szCs w:val="18"/>
                      <w:lang w:eastAsia="zh-CN"/>
                    </w:rPr>
                  </w:rPrChange>
                </w:rPr>
                <w:t xml:space="preserve"> – 8.</w:t>
              </w:r>
            </w:ins>
            <w:ins w:id="12470" w:author="Xuning Wei12232" w:date="2026-10-23T20:02:00Z">
              <w:r>
                <w:rPr>
                  <w:rFonts w:ascii="Times New Roman" w:eastAsiaTheme="minorEastAsia" w:hAnsi="Times New Roman" w:cs="Times New Roman"/>
                  <w:bCs w:val="0"/>
                  <w:sz w:val="18"/>
                  <w:szCs w:val="18"/>
                  <w:lang w:eastAsia="zh-CN"/>
                  <w:rPrChange w:id="12471" w:author="Xuning Wei12232" w:date="2026-10-24T11:11:00Z">
                    <w:rPr>
                      <w:rFonts w:ascii="Times New Roman" w:eastAsiaTheme="minorEastAsia" w:hAnsi="Times New Roman" w:cs="Times New Roman"/>
                      <w:bCs w:val="0"/>
                      <w:color w:val="FF0000"/>
                      <w:sz w:val="18"/>
                      <w:szCs w:val="18"/>
                      <w:lang w:eastAsia="zh-CN"/>
                    </w:rPr>
                  </w:rPrChange>
                </w:rPr>
                <w:t>64</w:t>
              </w:r>
            </w:ins>
          </w:p>
        </w:tc>
        <w:tc>
          <w:tcPr>
            <w:tcW w:w="493" w:type="pct"/>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73CC1A" w14:textId="77777777" w:rsidR="007617DE" w:rsidRPr="007617DE" w:rsidRDefault="00AE300B">
            <w:pPr>
              <w:jc w:val="center"/>
              <w:rPr>
                <w:ins w:id="12472" w:author="Xuning Wei12232" w:date="2026-10-23T19:24:00Z"/>
                <w:rFonts w:ascii="Times New Roman" w:eastAsia="等线" w:hAnsi="Times New Roman" w:cs="Times New Roman"/>
                <w:bCs w:val="0"/>
                <w:sz w:val="18"/>
                <w:szCs w:val="18"/>
                <w:rPrChange w:id="12473" w:author="Xuning Wei12232" w:date="2026-10-24T11:11:00Z">
                  <w:rPr>
                    <w:ins w:id="12474" w:author="Xuning Wei12232" w:date="2026-10-23T19:24:00Z"/>
                    <w:rFonts w:ascii="Times New Roman" w:eastAsia="等线" w:hAnsi="Times New Roman" w:cs="Times New Roman"/>
                    <w:bCs w:val="0"/>
                    <w:color w:val="0000FF"/>
                    <w:sz w:val="18"/>
                    <w:szCs w:val="18"/>
                  </w:rPr>
                </w:rPrChange>
              </w:rPr>
            </w:pPr>
            <w:ins w:id="12475" w:author="Xuning Wei12232" w:date="2026-10-23T19:24:00Z">
              <w:r>
                <w:rPr>
                  <w:rFonts w:ascii="Times New Roman" w:eastAsia="等线" w:hAnsi="Times New Roman" w:cs="Times New Roman"/>
                  <w:bCs w:val="0"/>
                  <w:sz w:val="18"/>
                  <w:szCs w:val="18"/>
                  <w:rPrChange w:id="12476" w:author="Xuning Wei12232" w:date="2026-10-24T11:11:00Z">
                    <w:rPr>
                      <w:rFonts w:ascii="Times New Roman" w:eastAsia="等线" w:hAnsi="Times New Roman" w:cs="Times New Roman"/>
                      <w:bCs w:val="0"/>
                      <w:color w:val="FF0000"/>
                      <w:sz w:val="18"/>
                      <w:szCs w:val="18"/>
                    </w:rPr>
                  </w:rPrChange>
                </w:rPr>
                <w:t>Kg / kg</w:t>
              </w:r>
            </w:ins>
          </w:p>
        </w:tc>
        <w:tc>
          <w:tcPr>
            <w:tcW w:w="493" w:type="pct"/>
            <w:tcBorders>
              <w:top w:val="single" w:sz="8" w:space="0" w:color="auto"/>
              <w:left w:val="single" w:sz="8" w:space="0" w:color="auto"/>
              <w:bottom w:val="single" w:sz="8" w:space="0" w:color="auto"/>
              <w:right w:val="single" w:sz="8" w:space="0" w:color="auto"/>
            </w:tcBorders>
            <w:vAlign w:val="center"/>
          </w:tcPr>
          <w:p w14:paraId="0369DFC9" w14:textId="77777777" w:rsidR="007617DE" w:rsidRPr="007617DE" w:rsidRDefault="007617DE">
            <w:pPr>
              <w:jc w:val="center"/>
              <w:rPr>
                <w:ins w:id="12477" w:author="Xuning Wei12232" w:date="2026-10-23T19:24:00Z"/>
                <w:rFonts w:ascii="Times New Roman" w:eastAsia="等线" w:hAnsi="Times New Roman" w:cs="Times New Roman"/>
                <w:bCs w:val="0"/>
                <w:sz w:val="18"/>
                <w:szCs w:val="18"/>
                <w:rPrChange w:id="12478" w:author="Xuning Wei12232" w:date="2026-10-24T11:11:00Z">
                  <w:rPr>
                    <w:ins w:id="12479" w:author="Xuning Wei12232" w:date="2026-10-23T19:24:00Z"/>
                    <w:rFonts w:ascii="Times New Roman" w:eastAsia="等线" w:hAnsi="Times New Roman" w:cs="Times New Roman"/>
                    <w:bCs w:val="0"/>
                    <w:color w:val="0000FF"/>
                    <w:sz w:val="18"/>
                    <w:szCs w:val="18"/>
                  </w:rPr>
                </w:rPrChange>
              </w:rPr>
            </w:pPr>
          </w:p>
        </w:tc>
        <w:tc>
          <w:tcPr>
            <w:tcW w:w="493" w:type="pct"/>
            <w:tcBorders>
              <w:top w:val="single" w:sz="8" w:space="0" w:color="auto"/>
              <w:left w:val="single" w:sz="8" w:space="0" w:color="auto"/>
              <w:bottom w:val="single" w:sz="8" w:space="0" w:color="auto"/>
              <w:right w:val="single" w:sz="8" w:space="0" w:color="auto"/>
            </w:tcBorders>
            <w:vAlign w:val="center"/>
          </w:tcPr>
          <w:p w14:paraId="0FBAC96F" w14:textId="77777777" w:rsidR="007617DE" w:rsidRPr="007617DE" w:rsidRDefault="007617DE">
            <w:pPr>
              <w:jc w:val="center"/>
              <w:rPr>
                <w:ins w:id="12480" w:author="Xuning Wei12232" w:date="2026-10-23T19:24:00Z"/>
                <w:rFonts w:ascii="Times New Roman" w:eastAsia="等线" w:hAnsi="Times New Roman" w:cs="Times New Roman"/>
                <w:bCs w:val="0"/>
                <w:sz w:val="18"/>
                <w:szCs w:val="18"/>
                <w:rPrChange w:id="12481" w:author="Xuning Wei12232" w:date="2026-10-24T11:11:00Z">
                  <w:rPr>
                    <w:ins w:id="12482" w:author="Xuning Wei12232" w:date="2026-10-23T19:24:00Z"/>
                    <w:rFonts w:ascii="Times New Roman" w:eastAsia="等线" w:hAnsi="Times New Roman" w:cs="Times New Roman"/>
                    <w:bCs w:val="0"/>
                    <w:color w:val="0000FF"/>
                    <w:sz w:val="18"/>
                    <w:szCs w:val="18"/>
                  </w:rPr>
                </w:rPrChange>
              </w:rPr>
            </w:pPr>
          </w:p>
        </w:tc>
        <w:tc>
          <w:tcPr>
            <w:tcW w:w="492" w:type="pct"/>
            <w:tcBorders>
              <w:top w:val="single" w:sz="8" w:space="0" w:color="auto"/>
              <w:left w:val="single" w:sz="8" w:space="0" w:color="auto"/>
              <w:bottom w:val="single" w:sz="8" w:space="0" w:color="auto"/>
              <w:right w:val="single" w:sz="8" w:space="0" w:color="auto"/>
            </w:tcBorders>
            <w:vAlign w:val="center"/>
          </w:tcPr>
          <w:p w14:paraId="0BCE6FA2" w14:textId="77777777" w:rsidR="007617DE" w:rsidRPr="007617DE" w:rsidRDefault="007617DE">
            <w:pPr>
              <w:jc w:val="center"/>
              <w:rPr>
                <w:ins w:id="12483" w:author="Xuning Wei12232" w:date="2026-10-23T19:24:00Z"/>
                <w:rFonts w:ascii="Times New Roman" w:eastAsia="等线" w:hAnsi="Times New Roman" w:cs="Times New Roman"/>
                <w:bCs w:val="0"/>
                <w:sz w:val="18"/>
                <w:szCs w:val="18"/>
                <w:rPrChange w:id="12484" w:author="Xuning Wei12232" w:date="2026-10-24T11:11:00Z">
                  <w:rPr>
                    <w:ins w:id="12485" w:author="Xuning Wei12232" w:date="2026-10-23T19:24:00Z"/>
                    <w:rFonts w:ascii="Times New Roman" w:eastAsia="等线" w:hAnsi="Times New Roman" w:cs="Times New Roman"/>
                    <w:bCs w:val="0"/>
                    <w:color w:val="0000FF"/>
                    <w:sz w:val="18"/>
                    <w:szCs w:val="18"/>
                  </w:rPr>
                </w:rPrChange>
              </w:rPr>
            </w:pPr>
          </w:p>
        </w:tc>
      </w:tr>
    </w:tbl>
    <w:p w14:paraId="744D2E6F" w14:textId="77777777" w:rsidR="007617DE" w:rsidRPr="007617DE" w:rsidRDefault="00AE300B">
      <w:pPr>
        <w:pStyle w:val="1"/>
        <w:tabs>
          <w:tab w:val="left" w:pos="425"/>
        </w:tabs>
        <w:spacing w:beforeLines="10" w:before="24" w:afterLines="10" w:after="24" w:line="360" w:lineRule="auto"/>
        <w:ind w:left="425" w:hanging="425"/>
        <w:contextualSpacing/>
        <w:rPr>
          <w:del w:id="12486" w:author="Xuning Wei12232" w:date="2026-10-16T09:35:00Z"/>
          <w:rFonts w:ascii="Times New Roman" w:eastAsia="仿宋_GB2312" w:hAnsi="Times New Roman" w:cs="Times New Roman"/>
          <w:iCs/>
          <w:kern w:val="0"/>
          <w:sz w:val="21"/>
          <w:szCs w:val="21"/>
          <w:lang w:eastAsia="zh-CN"/>
          <w:rPrChange w:id="12487" w:author="Xuning Wei12232" w:date="2026-10-24T11:11:00Z">
            <w:rPr>
              <w:del w:id="12488" w:author="Xuning Wei12232" w:date="2026-10-16T09:35:00Z"/>
              <w:rFonts w:ascii="Times New Roman" w:eastAsia="仿宋_GB2312" w:hAnsi="Times New Roman" w:cs="Times New Roman"/>
              <w:iCs/>
              <w:color w:val="0000FF"/>
              <w:kern w:val="0"/>
              <w:sz w:val="21"/>
              <w:szCs w:val="21"/>
              <w:lang w:eastAsia="zh-CN"/>
            </w:rPr>
          </w:rPrChange>
        </w:rPr>
      </w:pPr>
      <w:del w:id="12489" w:author="Xuning Wei12232" w:date="2026-10-16T09:35:00Z">
        <w:r>
          <w:rPr>
            <w:rFonts w:ascii="Times New Roman" w:eastAsia="仿宋_GB2312" w:hAnsi="Times New Roman" w:cs="Times New Roman"/>
            <w:iCs/>
            <w:kern w:val="0"/>
            <w:sz w:val="21"/>
            <w:szCs w:val="21"/>
            <w:rPrChange w:id="12490" w:author="Xuning Wei12232" w:date="2026-10-24T11:11:00Z">
              <w:rPr>
                <w:rFonts w:ascii="Times New Roman" w:eastAsia="仿宋_GB2312" w:hAnsi="Times New Roman" w:cs="Times New Roman"/>
                <w:iCs/>
                <w:color w:val="0000FF"/>
                <w:kern w:val="0"/>
                <w:sz w:val="21"/>
                <w:szCs w:val="21"/>
              </w:rPr>
            </w:rPrChange>
          </w:rPr>
          <w:delText xml:space="preserve">Appendix 4  </w:delText>
        </w:r>
        <w:r>
          <w:rPr>
            <w:rFonts w:ascii="Times New Roman" w:eastAsia="仿宋_GB2312" w:hAnsi="Times New Roman" w:cs="Times New Roman"/>
            <w:iCs/>
            <w:kern w:val="0"/>
            <w:sz w:val="21"/>
            <w:szCs w:val="21"/>
            <w:lang w:eastAsia="zh-CN"/>
            <w:rPrChange w:id="12491" w:author="Xuning Wei12232" w:date="2026-10-24T11:11:00Z">
              <w:rPr>
                <w:rFonts w:ascii="Times New Roman" w:eastAsia="仿宋_GB2312" w:hAnsi="Times New Roman" w:cs="Times New Roman"/>
                <w:iCs/>
                <w:color w:val="0000FF"/>
                <w:kern w:val="0"/>
                <w:sz w:val="21"/>
                <w:szCs w:val="21"/>
                <w:lang w:eastAsia="zh-CN"/>
              </w:rPr>
            </w:rPrChange>
          </w:rPr>
          <w:delText xml:space="preserve"> </w:delText>
        </w:r>
        <w:commentRangeStart w:id="12492"/>
        <w:r>
          <w:rPr>
            <w:rFonts w:ascii="Times New Roman" w:eastAsia="仿宋_GB2312" w:hAnsi="Times New Roman" w:cs="Times New Roman"/>
            <w:iCs/>
            <w:kern w:val="0"/>
            <w:sz w:val="21"/>
            <w:szCs w:val="21"/>
            <w:lang w:eastAsia="zh-CN"/>
            <w:rPrChange w:id="12493" w:author="Xuning Wei12232" w:date="2026-10-24T11:11:00Z">
              <w:rPr>
                <w:rFonts w:ascii="Times New Roman" w:eastAsia="仿宋_GB2312" w:hAnsi="Times New Roman" w:cs="Times New Roman"/>
                <w:iCs/>
                <w:color w:val="0000FF"/>
                <w:kern w:val="0"/>
                <w:sz w:val="21"/>
                <w:szCs w:val="21"/>
                <w:lang w:eastAsia="zh-CN"/>
              </w:rPr>
            </w:rPrChange>
          </w:rPr>
          <w:delText>CPPs</w:delText>
        </w:r>
        <w:commentRangeEnd w:id="12492"/>
        <w:r>
          <w:rPr>
            <w:rStyle w:val="CommentReference"/>
            <w:rFonts w:ascii="Times New Roman" w:eastAsia="仿宋_GB2312" w:hAnsi="Times New Roman" w:cs="Times New Roman"/>
            <w:iCs/>
            <w:kern w:val="0"/>
            <w:lang w:eastAsia="zh-CN"/>
            <w:rPrChange w:id="12494" w:author="Xuning Wei12232" w:date="2026-10-24T11:11:00Z">
              <w:rPr>
                <w:rStyle w:val="CommentReference"/>
                <w:rFonts w:ascii="Times New Roman" w:eastAsia="仿宋_GB2312" w:hAnsi="Times New Roman" w:cs="Times New Roman"/>
                <w:iCs/>
                <w:color w:val="0000FF"/>
                <w:kern w:val="0"/>
                <w:lang w:eastAsia="zh-CN"/>
              </w:rPr>
            </w:rPrChange>
          </w:rPr>
          <w:commentReference w:id="12492"/>
        </w:r>
        <w:r>
          <w:rPr>
            <w:rFonts w:ascii="Times New Roman" w:eastAsia="仿宋_GB2312" w:hAnsi="Times New Roman" w:cs="Times New Roman"/>
            <w:iCs/>
            <w:kern w:val="0"/>
            <w:sz w:val="21"/>
            <w:szCs w:val="21"/>
            <w:lang w:eastAsia="zh-CN"/>
            <w:rPrChange w:id="12495" w:author="Xuning Wei12232" w:date="2026-10-24T11:11:00Z">
              <w:rPr>
                <w:rFonts w:ascii="Times New Roman" w:eastAsia="仿宋_GB2312" w:hAnsi="Times New Roman" w:cs="Times New Roman"/>
                <w:iCs/>
                <w:color w:val="0000FF"/>
                <w:kern w:val="0"/>
                <w:sz w:val="21"/>
                <w:szCs w:val="21"/>
                <w:lang w:eastAsia="zh-CN"/>
              </w:rPr>
            </w:rPrChange>
          </w:rPr>
          <w:delText xml:space="preserve"> Results Summary Table</w:delText>
        </w:r>
      </w:del>
    </w:p>
    <w:tbl>
      <w:tblPr>
        <w:tblStyle w:val="afe"/>
        <w:tblW w:w="8571" w:type="dxa"/>
        <w:tblLook w:val="04A0" w:firstRow="1" w:lastRow="0" w:firstColumn="1" w:lastColumn="0" w:noHBand="0" w:noVBand="1"/>
      </w:tblPr>
      <w:tblGrid>
        <w:gridCol w:w="763"/>
        <w:gridCol w:w="792"/>
        <w:gridCol w:w="1134"/>
        <w:gridCol w:w="1659"/>
        <w:gridCol w:w="1601"/>
        <w:gridCol w:w="1134"/>
        <w:gridCol w:w="1488"/>
      </w:tblGrid>
      <w:tr w:rsidR="007617DE" w14:paraId="37E99767" w14:textId="77777777">
        <w:trPr>
          <w:trHeight w:val="20"/>
          <w:del w:id="12496" w:author="Xuning Wei12232" w:date="2026-10-16T09:35:00Z"/>
        </w:trPr>
        <w:tc>
          <w:tcPr>
            <w:tcW w:w="763" w:type="dxa"/>
            <w:vAlign w:val="center"/>
          </w:tcPr>
          <w:p w14:paraId="751ECBCA" w14:textId="77777777" w:rsidR="007617DE" w:rsidRDefault="00AE300B">
            <w:pPr>
              <w:spacing w:line="360" w:lineRule="auto"/>
              <w:contextualSpacing/>
              <w:jc w:val="center"/>
              <w:rPr>
                <w:del w:id="12497" w:author="Xuning Wei12232" w:date="2026-10-16T09:35:00Z"/>
                <w:rFonts w:ascii="Times New Roman" w:hAnsi="Times New Roman" w:cs="Times New Roman"/>
                <w:b/>
                <w:sz w:val="18"/>
                <w:szCs w:val="18"/>
                <w:lang w:eastAsia="zh-CN"/>
              </w:rPr>
            </w:pPr>
            <w:del w:id="12498" w:author="Xuning Wei12232" w:date="2026-10-16T09:35:00Z">
              <w:r>
                <w:rPr>
                  <w:rFonts w:ascii="Times New Roman" w:eastAsia="仿宋_GB2312" w:hAnsi="Times New Roman" w:cs="Times New Roman"/>
                  <w:b/>
                  <w:sz w:val="18"/>
                  <w:szCs w:val="18"/>
                  <w:lang w:eastAsia="zh-CN"/>
                </w:rPr>
                <w:delText>No.</w:delText>
              </w:r>
            </w:del>
          </w:p>
        </w:tc>
        <w:tc>
          <w:tcPr>
            <w:tcW w:w="792" w:type="dxa"/>
            <w:vAlign w:val="center"/>
          </w:tcPr>
          <w:p w14:paraId="397CF886" w14:textId="77777777" w:rsidR="007617DE" w:rsidRDefault="00AE300B">
            <w:pPr>
              <w:spacing w:line="360" w:lineRule="auto"/>
              <w:contextualSpacing/>
              <w:jc w:val="center"/>
              <w:rPr>
                <w:del w:id="12499" w:author="Xuning Wei12232" w:date="2026-10-16T09:35:00Z"/>
                <w:rFonts w:ascii="Times New Roman" w:hAnsi="Times New Roman" w:cs="Times New Roman"/>
                <w:b/>
                <w:sz w:val="18"/>
                <w:szCs w:val="18"/>
                <w:lang w:eastAsia="zh-CN"/>
              </w:rPr>
            </w:pPr>
            <w:del w:id="12500" w:author="Xuning Wei12232" w:date="2026-10-16T09:35:00Z">
              <w:r>
                <w:rPr>
                  <w:rFonts w:ascii="Times New Roman" w:eastAsia="仿宋_GB2312" w:hAnsi="Times New Roman" w:cs="Times New Roman"/>
                  <w:b/>
                  <w:sz w:val="18"/>
                  <w:szCs w:val="18"/>
                  <w:lang w:eastAsia="zh-CN"/>
                </w:rPr>
                <w:delText>CPPs</w:delText>
              </w:r>
            </w:del>
          </w:p>
        </w:tc>
        <w:tc>
          <w:tcPr>
            <w:tcW w:w="1134" w:type="dxa"/>
            <w:vAlign w:val="center"/>
          </w:tcPr>
          <w:p w14:paraId="0A56F524" w14:textId="77777777" w:rsidR="007617DE" w:rsidRDefault="00AE300B">
            <w:pPr>
              <w:spacing w:line="360" w:lineRule="auto"/>
              <w:contextualSpacing/>
              <w:jc w:val="center"/>
              <w:rPr>
                <w:del w:id="12501" w:author="Xuning Wei12232" w:date="2026-10-16T09:35:00Z"/>
                <w:rFonts w:ascii="Times New Roman" w:hAnsi="Times New Roman" w:cs="Times New Roman"/>
                <w:b/>
                <w:sz w:val="18"/>
                <w:szCs w:val="18"/>
                <w:lang w:eastAsia="zh-CN"/>
              </w:rPr>
            </w:pPr>
            <w:del w:id="12502" w:author="Xuning Wei12232" w:date="2026-10-16T09:35:00Z">
              <w:r>
                <w:rPr>
                  <w:rFonts w:ascii="Times New Roman" w:eastAsia="仿宋_GB2312" w:hAnsi="Times New Roman" w:cs="Times New Roman"/>
                  <w:b/>
                  <w:sz w:val="18"/>
                  <w:szCs w:val="18"/>
                  <w:lang w:eastAsia="zh-CN"/>
                </w:rPr>
                <w:delText>Operation Target</w:delText>
              </w:r>
            </w:del>
          </w:p>
        </w:tc>
        <w:tc>
          <w:tcPr>
            <w:tcW w:w="1659" w:type="dxa"/>
            <w:vAlign w:val="center"/>
          </w:tcPr>
          <w:p w14:paraId="45070BFE" w14:textId="77777777" w:rsidR="007617DE" w:rsidRDefault="00AE300B">
            <w:pPr>
              <w:spacing w:line="360" w:lineRule="auto"/>
              <w:contextualSpacing/>
              <w:jc w:val="center"/>
              <w:rPr>
                <w:del w:id="12503" w:author="Xuning Wei12232" w:date="2026-10-16T09:35:00Z"/>
                <w:rFonts w:ascii="Times New Roman" w:hAnsi="Times New Roman" w:cs="Times New Roman"/>
                <w:b/>
                <w:sz w:val="18"/>
                <w:szCs w:val="18"/>
                <w:lang w:eastAsia="zh-CN"/>
              </w:rPr>
            </w:pPr>
            <w:del w:id="12504" w:author="Xuning Wei12232" w:date="2026-10-16T09:35:00Z">
              <w:r>
                <w:rPr>
                  <w:rFonts w:ascii="Times New Roman" w:eastAsia="仿宋_GB2312" w:hAnsi="Times New Roman" w:cs="Times New Roman"/>
                  <w:b/>
                  <w:sz w:val="18"/>
                  <w:szCs w:val="18"/>
                  <w:lang w:eastAsia="zh-CN"/>
                </w:rPr>
                <w:delText>Normal Operation Range</w:delText>
              </w:r>
            </w:del>
          </w:p>
        </w:tc>
        <w:tc>
          <w:tcPr>
            <w:tcW w:w="1601" w:type="dxa"/>
            <w:vAlign w:val="center"/>
          </w:tcPr>
          <w:p w14:paraId="3A63E5AB" w14:textId="77777777" w:rsidR="007617DE" w:rsidRDefault="00AE300B">
            <w:pPr>
              <w:spacing w:line="360" w:lineRule="auto"/>
              <w:contextualSpacing/>
              <w:jc w:val="center"/>
              <w:rPr>
                <w:del w:id="12505" w:author="Xuning Wei12232" w:date="2026-10-16T09:35:00Z"/>
                <w:rFonts w:ascii="Times New Roman" w:hAnsi="Times New Roman" w:cs="Times New Roman"/>
                <w:b/>
                <w:sz w:val="18"/>
                <w:szCs w:val="18"/>
                <w:lang w:eastAsia="zh-CN"/>
              </w:rPr>
            </w:pPr>
            <w:del w:id="12506" w:author="Xuning Wei12232" w:date="2026-10-16T09:35:00Z">
              <w:r>
                <w:rPr>
                  <w:rFonts w:ascii="Times New Roman" w:eastAsia="仿宋_GB2312" w:hAnsi="Times New Roman" w:cs="Times New Roman"/>
                  <w:b/>
                  <w:sz w:val="18"/>
                  <w:szCs w:val="18"/>
                  <w:lang w:eastAsia="zh-CN"/>
                </w:rPr>
                <w:delText>Proven Acceptable Range</w:delText>
              </w:r>
            </w:del>
          </w:p>
        </w:tc>
        <w:tc>
          <w:tcPr>
            <w:tcW w:w="1134" w:type="dxa"/>
            <w:vAlign w:val="center"/>
          </w:tcPr>
          <w:p w14:paraId="256E9528" w14:textId="77777777" w:rsidR="007617DE" w:rsidRDefault="00AE300B">
            <w:pPr>
              <w:spacing w:line="360" w:lineRule="auto"/>
              <w:contextualSpacing/>
              <w:jc w:val="center"/>
              <w:rPr>
                <w:del w:id="12507" w:author="Xuning Wei12232" w:date="2026-10-16T09:35:00Z"/>
                <w:rFonts w:ascii="Times New Roman" w:hAnsi="Times New Roman" w:cs="Times New Roman"/>
                <w:sz w:val="18"/>
                <w:szCs w:val="18"/>
                <w:lang w:eastAsia="zh-CN"/>
              </w:rPr>
            </w:pPr>
            <w:del w:id="12508" w:author="Xuning Wei12232" w:date="2026-10-16T09:35:00Z">
              <w:r>
                <w:rPr>
                  <w:rFonts w:ascii="Times New Roman" w:hAnsi="Times New Roman" w:cs="Times New Roman"/>
                  <w:b/>
                  <w:sz w:val="18"/>
                  <w:szCs w:val="18"/>
                </w:rPr>
                <w:delText>PPQ batches</w:delText>
              </w:r>
            </w:del>
          </w:p>
        </w:tc>
        <w:tc>
          <w:tcPr>
            <w:tcW w:w="1488" w:type="dxa"/>
            <w:vAlign w:val="center"/>
          </w:tcPr>
          <w:p w14:paraId="1E5CF6AD" w14:textId="77777777" w:rsidR="007617DE" w:rsidRDefault="00AE300B">
            <w:pPr>
              <w:spacing w:line="360" w:lineRule="auto"/>
              <w:contextualSpacing/>
              <w:jc w:val="center"/>
              <w:rPr>
                <w:del w:id="12509" w:author="Xuning Wei12232" w:date="2026-10-16T09:35:00Z"/>
                <w:rFonts w:ascii="Times New Roman" w:hAnsi="Times New Roman" w:cs="Times New Roman"/>
                <w:b/>
                <w:sz w:val="18"/>
                <w:szCs w:val="18"/>
              </w:rPr>
            </w:pPr>
            <w:del w:id="12510" w:author="Xuning Wei12232" w:date="2026-10-16T09:35:00Z">
              <w:r>
                <w:rPr>
                  <w:rFonts w:ascii="Times New Roman" w:hAnsi="Times New Roman" w:cs="Times New Roman"/>
                  <w:b/>
                  <w:sz w:val="18"/>
                  <w:szCs w:val="18"/>
                </w:rPr>
                <w:delText>Specified Range</w:delText>
              </w:r>
            </w:del>
          </w:p>
          <w:p w14:paraId="6F7007D6" w14:textId="77777777" w:rsidR="007617DE" w:rsidRDefault="00AE300B">
            <w:pPr>
              <w:spacing w:line="360" w:lineRule="auto"/>
              <w:contextualSpacing/>
              <w:jc w:val="center"/>
              <w:rPr>
                <w:del w:id="12511" w:author="Xuning Wei12232" w:date="2026-10-16T09:35:00Z"/>
                <w:rFonts w:ascii="Times New Roman" w:hAnsi="Times New Roman" w:cs="Times New Roman"/>
                <w:sz w:val="18"/>
                <w:szCs w:val="18"/>
                <w:lang w:eastAsia="zh-CN"/>
              </w:rPr>
            </w:pPr>
            <w:del w:id="12512" w:author="Xuning Wei12232" w:date="2026-10-16T09:35:00Z">
              <w:r>
                <w:rPr>
                  <w:rFonts w:ascii="Times New Roman" w:hAnsi="Times New Roman" w:cs="Times New Roman"/>
                  <w:b/>
                  <w:sz w:val="18"/>
                  <w:szCs w:val="18"/>
                </w:rPr>
                <w:delText>Yes / No</w:delText>
              </w:r>
            </w:del>
          </w:p>
        </w:tc>
      </w:tr>
      <w:tr w:rsidR="007617DE" w14:paraId="52B9E881" w14:textId="77777777">
        <w:trPr>
          <w:trHeight w:val="20"/>
          <w:del w:id="12513" w:author="Xuning Wei12232" w:date="2026-10-16T09:35:00Z"/>
        </w:trPr>
        <w:tc>
          <w:tcPr>
            <w:tcW w:w="763" w:type="dxa"/>
            <w:vAlign w:val="center"/>
          </w:tcPr>
          <w:p w14:paraId="17620B3C" w14:textId="77777777" w:rsidR="007617DE" w:rsidRDefault="00AE300B">
            <w:pPr>
              <w:spacing w:line="360" w:lineRule="auto"/>
              <w:contextualSpacing/>
              <w:jc w:val="center"/>
              <w:rPr>
                <w:del w:id="12514" w:author="Xuning Wei12232" w:date="2026-10-16T09:35:00Z"/>
                <w:rFonts w:ascii="Times New Roman" w:hAnsi="Times New Roman" w:cs="Times New Roman"/>
                <w:sz w:val="18"/>
                <w:szCs w:val="18"/>
                <w:lang w:eastAsia="zh-CN"/>
              </w:rPr>
            </w:pPr>
            <w:del w:id="12515" w:author="Xuning Wei12232" w:date="2026-10-16T09:35:00Z">
              <w:r>
                <w:rPr>
                  <w:rFonts w:ascii="Times New Roman" w:hAnsi="Times New Roman" w:cs="Times New Roman"/>
                  <w:sz w:val="18"/>
                  <w:szCs w:val="18"/>
                  <w:lang w:eastAsia="zh-CN"/>
                </w:rPr>
                <w:delText>TBD</w:delText>
              </w:r>
            </w:del>
          </w:p>
        </w:tc>
        <w:tc>
          <w:tcPr>
            <w:tcW w:w="792" w:type="dxa"/>
            <w:vAlign w:val="center"/>
          </w:tcPr>
          <w:p w14:paraId="2755B4D8" w14:textId="77777777" w:rsidR="007617DE" w:rsidRDefault="00AE300B">
            <w:pPr>
              <w:spacing w:line="360" w:lineRule="auto"/>
              <w:contextualSpacing/>
              <w:jc w:val="center"/>
              <w:rPr>
                <w:del w:id="12516" w:author="Xuning Wei12232" w:date="2026-10-16T09:35:00Z"/>
                <w:rFonts w:ascii="Times New Roman" w:hAnsi="Times New Roman" w:cs="Times New Roman"/>
                <w:sz w:val="18"/>
                <w:szCs w:val="18"/>
                <w:lang w:eastAsia="zh-CN"/>
              </w:rPr>
            </w:pPr>
            <w:del w:id="12517" w:author="Xuning Wei12232" w:date="2026-10-16T09:35:00Z">
              <w:r>
                <w:rPr>
                  <w:rFonts w:ascii="Times New Roman" w:hAnsi="Times New Roman" w:cs="Times New Roman"/>
                  <w:sz w:val="18"/>
                  <w:szCs w:val="18"/>
                  <w:lang w:eastAsia="zh-CN"/>
                </w:rPr>
                <w:delText>TBD</w:delText>
              </w:r>
            </w:del>
          </w:p>
        </w:tc>
        <w:tc>
          <w:tcPr>
            <w:tcW w:w="1134" w:type="dxa"/>
            <w:vAlign w:val="center"/>
          </w:tcPr>
          <w:p w14:paraId="1E079737" w14:textId="77777777" w:rsidR="007617DE" w:rsidRDefault="00AE300B">
            <w:pPr>
              <w:spacing w:line="360" w:lineRule="auto"/>
              <w:contextualSpacing/>
              <w:jc w:val="center"/>
              <w:rPr>
                <w:del w:id="12518" w:author="Xuning Wei12232" w:date="2026-10-16T09:35:00Z"/>
                <w:rFonts w:ascii="Times New Roman" w:hAnsi="Times New Roman" w:cs="Times New Roman"/>
                <w:sz w:val="18"/>
                <w:szCs w:val="18"/>
                <w:lang w:eastAsia="zh-CN"/>
              </w:rPr>
            </w:pPr>
            <w:del w:id="12519" w:author="Xuning Wei12232" w:date="2026-10-16T09:35:00Z">
              <w:r>
                <w:rPr>
                  <w:rFonts w:ascii="Times New Roman" w:hAnsi="Times New Roman" w:cs="Times New Roman"/>
                  <w:sz w:val="18"/>
                  <w:szCs w:val="18"/>
                  <w:lang w:eastAsia="zh-CN"/>
                </w:rPr>
                <w:delText>TBD</w:delText>
              </w:r>
            </w:del>
          </w:p>
        </w:tc>
        <w:tc>
          <w:tcPr>
            <w:tcW w:w="1659" w:type="dxa"/>
            <w:vAlign w:val="center"/>
          </w:tcPr>
          <w:p w14:paraId="2440DD2B" w14:textId="77777777" w:rsidR="007617DE" w:rsidRDefault="00AE300B">
            <w:pPr>
              <w:spacing w:line="360" w:lineRule="auto"/>
              <w:contextualSpacing/>
              <w:jc w:val="center"/>
              <w:rPr>
                <w:del w:id="12520" w:author="Xuning Wei12232" w:date="2026-10-16T09:35:00Z"/>
                <w:rFonts w:ascii="Times New Roman" w:hAnsi="Times New Roman" w:cs="Times New Roman"/>
                <w:sz w:val="18"/>
                <w:szCs w:val="18"/>
                <w:lang w:eastAsia="zh-CN"/>
              </w:rPr>
            </w:pPr>
            <w:del w:id="12521" w:author="Xuning Wei12232" w:date="2026-10-16T09:35:00Z">
              <w:r>
                <w:rPr>
                  <w:rFonts w:ascii="Times New Roman" w:hAnsi="Times New Roman" w:cs="Times New Roman"/>
                  <w:sz w:val="18"/>
                  <w:szCs w:val="18"/>
                  <w:lang w:eastAsia="zh-CN"/>
                </w:rPr>
                <w:delText>TBD</w:delText>
              </w:r>
            </w:del>
          </w:p>
        </w:tc>
        <w:tc>
          <w:tcPr>
            <w:tcW w:w="1601" w:type="dxa"/>
            <w:vAlign w:val="center"/>
          </w:tcPr>
          <w:p w14:paraId="67717956" w14:textId="77777777" w:rsidR="007617DE" w:rsidRDefault="00AE300B">
            <w:pPr>
              <w:spacing w:line="360" w:lineRule="auto"/>
              <w:contextualSpacing/>
              <w:jc w:val="center"/>
              <w:rPr>
                <w:del w:id="12522" w:author="Xuning Wei12232" w:date="2026-10-16T09:35:00Z"/>
                <w:rFonts w:ascii="Times New Roman" w:hAnsi="Times New Roman" w:cs="Times New Roman"/>
                <w:sz w:val="18"/>
                <w:szCs w:val="18"/>
                <w:lang w:eastAsia="zh-CN"/>
              </w:rPr>
            </w:pPr>
            <w:del w:id="12523" w:author="Xuning Wei12232" w:date="2026-10-16T09:35:00Z">
              <w:r>
                <w:rPr>
                  <w:rFonts w:ascii="Times New Roman" w:hAnsi="Times New Roman" w:cs="Times New Roman"/>
                  <w:sz w:val="18"/>
                  <w:szCs w:val="18"/>
                  <w:lang w:eastAsia="zh-CN"/>
                </w:rPr>
                <w:delText>TBD</w:delText>
              </w:r>
            </w:del>
          </w:p>
        </w:tc>
        <w:tc>
          <w:tcPr>
            <w:tcW w:w="1134" w:type="dxa"/>
            <w:vAlign w:val="center"/>
          </w:tcPr>
          <w:p w14:paraId="0748B35C" w14:textId="77777777" w:rsidR="007617DE" w:rsidRDefault="007617DE">
            <w:pPr>
              <w:spacing w:line="360" w:lineRule="auto"/>
              <w:contextualSpacing/>
              <w:jc w:val="center"/>
              <w:rPr>
                <w:del w:id="12524" w:author="Xuning Wei12232" w:date="2026-10-16T09:35:00Z"/>
                <w:rFonts w:ascii="Times New Roman" w:hAnsi="Times New Roman" w:cs="Times New Roman"/>
                <w:sz w:val="18"/>
                <w:szCs w:val="18"/>
                <w:lang w:eastAsia="zh-CN"/>
              </w:rPr>
            </w:pPr>
          </w:p>
        </w:tc>
        <w:tc>
          <w:tcPr>
            <w:tcW w:w="1488" w:type="dxa"/>
            <w:vAlign w:val="center"/>
          </w:tcPr>
          <w:p w14:paraId="0B157F1B" w14:textId="77777777" w:rsidR="007617DE" w:rsidRDefault="007617DE">
            <w:pPr>
              <w:spacing w:line="360" w:lineRule="auto"/>
              <w:contextualSpacing/>
              <w:jc w:val="center"/>
              <w:rPr>
                <w:del w:id="12525" w:author="Xuning Wei12232" w:date="2026-10-16T09:35:00Z"/>
                <w:rFonts w:ascii="Times New Roman" w:hAnsi="Times New Roman" w:cs="Times New Roman"/>
                <w:sz w:val="18"/>
                <w:szCs w:val="18"/>
                <w:lang w:eastAsia="zh-CN"/>
              </w:rPr>
            </w:pPr>
          </w:p>
        </w:tc>
      </w:tr>
    </w:tbl>
    <w:p w14:paraId="0BA7DFE9" w14:textId="77777777" w:rsidR="007617DE" w:rsidRDefault="007617DE">
      <w:pPr>
        <w:rPr>
          <w:del w:id="12526" w:author="Xuning Wei12232" w:date="2026-10-18T10:21:00Z"/>
          <w:rFonts w:ascii="Times New Roman" w:hAnsi="Times New Roman" w:cs="Times New Roman"/>
          <w:lang w:eastAsia="zh-CN"/>
        </w:rPr>
        <w:sectPr w:rsidR="007617DE">
          <w:headerReference w:type="default" r:id="rId35"/>
          <w:pgSz w:w="16839" w:h="11907" w:orient="landscape"/>
          <w:pgMar w:top="1440" w:right="720" w:bottom="1440" w:left="720" w:header="720" w:footer="720" w:gutter="0"/>
          <w:cols w:space="720"/>
          <w:docGrid w:linePitch="360"/>
        </w:sectPr>
      </w:pPr>
    </w:p>
    <w:p w14:paraId="4245B5F3" w14:textId="77777777" w:rsidR="007617DE" w:rsidRPr="007617DE" w:rsidRDefault="00AE300B">
      <w:pPr>
        <w:pStyle w:val="1"/>
        <w:tabs>
          <w:tab w:val="left" w:pos="425"/>
        </w:tabs>
        <w:spacing w:beforeLines="10" w:before="24" w:afterLines="10" w:after="24" w:line="360" w:lineRule="auto"/>
        <w:ind w:left="425" w:hanging="425"/>
        <w:contextualSpacing/>
        <w:rPr>
          <w:del w:id="12527" w:author="Xuning Wei12232" w:date="2026-10-18T10:21:00Z"/>
          <w:rFonts w:ascii="Times New Roman" w:eastAsia="仿宋_GB2312" w:hAnsi="Times New Roman" w:cs="Times New Roman"/>
          <w:iCs/>
          <w:kern w:val="0"/>
          <w:sz w:val="21"/>
          <w:szCs w:val="21"/>
          <w:rPrChange w:id="12528" w:author="Xuning Wei12232" w:date="2026-10-24T11:11:00Z">
            <w:rPr>
              <w:del w:id="12529" w:author="Xuning Wei12232" w:date="2026-10-18T10:21:00Z"/>
              <w:rFonts w:ascii="Times New Roman" w:eastAsia="仿宋_GB2312" w:hAnsi="Times New Roman" w:cs="Times New Roman"/>
              <w:iCs/>
              <w:color w:val="0000FF"/>
              <w:kern w:val="0"/>
              <w:sz w:val="21"/>
              <w:szCs w:val="21"/>
            </w:rPr>
          </w:rPrChange>
        </w:rPr>
      </w:pPr>
      <w:del w:id="12530" w:author="Xuning Wei12232" w:date="2026-10-18T10:21:00Z">
        <w:r>
          <w:rPr>
            <w:rFonts w:ascii="Times New Roman" w:eastAsia="仿宋_GB2312" w:hAnsi="Times New Roman" w:cs="Times New Roman"/>
            <w:iCs/>
            <w:kern w:val="0"/>
            <w:sz w:val="21"/>
            <w:szCs w:val="21"/>
            <w:rPrChange w:id="12531" w:author="Xuning Wei12232" w:date="2026-10-24T11:11:00Z">
              <w:rPr>
                <w:rFonts w:ascii="Times New Roman" w:eastAsia="仿宋_GB2312" w:hAnsi="Times New Roman" w:cs="Times New Roman"/>
                <w:iCs/>
                <w:color w:val="0000FF"/>
                <w:kern w:val="0"/>
                <w:sz w:val="21"/>
                <w:szCs w:val="21"/>
              </w:rPr>
            </w:rPrChange>
          </w:rPr>
          <w:delText xml:space="preserve"> Appendix 5  The </w:delText>
        </w:r>
        <w:commentRangeStart w:id="12532"/>
        <w:r>
          <w:rPr>
            <w:rFonts w:ascii="Times New Roman" w:eastAsia="仿宋_GB2312" w:hAnsi="Times New Roman" w:cs="Times New Roman"/>
            <w:iCs/>
            <w:kern w:val="0"/>
            <w:sz w:val="21"/>
            <w:szCs w:val="21"/>
            <w:rPrChange w:id="12533" w:author="Xuning Wei12232" w:date="2026-10-24T11:11:00Z">
              <w:rPr>
                <w:rFonts w:ascii="Times New Roman" w:eastAsia="仿宋_GB2312" w:hAnsi="Times New Roman" w:cs="Times New Roman"/>
                <w:iCs/>
                <w:color w:val="0000FF"/>
                <w:kern w:val="0"/>
                <w:sz w:val="21"/>
                <w:szCs w:val="21"/>
              </w:rPr>
            </w:rPrChange>
          </w:rPr>
          <w:delText>Operating</w:delText>
        </w:r>
        <w:commentRangeEnd w:id="12532"/>
        <w:r>
          <w:rPr>
            <w:rStyle w:val="CommentReference"/>
            <w:rFonts w:ascii="Times New Roman" w:eastAsia="仿宋_GB2312" w:hAnsi="Times New Roman" w:cs="Times New Roman"/>
            <w:iCs/>
            <w:kern w:val="0"/>
            <w:rPrChange w:id="12534" w:author="Xuning Wei12232" w:date="2026-10-24T11:11:00Z">
              <w:rPr>
                <w:rStyle w:val="CommentReference"/>
                <w:rFonts w:ascii="Times New Roman" w:eastAsia="仿宋_GB2312" w:hAnsi="Times New Roman" w:cs="Times New Roman"/>
                <w:iCs/>
                <w:color w:val="0000FF"/>
                <w:kern w:val="0"/>
              </w:rPr>
            </w:rPrChange>
          </w:rPr>
          <w:commentReference w:id="12532"/>
        </w:r>
        <w:r>
          <w:rPr>
            <w:rFonts w:ascii="Times New Roman" w:eastAsia="仿宋_GB2312" w:hAnsi="Times New Roman" w:cs="Times New Roman"/>
            <w:iCs/>
            <w:kern w:val="0"/>
            <w:sz w:val="21"/>
            <w:szCs w:val="21"/>
            <w:rPrChange w:id="12535" w:author="Xuning Wei12232" w:date="2026-10-24T11:11:00Z">
              <w:rPr>
                <w:rFonts w:ascii="Times New Roman" w:eastAsia="仿宋_GB2312" w:hAnsi="Times New Roman" w:cs="Times New Roman"/>
                <w:iCs/>
                <w:color w:val="0000FF"/>
                <w:kern w:val="0"/>
                <w:sz w:val="21"/>
                <w:szCs w:val="21"/>
              </w:rPr>
            </w:rPrChange>
          </w:rPr>
          <w:delText xml:space="preserve"> Range List</w:delText>
        </w:r>
      </w:del>
    </w:p>
    <w:tbl>
      <w:tblPr>
        <w:tblStyle w:val="afe"/>
        <w:tblW w:w="5000" w:type="pct"/>
        <w:tblLook w:val="04A0" w:firstRow="1" w:lastRow="0" w:firstColumn="1" w:lastColumn="0" w:noHBand="0" w:noVBand="1"/>
      </w:tblPr>
      <w:tblGrid>
        <w:gridCol w:w="974"/>
        <w:gridCol w:w="2945"/>
        <w:gridCol w:w="3192"/>
        <w:gridCol w:w="3682"/>
        <w:gridCol w:w="2242"/>
        <w:gridCol w:w="2580"/>
      </w:tblGrid>
      <w:tr w:rsidR="007617DE" w14:paraId="156FCCB8" w14:textId="77777777">
        <w:trPr>
          <w:del w:id="12536" w:author="Xuning Wei12232" w:date="2026-10-18T10:21:00Z"/>
        </w:trPr>
        <w:tc>
          <w:tcPr>
            <w:tcW w:w="312" w:type="pct"/>
          </w:tcPr>
          <w:p w14:paraId="580BEED1" w14:textId="77777777" w:rsidR="007617DE" w:rsidRDefault="00AE300B">
            <w:pPr>
              <w:spacing w:line="360" w:lineRule="auto"/>
              <w:contextualSpacing/>
              <w:jc w:val="center"/>
              <w:rPr>
                <w:del w:id="12537" w:author="Xuning Wei12232" w:date="2026-10-18T10:21:00Z"/>
                <w:rFonts w:ascii="Times New Roman" w:eastAsia="仿宋_GB2312" w:hAnsi="Times New Roman" w:cs="Times New Roman"/>
                <w:b/>
                <w:sz w:val="18"/>
                <w:szCs w:val="18"/>
                <w:lang w:eastAsia="zh-CN"/>
              </w:rPr>
            </w:pPr>
            <w:del w:id="12538" w:author="Xuning Wei12232" w:date="2026-10-18T10:21:00Z">
              <w:r>
                <w:rPr>
                  <w:rFonts w:ascii="Times New Roman" w:eastAsia="仿宋_GB2312" w:hAnsi="Times New Roman" w:cs="Times New Roman"/>
                  <w:b/>
                  <w:sz w:val="18"/>
                  <w:szCs w:val="18"/>
                  <w:lang w:eastAsia="zh-CN"/>
                </w:rPr>
                <w:delText>No.</w:delText>
              </w:r>
            </w:del>
          </w:p>
        </w:tc>
        <w:tc>
          <w:tcPr>
            <w:tcW w:w="943" w:type="pct"/>
          </w:tcPr>
          <w:p w14:paraId="5CD5B193" w14:textId="77777777" w:rsidR="007617DE" w:rsidRDefault="00AE300B">
            <w:pPr>
              <w:spacing w:line="360" w:lineRule="auto"/>
              <w:contextualSpacing/>
              <w:jc w:val="center"/>
              <w:rPr>
                <w:del w:id="12539" w:author="Xuning Wei12232" w:date="2026-10-18T10:21:00Z"/>
                <w:rFonts w:ascii="Times New Roman" w:eastAsia="仿宋_GB2312" w:hAnsi="Times New Roman" w:cs="Times New Roman"/>
                <w:b/>
                <w:sz w:val="18"/>
                <w:szCs w:val="18"/>
                <w:lang w:eastAsia="zh-CN"/>
              </w:rPr>
            </w:pPr>
            <w:del w:id="12540" w:author="Xuning Wei12232" w:date="2026-10-18T10:21:00Z">
              <w:r>
                <w:rPr>
                  <w:rFonts w:ascii="Times New Roman" w:eastAsia="仿宋_GB2312" w:hAnsi="Times New Roman" w:cs="Times New Roman"/>
                  <w:b/>
                  <w:sz w:val="18"/>
                  <w:szCs w:val="18"/>
                  <w:lang w:eastAsia="zh-CN"/>
                </w:rPr>
                <w:delText>Operation Parameters</w:delText>
              </w:r>
            </w:del>
          </w:p>
        </w:tc>
        <w:tc>
          <w:tcPr>
            <w:tcW w:w="1022" w:type="pct"/>
          </w:tcPr>
          <w:p w14:paraId="0D0A3297" w14:textId="77777777" w:rsidR="007617DE" w:rsidRDefault="00AE300B">
            <w:pPr>
              <w:spacing w:line="360" w:lineRule="auto"/>
              <w:contextualSpacing/>
              <w:jc w:val="center"/>
              <w:rPr>
                <w:del w:id="12541" w:author="Xuning Wei12232" w:date="2026-10-18T10:21:00Z"/>
                <w:rFonts w:ascii="Times New Roman" w:eastAsia="仿宋_GB2312" w:hAnsi="Times New Roman" w:cs="Times New Roman"/>
                <w:b/>
                <w:sz w:val="18"/>
                <w:szCs w:val="18"/>
                <w:lang w:eastAsia="zh-CN"/>
              </w:rPr>
            </w:pPr>
            <w:del w:id="12542" w:author="Xuning Wei12232" w:date="2026-10-18T10:21:00Z">
              <w:r>
                <w:rPr>
                  <w:rFonts w:ascii="Times New Roman" w:eastAsia="仿宋_GB2312" w:hAnsi="Times New Roman" w:cs="Times New Roman"/>
                  <w:b/>
                  <w:sz w:val="18"/>
                  <w:szCs w:val="18"/>
                  <w:lang w:eastAsia="zh-CN"/>
                </w:rPr>
                <w:delText>Proven Acceptable Ranges</w:delText>
              </w:r>
            </w:del>
          </w:p>
        </w:tc>
        <w:tc>
          <w:tcPr>
            <w:tcW w:w="1179" w:type="pct"/>
          </w:tcPr>
          <w:p w14:paraId="5B438AB1" w14:textId="77777777" w:rsidR="007617DE" w:rsidRDefault="00AE300B">
            <w:pPr>
              <w:spacing w:line="360" w:lineRule="auto"/>
              <w:contextualSpacing/>
              <w:jc w:val="center"/>
              <w:rPr>
                <w:del w:id="12543" w:author="Xuning Wei12232" w:date="2026-10-18T10:21:00Z"/>
                <w:rFonts w:ascii="Times New Roman" w:eastAsia="仿宋_GB2312" w:hAnsi="Times New Roman" w:cs="Times New Roman"/>
                <w:b/>
                <w:sz w:val="18"/>
                <w:szCs w:val="18"/>
                <w:lang w:eastAsia="zh-CN"/>
              </w:rPr>
            </w:pPr>
            <w:del w:id="12544" w:author="Xuning Wei12232" w:date="2026-10-18T10:21:00Z">
              <w:r>
                <w:rPr>
                  <w:rFonts w:ascii="Times New Roman" w:eastAsia="仿宋_GB2312" w:hAnsi="Times New Roman" w:cs="Times New Roman"/>
                  <w:b/>
                  <w:sz w:val="18"/>
                  <w:szCs w:val="18"/>
                  <w:lang w:eastAsia="zh-CN"/>
                </w:rPr>
                <w:delText>Normal Operating Ranges</w:delText>
              </w:r>
            </w:del>
          </w:p>
        </w:tc>
        <w:tc>
          <w:tcPr>
            <w:tcW w:w="718" w:type="pct"/>
          </w:tcPr>
          <w:p w14:paraId="492C9F36" w14:textId="77777777" w:rsidR="007617DE" w:rsidRDefault="00AE300B">
            <w:pPr>
              <w:spacing w:line="360" w:lineRule="auto"/>
              <w:contextualSpacing/>
              <w:jc w:val="center"/>
              <w:rPr>
                <w:del w:id="12545" w:author="Xuning Wei12232" w:date="2026-10-18T10:21:00Z"/>
                <w:rFonts w:ascii="Times New Roman" w:eastAsia="仿宋_GB2312" w:hAnsi="Times New Roman" w:cs="Times New Roman"/>
                <w:b/>
                <w:sz w:val="18"/>
                <w:szCs w:val="18"/>
                <w:lang w:eastAsia="zh-CN"/>
              </w:rPr>
            </w:pPr>
            <w:del w:id="12546" w:author="Xuning Wei12232" w:date="2026-10-18T10:21:00Z">
              <w:r>
                <w:rPr>
                  <w:rFonts w:ascii="Times New Roman" w:eastAsia="仿宋_GB2312" w:hAnsi="Times New Roman" w:cs="Times New Roman"/>
                  <w:b/>
                  <w:sz w:val="18"/>
                  <w:szCs w:val="18"/>
                  <w:lang w:eastAsia="zh-CN"/>
                </w:rPr>
                <w:delText>MOR ranges</w:delText>
              </w:r>
            </w:del>
          </w:p>
        </w:tc>
        <w:tc>
          <w:tcPr>
            <w:tcW w:w="826" w:type="pct"/>
          </w:tcPr>
          <w:p w14:paraId="4FE4BE92" w14:textId="77777777" w:rsidR="007617DE" w:rsidRDefault="00AE300B">
            <w:pPr>
              <w:spacing w:line="360" w:lineRule="auto"/>
              <w:contextualSpacing/>
              <w:jc w:val="center"/>
              <w:rPr>
                <w:del w:id="12547" w:author="Xuning Wei12232" w:date="2026-10-18T10:21:00Z"/>
                <w:rFonts w:ascii="Times New Roman" w:eastAsia="仿宋_GB2312" w:hAnsi="Times New Roman" w:cs="Times New Roman"/>
                <w:b/>
                <w:sz w:val="18"/>
                <w:szCs w:val="18"/>
                <w:lang w:eastAsia="zh-CN"/>
              </w:rPr>
            </w:pPr>
            <w:del w:id="12548" w:author="Xuning Wei12232" w:date="2026-10-18T10:21:00Z">
              <w:r>
                <w:rPr>
                  <w:rFonts w:ascii="Times New Roman" w:eastAsia="仿宋_GB2312" w:hAnsi="Times New Roman" w:cs="Times New Roman"/>
                  <w:b/>
                  <w:sz w:val="18"/>
                  <w:szCs w:val="18"/>
                  <w:lang w:eastAsia="zh-CN"/>
                </w:rPr>
                <w:delText>Operation Target</w:delText>
              </w:r>
            </w:del>
          </w:p>
        </w:tc>
      </w:tr>
      <w:tr w:rsidR="007617DE" w14:paraId="6C6E0014" w14:textId="77777777">
        <w:trPr>
          <w:del w:id="12549" w:author="Xuning Wei12232" w:date="2026-10-18T10:21:00Z"/>
        </w:trPr>
        <w:tc>
          <w:tcPr>
            <w:tcW w:w="312" w:type="pct"/>
          </w:tcPr>
          <w:p w14:paraId="7D0D74F9" w14:textId="77777777" w:rsidR="007617DE" w:rsidRDefault="00AE300B">
            <w:pPr>
              <w:spacing w:line="360" w:lineRule="auto"/>
              <w:contextualSpacing/>
              <w:jc w:val="center"/>
              <w:rPr>
                <w:del w:id="12550" w:author="Xuning Wei12232" w:date="2026-10-18T10:21:00Z"/>
                <w:rFonts w:ascii="Times New Roman" w:eastAsia="仿宋_GB2312" w:hAnsi="Times New Roman" w:cs="Times New Roman"/>
                <w:b/>
                <w:sz w:val="18"/>
                <w:szCs w:val="18"/>
                <w:lang w:eastAsia="zh-CN"/>
              </w:rPr>
            </w:pPr>
            <w:del w:id="12551" w:author="Xuning Wei12232" w:date="2026-10-18T10:21:00Z">
              <w:r>
                <w:rPr>
                  <w:rFonts w:ascii="Times New Roman" w:eastAsia="仿宋_GB2312" w:hAnsi="Times New Roman" w:cs="Times New Roman"/>
                  <w:b/>
                  <w:sz w:val="18"/>
                  <w:szCs w:val="18"/>
                  <w:lang w:eastAsia="zh-CN"/>
                </w:rPr>
                <w:delText>1</w:delText>
              </w:r>
            </w:del>
          </w:p>
        </w:tc>
        <w:tc>
          <w:tcPr>
            <w:tcW w:w="943" w:type="pct"/>
            <w:vAlign w:val="center"/>
          </w:tcPr>
          <w:p w14:paraId="084D7543" w14:textId="77777777" w:rsidR="007617DE" w:rsidRDefault="00AE300B">
            <w:pPr>
              <w:spacing w:line="360" w:lineRule="auto"/>
              <w:contextualSpacing/>
              <w:jc w:val="center"/>
              <w:rPr>
                <w:del w:id="12552" w:author="Xuning Wei12232" w:date="2026-10-18T10:21:00Z"/>
                <w:rFonts w:ascii="Times New Roman" w:eastAsia="仿宋_GB2312" w:hAnsi="Times New Roman" w:cs="Times New Roman"/>
                <w:b/>
                <w:sz w:val="18"/>
                <w:szCs w:val="18"/>
                <w:lang w:eastAsia="zh-CN"/>
              </w:rPr>
            </w:pPr>
            <w:del w:id="12553" w:author="Xuning Wei12232" w:date="2026-10-18T10:21:00Z">
              <w:r>
                <w:rPr>
                  <w:rFonts w:ascii="Times New Roman" w:hAnsi="Times New Roman" w:cs="Times New Roman"/>
                  <w:sz w:val="18"/>
                  <w:szCs w:val="18"/>
                  <w:lang w:eastAsia="zh-CN"/>
                </w:rPr>
                <w:delText>TBD</w:delText>
              </w:r>
            </w:del>
          </w:p>
        </w:tc>
        <w:tc>
          <w:tcPr>
            <w:tcW w:w="1022" w:type="pct"/>
            <w:vAlign w:val="center"/>
          </w:tcPr>
          <w:p w14:paraId="1E98481C" w14:textId="77777777" w:rsidR="007617DE" w:rsidRDefault="00AE300B">
            <w:pPr>
              <w:spacing w:line="360" w:lineRule="auto"/>
              <w:contextualSpacing/>
              <w:jc w:val="center"/>
              <w:rPr>
                <w:del w:id="12554" w:author="Xuning Wei12232" w:date="2026-10-18T10:21:00Z"/>
                <w:rFonts w:ascii="Times New Roman" w:eastAsia="仿宋_GB2312" w:hAnsi="Times New Roman" w:cs="Times New Roman"/>
                <w:b/>
                <w:sz w:val="18"/>
                <w:szCs w:val="18"/>
                <w:lang w:eastAsia="zh-CN"/>
              </w:rPr>
            </w:pPr>
            <w:del w:id="12555" w:author="Xuning Wei12232" w:date="2026-10-18T10:21:00Z">
              <w:r>
                <w:rPr>
                  <w:rFonts w:ascii="Times New Roman" w:hAnsi="Times New Roman" w:cs="Times New Roman"/>
                  <w:sz w:val="18"/>
                  <w:szCs w:val="18"/>
                  <w:lang w:eastAsia="zh-CN"/>
                </w:rPr>
                <w:delText>TBD</w:delText>
              </w:r>
            </w:del>
          </w:p>
        </w:tc>
        <w:tc>
          <w:tcPr>
            <w:tcW w:w="1179" w:type="pct"/>
            <w:vAlign w:val="center"/>
          </w:tcPr>
          <w:p w14:paraId="5313198F" w14:textId="77777777" w:rsidR="007617DE" w:rsidRDefault="00AE300B">
            <w:pPr>
              <w:spacing w:line="360" w:lineRule="auto"/>
              <w:contextualSpacing/>
              <w:jc w:val="center"/>
              <w:rPr>
                <w:del w:id="12556" w:author="Xuning Wei12232" w:date="2026-10-18T10:21:00Z"/>
                <w:rFonts w:ascii="Times New Roman" w:eastAsia="仿宋_GB2312" w:hAnsi="Times New Roman" w:cs="Times New Roman"/>
                <w:b/>
                <w:sz w:val="18"/>
                <w:szCs w:val="18"/>
                <w:lang w:eastAsia="zh-CN"/>
              </w:rPr>
            </w:pPr>
            <w:del w:id="12557" w:author="Xuning Wei12232" w:date="2026-10-18T10:21:00Z">
              <w:r>
                <w:rPr>
                  <w:rFonts w:ascii="Times New Roman" w:hAnsi="Times New Roman" w:cs="Times New Roman"/>
                  <w:sz w:val="18"/>
                  <w:szCs w:val="18"/>
                  <w:lang w:eastAsia="zh-CN"/>
                </w:rPr>
                <w:delText>TBD</w:delText>
              </w:r>
            </w:del>
          </w:p>
        </w:tc>
        <w:tc>
          <w:tcPr>
            <w:tcW w:w="718" w:type="pct"/>
            <w:vAlign w:val="center"/>
          </w:tcPr>
          <w:p w14:paraId="1EC8766B" w14:textId="77777777" w:rsidR="007617DE" w:rsidRDefault="00AE300B">
            <w:pPr>
              <w:spacing w:line="360" w:lineRule="auto"/>
              <w:contextualSpacing/>
              <w:jc w:val="center"/>
              <w:rPr>
                <w:del w:id="12558" w:author="Xuning Wei12232" w:date="2026-10-18T10:21:00Z"/>
                <w:rFonts w:ascii="Times New Roman" w:eastAsia="仿宋_GB2312" w:hAnsi="Times New Roman" w:cs="Times New Roman"/>
                <w:b/>
                <w:sz w:val="18"/>
                <w:szCs w:val="18"/>
                <w:lang w:eastAsia="zh-CN"/>
              </w:rPr>
            </w:pPr>
            <w:del w:id="12559" w:author="Xuning Wei12232" w:date="2026-10-18T10:21:00Z">
              <w:r>
                <w:rPr>
                  <w:rFonts w:ascii="Times New Roman" w:hAnsi="Times New Roman" w:cs="Times New Roman"/>
                  <w:sz w:val="18"/>
                  <w:szCs w:val="18"/>
                  <w:lang w:eastAsia="zh-CN"/>
                </w:rPr>
                <w:delText>TBD</w:delText>
              </w:r>
            </w:del>
          </w:p>
        </w:tc>
        <w:tc>
          <w:tcPr>
            <w:tcW w:w="826" w:type="pct"/>
            <w:vAlign w:val="center"/>
          </w:tcPr>
          <w:p w14:paraId="0B7396D4" w14:textId="77777777" w:rsidR="007617DE" w:rsidRDefault="00AE300B">
            <w:pPr>
              <w:spacing w:line="360" w:lineRule="auto"/>
              <w:contextualSpacing/>
              <w:jc w:val="center"/>
              <w:rPr>
                <w:del w:id="12560" w:author="Xuning Wei12232" w:date="2026-10-18T10:21:00Z"/>
                <w:rFonts w:ascii="Times New Roman" w:eastAsia="仿宋_GB2312" w:hAnsi="Times New Roman" w:cs="Times New Roman"/>
                <w:b/>
                <w:sz w:val="18"/>
                <w:szCs w:val="18"/>
                <w:lang w:eastAsia="zh-CN"/>
              </w:rPr>
            </w:pPr>
            <w:del w:id="12561" w:author="Xuning Wei12232" w:date="2026-10-18T10:21:00Z">
              <w:r>
                <w:rPr>
                  <w:rFonts w:ascii="Times New Roman" w:hAnsi="Times New Roman" w:cs="Times New Roman"/>
                  <w:sz w:val="18"/>
                  <w:szCs w:val="18"/>
                  <w:lang w:eastAsia="zh-CN"/>
                </w:rPr>
                <w:delText>TBD</w:delText>
              </w:r>
            </w:del>
          </w:p>
        </w:tc>
      </w:tr>
      <w:tr w:rsidR="007617DE" w14:paraId="33A943B7" w14:textId="77777777">
        <w:trPr>
          <w:del w:id="12562" w:author="Xuning Wei12232" w:date="2026-10-18T10:21:00Z"/>
        </w:trPr>
        <w:tc>
          <w:tcPr>
            <w:tcW w:w="312" w:type="pct"/>
          </w:tcPr>
          <w:p w14:paraId="530600E4" w14:textId="77777777" w:rsidR="007617DE" w:rsidRDefault="00AE300B">
            <w:pPr>
              <w:spacing w:line="360" w:lineRule="auto"/>
              <w:contextualSpacing/>
              <w:jc w:val="center"/>
              <w:rPr>
                <w:del w:id="12563" w:author="Xuning Wei12232" w:date="2026-10-18T10:21:00Z"/>
                <w:rFonts w:ascii="Times New Roman" w:eastAsia="仿宋_GB2312" w:hAnsi="Times New Roman" w:cs="Times New Roman"/>
                <w:b/>
                <w:sz w:val="18"/>
                <w:szCs w:val="18"/>
                <w:lang w:eastAsia="zh-CN"/>
              </w:rPr>
            </w:pPr>
            <w:del w:id="12564" w:author="Xuning Wei12232" w:date="2026-10-18T10:21:00Z">
              <w:r>
                <w:rPr>
                  <w:rFonts w:ascii="Times New Roman" w:eastAsia="仿宋_GB2312" w:hAnsi="Times New Roman" w:cs="Times New Roman"/>
                  <w:b/>
                  <w:sz w:val="18"/>
                  <w:szCs w:val="18"/>
                  <w:lang w:eastAsia="zh-CN"/>
                </w:rPr>
                <w:delText>2</w:delText>
              </w:r>
            </w:del>
          </w:p>
        </w:tc>
        <w:tc>
          <w:tcPr>
            <w:tcW w:w="943" w:type="pct"/>
            <w:vAlign w:val="center"/>
          </w:tcPr>
          <w:p w14:paraId="285D0DF6" w14:textId="77777777" w:rsidR="007617DE" w:rsidRDefault="00AE300B">
            <w:pPr>
              <w:spacing w:line="360" w:lineRule="auto"/>
              <w:contextualSpacing/>
              <w:jc w:val="center"/>
              <w:rPr>
                <w:del w:id="12565" w:author="Xuning Wei12232" w:date="2026-10-18T10:21:00Z"/>
                <w:rFonts w:ascii="Times New Roman" w:eastAsia="仿宋_GB2312" w:hAnsi="Times New Roman" w:cs="Times New Roman"/>
                <w:b/>
                <w:sz w:val="18"/>
                <w:szCs w:val="18"/>
                <w:lang w:eastAsia="zh-CN"/>
              </w:rPr>
            </w:pPr>
            <w:del w:id="12566" w:author="Xuning Wei12232" w:date="2026-10-18T10:21:00Z">
              <w:r>
                <w:rPr>
                  <w:rFonts w:ascii="Times New Roman" w:hAnsi="Times New Roman" w:cs="Times New Roman"/>
                  <w:sz w:val="18"/>
                  <w:szCs w:val="18"/>
                  <w:lang w:eastAsia="zh-CN"/>
                </w:rPr>
                <w:delText>TBD</w:delText>
              </w:r>
            </w:del>
          </w:p>
        </w:tc>
        <w:tc>
          <w:tcPr>
            <w:tcW w:w="1022" w:type="pct"/>
            <w:vAlign w:val="center"/>
          </w:tcPr>
          <w:p w14:paraId="14ED55C2" w14:textId="77777777" w:rsidR="007617DE" w:rsidRDefault="00AE300B">
            <w:pPr>
              <w:spacing w:line="360" w:lineRule="auto"/>
              <w:contextualSpacing/>
              <w:jc w:val="center"/>
              <w:rPr>
                <w:del w:id="12567" w:author="Xuning Wei12232" w:date="2026-10-18T10:21:00Z"/>
                <w:rFonts w:ascii="Times New Roman" w:eastAsia="仿宋_GB2312" w:hAnsi="Times New Roman" w:cs="Times New Roman"/>
                <w:b/>
                <w:sz w:val="18"/>
                <w:szCs w:val="18"/>
                <w:lang w:eastAsia="zh-CN"/>
              </w:rPr>
            </w:pPr>
            <w:del w:id="12568" w:author="Xuning Wei12232" w:date="2026-10-18T10:21:00Z">
              <w:r>
                <w:rPr>
                  <w:rFonts w:ascii="Times New Roman" w:hAnsi="Times New Roman" w:cs="Times New Roman"/>
                  <w:sz w:val="18"/>
                  <w:szCs w:val="18"/>
                  <w:lang w:eastAsia="zh-CN"/>
                </w:rPr>
                <w:delText>TBD</w:delText>
              </w:r>
            </w:del>
          </w:p>
        </w:tc>
        <w:tc>
          <w:tcPr>
            <w:tcW w:w="1179" w:type="pct"/>
            <w:vAlign w:val="center"/>
          </w:tcPr>
          <w:p w14:paraId="6FFFC093" w14:textId="77777777" w:rsidR="007617DE" w:rsidRDefault="00AE300B">
            <w:pPr>
              <w:spacing w:line="360" w:lineRule="auto"/>
              <w:contextualSpacing/>
              <w:jc w:val="center"/>
              <w:rPr>
                <w:del w:id="12569" w:author="Xuning Wei12232" w:date="2026-10-18T10:21:00Z"/>
                <w:rFonts w:ascii="Times New Roman" w:eastAsia="仿宋_GB2312" w:hAnsi="Times New Roman" w:cs="Times New Roman"/>
                <w:b/>
                <w:sz w:val="18"/>
                <w:szCs w:val="18"/>
                <w:lang w:eastAsia="zh-CN"/>
              </w:rPr>
            </w:pPr>
            <w:del w:id="12570" w:author="Xuning Wei12232" w:date="2026-10-18T10:21:00Z">
              <w:r>
                <w:rPr>
                  <w:rFonts w:ascii="Times New Roman" w:hAnsi="Times New Roman" w:cs="Times New Roman"/>
                  <w:sz w:val="18"/>
                  <w:szCs w:val="18"/>
                  <w:lang w:eastAsia="zh-CN"/>
                </w:rPr>
                <w:delText>TBD</w:delText>
              </w:r>
            </w:del>
          </w:p>
        </w:tc>
        <w:tc>
          <w:tcPr>
            <w:tcW w:w="718" w:type="pct"/>
            <w:vAlign w:val="center"/>
          </w:tcPr>
          <w:p w14:paraId="418BC415" w14:textId="77777777" w:rsidR="007617DE" w:rsidRDefault="00AE300B">
            <w:pPr>
              <w:spacing w:line="360" w:lineRule="auto"/>
              <w:contextualSpacing/>
              <w:jc w:val="center"/>
              <w:rPr>
                <w:del w:id="12571" w:author="Xuning Wei12232" w:date="2026-10-18T10:21:00Z"/>
                <w:rFonts w:ascii="Times New Roman" w:eastAsia="仿宋_GB2312" w:hAnsi="Times New Roman" w:cs="Times New Roman"/>
                <w:b/>
                <w:sz w:val="18"/>
                <w:szCs w:val="18"/>
                <w:lang w:eastAsia="zh-CN"/>
              </w:rPr>
            </w:pPr>
            <w:del w:id="12572" w:author="Xuning Wei12232" w:date="2026-10-18T10:21:00Z">
              <w:r>
                <w:rPr>
                  <w:rFonts w:ascii="Times New Roman" w:hAnsi="Times New Roman" w:cs="Times New Roman"/>
                  <w:sz w:val="18"/>
                  <w:szCs w:val="18"/>
                  <w:lang w:eastAsia="zh-CN"/>
                </w:rPr>
                <w:delText>TBD</w:delText>
              </w:r>
            </w:del>
          </w:p>
        </w:tc>
        <w:tc>
          <w:tcPr>
            <w:tcW w:w="826" w:type="pct"/>
            <w:vAlign w:val="center"/>
          </w:tcPr>
          <w:p w14:paraId="29EE3D0F" w14:textId="77777777" w:rsidR="007617DE" w:rsidRDefault="00AE300B">
            <w:pPr>
              <w:spacing w:line="360" w:lineRule="auto"/>
              <w:contextualSpacing/>
              <w:jc w:val="center"/>
              <w:rPr>
                <w:del w:id="12573" w:author="Xuning Wei12232" w:date="2026-10-18T10:21:00Z"/>
                <w:rFonts w:ascii="Times New Roman" w:eastAsia="仿宋_GB2312" w:hAnsi="Times New Roman" w:cs="Times New Roman"/>
                <w:b/>
                <w:sz w:val="18"/>
                <w:szCs w:val="18"/>
                <w:lang w:eastAsia="zh-CN"/>
              </w:rPr>
            </w:pPr>
            <w:del w:id="12574" w:author="Xuning Wei12232" w:date="2026-10-18T10:21:00Z">
              <w:r>
                <w:rPr>
                  <w:rFonts w:ascii="Times New Roman" w:hAnsi="Times New Roman" w:cs="Times New Roman"/>
                  <w:sz w:val="18"/>
                  <w:szCs w:val="18"/>
                  <w:lang w:eastAsia="zh-CN"/>
                </w:rPr>
                <w:delText>TBD</w:delText>
              </w:r>
            </w:del>
          </w:p>
        </w:tc>
      </w:tr>
      <w:tr w:rsidR="007617DE" w14:paraId="5504031C" w14:textId="77777777">
        <w:trPr>
          <w:del w:id="12575" w:author="Xuning Wei12232" w:date="2026-10-18T10:21:00Z"/>
        </w:trPr>
        <w:tc>
          <w:tcPr>
            <w:tcW w:w="312" w:type="pct"/>
          </w:tcPr>
          <w:p w14:paraId="7F978018" w14:textId="77777777" w:rsidR="007617DE" w:rsidRDefault="00AE300B">
            <w:pPr>
              <w:spacing w:line="360" w:lineRule="auto"/>
              <w:contextualSpacing/>
              <w:jc w:val="center"/>
              <w:rPr>
                <w:del w:id="12576" w:author="Xuning Wei12232" w:date="2026-10-18T10:21:00Z"/>
                <w:rFonts w:ascii="Times New Roman" w:eastAsia="仿宋_GB2312" w:hAnsi="Times New Roman" w:cs="Times New Roman"/>
                <w:b/>
                <w:sz w:val="18"/>
                <w:szCs w:val="18"/>
                <w:lang w:eastAsia="zh-CN"/>
              </w:rPr>
            </w:pPr>
            <w:del w:id="12577" w:author="Xuning Wei12232" w:date="2026-10-18T10:21:00Z">
              <w:r>
                <w:rPr>
                  <w:rFonts w:ascii="Times New Roman" w:eastAsia="仿宋_GB2312" w:hAnsi="Times New Roman" w:cs="Times New Roman"/>
                  <w:b/>
                  <w:sz w:val="18"/>
                  <w:szCs w:val="18"/>
                  <w:lang w:eastAsia="zh-CN"/>
                </w:rPr>
                <w:delText>3</w:delText>
              </w:r>
            </w:del>
          </w:p>
        </w:tc>
        <w:tc>
          <w:tcPr>
            <w:tcW w:w="943" w:type="pct"/>
            <w:vAlign w:val="center"/>
          </w:tcPr>
          <w:p w14:paraId="721A16E5" w14:textId="77777777" w:rsidR="007617DE" w:rsidRDefault="00AE300B">
            <w:pPr>
              <w:spacing w:line="360" w:lineRule="auto"/>
              <w:contextualSpacing/>
              <w:jc w:val="center"/>
              <w:rPr>
                <w:del w:id="12578" w:author="Xuning Wei12232" w:date="2026-10-18T10:21:00Z"/>
                <w:rFonts w:ascii="Times New Roman" w:eastAsia="仿宋_GB2312" w:hAnsi="Times New Roman" w:cs="Times New Roman"/>
                <w:b/>
                <w:sz w:val="18"/>
                <w:szCs w:val="18"/>
                <w:lang w:eastAsia="zh-CN"/>
              </w:rPr>
            </w:pPr>
            <w:del w:id="12579" w:author="Xuning Wei12232" w:date="2026-10-18T10:21:00Z">
              <w:r>
                <w:rPr>
                  <w:rFonts w:ascii="Times New Roman" w:hAnsi="Times New Roman" w:cs="Times New Roman"/>
                  <w:sz w:val="18"/>
                  <w:szCs w:val="18"/>
                  <w:lang w:eastAsia="zh-CN"/>
                </w:rPr>
                <w:delText>TBD</w:delText>
              </w:r>
            </w:del>
          </w:p>
        </w:tc>
        <w:tc>
          <w:tcPr>
            <w:tcW w:w="1022" w:type="pct"/>
            <w:vAlign w:val="center"/>
          </w:tcPr>
          <w:p w14:paraId="6DED4AE5" w14:textId="77777777" w:rsidR="007617DE" w:rsidRDefault="00AE300B">
            <w:pPr>
              <w:spacing w:line="360" w:lineRule="auto"/>
              <w:contextualSpacing/>
              <w:jc w:val="center"/>
              <w:rPr>
                <w:del w:id="12580" w:author="Xuning Wei12232" w:date="2026-10-18T10:21:00Z"/>
                <w:rFonts w:ascii="Times New Roman" w:eastAsia="仿宋_GB2312" w:hAnsi="Times New Roman" w:cs="Times New Roman"/>
                <w:b/>
                <w:sz w:val="18"/>
                <w:szCs w:val="18"/>
                <w:lang w:eastAsia="zh-CN"/>
              </w:rPr>
            </w:pPr>
            <w:del w:id="12581" w:author="Xuning Wei12232" w:date="2026-10-18T10:21:00Z">
              <w:r>
                <w:rPr>
                  <w:rFonts w:ascii="Times New Roman" w:hAnsi="Times New Roman" w:cs="Times New Roman"/>
                  <w:sz w:val="18"/>
                  <w:szCs w:val="18"/>
                  <w:lang w:eastAsia="zh-CN"/>
                </w:rPr>
                <w:delText>TBD</w:delText>
              </w:r>
            </w:del>
          </w:p>
        </w:tc>
        <w:tc>
          <w:tcPr>
            <w:tcW w:w="1179" w:type="pct"/>
            <w:vAlign w:val="center"/>
          </w:tcPr>
          <w:p w14:paraId="435F2F33" w14:textId="77777777" w:rsidR="007617DE" w:rsidRDefault="00AE300B">
            <w:pPr>
              <w:spacing w:line="360" w:lineRule="auto"/>
              <w:contextualSpacing/>
              <w:jc w:val="center"/>
              <w:rPr>
                <w:del w:id="12582" w:author="Xuning Wei12232" w:date="2026-10-18T10:21:00Z"/>
                <w:rFonts w:ascii="Times New Roman" w:eastAsia="仿宋_GB2312" w:hAnsi="Times New Roman" w:cs="Times New Roman"/>
                <w:b/>
                <w:sz w:val="18"/>
                <w:szCs w:val="18"/>
                <w:lang w:eastAsia="zh-CN"/>
              </w:rPr>
            </w:pPr>
            <w:del w:id="12583" w:author="Xuning Wei12232" w:date="2026-10-18T10:21:00Z">
              <w:r>
                <w:rPr>
                  <w:rFonts w:ascii="Times New Roman" w:hAnsi="Times New Roman" w:cs="Times New Roman"/>
                  <w:sz w:val="18"/>
                  <w:szCs w:val="18"/>
                  <w:lang w:eastAsia="zh-CN"/>
                </w:rPr>
                <w:delText>TBD</w:delText>
              </w:r>
            </w:del>
          </w:p>
        </w:tc>
        <w:tc>
          <w:tcPr>
            <w:tcW w:w="718" w:type="pct"/>
            <w:vAlign w:val="center"/>
          </w:tcPr>
          <w:p w14:paraId="35A282AE" w14:textId="77777777" w:rsidR="007617DE" w:rsidRDefault="00AE300B">
            <w:pPr>
              <w:spacing w:line="360" w:lineRule="auto"/>
              <w:contextualSpacing/>
              <w:jc w:val="center"/>
              <w:rPr>
                <w:del w:id="12584" w:author="Xuning Wei12232" w:date="2026-10-18T10:21:00Z"/>
                <w:rFonts w:ascii="Times New Roman" w:eastAsia="仿宋_GB2312" w:hAnsi="Times New Roman" w:cs="Times New Roman"/>
                <w:b/>
                <w:sz w:val="18"/>
                <w:szCs w:val="18"/>
                <w:lang w:eastAsia="zh-CN"/>
              </w:rPr>
            </w:pPr>
            <w:del w:id="12585" w:author="Xuning Wei12232" w:date="2026-10-18T10:21:00Z">
              <w:r>
                <w:rPr>
                  <w:rFonts w:ascii="Times New Roman" w:hAnsi="Times New Roman" w:cs="Times New Roman"/>
                  <w:sz w:val="18"/>
                  <w:szCs w:val="18"/>
                  <w:lang w:eastAsia="zh-CN"/>
                </w:rPr>
                <w:delText>TBD</w:delText>
              </w:r>
            </w:del>
          </w:p>
        </w:tc>
        <w:tc>
          <w:tcPr>
            <w:tcW w:w="826" w:type="pct"/>
            <w:vAlign w:val="center"/>
          </w:tcPr>
          <w:p w14:paraId="367C2E2B" w14:textId="77777777" w:rsidR="007617DE" w:rsidRDefault="00AE300B">
            <w:pPr>
              <w:spacing w:line="360" w:lineRule="auto"/>
              <w:contextualSpacing/>
              <w:jc w:val="center"/>
              <w:rPr>
                <w:del w:id="12586" w:author="Xuning Wei12232" w:date="2026-10-18T10:21:00Z"/>
                <w:rFonts w:ascii="Times New Roman" w:eastAsia="仿宋_GB2312" w:hAnsi="Times New Roman" w:cs="Times New Roman"/>
                <w:b/>
                <w:sz w:val="18"/>
                <w:szCs w:val="18"/>
                <w:lang w:eastAsia="zh-CN"/>
              </w:rPr>
            </w:pPr>
            <w:del w:id="12587" w:author="Xuning Wei12232" w:date="2026-10-18T10:21:00Z">
              <w:r>
                <w:rPr>
                  <w:rFonts w:ascii="Times New Roman" w:hAnsi="Times New Roman" w:cs="Times New Roman"/>
                  <w:sz w:val="18"/>
                  <w:szCs w:val="18"/>
                  <w:lang w:eastAsia="zh-CN"/>
                </w:rPr>
                <w:delText>TBD</w:delText>
              </w:r>
            </w:del>
          </w:p>
        </w:tc>
      </w:tr>
    </w:tbl>
    <w:p w14:paraId="15F81AB2" w14:textId="77777777" w:rsidR="007617DE" w:rsidRDefault="00AE300B">
      <w:pPr>
        <w:rPr>
          <w:del w:id="12588" w:author="Xuning Wei12232" w:date="2026-10-18T10:21:00Z"/>
        </w:rPr>
      </w:pPr>
      <w:del w:id="12589" w:author="Xuning Wei12232" w:date="2026-10-18T10:21:00Z">
        <w:r>
          <w:delText xml:space="preserve"> </w:delText>
        </w:r>
        <w:r>
          <w:br w:type="page"/>
        </w:r>
      </w:del>
    </w:p>
    <w:p w14:paraId="6A24EA1D" w14:textId="77777777" w:rsidR="007617DE" w:rsidRDefault="007617DE">
      <w:pPr>
        <w:pStyle w:val="1"/>
        <w:tabs>
          <w:tab w:val="left" w:pos="425"/>
        </w:tabs>
        <w:spacing w:beforeLines="10" w:before="24" w:afterLines="10" w:after="24" w:line="360" w:lineRule="auto"/>
        <w:ind w:left="425" w:hanging="425"/>
        <w:contextualSpacing/>
        <w:jc w:val="both"/>
        <w:rPr>
          <w:del w:id="12590" w:author="Xuning Wei12232" w:date="2026-10-18T10:21:00Z"/>
          <w:rFonts w:ascii="Times New Roman" w:eastAsia="仿宋_GB2312" w:hAnsi="Times New Roman" w:cs="Times New Roman"/>
          <w:iCs/>
          <w:color w:val="0000FF"/>
          <w:kern w:val="0"/>
          <w:sz w:val="21"/>
          <w:szCs w:val="21"/>
        </w:rPr>
        <w:sectPr w:rsidR="007617DE">
          <w:pgSz w:w="11907" w:h="16839"/>
          <w:pgMar w:top="720" w:right="1440" w:bottom="720" w:left="1440" w:header="720" w:footer="720" w:gutter="0"/>
          <w:cols w:space="720"/>
          <w:docGrid w:linePitch="360"/>
        </w:sectPr>
      </w:pPr>
    </w:p>
    <w:p w14:paraId="2536575E" w14:textId="77777777" w:rsidR="007617DE" w:rsidRPr="007617DE" w:rsidRDefault="00AE300B">
      <w:pPr>
        <w:pStyle w:val="1"/>
        <w:tabs>
          <w:tab w:val="left" w:pos="425"/>
        </w:tabs>
        <w:spacing w:beforeLines="10" w:before="24" w:afterLines="10" w:after="24" w:line="360" w:lineRule="auto"/>
        <w:ind w:left="425" w:hanging="425"/>
        <w:contextualSpacing/>
        <w:jc w:val="both"/>
        <w:rPr>
          <w:del w:id="12591" w:author="Xuning Wei12232" w:date="2026-10-18T10:21:00Z"/>
          <w:rFonts w:ascii="Times New Roman" w:eastAsia="Times New Roman" w:hAnsi="Times New Roman" w:cs="Times New Roman"/>
          <w:sz w:val="21"/>
          <w:szCs w:val="21"/>
          <w:u w:val="single"/>
          <w:rPrChange w:id="12592" w:author="Xuning Wei12232" w:date="2026-10-24T11:11:00Z">
            <w:rPr>
              <w:del w:id="12593" w:author="Xuning Wei12232" w:date="2026-10-18T10:21:00Z"/>
              <w:rFonts w:ascii="Times New Roman" w:eastAsia="Times New Roman" w:hAnsi="Times New Roman" w:cs="Times New Roman"/>
              <w:color w:val="751D20"/>
              <w:sz w:val="21"/>
              <w:szCs w:val="21"/>
              <w:u w:val="single"/>
            </w:rPr>
          </w:rPrChange>
        </w:rPr>
      </w:pPr>
      <w:del w:id="12594" w:author="Xuning Wei12232" w:date="2026-10-18T10:21:00Z">
        <w:r>
          <w:rPr>
            <w:rFonts w:ascii="Times New Roman" w:eastAsia="仿宋_GB2312" w:hAnsi="Times New Roman" w:cs="Times New Roman"/>
            <w:iCs/>
            <w:kern w:val="0"/>
            <w:sz w:val="21"/>
            <w:szCs w:val="21"/>
            <w:rPrChange w:id="12595" w:author="Xuning Wei12232" w:date="2026-10-24T11:11:00Z">
              <w:rPr>
                <w:rFonts w:ascii="Times New Roman" w:eastAsia="仿宋_GB2312" w:hAnsi="Times New Roman" w:cs="Times New Roman"/>
                <w:iCs/>
                <w:color w:val="0000FF"/>
                <w:kern w:val="0"/>
                <w:sz w:val="21"/>
                <w:szCs w:val="21"/>
              </w:rPr>
            </w:rPrChange>
          </w:rPr>
          <w:delText>Appendix 6</w:delText>
        </w:r>
        <w:r>
          <w:rPr>
            <w:b w:val="0"/>
          </w:rPr>
          <w:delText xml:space="preserve"> </w:delText>
        </w:r>
        <w:r>
          <w:rPr>
            <w:rFonts w:ascii="Times New Roman" w:eastAsia="仿宋_GB2312" w:hAnsi="Times New Roman" w:cs="Times New Roman"/>
            <w:iCs/>
            <w:kern w:val="0"/>
            <w:sz w:val="21"/>
            <w:szCs w:val="21"/>
            <w:rPrChange w:id="12596" w:author="Xuning Wei12232" w:date="2026-10-24T11:11:00Z">
              <w:rPr>
                <w:rFonts w:ascii="Times New Roman" w:eastAsia="仿宋_GB2312" w:hAnsi="Times New Roman" w:cs="Times New Roman"/>
                <w:iCs/>
                <w:color w:val="0000FF"/>
                <w:kern w:val="0"/>
                <w:sz w:val="21"/>
                <w:szCs w:val="21"/>
              </w:rPr>
            </w:rPrChange>
          </w:rPr>
          <w:delText>Use Test Results of In‑process Intermediate (ASYM-141366 Soft Cleavage)</w:delText>
        </w:r>
      </w:del>
    </w:p>
    <w:tbl>
      <w:tblPr>
        <w:tblW w:w="154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3"/>
        <w:gridCol w:w="1853"/>
        <w:gridCol w:w="2835"/>
        <w:gridCol w:w="1701"/>
        <w:gridCol w:w="1842"/>
        <w:gridCol w:w="1560"/>
        <w:gridCol w:w="1842"/>
        <w:gridCol w:w="2367"/>
      </w:tblGrid>
      <w:tr w:rsidR="007617DE" w14:paraId="1566ADC1" w14:textId="77777777">
        <w:trPr>
          <w:trHeight w:val="317"/>
          <w:tblHeader/>
          <w:jc w:val="center"/>
          <w:del w:id="12597" w:author="Xuning Wei12232" w:date="2026-10-18T10:21:00Z"/>
        </w:trPr>
        <w:tc>
          <w:tcPr>
            <w:tcW w:w="3256" w:type="dxa"/>
            <w:gridSpan w:val="2"/>
            <w:vAlign w:val="center"/>
          </w:tcPr>
          <w:p w14:paraId="30C27C27" w14:textId="77777777" w:rsidR="007617DE" w:rsidRDefault="00AE300B">
            <w:pPr>
              <w:jc w:val="center"/>
              <w:rPr>
                <w:del w:id="12598" w:author="Xuning Wei12232" w:date="2026-10-18T10:21:00Z"/>
                <w:rFonts w:ascii="Times New Roman" w:eastAsia="仿宋_GB2312" w:hAnsi="Times New Roman"/>
                <w:b/>
                <w:szCs w:val="21"/>
              </w:rPr>
            </w:pPr>
            <w:del w:id="12599" w:author="Xuning Wei12232" w:date="2026-10-18T10:21:00Z">
              <w:r>
                <w:rPr>
                  <w:rFonts w:ascii="Times New Roman" w:eastAsia="仿宋_GB2312" w:hAnsi="Times New Roman"/>
                  <w:b/>
                  <w:szCs w:val="21"/>
                </w:rPr>
                <w:delText>TEST ITEMS</w:delText>
              </w:r>
            </w:del>
          </w:p>
        </w:tc>
        <w:tc>
          <w:tcPr>
            <w:tcW w:w="2835" w:type="dxa"/>
            <w:vAlign w:val="center"/>
          </w:tcPr>
          <w:p w14:paraId="3021B731" w14:textId="77777777" w:rsidR="007617DE" w:rsidRDefault="00AE300B">
            <w:pPr>
              <w:jc w:val="center"/>
              <w:rPr>
                <w:del w:id="12600" w:author="Xuning Wei12232" w:date="2026-10-18T10:21:00Z"/>
                <w:rFonts w:ascii="Times New Roman" w:eastAsia="仿宋_GB2312" w:hAnsi="Times New Roman"/>
                <w:b/>
                <w:szCs w:val="21"/>
              </w:rPr>
            </w:pPr>
            <w:del w:id="12601" w:author="Xuning Wei12232" w:date="2026-10-18T10:21:00Z">
              <w:r>
                <w:rPr>
                  <w:rFonts w:ascii="Times New Roman" w:eastAsia="仿宋_GB2312" w:hAnsi="Times New Roman"/>
                  <w:b/>
                  <w:szCs w:val="21"/>
                </w:rPr>
                <w:delText>ANALYTICAL METHOD</w:delText>
              </w:r>
            </w:del>
          </w:p>
        </w:tc>
        <w:tc>
          <w:tcPr>
            <w:tcW w:w="5103" w:type="dxa"/>
            <w:gridSpan w:val="3"/>
            <w:vAlign w:val="center"/>
          </w:tcPr>
          <w:p w14:paraId="187D902B" w14:textId="77777777" w:rsidR="007617DE" w:rsidRDefault="00AE300B">
            <w:pPr>
              <w:jc w:val="center"/>
              <w:rPr>
                <w:del w:id="12602" w:author="Xuning Wei12232" w:date="2026-10-18T10:21:00Z"/>
                <w:rFonts w:ascii="Times New Roman" w:eastAsia="仿宋_GB2312" w:hAnsi="Times New Roman"/>
                <w:b/>
                <w:szCs w:val="21"/>
              </w:rPr>
            </w:pPr>
            <w:del w:id="12603" w:author="Xuning Wei12232" w:date="2026-10-18T10:21:00Z">
              <w:r>
                <w:rPr>
                  <w:rFonts w:ascii="Times New Roman" w:eastAsia="仿宋_GB2312" w:hAnsi="Times New Roman"/>
                  <w:b/>
                  <w:szCs w:val="21"/>
                </w:rPr>
                <w:delText>ACCEPTANCE CRITERIA</w:delText>
              </w:r>
            </w:del>
          </w:p>
        </w:tc>
        <w:tc>
          <w:tcPr>
            <w:tcW w:w="1842" w:type="dxa"/>
            <w:vAlign w:val="center"/>
          </w:tcPr>
          <w:p w14:paraId="24109265" w14:textId="77777777" w:rsidR="007617DE" w:rsidRDefault="00AE300B">
            <w:pPr>
              <w:jc w:val="center"/>
              <w:rPr>
                <w:del w:id="12604" w:author="Xuning Wei12232" w:date="2026-10-18T10:21:00Z"/>
                <w:rFonts w:ascii="Times New Roman" w:eastAsia="仿宋_GB2312" w:hAnsi="Times New Roman"/>
                <w:b/>
                <w:szCs w:val="21"/>
                <w:lang w:eastAsia="zh-CN"/>
              </w:rPr>
            </w:pPr>
            <w:del w:id="12605" w:author="Xuning Wei12232" w:date="2026-10-18T10:21:00Z">
              <w:r>
                <w:rPr>
                  <w:b/>
                  <w:sz w:val="18"/>
                  <w:szCs w:val="18"/>
                </w:rPr>
                <w:delText>Results</w:delText>
              </w:r>
            </w:del>
          </w:p>
        </w:tc>
        <w:tc>
          <w:tcPr>
            <w:tcW w:w="2367" w:type="dxa"/>
            <w:vAlign w:val="center"/>
          </w:tcPr>
          <w:p w14:paraId="2ACCFF30" w14:textId="77777777" w:rsidR="007617DE" w:rsidRDefault="00AE300B">
            <w:pPr>
              <w:jc w:val="center"/>
              <w:rPr>
                <w:del w:id="12606" w:author="Xuning Wei12232" w:date="2026-10-18T10:21:00Z"/>
                <w:rFonts w:ascii="Times New Roman" w:eastAsia="仿宋_GB2312" w:hAnsi="Times New Roman"/>
                <w:b/>
                <w:szCs w:val="21"/>
              </w:rPr>
            </w:pPr>
            <w:del w:id="12607" w:author="Xuning Wei12232" w:date="2026-10-18T10:21:00Z">
              <w:r>
                <w:rPr>
                  <w:b/>
                  <w:sz w:val="18"/>
                  <w:szCs w:val="18"/>
                </w:rPr>
                <w:delText>Pass / Fail</w:delText>
              </w:r>
            </w:del>
          </w:p>
        </w:tc>
      </w:tr>
      <w:tr w:rsidR="007617DE" w14:paraId="4036A7C5" w14:textId="77777777">
        <w:trPr>
          <w:trHeight w:val="397"/>
          <w:jc w:val="center"/>
          <w:del w:id="12608" w:author="Xuning Wei12232" w:date="2026-10-18T10:21:00Z"/>
        </w:trPr>
        <w:tc>
          <w:tcPr>
            <w:tcW w:w="1403" w:type="dxa"/>
            <w:vAlign w:val="center"/>
          </w:tcPr>
          <w:p w14:paraId="1F248C5F" w14:textId="77777777" w:rsidR="007617DE" w:rsidRDefault="00AE300B">
            <w:pPr>
              <w:jc w:val="center"/>
              <w:rPr>
                <w:del w:id="12609" w:author="Xuning Wei12232" w:date="2026-10-18T10:21:00Z"/>
                <w:rFonts w:ascii="Times New Roman" w:eastAsia="仿宋_GB2312" w:hAnsi="Times New Roman" w:cs="Times New Roman"/>
                <w:sz w:val="18"/>
                <w:szCs w:val="18"/>
              </w:rPr>
            </w:pPr>
            <w:del w:id="12610" w:author="Xuning Wei12232" w:date="2026-10-18T10:21:00Z">
              <w:r>
                <w:rPr>
                  <w:rFonts w:ascii="Times New Roman" w:eastAsia="仿宋_GB2312" w:hAnsi="Times New Roman" w:cs="Times New Roman"/>
                  <w:sz w:val="18"/>
                  <w:szCs w:val="18"/>
                </w:rPr>
                <w:delText>Identification</w:delText>
              </w:r>
            </w:del>
          </w:p>
        </w:tc>
        <w:tc>
          <w:tcPr>
            <w:tcW w:w="1853" w:type="dxa"/>
            <w:vAlign w:val="center"/>
          </w:tcPr>
          <w:p w14:paraId="5829E862" w14:textId="77777777" w:rsidR="007617DE" w:rsidRDefault="00AE300B">
            <w:pPr>
              <w:jc w:val="center"/>
              <w:rPr>
                <w:del w:id="12611" w:author="Xuning Wei12232" w:date="2026-10-18T10:21:00Z"/>
                <w:rFonts w:ascii="Times New Roman" w:eastAsia="仿宋_GB2312" w:hAnsi="Times New Roman" w:cs="Times New Roman"/>
                <w:sz w:val="18"/>
                <w:szCs w:val="18"/>
              </w:rPr>
            </w:pPr>
            <w:del w:id="12612" w:author="Xuning Wei12232" w:date="2026-10-18T10:21:00Z">
              <w:r>
                <w:rPr>
                  <w:rFonts w:ascii="Times New Roman" w:eastAsia="仿宋_GB2312" w:hAnsi="Times New Roman" w:cs="Times New Roman"/>
                  <w:sz w:val="18"/>
                  <w:szCs w:val="18"/>
                </w:rPr>
                <w:delText>Identification by UHPLC</w:delText>
              </w:r>
            </w:del>
          </w:p>
        </w:tc>
        <w:tc>
          <w:tcPr>
            <w:tcW w:w="2835" w:type="dxa"/>
            <w:vAlign w:val="center"/>
          </w:tcPr>
          <w:p w14:paraId="5AC4E991" w14:textId="77777777" w:rsidR="007617DE" w:rsidRDefault="00AE300B">
            <w:pPr>
              <w:jc w:val="center"/>
              <w:rPr>
                <w:del w:id="12613" w:author="Xuning Wei12232" w:date="2026-10-18T10:21:00Z"/>
                <w:rFonts w:ascii="Times New Roman" w:eastAsia="仿宋_GB2312" w:hAnsi="Times New Roman" w:cs="Times New Roman"/>
                <w:sz w:val="18"/>
                <w:szCs w:val="18"/>
              </w:rPr>
            </w:pPr>
            <w:del w:id="12614" w:author="Xuning Wei12232" w:date="2026-10-18T10:21:00Z">
              <w:r>
                <w:rPr>
                  <w:rFonts w:ascii="Times New Roman" w:eastAsia="仿宋_GB2312" w:hAnsi="Times New Roman" w:cs="Times New Roman"/>
                  <w:sz w:val="18"/>
                  <w:szCs w:val="18"/>
                </w:rPr>
                <w:delText>AM-140020-001</w:delText>
              </w:r>
            </w:del>
          </w:p>
        </w:tc>
        <w:tc>
          <w:tcPr>
            <w:tcW w:w="5103" w:type="dxa"/>
            <w:gridSpan w:val="3"/>
            <w:vAlign w:val="center"/>
          </w:tcPr>
          <w:p w14:paraId="4F414414" w14:textId="77777777" w:rsidR="007617DE" w:rsidRDefault="00AE300B">
            <w:pPr>
              <w:jc w:val="center"/>
              <w:rPr>
                <w:del w:id="12615" w:author="Xuning Wei12232" w:date="2026-10-18T10:21:00Z"/>
                <w:rFonts w:ascii="Times New Roman" w:eastAsia="仿宋_GB2312" w:hAnsi="Times New Roman" w:cs="Times New Roman"/>
                <w:sz w:val="18"/>
                <w:szCs w:val="18"/>
              </w:rPr>
            </w:pPr>
            <w:del w:id="12616" w:author="Xuning Wei12232" w:date="2026-10-18T10:21:00Z">
              <w:r>
                <w:rPr>
                  <w:rFonts w:ascii="Times New Roman" w:hAnsi="Times New Roman" w:cs="Times New Roman"/>
                  <w:kern w:val="24"/>
                  <w:sz w:val="18"/>
                  <w:szCs w:val="18"/>
                </w:rPr>
                <w:delText>Conforms to the reference standard</w:delText>
              </w:r>
            </w:del>
          </w:p>
        </w:tc>
        <w:tc>
          <w:tcPr>
            <w:tcW w:w="1842" w:type="dxa"/>
            <w:vAlign w:val="center"/>
          </w:tcPr>
          <w:p w14:paraId="15DD9C65" w14:textId="77777777" w:rsidR="007617DE" w:rsidRDefault="00AE300B">
            <w:pPr>
              <w:jc w:val="center"/>
              <w:rPr>
                <w:del w:id="12617" w:author="Xuning Wei12232" w:date="2026-10-18T10:21:00Z"/>
                <w:rFonts w:ascii="Times New Roman" w:eastAsia="仿宋_GB2312" w:hAnsi="Times New Roman" w:cs="Times New Roman"/>
                <w:sz w:val="18"/>
                <w:szCs w:val="18"/>
              </w:rPr>
            </w:pPr>
            <w:del w:id="12618"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1C57C18" w14:textId="77777777" w:rsidR="007617DE" w:rsidRDefault="00AE300B">
            <w:pPr>
              <w:jc w:val="center"/>
              <w:rPr>
                <w:del w:id="12619" w:author="Xuning Wei12232" w:date="2026-10-18T10:21:00Z"/>
                <w:rFonts w:ascii="Times New Roman" w:eastAsia="仿宋_GB2312" w:hAnsi="Times New Roman" w:cs="Times New Roman"/>
                <w:sz w:val="18"/>
                <w:szCs w:val="18"/>
              </w:rPr>
            </w:pPr>
            <w:del w:id="12620"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3E756616" w14:textId="77777777">
        <w:trPr>
          <w:trHeight w:val="397"/>
          <w:jc w:val="center"/>
          <w:del w:id="12621" w:author="Xuning Wei12232" w:date="2026-10-18T10:21:00Z"/>
        </w:trPr>
        <w:tc>
          <w:tcPr>
            <w:tcW w:w="1403" w:type="dxa"/>
            <w:vMerge w:val="restart"/>
            <w:vAlign w:val="center"/>
          </w:tcPr>
          <w:p w14:paraId="0BCEFE92" w14:textId="77777777" w:rsidR="007617DE" w:rsidRDefault="00AE300B">
            <w:pPr>
              <w:jc w:val="center"/>
              <w:rPr>
                <w:del w:id="12622" w:author="Xuning Wei12232" w:date="2026-10-18T10:21:00Z"/>
                <w:rFonts w:ascii="Times New Roman" w:eastAsia="仿宋_GB2312" w:hAnsi="Times New Roman" w:cs="Times New Roman"/>
                <w:sz w:val="18"/>
                <w:szCs w:val="18"/>
              </w:rPr>
            </w:pPr>
            <w:del w:id="12623" w:author="Xuning Wei12232" w:date="2026-10-18T10:21:00Z">
              <w:r>
                <w:rPr>
                  <w:rFonts w:ascii="Times New Roman" w:eastAsia="仿宋_GB2312" w:hAnsi="Times New Roman" w:cs="Times New Roman"/>
                  <w:sz w:val="18"/>
                  <w:szCs w:val="18"/>
                </w:rPr>
                <w:delText>Tests</w:delText>
              </w:r>
            </w:del>
          </w:p>
        </w:tc>
        <w:tc>
          <w:tcPr>
            <w:tcW w:w="1853" w:type="dxa"/>
            <w:vMerge w:val="restart"/>
            <w:vAlign w:val="center"/>
          </w:tcPr>
          <w:p w14:paraId="1F08DDE4" w14:textId="77777777" w:rsidR="007617DE" w:rsidRDefault="00AE300B">
            <w:pPr>
              <w:jc w:val="center"/>
              <w:rPr>
                <w:del w:id="12624" w:author="Xuning Wei12232" w:date="2026-10-18T10:21:00Z"/>
                <w:rFonts w:ascii="Times New Roman" w:eastAsia="仿宋_GB2312" w:hAnsi="Times New Roman" w:cs="Times New Roman"/>
                <w:sz w:val="18"/>
                <w:szCs w:val="18"/>
              </w:rPr>
            </w:pPr>
            <w:del w:id="12625" w:author="Xuning Wei12232" w:date="2026-10-18T10:21:00Z">
              <w:r>
                <w:rPr>
                  <w:rFonts w:ascii="Times New Roman" w:eastAsia="仿宋_GB2312" w:hAnsi="Times New Roman" w:cs="Times New Roman"/>
                  <w:sz w:val="18"/>
                  <w:szCs w:val="18"/>
                </w:rPr>
                <w:delText>Purity and related impurities by UHPLC</w:delText>
              </w:r>
            </w:del>
          </w:p>
        </w:tc>
        <w:tc>
          <w:tcPr>
            <w:tcW w:w="2835" w:type="dxa"/>
            <w:vMerge w:val="restart"/>
            <w:vAlign w:val="center"/>
          </w:tcPr>
          <w:p w14:paraId="323525CE" w14:textId="77777777" w:rsidR="007617DE" w:rsidRDefault="00AE300B">
            <w:pPr>
              <w:jc w:val="center"/>
              <w:rPr>
                <w:del w:id="12626" w:author="Xuning Wei12232" w:date="2026-10-18T10:21:00Z"/>
                <w:rFonts w:ascii="Times New Roman" w:eastAsia="仿宋_GB2312" w:hAnsi="Times New Roman" w:cs="Times New Roman"/>
                <w:sz w:val="18"/>
                <w:szCs w:val="18"/>
              </w:rPr>
            </w:pPr>
            <w:del w:id="12627" w:author="Xuning Wei12232" w:date="2026-10-18T10:21:00Z">
              <w:r>
                <w:rPr>
                  <w:rFonts w:ascii="Times New Roman" w:eastAsia="仿宋_GB2312" w:hAnsi="Times New Roman" w:cs="Times New Roman"/>
                  <w:sz w:val="18"/>
                  <w:szCs w:val="18"/>
                </w:rPr>
                <w:delText>AM-140020-001</w:delText>
              </w:r>
            </w:del>
          </w:p>
        </w:tc>
        <w:tc>
          <w:tcPr>
            <w:tcW w:w="3543" w:type="dxa"/>
            <w:gridSpan w:val="2"/>
            <w:vAlign w:val="center"/>
          </w:tcPr>
          <w:p w14:paraId="3BF82F98" w14:textId="77777777" w:rsidR="007617DE" w:rsidRDefault="00AE300B">
            <w:pPr>
              <w:jc w:val="center"/>
              <w:rPr>
                <w:del w:id="12628" w:author="Xuning Wei12232" w:date="2026-10-18T10:21:00Z"/>
                <w:rFonts w:ascii="Times New Roman" w:eastAsia="仿宋_GB2312" w:hAnsi="Times New Roman" w:cs="Times New Roman"/>
                <w:sz w:val="18"/>
                <w:szCs w:val="18"/>
              </w:rPr>
            </w:pPr>
            <w:del w:id="12629" w:author="Xuning Wei12232" w:date="2026-10-18T10:21:00Z">
              <w:r>
                <w:rPr>
                  <w:rFonts w:ascii="Times New Roman" w:eastAsia="仿宋_GB2312" w:hAnsi="Times New Roman" w:cs="Times New Roman"/>
                  <w:sz w:val="18"/>
                  <w:szCs w:val="18"/>
                </w:rPr>
                <w:delText>Purity</w:delText>
              </w:r>
            </w:del>
          </w:p>
        </w:tc>
        <w:tc>
          <w:tcPr>
            <w:tcW w:w="1560" w:type="dxa"/>
            <w:vAlign w:val="center"/>
          </w:tcPr>
          <w:p w14:paraId="3B46B94E" w14:textId="77777777" w:rsidR="007617DE" w:rsidRDefault="00AE300B">
            <w:pPr>
              <w:jc w:val="center"/>
              <w:rPr>
                <w:del w:id="12630" w:author="Xuning Wei12232" w:date="2026-10-18T10:21:00Z"/>
                <w:rFonts w:ascii="Times New Roman" w:eastAsia="仿宋_GB2312" w:hAnsi="Times New Roman" w:cs="Times New Roman"/>
                <w:sz w:val="18"/>
                <w:szCs w:val="18"/>
              </w:rPr>
            </w:pPr>
            <w:del w:id="12631" w:author="Xuning Wei12232" w:date="2026-10-18T10:21:00Z">
              <w:r>
                <w:rPr>
                  <w:rFonts w:ascii="Times New Roman" w:eastAsia="Calibri" w:hAnsi="Times New Roman" w:cs="Times New Roman" w:hint="eastAsia"/>
                  <w:kern w:val="24"/>
                  <w:sz w:val="18"/>
                  <w:szCs w:val="18"/>
                </w:rPr>
                <w:delText>≥</w:delText>
              </w:r>
              <w:r>
                <w:rPr>
                  <w:rFonts w:ascii="Times New Roman" w:eastAsia="Calibri" w:hAnsi="Times New Roman" w:cs="Times New Roman"/>
                  <w:kern w:val="24"/>
                  <w:sz w:val="18"/>
                  <w:szCs w:val="18"/>
                </w:rPr>
                <w:delText xml:space="preserve"> 90.0%</w:delText>
              </w:r>
            </w:del>
          </w:p>
        </w:tc>
        <w:tc>
          <w:tcPr>
            <w:tcW w:w="1842" w:type="dxa"/>
            <w:vAlign w:val="center"/>
          </w:tcPr>
          <w:p w14:paraId="233FAC12" w14:textId="77777777" w:rsidR="007617DE" w:rsidRDefault="00AE300B">
            <w:pPr>
              <w:jc w:val="center"/>
              <w:rPr>
                <w:del w:id="12632" w:author="Xuning Wei12232" w:date="2026-10-18T10:21:00Z"/>
                <w:rFonts w:ascii="Times New Roman" w:eastAsia="仿宋_GB2312" w:hAnsi="Times New Roman" w:cs="Times New Roman"/>
                <w:sz w:val="18"/>
                <w:szCs w:val="18"/>
              </w:rPr>
            </w:pPr>
            <w:del w:id="12633"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5CB8F3FF" w14:textId="77777777" w:rsidR="007617DE" w:rsidRDefault="00AE300B">
            <w:pPr>
              <w:jc w:val="center"/>
              <w:rPr>
                <w:del w:id="12634" w:author="Xuning Wei12232" w:date="2026-10-18T10:21:00Z"/>
                <w:rStyle w:val="normaltextrun"/>
                <w:rFonts w:ascii="Times New Roman" w:hAnsi="Times New Roman" w:cs="Times New Roman"/>
                <w:sz w:val="18"/>
                <w:szCs w:val="18"/>
              </w:rPr>
            </w:pPr>
            <w:del w:id="12635"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2317F60C" w14:textId="77777777">
        <w:trPr>
          <w:trHeight w:val="397"/>
          <w:jc w:val="center"/>
          <w:del w:id="12636" w:author="Xuning Wei12232" w:date="2026-10-18T10:21:00Z"/>
        </w:trPr>
        <w:tc>
          <w:tcPr>
            <w:tcW w:w="1403" w:type="dxa"/>
            <w:vMerge/>
            <w:vAlign w:val="center"/>
          </w:tcPr>
          <w:p w14:paraId="38DA3BC6" w14:textId="77777777" w:rsidR="007617DE" w:rsidRDefault="007617DE">
            <w:pPr>
              <w:jc w:val="center"/>
              <w:rPr>
                <w:del w:id="12637" w:author="Xuning Wei12232" w:date="2026-10-18T10:21:00Z"/>
                <w:rFonts w:ascii="Times New Roman" w:eastAsia="仿宋_GB2312" w:hAnsi="Times New Roman" w:cs="Times New Roman"/>
                <w:sz w:val="18"/>
                <w:szCs w:val="18"/>
              </w:rPr>
            </w:pPr>
          </w:p>
        </w:tc>
        <w:tc>
          <w:tcPr>
            <w:tcW w:w="1853" w:type="dxa"/>
            <w:vMerge/>
            <w:vAlign w:val="center"/>
          </w:tcPr>
          <w:p w14:paraId="2733F658" w14:textId="77777777" w:rsidR="007617DE" w:rsidRDefault="007617DE">
            <w:pPr>
              <w:jc w:val="center"/>
              <w:rPr>
                <w:del w:id="12638" w:author="Xuning Wei12232" w:date="2026-10-18T10:21:00Z"/>
                <w:rFonts w:ascii="Times New Roman" w:eastAsia="仿宋_GB2312" w:hAnsi="Times New Roman" w:cs="Times New Roman"/>
                <w:i/>
                <w:sz w:val="18"/>
                <w:szCs w:val="18"/>
              </w:rPr>
            </w:pPr>
          </w:p>
        </w:tc>
        <w:tc>
          <w:tcPr>
            <w:tcW w:w="2835" w:type="dxa"/>
            <w:vMerge/>
            <w:vAlign w:val="center"/>
          </w:tcPr>
          <w:p w14:paraId="0F7E5887" w14:textId="77777777" w:rsidR="007617DE" w:rsidRDefault="007617DE">
            <w:pPr>
              <w:jc w:val="center"/>
              <w:rPr>
                <w:del w:id="12639" w:author="Xuning Wei12232" w:date="2026-10-18T10:21:00Z"/>
                <w:rFonts w:ascii="Times New Roman" w:eastAsia="仿宋_GB2312" w:hAnsi="Times New Roman" w:cs="Times New Roman"/>
                <w:sz w:val="18"/>
                <w:szCs w:val="18"/>
              </w:rPr>
            </w:pPr>
          </w:p>
        </w:tc>
        <w:tc>
          <w:tcPr>
            <w:tcW w:w="1701" w:type="dxa"/>
            <w:vMerge w:val="restart"/>
            <w:vAlign w:val="center"/>
          </w:tcPr>
          <w:p w14:paraId="7D16DC40" w14:textId="77777777" w:rsidR="007617DE" w:rsidRDefault="00AE300B">
            <w:pPr>
              <w:jc w:val="center"/>
              <w:rPr>
                <w:del w:id="12640" w:author="Xuning Wei12232" w:date="2026-10-18T10:21:00Z"/>
                <w:rFonts w:ascii="Times New Roman" w:eastAsia="仿宋_GB2312" w:hAnsi="Times New Roman" w:cs="Times New Roman"/>
                <w:b/>
                <w:sz w:val="18"/>
                <w:szCs w:val="18"/>
              </w:rPr>
            </w:pPr>
            <w:del w:id="12641" w:author="Xuning Wei12232" w:date="2026-10-18T10:21:00Z">
              <w:r>
                <w:rPr>
                  <w:rFonts w:ascii="Times New Roman" w:eastAsia="仿宋_GB2312" w:hAnsi="Times New Roman" w:cs="Times New Roman"/>
                  <w:b/>
                  <w:sz w:val="18"/>
                  <w:szCs w:val="18"/>
                </w:rPr>
                <w:delText>Individual specified impurities</w:delText>
              </w:r>
            </w:del>
          </w:p>
        </w:tc>
        <w:tc>
          <w:tcPr>
            <w:tcW w:w="1842" w:type="dxa"/>
            <w:vAlign w:val="center"/>
          </w:tcPr>
          <w:p w14:paraId="710C7FB4" w14:textId="77777777" w:rsidR="007617DE" w:rsidRDefault="00AE300B">
            <w:pPr>
              <w:jc w:val="center"/>
              <w:rPr>
                <w:del w:id="12642" w:author="Xuning Wei12232" w:date="2026-10-18T10:21:00Z"/>
                <w:rFonts w:ascii="Times New Roman" w:eastAsia="仿宋_GB2312" w:hAnsi="Times New Roman" w:cs="Times New Roman"/>
                <w:b/>
                <w:sz w:val="18"/>
                <w:szCs w:val="18"/>
              </w:rPr>
            </w:pPr>
            <w:del w:id="12643" w:author="Xuning Wei12232" w:date="2026-10-18T10:21:00Z">
              <w:r>
                <w:rPr>
                  <w:rFonts w:ascii="Times New Roman" w:eastAsia="仿宋_GB2312" w:hAnsi="Times New Roman" w:cs="Times New Roman"/>
                  <w:b/>
                  <w:sz w:val="18"/>
                  <w:szCs w:val="18"/>
                </w:rPr>
                <w:delText>ASYM-153207 (L2 endo-Gly24)</w:delText>
              </w:r>
            </w:del>
          </w:p>
        </w:tc>
        <w:tc>
          <w:tcPr>
            <w:tcW w:w="1560" w:type="dxa"/>
            <w:vAlign w:val="center"/>
          </w:tcPr>
          <w:p w14:paraId="078C115C" w14:textId="77777777" w:rsidR="007617DE" w:rsidRDefault="00AE300B">
            <w:pPr>
              <w:jc w:val="center"/>
              <w:rPr>
                <w:del w:id="12644" w:author="Xuning Wei12232" w:date="2026-10-18T10:21:00Z"/>
                <w:rFonts w:ascii="Times New Roman" w:eastAsia="仿宋_GB2312" w:hAnsi="Times New Roman" w:cs="Times New Roman"/>
                <w:b/>
                <w:sz w:val="18"/>
                <w:szCs w:val="18"/>
              </w:rPr>
            </w:pPr>
            <w:del w:id="12645" w:author="Xuning Wei12232" w:date="2026-10-18T10:21:00Z">
              <w:r>
                <w:rPr>
                  <w:rFonts w:ascii="Times New Roman" w:eastAsia="仿宋_GB2312" w:hAnsi="Times New Roman" w:cs="Times New Roman" w:hint="eastAsia"/>
                  <w:b/>
                  <w:sz w:val="18"/>
                  <w:szCs w:val="18"/>
                </w:rPr>
                <w:delText>≤</w:delText>
              </w:r>
              <w:r>
                <w:rPr>
                  <w:rFonts w:ascii="Times New Roman" w:eastAsia="仿宋_GB2312" w:hAnsi="Times New Roman" w:cs="Times New Roman"/>
                  <w:b/>
                  <w:sz w:val="18"/>
                  <w:szCs w:val="18"/>
                </w:rPr>
                <w:delText xml:space="preserve"> 0.50%</w:delText>
              </w:r>
            </w:del>
          </w:p>
        </w:tc>
        <w:tc>
          <w:tcPr>
            <w:tcW w:w="1842" w:type="dxa"/>
            <w:vAlign w:val="center"/>
          </w:tcPr>
          <w:p w14:paraId="2382985E" w14:textId="77777777" w:rsidR="007617DE" w:rsidRDefault="00AE300B">
            <w:pPr>
              <w:jc w:val="center"/>
              <w:rPr>
                <w:del w:id="12646" w:author="Xuning Wei12232" w:date="2026-10-18T10:21:00Z"/>
                <w:rFonts w:ascii="Times New Roman" w:eastAsia="仿宋_GB2312" w:hAnsi="Times New Roman" w:cs="Times New Roman"/>
                <w:sz w:val="18"/>
                <w:szCs w:val="18"/>
              </w:rPr>
            </w:pPr>
            <w:del w:id="12647"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641C0C7D" w14:textId="77777777" w:rsidR="007617DE" w:rsidRDefault="00AE300B">
            <w:pPr>
              <w:jc w:val="center"/>
              <w:rPr>
                <w:del w:id="12648" w:author="Xuning Wei12232" w:date="2026-10-18T10:21:00Z"/>
                <w:rFonts w:ascii="Times New Roman" w:eastAsia="仿宋_GB2312" w:hAnsi="Times New Roman" w:cs="Times New Roman"/>
                <w:sz w:val="18"/>
                <w:szCs w:val="18"/>
              </w:rPr>
            </w:pPr>
            <w:del w:id="12649"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0CC03F5B" w14:textId="77777777">
        <w:trPr>
          <w:trHeight w:val="397"/>
          <w:jc w:val="center"/>
          <w:del w:id="12650" w:author="Xuning Wei12232" w:date="2026-10-18T10:21:00Z"/>
        </w:trPr>
        <w:tc>
          <w:tcPr>
            <w:tcW w:w="1403" w:type="dxa"/>
            <w:vMerge/>
            <w:vAlign w:val="center"/>
          </w:tcPr>
          <w:p w14:paraId="6946EDA5" w14:textId="77777777" w:rsidR="007617DE" w:rsidRDefault="007617DE">
            <w:pPr>
              <w:jc w:val="center"/>
              <w:rPr>
                <w:del w:id="12651" w:author="Xuning Wei12232" w:date="2026-10-18T10:21:00Z"/>
                <w:rFonts w:ascii="Times New Roman" w:eastAsia="仿宋_GB2312" w:hAnsi="Times New Roman" w:cs="Times New Roman"/>
                <w:sz w:val="18"/>
                <w:szCs w:val="18"/>
              </w:rPr>
            </w:pPr>
          </w:p>
        </w:tc>
        <w:tc>
          <w:tcPr>
            <w:tcW w:w="1853" w:type="dxa"/>
            <w:vMerge/>
            <w:vAlign w:val="center"/>
          </w:tcPr>
          <w:p w14:paraId="6117B120" w14:textId="77777777" w:rsidR="007617DE" w:rsidRDefault="007617DE">
            <w:pPr>
              <w:jc w:val="center"/>
              <w:rPr>
                <w:del w:id="12652" w:author="Xuning Wei12232" w:date="2026-10-18T10:21:00Z"/>
                <w:rFonts w:ascii="Times New Roman" w:eastAsia="仿宋_GB2312" w:hAnsi="Times New Roman" w:cs="Times New Roman"/>
                <w:i/>
                <w:sz w:val="18"/>
                <w:szCs w:val="18"/>
              </w:rPr>
            </w:pPr>
          </w:p>
        </w:tc>
        <w:tc>
          <w:tcPr>
            <w:tcW w:w="2835" w:type="dxa"/>
            <w:vMerge/>
            <w:vAlign w:val="center"/>
          </w:tcPr>
          <w:p w14:paraId="64F2FED3" w14:textId="77777777" w:rsidR="007617DE" w:rsidRDefault="007617DE">
            <w:pPr>
              <w:jc w:val="center"/>
              <w:rPr>
                <w:del w:id="12653" w:author="Xuning Wei12232" w:date="2026-10-18T10:21:00Z"/>
                <w:rFonts w:ascii="Times New Roman" w:eastAsia="仿宋_GB2312" w:hAnsi="Times New Roman" w:cs="Times New Roman"/>
                <w:sz w:val="18"/>
                <w:szCs w:val="18"/>
              </w:rPr>
            </w:pPr>
          </w:p>
        </w:tc>
        <w:tc>
          <w:tcPr>
            <w:tcW w:w="1701" w:type="dxa"/>
            <w:vMerge/>
            <w:vAlign w:val="center"/>
          </w:tcPr>
          <w:p w14:paraId="5926DB90" w14:textId="77777777" w:rsidR="007617DE" w:rsidRDefault="007617DE">
            <w:pPr>
              <w:jc w:val="center"/>
              <w:rPr>
                <w:del w:id="12654" w:author="Xuning Wei12232" w:date="2026-10-18T10:21:00Z"/>
                <w:rFonts w:ascii="Times New Roman" w:eastAsia="仿宋_GB2312" w:hAnsi="Times New Roman" w:cs="Times New Roman"/>
                <w:b/>
                <w:sz w:val="18"/>
                <w:szCs w:val="18"/>
              </w:rPr>
            </w:pPr>
          </w:p>
        </w:tc>
        <w:tc>
          <w:tcPr>
            <w:tcW w:w="1842" w:type="dxa"/>
            <w:vAlign w:val="center"/>
          </w:tcPr>
          <w:p w14:paraId="42C20744" w14:textId="77777777" w:rsidR="007617DE" w:rsidRDefault="00AE300B">
            <w:pPr>
              <w:jc w:val="center"/>
              <w:rPr>
                <w:del w:id="12655" w:author="Xuning Wei12232" w:date="2026-10-18T10:21:00Z"/>
                <w:rFonts w:ascii="Times New Roman" w:eastAsia="仿宋_GB2312" w:hAnsi="Times New Roman" w:cs="Times New Roman"/>
                <w:b/>
                <w:sz w:val="18"/>
                <w:szCs w:val="18"/>
                <w:lang w:val="de-DE"/>
              </w:rPr>
            </w:pPr>
            <w:del w:id="12656" w:author="Xuning Wei12232" w:date="2026-10-18T10:21:00Z">
              <w:r>
                <w:rPr>
                  <w:rFonts w:ascii="Times New Roman" w:eastAsia="仿宋_GB2312" w:hAnsi="Times New Roman" w:cs="Times New Roman"/>
                  <w:b/>
                  <w:sz w:val="18"/>
                  <w:szCs w:val="18"/>
                  <w:lang w:val="de-DE"/>
                </w:rPr>
                <w:delText>ASYM-152486 (L2 des-(Asn21-NMeAsn22))</w:delText>
              </w:r>
            </w:del>
          </w:p>
        </w:tc>
        <w:tc>
          <w:tcPr>
            <w:tcW w:w="1560" w:type="dxa"/>
            <w:vAlign w:val="center"/>
          </w:tcPr>
          <w:p w14:paraId="289DA162" w14:textId="77777777" w:rsidR="007617DE" w:rsidRDefault="00AE300B">
            <w:pPr>
              <w:jc w:val="center"/>
              <w:rPr>
                <w:del w:id="12657" w:author="Xuning Wei12232" w:date="2026-10-18T10:21:00Z"/>
                <w:rFonts w:ascii="Times New Roman" w:eastAsia="仿宋_GB2312" w:hAnsi="Times New Roman" w:cs="Times New Roman"/>
                <w:b/>
                <w:sz w:val="18"/>
                <w:szCs w:val="18"/>
              </w:rPr>
            </w:pPr>
            <w:del w:id="12658" w:author="Xuning Wei12232" w:date="2026-10-18T10:21:00Z">
              <w:r>
                <w:rPr>
                  <w:rFonts w:ascii="Times New Roman" w:eastAsia="仿宋_GB2312" w:hAnsi="Times New Roman" w:cs="Times New Roman" w:hint="eastAsia"/>
                  <w:b/>
                  <w:sz w:val="18"/>
                  <w:szCs w:val="18"/>
                </w:rPr>
                <w:delText>≤</w:delText>
              </w:r>
              <w:r>
                <w:rPr>
                  <w:rFonts w:ascii="Times New Roman" w:eastAsia="仿宋_GB2312" w:hAnsi="Times New Roman" w:cs="Times New Roman"/>
                  <w:b/>
                  <w:sz w:val="18"/>
                  <w:szCs w:val="18"/>
                </w:rPr>
                <w:delText xml:space="preserve"> 2.0%</w:delText>
              </w:r>
            </w:del>
          </w:p>
        </w:tc>
        <w:tc>
          <w:tcPr>
            <w:tcW w:w="1842" w:type="dxa"/>
            <w:vAlign w:val="center"/>
          </w:tcPr>
          <w:p w14:paraId="4244F2BC" w14:textId="77777777" w:rsidR="007617DE" w:rsidRDefault="00AE300B">
            <w:pPr>
              <w:jc w:val="center"/>
              <w:rPr>
                <w:del w:id="12659" w:author="Xuning Wei12232" w:date="2026-10-18T10:21:00Z"/>
                <w:rFonts w:ascii="Times New Roman" w:eastAsia="仿宋_GB2312" w:hAnsi="Times New Roman" w:cs="Times New Roman"/>
                <w:sz w:val="18"/>
                <w:szCs w:val="18"/>
              </w:rPr>
            </w:pPr>
            <w:del w:id="12660"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6A20F0BC" w14:textId="77777777" w:rsidR="007617DE" w:rsidRDefault="00AE300B">
            <w:pPr>
              <w:jc w:val="center"/>
              <w:rPr>
                <w:del w:id="12661" w:author="Xuning Wei12232" w:date="2026-10-18T10:21:00Z"/>
                <w:rFonts w:ascii="Times New Roman" w:eastAsia="仿宋_GB2312" w:hAnsi="Times New Roman" w:cs="Times New Roman"/>
                <w:sz w:val="18"/>
                <w:szCs w:val="18"/>
              </w:rPr>
            </w:pPr>
            <w:del w:id="12662"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6467C191" w14:textId="77777777">
        <w:trPr>
          <w:trHeight w:val="397"/>
          <w:jc w:val="center"/>
          <w:del w:id="12663" w:author="Xuning Wei12232" w:date="2026-10-18T10:21:00Z"/>
        </w:trPr>
        <w:tc>
          <w:tcPr>
            <w:tcW w:w="1403" w:type="dxa"/>
            <w:vMerge/>
            <w:vAlign w:val="center"/>
          </w:tcPr>
          <w:p w14:paraId="464B3E7B" w14:textId="77777777" w:rsidR="007617DE" w:rsidRDefault="007617DE">
            <w:pPr>
              <w:jc w:val="center"/>
              <w:rPr>
                <w:del w:id="12664" w:author="Xuning Wei12232" w:date="2026-10-18T10:21:00Z"/>
                <w:rFonts w:ascii="Times New Roman" w:eastAsia="仿宋_GB2312" w:hAnsi="Times New Roman" w:cs="Times New Roman"/>
                <w:sz w:val="18"/>
                <w:szCs w:val="18"/>
              </w:rPr>
            </w:pPr>
          </w:p>
        </w:tc>
        <w:tc>
          <w:tcPr>
            <w:tcW w:w="1853" w:type="dxa"/>
            <w:vMerge/>
            <w:vAlign w:val="center"/>
          </w:tcPr>
          <w:p w14:paraId="4FA8C5E8" w14:textId="77777777" w:rsidR="007617DE" w:rsidRDefault="007617DE">
            <w:pPr>
              <w:jc w:val="center"/>
              <w:rPr>
                <w:del w:id="12665" w:author="Xuning Wei12232" w:date="2026-10-18T10:21:00Z"/>
                <w:rFonts w:ascii="Times New Roman" w:eastAsia="仿宋_GB2312" w:hAnsi="Times New Roman" w:cs="Times New Roman"/>
                <w:i/>
                <w:sz w:val="18"/>
                <w:szCs w:val="18"/>
              </w:rPr>
            </w:pPr>
          </w:p>
        </w:tc>
        <w:tc>
          <w:tcPr>
            <w:tcW w:w="2835" w:type="dxa"/>
            <w:vMerge/>
            <w:vAlign w:val="center"/>
          </w:tcPr>
          <w:p w14:paraId="18BD2B3A" w14:textId="77777777" w:rsidR="007617DE" w:rsidRDefault="007617DE">
            <w:pPr>
              <w:jc w:val="center"/>
              <w:rPr>
                <w:del w:id="12666" w:author="Xuning Wei12232" w:date="2026-10-18T10:21:00Z"/>
                <w:rFonts w:ascii="Times New Roman" w:eastAsia="仿宋_GB2312" w:hAnsi="Times New Roman" w:cs="Times New Roman"/>
                <w:sz w:val="18"/>
                <w:szCs w:val="18"/>
              </w:rPr>
            </w:pPr>
          </w:p>
        </w:tc>
        <w:tc>
          <w:tcPr>
            <w:tcW w:w="3543" w:type="dxa"/>
            <w:gridSpan w:val="2"/>
            <w:vAlign w:val="center"/>
          </w:tcPr>
          <w:p w14:paraId="2C3010A9" w14:textId="77777777" w:rsidR="007617DE" w:rsidRDefault="00AE300B">
            <w:pPr>
              <w:jc w:val="center"/>
              <w:rPr>
                <w:del w:id="12667" w:author="Xuning Wei12232" w:date="2026-10-18T10:21:00Z"/>
                <w:rFonts w:ascii="Times New Roman" w:eastAsia="仿宋_GB2312" w:hAnsi="Times New Roman" w:cs="Times New Roman"/>
                <w:sz w:val="18"/>
                <w:szCs w:val="18"/>
              </w:rPr>
            </w:pPr>
            <w:del w:id="12668" w:author="Xuning Wei12232" w:date="2026-10-18T10:21:00Z">
              <w:r>
                <w:rPr>
                  <w:rFonts w:ascii="Times New Roman" w:eastAsiaTheme="minorEastAsia" w:hAnsi="Times New Roman" w:cs="Times New Roman"/>
                  <w:kern w:val="24"/>
                  <w:sz w:val="18"/>
                  <w:szCs w:val="18"/>
                </w:rPr>
                <w:delText>Total</w:delText>
              </w:r>
              <w:r>
                <w:rPr>
                  <w:rFonts w:ascii="Times New Roman" w:eastAsia="Calibri" w:hAnsi="Times New Roman" w:cs="Times New Roman"/>
                  <w:kern w:val="24"/>
                  <w:sz w:val="18"/>
                  <w:szCs w:val="18"/>
                </w:rPr>
                <w:delText xml:space="preserve"> impurities</w:delText>
              </w:r>
            </w:del>
          </w:p>
        </w:tc>
        <w:tc>
          <w:tcPr>
            <w:tcW w:w="1560" w:type="dxa"/>
            <w:vAlign w:val="center"/>
          </w:tcPr>
          <w:p w14:paraId="4AFBECE6" w14:textId="77777777" w:rsidR="007617DE" w:rsidRDefault="00AE300B">
            <w:pPr>
              <w:jc w:val="center"/>
              <w:rPr>
                <w:del w:id="12669" w:author="Xuning Wei12232" w:date="2026-10-18T10:21:00Z"/>
                <w:rFonts w:ascii="Times New Roman" w:eastAsia="仿宋_GB2312" w:hAnsi="Times New Roman" w:cs="Times New Roman"/>
                <w:sz w:val="18"/>
                <w:szCs w:val="18"/>
              </w:rPr>
            </w:pPr>
            <w:del w:id="12670" w:author="Xuning Wei12232" w:date="2026-10-18T10:21:00Z">
              <w:r>
                <w:rPr>
                  <w:rFonts w:ascii="Times New Roman" w:eastAsiaTheme="minorEastAsia" w:hAnsi="Times New Roman" w:cs="Times New Roman" w:hint="eastAsia"/>
                  <w:kern w:val="24"/>
                  <w:sz w:val="18"/>
                  <w:szCs w:val="18"/>
                </w:rPr>
                <w:delText>≤</w:delText>
              </w:r>
              <w:r>
                <w:rPr>
                  <w:rFonts w:ascii="Times New Roman" w:eastAsiaTheme="minorEastAsia" w:hAnsi="Times New Roman" w:cs="Times New Roman"/>
                  <w:kern w:val="24"/>
                  <w:sz w:val="18"/>
                  <w:szCs w:val="18"/>
                </w:rPr>
                <w:delText xml:space="preserve"> 10.0%</w:delText>
              </w:r>
            </w:del>
          </w:p>
        </w:tc>
        <w:tc>
          <w:tcPr>
            <w:tcW w:w="1842" w:type="dxa"/>
            <w:vAlign w:val="center"/>
          </w:tcPr>
          <w:p w14:paraId="3DBC14AA" w14:textId="77777777" w:rsidR="007617DE" w:rsidRDefault="00AE300B">
            <w:pPr>
              <w:jc w:val="center"/>
              <w:rPr>
                <w:del w:id="12671" w:author="Xuning Wei12232" w:date="2026-10-18T10:21:00Z"/>
                <w:rFonts w:ascii="Times New Roman" w:eastAsia="仿宋_GB2312" w:hAnsi="Times New Roman" w:cs="Times New Roman"/>
                <w:sz w:val="18"/>
                <w:szCs w:val="18"/>
              </w:rPr>
            </w:pPr>
            <w:del w:id="12672"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737180D1" w14:textId="77777777" w:rsidR="007617DE" w:rsidRDefault="00AE300B">
            <w:pPr>
              <w:jc w:val="center"/>
              <w:rPr>
                <w:del w:id="12673" w:author="Xuning Wei12232" w:date="2026-10-18T10:21:00Z"/>
                <w:rFonts w:ascii="Times New Roman" w:eastAsia="仿宋_GB2312" w:hAnsi="Times New Roman" w:cs="Times New Roman"/>
                <w:sz w:val="18"/>
                <w:szCs w:val="18"/>
              </w:rPr>
            </w:pPr>
            <w:del w:id="12674"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57D44184" w14:textId="77777777">
        <w:trPr>
          <w:trHeight w:val="397"/>
          <w:jc w:val="center"/>
          <w:del w:id="12675" w:author="Xuning Wei12232" w:date="2026-10-18T10:21:00Z"/>
        </w:trPr>
        <w:tc>
          <w:tcPr>
            <w:tcW w:w="1403" w:type="dxa"/>
            <w:vMerge/>
            <w:vAlign w:val="center"/>
          </w:tcPr>
          <w:p w14:paraId="7B79CA63" w14:textId="77777777" w:rsidR="007617DE" w:rsidRDefault="007617DE">
            <w:pPr>
              <w:jc w:val="center"/>
              <w:rPr>
                <w:del w:id="12676" w:author="Xuning Wei12232" w:date="2026-10-18T10:21:00Z"/>
                <w:rFonts w:ascii="Times New Roman" w:eastAsia="仿宋_GB2312" w:hAnsi="Times New Roman" w:cs="Times New Roman"/>
                <w:sz w:val="18"/>
                <w:szCs w:val="18"/>
              </w:rPr>
            </w:pPr>
          </w:p>
        </w:tc>
        <w:tc>
          <w:tcPr>
            <w:tcW w:w="1853" w:type="dxa"/>
            <w:vMerge/>
            <w:vAlign w:val="center"/>
          </w:tcPr>
          <w:p w14:paraId="0A563BB1" w14:textId="77777777" w:rsidR="007617DE" w:rsidRDefault="007617DE">
            <w:pPr>
              <w:jc w:val="center"/>
              <w:rPr>
                <w:del w:id="12677" w:author="Xuning Wei12232" w:date="2026-10-18T10:21:00Z"/>
                <w:rFonts w:ascii="Times New Roman" w:eastAsia="仿宋_GB2312" w:hAnsi="Times New Roman" w:cs="Times New Roman"/>
                <w:i/>
                <w:sz w:val="18"/>
                <w:szCs w:val="18"/>
              </w:rPr>
            </w:pPr>
          </w:p>
        </w:tc>
        <w:tc>
          <w:tcPr>
            <w:tcW w:w="2835" w:type="dxa"/>
            <w:vMerge/>
            <w:vAlign w:val="center"/>
          </w:tcPr>
          <w:p w14:paraId="293CB55E" w14:textId="77777777" w:rsidR="007617DE" w:rsidRDefault="007617DE">
            <w:pPr>
              <w:jc w:val="center"/>
              <w:rPr>
                <w:del w:id="12678" w:author="Xuning Wei12232" w:date="2026-10-18T10:21:00Z"/>
                <w:rFonts w:ascii="Times New Roman" w:eastAsia="仿宋_GB2312" w:hAnsi="Times New Roman" w:cs="Times New Roman"/>
                <w:sz w:val="18"/>
                <w:szCs w:val="18"/>
              </w:rPr>
            </w:pPr>
          </w:p>
        </w:tc>
        <w:tc>
          <w:tcPr>
            <w:tcW w:w="3543" w:type="dxa"/>
            <w:gridSpan w:val="2"/>
            <w:vAlign w:val="center"/>
          </w:tcPr>
          <w:p w14:paraId="1906963E" w14:textId="77777777" w:rsidR="007617DE" w:rsidRDefault="00AE300B">
            <w:pPr>
              <w:jc w:val="center"/>
              <w:rPr>
                <w:del w:id="12679" w:author="Xuning Wei12232" w:date="2026-10-18T10:21:00Z"/>
                <w:rFonts w:ascii="Times New Roman" w:eastAsia="仿宋_GB2312" w:hAnsi="Times New Roman" w:cs="Times New Roman"/>
                <w:sz w:val="18"/>
                <w:szCs w:val="18"/>
              </w:rPr>
            </w:pPr>
            <w:del w:id="12680" w:author="Xuning Wei12232" w:date="2026-10-18T10:21:00Z">
              <w:r>
                <w:rPr>
                  <w:rFonts w:ascii="Times New Roman" w:eastAsia="仿宋_GB2312" w:hAnsi="Times New Roman" w:cs="Times New Roman"/>
                  <w:sz w:val="18"/>
                  <w:szCs w:val="18"/>
                </w:rPr>
                <w:delText>Any individual impurities</w:delText>
              </w:r>
            </w:del>
          </w:p>
        </w:tc>
        <w:tc>
          <w:tcPr>
            <w:tcW w:w="1560" w:type="dxa"/>
            <w:vAlign w:val="center"/>
          </w:tcPr>
          <w:p w14:paraId="2CBE79C1" w14:textId="77777777" w:rsidR="007617DE" w:rsidRDefault="00AE300B">
            <w:pPr>
              <w:jc w:val="center"/>
              <w:rPr>
                <w:del w:id="12681" w:author="Xuning Wei12232" w:date="2026-10-18T10:21:00Z"/>
                <w:rFonts w:ascii="Times New Roman" w:eastAsia="仿宋_GB2312" w:hAnsi="Times New Roman" w:cs="Times New Roman"/>
                <w:b/>
                <w:sz w:val="18"/>
                <w:szCs w:val="18"/>
              </w:rPr>
            </w:pPr>
            <w:del w:id="12682" w:author="Xuning Wei12232" w:date="2026-10-18T10:21:00Z">
              <w:r>
                <w:rPr>
                  <w:rFonts w:ascii="Times New Roman" w:eastAsiaTheme="minorEastAsia" w:hAnsi="Times New Roman" w:cs="Times New Roman" w:hint="eastAsia"/>
                  <w:b/>
                  <w:kern w:val="24"/>
                  <w:sz w:val="18"/>
                  <w:szCs w:val="18"/>
                </w:rPr>
                <w:delText>≤</w:delText>
              </w:r>
              <w:r>
                <w:rPr>
                  <w:rFonts w:ascii="Times New Roman" w:eastAsiaTheme="minorEastAsia" w:hAnsi="Times New Roman" w:cs="Times New Roman"/>
                  <w:b/>
                  <w:kern w:val="24"/>
                  <w:sz w:val="18"/>
                  <w:szCs w:val="18"/>
                </w:rPr>
                <w:delText xml:space="preserve"> 0.5%</w:delText>
              </w:r>
            </w:del>
          </w:p>
        </w:tc>
        <w:tc>
          <w:tcPr>
            <w:tcW w:w="1842" w:type="dxa"/>
            <w:vAlign w:val="center"/>
          </w:tcPr>
          <w:p w14:paraId="2251A18E" w14:textId="77777777" w:rsidR="007617DE" w:rsidRDefault="00AE300B">
            <w:pPr>
              <w:jc w:val="center"/>
              <w:rPr>
                <w:del w:id="12683" w:author="Xuning Wei12232" w:date="2026-10-18T10:21:00Z"/>
                <w:rFonts w:ascii="Times New Roman" w:eastAsia="仿宋_GB2312" w:hAnsi="Times New Roman" w:cs="Times New Roman"/>
                <w:sz w:val="18"/>
                <w:szCs w:val="18"/>
              </w:rPr>
            </w:pPr>
            <w:del w:id="12684"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30AF8028" w14:textId="77777777" w:rsidR="007617DE" w:rsidRDefault="00AE300B">
            <w:pPr>
              <w:jc w:val="center"/>
              <w:rPr>
                <w:del w:id="12685" w:author="Xuning Wei12232" w:date="2026-10-18T10:21:00Z"/>
                <w:rFonts w:ascii="Times New Roman" w:eastAsia="仿宋_GB2312" w:hAnsi="Times New Roman" w:cs="Times New Roman"/>
                <w:sz w:val="18"/>
                <w:szCs w:val="18"/>
              </w:rPr>
            </w:pPr>
            <w:del w:id="12686"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r w:rsidR="007617DE" w14:paraId="11C01FDA" w14:textId="77777777">
        <w:trPr>
          <w:trHeight w:val="397"/>
          <w:jc w:val="center"/>
          <w:del w:id="12687" w:author="Xuning Wei12232" w:date="2026-10-18T10:21:00Z"/>
        </w:trPr>
        <w:tc>
          <w:tcPr>
            <w:tcW w:w="1403" w:type="dxa"/>
            <w:vMerge/>
            <w:vAlign w:val="center"/>
          </w:tcPr>
          <w:p w14:paraId="04E24DA2" w14:textId="77777777" w:rsidR="007617DE" w:rsidRDefault="007617DE">
            <w:pPr>
              <w:jc w:val="center"/>
              <w:rPr>
                <w:del w:id="12688" w:author="Xuning Wei12232" w:date="2026-10-18T10:21:00Z"/>
                <w:rFonts w:ascii="Times New Roman" w:eastAsia="仿宋_GB2312" w:hAnsi="Times New Roman" w:cs="Times New Roman"/>
                <w:sz w:val="18"/>
                <w:szCs w:val="18"/>
              </w:rPr>
            </w:pPr>
          </w:p>
        </w:tc>
        <w:tc>
          <w:tcPr>
            <w:tcW w:w="1853" w:type="dxa"/>
            <w:vMerge/>
            <w:vAlign w:val="center"/>
          </w:tcPr>
          <w:p w14:paraId="78C8E9CF" w14:textId="77777777" w:rsidR="007617DE" w:rsidRDefault="007617DE">
            <w:pPr>
              <w:jc w:val="center"/>
              <w:rPr>
                <w:del w:id="12689" w:author="Xuning Wei12232" w:date="2026-10-18T10:21:00Z"/>
                <w:rFonts w:ascii="Times New Roman" w:eastAsia="仿宋_GB2312" w:hAnsi="Times New Roman" w:cs="Times New Roman"/>
                <w:i/>
                <w:sz w:val="18"/>
                <w:szCs w:val="18"/>
              </w:rPr>
            </w:pPr>
          </w:p>
        </w:tc>
        <w:tc>
          <w:tcPr>
            <w:tcW w:w="2835" w:type="dxa"/>
            <w:vMerge/>
            <w:vAlign w:val="center"/>
          </w:tcPr>
          <w:p w14:paraId="4EBE9F9C" w14:textId="77777777" w:rsidR="007617DE" w:rsidRDefault="007617DE">
            <w:pPr>
              <w:jc w:val="center"/>
              <w:rPr>
                <w:del w:id="12690" w:author="Xuning Wei12232" w:date="2026-10-18T10:21:00Z"/>
                <w:rFonts w:ascii="Times New Roman" w:eastAsia="仿宋_GB2312" w:hAnsi="Times New Roman" w:cs="Times New Roman"/>
                <w:sz w:val="18"/>
                <w:szCs w:val="18"/>
              </w:rPr>
            </w:pPr>
          </w:p>
        </w:tc>
        <w:tc>
          <w:tcPr>
            <w:tcW w:w="5103" w:type="dxa"/>
            <w:gridSpan w:val="3"/>
            <w:vAlign w:val="center"/>
          </w:tcPr>
          <w:p w14:paraId="01FE15CB" w14:textId="77777777" w:rsidR="007617DE" w:rsidRDefault="00AE300B">
            <w:pPr>
              <w:jc w:val="center"/>
              <w:rPr>
                <w:del w:id="12691" w:author="Xuning Wei12232" w:date="2026-10-18T10:21:00Z"/>
                <w:rFonts w:ascii="Times New Roman" w:eastAsiaTheme="minorEastAsia" w:hAnsi="Times New Roman" w:cs="Times New Roman"/>
                <w:kern w:val="24"/>
                <w:sz w:val="18"/>
                <w:szCs w:val="18"/>
              </w:rPr>
            </w:pPr>
            <w:del w:id="12692" w:author="Xuning Wei12232" w:date="2026-10-18T10:21:00Z">
              <w:r>
                <w:rPr>
                  <w:rFonts w:ascii="Times New Roman" w:eastAsiaTheme="minorEastAsia" w:hAnsi="Times New Roman" w:cs="Times New Roman"/>
                  <w:kern w:val="24"/>
                  <w:sz w:val="18"/>
                  <w:szCs w:val="18"/>
                </w:rPr>
                <w:delText xml:space="preserve">Report individual impurities </w:delText>
              </w:r>
              <w:r>
                <w:rPr>
                  <w:rFonts w:ascii="Times New Roman" w:eastAsiaTheme="minorEastAsia" w:hAnsi="Times New Roman" w:cs="Times New Roman" w:hint="eastAsia"/>
                  <w:kern w:val="24"/>
                  <w:sz w:val="18"/>
                  <w:szCs w:val="18"/>
                </w:rPr>
                <w:delText>≥</w:delText>
              </w:r>
              <w:r>
                <w:rPr>
                  <w:rFonts w:ascii="Times New Roman" w:eastAsiaTheme="minorEastAsia" w:hAnsi="Times New Roman" w:cs="Times New Roman"/>
                  <w:kern w:val="24"/>
                  <w:sz w:val="18"/>
                  <w:szCs w:val="18"/>
                </w:rPr>
                <w:delText xml:space="preserve"> 0.10% by RRT</w:delText>
              </w:r>
            </w:del>
          </w:p>
        </w:tc>
        <w:tc>
          <w:tcPr>
            <w:tcW w:w="1842" w:type="dxa"/>
            <w:vAlign w:val="center"/>
          </w:tcPr>
          <w:p w14:paraId="0B96B25D" w14:textId="77777777" w:rsidR="007617DE" w:rsidRDefault="00AE300B">
            <w:pPr>
              <w:jc w:val="center"/>
              <w:rPr>
                <w:del w:id="12693" w:author="Xuning Wei12232" w:date="2026-10-18T10:21:00Z"/>
                <w:rFonts w:ascii="Times New Roman" w:eastAsia="仿宋_GB2312" w:hAnsi="Times New Roman" w:cs="Times New Roman"/>
                <w:sz w:val="18"/>
                <w:szCs w:val="18"/>
              </w:rPr>
            </w:pPr>
            <w:del w:id="12694"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c>
          <w:tcPr>
            <w:tcW w:w="2367" w:type="dxa"/>
            <w:vAlign w:val="center"/>
          </w:tcPr>
          <w:p w14:paraId="2F45544F" w14:textId="77777777" w:rsidR="007617DE" w:rsidRDefault="00AE300B">
            <w:pPr>
              <w:jc w:val="center"/>
              <w:rPr>
                <w:del w:id="12695" w:author="Xuning Wei12232" w:date="2026-10-18T10:21:00Z"/>
                <w:rFonts w:ascii="Times New Roman" w:eastAsia="仿宋_GB2312" w:hAnsi="Times New Roman" w:cs="Times New Roman"/>
                <w:sz w:val="18"/>
                <w:szCs w:val="18"/>
              </w:rPr>
            </w:pPr>
            <w:del w:id="12696" w:author="Xuning Wei12232" w:date="2026-10-18T10:21:00Z">
              <w:r>
                <w:rPr>
                  <w:rFonts w:ascii="Times New Roman" w:eastAsia="仿宋_GB2312" w:hAnsi="Times New Roman" w:cs="Times New Roman"/>
                  <w:sz w:val="18"/>
                  <w:szCs w:val="18"/>
                  <w:lang w:eastAsia="zh-CN"/>
                </w:rPr>
                <w:delText>-</w:delText>
              </w:r>
              <w:r>
                <w:rPr>
                  <w:rFonts w:ascii="Times New Roman" w:hAnsi="Times New Roman" w:cs="Times New Roman"/>
                  <w:i/>
                  <w:sz w:val="18"/>
                  <w:szCs w:val="18"/>
                </w:rPr>
                <w:delText>**</w:delText>
              </w:r>
              <w:r>
                <w:rPr>
                  <w:rFonts w:ascii="Times New Roman" w:hAnsi="Times New Roman" w:cs="Times New Roman"/>
                  <w:i/>
                  <w:sz w:val="18"/>
                  <w:szCs w:val="18"/>
                  <w:lang w:eastAsia="zh-CN"/>
                </w:rPr>
                <w:delText>*</w:delText>
              </w:r>
            </w:del>
          </w:p>
        </w:tc>
      </w:tr>
    </w:tbl>
    <w:p w14:paraId="1292AB87" w14:textId="77777777" w:rsidR="007617DE" w:rsidRDefault="00AE300B">
      <w:pPr>
        <w:spacing w:beforeLines="50" w:before="120" w:line="300" w:lineRule="auto"/>
        <w:rPr>
          <w:del w:id="12697" w:author="Xuning Wei12232" w:date="2026-10-18T10:21:00Z"/>
        </w:rPr>
      </w:pPr>
      <w:del w:id="12698" w:author="Xuning Wei12232" w:date="2026-10-18T10:21:00Z">
        <w:r>
          <w:rPr>
            <w:rFonts w:eastAsia="仿宋_GB2312"/>
            <w:i/>
            <w:sz w:val="18"/>
            <w:szCs w:val="18"/>
            <w:lang w:eastAsia="zh-CN"/>
          </w:rPr>
          <w:delText xml:space="preserve">Note: </w:delText>
        </w:r>
        <w:r>
          <w:rPr>
            <w:i/>
            <w:sz w:val="18"/>
            <w:szCs w:val="18"/>
          </w:rPr>
          <w:delText>**</w:delText>
        </w:r>
        <w:r>
          <w:rPr>
            <w:i/>
            <w:sz w:val="18"/>
            <w:szCs w:val="18"/>
            <w:lang w:eastAsia="zh-CN"/>
          </w:rPr>
          <w:delText>*Upon completion of production, Asymchem shall summarize all test results and compile them into the report.</w:delText>
        </w:r>
      </w:del>
    </w:p>
    <w:p w14:paraId="1FCB1427" w14:textId="77777777" w:rsidR="007617DE" w:rsidRPr="007617DE" w:rsidRDefault="007617DE">
      <w:pPr>
        <w:rPr>
          <w:rFonts w:ascii="Times New Roman" w:eastAsia="仿宋_GB2312" w:hAnsi="Times New Roman" w:cs="Times New Roman"/>
          <w:b/>
          <w:iCs/>
          <w:kern w:val="0"/>
          <w:sz w:val="21"/>
          <w:szCs w:val="21"/>
          <w:rPrChange w:id="12699" w:author="Xuning Wei12232" w:date="2026-10-24T11:11:00Z">
            <w:rPr>
              <w:rFonts w:ascii="Times New Roman" w:eastAsia="仿宋_GB2312" w:hAnsi="Times New Roman" w:cs="Times New Roman"/>
              <w:b/>
              <w:iCs/>
              <w:color w:val="0000FF"/>
              <w:kern w:val="0"/>
              <w:sz w:val="21"/>
              <w:szCs w:val="21"/>
            </w:rPr>
          </w:rPrChange>
        </w:rPr>
      </w:pPr>
    </w:p>
    <w:sectPr w:rsidR="007617DE" w:rsidRPr="007617DE">
      <w:pgSz w:w="16839" w:h="11907" w:orient="landscape"/>
      <w:pgMar w:top="1440" w:right="720" w:bottom="144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Yiwen Zhang" w:date="2026-08-19T17:38:00Z" w:initials="YZ">
    <w:p w14:paraId="4CD0DD8B" w14:textId="77777777" w:rsidR="00AE300B" w:rsidRDefault="00AE300B">
      <w:pPr>
        <w:pStyle w:val="CommentText2"/>
      </w:pPr>
      <w:r>
        <w:t>Can you remove batch size from header?</w:t>
      </w:r>
    </w:p>
  </w:comment>
  <w:comment w:id="4" w:author="Xuning Wei12232" w:date="2026-08-23T16:01:00Z" w:initials="XW">
    <w:p w14:paraId="7BF0C9CF" w14:textId="77777777" w:rsidR="00AE300B" w:rsidRDefault="00AE300B">
      <w:pPr>
        <w:pStyle w:val="CommentText2"/>
        <w:rPr>
          <w:lang w:eastAsia="zh-CN"/>
        </w:rPr>
      </w:pPr>
      <w:r>
        <w:rPr>
          <w:rFonts w:hint="eastAsia"/>
          <w:lang w:eastAsia="zh-CN"/>
        </w:rPr>
        <w:t>O</w:t>
      </w:r>
      <w:r>
        <w:rPr>
          <w:lang w:eastAsia="zh-CN"/>
        </w:rPr>
        <w:t>k, thank you.</w:t>
      </w:r>
    </w:p>
  </w:comment>
  <w:comment w:id="55" w:author="Yiwen Zhang" w:date="2026-08-19T17:53:00Z" w:initials="YZ">
    <w:p w14:paraId="51EECE07" w14:textId="77777777" w:rsidR="00AE300B" w:rsidRDefault="00AE300B">
      <w:pPr>
        <w:pStyle w:val="CommentText2"/>
      </w:pPr>
      <w:r>
        <w:t>Can you remove the approvers and reviewers names and titles?</w:t>
      </w:r>
    </w:p>
  </w:comment>
  <w:comment w:id="56" w:author="Xuning Wei12232" w:date="2026-08-23T16:10:00Z" w:initials="XW">
    <w:p w14:paraId="03CFF6A1" w14:textId="77777777" w:rsidR="00AE300B" w:rsidRDefault="00AE300B">
      <w:pPr>
        <w:pStyle w:val="CommentText2"/>
        <w:rPr>
          <w:lang w:eastAsia="zh-CN"/>
        </w:rPr>
      </w:pPr>
      <w:r>
        <w:rPr>
          <w:lang w:eastAsia="zh-CN"/>
        </w:rPr>
        <w:t>Has been updated, thank you.</w:t>
      </w:r>
    </w:p>
  </w:comment>
  <w:comment w:id="57" w:author="Emma Ryan" w:date="2026-07-29T09:05:00Z" w:initials="ER">
    <w:p w14:paraId="6EFFC894" w14:textId="77777777" w:rsidR="00AE300B" w:rsidRDefault="00AE300B">
      <w:pPr>
        <w:pStyle w:val="CommentText1"/>
      </w:pPr>
      <w:r>
        <w:t xml:space="preserve">Please add in Emma Ryan - </w:t>
      </w:r>
      <w:proofErr w:type="spellStart"/>
      <w:r>
        <w:t>Sr</w:t>
      </w:r>
      <w:proofErr w:type="spellEnd"/>
      <w:r>
        <w:t xml:space="preserve"> Chemist - APIEM</w:t>
      </w:r>
    </w:p>
  </w:comment>
  <w:comment w:id="58" w:author="Xuning Wei12232" w:date="2026-08-02T12:31:00Z" w:initials="XW">
    <w:p w14:paraId="5DB767C7" w14:textId="77777777" w:rsidR="00AE300B" w:rsidRDefault="00AE300B">
      <w:pPr>
        <w:pStyle w:val="CommentText2"/>
        <w:rPr>
          <w:lang w:eastAsia="zh-CN"/>
        </w:rPr>
      </w:pPr>
      <w:r>
        <w:rPr>
          <w:rFonts w:hint="eastAsia"/>
          <w:lang w:eastAsia="zh-CN"/>
        </w:rPr>
        <w:t>H</w:t>
      </w:r>
      <w:r>
        <w:rPr>
          <w:lang w:eastAsia="zh-CN"/>
        </w:rPr>
        <w:t>as been added, thanks.</w:t>
      </w:r>
    </w:p>
  </w:comment>
  <w:comment w:id="413" w:author="Johan Granander" w:date="2026-07-21T15:28:00Z" w:initials="JG">
    <w:p w14:paraId="7F56F0AD" w14:textId="77777777" w:rsidR="00AE300B" w:rsidRDefault="00AE300B">
      <w:pPr>
        <w:pStyle w:val="CommentText1"/>
      </w:pPr>
      <w:r>
        <w:rPr>
          <w:lang w:val="en-IE"/>
        </w:rPr>
        <w:t>Typo ‘</w:t>
      </w:r>
      <w:proofErr w:type="spellStart"/>
      <w:r>
        <w:rPr>
          <w:lang w:val="en-IE"/>
        </w:rPr>
        <w:t>methylphenyl</w:t>
      </w:r>
      <w:proofErr w:type="spellEnd"/>
      <w:r>
        <w:rPr>
          <w:lang w:val="en-IE"/>
        </w:rPr>
        <w:t>’</w:t>
      </w:r>
    </w:p>
  </w:comment>
  <w:comment w:id="414" w:author="Xuning Wei12232" w:date="2026-07-24T17:12:00Z" w:initials="XW">
    <w:p w14:paraId="2FF5088E" w14:textId="77777777" w:rsidR="00AE300B" w:rsidRDefault="00AE300B">
      <w:pPr>
        <w:pStyle w:val="CommentText1"/>
        <w:rPr>
          <w:lang w:eastAsia="zh-CN"/>
        </w:rPr>
      </w:pPr>
      <w:r>
        <w:t>Revised</w:t>
      </w:r>
    </w:p>
  </w:comment>
  <w:comment w:id="417" w:author="Johan Granander" w:date="2026-07-21T15:29:00Z" w:initials="JG">
    <w:p w14:paraId="76756B04" w14:textId="77777777" w:rsidR="00AE300B" w:rsidRDefault="00AE300B">
      <w:pPr>
        <w:pStyle w:val="CommentText1"/>
      </w:pPr>
      <w:r>
        <w:rPr>
          <w:lang w:val="en-IE"/>
        </w:rPr>
        <w:t>Typo ‘phenyl’</w:t>
      </w:r>
    </w:p>
  </w:comment>
  <w:comment w:id="418" w:author="Xuning Wei12232" w:date="2026-07-24T17:12:00Z" w:initials="XW">
    <w:p w14:paraId="5C35211B" w14:textId="77777777" w:rsidR="00AE300B" w:rsidRDefault="00AE300B">
      <w:pPr>
        <w:pStyle w:val="CommentText1"/>
        <w:rPr>
          <w:lang w:eastAsia="zh-CN"/>
        </w:rPr>
      </w:pPr>
      <w:r>
        <w:t>Revised</w:t>
      </w:r>
    </w:p>
  </w:comment>
  <w:comment w:id="430" w:author="Yiwen Zhang" w:date="2026-07-27T14:30:00Z" w:initials="YZ">
    <w:p w14:paraId="7D43DF7F" w14:textId="77777777" w:rsidR="00AE300B" w:rsidRDefault="00AE300B">
      <w:pPr>
        <w:pStyle w:val="CommentText1"/>
      </w:pPr>
      <w:r>
        <w:t>Use Cycle 2-3 under 2</w:t>
      </w:r>
      <w:r>
        <w:rPr>
          <w:vertAlign w:val="superscript"/>
        </w:rPr>
        <w:t>nd</w:t>
      </w:r>
      <w:r>
        <w:t xml:space="preserve"> arrow.</w:t>
      </w:r>
    </w:p>
    <w:p w14:paraId="2FE21169" w14:textId="77777777" w:rsidR="00AE300B" w:rsidRDefault="00AE300B">
      <w:pPr>
        <w:pStyle w:val="CommentText1"/>
        <w:ind w:leftChars="164" w:left="361"/>
      </w:pPr>
      <w:r>
        <w:t>Reorganize color and shape in professional style</w:t>
      </w:r>
    </w:p>
  </w:comment>
  <w:comment w:id="431" w:author="Xuning Wei12232" w:date="2026-08-02T12:52:00Z" w:initials="XW">
    <w:p w14:paraId="1EAF388F" w14:textId="77777777" w:rsidR="00AE300B" w:rsidRDefault="00AE300B">
      <w:pPr>
        <w:pStyle w:val="CommentText2"/>
        <w:rPr>
          <w:lang w:eastAsia="zh-CN"/>
        </w:rPr>
      </w:pPr>
      <w:r>
        <w:rPr>
          <w:rFonts w:hint="eastAsia"/>
          <w:lang w:eastAsia="zh-CN"/>
        </w:rPr>
        <w:t>H</w:t>
      </w:r>
      <w:r>
        <w:rPr>
          <w:lang w:eastAsia="zh-CN"/>
        </w:rPr>
        <w:t>as been modified. Thanks</w:t>
      </w:r>
    </w:p>
  </w:comment>
  <w:comment w:id="434" w:author="Yiwen Zhang" w:date="2026-07-27T14:21:00Z" w:initials="YZ">
    <w:p w14:paraId="4DBF72EC" w14:textId="77777777" w:rsidR="00AE300B" w:rsidRDefault="00AE300B">
      <w:pPr>
        <w:pStyle w:val="CommentText1"/>
      </w:pPr>
      <w:r>
        <w:t>I rewrote some part of this paragraph. It is Eli Lilly and Company or Lilly. Please do not use Eli Lilly which is a person name.</w:t>
      </w:r>
    </w:p>
  </w:comment>
  <w:comment w:id="435" w:author="Xuning Wei12232" w:date="2026-08-02T12:52:00Z" w:initials="XW">
    <w:p w14:paraId="0EC2AFCE" w14:textId="77777777" w:rsidR="00AE300B" w:rsidRDefault="00AE300B">
      <w:pPr>
        <w:pStyle w:val="CommentText2"/>
      </w:pPr>
      <w:r>
        <w:t>The full text has been revised. Thanks.</w:t>
      </w:r>
    </w:p>
  </w:comment>
  <w:comment w:id="436" w:author="Sonia Quinn - Network" w:date="2026-09-04T14:50:00Z" w:initials="SN">
    <w:p w14:paraId="2C3F4272" w14:textId="77777777" w:rsidR="00AE300B" w:rsidRDefault="00AE300B">
      <w:pPr>
        <w:pStyle w:val="CommentText2"/>
      </w:pPr>
      <w:r>
        <w:t>Suggest including:</w:t>
      </w:r>
    </w:p>
    <w:p w14:paraId="2D7DC3F3" w14:textId="77777777" w:rsidR="00AE300B" w:rsidRDefault="00AE300B">
      <w:pPr>
        <w:pStyle w:val="CommentText2"/>
        <w:ind w:leftChars="164" w:left="361"/>
      </w:pPr>
      <w:r>
        <w:t xml:space="preserve">This Process Performance Qualification (PPQ) protocol has been developed as part of the overall process validation lifecycle strategy described in the applicable Validation Master Plan </w:t>
      </w:r>
      <w:r>
        <w:rPr>
          <w:b/>
        </w:rPr>
        <w:t>&lt;REF&gt;</w:t>
      </w:r>
      <w:r>
        <w:t xml:space="preserve">. Process knowledge obtained during development, technology transfer, scale-up studies, risk assessments and process </w:t>
      </w:r>
      <w:proofErr w:type="spellStart"/>
      <w:r>
        <w:t>characterisation</w:t>
      </w:r>
      <w:proofErr w:type="spellEnd"/>
      <w:r>
        <w:t xml:space="preserve"> activities has been used to establish the manufacturing strategy and define the parameters requiring validation during PPQ.</w:t>
      </w:r>
    </w:p>
    <w:p w14:paraId="5DDF3053" w14:textId="77777777" w:rsidR="00AE300B" w:rsidRDefault="00AE300B">
      <w:pPr>
        <w:pStyle w:val="CommentText2"/>
        <w:ind w:leftChars="164" w:left="361"/>
      </w:pPr>
      <w:r>
        <w:t>The process described in this protocol represents the intended commercial manufacturing process for ASYM-141366 and PPQ execution is intended to demonstrate suitability of the process for routine commercial manufacture.</w:t>
      </w:r>
    </w:p>
  </w:comment>
  <w:comment w:id="437" w:author="Xuning Wei12232" w:date="2026-09-07T10:19:00Z" w:initials="XW">
    <w:p w14:paraId="5EAB5DEF" w14:textId="77777777" w:rsidR="00AE300B" w:rsidRDefault="00AE300B">
      <w:pPr>
        <w:pStyle w:val="CommentText3"/>
        <w:rPr>
          <w:color w:val="0000FF"/>
          <w:lang w:eastAsia="zh-CN"/>
        </w:rPr>
      </w:pPr>
      <w:r>
        <w:rPr>
          <w:rFonts w:hint="eastAsia"/>
          <w:color w:val="0000FF"/>
          <w:lang w:eastAsia="zh-CN"/>
        </w:rPr>
        <w:t>H</w:t>
      </w:r>
      <w:r>
        <w:rPr>
          <w:color w:val="0000FF"/>
          <w:lang w:eastAsia="zh-CN"/>
        </w:rPr>
        <w:t>as been added, thank you.</w:t>
      </w:r>
    </w:p>
  </w:comment>
  <w:comment w:id="442" w:author="Novie Atakiwe" w:date="2026-08-27T14:17:00Z" w:initials="NA">
    <w:p w14:paraId="66D78E66" w14:textId="77777777" w:rsidR="00AE300B" w:rsidRDefault="00AE300B">
      <w:pPr>
        <w:pStyle w:val="CommentText2"/>
      </w:pPr>
      <w:r>
        <w:rPr>
          <w:lang w:val="en-IE"/>
        </w:rPr>
        <w:t xml:space="preserve">To be updated bas on the start date </w:t>
      </w:r>
    </w:p>
  </w:comment>
  <w:comment w:id="443" w:author="Xuning Wei12232" w:date="2026-08-31T22:30:00Z" w:initials="XW">
    <w:p w14:paraId="564DCCB9" w14:textId="77777777" w:rsidR="00AE300B" w:rsidRDefault="00AE300B">
      <w:pPr>
        <w:pStyle w:val="CommentText2"/>
        <w:rPr>
          <w:lang w:eastAsia="zh-CN"/>
        </w:rPr>
      </w:pPr>
      <w:r>
        <w:rPr>
          <w:rFonts w:hint="eastAsia"/>
          <w:color w:val="000000" w:themeColor="text1"/>
          <w:lang w:eastAsia="zh-CN"/>
        </w:rPr>
        <w:t>Has</w:t>
      </w:r>
      <w:r>
        <w:rPr>
          <w:color w:val="000000" w:themeColor="text1"/>
          <w:lang w:eastAsia="zh-CN"/>
        </w:rPr>
        <w:t xml:space="preserve"> been updated, thank you.</w:t>
      </w:r>
    </w:p>
  </w:comment>
  <w:comment w:id="449" w:author="Sonia Quinn - Network" w:date="2026-09-04T14:55:00Z" w:initials="SN">
    <w:p w14:paraId="01B3B69E" w14:textId="77777777" w:rsidR="00AE300B" w:rsidRDefault="00AE300B">
      <w:pPr>
        <w:pStyle w:val="CommentText2"/>
      </w:pPr>
      <w:r>
        <w:t xml:space="preserve">Recommend to have a few lines of explanation to preface this - </w:t>
      </w:r>
    </w:p>
    <w:p w14:paraId="77CF537D" w14:textId="77777777" w:rsidR="00AE300B" w:rsidRDefault="00AE300B">
      <w:pPr>
        <w:pStyle w:val="CommentText2"/>
        <w:ind w:leftChars="164" w:left="361"/>
      </w:pPr>
      <w:r>
        <w:t xml:space="preserve">ASYM-141366 is a peptide-on-resin in-process intermediate intended for further processing in downstream manufacturing operations. As the material is not an isolated API intermediate with an approved release specification, process validation is primarily based on demonstrated control of the manufacturing process, successful achievement of critical in-process controls and suitability for downstream processing. </w:t>
      </w:r>
    </w:p>
  </w:comment>
  <w:comment w:id="450" w:author="Xuning Wei12232" w:date="2026-09-07T11:08:00Z" w:initials="XW">
    <w:p w14:paraId="667183F8" w14:textId="77777777" w:rsidR="00AE300B" w:rsidRDefault="00AE300B">
      <w:pPr>
        <w:pStyle w:val="CommentText3"/>
        <w:rPr>
          <w:lang w:eastAsia="zh-CN"/>
        </w:rPr>
      </w:pPr>
      <w:r>
        <w:rPr>
          <w:rFonts w:hint="eastAsia"/>
          <w:color w:val="0000FF"/>
          <w:lang w:eastAsia="zh-CN"/>
        </w:rPr>
        <w:t>H</w:t>
      </w:r>
      <w:r>
        <w:rPr>
          <w:color w:val="0000FF"/>
          <w:lang w:eastAsia="zh-CN"/>
        </w:rPr>
        <w:t>as been added, thank you.</w:t>
      </w:r>
    </w:p>
  </w:comment>
  <w:comment w:id="453" w:author="Yiwen Zhang" w:date="2026-08-19T18:12:00Z" w:initials="YZ">
    <w:p w14:paraId="5EBEC597" w14:textId="77777777" w:rsidR="00AE300B" w:rsidRDefault="00AE300B">
      <w:pPr>
        <w:pStyle w:val="CommentText2"/>
      </w:pPr>
      <w:r>
        <w:t>Are RSMs missing from table?</w:t>
      </w:r>
    </w:p>
  </w:comment>
  <w:comment w:id="454" w:author="Xuning Wei12232" w:date="2026-08-23T17:30:00Z" w:initials="XW">
    <w:p w14:paraId="2BE0A042" w14:textId="77777777" w:rsidR="00AE300B" w:rsidRDefault="00AE300B">
      <w:pPr>
        <w:pStyle w:val="CommentText2"/>
        <w:rPr>
          <w:lang w:eastAsia="zh-CN"/>
        </w:rPr>
      </w:pPr>
      <w:r>
        <w:rPr>
          <w:rFonts w:hint="eastAsia"/>
          <w:lang w:eastAsia="zh-CN"/>
        </w:rPr>
        <w:t>H</w:t>
      </w:r>
      <w:r>
        <w:rPr>
          <w:lang w:eastAsia="zh-CN"/>
        </w:rPr>
        <w:t xml:space="preserve">as been updated. Thanks. </w:t>
      </w:r>
    </w:p>
  </w:comment>
  <w:comment w:id="455" w:author="Yiwen Zhang" w:date="2026-07-27T14:33:00Z" w:initials="YZ">
    <w:p w14:paraId="7F1EBA8C" w14:textId="77777777" w:rsidR="00AE300B" w:rsidRDefault="00AE300B">
      <w:pPr>
        <w:pStyle w:val="CommentText1"/>
      </w:pPr>
      <w:r>
        <w:t>Product classification</w:t>
      </w:r>
    </w:p>
  </w:comment>
  <w:comment w:id="456" w:author="Xuning Wei12232" w:date="2026-08-03T10:16:00Z" w:initials="XW">
    <w:p w14:paraId="6370C251" w14:textId="77777777" w:rsidR="00AE300B" w:rsidRDefault="00AE300B">
      <w:pPr>
        <w:pStyle w:val="CommentText2"/>
      </w:pPr>
      <w:r>
        <w:rPr>
          <w:lang w:eastAsia="zh-CN"/>
        </w:rPr>
        <w:t>M</w:t>
      </w:r>
      <w:r>
        <w:rPr>
          <w:rFonts w:hint="eastAsia"/>
          <w:lang w:eastAsia="zh-CN"/>
        </w:rPr>
        <w:t>odified</w:t>
      </w:r>
      <w:r>
        <w:t>.</w:t>
      </w:r>
    </w:p>
  </w:comment>
  <w:comment w:id="661" w:author="Johan Granander" w:date="2026-07-21T15:33:00Z" w:initials="JG">
    <w:p w14:paraId="7BBB863A" w14:textId="77777777" w:rsidR="00AE300B" w:rsidRDefault="00AE300B">
      <w:pPr>
        <w:pStyle w:val="CommentText1"/>
      </w:pPr>
      <w:r>
        <w:rPr>
          <w:lang w:val="en-IE"/>
        </w:rPr>
        <w:t>Typo ‘</w:t>
      </w:r>
      <w:proofErr w:type="spellStart"/>
      <w:r>
        <w:rPr>
          <w:lang w:val="en-IE"/>
        </w:rPr>
        <w:t>methylphenyl</w:t>
      </w:r>
      <w:proofErr w:type="spellEnd"/>
      <w:r>
        <w:rPr>
          <w:lang w:val="en-IE"/>
        </w:rPr>
        <w:t>’</w:t>
      </w:r>
    </w:p>
  </w:comment>
  <w:comment w:id="662" w:author="Xuning Wei12232" w:date="2026-07-24T17:13:00Z" w:initials="XW">
    <w:p w14:paraId="77DB7C0F" w14:textId="77777777" w:rsidR="00AE300B" w:rsidRDefault="00AE300B">
      <w:pPr>
        <w:pStyle w:val="CommentText1"/>
      </w:pPr>
      <w:r>
        <w:t>Revised</w:t>
      </w:r>
    </w:p>
  </w:comment>
  <w:comment w:id="665" w:author="Johan Granander" w:date="2026-07-21T15:33:00Z" w:initials="JG">
    <w:p w14:paraId="7E95F4BB" w14:textId="77777777" w:rsidR="00AE300B" w:rsidRDefault="00AE300B">
      <w:pPr>
        <w:pStyle w:val="CommentText1"/>
      </w:pPr>
      <w:r>
        <w:rPr>
          <w:lang w:val="en-IE"/>
        </w:rPr>
        <w:t>Typo ‘phenyl’</w:t>
      </w:r>
    </w:p>
  </w:comment>
  <w:comment w:id="666" w:author="Xuning Wei12232" w:date="2026-07-24T17:13:00Z" w:initials="XW">
    <w:p w14:paraId="3A333519" w14:textId="77777777" w:rsidR="00AE300B" w:rsidRDefault="00AE300B">
      <w:pPr>
        <w:pStyle w:val="CommentText1"/>
      </w:pPr>
      <w:r>
        <w:t>Revised</w:t>
      </w:r>
    </w:p>
  </w:comment>
  <w:comment w:id="669" w:author="Novie Atakiwe" w:date="2026-08-05T17:11:00Z" w:initials="NA">
    <w:p w14:paraId="7BF582D5" w14:textId="77777777" w:rsidR="00AE300B" w:rsidRDefault="00AE300B">
      <w:pPr>
        <w:pStyle w:val="CommentText2"/>
      </w:pPr>
      <w:r>
        <w:rPr>
          <w:lang w:val="en-IE"/>
        </w:rPr>
        <w:t xml:space="preserve">What about the resin </w:t>
      </w:r>
    </w:p>
  </w:comment>
  <w:comment w:id="670" w:author="Xuning Wei12232" w:date="2026-08-06T13:14:00Z" w:initials="XW">
    <w:p w14:paraId="5988DE6A" w14:textId="77777777" w:rsidR="00AE300B" w:rsidRDefault="00AE300B">
      <w:pPr>
        <w:pStyle w:val="CommentText2"/>
      </w:pPr>
      <w:r>
        <w:t xml:space="preserve">Naming is consistent with the document </w:t>
      </w:r>
      <w:r>
        <w:rPr>
          <w:rFonts w:hint="eastAsia"/>
          <w:lang w:eastAsia="zh-CN"/>
        </w:rPr>
        <w:t>(</w:t>
      </w:r>
      <w:r>
        <w:rPr>
          <w:lang w:eastAsia="zh-CN"/>
        </w:rPr>
        <w:t>FSR-1400200301.01</w:t>
      </w:r>
      <w:proofErr w:type="gramStart"/>
      <w:r>
        <w:rPr>
          <w:lang w:eastAsia="zh-CN"/>
        </w:rPr>
        <w:t>)</w:t>
      </w:r>
      <w:proofErr w:type="gramEnd"/>
      <w:r>
        <w:rPr>
          <w:lang w:eastAsia="zh-CN"/>
        </w:rPr>
        <w:br/>
      </w:r>
      <w:r>
        <w:t>Is any adjustment needed?</w:t>
      </w:r>
    </w:p>
  </w:comment>
  <w:comment w:id="684" w:author="Yiwen Zhang" w:date="2026-10-12T14:41:00Z" w:initials="YZ">
    <w:p w14:paraId="72C97CA5" w14:textId="77777777" w:rsidR="00AE300B" w:rsidRDefault="00AE300B">
      <w:pPr>
        <w:pStyle w:val="CommentText"/>
      </w:pPr>
      <w:r>
        <w:t xml:space="preserve">I believe ZY </w:t>
      </w:r>
      <w:proofErr w:type="spellStart"/>
      <w:r>
        <w:t>Biochem</w:t>
      </w:r>
      <w:proofErr w:type="spellEnd"/>
      <w:r>
        <w:t xml:space="preserve"> is their formal short name. Please check.</w:t>
      </w:r>
    </w:p>
  </w:comment>
  <w:comment w:id="685" w:author="Yachao Liu11087" w:date="2026-10-12T14:51:00Z" w:initials="YL">
    <w:p w14:paraId="36BFB49D" w14:textId="77777777" w:rsidR="00AE300B" w:rsidRDefault="00AE300B">
      <w:pPr>
        <w:pStyle w:val="CommentText"/>
      </w:pPr>
      <w:r>
        <w:t>Corrected</w:t>
      </w:r>
    </w:p>
  </w:comment>
  <w:comment w:id="721" w:author="Yiwen Zhang" w:date="2026-10-12T14:42:00Z" w:initials="YZ">
    <w:p w14:paraId="7FFFCF3D" w14:textId="77777777" w:rsidR="00AE300B" w:rsidRDefault="00AE300B">
      <w:pPr>
        <w:pStyle w:val="CommentText"/>
      </w:pPr>
      <w:r>
        <w:t xml:space="preserve">I believe </w:t>
      </w:r>
      <w:proofErr w:type="spellStart"/>
      <w:r>
        <w:t>Hecheng</w:t>
      </w:r>
      <w:proofErr w:type="spellEnd"/>
      <w:r>
        <w:t xml:space="preserve"> is the formal company name.</w:t>
      </w:r>
    </w:p>
    <w:p w14:paraId="26BF38F4" w14:textId="77777777" w:rsidR="00AE300B" w:rsidRDefault="00AE300B">
      <w:pPr>
        <w:pStyle w:val="CommentText"/>
        <w:ind w:leftChars="246" w:left="541"/>
      </w:pPr>
      <w:r>
        <w:rPr>
          <w:noProof/>
          <w:lang w:eastAsia="zh-CN"/>
        </w:rPr>
        <w:drawing>
          <wp:inline distT="0" distB="0" distL="0" distR="0">
            <wp:extent cx="4371975" cy="1028700"/>
            <wp:effectExtent l="0" t="0" r="0" b="0"/>
            <wp:docPr id="44139538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5380" name="Picture 1" descr="Image"/>
                    <pic:cNvPicPr>
                      <a:picLocks noChangeAspect="1"/>
                    </pic:cNvPicPr>
                  </pic:nvPicPr>
                  <pic:blipFill>
                    <a:blip r:embed="rId1"/>
                    <a:stretch>
                      <a:fillRect/>
                    </a:stretch>
                  </pic:blipFill>
                  <pic:spPr>
                    <a:xfrm>
                      <a:off x="0" y="0"/>
                      <a:ext cx="4372585" cy="1028844"/>
                    </a:xfrm>
                    <a:prstGeom prst="rect">
                      <a:avLst/>
                    </a:prstGeom>
                  </pic:spPr>
                </pic:pic>
              </a:graphicData>
            </a:graphic>
          </wp:inline>
        </w:drawing>
      </w:r>
    </w:p>
  </w:comment>
  <w:comment w:id="722" w:author="Yachao Liu11087" w:date="2026-10-12T14:52:00Z" w:initials="YL">
    <w:p w14:paraId="7380A973" w14:textId="77777777" w:rsidR="00AE300B" w:rsidRDefault="00AE300B">
      <w:pPr>
        <w:pStyle w:val="CommentText"/>
      </w:pPr>
      <w:r>
        <w:t>Corrected</w:t>
      </w:r>
    </w:p>
  </w:comment>
  <w:comment w:id="755" w:author="Sonia Quinn - Network" w:date="2026-09-04T15:10:00Z" w:initials="SN">
    <w:p w14:paraId="29F18662" w14:textId="77777777" w:rsidR="00AE300B" w:rsidRDefault="00AE300B">
      <w:pPr>
        <w:pStyle w:val="CommentText2"/>
      </w:pPr>
      <w:r>
        <w:t>Should it be stated that the process will be validated on a scale of target X kg of 2-CTC Resin per batch, which represents the defined commercial manufacturing scale for the SPPS process?</w:t>
      </w:r>
    </w:p>
  </w:comment>
  <w:comment w:id="756" w:author="Xuning Wei12232" w:date="2026-09-07T11:24:00Z" w:initials="XW">
    <w:p w14:paraId="6DFE0E49" w14:textId="77777777" w:rsidR="00AE300B" w:rsidRDefault="00AE300B">
      <w:pPr>
        <w:pStyle w:val="CommentText3"/>
        <w:rPr>
          <w:lang w:eastAsia="zh-CN"/>
        </w:rPr>
      </w:pPr>
      <w:r>
        <w:rPr>
          <w:color w:val="0000FF"/>
          <w:lang w:eastAsia="zh-CN"/>
        </w:rPr>
        <w:t>Has been added, thank you.</w:t>
      </w:r>
    </w:p>
  </w:comment>
  <w:comment w:id="762" w:author="Novie Atakiwe" w:date="2026-08-19T00:17:00Z" w:initials="NA">
    <w:p w14:paraId="31BD1CC4" w14:textId="77777777" w:rsidR="00AE300B" w:rsidRDefault="00AE300B">
      <w:pPr>
        <w:pStyle w:val="CommentText2"/>
      </w:pPr>
      <w:r>
        <w:rPr>
          <w:lang w:val="en-IE"/>
        </w:rPr>
        <w:t>Why is the resin deleted? The resin is a critical raw material and it is part of the process</w:t>
      </w:r>
    </w:p>
  </w:comment>
  <w:comment w:id="763" w:author="Xuning Wei12232" w:date="2026-08-23T17:33:00Z" w:initials="XW">
    <w:p w14:paraId="3BBFE139" w14:textId="77777777" w:rsidR="00AE300B" w:rsidRDefault="00AE300B">
      <w:pPr>
        <w:pStyle w:val="CommentText2"/>
        <w:rPr>
          <w:lang w:eastAsia="zh-CN"/>
        </w:rPr>
      </w:pPr>
      <w:r>
        <w:rPr>
          <w:lang w:eastAsia="zh-CN"/>
        </w:rPr>
        <w:t>Has been updated, thank you.</w:t>
      </w:r>
    </w:p>
  </w:comment>
  <w:comment w:id="824" w:author="Novie Atakiwe" w:date="2026-08-19T00:18:00Z" w:initials="NA">
    <w:p w14:paraId="7FF7BBF1" w14:textId="77777777" w:rsidR="00AE300B" w:rsidRDefault="00AE300B">
      <w:pPr>
        <w:pStyle w:val="CommentText2"/>
      </w:pPr>
      <w:r>
        <w:rPr>
          <w:lang w:val="en-IE"/>
        </w:rPr>
        <w:t xml:space="preserve">Also add critical raw material as resin will need to be </w:t>
      </w:r>
      <w:proofErr w:type="spellStart"/>
      <w:r>
        <w:rPr>
          <w:lang w:val="en-IE"/>
        </w:rPr>
        <w:t>readded</w:t>
      </w:r>
      <w:proofErr w:type="spellEnd"/>
      <w:r>
        <w:rPr>
          <w:lang w:val="en-IE"/>
        </w:rPr>
        <w:t xml:space="preserve"> to this paragraph</w:t>
      </w:r>
    </w:p>
  </w:comment>
  <w:comment w:id="825" w:author="Xuning Wei12232" w:date="2026-08-23T17:38:00Z" w:initials="XW">
    <w:p w14:paraId="3F0569C3" w14:textId="77777777" w:rsidR="00AE300B" w:rsidRDefault="00AE300B">
      <w:pPr>
        <w:pStyle w:val="CommentText2"/>
        <w:rPr>
          <w:lang w:eastAsia="zh-CN"/>
        </w:rPr>
      </w:pPr>
      <w:r>
        <w:rPr>
          <w:rFonts w:hint="eastAsia"/>
          <w:lang w:eastAsia="zh-CN"/>
        </w:rPr>
        <w:t>H</w:t>
      </w:r>
      <w:r>
        <w:rPr>
          <w:lang w:eastAsia="zh-CN"/>
        </w:rPr>
        <w:t>as been modified, thank you.</w:t>
      </w:r>
    </w:p>
  </w:comment>
  <w:comment w:id="858" w:author="Sonia Quinn - Network" w:date="2026-09-04T15:10:00Z" w:initials="SN">
    <w:p w14:paraId="7EB5074B" w14:textId="77777777" w:rsidR="00AE300B" w:rsidRDefault="00AE300B">
      <w:pPr>
        <w:pStyle w:val="CommentText2"/>
      </w:pPr>
      <w:r>
        <w:t>Should it be stated that the process will be validated on a scale of target X kg of 2-CTC Resin per batch, which represents the defined commercial manufacturing scale for the SPPS process?</w:t>
      </w:r>
    </w:p>
  </w:comment>
  <w:comment w:id="859" w:author="Xuning Wei12232" w:date="2026-09-07T11:24:00Z" w:initials="XW">
    <w:p w14:paraId="4DB74085" w14:textId="77777777" w:rsidR="00AE300B" w:rsidRDefault="00AE300B">
      <w:pPr>
        <w:pStyle w:val="CommentText3"/>
        <w:rPr>
          <w:lang w:eastAsia="zh-CN"/>
        </w:rPr>
      </w:pPr>
      <w:r>
        <w:rPr>
          <w:color w:val="0000FF"/>
          <w:lang w:eastAsia="zh-CN"/>
        </w:rPr>
        <w:t>Has been added, thank you.</w:t>
      </w:r>
    </w:p>
  </w:comment>
  <w:comment w:id="860" w:author="Novie Atakiwe" w:date="2026-08-19T00:17:00Z" w:initials="NA">
    <w:p w14:paraId="0A3310A0" w14:textId="77777777" w:rsidR="00AE300B" w:rsidRDefault="00AE300B">
      <w:pPr>
        <w:pStyle w:val="CommentText2"/>
      </w:pPr>
      <w:r>
        <w:rPr>
          <w:lang w:val="en-IE"/>
        </w:rPr>
        <w:t>Why is the resin deleted? The resin is a critical raw material and it is part of the process</w:t>
      </w:r>
    </w:p>
  </w:comment>
  <w:comment w:id="861" w:author="Xuning Wei12232" w:date="2026-08-23T17:33:00Z" w:initials="XW">
    <w:p w14:paraId="7DDF4417" w14:textId="77777777" w:rsidR="00AE300B" w:rsidRDefault="00AE300B">
      <w:pPr>
        <w:pStyle w:val="CommentText2"/>
        <w:rPr>
          <w:lang w:eastAsia="zh-CN"/>
        </w:rPr>
      </w:pPr>
      <w:r>
        <w:rPr>
          <w:lang w:eastAsia="zh-CN"/>
        </w:rPr>
        <w:t>Has been updated, thank you.</w:t>
      </w:r>
    </w:p>
  </w:comment>
  <w:comment w:id="863" w:author="Novie Atakiwe" w:date="2026-08-19T00:18:00Z" w:initials="NA">
    <w:p w14:paraId="3FF7CA41" w14:textId="77777777" w:rsidR="00AE300B" w:rsidRDefault="00AE300B">
      <w:pPr>
        <w:pStyle w:val="CommentText2"/>
      </w:pPr>
      <w:r>
        <w:rPr>
          <w:lang w:val="en-IE"/>
        </w:rPr>
        <w:t xml:space="preserve">Also add critical raw material as resin will need to be </w:t>
      </w:r>
      <w:proofErr w:type="spellStart"/>
      <w:r>
        <w:rPr>
          <w:lang w:val="en-IE"/>
        </w:rPr>
        <w:t>readded</w:t>
      </w:r>
      <w:proofErr w:type="spellEnd"/>
      <w:r>
        <w:rPr>
          <w:lang w:val="en-IE"/>
        </w:rPr>
        <w:t xml:space="preserve"> to this paragraph</w:t>
      </w:r>
    </w:p>
  </w:comment>
  <w:comment w:id="864" w:author="Xuning Wei12232" w:date="2026-08-23T17:38:00Z" w:initials="XW">
    <w:p w14:paraId="64118996" w14:textId="77777777" w:rsidR="00AE300B" w:rsidRDefault="00AE300B">
      <w:pPr>
        <w:pStyle w:val="CommentText2"/>
        <w:rPr>
          <w:lang w:eastAsia="zh-CN"/>
        </w:rPr>
      </w:pPr>
      <w:r>
        <w:rPr>
          <w:rFonts w:hint="eastAsia"/>
          <w:lang w:eastAsia="zh-CN"/>
        </w:rPr>
        <w:t>H</w:t>
      </w:r>
      <w:r>
        <w:rPr>
          <w:lang w:eastAsia="zh-CN"/>
        </w:rPr>
        <w:t>as been modified, thank you.</w:t>
      </w:r>
    </w:p>
  </w:comment>
  <w:comment w:id="866" w:author="Sonia Quinn - Network" w:date="2026-09-04T15:12:00Z" w:initials="SN">
    <w:p w14:paraId="0FD839EE" w14:textId="77777777" w:rsidR="00AE300B" w:rsidRDefault="00AE300B">
      <w:pPr>
        <w:pStyle w:val="CommentText2"/>
      </w:pPr>
      <w:r>
        <w:t>Recommend to include:</w:t>
      </w:r>
    </w:p>
    <w:p w14:paraId="75330B4B" w14:textId="77777777" w:rsidR="00AE300B" w:rsidRDefault="00AE300B">
      <w:pPr>
        <w:pStyle w:val="CommentText2"/>
        <w:ind w:leftChars="246" w:left="541"/>
      </w:pPr>
      <w:r>
        <w:t>This protocol covers manufacture of ASYM-141366 at commercial scale in the qualified equipment train identified within this document and includes evaluation of process performance, critical process parameters, in-process controls, cleaning validation activities, stability commitments and supporting studies required to demonstrate an acceptable state of process control.</w:t>
      </w:r>
    </w:p>
  </w:comment>
  <w:comment w:id="867" w:author="Xuning Wei12232" w:date="2026-09-07T11:27:00Z" w:initials="XW">
    <w:p w14:paraId="2AE70895" w14:textId="77777777" w:rsidR="00AE300B" w:rsidRDefault="00AE300B">
      <w:pPr>
        <w:pStyle w:val="CommentText3"/>
        <w:rPr>
          <w:lang w:eastAsia="zh-CN"/>
        </w:rPr>
      </w:pPr>
      <w:r>
        <w:rPr>
          <w:rFonts w:hint="eastAsia"/>
          <w:color w:val="0000FF"/>
          <w:lang w:eastAsia="zh-CN"/>
        </w:rPr>
        <w:t>H</w:t>
      </w:r>
      <w:r>
        <w:rPr>
          <w:color w:val="0000FF"/>
          <w:lang w:eastAsia="zh-CN"/>
        </w:rPr>
        <w:t>as been updated, thank you.</w:t>
      </w:r>
    </w:p>
  </w:comment>
  <w:comment w:id="880" w:author="Novie Atakiwe" w:date="2026-08-05T16:37:00Z" w:initials="NA">
    <w:p w14:paraId="4245200D" w14:textId="77777777" w:rsidR="00AE300B" w:rsidRDefault="00AE300B">
      <w:pPr>
        <w:pStyle w:val="CommentText2"/>
      </w:pPr>
      <w:r>
        <w:rPr>
          <w:lang w:val="en-IE"/>
        </w:rPr>
        <w:t>Add reference to the PPQ and MOR documents</w:t>
      </w:r>
    </w:p>
  </w:comment>
  <w:comment w:id="881" w:author="Xuning Wei12232" w:date="2026-08-06T14:39:00Z" w:initials="XW">
    <w:p w14:paraId="70EB6A76" w14:textId="77777777" w:rsidR="00AE300B" w:rsidRDefault="00AE300B">
      <w:pPr>
        <w:pStyle w:val="CommentText2"/>
        <w:rPr>
          <w:lang w:eastAsia="zh-CN"/>
        </w:rPr>
      </w:pPr>
      <w:r>
        <w:rPr>
          <w:lang w:eastAsia="zh-CN"/>
        </w:rPr>
        <w:t>Has been added, Thanks.</w:t>
      </w:r>
    </w:p>
  </w:comment>
  <w:comment w:id="957" w:author="Sonia Quinn - Network" w:date="2026-09-04T15:16:00Z" w:initials="SN">
    <w:p w14:paraId="67AF52FB" w14:textId="77777777" w:rsidR="00AE300B" w:rsidRDefault="00AE300B">
      <w:pPr>
        <w:pStyle w:val="CommentText2"/>
      </w:pPr>
      <w:r>
        <w:t>Should it be stated that the peptide resin is an In-Process material without release specification therefore after the PPQ batches of ASYM-141366 are produced, the PPQ performance will be confirmed through the downstream cleavage manufacturing process and the final cleaved intermediate product (Fragment L3) analytical release testing?</w:t>
      </w:r>
    </w:p>
    <w:p w14:paraId="377D9E27" w14:textId="77777777" w:rsidR="00AE300B" w:rsidRDefault="00AE300B">
      <w:pPr>
        <w:pStyle w:val="CommentText2"/>
        <w:ind w:leftChars="246" w:left="541"/>
      </w:pPr>
      <w:r>
        <w:t>This approach demonstrates the SPPS train performance and tracks the impact on final product quality attributes in accordance with lifecycle validation principles.</w:t>
      </w:r>
    </w:p>
  </w:comment>
  <w:comment w:id="958" w:author="Xuning Wei12232" w:date="2026-09-07T11:50:00Z" w:initials="XW">
    <w:p w14:paraId="7ABC9ACE" w14:textId="77777777" w:rsidR="00AE300B" w:rsidRDefault="00AE300B">
      <w:pPr>
        <w:pStyle w:val="CommentText3"/>
        <w:rPr>
          <w:lang w:eastAsia="zh-CN"/>
        </w:rPr>
      </w:pPr>
      <w:r>
        <w:rPr>
          <w:color w:val="0000FF"/>
        </w:rPr>
        <w:t>The acceptance criteria for the use</w:t>
      </w:r>
      <w:r>
        <w:rPr>
          <w:color w:val="0000FF"/>
        </w:rPr>
        <w:noBreakHyphen/>
        <w:t>test have been updated</w:t>
      </w:r>
      <w:r>
        <w:rPr>
          <w:color w:val="0000FF"/>
          <w:lang w:eastAsia="zh-CN"/>
        </w:rPr>
        <w:t>,</w:t>
      </w:r>
      <w:r>
        <w:rPr>
          <w:color w:val="0000FF"/>
        </w:rPr>
        <w:t xml:space="preserve"> thank you.</w:t>
      </w:r>
    </w:p>
  </w:comment>
  <w:comment w:id="975" w:author="Novie Atakiwe" w:date="2026-08-19T03:00:00Z" w:initials="NA">
    <w:p w14:paraId="1260259C" w14:textId="77777777" w:rsidR="00AE300B" w:rsidRDefault="00AE300B">
      <w:pPr>
        <w:pStyle w:val="CommentText2"/>
      </w:pPr>
      <w:r>
        <w:rPr>
          <w:lang w:val="en-IE"/>
        </w:rPr>
        <w:t>Why was this section deleted?</w:t>
      </w:r>
    </w:p>
  </w:comment>
  <w:comment w:id="976" w:author="Xuning Wei12232" w:date="2026-08-23T17:39:00Z" w:initials="XW">
    <w:p w14:paraId="0D8F8527" w14:textId="77777777" w:rsidR="00AE300B" w:rsidRDefault="00AE300B">
      <w:pPr>
        <w:pStyle w:val="CommentText2"/>
        <w:rPr>
          <w:lang w:eastAsia="zh-CN"/>
        </w:rPr>
      </w:pPr>
      <w:r>
        <w:t>This statement is substantially consistent with Item &lt;</w:t>
      </w:r>
      <w:r>
        <w:rPr>
          <w:rFonts w:ascii="Times New Roman" w:eastAsia="仿宋_GB2312" w:hAnsi="Times New Roman" w:cs="Times New Roman"/>
          <w:sz w:val="20"/>
          <w:szCs w:val="20"/>
        </w:rPr>
        <w:t>All CPPs (if any), IPCs (if any), CIPCs (if any), IPSs (if any) must meet the proven acceptable ranges (PARs)</w:t>
      </w:r>
      <w:r>
        <w:t>&gt;, therefore the description at this location will be deleted.  Thanks.</w:t>
      </w:r>
    </w:p>
  </w:comment>
  <w:comment w:id="999" w:author="Sonia Quinn - Network" w:date="2026-09-04T15:17:00Z" w:initials="SN">
    <w:p w14:paraId="55F3D47A" w14:textId="77777777" w:rsidR="00AE300B" w:rsidRDefault="00AE300B">
      <w:pPr>
        <w:pStyle w:val="CommentText2"/>
      </w:pPr>
      <w:r>
        <w:t xml:space="preserve">For PPQ, should FIO testing be conducted/managed under formal ATR </w:t>
      </w:r>
      <w:r>
        <w:fldChar w:fldCharType="begin"/>
      </w:r>
      <w:r>
        <w:instrText xml:space="preserve"> HYPERLINK "mailto:johan.granander@lilly.com"</w:instrText>
      </w:r>
      <w:bookmarkStart w:id="1006" w:name="_@_3BA3BF81DBEC45F7981BCB1781108650Z"/>
      <w:r>
        <w:fldChar w:fldCharType="separate"/>
      </w:r>
      <w:bookmarkEnd w:id="1006"/>
      <w:r>
        <w:t>@Johan Granander</w:t>
      </w:r>
      <w:r>
        <w:fldChar w:fldCharType="end"/>
      </w:r>
      <w:r>
        <w:t xml:space="preserve"> and removed from PPQ protocol? FIO is outside of validation requirements but if linked to protocol, can potentially diminish validation outcomes depending on results so generally would be handled independently.</w:t>
      </w:r>
    </w:p>
  </w:comment>
  <w:comment w:id="1000" w:author="Xuning Wei12232" w:date="2026-09-13T22:02:00Z" w:initials="XW">
    <w:p w14:paraId="2DEE7634" w14:textId="77777777" w:rsidR="00AE300B" w:rsidRDefault="00AE300B">
      <w:pPr>
        <w:pStyle w:val="CommentText"/>
        <w:rPr>
          <w:color w:val="0000FF"/>
        </w:rPr>
      </w:pPr>
      <w:r>
        <w:rPr>
          <w:color w:val="0000FF"/>
        </w:rPr>
        <w:t>Portions of content have been revised. TSP test items that are meaningful for purity</w:t>
      </w:r>
      <w:r>
        <w:rPr>
          <w:color w:val="0000FF"/>
        </w:rPr>
        <w:noBreakHyphen/>
        <w:t>related assessment and batch</w:t>
      </w:r>
      <w:r>
        <w:rPr>
          <w:color w:val="0000FF"/>
        </w:rPr>
        <w:noBreakHyphen/>
        <w:t>to</w:t>
      </w:r>
      <w:r>
        <w:rPr>
          <w:color w:val="0000FF"/>
        </w:rPr>
        <w:noBreakHyphen/>
        <w:t>batch comparison have been retained. KF and residual</w:t>
      </w:r>
      <w:r>
        <w:rPr>
          <w:color w:val="0000FF"/>
        </w:rPr>
        <w:noBreakHyphen/>
        <w:t>solvent content, which can be controlled during processing, have been removed. Thank you.</w:t>
      </w:r>
    </w:p>
  </w:comment>
  <w:comment w:id="1023" w:author="Yiwen Zhang" w:date="2026-07-27T15:02:00Z" w:initials="YZ">
    <w:p w14:paraId="062B25B7" w14:textId="77777777" w:rsidR="00AE300B" w:rsidRDefault="00AE300B">
      <w:pPr>
        <w:pStyle w:val="CommentText1"/>
      </w:pPr>
      <w:r>
        <w:t>Please keep consistent with VMP for R&amp;R.</w:t>
      </w:r>
    </w:p>
  </w:comment>
  <w:comment w:id="1024" w:author="Xuning Wei12232" w:date="2026-08-02T15:17:00Z" w:initials="XW">
    <w:p w14:paraId="66F74AF0" w14:textId="77777777" w:rsidR="00AE300B" w:rsidRDefault="00AE300B">
      <w:pPr>
        <w:pStyle w:val="CommentText2"/>
      </w:pPr>
      <w:r>
        <w:t xml:space="preserve">Modified in accordance with VP-14002001.01, excluding all </w:t>
      </w:r>
      <w:proofErr w:type="spellStart"/>
      <w:r>
        <w:t>vmp</w:t>
      </w:r>
      <w:proofErr w:type="spellEnd"/>
      <w:r>
        <w:t xml:space="preserve"> relevant contents. Thanks.</w:t>
      </w:r>
    </w:p>
  </w:comment>
  <w:comment w:id="1048" w:author="Yiwen Zhang" w:date="2026-07-27T14:58:00Z" w:initials="YZ">
    <w:p w14:paraId="67DFC7C3" w14:textId="77777777" w:rsidR="00AE300B" w:rsidRDefault="00AE300B">
      <w:pPr>
        <w:pStyle w:val="CommentText1"/>
      </w:pPr>
      <w:r>
        <w:t>There is a format error</w:t>
      </w:r>
    </w:p>
  </w:comment>
  <w:comment w:id="1049" w:author="Xuning Wei12232" w:date="2026-08-02T13:29:00Z" w:initials="XW">
    <w:p w14:paraId="5FCF361A" w14:textId="77777777" w:rsidR="00AE300B" w:rsidRDefault="00AE300B">
      <w:pPr>
        <w:pStyle w:val="CommentText2"/>
        <w:rPr>
          <w:lang w:eastAsia="zh-CN"/>
        </w:rPr>
      </w:pPr>
      <w:r>
        <w:rPr>
          <w:lang w:eastAsia="zh-CN"/>
        </w:rPr>
        <w:t xml:space="preserve">Modified. </w:t>
      </w:r>
    </w:p>
  </w:comment>
  <w:comment w:id="1050" w:author="Novie Atakiwe" w:date="2026-08-05T16:47:00Z" w:initials="NA">
    <w:p w14:paraId="7DEB476A" w14:textId="77777777" w:rsidR="00AE300B" w:rsidRDefault="00AE300B">
      <w:pPr>
        <w:pStyle w:val="CommentText2"/>
      </w:pPr>
      <w:r>
        <w:rPr>
          <w:lang w:val="en-IE"/>
        </w:rPr>
        <w:t xml:space="preserve">Add Eli Lilly </w:t>
      </w:r>
      <w:proofErr w:type="spellStart"/>
      <w:r>
        <w:rPr>
          <w:lang w:val="en-IE"/>
        </w:rPr>
        <w:t>responsiblity</w:t>
      </w:r>
      <w:proofErr w:type="spellEnd"/>
    </w:p>
  </w:comment>
  <w:comment w:id="1051" w:author="Xuning Wei12232" w:date="2026-08-11T15:15:00Z" w:initials="XW">
    <w:p w14:paraId="5BE62D4D" w14:textId="77777777" w:rsidR="00AE300B" w:rsidRDefault="00AE300B">
      <w:pPr>
        <w:pStyle w:val="CommentText2"/>
      </w:pPr>
      <w:r>
        <w:rPr>
          <w:lang w:eastAsia="zh-CN"/>
        </w:rPr>
        <w:t xml:space="preserve">Has been added. </w:t>
      </w:r>
    </w:p>
  </w:comment>
  <w:comment w:id="1054" w:author="Sonia Quinn - Network" w:date="2026-09-04T15:17:00Z" w:initials="SN">
    <w:p w14:paraId="40528558" w14:textId="77777777" w:rsidR="00AE300B" w:rsidRDefault="00AE300B">
      <w:pPr>
        <w:pStyle w:val="CommentText2"/>
      </w:pPr>
      <w:r>
        <w:t>Should there be a schematic diagram of the SPPS batches corresponding to their cleaved batch outputs? Is it 1 SPPS to 1 Cleaved Intermediate batch?</w:t>
      </w:r>
    </w:p>
  </w:comment>
  <w:comment w:id="1055" w:author="Xuning Wei12232" w:date="2026-09-07T11:59:00Z" w:initials="XW">
    <w:p w14:paraId="762539D1" w14:textId="77777777" w:rsidR="00AE300B" w:rsidRDefault="00AE300B">
      <w:pPr>
        <w:pStyle w:val="CommentText3"/>
        <w:rPr>
          <w:lang w:eastAsia="zh-CN"/>
        </w:rPr>
      </w:pPr>
      <w:r>
        <w:rPr>
          <w:lang w:eastAsia="zh-CN"/>
        </w:rPr>
        <w:t>Yes</w:t>
      </w:r>
      <w:r>
        <w:rPr>
          <w:rFonts w:hint="eastAsia"/>
          <w:lang w:eastAsia="zh-CN"/>
        </w:rPr>
        <w:t>，</w:t>
      </w:r>
      <w:r>
        <w:t>it is 1 SPPS to 1 Cleaved Intermediate batch. Thank you.</w:t>
      </w:r>
    </w:p>
  </w:comment>
  <w:comment w:id="1096" w:author="Yiwen Zhang" w:date="2026-07-27T16:34:00Z" w:initials="YZ">
    <w:p w14:paraId="38D24CB9" w14:textId="77777777" w:rsidR="00AE300B" w:rsidRDefault="00AE300B">
      <w:pPr>
        <w:pStyle w:val="CommentText1"/>
      </w:pPr>
      <w:r>
        <w:t>The input and output range is not correct.</w:t>
      </w:r>
    </w:p>
  </w:comment>
  <w:comment w:id="1097" w:author="Xuning Wei12232" w:date="2026-08-02T15:23:00Z" w:initials="XW">
    <w:p w14:paraId="6FDFDD94" w14:textId="77777777" w:rsidR="00AE300B" w:rsidRDefault="00AE300B">
      <w:pPr>
        <w:pStyle w:val="CommentText2"/>
      </w:pPr>
      <w:r>
        <w:t>Corrected accordingly per VMP, thanks,</w:t>
      </w:r>
    </w:p>
  </w:comment>
  <w:comment w:id="1154" w:author="Yiwen Zhang" w:date="2026-07-27T16:33:00Z" w:initials="YZ">
    <w:p w14:paraId="7863C101" w14:textId="77777777" w:rsidR="00AE300B" w:rsidRDefault="00AE300B">
      <w:pPr>
        <w:pStyle w:val="CommentText1"/>
      </w:pPr>
      <w:r>
        <w:t>0.2%</w:t>
      </w:r>
    </w:p>
  </w:comment>
  <w:comment w:id="1155" w:author="Xuning Wei12232" w:date="2026-08-02T15:23:00Z" w:initials="XW">
    <w:p w14:paraId="5DFFC1E7" w14:textId="77777777" w:rsidR="00AE300B" w:rsidRDefault="00AE300B">
      <w:pPr>
        <w:pStyle w:val="CommentText2"/>
        <w:rPr>
          <w:lang w:eastAsia="zh-CN"/>
        </w:rPr>
      </w:pPr>
      <w:r>
        <w:rPr>
          <w:lang w:eastAsia="zh-CN"/>
        </w:rPr>
        <w:t>Modified. Thanks</w:t>
      </w:r>
    </w:p>
  </w:comment>
  <w:comment w:id="1161" w:author="Yiwen Zhang" w:date="2026-08-19T18:27:00Z" w:initials="YZ">
    <w:p w14:paraId="6EFF58AA" w14:textId="77777777" w:rsidR="00AE300B" w:rsidRDefault="00AE300B">
      <w:pPr>
        <w:pStyle w:val="CommentText2"/>
      </w:pPr>
      <w:r>
        <w:t>Can we remove the batch size as PV success criteria? It is not CPP or CQAs. In case of exceedance, we will use deviation to increase batch size range.</w:t>
      </w:r>
    </w:p>
  </w:comment>
  <w:comment w:id="1162" w:author="Xuning Wei12232" w:date="2026-08-23T17:44:00Z" w:initials="XW">
    <w:p w14:paraId="77FFFF9C" w14:textId="77777777" w:rsidR="00AE300B" w:rsidRDefault="00AE300B">
      <w:pPr>
        <w:pStyle w:val="CommentText2"/>
        <w:rPr>
          <w:lang w:eastAsia="zh-CN"/>
        </w:rPr>
      </w:pPr>
      <w:r>
        <w:rPr>
          <w:lang w:eastAsia="zh-CN"/>
        </w:rPr>
        <w:t>Modified, thank you.</w:t>
      </w:r>
    </w:p>
  </w:comment>
  <w:comment w:id="1221" w:author="Sonia Quinn - Network" w:date="2026-09-04T15:31:00Z" w:initials="SN">
    <w:p w14:paraId="75F2BCE5" w14:textId="77777777" w:rsidR="00AE300B" w:rsidRDefault="00AE300B">
      <w:pPr>
        <w:pStyle w:val="CommentText2"/>
      </w:pPr>
      <w:r>
        <w:t xml:space="preserve">Suggest including that - </w:t>
      </w:r>
    </w:p>
    <w:p w14:paraId="7F758089" w14:textId="77777777" w:rsidR="00AE300B" w:rsidRDefault="00AE300B">
      <w:pPr>
        <w:pStyle w:val="CommentText2"/>
        <w:ind w:leftChars="492" w:left="1082"/>
      </w:pPr>
      <w:r>
        <w:t xml:space="preserve">Equipment selection has been assessed through technology transfer and scale-up activities and is considered suitable for commercial manufacture of ASYM-141366 (reference equipment suitability documentation). </w:t>
      </w:r>
    </w:p>
    <w:p w14:paraId="76D6212E" w14:textId="77777777" w:rsidR="00AE300B" w:rsidRDefault="00AE300B">
      <w:pPr>
        <w:pStyle w:val="CommentText2"/>
        <w:ind w:leftChars="246" w:left="541"/>
      </w:pPr>
      <w:r>
        <w:t xml:space="preserve">All critical utilities supporting manufacture of PPQ batches have been qualified and are maintained in a qualified state through approved monitoring and maintenance </w:t>
      </w:r>
      <w:proofErr w:type="spellStart"/>
      <w:r>
        <w:t>programmes</w:t>
      </w:r>
      <w:proofErr w:type="spellEnd"/>
      <w:r>
        <w:t>.</w:t>
      </w:r>
    </w:p>
    <w:p w14:paraId="0FC3E8F6" w14:textId="77777777" w:rsidR="00AE300B" w:rsidRDefault="00AE300B">
      <w:pPr>
        <w:pStyle w:val="CommentText2"/>
        <w:ind w:leftChars="246" w:left="541"/>
        <w:rPr>
          <w:caps/>
        </w:rPr>
      </w:pPr>
    </w:p>
    <w:p w14:paraId="69CCD399" w14:textId="77777777" w:rsidR="00AE300B" w:rsidRDefault="00AE300B">
      <w:pPr>
        <w:pStyle w:val="CommentText2"/>
        <w:ind w:leftChars="246" w:left="541"/>
      </w:pPr>
      <w:r>
        <w:t>And -</w:t>
      </w:r>
    </w:p>
    <w:p w14:paraId="74FF55ED" w14:textId="77777777" w:rsidR="00AE300B" w:rsidRDefault="00AE300B">
      <w:pPr>
        <w:pStyle w:val="CommentText2"/>
        <w:ind w:leftChars="410" w:left="902"/>
      </w:pPr>
      <w:r>
        <w:t>Any modification to qualified equipment, automation systems, utilities or process control systems during PPQ execution shall be managed through the approved change control system and assessed for validation impact.</w:t>
      </w:r>
    </w:p>
  </w:comment>
  <w:comment w:id="1225" w:author="Yiwen Zhang" w:date="2026-10-13T21:43:00Z" w:initials="YZ">
    <w:p w14:paraId="71DE7131" w14:textId="77777777" w:rsidR="00AE300B" w:rsidRDefault="00AE300B">
      <w:r>
        <w:rPr>
          <w:color w:val="242424"/>
          <w:highlight w:val="white"/>
        </w:rPr>
        <w:t>The equipment suitability assessment (ESA) is cited as RA-140021030101.01, which is the operational risk assessment (ORA) number</w:t>
      </w:r>
      <w:r>
        <w:t xml:space="preserve"> </w:t>
      </w:r>
    </w:p>
  </w:comment>
  <w:comment w:id="1226" w:author="Yu Zhang12718" w:date="2026-10-13T22:52:00Z" w:initials="YZ">
    <w:p w14:paraId="3DF9C473" w14:textId="77777777" w:rsidR="00AE300B" w:rsidRDefault="00AE300B">
      <w:r>
        <w:t>Corrected</w:t>
      </w:r>
    </w:p>
  </w:comment>
  <w:comment w:id="1222" w:author="Xuning Wei12232" w:date="2026-09-07T15:40:00Z" w:initials="XW">
    <w:p w14:paraId="7DA9521E" w14:textId="77777777" w:rsidR="00AE300B" w:rsidRDefault="00AE300B">
      <w:pPr>
        <w:pStyle w:val="CommentText3"/>
        <w:rPr>
          <w:lang w:eastAsia="zh-CN"/>
        </w:rPr>
      </w:pPr>
      <w:r>
        <w:rPr>
          <w:rFonts w:hint="eastAsia"/>
          <w:color w:val="0000FF"/>
          <w:lang w:eastAsia="zh-CN"/>
        </w:rPr>
        <w:t>H</w:t>
      </w:r>
      <w:r>
        <w:rPr>
          <w:color w:val="0000FF"/>
          <w:lang w:eastAsia="zh-CN"/>
        </w:rPr>
        <w:t>as been added, thank you.</w:t>
      </w:r>
    </w:p>
  </w:comment>
  <w:comment w:id="1257" w:author="Yu Lin Zhao" w:date="2026-07-22T16:45:00Z" w:initials="YZ">
    <w:p w14:paraId="537F83EE" w14:textId="77777777" w:rsidR="00AE300B" w:rsidRDefault="00AE300B">
      <w:pPr>
        <w:pStyle w:val="CommentText1"/>
      </w:pPr>
      <w:r>
        <w:t xml:space="preserve">C-276 means </w:t>
      </w:r>
      <w:proofErr w:type="spellStart"/>
      <w:r>
        <w:t>Hastelloy</w:t>
      </w:r>
      <w:proofErr w:type="spellEnd"/>
      <w:r>
        <w:t xml:space="preserve"> Alloy?</w:t>
      </w:r>
    </w:p>
  </w:comment>
  <w:comment w:id="1258" w:author="Xuning Wei12232" w:date="2026-07-24T17:16:00Z" w:initials="XW">
    <w:p w14:paraId="67A38B11" w14:textId="77777777" w:rsidR="00AE300B" w:rsidRDefault="00AE300B">
      <w:pPr>
        <w:pStyle w:val="CommentText1"/>
      </w:pPr>
      <w:r>
        <w:rPr>
          <w:color w:val="000000" w:themeColor="text1"/>
          <w:sz w:val="18"/>
          <w:szCs w:val="18"/>
        </w:rPr>
        <w:t xml:space="preserve">Yes, it is </w:t>
      </w:r>
      <w:proofErr w:type="spellStart"/>
      <w:r>
        <w:rPr>
          <w:color w:val="000000" w:themeColor="text1"/>
          <w:sz w:val="18"/>
          <w:szCs w:val="18"/>
        </w:rPr>
        <w:t>Hastelloy</w:t>
      </w:r>
      <w:proofErr w:type="spellEnd"/>
      <w:r>
        <w:rPr>
          <w:color w:val="000000" w:themeColor="text1"/>
          <w:sz w:val="18"/>
          <w:szCs w:val="18"/>
        </w:rPr>
        <w:t>.</w:t>
      </w:r>
    </w:p>
  </w:comment>
  <w:comment w:id="1259" w:author="Yu Lin Zhao" w:date="2026-07-22T16:34:00Z" w:initials="YZ">
    <w:p w14:paraId="4DB6A906" w14:textId="77777777" w:rsidR="00AE300B" w:rsidRDefault="00AE300B">
      <w:pPr>
        <w:pStyle w:val="CommentText1"/>
      </w:pPr>
      <w:r>
        <w:t>Synthesis process of peptide resin</w:t>
      </w:r>
    </w:p>
  </w:comment>
  <w:comment w:id="1260" w:author="Xuning Wei12232" w:date="2026-07-24T17:14:00Z" w:initials="XW">
    <w:p w14:paraId="7AFFD9E4" w14:textId="77777777" w:rsidR="00AE300B" w:rsidRDefault="00AE300B">
      <w:pPr>
        <w:pStyle w:val="CommentText1"/>
        <w:rPr>
          <w:lang w:eastAsia="zh-CN"/>
        </w:rPr>
      </w:pPr>
      <w:r>
        <w:rPr>
          <w:rFonts w:hint="eastAsia"/>
          <w:lang w:eastAsia="zh-CN"/>
        </w:rPr>
        <w:t>M</w:t>
      </w:r>
      <w:r>
        <w:rPr>
          <w:lang w:eastAsia="zh-CN"/>
        </w:rPr>
        <w:t>odified</w:t>
      </w:r>
    </w:p>
  </w:comment>
  <w:comment w:id="1320" w:author="Veera Venkata Satyanarayana Chiranjeevi Geda" w:date="2026-05-21T16:04:00Z" w:initials="VG">
    <w:p w14:paraId="37EFA8BB" w14:textId="77777777" w:rsidR="00AE300B" w:rsidRDefault="00AE300B">
      <w:pPr>
        <w:pStyle w:val="CommentText1"/>
      </w:pPr>
      <w:r>
        <w:t xml:space="preserve">Please clarify if this also includes filter mesh and nitrogen distribution piping </w:t>
      </w:r>
      <w:proofErr w:type="spellStart"/>
      <w:r>
        <w:t>MoC</w:t>
      </w:r>
      <w:proofErr w:type="spellEnd"/>
      <w:r>
        <w:t>.</w:t>
      </w:r>
    </w:p>
  </w:comment>
  <w:comment w:id="1321" w:author="Xuning Wei12232" w:date="2026-05-25T14:29:00Z" w:initials="XW">
    <w:p w14:paraId="63C049B3" w14:textId="77777777" w:rsidR="00AE300B" w:rsidRDefault="00AE300B">
      <w:pPr>
        <w:pStyle w:val="CommentText"/>
        <w:rPr>
          <w:rFonts w:eastAsiaTheme="minorEastAsia"/>
          <w:lang w:eastAsia="zh-CN"/>
        </w:rPr>
      </w:pPr>
      <w:r>
        <w:t xml:space="preserve">Has been updated. </w:t>
      </w:r>
    </w:p>
  </w:comment>
  <w:comment w:id="1322" w:author="Xuning Wei12232" w:date="2026-09-05T20:57:00Z" w:initials="XW">
    <w:p w14:paraId="77FEA5B6" w14:textId="77777777" w:rsidR="00AE300B" w:rsidRDefault="00AE300B">
      <w:pPr>
        <w:pStyle w:val="CommentText"/>
      </w:pPr>
      <w:r>
        <w:t xml:space="preserve">Not previously included; newly added to this entry. </w:t>
      </w:r>
      <w:r>
        <w:rPr>
          <w:rFonts w:eastAsiaTheme="minorEastAsia"/>
          <w:lang w:eastAsia="zh-CN"/>
        </w:rPr>
        <w:t>Thank you</w:t>
      </w:r>
      <w:r>
        <w:t>.</w:t>
      </w:r>
    </w:p>
  </w:comment>
  <w:comment w:id="1421" w:author="Yu Lin Zhao" w:date="2026-07-22T16:45:00Z" w:initials="YZ">
    <w:p w14:paraId="677F1E27" w14:textId="77777777" w:rsidR="00AE300B" w:rsidRDefault="00AE300B">
      <w:pPr>
        <w:pStyle w:val="CommentText1"/>
      </w:pPr>
      <w:r>
        <w:t xml:space="preserve">C-276 means </w:t>
      </w:r>
      <w:proofErr w:type="spellStart"/>
      <w:r>
        <w:t>Hastelloy</w:t>
      </w:r>
      <w:proofErr w:type="spellEnd"/>
      <w:r>
        <w:t xml:space="preserve"> Alloy?</w:t>
      </w:r>
    </w:p>
  </w:comment>
  <w:comment w:id="1422" w:author="Xuning Wei12232" w:date="2026-07-24T17:16:00Z" w:initials="XW">
    <w:p w14:paraId="6ED78B1A" w14:textId="77777777" w:rsidR="00AE300B" w:rsidRDefault="00AE300B">
      <w:pPr>
        <w:pStyle w:val="CommentText1"/>
      </w:pPr>
      <w:r>
        <w:rPr>
          <w:color w:val="000000" w:themeColor="text1"/>
          <w:sz w:val="18"/>
          <w:szCs w:val="18"/>
        </w:rPr>
        <w:t xml:space="preserve">Yes, it is </w:t>
      </w:r>
      <w:proofErr w:type="spellStart"/>
      <w:r>
        <w:rPr>
          <w:color w:val="000000" w:themeColor="text1"/>
          <w:sz w:val="18"/>
          <w:szCs w:val="18"/>
        </w:rPr>
        <w:t>Hastelloy</w:t>
      </w:r>
      <w:proofErr w:type="spellEnd"/>
      <w:r>
        <w:rPr>
          <w:color w:val="000000" w:themeColor="text1"/>
          <w:sz w:val="18"/>
          <w:szCs w:val="18"/>
        </w:rPr>
        <w:t>.</w:t>
      </w:r>
    </w:p>
  </w:comment>
  <w:comment w:id="1534" w:author="Yiwen Zhang" w:date="2026-07-27T16:42:00Z" w:initials="YZ">
    <w:p w14:paraId="5EDFF1B9" w14:textId="77777777" w:rsidR="00AE300B" w:rsidRDefault="00AE300B">
      <w:pPr>
        <w:pStyle w:val="CommentText1"/>
      </w:pPr>
      <w:r>
        <w:t>Agitation tank</w:t>
      </w:r>
    </w:p>
  </w:comment>
  <w:comment w:id="1535" w:author="Xuning Wei12232" w:date="2026-08-02T13:34:00Z" w:initials="XW">
    <w:p w14:paraId="1FCE4622" w14:textId="77777777" w:rsidR="00AE300B" w:rsidRDefault="00AE300B">
      <w:pPr>
        <w:pStyle w:val="CommentText2"/>
        <w:rPr>
          <w:lang w:eastAsia="zh-CN"/>
        </w:rPr>
      </w:pPr>
      <w:r>
        <w:rPr>
          <w:lang w:eastAsia="zh-CN"/>
        </w:rPr>
        <w:t xml:space="preserve">Modified. Thanks. </w:t>
      </w:r>
    </w:p>
  </w:comment>
  <w:comment w:id="1536" w:author="Yiwen Zhang" w:date="2026-07-27T16:42:00Z" w:initials="YZ">
    <w:p w14:paraId="62D83B28" w14:textId="77777777" w:rsidR="00AE300B" w:rsidRDefault="00AE300B">
      <w:pPr>
        <w:pStyle w:val="CommentText1"/>
      </w:pPr>
      <w:r>
        <w:t>How many blades of agitator?</w:t>
      </w:r>
    </w:p>
  </w:comment>
  <w:comment w:id="1537" w:author="Xuning Wei12232" w:date="2026-08-02T13:36:00Z" w:initials="XW">
    <w:p w14:paraId="1C625349" w14:textId="77777777" w:rsidR="00AE300B" w:rsidRDefault="00AE300B">
      <w:pPr>
        <w:pStyle w:val="CommentText2"/>
      </w:pPr>
      <w:r>
        <w:rPr>
          <w:rFonts w:ascii="Times New Roman" w:eastAsia="仿宋_GB2312" w:hAnsi="Times New Roman" w:cs="Times New Roman"/>
          <w:bCs w:val="0"/>
          <w:sz w:val="18"/>
          <w:szCs w:val="18"/>
          <w:lang w:eastAsia="zh-CN"/>
        </w:rPr>
        <w:t>After confirmation, it is 3-blades propeller-type impeller</w:t>
      </w:r>
    </w:p>
  </w:comment>
  <w:comment w:id="1570" w:author="Yiwen Zhang" w:date="2026-07-27T16:43:00Z" w:initials="YZ">
    <w:p w14:paraId="7FEB1F49" w14:textId="77777777" w:rsidR="00AE300B" w:rsidRDefault="00AE300B">
      <w:pPr>
        <w:pStyle w:val="CommentText1"/>
      </w:pPr>
      <w:r>
        <w:t>How many blades?</w:t>
      </w:r>
    </w:p>
  </w:comment>
  <w:comment w:id="1571" w:author="Xuning Wei12232" w:date="2026-08-02T15:02:00Z" w:initials="XW">
    <w:p w14:paraId="0321E4A0" w14:textId="77777777" w:rsidR="00AE300B" w:rsidRDefault="00AE300B">
      <w:pPr>
        <w:pStyle w:val="CommentText2"/>
      </w:pPr>
      <w:r>
        <w:t xml:space="preserve">It is equipped with three blades </w:t>
      </w:r>
    </w:p>
  </w:comment>
  <w:comment w:id="1620" w:author="Yiwen Zhang" w:date="2026-08-19T18:34:00Z" w:initials="YZ">
    <w:p w14:paraId="3E3755EE" w14:textId="77777777" w:rsidR="00AE300B" w:rsidRDefault="00AE300B">
      <w:pPr>
        <w:pStyle w:val="CommentText2"/>
      </w:pPr>
      <w:r>
        <w:t>It is</w:t>
      </w:r>
      <w:r>
        <w:rPr>
          <w:color w:val="000000" w:themeColor="text1"/>
        </w:rPr>
        <w:t xml:space="preserve"> double-layer propeller type in ESA</w:t>
      </w:r>
    </w:p>
  </w:comment>
  <w:comment w:id="1621" w:author="Xuning Wei12232" w:date="2026-08-23T17:48:00Z" w:initials="XW">
    <w:p w14:paraId="464C7E14" w14:textId="77777777" w:rsidR="00AE300B" w:rsidRDefault="00AE300B">
      <w:pPr>
        <w:pStyle w:val="CommentText2"/>
      </w:pPr>
      <w:r>
        <w:rPr>
          <w:lang w:eastAsia="zh-CN"/>
        </w:rPr>
        <w:t>Has been updated Thank you.</w:t>
      </w:r>
    </w:p>
  </w:comment>
  <w:comment w:id="1656" w:author="Veera Venkata Satyanarayana Chiranjeevi Geda" w:date="2026-05-11T16:41:00Z" w:initials="VG">
    <w:p w14:paraId="7F8DA8B2" w14:textId="77777777" w:rsidR="00AE300B" w:rsidRDefault="00AE300B">
      <w:pPr>
        <w:pStyle w:val="CommentText1"/>
      </w:pPr>
      <w:proofErr w:type="gramStart"/>
      <w:r>
        <w:t>mechanical</w:t>
      </w:r>
      <w:proofErr w:type="gramEnd"/>
      <w:r>
        <w:t xml:space="preserve"> seal?</w:t>
      </w:r>
    </w:p>
  </w:comment>
  <w:comment w:id="1657" w:author="Zuo Zhang" w:date="2026-05-13T16:56:00Z" w:initials="ZZ">
    <w:p w14:paraId="757F2D11" w14:textId="77777777" w:rsidR="00AE300B" w:rsidRDefault="00AE300B">
      <w:pPr>
        <w:pStyle w:val="CommentText4"/>
        <w:rPr>
          <w:rFonts w:eastAsiaTheme="minorEastAsia"/>
          <w:lang w:eastAsia="zh-CN"/>
        </w:rPr>
      </w:pPr>
      <w:r>
        <w:rPr>
          <w:rFonts w:eastAsiaTheme="minorEastAsia" w:hint="eastAsia"/>
          <w:lang w:eastAsia="zh-CN"/>
        </w:rPr>
        <w:t>Yes</w:t>
      </w:r>
      <w:r>
        <w:rPr>
          <w:rFonts w:eastAsiaTheme="minorEastAsia"/>
          <w:lang w:eastAsia="zh-CN"/>
        </w:rPr>
        <w:t>, thanks.</w:t>
      </w:r>
    </w:p>
  </w:comment>
  <w:comment w:id="1699" w:author="Yiwen Zhang" w:date="2026-08-19T18:34:00Z" w:initials="YZ">
    <w:p w14:paraId="788DA6ED" w14:textId="77777777" w:rsidR="00AE300B" w:rsidRDefault="00AE300B">
      <w:pPr>
        <w:pStyle w:val="CommentText2"/>
        <w:rPr>
          <w:color w:val="000000" w:themeColor="text1"/>
        </w:rPr>
      </w:pPr>
      <w:r>
        <w:t>It i</w:t>
      </w:r>
      <w:r>
        <w:rPr>
          <w:color w:val="000000" w:themeColor="text1"/>
        </w:rPr>
        <w:t>s double-layer propeller type in ESA</w:t>
      </w:r>
    </w:p>
  </w:comment>
  <w:comment w:id="1700" w:author="Xuning Wei12232" w:date="2026-08-23T17:48:00Z" w:initials="XW">
    <w:p w14:paraId="77E7A40D" w14:textId="77777777" w:rsidR="00AE300B" w:rsidRDefault="00AE300B">
      <w:pPr>
        <w:pStyle w:val="CommentText2"/>
        <w:rPr>
          <w:lang w:eastAsia="zh-CN"/>
        </w:rPr>
      </w:pPr>
      <w:r>
        <w:rPr>
          <w:lang w:eastAsia="zh-CN"/>
        </w:rPr>
        <w:t xml:space="preserve">Has been updated Thank you. </w:t>
      </w:r>
    </w:p>
  </w:comment>
  <w:comment w:id="1771" w:author="Sonia Quinn - Network" w:date="2026-09-09T17:06:00Z" w:initials="SN">
    <w:p w14:paraId="4DFF7E23" w14:textId="77777777" w:rsidR="00AE300B" w:rsidRDefault="00AE300B">
      <w:pPr>
        <w:pStyle w:val="CommentText3"/>
      </w:pPr>
      <w:r>
        <w:rPr>
          <w:color w:val="242424"/>
        </w:rPr>
        <w:t>Suggest to add for clarity: Only process parameters determined through process characterization and risk assessment to impact product quality or process performance, are considered within PPQ success criteria. Other operational parameters remain controlled through the approved MOR and are evaluated for potential impact should any deviation occur.</w:t>
      </w:r>
      <w:r>
        <w:t xml:space="preserve"> </w:t>
      </w:r>
    </w:p>
  </w:comment>
  <w:comment w:id="1772" w:author="Xuning Wei12232" w:date="2026-09-13T22:36:00Z" w:initials="XW">
    <w:p w14:paraId="6D49D273" w14:textId="77777777" w:rsidR="00AE300B" w:rsidRDefault="00AE300B">
      <w:pPr>
        <w:pStyle w:val="CommentText"/>
        <w:rPr>
          <w:lang w:eastAsia="zh-CN"/>
        </w:rPr>
      </w:pPr>
      <w:r>
        <w:rPr>
          <w:rFonts w:hint="eastAsia"/>
          <w:color w:val="0000FF"/>
          <w:lang w:eastAsia="zh-CN"/>
        </w:rPr>
        <w:t>H</w:t>
      </w:r>
      <w:r>
        <w:rPr>
          <w:color w:val="0000FF"/>
          <w:lang w:eastAsia="zh-CN"/>
        </w:rPr>
        <w:t>as been added, thank you.</w:t>
      </w:r>
    </w:p>
  </w:comment>
  <w:comment w:id="1932" w:author="Yiwen Zhang" w:date="2026-07-29T10:11:00Z" w:initials="YZ">
    <w:p w14:paraId="3EAE7002" w14:textId="77777777" w:rsidR="00AE300B" w:rsidRDefault="00AE300B">
      <w:pPr>
        <w:pStyle w:val="CommentText1"/>
      </w:pPr>
      <w:r>
        <w:t>Is there a consistent name for agitator?</w:t>
      </w:r>
    </w:p>
  </w:comment>
  <w:comment w:id="1933" w:author="Xuning Wei12232" w:date="2026-10-20T16:25:00Z" w:initials="XW">
    <w:p w14:paraId="7DFEEA8E" w14:textId="77777777" w:rsidR="00AE300B" w:rsidRDefault="00AE300B">
      <w:pPr>
        <w:pStyle w:val="a8"/>
        <w:rPr>
          <w:lang w:eastAsia="zh-CN"/>
        </w:rPr>
      </w:pPr>
      <w:r>
        <w:rPr>
          <w:lang w:eastAsia="zh-CN"/>
        </w:rPr>
        <w:t>Modified. Thank you.</w:t>
      </w:r>
    </w:p>
  </w:comment>
  <w:comment w:id="2380" w:author="Yiwen Zhang" w:date="2026-07-29T10:20:00Z" w:initials="YZ">
    <w:p w14:paraId="34B168E4" w14:textId="77777777" w:rsidR="00AE300B" w:rsidRDefault="00AE300B">
      <w:pPr>
        <w:pStyle w:val="CommentText1"/>
      </w:pPr>
      <w:r>
        <w:t>The format looks different and very crowded.</w:t>
      </w:r>
    </w:p>
  </w:comment>
  <w:comment w:id="2381" w:author="Xuning Wei12232" w:date="2026-08-02T16:53:00Z" w:initials="XW">
    <w:p w14:paraId="441B6576" w14:textId="77777777" w:rsidR="00AE300B" w:rsidRDefault="00AE300B">
      <w:pPr>
        <w:pStyle w:val="CommentText2"/>
        <w:rPr>
          <w:lang w:eastAsia="zh-CN"/>
        </w:rPr>
      </w:pPr>
      <w:r>
        <w:t>The format has been updated. Thank you</w:t>
      </w:r>
    </w:p>
  </w:comment>
  <w:comment w:id="2486" w:author="Yiwen Zhang" w:date="2026-07-29T10:26:00Z" w:initials="YZ">
    <w:p w14:paraId="5FF7CCC0" w14:textId="77777777" w:rsidR="00AE300B" w:rsidRDefault="00AE300B">
      <w:pPr>
        <w:pStyle w:val="CommentText1"/>
      </w:pPr>
      <w:r>
        <w:t>What is the reason to cool the synthesizer in every post-</w:t>
      </w:r>
      <w:proofErr w:type="spellStart"/>
      <w:r>
        <w:t>deprotection</w:t>
      </w:r>
      <w:proofErr w:type="spellEnd"/>
      <w:r>
        <w:t xml:space="preserve"> cycle?</w:t>
      </w:r>
    </w:p>
  </w:comment>
  <w:comment w:id="2487" w:author="Xuning Wei12232" w:date="2026-08-03T17:56:00Z" w:initials="XW">
    <w:p w14:paraId="6A10380E" w14:textId="77777777" w:rsidR="00AE300B" w:rsidRDefault="00AE300B">
      <w:pPr>
        <w:pStyle w:val="CommentText2"/>
      </w:pPr>
      <w:r>
        <w:t>To maintain consistency with other fragments. It is same to Full Scale non-saleable batch</w:t>
      </w:r>
    </w:p>
  </w:comment>
  <w:comment w:id="2747" w:author="Johan Granander" w:date="2026-07-21T15:47:00Z" w:initials="JG">
    <w:p w14:paraId="0B436946" w14:textId="77777777" w:rsidR="00AE300B" w:rsidRDefault="00AE300B">
      <w:pPr>
        <w:pStyle w:val="CommentText1"/>
      </w:pPr>
      <w:r>
        <w:rPr>
          <w:lang w:val="en-IE"/>
        </w:rPr>
        <w:t xml:space="preserve">Sometimes the vessel names are in bold but sometimes they </w:t>
      </w:r>
      <w:proofErr w:type="spellStart"/>
      <w:r>
        <w:rPr>
          <w:lang w:val="en-IE"/>
        </w:rPr>
        <w:t>arent</w:t>
      </w:r>
      <w:proofErr w:type="spellEnd"/>
      <w:r>
        <w:rPr>
          <w:lang w:val="en-IE"/>
        </w:rPr>
        <w:t>. Please either make all bold or not bold.</w:t>
      </w:r>
    </w:p>
  </w:comment>
  <w:comment w:id="2748" w:author="Xuning Wei12232" w:date="2026-07-24T17:32:00Z" w:initials="XW">
    <w:p w14:paraId="342A6365" w14:textId="77777777" w:rsidR="00AE300B" w:rsidRDefault="00AE300B">
      <w:pPr>
        <w:pStyle w:val="CommentText1"/>
        <w:rPr>
          <w:lang w:eastAsia="zh-CN"/>
        </w:rPr>
      </w:pPr>
      <w:r>
        <w:rPr>
          <w:rFonts w:hint="eastAsia"/>
          <w:lang w:eastAsia="zh-CN"/>
        </w:rPr>
        <w:t>M</w:t>
      </w:r>
      <w:r>
        <w:rPr>
          <w:lang w:eastAsia="zh-CN"/>
        </w:rPr>
        <w:t>odified</w:t>
      </w:r>
    </w:p>
  </w:comment>
  <w:comment w:id="2845" w:author="Xuning Wei12232" w:date="2026-10-20T11:15:00Z" w:initials="XW">
    <w:p w14:paraId="7FFF2E23" w14:textId="77777777" w:rsidR="00AE300B" w:rsidRDefault="00AE300B">
      <w:pPr>
        <w:pStyle w:val="a8"/>
        <w:rPr>
          <w:lang w:eastAsia="zh-CN"/>
        </w:rPr>
      </w:pPr>
      <w:r>
        <w:rPr>
          <w:rFonts w:hint="eastAsia"/>
          <w:lang w:eastAsia="zh-CN"/>
        </w:rPr>
        <w:t>调为</w:t>
      </w:r>
      <w:r>
        <w:rPr>
          <w:rFonts w:hint="eastAsia"/>
          <w:lang w:eastAsia="zh-CN"/>
        </w:rPr>
        <w:t>9v</w:t>
      </w:r>
      <w:r>
        <w:rPr>
          <w:lang w:eastAsia="zh-CN"/>
        </w:rPr>
        <w:t>,</w:t>
      </w:r>
    </w:p>
  </w:comment>
  <w:comment w:id="3060" w:author="Xuning Wei12232" w:date="2026-10-20T11:21:00Z" w:initials="XW">
    <w:p w14:paraId="5933DFAC" w14:textId="77777777" w:rsidR="00AE300B" w:rsidRDefault="00AE300B">
      <w:pPr>
        <w:pStyle w:val="a8"/>
        <w:rPr>
          <w:lang w:eastAsia="zh-CN"/>
        </w:rPr>
      </w:pPr>
      <w:r>
        <w:rPr>
          <w:rFonts w:hint="eastAsia"/>
          <w:lang w:eastAsia="zh-CN"/>
        </w:rPr>
        <w:t>重新修改</w:t>
      </w:r>
      <w:r>
        <w:rPr>
          <w:rFonts w:hint="eastAsia"/>
          <w:lang w:eastAsia="zh-CN"/>
        </w:rPr>
        <w:t xml:space="preserve"> </w:t>
      </w:r>
      <w:r>
        <w:rPr>
          <w:lang w:eastAsia="zh-CN"/>
        </w:rPr>
        <w:t xml:space="preserve"> </w:t>
      </w:r>
      <w:r>
        <w:rPr>
          <w:rFonts w:hint="eastAsia"/>
          <w:lang w:eastAsia="zh-CN"/>
        </w:rPr>
        <w:t>先加氨基酸再加</w:t>
      </w:r>
      <w:proofErr w:type="spellStart"/>
      <w:r>
        <w:rPr>
          <w:lang w:eastAsia="zh-CN"/>
        </w:rPr>
        <w:t>Oxyma</w:t>
      </w:r>
      <w:proofErr w:type="spellEnd"/>
      <w:r>
        <w:rPr>
          <w:lang w:eastAsia="zh-CN"/>
        </w:rPr>
        <w:t xml:space="preserve"> </w:t>
      </w:r>
      <w:r>
        <w:rPr>
          <w:rFonts w:hint="eastAsia"/>
          <w:lang w:eastAsia="zh-CN"/>
        </w:rPr>
        <w:t>然后</w:t>
      </w:r>
      <w:r>
        <w:rPr>
          <w:rFonts w:hint="eastAsia"/>
          <w:lang w:eastAsia="zh-CN"/>
        </w:rPr>
        <w:t xml:space="preserve"> </w:t>
      </w:r>
      <w:r>
        <w:rPr>
          <w:rFonts w:hint="eastAsia"/>
          <w:lang w:eastAsia="zh-CN"/>
        </w:rPr>
        <w:t>调温搅拌。</w:t>
      </w:r>
    </w:p>
  </w:comment>
  <w:comment w:id="6074" w:author="Orla O'Regan" w:date="2026-08-06T14:40:00Z" w:initials="OO">
    <w:p w14:paraId="3618BC5A" w14:textId="77777777" w:rsidR="00AE300B" w:rsidRDefault="00AE300B">
      <w:proofErr w:type="gramStart"/>
      <w:r>
        <w:t>should</w:t>
      </w:r>
      <w:proofErr w:type="gramEnd"/>
      <w:r>
        <w:t xml:space="preserve"> there be verbiage on what constitutes a Positive sample=Incomplete Coupling added if not already added in the PVP? </w:t>
      </w:r>
    </w:p>
    <w:p w14:paraId="6DFE8DA0" w14:textId="77777777" w:rsidR="00AE300B" w:rsidRDefault="00AE300B">
      <w:pPr>
        <w:ind w:leftChars="410" w:left="902"/>
      </w:pPr>
    </w:p>
    <w:p w14:paraId="598C3786" w14:textId="77777777" w:rsidR="00AE300B" w:rsidRDefault="00AE300B">
      <w:pPr>
        <w:ind w:leftChars="410" w:left="902"/>
      </w:pPr>
      <w:r>
        <w:t xml:space="preserve">Yellow to Orange Report Negative= Complete coupling. </w:t>
      </w:r>
    </w:p>
    <w:p w14:paraId="23EB2B10" w14:textId="77777777" w:rsidR="00AE300B" w:rsidRDefault="00AE300B">
      <w:pPr>
        <w:ind w:leftChars="410" w:left="902"/>
      </w:pPr>
      <w:r>
        <w:t>Blue to Black Positive= Incomplete coupling</w:t>
      </w:r>
    </w:p>
    <w:p w14:paraId="733AE804" w14:textId="77777777" w:rsidR="00AE300B" w:rsidRDefault="00AE300B">
      <w:pPr>
        <w:ind w:leftChars="410" w:left="902"/>
      </w:pPr>
    </w:p>
    <w:p w14:paraId="35E3E793" w14:textId="77777777" w:rsidR="00AE300B" w:rsidRDefault="00AE300B">
      <w:pPr>
        <w:ind w:leftChars="410" w:left="902"/>
      </w:pPr>
      <w:r>
        <w:t xml:space="preserve">Also is the preference to report as negative &amp; </w:t>
      </w:r>
      <w:proofErr w:type="spellStart"/>
      <w:r>
        <w:t>possitive</w:t>
      </w:r>
      <w:proofErr w:type="spellEnd"/>
      <w:r>
        <w:t>, as opposed to pass/fail</w:t>
      </w:r>
    </w:p>
  </w:comment>
  <w:comment w:id="6075" w:author="Zhenxin Yan - Network" w:date="2026-08-07T10:11:00Z" w:initials="ZN">
    <w:p w14:paraId="0337D1A4" w14:textId="77777777" w:rsidR="00AE300B" w:rsidRDefault="00AE300B">
      <w:r>
        <w:t>Added, thanks for suggestions</w:t>
      </w:r>
    </w:p>
  </w:comment>
  <w:comment w:id="6076" w:author="Orla O'Regan" w:date="2026-08-07T14:27:00Z" w:initials="OO">
    <w:p w14:paraId="5FE2F6CA" w14:textId="77777777" w:rsidR="00AE300B" w:rsidRDefault="00AE300B">
      <w:pPr>
        <w:pStyle w:val="CommentText2"/>
      </w:pPr>
      <w:r>
        <w:t xml:space="preserve">Thank you! </w:t>
      </w:r>
    </w:p>
    <w:p w14:paraId="7FDDDAD4" w14:textId="77777777" w:rsidR="00AE300B" w:rsidRDefault="00AE300B">
      <w:pPr>
        <w:pStyle w:val="CommentText2"/>
        <w:ind w:leftChars="410" w:left="902"/>
      </w:pPr>
      <w:r>
        <w:t>There is a change control to update the MOR can you make sure that this is also reflected in the MOR please?</w:t>
      </w:r>
    </w:p>
  </w:comment>
  <w:comment w:id="6077" w:author="Xuning Wei12232" w:date="2026-08-11T15:23:00Z" w:initials="XW">
    <w:p w14:paraId="0F722EE3" w14:textId="77777777" w:rsidR="00AE300B" w:rsidRDefault="00AE300B">
      <w:pPr>
        <w:pStyle w:val="CommentText2"/>
        <w:rPr>
          <w:lang w:eastAsia="zh-CN"/>
        </w:rPr>
      </w:pPr>
      <w:r>
        <w:t>Yes, this will be updated in the MOR. Thanks.</w:t>
      </w:r>
    </w:p>
  </w:comment>
  <w:comment w:id="7064" w:author="Yu Lin Zhao" w:date="2026-07-22T17:56:00Z" w:initials="YZ">
    <w:p w14:paraId="376C8AFD" w14:textId="77777777" w:rsidR="00AE300B" w:rsidRDefault="00AE300B">
      <w:pPr>
        <w:pStyle w:val="CommentText1"/>
      </w:pPr>
      <w:r>
        <w:t>10.0?</w:t>
      </w:r>
    </w:p>
  </w:comment>
  <w:comment w:id="7065" w:author="Xuning Wei12232" w:date="2026-07-24T17:32:00Z" w:initials="XW">
    <w:p w14:paraId="2A7D77AF" w14:textId="77777777" w:rsidR="00AE300B" w:rsidRDefault="00AE300B">
      <w:pPr>
        <w:pStyle w:val="CommentText1"/>
      </w:pPr>
      <w:r>
        <w:t>Revised</w:t>
      </w:r>
    </w:p>
  </w:comment>
  <w:comment w:id="7199" w:author="Novie Atakiwe" w:date="2026-08-05T16:50:00Z" w:initials="NA">
    <w:p w14:paraId="1EB82C74" w14:textId="77777777" w:rsidR="00AE300B" w:rsidRDefault="00AE300B">
      <w:pPr>
        <w:pStyle w:val="CommentText2"/>
      </w:pPr>
      <w:r>
        <w:rPr>
          <w:lang w:val="en-IE"/>
        </w:rPr>
        <w:t xml:space="preserve">Why was this table deleted? </w:t>
      </w:r>
    </w:p>
  </w:comment>
  <w:comment w:id="7200" w:author="Xuning Wei12232" w:date="2026-08-06T13:55:00Z" w:initials="XW">
    <w:p w14:paraId="7A9FB7A7" w14:textId="77777777" w:rsidR="00AE300B" w:rsidRDefault="00AE300B">
      <w:pPr>
        <w:pStyle w:val="CommentText2"/>
      </w:pPr>
      <w:r>
        <w:rPr>
          <w:lang w:eastAsia="zh-CN"/>
        </w:rPr>
        <w:t>According to above comments, the success criteria for PV cannot be dependent on fulfilling all parameters. And we will add the CPPs, CIPCs and IPCs in Section 10.</w:t>
      </w:r>
    </w:p>
  </w:comment>
  <w:comment w:id="7201" w:author="Xuning Wei12232" w:date="2026-08-06T20:44:00Z" w:initials="XW">
    <w:p w14:paraId="5DFA7172" w14:textId="77777777" w:rsidR="00AE300B" w:rsidRDefault="00AE300B">
      <w:pPr>
        <w:pStyle w:val="CommentText2"/>
      </w:pPr>
      <w:r>
        <w:t>We may retain this table as an appendix if necessary. Do we need to provide it?</w:t>
      </w:r>
    </w:p>
  </w:comment>
  <w:comment w:id="7202" w:author="Novie Atakiwe" w:date="2026-08-11T13:56:00Z" w:initials="NA">
    <w:p w14:paraId="4FFF2055" w14:textId="77777777" w:rsidR="00AE300B" w:rsidRDefault="00AE300B">
      <w:pPr>
        <w:pStyle w:val="CommentText2"/>
      </w:pPr>
      <w:r>
        <w:rPr>
          <w:lang w:val="en-IE"/>
        </w:rPr>
        <w:t>Yes please add it as an appendix</w:t>
      </w:r>
    </w:p>
  </w:comment>
  <w:comment w:id="7203" w:author="Xuning Wei12232" w:date="2026-08-12T19:49:00Z" w:initials="XW">
    <w:p w14:paraId="779F294E" w14:textId="77777777" w:rsidR="00AE300B" w:rsidRDefault="00AE300B">
      <w:pPr>
        <w:pStyle w:val="CommentText2"/>
      </w:pPr>
      <w:r>
        <w:t>Relevant content will be added to Appendix 5, and full detailed data will be supplemented after the confirmation of PAR and NOR data. Thanks.</w:t>
      </w:r>
    </w:p>
  </w:comment>
  <w:comment w:id="7212" w:author="Yiwen Zhang" w:date="2026-07-29T10:59:00Z" w:initials="YZ">
    <w:p w14:paraId="2A654E6A" w14:textId="77777777" w:rsidR="00AE300B" w:rsidRDefault="00AE300B">
      <w:pPr>
        <w:pStyle w:val="CommentText1"/>
      </w:pPr>
      <w:r>
        <w:t>Please add the tables for CPPs, IPCs, CIPCs in this section.</w:t>
      </w:r>
    </w:p>
  </w:comment>
  <w:comment w:id="7213" w:author="Xuning Wei12232" w:date="2026-08-03T16:00:00Z" w:initials="XW">
    <w:p w14:paraId="48B732DA" w14:textId="77777777" w:rsidR="00AE300B" w:rsidRDefault="00AE300B">
      <w:pPr>
        <w:pStyle w:val="CommentText2"/>
        <w:rPr>
          <w:lang w:eastAsia="zh-CN"/>
        </w:rPr>
      </w:pPr>
      <w:r>
        <w:t>IPCs added, no CQAs identified.</w:t>
      </w:r>
    </w:p>
  </w:comment>
  <w:comment w:id="7220" w:author="Xuning Wei12232" w:date="2026-07-20T21:23:00Z" w:initials="XW">
    <w:p w14:paraId="77F7F1C1" w14:textId="77777777" w:rsidR="00AE300B" w:rsidRDefault="00AE300B">
      <w:pPr>
        <w:pStyle w:val="CommentText1"/>
      </w:pPr>
      <w:r>
        <w:t xml:space="preserve">The naming of these documents will be revised to comply with </w:t>
      </w:r>
      <w:proofErr w:type="spellStart"/>
      <w:r>
        <w:t>Asymchem</w:t>
      </w:r>
      <w:proofErr w:type="spellEnd"/>
      <w:r>
        <w:t xml:space="preserve"> after CPP data becomes available.</w:t>
      </w:r>
    </w:p>
  </w:comment>
  <w:comment w:id="7221" w:author="Johan Granander" w:date="2026-07-22T10:04:00Z" w:initials="JG">
    <w:p w14:paraId="0B7E0A2F" w14:textId="77777777" w:rsidR="00AE300B" w:rsidRDefault="00AE300B">
      <w:pPr>
        <w:pStyle w:val="CommentText1"/>
      </w:pPr>
      <w:r>
        <w:rPr>
          <w:lang w:val="en-IE"/>
        </w:rPr>
        <w:t xml:space="preserve">We should probably reference the Process Flow Document (PFD) here as well when available </w:t>
      </w:r>
    </w:p>
  </w:comment>
  <w:comment w:id="7222" w:author="Xuning Wei12232" w:date="2026-07-24T19:34:00Z" w:initials="XW">
    <w:p w14:paraId="7D596019" w14:textId="77777777" w:rsidR="00AE300B" w:rsidRDefault="00AE300B">
      <w:pPr>
        <w:pStyle w:val="CommentText1"/>
        <w:rPr>
          <w:lang w:eastAsia="zh-CN"/>
        </w:rPr>
      </w:pPr>
      <w:r>
        <w:rPr>
          <w:rFonts w:hint="eastAsia"/>
          <w:lang w:eastAsia="zh-CN"/>
        </w:rPr>
        <w:t>O</w:t>
      </w:r>
      <w:r>
        <w:rPr>
          <w:lang w:eastAsia="zh-CN"/>
        </w:rPr>
        <w:t>k, thanks</w:t>
      </w:r>
    </w:p>
  </w:comment>
  <w:comment w:id="7223" w:author="Novie Atakiwe" w:date="2026-08-05T16:53:00Z" w:initials="NA">
    <w:p w14:paraId="68C893AB" w14:textId="77777777" w:rsidR="00AE300B" w:rsidRDefault="00AE300B">
      <w:pPr>
        <w:pStyle w:val="CommentText2"/>
      </w:pPr>
      <w:r>
        <w:rPr>
          <w:lang w:val="en-IE"/>
        </w:rPr>
        <w:t xml:space="preserve">Update this when the CPP is identified </w:t>
      </w:r>
    </w:p>
  </w:comment>
  <w:comment w:id="7224" w:author="Xuning Wei12232" w:date="2026-08-06T14:07:00Z" w:initials="XW">
    <w:p w14:paraId="374F3372" w14:textId="77777777" w:rsidR="00AE300B" w:rsidRDefault="00AE300B">
      <w:pPr>
        <w:pStyle w:val="CommentText2"/>
        <w:rPr>
          <w:lang w:eastAsia="zh-CN"/>
        </w:rPr>
      </w:pPr>
      <w:r>
        <w:rPr>
          <w:lang w:eastAsia="zh-CN"/>
        </w:rPr>
        <w:t>Ok, thanks.</w:t>
      </w:r>
    </w:p>
  </w:comment>
  <w:comment w:id="7240" w:author="Yiwen Zhang" w:date="2026-10-13T22:03:00Z" w:initials="YZ">
    <w:p w14:paraId="7DF75B08" w14:textId="77777777" w:rsidR="00AE300B" w:rsidRDefault="00AE300B">
      <w:pPr>
        <w:pStyle w:val="CommentText"/>
      </w:pPr>
      <w:r>
        <w:rPr>
          <w:color w:val="242424"/>
          <w:highlight w:val="white"/>
        </w:rPr>
        <w:t>The text says Table 7 lists "PARs, normal operating ranges and targets", but the table has no NORs. </w:t>
      </w:r>
      <w:r>
        <w:t xml:space="preserve"> </w:t>
      </w:r>
    </w:p>
    <w:p w14:paraId="71D5F93C" w14:textId="77777777" w:rsidR="00AE300B" w:rsidRDefault="00AE300B">
      <w:pPr>
        <w:pStyle w:val="CommentText"/>
        <w:ind w:leftChars="410" w:left="902"/>
      </w:pPr>
      <w:r>
        <w:rPr>
          <w:color w:val="242424"/>
          <w:highlight w:val="white"/>
        </w:rPr>
        <w:t>Add a "NOR (batch record)" column</w:t>
      </w:r>
    </w:p>
  </w:comment>
  <w:comment w:id="7241" w:author="Yu Zhang12718" w:date="2026-10-13T23:02:00Z" w:initials="YZ">
    <w:p w14:paraId="73CE5660" w14:textId="77777777" w:rsidR="00AE300B" w:rsidRDefault="00AE300B">
      <w:pPr>
        <w:pStyle w:val="CommentText"/>
      </w:pPr>
      <w:r>
        <w:t>Added</w:t>
      </w:r>
    </w:p>
  </w:comment>
  <w:comment w:id="7242" w:author="Yiwen Zhang" w:date="2026-10-14T11:40:00Z" w:initials="YZ">
    <w:p w14:paraId="38C76523" w14:textId="77777777" w:rsidR="00AE300B" w:rsidRDefault="00AE300B">
      <w:pPr>
        <w:pStyle w:val="CommentText"/>
      </w:pPr>
      <w:r>
        <w:t>Add the NOR to Table 7, not in attachment</w:t>
      </w:r>
    </w:p>
  </w:comment>
  <w:comment w:id="7243" w:author="Yu Zhang - Network" w:date="2026-10-14T12:53:00Z" w:initials="YN">
    <w:p w14:paraId="547FD0BF" w14:textId="77777777" w:rsidR="00AE300B" w:rsidRDefault="00AE300B">
      <w:pPr>
        <w:pStyle w:val="CommentText"/>
      </w:pPr>
      <w:r>
        <w:t>Updated</w:t>
      </w:r>
    </w:p>
  </w:comment>
  <w:comment w:id="7294" w:author="Johan Granander" w:date="2026-08-07T15:23:00Z" w:initials="JG">
    <w:p w14:paraId="467811D8" w14:textId="77777777" w:rsidR="00AE300B" w:rsidRDefault="00AE300B">
      <w:pPr>
        <w:pStyle w:val="CommentText2"/>
      </w:pPr>
      <w:r>
        <w:rPr>
          <w:lang w:val="sv-SE"/>
        </w:rPr>
        <w:t>Are the amino acid numbers correct? Both Phe and NMeAsn shouldnt be amino acid 23.</w:t>
      </w:r>
    </w:p>
  </w:comment>
  <w:comment w:id="7295" w:author="Xuning Wei12232" w:date="2026-08-11T15:27:00Z" w:initials="XW">
    <w:p w14:paraId="075158E0" w14:textId="77777777" w:rsidR="00AE300B" w:rsidRDefault="00AE300B">
      <w:pPr>
        <w:pStyle w:val="CommentText2"/>
        <w:rPr>
          <w:lang w:eastAsia="zh-CN"/>
        </w:rPr>
      </w:pPr>
      <w:r>
        <w:rPr>
          <w:lang w:eastAsia="zh-CN"/>
        </w:rPr>
        <w:t>Modified. Thank you.</w:t>
      </w:r>
    </w:p>
  </w:comment>
  <w:comment w:id="7336" w:author="Yiwen Zhang" w:date="2026-08-04T18:49:00Z" w:initials="YZ">
    <w:p w14:paraId="174F46ED" w14:textId="77777777" w:rsidR="00AE300B" w:rsidRDefault="00AE300B">
      <w:pPr>
        <w:pStyle w:val="CommentText2"/>
      </w:pPr>
      <w:r>
        <w:t>Where is the appearance test?</w:t>
      </w:r>
    </w:p>
  </w:comment>
  <w:comment w:id="7337" w:author="Xuning Wei12232" w:date="2026-08-05T16:16:00Z" w:initials="XW">
    <w:p w14:paraId="7DF75553" w14:textId="77777777" w:rsidR="00AE300B" w:rsidRDefault="00AE300B">
      <w:pPr>
        <w:pStyle w:val="CommentText2"/>
      </w:pPr>
      <w:r>
        <w:t xml:space="preserve">Appearance test is recorded under the </w:t>
      </w:r>
      <w:r>
        <w:rPr>
          <w:rFonts w:hint="eastAsia"/>
        </w:rPr>
        <w:t>Collect/ &amp; Analyze</w:t>
      </w:r>
      <w:r>
        <w:t xml:space="preserve"> </w:t>
      </w:r>
      <w:r>
        <w:rPr>
          <w:rFonts w:hint="eastAsia"/>
          <w:lang w:eastAsia="zh-CN"/>
        </w:rPr>
        <w:t>in</w:t>
      </w:r>
      <w:r>
        <w:t xml:space="preserve"> MOR. No sampling test will be performed.</w:t>
      </w:r>
    </w:p>
  </w:comment>
  <w:comment w:id="7344" w:author="Sonia Quinn - Network" w:date="2026-09-09T17:08:00Z" w:initials="SN">
    <w:p w14:paraId="56CB2ED7" w14:textId="77777777" w:rsidR="00AE300B" w:rsidRDefault="00AE300B">
      <w:pPr>
        <w:pStyle w:val="CommentText3"/>
      </w:pPr>
      <w:r>
        <w:rPr>
          <w:color w:val="242424"/>
          <w:highlight w:val="white"/>
        </w:rPr>
        <w:t>Please add underneath table that -</w:t>
      </w:r>
    </w:p>
    <w:p w14:paraId="4BD0C10D" w14:textId="77777777" w:rsidR="00AE300B" w:rsidRDefault="00AE300B">
      <w:pPr>
        <w:pStyle w:val="CommentText3"/>
        <w:ind w:leftChars="246" w:left="541"/>
      </w:pPr>
      <w:r>
        <w:rPr>
          <w:color w:val="242424"/>
        </w:rPr>
        <w:t>If an IPC remains outside acceptance criteria following the maximum approved processing period defined in the MOR or PAR documentation, processing shall not proceed without documented deviation, QA assessment and/or documented quality decision.</w:t>
      </w:r>
    </w:p>
    <w:p w14:paraId="228AEC7C" w14:textId="77777777" w:rsidR="00AE300B" w:rsidRDefault="00AE300B">
      <w:pPr>
        <w:pStyle w:val="CommentText3"/>
        <w:ind w:leftChars="246" w:left="541"/>
      </w:pPr>
      <w:r>
        <w:rPr>
          <w:color w:val="242424"/>
        </w:rPr>
        <w:t>There needs to be prevention of potential for uncontrolled operator decisions.</w:t>
      </w:r>
    </w:p>
  </w:comment>
  <w:comment w:id="7345" w:author="Xuning Wei12232" w:date="2026-09-13T22:39:00Z" w:initials="XW">
    <w:p w14:paraId="469F25F1" w14:textId="77777777" w:rsidR="00AE300B" w:rsidRDefault="00AE300B">
      <w:pPr>
        <w:pStyle w:val="CommentText"/>
        <w:rPr>
          <w:color w:val="0000FF"/>
          <w:lang w:eastAsia="zh-CN"/>
        </w:rPr>
      </w:pPr>
      <w:r>
        <w:rPr>
          <w:rFonts w:hint="eastAsia"/>
          <w:color w:val="0000FF"/>
          <w:lang w:eastAsia="zh-CN"/>
        </w:rPr>
        <w:t>H</w:t>
      </w:r>
      <w:r>
        <w:rPr>
          <w:color w:val="0000FF"/>
          <w:lang w:eastAsia="zh-CN"/>
        </w:rPr>
        <w:t>as been updated, thanks.</w:t>
      </w:r>
    </w:p>
  </w:comment>
  <w:comment w:id="7355" w:author="Yiwen Zhang" w:date="2026-10-12T09:48:00Z" w:initials="YZ">
    <w:p w14:paraId="627F60AC" w14:textId="77777777" w:rsidR="00AE300B" w:rsidRDefault="00AE300B">
      <w:pPr>
        <w:pStyle w:val="CommentText"/>
      </w:pPr>
      <w:r>
        <w:t>Please align CPP and other parameters with PFD. The PAR report is the source document for PFD, whereas PFD is the source document for tech transfer and MOR.</w:t>
      </w:r>
    </w:p>
    <w:p w14:paraId="4BAC8352" w14:textId="77777777" w:rsidR="00AE300B" w:rsidRDefault="00AE300B">
      <w:pPr>
        <w:pStyle w:val="CommentText"/>
        <w:ind w:leftChars="246" w:left="541"/>
      </w:pPr>
    </w:p>
    <w:p w14:paraId="7FD71AA2" w14:textId="77777777" w:rsidR="00AE300B" w:rsidRDefault="00AE300B">
      <w:pPr>
        <w:pStyle w:val="CommentText"/>
        <w:ind w:leftChars="246" w:left="541"/>
      </w:pPr>
      <w:r>
        <w:t>I uploaded the draft here.</w:t>
      </w:r>
    </w:p>
    <w:p w14:paraId="3436BCA7" w14:textId="77777777" w:rsidR="00AE300B" w:rsidRDefault="00AE300B">
      <w:pPr>
        <w:pStyle w:val="CommentText"/>
        <w:ind w:leftChars="246" w:left="541"/>
        <w:rPr>
          <w:lang w:eastAsia="zh-CN"/>
        </w:rPr>
      </w:pPr>
      <w:hyperlink r:id="rId2" w:history="1">
        <w:r>
          <w:rPr>
            <w:rStyle w:val="aff4"/>
          </w:rPr>
          <w:t>APIEM-WI-Eloralintide (LAARA) Fragment L3 (QA706F, LSN4182928) Global Process Flow Document (gPFD) (step 1).docx</w:t>
        </w:r>
      </w:hyperlink>
      <w:r>
        <w:t xml:space="preserve"> </w:t>
      </w:r>
    </w:p>
  </w:comment>
  <w:comment w:id="7356" w:author="Yachao Liu11087" w:date="2026-10-13T09:55:00Z" w:initials="YL">
    <w:p w14:paraId="7FFFF1D7" w14:textId="77777777" w:rsidR="00AE300B" w:rsidRDefault="00AE300B">
      <w:pPr>
        <w:pStyle w:val="CommentText"/>
      </w:pPr>
      <w:r>
        <w:t>Acknowledged. We will review the PFD and align all CPP parameters in Table 7 to match it.</w:t>
      </w:r>
    </w:p>
  </w:comment>
  <w:comment w:id="7368" w:author="Sonia Quinn - Network" w:date="2026-09-09T17:08:00Z" w:initials="SN">
    <w:p w14:paraId="32F020AB" w14:textId="77777777" w:rsidR="00AE300B" w:rsidRDefault="00AE300B">
      <w:pPr>
        <w:pStyle w:val="CommentText3"/>
      </w:pPr>
      <w:r>
        <w:rPr>
          <w:highlight w:val="yellow"/>
          <w:lang w:val="en-IE"/>
        </w:rPr>
        <w:t>CPP’s?</w:t>
      </w:r>
    </w:p>
  </w:comment>
  <w:comment w:id="7369" w:author="Xuning Wei12232" w:date="2026-09-13T11:13:00Z" w:initials="XW">
    <w:p w14:paraId="41221D55" w14:textId="77777777" w:rsidR="00AE300B" w:rsidRDefault="00AE300B">
      <w:pPr>
        <w:pStyle w:val="CommentText"/>
        <w:rPr>
          <w:color w:val="0000FF"/>
          <w:lang w:eastAsia="zh-CN"/>
        </w:rPr>
      </w:pPr>
      <w:r>
        <w:rPr>
          <w:rFonts w:hint="eastAsia"/>
          <w:color w:val="0000FF"/>
          <w:lang w:eastAsia="zh-CN"/>
        </w:rPr>
        <w:t>H</w:t>
      </w:r>
      <w:r>
        <w:rPr>
          <w:color w:val="0000FF"/>
          <w:lang w:eastAsia="zh-CN"/>
        </w:rPr>
        <w:t>as been updated, thanks.</w:t>
      </w:r>
    </w:p>
  </w:comment>
  <w:comment w:id="8316" w:author="Xuning Wei12232" w:date="2026-08-03T16:49:00Z" w:initials="XW">
    <w:p w14:paraId="54CC1E38" w14:textId="77777777" w:rsidR="00AE300B" w:rsidRDefault="00AE300B">
      <w:pPr>
        <w:pStyle w:val="CommentText2"/>
      </w:pPr>
      <w:r>
        <w:t>After obtaining the CPP data, this table will be supplemented.</w:t>
      </w:r>
    </w:p>
  </w:comment>
  <w:comment w:id="8314" w:author="Novie Atakiwe" w:date="2026-08-05T16:55:00Z" w:initials="NA">
    <w:p w14:paraId="5DFDEB77" w14:textId="77777777" w:rsidR="00AE300B" w:rsidRDefault="00AE300B">
      <w:pPr>
        <w:pStyle w:val="CommentText2"/>
      </w:pPr>
      <w:r>
        <w:rPr>
          <w:lang w:val="en-IE"/>
        </w:rPr>
        <w:t xml:space="preserve">Update this when the CPP is identified </w:t>
      </w:r>
    </w:p>
  </w:comment>
  <w:comment w:id="8315" w:author="Xuning Wei12232" w:date="2026-08-06T14:07:00Z" w:initials="XW">
    <w:p w14:paraId="7BF68FF8" w14:textId="77777777" w:rsidR="00AE300B" w:rsidRDefault="00AE300B">
      <w:pPr>
        <w:pStyle w:val="CommentText2"/>
        <w:rPr>
          <w:lang w:eastAsia="zh-CN"/>
        </w:rPr>
      </w:pPr>
      <w:r>
        <w:rPr>
          <w:lang w:eastAsia="zh-CN"/>
        </w:rPr>
        <w:t>Ok, thanks.</w:t>
      </w:r>
    </w:p>
  </w:comment>
  <w:comment w:id="8401" w:author="Yiwen Zhang" w:date="2026-07-29T11:00:00Z" w:initials="YZ">
    <w:p w14:paraId="35B02A1A" w14:textId="77777777" w:rsidR="00AE300B" w:rsidRDefault="00AE300B">
      <w:pPr>
        <w:pStyle w:val="CommentText1"/>
      </w:pPr>
      <w:r>
        <w:t>Are the enzymes used in UAA synthesis from animal origin?</w:t>
      </w:r>
    </w:p>
  </w:comment>
  <w:comment w:id="8402" w:author="Xuning Wei12232" w:date="2026-08-02T17:35:00Z" w:initials="XW">
    <w:p w14:paraId="6F4E8ED9" w14:textId="77777777" w:rsidR="00AE300B" w:rsidRDefault="00AE300B">
      <w:pPr>
        <w:pStyle w:val="CommentText2"/>
        <w:rPr>
          <w:lang w:eastAsia="zh-CN"/>
        </w:rPr>
      </w:pPr>
      <w:r>
        <w:t>Upon confirmation, the enzymes utilized for UAA synthesis are not of animal origin.</w:t>
      </w:r>
    </w:p>
  </w:comment>
  <w:comment w:id="8403" w:author="Sonia Quinn - Network" w:date="2026-09-09T17:09:00Z" w:initials="SN">
    <w:p w14:paraId="2FEE6D7A" w14:textId="77777777" w:rsidR="00AE300B" w:rsidRDefault="00AE300B">
      <w:pPr>
        <w:pStyle w:val="CommentText3"/>
      </w:pPr>
      <w:r>
        <w:rPr>
          <w:color w:val="242424"/>
          <w:highlight w:val="white"/>
        </w:rPr>
        <w:t>Please add clarific</w:t>
      </w:r>
      <w:r>
        <w:rPr>
          <w:color w:val="242424"/>
        </w:rPr>
        <w:t>ation that - All starting materials and critical raw materials used in PPQ batches shall be procured from approved suppliers and released against approved specifications prior to use.</w:t>
      </w:r>
      <w:r>
        <w:t xml:space="preserve"> </w:t>
      </w:r>
    </w:p>
  </w:comment>
  <w:comment w:id="8404" w:author="Xuning Wei12232" w:date="2026-09-13T22:40:00Z" w:initials="XW">
    <w:p w14:paraId="5D9E24CA" w14:textId="77777777" w:rsidR="00AE300B" w:rsidRDefault="00AE300B">
      <w:pPr>
        <w:pStyle w:val="CommentText"/>
        <w:rPr>
          <w:lang w:eastAsia="zh-CN"/>
        </w:rPr>
      </w:pPr>
      <w:r>
        <w:rPr>
          <w:rFonts w:hint="eastAsia"/>
          <w:color w:val="0000FF"/>
          <w:lang w:eastAsia="zh-CN"/>
        </w:rPr>
        <w:t>H</w:t>
      </w:r>
      <w:r>
        <w:rPr>
          <w:color w:val="0000FF"/>
          <w:lang w:eastAsia="zh-CN"/>
        </w:rPr>
        <w:t>as been added, thank you.</w:t>
      </w:r>
    </w:p>
  </w:comment>
  <w:comment w:id="8418" w:author="Yiwen Zhang" w:date="2026-07-29T11:01:00Z" w:initials="YZ">
    <w:p w14:paraId="424C0688" w14:textId="77777777" w:rsidR="00AE300B" w:rsidRDefault="00AE300B">
      <w:pPr>
        <w:pStyle w:val="CommentText1"/>
      </w:pPr>
      <w:r>
        <w:t>Please specify the version number in final draft.</w:t>
      </w:r>
    </w:p>
  </w:comment>
  <w:comment w:id="8419" w:author="Xuning Wei12232" w:date="2026-08-02T21:19:00Z" w:initials="XW">
    <w:p w14:paraId="71BF1A98" w14:textId="77777777" w:rsidR="00AE300B" w:rsidRDefault="00AE300B">
      <w:pPr>
        <w:pStyle w:val="CommentText2"/>
      </w:pPr>
      <w:r>
        <w:rPr>
          <w:rStyle w:val="CommentReference2"/>
        </w:rPr>
        <w:t>Has been updated, thanks.</w:t>
      </w:r>
    </w:p>
  </w:comment>
  <w:comment w:id="8445" w:author="Yiwen Zhang" w:date="2026-07-29T11:10:00Z" w:initials="YZ">
    <w:p w14:paraId="79A35623" w14:textId="77777777" w:rsidR="00AE300B" w:rsidRDefault="00AE300B">
      <w:pPr>
        <w:pStyle w:val="CommentText1"/>
      </w:pPr>
      <w:r>
        <w:t>Please reference the approved specification number instead of listing all testing items of each AA in PVP.</w:t>
      </w:r>
    </w:p>
  </w:comment>
  <w:comment w:id="8446" w:author="Xuning Wei12232" w:date="2026-08-02T21:18:00Z" w:initials="XW">
    <w:p w14:paraId="0A2C688A" w14:textId="77777777" w:rsidR="00AE300B" w:rsidRDefault="00AE300B">
      <w:pPr>
        <w:pStyle w:val="CommentText2"/>
        <w:rPr>
          <w:lang w:eastAsia="zh-CN"/>
        </w:rPr>
      </w:pPr>
      <w:r>
        <w:rPr>
          <w:rFonts w:hint="eastAsia"/>
          <w:lang w:eastAsia="zh-CN"/>
        </w:rPr>
        <w:t>H</w:t>
      </w:r>
      <w:r>
        <w:rPr>
          <w:lang w:eastAsia="zh-CN"/>
        </w:rPr>
        <w:t>as been added the specification No.</w:t>
      </w:r>
    </w:p>
  </w:comment>
  <w:comment w:id="8447" w:author="Yiwen Zhang" w:date="2026-08-04T18:33:00Z" w:initials="YZ">
    <w:p w14:paraId="64B3384B" w14:textId="77777777" w:rsidR="00AE300B" w:rsidRDefault="00AE300B">
      <w:pPr>
        <w:pStyle w:val="CommentText2"/>
      </w:pPr>
      <w:r>
        <w:annotationRef/>
      </w:r>
    </w:p>
  </w:comment>
  <w:comment w:id="8448" w:author="Xuning Wei12232" w:date="2026-08-05T18:15:00Z" w:initials="XW">
    <w:p w14:paraId="4A837DFF" w14:textId="77777777" w:rsidR="00AE300B" w:rsidRDefault="00AE300B">
      <w:pPr>
        <w:pStyle w:val="CommentText2"/>
      </w:pPr>
      <w:r>
        <w:t>RSM Specification is not effective; sign-off and activation will be completed before PPQ</w:t>
      </w:r>
    </w:p>
  </w:comment>
  <w:comment w:id="8455" w:author="Yiwen Zhang" w:date="2026-07-29T11:06:00Z" w:initials="YZ">
    <w:p w14:paraId="7F2B18D6" w14:textId="77777777" w:rsidR="00AE300B" w:rsidRDefault="00AE300B">
      <w:pPr>
        <w:pStyle w:val="CommentText1"/>
      </w:pPr>
      <w:r>
        <w:rPr>
          <w:color w:val="000000" w:themeColor="text1"/>
        </w:rPr>
        <w:t>Please check against RSM specification to keep supplier name consistent</w:t>
      </w:r>
    </w:p>
  </w:comment>
  <w:comment w:id="8456" w:author="Xuning Wei12232" w:date="2026-08-03T13:33:00Z" w:initials="XW">
    <w:p w14:paraId="318576EE" w14:textId="77777777" w:rsidR="00AE300B" w:rsidRDefault="00AE300B">
      <w:pPr>
        <w:pStyle w:val="CommentText2"/>
        <w:rPr>
          <w:lang w:eastAsia="zh-CN"/>
        </w:rPr>
      </w:pPr>
      <w:r>
        <w:rPr>
          <w:rFonts w:hint="eastAsia"/>
          <w:lang w:eastAsia="zh-CN"/>
        </w:rPr>
        <w:t>H</w:t>
      </w:r>
      <w:r>
        <w:rPr>
          <w:lang w:eastAsia="zh-CN"/>
        </w:rPr>
        <w:t>as been updated, thanks.</w:t>
      </w:r>
    </w:p>
  </w:comment>
  <w:comment w:id="9105" w:author="Novie Atakiwe" w:date="2026-08-05T17:25:00Z" w:initials="NA">
    <w:p w14:paraId="68305363" w14:textId="77777777" w:rsidR="00AE300B" w:rsidRDefault="00AE300B">
      <w:pPr>
        <w:pStyle w:val="CommentText2"/>
      </w:pPr>
      <w:r>
        <w:rPr>
          <w:lang w:val="en-IE"/>
        </w:rPr>
        <w:t>Why was the specification deleted</w:t>
      </w:r>
    </w:p>
  </w:comment>
  <w:comment w:id="9106" w:author="Zhenxin Yan" w:date="1900-01-01T00:00:00Z" w:initials="ZY">
    <w:p w14:paraId="20FBEF62" w14:textId="77777777" w:rsidR="00AE300B" w:rsidRDefault="00AE300B">
      <w:r>
        <w:t>These information have been integrated into Table 9: Suppliers of the starting material and critical material </w:t>
      </w:r>
    </w:p>
  </w:comment>
  <w:comment w:id="9107" w:author="Novie Atakiwe" w:date="2026-08-11T13:57:00Z" w:initials="NA">
    <w:p w14:paraId="7C1B4416" w14:textId="77777777" w:rsidR="00AE300B" w:rsidRDefault="00AE300B">
      <w:pPr>
        <w:pStyle w:val="CommentText2"/>
      </w:pPr>
      <w:r>
        <w:rPr>
          <w:lang w:val="en-IE"/>
        </w:rPr>
        <w:t>Thank you</w:t>
      </w:r>
    </w:p>
  </w:comment>
  <w:comment w:id="9119" w:author="Emma Ryan" w:date="2026-07-29T09:16:00Z" w:initials="ER">
    <w:p w14:paraId="3D0FF6C1" w14:textId="77777777" w:rsidR="00AE300B" w:rsidRDefault="00AE300B">
      <w:pPr>
        <w:pStyle w:val="CommentText1"/>
      </w:pPr>
      <w:r>
        <w:rPr>
          <w:color w:val="000000" w:themeColor="text1"/>
        </w:rPr>
        <w:t xml:space="preserve">Specification and stability protocol (if required) once they are available </w:t>
      </w:r>
    </w:p>
  </w:comment>
  <w:comment w:id="9120" w:author="Xuning Wei12232" w:date="2026-08-02T17:37:00Z" w:initials="XW">
    <w:p w14:paraId="287A2035" w14:textId="77777777" w:rsidR="00AE300B" w:rsidRDefault="00AE300B">
      <w:pPr>
        <w:pStyle w:val="CommentText2"/>
        <w:rPr>
          <w:lang w:eastAsia="zh-CN"/>
        </w:rPr>
      </w:pPr>
      <w:r>
        <w:rPr>
          <w:color w:val="000000" w:themeColor="text1"/>
        </w:rPr>
        <w:t xml:space="preserve">To my knowledge, raw material specification are completed and pending approval; details specification number shall be consolidated with Table 8. Stability studies are not applicable to Step 1 documents. </w:t>
      </w:r>
    </w:p>
  </w:comment>
  <w:comment w:id="9121" w:author="Xuning Wei12232" w:date="2026-08-11T17:15:00Z" w:initials="XW">
    <w:p w14:paraId="63B5FE92" w14:textId="77777777" w:rsidR="00AE300B" w:rsidRDefault="00AE300B">
      <w:pPr>
        <w:pStyle w:val="CommentText2"/>
      </w:pPr>
      <w:r>
        <w:t>The stability data referenced in the PVP document pertains only to in-process product. A separate stability study protocol document will be prepared.</w:t>
      </w:r>
    </w:p>
  </w:comment>
  <w:comment w:id="9122" w:author="Yiwen Zhang" w:date="2026-07-29T11:22:00Z" w:initials="YZ">
    <w:p w14:paraId="37DFD9BF" w14:textId="77777777" w:rsidR="00AE300B" w:rsidRDefault="00AE300B">
      <w:pPr>
        <w:pStyle w:val="CommentText1"/>
      </w:pPr>
      <w:r>
        <w:t>Please add below:</w:t>
      </w:r>
    </w:p>
    <w:p w14:paraId="70325FC7" w14:textId="77777777" w:rsidR="00AE300B" w:rsidRDefault="00AE300B">
      <w:pPr>
        <w:pStyle w:val="CommentText1"/>
        <w:ind w:leftChars="410" w:left="902"/>
      </w:pPr>
      <w:r>
        <w:t>All analytical methods for RSM and critical raw materials are validated before material release, refer to change control xxx</w:t>
      </w:r>
    </w:p>
    <w:p w14:paraId="57913CEB" w14:textId="77777777" w:rsidR="00AE300B" w:rsidRDefault="00AE300B">
      <w:pPr>
        <w:pStyle w:val="CommentText1"/>
        <w:ind w:leftChars="328" w:left="722"/>
      </w:pPr>
      <w:r>
        <w:t>All IPC and release testing methods are validated before PV start, refer to change control xxx.</w:t>
      </w:r>
    </w:p>
  </w:comment>
  <w:comment w:id="9123" w:author="Xuning Wei12232" w:date="2026-08-02T17:39:00Z" w:initials="XW">
    <w:p w14:paraId="67FFF6ED" w14:textId="77777777" w:rsidR="00AE300B" w:rsidRDefault="00AE300B">
      <w:pPr>
        <w:pStyle w:val="CommentText2"/>
        <w:rPr>
          <w:lang w:eastAsia="zh-CN"/>
        </w:rPr>
      </w:pPr>
      <w:r>
        <w:rPr>
          <w:rFonts w:hint="eastAsia"/>
          <w:lang w:eastAsia="zh-CN"/>
        </w:rPr>
        <w:t>H</w:t>
      </w:r>
      <w:r>
        <w:rPr>
          <w:lang w:eastAsia="zh-CN"/>
        </w:rPr>
        <w:t>as been added. Thanks.</w:t>
      </w:r>
    </w:p>
  </w:comment>
  <w:comment w:id="10094" w:author="Yiwen Zhang" w:date="2026-07-29T11:25:00Z" w:initials="YZ">
    <w:p w14:paraId="77BD761C" w14:textId="77777777" w:rsidR="00AE300B" w:rsidRDefault="00AE300B">
      <w:pPr>
        <w:pStyle w:val="CommentText1"/>
      </w:pPr>
      <w:r>
        <w:t>Suggest to replace with 3 letter AA code + cycle number for clarity</w:t>
      </w:r>
    </w:p>
  </w:comment>
  <w:comment w:id="10095" w:author="Xuning Wei12232" w:date="2026-08-02T21:43:00Z" w:initials="XW">
    <w:p w14:paraId="4F4F0F8E" w14:textId="77777777" w:rsidR="00AE300B" w:rsidRDefault="00AE300B">
      <w:pPr>
        <w:pStyle w:val="CommentText2"/>
        <w:rPr>
          <w:lang w:eastAsia="zh-CN"/>
        </w:rPr>
      </w:pPr>
      <w:r>
        <w:rPr>
          <w:lang w:eastAsia="zh-CN"/>
        </w:rPr>
        <w:t>Ok, thanks.</w:t>
      </w:r>
    </w:p>
  </w:comment>
  <w:comment w:id="10092" w:author="Johan Granander" w:date="2026-08-07T15:30:00Z" w:initials="JG">
    <w:p w14:paraId="79DAE54D" w14:textId="77777777" w:rsidR="00AE300B" w:rsidRDefault="00AE300B">
      <w:pPr>
        <w:pStyle w:val="CommentText2"/>
      </w:pPr>
      <w:r>
        <w:rPr>
          <w:lang w:val="sv-SE"/>
        </w:rPr>
        <w:t>Are the amino acid numbers correct? Should they both be 23?</w:t>
      </w:r>
    </w:p>
  </w:comment>
  <w:comment w:id="10093" w:author="Xuning Wei12232" w:date="2026-08-11T15:29:00Z" w:initials="XW">
    <w:p w14:paraId="35FE1659" w14:textId="77777777" w:rsidR="00AE300B" w:rsidRDefault="00AE300B">
      <w:pPr>
        <w:pStyle w:val="CommentText2"/>
        <w:rPr>
          <w:lang w:eastAsia="zh-CN"/>
        </w:rPr>
      </w:pPr>
      <w:r>
        <w:rPr>
          <w:lang w:eastAsia="zh-CN"/>
        </w:rPr>
        <w:t>Modified, thanks.</w:t>
      </w:r>
    </w:p>
  </w:comment>
  <w:comment w:id="10108" w:author="Yiwen Zhang" w:date="2026-07-29T11:25:00Z" w:initials="YZ">
    <w:p w14:paraId="5D9BA452" w14:textId="77777777" w:rsidR="00AE300B" w:rsidRDefault="00AE300B">
      <w:pPr>
        <w:pStyle w:val="CommentText1"/>
      </w:pPr>
      <w:r>
        <w:t>Suggest to replace with 3 letter AA code + cycle number for clarity</w:t>
      </w:r>
    </w:p>
  </w:comment>
  <w:comment w:id="10109" w:author="Xuning Wei12232" w:date="2026-08-02T21:43:00Z" w:initials="XW">
    <w:p w14:paraId="36FBC69D" w14:textId="77777777" w:rsidR="00AE300B" w:rsidRDefault="00AE300B">
      <w:pPr>
        <w:pStyle w:val="CommentText2"/>
        <w:rPr>
          <w:lang w:eastAsia="zh-CN"/>
        </w:rPr>
      </w:pPr>
      <w:r>
        <w:rPr>
          <w:lang w:eastAsia="zh-CN"/>
        </w:rPr>
        <w:t>Ok, thanks.</w:t>
      </w:r>
    </w:p>
  </w:comment>
  <w:comment w:id="10106" w:author="Johan Granander" w:date="2026-08-07T15:30:00Z" w:initials="JG">
    <w:p w14:paraId="3FFDA721" w14:textId="77777777" w:rsidR="00AE300B" w:rsidRDefault="00AE300B">
      <w:pPr>
        <w:pStyle w:val="CommentText2"/>
      </w:pPr>
      <w:r>
        <w:rPr>
          <w:lang w:val="sv-SE"/>
        </w:rPr>
        <w:t>Are the amino acid numbers correct? Should they both be 23?</w:t>
      </w:r>
    </w:p>
  </w:comment>
  <w:comment w:id="10107" w:author="Xuning Wei12232" w:date="2026-08-11T15:29:00Z" w:initials="XW">
    <w:p w14:paraId="73FF534B" w14:textId="77777777" w:rsidR="00AE300B" w:rsidRDefault="00AE300B">
      <w:pPr>
        <w:pStyle w:val="CommentText2"/>
        <w:rPr>
          <w:lang w:eastAsia="zh-CN"/>
        </w:rPr>
      </w:pPr>
      <w:r>
        <w:rPr>
          <w:lang w:eastAsia="zh-CN"/>
        </w:rPr>
        <w:t>Modified, thanks.</w:t>
      </w:r>
    </w:p>
  </w:comment>
  <w:comment w:id="10122" w:author="Yiwen Zhang" w:date="2026-07-29T11:32:00Z" w:initials="YZ">
    <w:p w14:paraId="252B516B" w14:textId="77777777" w:rsidR="00AE300B" w:rsidRDefault="00AE300B">
      <w:pPr>
        <w:pStyle w:val="CommentText1"/>
      </w:pPr>
      <w:r>
        <w:t xml:space="preserve">Lue13 Post </w:t>
      </w:r>
      <w:proofErr w:type="spellStart"/>
      <w:r>
        <w:t>deprotection</w:t>
      </w:r>
      <w:proofErr w:type="spellEnd"/>
      <w:r>
        <w:t xml:space="preserve"> wash </w:t>
      </w:r>
      <w:proofErr w:type="spellStart"/>
      <w:r>
        <w:t>piperidine</w:t>
      </w:r>
      <w:proofErr w:type="spellEnd"/>
      <w:r>
        <w:t xml:space="preserve"> residue.</w:t>
      </w:r>
    </w:p>
  </w:comment>
  <w:comment w:id="10123" w:author="Xuning Wei12232" w:date="2026-08-02T21:50:00Z" w:initials="XW">
    <w:p w14:paraId="09DF4260" w14:textId="77777777" w:rsidR="00AE300B" w:rsidRDefault="00AE300B">
      <w:pPr>
        <w:pStyle w:val="CommentText2"/>
        <w:rPr>
          <w:lang w:eastAsia="zh-CN"/>
        </w:rPr>
      </w:pPr>
      <w:r>
        <w:rPr>
          <w:lang w:eastAsia="zh-CN"/>
        </w:rPr>
        <w:t>After confirmation, it is Leu</w:t>
      </w:r>
      <w:r>
        <w:rPr>
          <w:vertAlign w:val="superscript"/>
          <w:lang w:eastAsia="zh-CN"/>
        </w:rPr>
        <w:t>12</w:t>
      </w:r>
      <w:r>
        <w:rPr>
          <w:lang w:eastAsia="zh-CN"/>
        </w:rPr>
        <w:t xml:space="preserve"> in L2 SPPS PAR Template.</w:t>
      </w:r>
    </w:p>
  </w:comment>
  <w:comment w:id="10130" w:author="Yiwen Zhang" w:date="2026-07-29T11:33:00Z" w:initials="YZ">
    <w:p w14:paraId="550221CF" w14:textId="77777777" w:rsidR="00AE300B" w:rsidRDefault="00AE300B">
      <w:pPr>
        <w:pStyle w:val="CommentText1"/>
      </w:pPr>
      <w:r>
        <w:t xml:space="preserve">Orn14 post coupling wash </w:t>
      </w:r>
      <w:proofErr w:type="spellStart"/>
      <w:r>
        <w:t>piperidine</w:t>
      </w:r>
      <w:proofErr w:type="spellEnd"/>
      <w:r>
        <w:t xml:space="preserve"> residue</w:t>
      </w:r>
    </w:p>
  </w:comment>
  <w:comment w:id="10131" w:author="Xuning Wei12232" w:date="2026-08-02T21:53:00Z" w:initials="XW">
    <w:p w14:paraId="7C6B36E4" w14:textId="77777777" w:rsidR="00AE300B" w:rsidRDefault="00AE300B">
      <w:pPr>
        <w:pStyle w:val="CommentText2"/>
        <w:rPr>
          <w:lang w:eastAsia="zh-CN"/>
        </w:rPr>
      </w:pPr>
      <w:r>
        <w:rPr>
          <w:lang w:eastAsia="zh-CN"/>
        </w:rPr>
        <w:t>After confirmation, it is Orn</w:t>
      </w:r>
      <w:r>
        <w:rPr>
          <w:vertAlign w:val="superscript"/>
          <w:lang w:eastAsia="zh-CN"/>
        </w:rPr>
        <w:t>11</w:t>
      </w:r>
      <w:r>
        <w:rPr>
          <w:lang w:eastAsia="zh-CN"/>
        </w:rPr>
        <w:t xml:space="preserve"> in L2 SPPS PAR Template.</w:t>
      </w:r>
    </w:p>
  </w:comment>
  <w:comment w:id="10134" w:author="Yiwen Zhang" w:date="2026-07-29T11:33:00Z" w:initials="YZ">
    <w:p w14:paraId="4DD7E03C" w14:textId="77777777" w:rsidR="00AE300B" w:rsidRDefault="00AE300B">
      <w:pPr>
        <w:pStyle w:val="CommentText1"/>
      </w:pPr>
      <w:r>
        <w:t xml:space="preserve">Orn14 post coupling wash </w:t>
      </w:r>
      <w:proofErr w:type="spellStart"/>
      <w:r>
        <w:t>piperidine</w:t>
      </w:r>
      <w:proofErr w:type="spellEnd"/>
      <w:r>
        <w:t xml:space="preserve"> residue</w:t>
      </w:r>
    </w:p>
  </w:comment>
  <w:comment w:id="10135" w:author="Xuning Wei12232" w:date="2026-08-02T21:53:00Z" w:initials="XW">
    <w:p w14:paraId="6DC2360F" w14:textId="77777777" w:rsidR="00AE300B" w:rsidRDefault="00AE300B">
      <w:pPr>
        <w:pStyle w:val="CommentText2"/>
        <w:rPr>
          <w:lang w:eastAsia="zh-CN"/>
        </w:rPr>
      </w:pPr>
      <w:r>
        <w:rPr>
          <w:lang w:eastAsia="zh-CN"/>
        </w:rPr>
        <w:t>After confirmation, it is Orn</w:t>
      </w:r>
      <w:r>
        <w:rPr>
          <w:vertAlign w:val="superscript"/>
          <w:lang w:eastAsia="zh-CN"/>
        </w:rPr>
        <w:t>11</w:t>
      </w:r>
      <w:r>
        <w:rPr>
          <w:lang w:eastAsia="zh-CN"/>
        </w:rPr>
        <w:t xml:space="preserve"> in L2 SPPS PAR Template.</w:t>
      </w:r>
    </w:p>
  </w:comment>
  <w:comment w:id="10137" w:author="Emma Ryan" w:date="2026-07-29T09:42:00Z" w:initials="ER">
    <w:p w14:paraId="4EA0DC9A" w14:textId="77777777" w:rsidR="00AE300B" w:rsidRDefault="00AE300B">
      <w:pPr>
        <w:pStyle w:val="CommentText1"/>
      </w:pPr>
      <w:r>
        <w:t>I believe we had discussed these in an analytical meeting that we wanted these changed to pass/fail. Please double check that these align with all analytical documents and the MOR</w:t>
      </w:r>
    </w:p>
  </w:comment>
  <w:comment w:id="10138" w:author="Xuning Wei12232" w:date="2026-08-02T17:42:00Z" w:initials="XW">
    <w:p w14:paraId="0C3BE33B" w14:textId="77777777" w:rsidR="00AE300B" w:rsidRDefault="00AE300B">
      <w:pPr>
        <w:pStyle w:val="CommentText2"/>
        <w:rPr>
          <w:lang w:eastAsia="zh-CN"/>
        </w:rPr>
      </w:pPr>
      <w:r>
        <w:t>The conclusion we reached during the meeting was that the results report in the production documents should be consistent with the method. The result reports in the two files are consistent.</w:t>
      </w:r>
    </w:p>
  </w:comment>
  <w:comment w:id="10139" w:author="Qian Xia" w:date="2026-08-06T14:56:00Z" w:initials="x">
    <w:p w14:paraId="6FDFF68F" w14:textId="77777777" w:rsidR="00AE300B" w:rsidRDefault="00AE300B">
      <w:pPr>
        <w:pStyle w:val="CommentText2"/>
        <w:rPr>
          <w:lang w:eastAsia="zh-CN"/>
        </w:rPr>
      </w:pPr>
      <w:r>
        <w:rPr>
          <w:lang w:eastAsia="zh-CN"/>
        </w:rPr>
        <w:t xml:space="preserve">There are currently two analysis methods and two validation protocol that have been approved, some of which involve this description. If the description needs to be modified, will the above 4 files be upgraded and approved synchronously? </w:t>
      </w:r>
    </w:p>
    <w:p w14:paraId="7088F565" w14:textId="77777777" w:rsidR="00AE300B" w:rsidRDefault="00AE300B">
      <w:pPr>
        <w:pStyle w:val="CommentText2"/>
        <w:ind w:leftChars="246" w:left="541"/>
        <w:rPr>
          <w:lang w:eastAsia="zh-CN"/>
        </w:rPr>
      </w:pPr>
      <w:r>
        <w:rPr>
          <w:lang w:eastAsia="zh-CN"/>
        </w:rPr>
        <w:t>Additionally, “fail” description is not applicable to IPC evaluation. IPC test results should be free of failures and can be described as negative/positive, or pass/no pass</w:t>
      </w:r>
    </w:p>
  </w:comment>
  <w:comment w:id="10140" w:author="Emma Ryan" w:date="2026-08-31T16:00:00Z" w:initials="ER">
    <w:p w14:paraId="7FA7BC49" w14:textId="77777777" w:rsidR="00AE300B" w:rsidRDefault="00AE300B">
      <w:r>
        <w:t xml:space="preserve">Ok agreed, positive/negative works! </w:t>
      </w:r>
    </w:p>
  </w:comment>
  <w:comment w:id="10185" w:author="Yiwen Zhang" w:date="2026-07-29T11:35:00Z" w:initials="YZ">
    <w:p w14:paraId="513B0EEA" w14:textId="77777777" w:rsidR="00AE300B" w:rsidRDefault="00AE300B">
      <w:pPr>
        <w:pStyle w:val="CommentText1"/>
      </w:pPr>
      <w:r>
        <w:t>Please specify the responsible department for review and approval of EBR.</w:t>
      </w:r>
    </w:p>
  </w:comment>
  <w:comment w:id="10186" w:author="Xuning Wei12232" w:date="2026-08-03T15:54:00Z" w:initials="XW">
    <w:p w14:paraId="61B7FE26" w14:textId="77777777" w:rsidR="00AE300B" w:rsidRDefault="00AE300B">
      <w:pPr>
        <w:pStyle w:val="CommentText2"/>
        <w:rPr>
          <w:lang w:eastAsia="zh-CN"/>
        </w:rPr>
      </w:pPr>
      <w:r>
        <w:rPr>
          <w:lang w:eastAsia="zh-CN"/>
        </w:rPr>
        <w:t xml:space="preserve">Has been added </w:t>
      </w:r>
    </w:p>
  </w:comment>
  <w:comment w:id="10201" w:author="Sonia Quinn - Network" w:date="2026-09-10T16:41:00Z" w:initials="SN">
    <w:p w14:paraId="6A9DDB28" w14:textId="77777777" w:rsidR="00AE300B" w:rsidRDefault="00AE300B">
      <w:pPr>
        <w:pStyle w:val="CommentText3"/>
      </w:pPr>
      <w:r>
        <w:t>Recommend expanding this section to "Sample and Validation Material Retention" and outlining:</w:t>
      </w:r>
    </w:p>
    <w:p w14:paraId="44ED8830" w14:textId="77777777" w:rsidR="00AE300B" w:rsidRDefault="00AE300B">
      <w:pPr>
        <w:pStyle w:val="CommentText3"/>
        <w:ind w:leftChars="328" w:left="722"/>
      </w:pPr>
      <w:r>
        <w:t>In addition to routine GMP retain samples, sufficient representative quantities of PPQ-related materials shall be retained to support potential investigations, additional characterization studies, process validation assessments, regulatory inspection requests, and process validation report preparation.</w:t>
      </w:r>
    </w:p>
    <w:p w14:paraId="678E8089" w14:textId="77777777" w:rsidR="00AE300B" w:rsidRDefault="00AE300B">
      <w:pPr>
        <w:pStyle w:val="CommentText3"/>
        <w:ind w:leftChars="328" w:left="722"/>
      </w:pPr>
    </w:p>
    <w:p w14:paraId="7755C728" w14:textId="77777777" w:rsidR="00AE300B" w:rsidRDefault="00AE300B">
      <w:pPr>
        <w:pStyle w:val="CommentText3"/>
        <w:ind w:leftChars="328" w:left="722"/>
      </w:pPr>
      <w:r>
        <w:t>The retention strategy shall include, where applicable:</w:t>
      </w:r>
    </w:p>
    <w:p w14:paraId="5F9CF40D" w14:textId="77777777" w:rsidR="00AE300B" w:rsidRDefault="00AE300B">
      <w:pPr>
        <w:pStyle w:val="CommentText3"/>
        <w:ind w:leftChars="328" w:left="722"/>
      </w:pPr>
    </w:p>
    <w:p w14:paraId="3EF9D415" w14:textId="77777777" w:rsidR="00AE300B" w:rsidRDefault="00AE300B">
      <w:pPr>
        <w:pStyle w:val="CommentText3"/>
        <w:ind w:leftChars="328" w:left="722"/>
      </w:pPr>
      <w:r>
        <w:t>1) Peptide-on-resin PPQ retain samples intended for stability studies, characterization activities, or confirmatory investigations;</w:t>
      </w:r>
    </w:p>
    <w:p w14:paraId="60E60593" w14:textId="77777777" w:rsidR="00AE300B" w:rsidRDefault="00AE300B">
      <w:pPr>
        <w:pStyle w:val="CommentText3"/>
        <w:ind w:leftChars="328" w:left="722"/>
      </w:pPr>
      <w:r>
        <w:t>2) Additional PPQ samples collected for small-scale cleavage assessment and impurity/purity evaluation;</w:t>
      </w:r>
    </w:p>
    <w:p w14:paraId="7370B144" w14:textId="77777777" w:rsidR="00AE300B" w:rsidRDefault="00AE300B">
      <w:pPr>
        <w:pStyle w:val="CommentText3"/>
        <w:ind w:leftChars="328" w:left="722"/>
      </w:pPr>
      <w:r>
        <w:t>3) Representative samples associated with atypical observations, deviations, OOS, OOE, laboratory investigations, or process events occurring during PPQ execution;</w:t>
      </w:r>
    </w:p>
    <w:p w14:paraId="6FFF2D4B" w14:textId="77777777" w:rsidR="00AE300B" w:rsidRDefault="00AE300B">
      <w:pPr>
        <w:pStyle w:val="CommentText3"/>
        <w:ind w:leftChars="328" w:left="722"/>
      </w:pPr>
      <w:r>
        <w:t>4) Representative samples of critical process solutions, where feasible and scientifically justified, when required to support investigation of process performance or product quality events;</w:t>
      </w:r>
    </w:p>
    <w:p w14:paraId="6DFB8F80" w14:textId="77777777" w:rsidR="00AE300B" w:rsidRDefault="00AE300B">
      <w:pPr>
        <w:pStyle w:val="CommentText3"/>
        <w:ind w:leftChars="328" w:left="722"/>
      </w:pPr>
      <w:r>
        <w:t>5) Retention or traceability of critical consumables utilized during PPQ manufacture including, where applicable, filters, screens, meshes, tubing assemblies, resin lots, single-use components, and other consumables that may be required for subsequent investigation activities.</w:t>
      </w:r>
    </w:p>
    <w:p w14:paraId="454D67E0" w14:textId="77777777" w:rsidR="00AE300B" w:rsidRDefault="00AE300B">
      <w:pPr>
        <w:pStyle w:val="CommentText3"/>
        <w:ind w:leftChars="328" w:left="722"/>
      </w:pPr>
    </w:p>
    <w:p w14:paraId="4596E50D" w14:textId="77777777" w:rsidR="00AE300B" w:rsidRDefault="00AE300B">
      <w:pPr>
        <w:pStyle w:val="CommentText3"/>
        <w:ind w:leftChars="328" w:left="722"/>
      </w:pPr>
      <w:r>
        <w:t>Retention quantities, storage conditions, identification practices, and responsible functions shall be defined in applicable procedures, sampling plans, laboratory protocols, batch documentation, or study-specific protocols.</w:t>
      </w:r>
    </w:p>
    <w:p w14:paraId="48DDF40C" w14:textId="77777777" w:rsidR="00AE300B" w:rsidRDefault="00AE300B">
      <w:pPr>
        <w:pStyle w:val="CommentText3"/>
        <w:ind w:leftChars="328" w:left="722"/>
      </w:pPr>
    </w:p>
    <w:p w14:paraId="67FFCC51" w14:textId="77777777" w:rsidR="00AE300B" w:rsidRDefault="00AE300B">
      <w:pPr>
        <w:pStyle w:val="CommentText3"/>
        <w:ind w:leftChars="328" w:left="722"/>
      </w:pPr>
      <w:r>
        <w:t>Retained samples and associated investigational materials shall not be discarded until completion of all required testing, closure of associated investigations and deviations, completion of stability and characterization commitments, and approval of the Process Validation Report, unless an alternate disposition is scientifically justified and approved through the site quality system.</w:t>
      </w:r>
    </w:p>
    <w:p w14:paraId="05E83F6A" w14:textId="77777777" w:rsidR="00AE300B" w:rsidRDefault="00AE300B">
      <w:pPr>
        <w:pStyle w:val="CommentText3"/>
        <w:ind w:leftChars="328" w:left="722"/>
      </w:pPr>
    </w:p>
    <w:p w14:paraId="39D56AD3" w14:textId="77777777" w:rsidR="00AE300B" w:rsidRDefault="00AE300B">
      <w:pPr>
        <w:pStyle w:val="CommentText3"/>
        <w:ind w:leftChars="328" w:left="722"/>
      </w:pPr>
      <w:r>
        <w:t>Disposition of retained materials shall be documented in accordance with applicable GMP procedures.</w:t>
      </w:r>
    </w:p>
  </w:comment>
  <w:comment w:id="10202" w:author="Sonia Quinn - Network" w:date="2026-09-10T16:43:00Z" w:initials="SN">
    <w:p w14:paraId="4B6FE5A9" w14:textId="77777777" w:rsidR="00AE300B" w:rsidRDefault="00AE300B">
      <w:pPr>
        <w:pStyle w:val="CommentText3"/>
      </w:pPr>
      <w:r>
        <w:fldChar w:fldCharType="begin"/>
      </w:r>
      <w:r>
        <w:instrText xml:space="preserve"> HYPERLINK "mailto:yiwen.zhang@lilly.com"</w:instrText>
      </w:r>
      <w:bookmarkStart w:id="10214" w:name="_@_9DBD4B3CD6EF44CBBAFB9C26D1EF4388Z"/>
      <w:r>
        <w:fldChar w:fldCharType="separate"/>
      </w:r>
      <w:bookmarkEnd w:id="10214"/>
      <w:r>
        <w:t>@Yiwen Zhang</w:t>
      </w:r>
      <w:r>
        <w:fldChar w:fldCharType="end"/>
      </w:r>
      <w:r>
        <w:t xml:space="preserve"> let me know if I missed anything that should also be considered.</w:t>
      </w:r>
    </w:p>
  </w:comment>
  <w:comment w:id="10203" w:author="Yiwen Zhang" w:date="2026-09-11T13:50:00Z" w:initials="YZ">
    <w:p w14:paraId="1ECA6966" w14:textId="77777777" w:rsidR="00AE300B" w:rsidRDefault="00AE300B">
      <w:pPr>
        <w:pStyle w:val="CommentText3"/>
      </w:pPr>
      <w:r>
        <w:t xml:space="preserve">Thank you. This reads very comprehensive. Just one question for item (4) as there is lack of definition for critical process solution, so we can't rule out the contributions from all raw materials before we understand the investigation scope. I suggest that all of leftover raw materials, and representative quantities of fresh solvent, filtrate, mother liquor, workup solution are retained under appropriate storage conditions within </w:t>
      </w:r>
      <w:proofErr w:type="spellStart"/>
      <w:r>
        <w:t>Asymchem</w:t>
      </w:r>
      <w:proofErr w:type="spellEnd"/>
      <w:r>
        <w:t xml:space="preserve"> warehouse before PV closure. </w:t>
      </w:r>
    </w:p>
  </w:comment>
  <w:comment w:id="10204" w:author="Xuning Wei12232" w:date="2026-09-14T08:19:00Z" w:initials="XW">
    <w:p w14:paraId="6DBFD8BB" w14:textId="77777777" w:rsidR="00AE300B" w:rsidRDefault="00AE300B">
      <w:pPr>
        <w:rPr>
          <w:rFonts w:ascii="Times New Roman" w:hAnsi="Times New Roman" w:cs="Times New Roman"/>
          <w:bCs w:val="0"/>
          <w:color w:val="0000FF"/>
          <w:kern w:val="0"/>
          <w:sz w:val="24"/>
          <w:szCs w:val="24"/>
          <w:lang w:eastAsia="zh-CN"/>
        </w:rPr>
      </w:pPr>
      <w:r>
        <w:rPr>
          <w:rFonts w:ascii="Times New Roman" w:hAnsi="Times New Roman" w:cs="Times New Roman"/>
          <w:bCs w:val="0"/>
          <w:color w:val="0000FF"/>
          <w:kern w:val="0"/>
          <w:sz w:val="24"/>
          <w:szCs w:val="24"/>
          <w:lang w:eastAsia="zh-CN"/>
        </w:rPr>
        <w:t>Thank you for sharing the proposed section regarding Sample and Validation Material Retention for PPQ. We have reviewed the requirements and following please find our feedback.</w:t>
      </w:r>
    </w:p>
    <w:p w14:paraId="563A4233" w14:textId="77777777" w:rsidR="00AE300B" w:rsidRDefault="00AE300B">
      <w:pPr>
        <w:ind w:leftChars="328" w:left="722"/>
        <w:rPr>
          <w:rFonts w:ascii="Times New Roman" w:hAnsi="Times New Roman" w:cs="Times New Roman"/>
          <w:bCs w:val="0"/>
          <w:color w:val="0000FF"/>
          <w:kern w:val="0"/>
          <w:sz w:val="24"/>
          <w:szCs w:val="24"/>
          <w:lang w:eastAsia="zh-CN"/>
        </w:rPr>
      </w:pPr>
    </w:p>
    <w:p w14:paraId="140A77B2" w14:textId="77777777" w:rsidR="00AE300B" w:rsidRDefault="00AE300B">
      <w:pPr>
        <w:ind w:leftChars="328" w:left="722"/>
        <w:rPr>
          <w:rFonts w:ascii="Times New Roman" w:hAnsi="Times New Roman" w:cs="Times New Roman"/>
          <w:bCs w:val="0"/>
          <w:color w:val="0000FF"/>
          <w:kern w:val="0"/>
          <w:sz w:val="24"/>
          <w:szCs w:val="24"/>
          <w:lang w:eastAsia="zh-CN"/>
        </w:rPr>
      </w:pPr>
    </w:p>
    <w:p w14:paraId="5F76F7B9" w14:textId="77777777" w:rsidR="00AE300B" w:rsidRDefault="00AE300B">
      <w:pPr>
        <w:ind w:leftChars="328" w:left="722"/>
        <w:rPr>
          <w:rFonts w:ascii="Times New Roman" w:hAnsi="Times New Roman" w:cs="Times New Roman"/>
          <w:bCs w:val="0"/>
          <w:color w:val="0000FF"/>
          <w:kern w:val="0"/>
          <w:sz w:val="24"/>
          <w:szCs w:val="24"/>
          <w:lang w:eastAsia="zh-CN"/>
        </w:rPr>
      </w:pPr>
      <w:r>
        <w:rPr>
          <w:rFonts w:ascii="Times New Roman" w:hAnsi="Times New Roman" w:cs="Times New Roman"/>
          <w:bCs w:val="0"/>
          <w:color w:val="0000FF"/>
          <w:kern w:val="0"/>
          <w:sz w:val="24"/>
          <w:szCs w:val="24"/>
          <w:lang w:eastAsia="zh-CN"/>
        </w:rPr>
        <w:t xml:space="preserve">Firstly, </w:t>
      </w:r>
      <w:proofErr w:type="spellStart"/>
      <w:r>
        <w:rPr>
          <w:rFonts w:ascii="Times New Roman" w:hAnsi="Times New Roman" w:cs="Times New Roman"/>
          <w:bCs w:val="0"/>
          <w:color w:val="0000FF"/>
          <w:kern w:val="0"/>
          <w:sz w:val="24"/>
          <w:szCs w:val="24"/>
          <w:lang w:eastAsia="zh-CN"/>
        </w:rPr>
        <w:t>Asymchem's</w:t>
      </w:r>
      <w:proofErr w:type="spellEnd"/>
      <w:r>
        <w:rPr>
          <w:rFonts w:ascii="Times New Roman" w:hAnsi="Times New Roman" w:cs="Times New Roman"/>
          <w:bCs w:val="0"/>
          <w:color w:val="0000FF"/>
          <w:kern w:val="0"/>
          <w:sz w:val="24"/>
          <w:szCs w:val="24"/>
          <w:lang w:eastAsia="zh-CN"/>
        </w:rPr>
        <w:t xml:space="preserve"> retention strategy follows </w:t>
      </w:r>
      <w:proofErr w:type="spellStart"/>
      <w:r>
        <w:rPr>
          <w:rFonts w:ascii="Times New Roman" w:hAnsi="Times New Roman" w:cs="Times New Roman"/>
          <w:bCs w:val="0"/>
          <w:color w:val="0000FF"/>
          <w:kern w:val="0"/>
          <w:sz w:val="24"/>
          <w:szCs w:val="24"/>
          <w:lang w:eastAsia="zh-CN"/>
        </w:rPr>
        <w:t>Asymchem's</w:t>
      </w:r>
      <w:proofErr w:type="spellEnd"/>
      <w:r>
        <w:rPr>
          <w:rFonts w:ascii="Times New Roman" w:hAnsi="Times New Roman" w:cs="Times New Roman"/>
          <w:bCs w:val="0"/>
          <w:color w:val="0000FF"/>
          <w:kern w:val="0"/>
          <w:sz w:val="24"/>
          <w:szCs w:val="24"/>
          <w:lang w:eastAsia="zh-CN"/>
        </w:rPr>
        <w:t xml:space="preserve"> SOP which is established in compliance with GMP requirements, covering routine retain samples for peptide-on-resin, key intermediates and finished product from PPQ batches. These samples are sufficient to support routine regulatory inspection, characterization and potential investigation under normal conditions.</w:t>
      </w:r>
    </w:p>
    <w:p w14:paraId="709EA0FB" w14:textId="77777777" w:rsidR="00AE300B" w:rsidRDefault="00AE300B">
      <w:pPr>
        <w:ind w:leftChars="328" w:left="722"/>
        <w:rPr>
          <w:rFonts w:ascii="Times New Roman" w:hAnsi="Times New Roman" w:cs="Times New Roman"/>
          <w:bCs w:val="0"/>
          <w:color w:val="0000FF"/>
          <w:kern w:val="0"/>
          <w:sz w:val="24"/>
          <w:szCs w:val="24"/>
          <w:lang w:eastAsia="zh-CN"/>
        </w:rPr>
      </w:pPr>
    </w:p>
    <w:p w14:paraId="1092BBAA" w14:textId="77777777" w:rsidR="00AE300B" w:rsidRDefault="00AE300B">
      <w:pPr>
        <w:ind w:leftChars="328" w:left="722"/>
        <w:rPr>
          <w:rFonts w:ascii="Times New Roman" w:hAnsi="Times New Roman" w:cs="Times New Roman"/>
          <w:bCs w:val="0"/>
          <w:color w:val="0000FF"/>
          <w:kern w:val="0"/>
          <w:sz w:val="24"/>
          <w:szCs w:val="24"/>
          <w:lang w:eastAsia="zh-CN"/>
        </w:rPr>
      </w:pPr>
    </w:p>
    <w:p w14:paraId="7F7B4D6D" w14:textId="77777777" w:rsidR="00AE300B" w:rsidRDefault="00AE300B">
      <w:pPr>
        <w:ind w:leftChars="328" w:left="722"/>
        <w:rPr>
          <w:rFonts w:ascii="Times New Roman" w:hAnsi="Times New Roman" w:cs="Times New Roman"/>
          <w:bCs w:val="0"/>
          <w:color w:val="0000FF"/>
          <w:kern w:val="0"/>
          <w:sz w:val="24"/>
          <w:szCs w:val="24"/>
          <w:lang w:eastAsia="zh-CN"/>
        </w:rPr>
      </w:pPr>
      <w:r>
        <w:rPr>
          <w:rFonts w:ascii="Times New Roman" w:hAnsi="Times New Roman" w:cs="Times New Roman"/>
          <w:bCs w:val="0"/>
          <w:color w:val="0000FF"/>
          <w:kern w:val="0"/>
          <w:sz w:val="24"/>
          <w:szCs w:val="24"/>
          <w:lang w:eastAsia="zh-CN"/>
        </w:rPr>
        <w:t xml:space="preserve">Secondly, for other extended retention, please find following rationale from </w:t>
      </w:r>
      <w:proofErr w:type="spellStart"/>
      <w:r>
        <w:rPr>
          <w:rFonts w:ascii="Times New Roman" w:hAnsi="Times New Roman" w:cs="Times New Roman"/>
          <w:bCs w:val="0"/>
          <w:color w:val="0000FF"/>
          <w:kern w:val="0"/>
          <w:sz w:val="24"/>
          <w:szCs w:val="24"/>
          <w:lang w:eastAsia="zh-CN"/>
        </w:rPr>
        <w:t>Asymchem's</w:t>
      </w:r>
      <w:proofErr w:type="spellEnd"/>
      <w:r>
        <w:rPr>
          <w:rFonts w:ascii="Times New Roman" w:hAnsi="Times New Roman" w:cs="Times New Roman"/>
          <w:bCs w:val="0"/>
          <w:color w:val="0000FF"/>
          <w:kern w:val="0"/>
          <w:sz w:val="24"/>
          <w:szCs w:val="24"/>
          <w:lang w:eastAsia="zh-CN"/>
        </w:rPr>
        <w:t xml:space="preserve"> perspective:</w:t>
      </w:r>
    </w:p>
    <w:p w14:paraId="6836339C" w14:textId="77777777" w:rsidR="00AE300B" w:rsidRDefault="00AE300B">
      <w:pPr>
        <w:ind w:leftChars="328" w:left="722"/>
        <w:rPr>
          <w:rFonts w:ascii="Times New Roman" w:hAnsi="Times New Roman" w:cs="Times New Roman"/>
          <w:bCs w:val="0"/>
          <w:color w:val="0000FF"/>
          <w:kern w:val="0"/>
          <w:sz w:val="24"/>
          <w:szCs w:val="24"/>
          <w:lang w:eastAsia="zh-CN"/>
        </w:rPr>
      </w:pPr>
    </w:p>
    <w:p w14:paraId="769B002B" w14:textId="77777777" w:rsidR="00AE300B" w:rsidRDefault="00AE300B">
      <w:pPr>
        <w:ind w:leftChars="328" w:left="722"/>
        <w:rPr>
          <w:rFonts w:ascii="Times New Roman" w:hAnsi="Times New Roman" w:cs="Times New Roman"/>
          <w:bCs w:val="0"/>
          <w:color w:val="0000FF"/>
          <w:kern w:val="0"/>
          <w:sz w:val="24"/>
          <w:szCs w:val="24"/>
          <w:lang w:eastAsia="zh-CN"/>
        </w:rPr>
      </w:pPr>
      <w:r>
        <w:rPr>
          <w:rFonts w:ascii="Times New Roman" w:hAnsi="Times New Roman" w:cs="Times New Roman"/>
          <w:bCs w:val="0"/>
          <w:color w:val="0000FF"/>
          <w:kern w:val="0"/>
          <w:sz w:val="24"/>
          <w:szCs w:val="24"/>
          <w:lang w:eastAsia="zh-CN"/>
        </w:rPr>
        <w:t>Many process fluids (mother liquors, wash solutions, filtrates, dilute solvent streams) are chemically unstable, volatile or composition-changing over storage. Retention of these materials has limited scientific value to support the stability of solutions because analytical results from stored samples cannot reliably represent the process condition at the time of PPQ execution.</w:t>
      </w:r>
    </w:p>
    <w:p w14:paraId="75EB19D2" w14:textId="77777777" w:rsidR="00AE300B" w:rsidRDefault="00AE300B">
      <w:pPr>
        <w:ind w:leftChars="328" w:left="722"/>
        <w:rPr>
          <w:rFonts w:ascii="Times New Roman" w:hAnsi="Times New Roman" w:cs="Times New Roman"/>
          <w:bCs w:val="0"/>
          <w:color w:val="0000FF"/>
          <w:kern w:val="0"/>
          <w:sz w:val="24"/>
          <w:szCs w:val="24"/>
          <w:lang w:eastAsia="zh-CN"/>
        </w:rPr>
      </w:pPr>
    </w:p>
    <w:p w14:paraId="0266D320" w14:textId="77777777" w:rsidR="00AE300B" w:rsidRDefault="00AE300B">
      <w:pPr>
        <w:ind w:leftChars="328" w:left="722"/>
        <w:rPr>
          <w:rFonts w:ascii="Times New Roman" w:hAnsi="Times New Roman" w:cs="Times New Roman"/>
          <w:bCs w:val="0"/>
          <w:kern w:val="0"/>
          <w:sz w:val="24"/>
          <w:szCs w:val="24"/>
          <w:lang w:eastAsia="zh-CN"/>
        </w:rPr>
      </w:pPr>
      <w:r>
        <w:rPr>
          <w:rFonts w:ascii="Times New Roman" w:hAnsi="Times New Roman" w:cs="Times New Roman"/>
          <w:bCs w:val="0"/>
          <w:color w:val="0000FF"/>
          <w:kern w:val="0"/>
          <w:sz w:val="24"/>
          <w:szCs w:val="24"/>
          <w:lang w:eastAsia="zh-CN"/>
        </w:rPr>
        <w:t>Physical retention of used critical consumables (filters, tubing, screens, single-use components) introduces contamination and degradation risks. Instead of retaining physical parts, we maintain full traceability via batch certificates, usage logs and batch records, which supports investigation.</w:t>
      </w:r>
    </w:p>
    <w:p w14:paraId="6DFFAD32" w14:textId="77777777" w:rsidR="00AE300B" w:rsidRDefault="00AE300B">
      <w:pPr>
        <w:ind w:leftChars="328" w:left="722"/>
        <w:rPr>
          <w:rFonts w:ascii="Times New Roman" w:hAnsi="Times New Roman" w:cs="Times New Roman"/>
          <w:bCs w:val="0"/>
          <w:kern w:val="0"/>
          <w:sz w:val="24"/>
          <w:szCs w:val="24"/>
          <w:lang w:eastAsia="zh-CN"/>
        </w:rPr>
      </w:pPr>
    </w:p>
    <w:p w14:paraId="3DBE11DF" w14:textId="77777777" w:rsidR="00AE300B" w:rsidRDefault="00AE300B">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Storage of large volumes of flammable solvent-containing waste/process liquids creates significant safety, environmental and warehouse capacity risks.</w:t>
      </w:r>
    </w:p>
    <w:p w14:paraId="135B1714" w14:textId="77777777" w:rsidR="00AE300B" w:rsidRDefault="00AE300B">
      <w:pPr>
        <w:ind w:leftChars="328" w:left="722"/>
        <w:rPr>
          <w:rFonts w:ascii="Times New Roman" w:hAnsi="Times New Roman" w:cs="Times New Roman"/>
          <w:bCs w:val="0"/>
          <w:kern w:val="0"/>
          <w:sz w:val="24"/>
          <w:szCs w:val="24"/>
          <w:lang w:eastAsia="zh-CN"/>
        </w:rPr>
      </w:pPr>
    </w:p>
    <w:p w14:paraId="3FC0680A" w14:textId="77777777" w:rsidR="00AE300B" w:rsidRDefault="00AE300B">
      <w:pPr>
        <w:ind w:leftChars="328" w:left="722"/>
        <w:rPr>
          <w:rFonts w:ascii="Times New Roman" w:hAnsi="Times New Roman" w:cs="Times New Roman"/>
          <w:bCs w:val="0"/>
          <w:kern w:val="0"/>
          <w:sz w:val="24"/>
          <w:szCs w:val="24"/>
          <w:lang w:eastAsia="zh-CN"/>
        </w:rPr>
      </w:pPr>
    </w:p>
    <w:p w14:paraId="777E0831" w14:textId="77777777" w:rsidR="00AE300B" w:rsidRDefault="00AE300B">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Thirdly, full extended retention across all PPQ batches would substantially increase sampling, labelling, storage and disposition workload, which would raise heavy sample management burden.</w:t>
      </w:r>
    </w:p>
    <w:p w14:paraId="76EE282A" w14:textId="77777777" w:rsidR="00AE300B" w:rsidRDefault="00AE300B">
      <w:pPr>
        <w:ind w:leftChars="328" w:left="722"/>
        <w:rPr>
          <w:rFonts w:ascii="Times New Roman" w:hAnsi="Times New Roman" w:cs="Times New Roman"/>
          <w:bCs w:val="0"/>
          <w:kern w:val="0"/>
          <w:sz w:val="24"/>
          <w:szCs w:val="24"/>
          <w:lang w:eastAsia="zh-CN"/>
        </w:rPr>
      </w:pPr>
    </w:p>
    <w:p w14:paraId="536411D0" w14:textId="77777777" w:rsidR="00AE300B" w:rsidRDefault="00AE300B">
      <w:pPr>
        <w:ind w:leftChars="328" w:left="722"/>
        <w:rPr>
          <w:rFonts w:ascii="Times New Roman" w:hAnsi="Times New Roman" w:cs="Times New Roman"/>
          <w:bCs w:val="0"/>
          <w:kern w:val="0"/>
          <w:sz w:val="24"/>
          <w:szCs w:val="24"/>
          <w:lang w:eastAsia="zh-CN"/>
        </w:rPr>
      </w:pPr>
    </w:p>
    <w:p w14:paraId="3FF430B3" w14:textId="77777777" w:rsidR="00AE300B" w:rsidRDefault="00AE300B">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Hence, following alternative approach is raised for further alignment:</w:t>
      </w:r>
    </w:p>
    <w:p w14:paraId="410C2BA9" w14:textId="77777777" w:rsidR="00AE300B" w:rsidRDefault="00AE300B">
      <w:pPr>
        <w:ind w:leftChars="328" w:left="722"/>
        <w:rPr>
          <w:rFonts w:ascii="Times New Roman" w:hAnsi="Times New Roman" w:cs="Times New Roman"/>
          <w:bCs w:val="0"/>
          <w:kern w:val="0"/>
          <w:sz w:val="24"/>
          <w:szCs w:val="24"/>
          <w:lang w:eastAsia="zh-CN"/>
        </w:rPr>
      </w:pPr>
    </w:p>
    <w:p w14:paraId="3BEB0592" w14:textId="77777777" w:rsidR="00AE300B" w:rsidRDefault="00AE300B">
      <w:pPr>
        <w:ind w:leftChars="328" w:left="722"/>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For PPQ batches, related samples will be retained for three conditions: </w:t>
      </w:r>
    </w:p>
    <w:p w14:paraId="5B218AF6" w14:textId="77777777" w:rsidR="00AE300B" w:rsidRDefault="00AE300B">
      <w:pPr>
        <w:ind w:leftChars="328" w:left="722"/>
        <w:rPr>
          <w:rFonts w:ascii="Times New Roman" w:hAnsi="Times New Roman" w:cs="Times New Roman"/>
          <w:bCs w:val="0"/>
          <w:kern w:val="0"/>
          <w:sz w:val="24"/>
          <w:szCs w:val="24"/>
          <w:lang w:eastAsia="zh-CN"/>
        </w:rPr>
      </w:pPr>
    </w:p>
    <w:p w14:paraId="7EBB8E06" w14:textId="77777777" w:rsidR="00AE300B" w:rsidRDefault="00AE300B">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Keep the current GMP baseline retain samples (peptide-on-resin, intermediates and finished product). </w:t>
      </w:r>
    </w:p>
    <w:p w14:paraId="0AF3B6BC" w14:textId="77777777" w:rsidR="00AE300B" w:rsidRDefault="00AE300B">
      <w:pPr>
        <w:ind w:leftChars="655" w:left="1441"/>
        <w:rPr>
          <w:rFonts w:ascii="Times New Roman" w:hAnsi="Times New Roman" w:cs="Times New Roman"/>
          <w:bCs w:val="0"/>
          <w:kern w:val="0"/>
          <w:sz w:val="24"/>
          <w:szCs w:val="24"/>
          <w:lang w:eastAsia="zh-CN"/>
        </w:rPr>
      </w:pPr>
    </w:p>
    <w:p w14:paraId="1FFB8A33" w14:textId="77777777" w:rsidR="00AE300B" w:rsidRDefault="00AE300B">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 xml:space="preserve">While physical retention of mother liquors, wash solutions, filtrates and used consumables will not be applied. If necessary, </w:t>
      </w:r>
      <w:proofErr w:type="spellStart"/>
      <w:r>
        <w:rPr>
          <w:rFonts w:ascii="Times New Roman" w:hAnsi="Times New Roman" w:cs="Times New Roman"/>
          <w:bCs w:val="0"/>
          <w:kern w:val="0"/>
          <w:sz w:val="24"/>
          <w:szCs w:val="24"/>
          <w:lang w:eastAsia="zh-CN"/>
        </w:rPr>
        <w:t>Asymchem</w:t>
      </w:r>
      <w:proofErr w:type="spellEnd"/>
      <w:r>
        <w:rPr>
          <w:rFonts w:ascii="Times New Roman" w:hAnsi="Times New Roman" w:cs="Times New Roman"/>
          <w:bCs w:val="0"/>
          <w:kern w:val="0"/>
          <w:sz w:val="24"/>
          <w:szCs w:val="24"/>
          <w:lang w:eastAsia="zh-CN"/>
        </w:rPr>
        <w:t xml:space="preserve"> will also temporarily store the critical process solution (taken during IPC) until batch release. Then if any deviation, OOS, OOE or unexpected process observation occurs during PPQ execution, the temporarily stored process materials will be used for data collection and confirmation to support investigation. But considering the regulatory requirement, this action could be taken by off-line work, instead of stating such action in PPQ protocol.</w:t>
      </w:r>
    </w:p>
    <w:p w14:paraId="42B5F096" w14:textId="77777777" w:rsidR="00AE300B" w:rsidRDefault="00AE300B">
      <w:pPr>
        <w:ind w:leftChars="655" w:left="1441"/>
        <w:rPr>
          <w:rFonts w:ascii="Times New Roman" w:hAnsi="Times New Roman" w:cs="Times New Roman"/>
          <w:bCs w:val="0"/>
          <w:kern w:val="0"/>
          <w:sz w:val="24"/>
          <w:szCs w:val="24"/>
          <w:lang w:eastAsia="zh-CN"/>
        </w:rPr>
      </w:pPr>
    </w:p>
    <w:p w14:paraId="58DB7D5D" w14:textId="77777777" w:rsidR="00AE300B" w:rsidRDefault="00AE300B">
      <w:pPr>
        <w:numPr>
          <w:ilvl w:val="0"/>
          <w:numId w:val="2"/>
        </w:numPr>
        <w:spacing w:before="100" w:beforeAutospacing="1" w:after="100" w:afterAutospacing="1"/>
        <w:ind w:leftChars="491" w:left="1440"/>
        <w:rPr>
          <w:rFonts w:ascii="Times New Roman" w:hAnsi="Times New Roman" w:cs="Times New Roman"/>
          <w:bCs w:val="0"/>
          <w:kern w:val="0"/>
          <w:sz w:val="24"/>
          <w:szCs w:val="24"/>
          <w:lang w:eastAsia="zh-CN"/>
        </w:rPr>
      </w:pPr>
      <w:r>
        <w:rPr>
          <w:rFonts w:ascii="Times New Roman" w:hAnsi="Times New Roman" w:cs="Times New Roman"/>
          <w:bCs w:val="0"/>
          <w:kern w:val="0"/>
          <w:sz w:val="24"/>
          <w:szCs w:val="24"/>
          <w:lang w:eastAsia="zh-CN"/>
        </w:rPr>
        <w:t>Full traceability of raw materials, solvents and consumable batches will be maintained in batch documentation.</w:t>
      </w:r>
    </w:p>
    <w:p w14:paraId="77652E93" w14:textId="77777777" w:rsidR="00AE300B" w:rsidRDefault="00AE300B">
      <w:pPr>
        <w:ind w:leftChars="655" w:left="1441"/>
        <w:rPr>
          <w:rFonts w:ascii="Times New Roman" w:hAnsi="Times New Roman" w:cs="Times New Roman"/>
          <w:bCs w:val="0"/>
          <w:kern w:val="0"/>
          <w:sz w:val="24"/>
          <w:szCs w:val="24"/>
          <w:lang w:eastAsia="zh-CN"/>
        </w:rPr>
      </w:pPr>
    </w:p>
    <w:p w14:paraId="497946ED" w14:textId="77777777" w:rsidR="00AE300B" w:rsidRDefault="00AE300B">
      <w:pPr>
        <w:ind w:leftChars="328" w:left="722"/>
        <w:rPr>
          <w:rFonts w:ascii="Times New Roman" w:hAnsi="Times New Roman" w:cs="Times New Roman"/>
          <w:bCs w:val="0"/>
          <w:kern w:val="0"/>
          <w:sz w:val="24"/>
          <w:szCs w:val="24"/>
          <w:lang w:eastAsia="zh-CN"/>
        </w:rPr>
      </w:pPr>
    </w:p>
    <w:p w14:paraId="7FB8BCC7" w14:textId="77777777" w:rsidR="00AE300B" w:rsidRDefault="00AE300B">
      <w:pPr>
        <w:ind w:leftChars="328" w:left="722"/>
        <w:rPr>
          <w:rFonts w:ascii="Times New Roman" w:hAnsi="Times New Roman" w:cs="Times New Roman"/>
          <w:bCs w:val="0"/>
          <w:kern w:val="0"/>
          <w:sz w:val="24"/>
          <w:szCs w:val="24"/>
          <w:lang w:eastAsia="zh-CN"/>
        </w:rPr>
      </w:pPr>
    </w:p>
    <w:p w14:paraId="6D2F1667" w14:textId="77777777" w:rsidR="00AE300B" w:rsidRDefault="00AE300B">
      <w:pPr>
        <w:pStyle w:val="CommentText"/>
        <w:ind w:leftChars="328" w:left="722"/>
        <w:rPr>
          <w:lang w:eastAsia="zh-CN"/>
        </w:rPr>
      </w:pPr>
      <w:r>
        <w:rPr>
          <w:rFonts w:ascii="Times New Roman" w:hAnsi="Times New Roman" w:cs="Times New Roman"/>
          <w:bCs w:val="0"/>
          <w:kern w:val="0"/>
          <w:sz w:val="24"/>
          <w:szCs w:val="24"/>
          <w:lang w:eastAsia="zh-CN"/>
        </w:rPr>
        <w:t>Hope our concern and suggestion could be understood. We are always open to further discussion and alignment on this topic.</w:t>
      </w:r>
    </w:p>
  </w:comment>
  <w:comment w:id="10236" w:author="Yiwen Zhang" w:date="2026-07-29T11:48:00Z" w:initials="YZ">
    <w:p w14:paraId="427B4DDA" w14:textId="77777777" w:rsidR="00AE300B" w:rsidRDefault="00AE300B">
      <w:pPr>
        <w:pStyle w:val="CommentText1"/>
      </w:pPr>
      <w:r>
        <w:t>We do not run use-test for PPQ.</w:t>
      </w:r>
    </w:p>
    <w:p w14:paraId="57D7E37F" w14:textId="77777777" w:rsidR="00AE300B" w:rsidRDefault="00AE300B">
      <w:pPr>
        <w:pStyle w:val="CommentText1"/>
        <w:ind w:leftChars="328" w:left="722"/>
      </w:pPr>
      <w:r>
        <w:rPr>
          <w:lang w:eastAsia="zh-CN"/>
        </w:rPr>
        <w:t>We need to confirm if stability study on peptidyl resin is required and any sample retaining.</w:t>
      </w:r>
    </w:p>
  </w:comment>
  <w:comment w:id="10237" w:author="Xuning Wei12232" w:date="2026-08-02T22:09:00Z" w:initials="XW">
    <w:p w14:paraId="547FC76C" w14:textId="77777777" w:rsidR="00AE300B" w:rsidRDefault="00AE300B">
      <w:pPr>
        <w:pStyle w:val="CommentText2"/>
        <w:rPr>
          <w:lang w:eastAsia="zh-CN"/>
        </w:rPr>
      </w:pPr>
      <w:r>
        <w:rPr>
          <w:lang w:eastAsia="zh-CN"/>
        </w:rPr>
        <w:t xml:space="preserve">Has been updated in text, </w:t>
      </w:r>
      <w:r>
        <w:t xml:space="preserve">it will be deleted if the </w:t>
      </w:r>
      <w:r>
        <w:rPr>
          <w:lang w:eastAsia="zh-CN"/>
        </w:rPr>
        <w:t>stability</w:t>
      </w:r>
      <w:r>
        <w:t xml:space="preserve"> study is not required.</w:t>
      </w:r>
    </w:p>
  </w:comment>
  <w:comment w:id="10318" w:author="Xuning Wei12232" w:date="2026-09-01T19:44:00Z" w:initials="XW">
    <w:p w14:paraId="0F667559" w14:textId="77777777" w:rsidR="00AE300B" w:rsidRDefault="00AE300B">
      <w:pPr>
        <w:pStyle w:val="CommentText2"/>
      </w:pPr>
      <w:r>
        <w:t>The content of this section is not fully consistent with L3. Further discussions will be carried out to align the details with Lilly, and relevant content will be updated accordingly.</w:t>
      </w:r>
    </w:p>
  </w:comment>
  <w:comment w:id="10330" w:author="Sonia Quinn - Network" w:date="2026-09-09T17:09:00Z" w:initials="SN">
    <w:p w14:paraId="67BBDB62" w14:textId="77777777" w:rsidR="00AE300B" w:rsidRDefault="00AE300B">
      <w:pPr>
        <w:pStyle w:val="CommentText3"/>
      </w:pPr>
      <w:r>
        <w:rPr>
          <w:color w:val="242424"/>
        </w:rPr>
        <w:t>Is there a packaging specification that needs to be referenced for this?</w:t>
      </w:r>
      <w:r>
        <w:t xml:space="preserve"> </w:t>
      </w:r>
    </w:p>
  </w:comment>
  <w:comment w:id="10331" w:author="Xuning Wei12232" w:date="2026-09-14T08:10:00Z" w:initials="XW">
    <w:p w14:paraId="667C04A7" w14:textId="77777777" w:rsidR="00AE300B" w:rsidRDefault="00AE300B">
      <w:pPr>
        <w:pStyle w:val="CommentText"/>
        <w:rPr>
          <w:color w:val="0000FF"/>
        </w:rPr>
      </w:pPr>
      <w:r>
        <w:rPr>
          <w:color w:val="0000FF"/>
        </w:rPr>
        <w:t>The packaging specification refer to the document &lt;</w:t>
      </w:r>
      <w:r>
        <w:rPr>
          <w:rFonts w:ascii="Times New Roman" w:eastAsia="仿宋_GB2312" w:hAnsi="Times New Roman" w:cs="Times New Roman"/>
          <w:color w:val="0000FF"/>
          <w:sz w:val="20"/>
          <w:szCs w:val="20"/>
          <w:lang w:eastAsia="zh-CN"/>
        </w:rPr>
        <w:t xml:space="preserve"> Master Operation Record For ASYM-141366: MOR-TJ414002001.04</w:t>
      </w:r>
      <w:r>
        <w:rPr>
          <w:color w:val="0000FF"/>
        </w:rPr>
        <w:t>&gt;, thank you</w:t>
      </w:r>
    </w:p>
  </w:comment>
  <w:comment w:id="10363" w:author="Yiwen Zhang" w:date="2026-07-29T11:44:00Z" w:initials="YZ">
    <w:p w14:paraId="68B07FF1" w14:textId="77777777" w:rsidR="00AE300B" w:rsidRDefault="00AE300B">
      <w:pPr>
        <w:pStyle w:val="CommentText1"/>
      </w:pPr>
      <w:r>
        <w:t>Are desiccants used in step 1 packaging?</w:t>
      </w:r>
    </w:p>
  </w:comment>
  <w:comment w:id="10364" w:author="Xuning Wei12232" w:date="2026-08-02T22:11:00Z" w:initials="XW">
    <w:p w14:paraId="56292B9F" w14:textId="77777777" w:rsidR="00AE300B" w:rsidRDefault="00AE300B">
      <w:pPr>
        <w:pStyle w:val="CommentText2"/>
        <w:rPr>
          <w:lang w:eastAsia="zh-CN"/>
        </w:rPr>
      </w:pPr>
      <w:r>
        <w:rPr>
          <w:lang w:eastAsia="zh-CN"/>
        </w:rPr>
        <w:t xml:space="preserve">After confirmation, </w:t>
      </w:r>
      <w:r>
        <w:t>desiccants are used in step 1 packaging</w:t>
      </w:r>
    </w:p>
  </w:comment>
  <w:comment w:id="10476" w:author="Yiwen Zhang" w:date="2026-08-12T13:21:00Z" w:initials="YZ">
    <w:p w14:paraId="7CB420E0" w14:textId="77777777" w:rsidR="00AE300B" w:rsidRDefault="00AE300B">
      <w:pPr>
        <w:pStyle w:val="CommentText2"/>
      </w:pPr>
      <w:r>
        <w:t xml:space="preserve">After internal discussion, Lilly decide that a formal stability monitoring program is required for peptide on-resin. </w:t>
      </w:r>
      <w:r>
        <w:fldChar w:fldCharType="begin"/>
      </w:r>
      <w:r>
        <w:instrText>HYPERLINK "mailto:jingjing.wen@network.lilly.com"</w:instrText>
      </w:r>
      <w:bookmarkStart w:id="10478" w:name="_@_C1E13A6C839B4EA397CBD32CA68A64CDZ"/>
      <w:r>
        <w:fldChar w:fldCharType="separate"/>
      </w:r>
      <w:bookmarkEnd w:id="10478"/>
      <w:r>
        <w:rPr>
          <w:rStyle w:val="Mention3"/>
        </w:rPr>
        <w:t>@jingjing wen - Network</w:t>
      </w:r>
      <w:r>
        <w:fldChar w:fldCharType="end"/>
      </w:r>
      <w:r>
        <w:t xml:space="preserve"> Please update the PVP on L1/L3 as well and start preparation of stability protocols. </w:t>
      </w:r>
    </w:p>
    <w:p w14:paraId="5EFFA76B" w14:textId="77777777" w:rsidR="00AE300B" w:rsidRDefault="00AE300B">
      <w:pPr>
        <w:pStyle w:val="CommentText2"/>
        <w:ind w:leftChars="164" w:left="361"/>
      </w:pPr>
      <w:r>
        <w:fldChar w:fldCharType="begin"/>
      </w:r>
      <w:r>
        <w:instrText>HYPERLINK "mailto:diedra.shortyduffie@lilly.com"</w:instrText>
      </w:r>
      <w:bookmarkStart w:id="10479" w:name="_@_C94BB394FDF148A08AE4D398BC13DE86Z"/>
      <w:r>
        <w:fldChar w:fldCharType="separate"/>
      </w:r>
      <w:bookmarkEnd w:id="10479"/>
      <w:r>
        <w:rPr>
          <w:rStyle w:val="Mention3"/>
        </w:rPr>
        <w:t>@Diedra Shorty-Duffie</w:t>
      </w:r>
      <w:r>
        <w:fldChar w:fldCharType="end"/>
      </w:r>
      <w:r>
        <w:t xml:space="preserve"> </w:t>
      </w:r>
      <w:r>
        <w:fldChar w:fldCharType="begin"/>
      </w:r>
      <w:r>
        <w:instrText>HYPERLINK "mailto:johan.granander@lilly.com"</w:instrText>
      </w:r>
      <w:bookmarkStart w:id="10480" w:name="_@_FD31272CB2D640C3A3AC39FDB0A622C3Z"/>
      <w:r>
        <w:fldChar w:fldCharType="separate"/>
      </w:r>
      <w:bookmarkEnd w:id="10480"/>
      <w:r>
        <w:rPr>
          <w:rStyle w:val="Mention3"/>
        </w:rPr>
        <w:t>@Johan Granander</w:t>
      </w:r>
      <w:r>
        <w:fldChar w:fldCharType="end"/>
      </w:r>
      <w:r>
        <w:t xml:space="preserve"> I changed the language here. Please add information as appropriate.</w:t>
      </w:r>
    </w:p>
  </w:comment>
  <w:comment w:id="10477" w:author="Zhenxin Yan" w:date="2026-08-12T21:26:00Z" w:initials="ZY">
    <w:p w14:paraId="047B6242" w14:textId="77777777" w:rsidR="00AE300B" w:rsidRDefault="00AE300B">
      <w:pPr>
        <w:pStyle w:val="CommentText2"/>
        <w:rPr>
          <w:lang w:eastAsia="zh-CN"/>
        </w:rPr>
      </w:pPr>
      <w:r>
        <w:rPr>
          <w:lang w:eastAsia="zh-CN"/>
        </w:rPr>
        <w:t>Thank you.</w:t>
      </w:r>
    </w:p>
  </w:comment>
  <w:comment w:id="10484" w:author="Novie Atakiwe" w:date="2026-08-19T00:14:00Z" w:initials="NA">
    <w:p w14:paraId="0C753C3F" w14:textId="77777777" w:rsidR="00AE300B" w:rsidRDefault="00AE300B">
      <w:pPr>
        <w:pStyle w:val="CommentText2"/>
      </w:pPr>
      <w:r>
        <w:fldChar w:fldCharType="begin"/>
      </w:r>
      <w:r>
        <w:instrText>HYPERLINK "mailto:johan.granander@lilly.com"</w:instrText>
      </w:r>
      <w:bookmarkStart w:id="10487" w:name="_@_6D16A07414224D608A8D71FAE8D28A82Z"/>
      <w:r>
        <w:fldChar w:fldCharType="separate"/>
      </w:r>
      <w:bookmarkEnd w:id="10487"/>
      <w:r>
        <w:rPr>
          <w:rStyle w:val="Mention4"/>
        </w:rPr>
        <w:t>@Johan Granander</w:t>
      </w:r>
      <w:r>
        <w:fldChar w:fldCharType="end"/>
      </w:r>
      <w:r>
        <w:t xml:space="preserve">  Can you please look into this to make sure we are capturing the correct information</w:t>
      </w:r>
    </w:p>
  </w:comment>
  <w:comment w:id="10488" w:author="Novie Atakiwe" w:date="2026-08-19T00:13:00Z" w:initials="NA">
    <w:p w14:paraId="0894EE31" w14:textId="77777777" w:rsidR="00AE300B" w:rsidRDefault="00AE300B">
      <w:pPr>
        <w:pStyle w:val="CommentText2"/>
      </w:pPr>
      <w:r>
        <w:rPr>
          <w:lang w:val="en-IE"/>
        </w:rPr>
        <w:t xml:space="preserve">What is the stability protocol number </w:t>
      </w:r>
    </w:p>
  </w:comment>
  <w:comment w:id="10489" w:author="Xuning Wei12232" w:date="2026-08-23T18:10:00Z" w:initials="XW">
    <w:p w14:paraId="54829535" w14:textId="77777777" w:rsidR="00AE300B" w:rsidRDefault="00AE300B">
      <w:pPr>
        <w:pStyle w:val="CommentText2"/>
      </w:pPr>
      <w:r>
        <w:t>Upon confirmation, the peptide</w:t>
      </w:r>
      <w:r>
        <w:noBreakHyphen/>
        <w:t>resin stability protocol is under Lilly’s internal discussion. The document number will be assigned after the protocol is finalized. Thank you.</w:t>
      </w:r>
    </w:p>
  </w:comment>
  <w:comment w:id="10503" w:author="Yiwen Zhang" w:date="2026-07-29T11:50:00Z" w:initials="YZ">
    <w:p w14:paraId="30A2F011" w14:textId="77777777" w:rsidR="00AE300B" w:rsidRDefault="00AE300B">
      <w:pPr>
        <w:pStyle w:val="CommentText1"/>
      </w:pPr>
      <w:r>
        <w:t>No homogeneity study for peptide resin</w:t>
      </w:r>
    </w:p>
  </w:comment>
  <w:comment w:id="10504" w:author="Xuning Wei12232" w:date="2026-08-02T22:13:00Z" w:initials="XW">
    <w:p w14:paraId="75E07F89" w14:textId="77777777" w:rsidR="00AE300B" w:rsidRDefault="00AE300B">
      <w:pPr>
        <w:pStyle w:val="CommentText2"/>
        <w:rPr>
          <w:lang w:eastAsia="zh-CN"/>
        </w:rPr>
      </w:pPr>
      <w:r>
        <w:rPr>
          <w:lang w:eastAsia="zh-CN"/>
        </w:rPr>
        <w:t xml:space="preserve">Ok, thanks. </w:t>
      </w:r>
    </w:p>
  </w:comment>
  <w:comment w:id="10505" w:author="Sonia Quinn - Network" w:date="2026-09-09T17:11:00Z" w:initials="SN">
    <w:p w14:paraId="69799CC5" w14:textId="77777777" w:rsidR="00AE300B" w:rsidRDefault="00AE300B">
      <w:pPr>
        <w:pStyle w:val="CommentText3"/>
      </w:pPr>
      <w:r>
        <w:rPr>
          <w:color w:val="242424"/>
        </w:rPr>
        <w:t>This doesn't specify a scientific rationale for 'Why' a homogeneity study is not required...</w:t>
      </w:r>
    </w:p>
    <w:p w14:paraId="66F620BE" w14:textId="77777777" w:rsidR="00AE300B" w:rsidRDefault="00AE300B">
      <w:pPr>
        <w:pStyle w:val="CommentText3"/>
        <w:ind w:leftChars="328" w:left="722"/>
      </w:pPr>
      <w:r>
        <w:rPr>
          <w:color w:val="242424"/>
        </w:rPr>
        <w:t>Suggest to add (amend as appropriate):</w:t>
      </w:r>
    </w:p>
    <w:p w14:paraId="7DBF7CAC" w14:textId="77777777" w:rsidR="00AE300B" w:rsidRDefault="00AE300B">
      <w:pPr>
        <w:pStyle w:val="CommentText3"/>
        <w:ind w:leftChars="328" w:left="722"/>
      </w:pPr>
      <w:r>
        <w:rPr>
          <w:color w:val="242424"/>
        </w:rPr>
        <w:t xml:space="preserve">As ASYM-141366 is not an isolated bulk material and remains bound to the resin support, a conventional bulk homogeneity study is not considered applicable. Process consistency and uniformity are assured through control of the solid-phase synthesis process, including validated mixing capability of the reactor system, defined process parameters, in-process controls, and process </w:t>
      </w:r>
      <w:proofErr w:type="spellStart"/>
      <w:r>
        <w:rPr>
          <w:color w:val="242424"/>
        </w:rPr>
        <w:t>characterisation</w:t>
      </w:r>
      <w:proofErr w:type="spellEnd"/>
      <w:r>
        <w:rPr>
          <w:color w:val="242424"/>
        </w:rPr>
        <w:t xml:space="preserve"> knowledge. Therefore, a separate homogeneity study is not </w:t>
      </w:r>
      <w:r>
        <w:rPr>
          <w:color w:val="242424"/>
          <w:highlight w:val="white"/>
        </w:rPr>
        <w:t>required for ASYM-141366.</w:t>
      </w:r>
    </w:p>
  </w:comment>
  <w:comment w:id="10506" w:author="Xuning Wei12232" w:date="2026-09-13T23:15:00Z" w:initials="XW">
    <w:p w14:paraId="5C2E54EE" w14:textId="77777777" w:rsidR="00AE300B" w:rsidRDefault="00AE300B">
      <w:pPr>
        <w:pStyle w:val="CommentText"/>
        <w:rPr>
          <w:color w:val="0000FF"/>
          <w:lang w:eastAsia="zh-CN"/>
        </w:rPr>
      </w:pPr>
      <w:r>
        <w:rPr>
          <w:color w:val="0000FF"/>
          <w:lang w:eastAsia="zh-CN"/>
        </w:rPr>
        <w:t>Has been updated, thank you.</w:t>
      </w:r>
    </w:p>
  </w:comment>
  <w:comment w:id="10508" w:author="Yiwen Zhang" w:date="2026-07-29T11:57:00Z" w:initials="YZ">
    <w:p w14:paraId="7FB6E03C" w14:textId="77777777" w:rsidR="00AE300B" w:rsidRDefault="00AE300B">
      <w:pPr>
        <w:pStyle w:val="CommentText1"/>
      </w:pPr>
      <w:r>
        <w:t>I add the characterization study in PVP template for step 2 which will have TSP.</w:t>
      </w:r>
    </w:p>
  </w:comment>
  <w:comment w:id="10509" w:author="Xuning Wei12232" w:date="2026-08-02T22:14:00Z" w:initials="XW">
    <w:p w14:paraId="40898FEC" w14:textId="77777777" w:rsidR="00AE300B" w:rsidRDefault="00AE300B">
      <w:pPr>
        <w:pStyle w:val="CommentText2"/>
        <w:rPr>
          <w:lang w:eastAsia="zh-CN"/>
        </w:rPr>
      </w:pPr>
      <w:r>
        <w:rPr>
          <w:lang w:eastAsia="zh-CN"/>
        </w:rPr>
        <w:t xml:space="preserve">Thank you. </w:t>
      </w:r>
    </w:p>
  </w:comment>
  <w:comment w:id="10510" w:author="Johan Granander" w:date="2026-08-28T10:40:00Z" w:initials="JG">
    <w:p w14:paraId="786332F6" w14:textId="77777777" w:rsidR="00AE300B" w:rsidRDefault="00AE300B">
      <w:pPr>
        <w:pStyle w:val="CommentText2"/>
      </w:pPr>
      <w:r>
        <w:rPr>
          <w:lang w:val="en-IE"/>
        </w:rPr>
        <w:t>After some internal discussions, we believe it would be prudent to add a small-scale cleavage experiment to test the quality of PPQ 1, before moving on to PPQ 2 and PPQ 3. This is what we typically do for all new validations of SPPS fragment process.</w:t>
      </w:r>
      <w:r>
        <w:rPr>
          <w:lang w:val="en-IE"/>
        </w:rPr>
        <w:br/>
      </w:r>
      <w:r>
        <w:rPr>
          <w:lang w:val="en-IE"/>
        </w:rPr>
        <w:br/>
        <w:t>I would propose to add an extra section titled ‘Additional Sampling Plan’ with the text ‘In addition to routine samples and testing, the additional sample for the SPPS PPQ 1 batch of ASYM-141366 is needed for purity and impurity test, which involves the performance of small scale cleavage in the R&amp;D lab with purity and impurity testing being performed in the QC Lab in accordance with specification '&lt;insert applicable specification&gt;' and methods of ASYM-140020. The purity/impurity results will be assessed prior to progression to PPQ 2 manufacturing to minimize business risks and broaden process knowledge. This approach is implemented to support early detection of atypical impurity formation or potential for non-conforming results and enable timely escalation and/or investigation where required prior to commitment of material for downstream processing. The additional sample is summarized in Appendix &lt;X&gt;: Performance Validation Batches Summary of ASYM-141366 – Additional Sampling Test Results.’</w:t>
      </w:r>
      <w:r>
        <w:rPr>
          <w:lang w:val="en-IE"/>
        </w:rPr>
        <w:br/>
      </w:r>
      <w:r>
        <w:rPr>
          <w:lang w:val="en-IE"/>
        </w:rPr>
        <w:br/>
        <w:t>An Appendix to the protocol would be needed.</w:t>
      </w:r>
      <w:r>
        <w:rPr>
          <w:lang w:val="en-IE"/>
        </w:rPr>
        <w:br/>
      </w:r>
      <w:r>
        <w:rPr>
          <w:lang w:val="en-IE"/>
        </w:rPr>
        <w:br/>
        <w:t xml:space="preserve">Please let me know if this sounds useful or if there is another way to implement this small scale cleavage test of the first PPQ batch. </w:t>
      </w:r>
    </w:p>
  </w:comment>
  <w:comment w:id="10511" w:author="Xuning Wei12232" w:date="2026-08-31T19:09:00Z" w:initials="XW">
    <w:p w14:paraId="0F3E3756" w14:textId="77777777" w:rsidR="00AE300B" w:rsidRDefault="00AE300B">
      <w:pPr>
        <w:pStyle w:val="CommentText2"/>
        <w:rPr>
          <w:lang w:eastAsia="zh-CN"/>
        </w:rPr>
      </w:pPr>
      <w:r>
        <w:rPr>
          <w:color w:val="0000FF"/>
          <w:lang w:eastAsia="zh-CN"/>
        </w:rPr>
        <w:t>Has been updated in section 14, thank you.</w:t>
      </w:r>
    </w:p>
  </w:comment>
  <w:comment w:id="10518" w:author="Emma Ryan" w:date="2026-08-31T16:39:00Z" w:initials="ER">
    <w:p w14:paraId="10A70C98" w14:textId="77777777" w:rsidR="00AE300B" w:rsidRDefault="00AE300B">
      <w:r>
        <w:t xml:space="preserve">Please see comment in PVP for Step 2, characterization testing will be required through a TSP. I will discuss with </w:t>
      </w:r>
      <w:proofErr w:type="spellStart"/>
      <w:r>
        <w:t>Asymchem</w:t>
      </w:r>
      <w:proofErr w:type="spellEnd"/>
      <w:r>
        <w:t xml:space="preserve"> in an analytical call</w:t>
      </w:r>
    </w:p>
  </w:comment>
  <w:comment w:id="10519" w:author="Xuning Wei12232" w:date="2026-09-07T15:57:00Z" w:initials="XW">
    <w:p w14:paraId="739AD531" w14:textId="77777777" w:rsidR="00AE300B" w:rsidRDefault="00AE300B">
      <w:pPr>
        <w:pStyle w:val="CommentText3"/>
        <w:rPr>
          <w:lang w:eastAsia="zh-CN"/>
        </w:rPr>
      </w:pPr>
      <w:r>
        <w:rPr>
          <w:lang w:eastAsia="zh-CN"/>
        </w:rPr>
        <w:t>Has been updated, thanks.</w:t>
      </w:r>
    </w:p>
  </w:comment>
  <w:comment w:id="10533" w:author="Yiwen Zhang" w:date="2026-07-29T12:11:00Z" w:initials="YZ">
    <w:p w14:paraId="15F1BEED" w14:textId="77777777" w:rsidR="00AE300B" w:rsidRDefault="00AE300B">
      <w:pPr>
        <w:pStyle w:val="CommentText1"/>
      </w:pPr>
      <w:r>
        <w:t>Can you describe the cleaning cycle and DHT/CHT principle in CV?</w:t>
      </w:r>
    </w:p>
  </w:comment>
  <w:comment w:id="10534" w:author="Xuning Wei12232" w:date="2026-08-03T17:09:00Z" w:initials="XW">
    <w:p w14:paraId="763642F7" w14:textId="77777777" w:rsidR="00AE300B" w:rsidRDefault="00AE300B">
      <w:pPr>
        <w:pStyle w:val="CommentText2"/>
      </w:pPr>
      <w:r>
        <w:rPr>
          <w:rFonts w:ascii="Times New Roman" w:eastAsia="仿宋_GB2312" w:hAnsi="Times New Roman"/>
          <w:sz w:val="18"/>
          <w:szCs w:val="18"/>
          <w:lang w:eastAsia="zh-CN"/>
        </w:rPr>
        <w:t xml:space="preserve">TJ4S-1213-Sy15 Clean </w:t>
      </w:r>
      <w:r>
        <w:rPr>
          <w:rFonts w:ascii="Times New Roman" w:eastAsia="仿宋_GB2312" w:hAnsi="Times New Roman" w:cs="Times New Roman"/>
          <w:color w:val="000000" w:themeColor="text1"/>
          <w:sz w:val="20"/>
          <w:szCs w:val="20"/>
          <w:lang w:eastAsia="zh-CN"/>
        </w:rPr>
        <w:t xml:space="preserve">each batch with </w:t>
      </w:r>
      <w:proofErr w:type="spellStart"/>
      <w:r>
        <w:rPr>
          <w:rFonts w:ascii="Times New Roman" w:eastAsia="仿宋_GB2312" w:hAnsi="Times New Roman" w:cs="Times New Roman"/>
          <w:color w:val="000000" w:themeColor="text1"/>
          <w:sz w:val="20"/>
          <w:szCs w:val="20"/>
          <w:lang w:eastAsia="zh-CN"/>
        </w:rPr>
        <w:t>CMa</w:t>
      </w:r>
      <w:proofErr w:type="spellEnd"/>
      <w:r>
        <w:rPr>
          <w:rFonts w:ascii="Times New Roman" w:eastAsia="仿宋_GB2312" w:hAnsi="Times New Roman" w:cs="Times New Roman"/>
          <w:color w:val="000000" w:themeColor="text1"/>
          <w:sz w:val="20"/>
          <w:szCs w:val="20"/>
          <w:lang w:eastAsia="zh-CN"/>
        </w:rPr>
        <w:t xml:space="preserve">; </w:t>
      </w:r>
      <w:r>
        <w:t>DHT is 7</w:t>
      </w:r>
      <w:r>
        <w:rPr>
          <w:rFonts w:hint="eastAsia"/>
          <w:lang w:eastAsia="zh-CN"/>
        </w:rPr>
        <w:t>day</w:t>
      </w:r>
      <w:r>
        <w:t xml:space="preserve">s; </w:t>
      </w:r>
      <w:r>
        <w:rPr>
          <w:rFonts w:ascii="Times New Roman" w:eastAsia="仿宋_GB2312" w:hAnsi="Times New Roman"/>
          <w:sz w:val="18"/>
          <w:szCs w:val="18"/>
          <w:lang w:eastAsia="zh-CN"/>
        </w:rPr>
        <w:t xml:space="preserve">TJ4-1213-R22 &amp; TJ4S-1200-AT02 Clean </w:t>
      </w:r>
      <w:r>
        <w:rPr>
          <w:rFonts w:ascii="Times New Roman" w:eastAsia="仿宋_GB2312" w:hAnsi="Times New Roman" w:cs="Times New Roman"/>
          <w:color w:val="000000" w:themeColor="text1"/>
          <w:sz w:val="20"/>
          <w:szCs w:val="20"/>
          <w:lang w:eastAsia="zh-CN"/>
        </w:rPr>
        <w:t xml:space="preserve">each batch with </w:t>
      </w:r>
      <w:proofErr w:type="spellStart"/>
      <w:r>
        <w:rPr>
          <w:rFonts w:ascii="Times New Roman" w:eastAsia="仿宋_GB2312" w:hAnsi="Times New Roman" w:cs="Times New Roman"/>
          <w:color w:val="000000" w:themeColor="text1"/>
          <w:sz w:val="20"/>
          <w:szCs w:val="20"/>
          <w:lang w:eastAsia="zh-CN"/>
        </w:rPr>
        <w:t>CMb</w:t>
      </w:r>
      <w:proofErr w:type="spellEnd"/>
      <w:r>
        <w:rPr>
          <w:rFonts w:ascii="Times New Roman" w:eastAsia="仿宋_GB2312" w:hAnsi="Times New Roman" w:cs="Times New Roman"/>
          <w:color w:val="000000" w:themeColor="text1"/>
          <w:sz w:val="20"/>
          <w:szCs w:val="20"/>
          <w:lang w:eastAsia="zh-CN"/>
        </w:rPr>
        <w:t xml:space="preserve">; </w:t>
      </w:r>
      <w:r>
        <w:t xml:space="preserve">DHT is 14 </w:t>
      </w:r>
      <w:r>
        <w:rPr>
          <w:rFonts w:hint="eastAsia"/>
          <w:lang w:eastAsia="zh-CN"/>
        </w:rPr>
        <w:t>day</w:t>
      </w:r>
      <w:r>
        <w:t>s,</w:t>
      </w:r>
    </w:p>
  </w:comment>
  <w:comment w:id="10535" w:author="Xuning Wei12232" w:date="2026-08-03T20:50:00Z" w:initials="XW">
    <w:p w14:paraId="1AB3F8C4" w14:textId="77777777" w:rsidR="00AE300B" w:rsidRDefault="00AE300B">
      <w:pPr>
        <w:pStyle w:val="CommentText2"/>
      </w:pPr>
      <w:r>
        <w:t>QA recommends that the cleaning strategy be referenced in the CVP document to avoid frequent document revisions.</w:t>
      </w:r>
      <w:r>
        <w:rPr>
          <w:rFonts w:ascii="Times New Roman" w:eastAsia="仿宋_GB2312" w:hAnsi="Times New Roman" w:cs="Times New Roman"/>
          <w:color w:val="0000FF"/>
          <w:sz w:val="20"/>
          <w:szCs w:val="20"/>
          <w:lang w:eastAsia="zh-CN"/>
        </w:rPr>
        <w:br/>
        <w:t xml:space="preserve">The </w:t>
      </w:r>
      <w:r>
        <w:rPr>
          <w:rFonts w:ascii="Times New Roman" w:eastAsia="仿宋_GB2312" w:hAnsi="Times New Roman"/>
          <w:color w:val="0000FF"/>
          <w:sz w:val="18"/>
          <w:szCs w:val="18"/>
          <w:lang w:eastAsia="zh-CN"/>
        </w:rPr>
        <w:t xml:space="preserve">TJ4S-1213-Sy15 </w:t>
      </w:r>
      <w:r>
        <w:rPr>
          <w:rFonts w:ascii="Times New Roman" w:eastAsia="仿宋_GB2312" w:hAnsi="Times New Roman" w:cs="Times New Roman"/>
          <w:color w:val="0000FF"/>
          <w:sz w:val="20"/>
          <w:szCs w:val="20"/>
          <w:lang w:eastAsia="zh-CN"/>
        </w:rPr>
        <w:t xml:space="preserve">shall undergo </w:t>
      </w:r>
      <w:proofErr w:type="spellStart"/>
      <w:r>
        <w:rPr>
          <w:rFonts w:ascii="Times New Roman" w:eastAsia="仿宋_GB2312" w:hAnsi="Times New Roman" w:cs="Times New Roman"/>
          <w:color w:val="0000FF"/>
          <w:sz w:val="20"/>
          <w:szCs w:val="20"/>
          <w:lang w:eastAsia="zh-CN"/>
        </w:rPr>
        <w:t>CMa</w:t>
      </w:r>
      <w:proofErr w:type="spellEnd"/>
      <w:r>
        <w:rPr>
          <w:rFonts w:ascii="Times New Roman" w:eastAsia="仿宋_GB2312" w:hAnsi="Times New Roman" w:cs="Times New Roman"/>
          <w:color w:val="0000FF"/>
          <w:sz w:val="20"/>
          <w:szCs w:val="20"/>
          <w:lang w:eastAsia="zh-CN"/>
        </w:rPr>
        <w:t xml:space="preserve"> </w:t>
      </w:r>
      <w:r>
        <w:rPr>
          <w:rFonts w:ascii="Times New Roman" w:eastAsia="仿宋_GB2312" w:hAnsi="Times New Roman"/>
          <w:color w:val="0000FF"/>
          <w:sz w:val="21"/>
          <w:szCs w:val="18"/>
          <w:lang w:eastAsia="zh-CN"/>
        </w:rPr>
        <w:t>cleaning method</w:t>
      </w:r>
      <w:r>
        <w:rPr>
          <w:rFonts w:ascii="Times New Roman" w:eastAsia="仿宋_GB2312" w:hAnsi="Times New Roman" w:cs="Times New Roman"/>
          <w:color w:val="0000FF"/>
          <w:sz w:val="20"/>
          <w:szCs w:val="20"/>
          <w:lang w:eastAsia="zh-CN"/>
        </w:rPr>
        <w:t xml:space="preserve"> after each batch, and the </w:t>
      </w:r>
      <w:r>
        <w:rPr>
          <w:rFonts w:ascii="Times New Roman" w:eastAsia="仿宋_GB2312" w:hAnsi="Times New Roman"/>
          <w:color w:val="0000FF"/>
          <w:sz w:val="21"/>
          <w:szCs w:val="21"/>
          <w:lang w:eastAsia="zh-CN"/>
        </w:rPr>
        <w:t>dirty hold time is 7 days</w:t>
      </w:r>
      <w:r>
        <w:rPr>
          <w:rFonts w:ascii="Times New Roman" w:eastAsia="仿宋_GB2312" w:hAnsi="Times New Roman" w:cs="Times New Roman"/>
          <w:color w:val="0000FF"/>
          <w:sz w:val="20"/>
          <w:szCs w:val="20"/>
          <w:lang w:eastAsia="zh-CN"/>
        </w:rPr>
        <w:t>. Other equipment (</w:t>
      </w:r>
      <w:r>
        <w:rPr>
          <w:rFonts w:ascii="Times New Roman" w:eastAsia="仿宋_GB2312" w:hAnsi="Times New Roman"/>
          <w:color w:val="0000FF"/>
          <w:sz w:val="18"/>
          <w:szCs w:val="18"/>
          <w:lang w:eastAsia="zh-CN"/>
        </w:rPr>
        <w:t>TJ4-1213-R22 &amp; TJ4S-1200-AT02</w:t>
      </w:r>
      <w:r>
        <w:rPr>
          <w:rFonts w:ascii="Times New Roman" w:eastAsia="仿宋_GB2312" w:hAnsi="Times New Roman" w:cs="Times New Roman"/>
          <w:color w:val="0000FF"/>
          <w:sz w:val="20"/>
          <w:szCs w:val="20"/>
          <w:lang w:eastAsia="zh-CN"/>
        </w:rPr>
        <w:t xml:space="preserve">) will be rinsed with DMF between batches, followed by a full cleaning cycle at the end.  And the </w:t>
      </w:r>
      <w:r>
        <w:rPr>
          <w:rFonts w:ascii="Times New Roman" w:eastAsia="仿宋_GB2312" w:hAnsi="Times New Roman"/>
          <w:color w:val="0000FF"/>
          <w:sz w:val="21"/>
          <w:szCs w:val="21"/>
          <w:lang w:eastAsia="zh-CN"/>
        </w:rPr>
        <w:t>dirty hold time is 14 days</w:t>
      </w:r>
      <w:r>
        <w:rPr>
          <w:rFonts w:ascii="Times New Roman" w:eastAsia="仿宋_GB2312" w:hAnsi="Times New Roman" w:cs="Times New Roman"/>
          <w:color w:val="0000FF"/>
          <w:sz w:val="20"/>
          <w:szCs w:val="20"/>
          <w:lang w:eastAsia="zh-CN"/>
        </w:rPr>
        <w:t>.</w:t>
      </w:r>
      <w:r>
        <w:rPr>
          <w:rFonts w:ascii="Times New Roman" w:eastAsia="仿宋_GB2312" w:hAnsi="Times New Roman"/>
          <w:color w:val="0000FF"/>
          <w:sz w:val="21"/>
          <w:szCs w:val="18"/>
          <w:lang w:eastAsia="zh-CN"/>
        </w:rPr>
        <w:t xml:space="preserve"> The clean hold time of all equipment is defined as NMT 6 months in the GMP facility after the equipment is cleaned and dried. If outside of this time, the equipment shall be cleaned again before next use.</w:t>
      </w:r>
      <w:r>
        <w:rPr>
          <w:rFonts w:ascii="Times New Roman" w:eastAsia="仿宋_GB2312" w:hAnsi="Times New Roman" w:cs="Times New Roman"/>
          <w:color w:val="0000FF"/>
          <w:sz w:val="20"/>
          <w:szCs w:val="20"/>
          <w:lang w:eastAsia="zh-CN"/>
        </w:rPr>
        <w:t xml:space="preserve">  Cleaning will be performed based on the minimum hold time interval</w:t>
      </w:r>
    </w:p>
  </w:comment>
  <w:comment w:id="10537" w:author="Sonia Quinn - Network" w:date="2026-09-09T17:11:00Z" w:initials="SN">
    <w:p w14:paraId="055B3493" w14:textId="77777777" w:rsidR="00AE300B" w:rsidRDefault="00AE300B">
      <w:pPr>
        <w:pStyle w:val="CommentText3"/>
      </w:pPr>
      <w:r>
        <w:rPr>
          <w:lang w:val="en-IE"/>
        </w:rPr>
        <w:t>Please include document title for clarity</w:t>
      </w:r>
    </w:p>
  </w:comment>
  <w:comment w:id="10538" w:author="Xuning Wei12232" w:date="2026-09-13T23:17:00Z" w:initials="XW">
    <w:p w14:paraId="16FC95D1" w14:textId="77777777" w:rsidR="00AE300B" w:rsidRDefault="00AE300B">
      <w:pPr>
        <w:pStyle w:val="CommentText"/>
        <w:rPr>
          <w:lang w:eastAsia="zh-CN"/>
        </w:rPr>
      </w:pPr>
      <w:r>
        <w:rPr>
          <w:color w:val="0000FF"/>
          <w:lang w:eastAsia="zh-CN"/>
        </w:rPr>
        <w:t>Has been added, thanks.</w:t>
      </w:r>
    </w:p>
  </w:comment>
  <w:comment w:id="10554" w:author="Yiwen Zhang" w:date="2026-07-29T12:14:00Z" w:initials="YZ">
    <w:p w14:paraId="09FB77E3" w14:textId="77777777" w:rsidR="00AE300B" w:rsidRDefault="00AE300B">
      <w:pPr>
        <w:pStyle w:val="CommentText1"/>
      </w:pPr>
      <w:r>
        <w:t>Can you add the acceptance criteria, summary report, and release/disposition sections to PVP?</w:t>
      </w:r>
    </w:p>
  </w:comment>
  <w:comment w:id="10555" w:author="Xuning Wei12232" w:date="2026-08-03T17:34:00Z" w:initials="XW">
    <w:p w14:paraId="730C1F0E" w14:textId="77777777" w:rsidR="00AE300B" w:rsidRDefault="00AE300B">
      <w:pPr>
        <w:pStyle w:val="CommentText2"/>
        <w:rPr>
          <w:lang w:eastAsia="zh-CN"/>
        </w:rPr>
      </w:pPr>
      <w:r>
        <w:rPr>
          <w:rFonts w:hint="eastAsia"/>
          <w:lang w:eastAsia="zh-CN"/>
        </w:rPr>
        <w:t>H</w:t>
      </w:r>
      <w:r>
        <w:rPr>
          <w:lang w:eastAsia="zh-CN"/>
        </w:rPr>
        <w:t>as been added. Thanks.</w:t>
      </w:r>
    </w:p>
  </w:comment>
  <w:comment w:id="10556" w:author="Yiwen Zhang" w:date="2026-08-04T18:45:00Z" w:initials="YZ">
    <w:p w14:paraId="33105BC4" w14:textId="77777777" w:rsidR="00AE300B" w:rsidRDefault="00AE300B">
      <w:pPr>
        <w:pStyle w:val="CommentText2"/>
      </w:pPr>
      <w:r>
        <w:t>Are those test items part of end of drying IPC?</w:t>
      </w:r>
    </w:p>
  </w:comment>
  <w:comment w:id="10557" w:author="Xuning Wei12232" w:date="2026-08-05T18:09:00Z" w:initials="XW">
    <w:p w14:paraId="159D3576" w14:textId="77777777" w:rsidR="00AE300B" w:rsidRDefault="00AE300B">
      <w:pPr>
        <w:pStyle w:val="CommentText2"/>
      </w:pPr>
      <w:r>
        <w:t xml:space="preserve">LOD test is an end of drying IPC test.  Upon confirmation, no acceptance criteria shall be specified for the peptide on resin. So these </w:t>
      </w:r>
      <w:r>
        <w:rPr>
          <w:rFonts w:ascii="Times New Roman" w:eastAsia="仿宋_GB2312" w:hAnsi="Times New Roman" w:cs="Times New Roman"/>
          <w:sz w:val="20"/>
          <w:szCs w:val="20"/>
          <w:lang w:eastAsia="zh-CN"/>
        </w:rPr>
        <w:t>Acceptance criteria will be removed</w:t>
      </w:r>
    </w:p>
  </w:comment>
  <w:comment w:id="10559" w:author="Sonia Quinn - Network" w:date="2026-09-09T17:12:00Z" w:initials="SN">
    <w:p w14:paraId="4B18BFBE" w14:textId="77777777" w:rsidR="00AE300B" w:rsidRDefault="00AE300B">
      <w:pPr>
        <w:pStyle w:val="CommentText3"/>
      </w:pPr>
      <w:r>
        <w:rPr>
          <w:lang w:val="en-IE"/>
        </w:rPr>
        <w:t>Please reference for completeness</w:t>
      </w:r>
    </w:p>
  </w:comment>
  <w:comment w:id="10560" w:author="Xuning Wei12232" w:date="2026-09-13T23:19:00Z" w:initials="XW">
    <w:p w14:paraId="0F80A7A1" w14:textId="77777777" w:rsidR="00AE300B" w:rsidRDefault="00AE300B">
      <w:pPr>
        <w:pStyle w:val="CommentText"/>
        <w:rPr>
          <w:lang w:eastAsia="zh-CN"/>
        </w:rPr>
      </w:pPr>
      <w:r>
        <w:rPr>
          <w:rFonts w:hint="eastAsia"/>
          <w:color w:val="0000FF"/>
          <w:lang w:eastAsia="zh-CN"/>
        </w:rPr>
        <w:t>H</w:t>
      </w:r>
      <w:r>
        <w:rPr>
          <w:color w:val="0000FF"/>
          <w:lang w:eastAsia="zh-CN"/>
        </w:rPr>
        <w:t>as been added, thank you.</w:t>
      </w:r>
      <w:r>
        <w:rPr>
          <w:lang w:eastAsia="zh-CN"/>
        </w:rPr>
        <w:t xml:space="preserve"> </w:t>
      </w:r>
    </w:p>
  </w:comment>
  <w:comment w:id="10561" w:author="Sonia Quinn - Network" w:date="2026-09-09T17:12:00Z" w:initials="SN">
    <w:p w14:paraId="3FFF8C56" w14:textId="77777777" w:rsidR="00AE300B" w:rsidRDefault="00AE300B">
      <w:pPr>
        <w:pStyle w:val="CommentText3"/>
      </w:pPr>
      <w:r>
        <w:rPr>
          <w:lang w:val="en-IE"/>
        </w:rPr>
        <w:t>Added for clarity</w:t>
      </w:r>
    </w:p>
  </w:comment>
  <w:comment w:id="10562" w:author="Xuning Wei12232" w:date="2026-09-13T23:31:00Z" w:initials="XW">
    <w:p w14:paraId="55AB8987" w14:textId="77777777" w:rsidR="00AE300B" w:rsidRDefault="00AE300B">
      <w:pPr>
        <w:pStyle w:val="CommentText"/>
        <w:rPr>
          <w:lang w:eastAsia="zh-CN"/>
        </w:rPr>
      </w:pPr>
      <w:r>
        <w:rPr>
          <w:rFonts w:hint="eastAsia"/>
          <w:color w:val="0000FF"/>
          <w:lang w:eastAsia="zh-CN"/>
        </w:rPr>
        <w:t>H</w:t>
      </w:r>
      <w:r>
        <w:rPr>
          <w:color w:val="0000FF"/>
          <w:lang w:eastAsia="zh-CN"/>
        </w:rPr>
        <w:t>as been updated, thanks.</w:t>
      </w:r>
    </w:p>
  </w:comment>
  <w:comment w:id="10636" w:author="Novie Atakiwe" w:date="2026-08-19T00:25:00Z" w:initials="NA">
    <w:p w14:paraId="30C7E92B" w14:textId="77777777" w:rsidR="00AE300B" w:rsidRDefault="00AE300B">
      <w:pPr>
        <w:pStyle w:val="CommentText2"/>
      </w:pPr>
      <w:r>
        <w:rPr>
          <w:lang w:val="en-IE"/>
        </w:rPr>
        <w:t>Is this the correct title? Please confirm</w:t>
      </w:r>
    </w:p>
  </w:comment>
  <w:comment w:id="10637" w:author="Xuning Wei12232" w:date="2026-08-23T18:00:00Z" w:initials="XW">
    <w:p w14:paraId="3673A26E" w14:textId="77777777" w:rsidR="00AE300B" w:rsidRDefault="00AE300B">
      <w:pPr>
        <w:pStyle w:val="a"/>
        <w:numPr>
          <w:ilvl w:val="0"/>
          <w:numId w:val="0"/>
        </w:numPr>
        <w:rPr>
          <w:b w:val="0"/>
          <w:lang w:eastAsia="zh-CN"/>
        </w:rPr>
      </w:pPr>
      <w:r>
        <w:rPr>
          <w:rFonts w:cs="Times New Roman"/>
          <w:b w:val="0"/>
          <w:color w:val="000000" w:themeColor="text1"/>
        </w:rPr>
        <w:t>This is correct. Although relevant testing for the in- process intermediate is removed in Step 1, the acceptance criteria will be covered in Step 2.</w:t>
      </w:r>
    </w:p>
  </w:comment>
  <w:comment w:id="10638" w:author="Johan Granander" w:date="2026-08-28T10:44:00Z" w:initials="JG">
    <w:p w14:paraId="54F873A5" w14:textId="77777777" w:rsidR="00AE300B" w:rsidRDefault="00AE300B">
      <w:pPr>
        <w:pStyle w:val="CommentText2"/>
      </w:pPr>
      <w:r>
        <w:rPr>
          <w:lang w:val="en-IE"/>
        </w:rPr>
        <w:t>Even though there are no release specifications, in order for the validation to be successful don’t the three PPQ batches have to</w:t>
      </w:r>
      <w:proofErr w:type="gramStart"/>
      <w:r>
        <w:rPr>
          <w:lang w:val="en-IE"/>
        </w:rPr>
        <w:t>:</w:t>
      </w:r>
      <w:proofErr w:type="gramEnd"/>
      <w:r>
        <w:rPr>
          <w:lang w:val="en-IE"/>
        </w:rPr>
        <w:br/>
      </w:r>
      <w:r>
        <w:rPr>
          <w:lang w:val="en-IE"/>
        </w:rPr>
        <w:br/>
        <w:t>-    CPPs must be maintained within the established PAR</w:t>
      </w:r>
    </w:p>
    <w:p w14:paraId="3FF60889" w14:textId="77777777" w:rsidR="00AE300B" w:rsidRDefault="00AE300B">
      <w:pPr>
        <w:pStyle w:val="CommentText2"/>
        <w:ind w:leftChars="300" w:left="660"/>
      </w:pPr>
      <w:r>
        <w:rPr>
          <w:lang w:val="en-IE"/>
        </w:rPr>
        <w:t>Process deviations must be investigated and evaluated to have no impact on product quality and validation conclusion</w:t>
      </w:r>
    </w:p>
    <w:p w14:paraId="0048EA65" w14:textId="77777777" w:rsidR="00AE300B" w:rsidRDefault="00AE300B">
      <w:pPr>
        <w:pStyle w:val="CommentText2"/>
        <w:ind w:leftChars="382" w:left="840"/>
      </w:pPr>
      <w:r>
        <w:rPr>
          <w:lang w:val="en-IE"/>
        </w:rPr>
        <w:t xml:space="preserve">The release testing criteria of the three downstream cleavage batches obtained by using the three PPQ batches must be met. </w:t>
      </w:r>
    </w:p>
  </w:comment>
  <w:comment w:id="10639" w:author="Xuning Wei12232" w:date="2026-08-31T22:16:00Z" w:initials="XW">
    <w:p w14:paraId="63DDF5CE" w14:textId="77777777" w:rsidR="00AE300B" w:rsidRDefault="00AE300B">
      <w:pPr>
        <w:pStyle w:val="CommentText2"/>
        <w:rPr>
          <w:lang w:eastAsia="zh-CN"/>
        </w:rPr>
      </w:pPr>
      <w:r>
        <w:rPr>
          <w:rFonts w:hint="eastAsia"/>
          <w:color w:val="0000FF"/>
          <w:lang w:eastAsia="zh-CN"/>
        </w:rPr>
        <w:t>H</w:t>
      </w:r>
      <w:r>
        <w:rPr>
          <w:color w:val="0000FF"/>
          <w:lang w:eastAsia="zh-CN"/>
        </w:rPr>
        <w:t>as been updated, thank you.</w:t>
      </w:r>
    </w:p>
  </w:comment>
  <w:comment w:id="10642" w:author="Sonia Quinn - Network" w:date="2026-09-09T17:14:00Z" w:initials="SN">
    <w:p w14:paraId="5BA77644" w14:textId="77777777" w:rsidR="00AE300B" w:rsidRDefault="00AE300B">
      <w:pPr>
        <w:pStyle w:val="CommentText3"/>
      </w:pPr>
      <w:r>
        <w:rPr>
          <w:color w:val="242424"/>
        </w:rPr>
        <w:t>All PPQ conclusions shall be based on cumulative review of process performance, IPC data, CPP data, deviation assessments, cleaning validation outcomes and supporting studies?</w:t>
      </w:r>
      <w:r>
        <w:t xml:space="preserve"> </w:t>
      </w:r>
    </w:p>
  </w:comment>
  <w:comment w:id="10643" w:author="Xuning Wei12232" w:date="2026-09-13T23:33:00Z" w:initials="XW">
    <w:p w14:paraId="0854DB05" w14:textId="77777777" w:rsidR="00AE300B" w:rsidRDefault="00AE300B">
      <w:pPr>
        <w:pStyle w:val="CommentText"/>
        <w:rPr>
          <w:lang w:eastAsia="zh-CN"/>
        </w:rPr>
      </w:pPr>
      <w:r>
        <w:rPr>
          <w:color w:val="0000FF"/>
        </w:rPr>
        <w:t>Content has been added to Section 5. This section duplicates Section 5 and shall be deleted to avoid misunderstanding. Thank you.</w:t>
      </w:r>
      <w:r>
        <w:rPr>
          <w:color w:val="0000FF"/>
          <w:lang w:eastAsia="zh-CN"/>
        </w:rPr>
        <w:br/>
      </w:r>
    </w:p>
  </w:comment>
  <w:comment w:id="10710" w:author="Sonia Quinn - Network" w:date="2026-09-09T17:14:00Z" w:initials="SN">
    <w:p w14:paraId="7FD75CFD" w14:textId="77777777" w:rsidR="00AE300B" w:rsidRDefault="00AE300B">
      <w:pPr>
        <w:pStyle w:val="CommentText3"/>
      </w:pPr>
      <w:r>
        <w:rPr>
          <w:color w:val="242424"/>
        </w:rPr>
        <w:t>Add - Data review shall include assessment of batch-to-batch consistency, process variability and continued process suitability.</w:t>
      </w:r>
      <w:r>
        <w:t xml:space="preserve"> </w:t>
      </w:r>
    </w:p>
  </w:comment>
  <w:comment w:id="10711" w:author="Xuning Wei12232" w:date="2026-09-13T23:34:00Z" w:initials="XW">
    <w:p w14:paraId="3A62F661" w14:textId="77777777" w:rsidR="00AE300B" w:rsidRDefault="00AE300B">
      <w:pPr>
        <w:pStyle w:val="CommentText"/>
        <w:rPr>
          <w:lang w:eastAsia="zh-CN"/>
        </w:rPr>
      </w:pPr>
      <w:r>
        <w:rPr>
          <w:color w:val="0000FF"/>
          <w:lang w:eastAsia="zh-CN"/>
        </w:rPr>
        <w:t xml:space="preserve">Ok, it has been added, thank you. </w:t>
      </w:r>
    </w:p>
  </w:comment>
  <w:comment w:id="10714" w:author="Yiwen Zhang" w:date="2026-08-20T20:01:00Z" w:initials="YZ">
    <w:p w14:paraId="0192CBDD" w14:textId="77777777" w:rsidR="00AE300B" w:rsidRDefault="00AE300B">
      <w:pPr>
        <w:pStyle w:val="CommentText1"/>
      </w:pPr>
      <w:r>
        <w:t>Rewrote this part. Please work with step 2, step 3 following same format.</w:t>
      </w:r>
    </w:p>
  </w:comment>
  <w:comment w:id="10715" w:author="Yu Zhang - Network" w:date="2026-08-24T12:56:00Z" w:initials="YN">
    <w:p w14:paraId="77A37F4D" w14:textId="77777777" w:rsidR="00AE300B" w:rsidRDefault="00AE300B">
      <w:pPr>
        <w:pStyle w:val="CommentText1"/>
      </w:pPr>
      <w:r>
        <w:t>Noted</w:t>
      </w:r>
    </w:p>
  </w:comment>
  <w:comment w:id="10717" w:author="Yiwen Zhang" w:date="2026-10-12T19:36:00Z" w:initials="YZ">
    <w:p w14:paraId="565798A5" w14:textId="77777777" w:rsidR="00AE300B" w:rsidRDefault="00AE300B">
      <w:pPr>
        <w:pStyle w:val="CommentText"/>
      </w:pPr>
      <w:r>
        <w:t>Only CPPs and IPCs exist for step 1.</w:t>
      </w:r>
    </w:p>
  </w:comment>
  <w:comment w:id="10718" w:author="Yachao Liu11087" w:date="2026-10-12T21:32:00Z" w:initials="YL">
    <w:p w14:paraId="2415775A" w14:textId="77777777" w:rsidR="00AE300B" w:rsidRDefault="00AE300B">
      <w:pPr>
        <w:pStyle w:val="CommentText"/>
      </w:pPr>
      <w:r>
        <w:t>Deleted</w:t>
      </w:r>
    </w:p>
  </w:comment>
  <w:comment w:id="10720" w:author="Yiwen Zhang" w:date="2026-10-12T19:38:00Z" w:initials="YZ">
    <w:p w14:paraId="03FF93EB" w14:textId="77777777" w:rsidR="00AE300B" w:rsidRDefault="00AE300B">
      <w:pPr>
        <w:pStyle w:val="CommentText"/>
      </w:pPr>
      <w:r>
        <w:t xml:space="preserve">By including </w:t>
      </w:r>
      <w:proofErr w:type="spellStart"/>
      <w:r>
        <w:t>nonCPP</w:t>
      </w:r>
      <w:proofErr w:type="spellEnd"/>
      <w:r>
        <w:t xml:space="preserve"> parameters into the PV protocol, whether in main body or appendix, those parameters and their ranges are under heightened monitoring and increasing </w:t>
      </w:r>
      <w:proofErr w:type="spellStart"/>
      <w:r>
        <w:t>regulator</w:t>
      </w:r>
      <w:proofErr w:type="spellEnd"/>
      <w:r>
        <w:t xml:space="preserve"> scrutiny. Any parameter change post PV would require revision of PV protocol or report. There is also no plan to summarize execution of operational process </w:t>
      </w:r>
      <w:proofErr w:type="spellStart"/>
      <w:r>
        <w:t>paramters</w:t>
      </w:r>
      <w:proofErr w:type="spellEnd"/>
      <w:r>
        <w:t xml:space="preserve">. Please remove them from PVP as they are managed by MOR. Changes to operational process </w:t>
      </w:r>
      <w:proofErr w:type="spellStart"/>
      <w:r>
        <w:t>paramters</w:t>
      </w:r>
      <w:proofErr w:type="spellEnd"/>
      <w:r>
        <w:t xml:space="preserve"> do not change the validation status.</w:t>
      </w:r>
    </w:p>
  </w:comment>
  <w:comment w:id="10721" w:author="Yachao Liu11087" w:date="2026-10-13T10:44:00Z" w:initials="YL">
    <w:p w14:paraId="7987D811" w14:textId="77777777" w:rsidR="00AE300B" w:rsidRDefault="00AE300B">
      <w:pPr>
        <w:pStyle w:val="CommentText"/>
      </w:pPr>
      <w:r>
        <w:t>Deleted</w:t>
      </w:r>
    </w:p>
  </w:comment>
  <w:comment w:id="10722" w:author="Sonia Quinn - Network" w:date="2026-09-09T12:45:00Z" w:initials="SN">
    <w:p w14:paraId="6B78F41E" w14:textId="77777777" w:rsidR="00AE300B" w:rsidRDefault="00AE300B">
      <w:pPr>
        <w:pStyle w:val="CommentText6"/>
      </w:pPr>
      <w:r>
        <w:t>Add - Data review shall include assessment of batch-to-batch consistency, process variability and continued process suitability.</w:t>
      </w:r>
    </w:p>
  </w:comment>
  <w:comment w:id="10723" w:author="Yachao Liu11087" w:date="2026-09-10T10:10:00Z" w:initials="YL">
    <w:p w14:paraId="1A3A0B20" w14:textId="77777777" w:rsidR="00AE300B" w:rsidRDefault="00AE300B">
      <w:pPr>
        <w:pStyle w:val="CommentText6"/>
      </w:pPr>
      <w:r>
        <w:t>Added, thanks</w:t>
      </w:r>
    </w:p>
  </w:comment>
  <w:comment w:id="10815" w:author="Yiwen Zhang" w:date="2026-10-13T13:28:00Z" w:initials="YZ">
    <w:p w14:paraId="3FC99794" w14:textId="77777777" w:rsidR="00AE300B" w:rsidRDefault="00AE300B">
      <w:pPr>
        <w:pStyle w:val="CommentText"/>
      </w:pPr>
      <w:r>
        <w:t>Check for referenced section numbers since they have changed. Check the entire PVP for correct section numbering.</w:t>
      </w:r>
    </w:p>
  </w:comment>
  <w:comment w:id="10816" w:author="Yachao Liu11087" w:date="2026-10-13T16:57:00Z" w:initials="YL">
    <w:p w14:paraId="6F793D3B" w14:textId="77777777" w:rsidR="00AE300B" w:rsidRDefault="00AE300B">
      <w:pPr>
        <w:pStyle w:val="CommentText"/>
      </w:pPr>
      <w:r>
        <w:t>Checked</w:t>
      </w:r>
    </w:p>
  </w:comment>
  <w:comment w:id="10853" w:author="Sonia Quinn - Network" w:date="2026-09-09T17:15:00Z" w:initials="SN">
    <w:p w14:paraId="7389B8C9" w14:textId="77777777" w:rsidR="00AE300B" w:rsidRDefault="00AE300B">
      <w:pPr>
        <w:pStyle w:val="CommentText3"/>
      </w:pPr>
      <w:r>
        <w:t>Recommend including some criteria for this. EXAMPLE (amend as appropriate) -</w:t>
      </w:r>
    </w:p>
    <w:p w14:paraId="2F5D6F46" w14:textId="77777777" w:rsidR="00AE300B" w:rsidRDefault="00AE300B">
      <w:pPr>
        <w:pStyle w:val="CommentText3"/>
        <w:ind w:leftChars="328" w:left="722"/>
      </w:pPr>
      <w:r>
        <w:t>Release for further processing shall require:</w:t>
      </w:r>
    </w:p>
    <w:p w14:paraId="33C8D126" w14:textId="77777777" w:rsidR="00AE300B" w:rsidRDefault="00AE300B">
      <w:pPr>
        <w:pStyle w:val="CommentText3"/>
        <w:ind w:leftChars="246" w:left="541"/>
      </w:pPr>
      <w:r>
        <w:t>Completion of required IPC testing.</w:t>
      </w:r>
    </w:p>
    <w:p w14:paraId="3A0C641D" w14:textId="77777777" w:rsidR="00AE300B" w:rsidRDefault="00AE300B">
      <w:pPr>
        <w:pStyle w:val="CommentText3"/>
        <w:ind w:leftChars="246" w:left="541"/>
      </w:pPr>
      <w:r>
        <w:t>Satisfactory review of available batch documentation.</w:t>
      </w:r>
    </w:p>
    <w:p w14:paraId="0869870D" w14:textId="77777777" w:rsidR="00AE300B" w:rsidRDefault="00AE300B">
      <w:pPr>
        <w:pStyle w:val="CommentText3"/>
        <w:ind w:leftChars="246" w:left="541"/>
      </w:pPr>
      <w:r>
        <w:t>No open critical quality-impacting deviations.</w:t>
      </w:r>
    </w:p>
    <w:p w14:paraId="5BECAE33" w14:textId="77777777" w:rsidR="00AE300B" w:rsidRDefault="00AE300B">
      <w:pPr>
        <w:pStyle w:val="CommentText3"/>
        <w:ind w:leftChars="328" w:left="722"/>
      </w:pPr>
      <w:r>
        <w:t>QA disposition of the in-process material.</w:t>
      </w:r>
    </w:p>
  </w:comment>
  <w:comment w:id="10854" w:author="Xuning Wei12232" w:date="2026-09-13T23:44:00Z" w:initials="XW">
    <w:p w14:paraId="3FFF4119" w14:textId="77777777" w:rsidR="00AE300B" w:rsidRDefault="00AE300B">
      <w:pPr>
        <w:pStyle w:val="CommentText"/>
        <w:rPr>
          <w:lang w:eastAsia="zh-CN"/>
        </w:rPr>
      </w:pPr>
      <w:r>
        <w:rPr>
          <w:color w:val="0000FF"/>
          <w:lang w:eastAsia="zh-CN"/>
        </w:rPr>
        <w:t xml:space="preserve"> </w:t>
      </w:r>
      <w:r>
        <w:rPr>
          <w:rFonts w:hint="eastAsia"/>
          <w:color w:val="0000FF"/>
          <w:lang w:eastAsia="zh-CN"/>
        </w:rPr>
        <w:t>Has</w:t>
      </w:r>
      <w:r>
        <w:rPr>
          <w:color w:val="0000FF"/>
          <w:lang w:eastAsia="zh-CN"/>
        </w:rPr>
        <w:t xml:space="preserve"> been added, thank you.</w:t>
      </w:r>
    </w:p>
  </w:comment>
  <w:comment w:id="10895" w:author="Yiwen Zhang" w:date="2026-10-13T10:08:00Z" w:initials="YZ">
    <w:p w14:paraId="536EC162" w14:textId="77777777" w:rsidR="00AE300B" w:rsidRDefault="00AE300B">
      <w:pPr>
        <w:pStyle w:val="CommentText"/>
      </w:pPr>
      <w:r>
        <w:t xml:space="preserve">Consider below for batch release and </w:t>
      </w:r>
      <w:proofErr w:type="spellStart"/>
      <w:r>
        <w:t>dispostion</w:t>
      </w:r>
      <w:proofErr w:type="spellEnd"/>
      <w:r>
        <w:t>.</w:t>
      </w:r>
    </w:p>
    <w:p w14:paraId="7FDDBF6E" w14:textId="77777777" w:rsidR="00AE300B" w:rsidRDefault="00AE300B">
      <w:pPr>
        <w:pStyle w:val="CommentText"/>
        <w:ind w:leftChars="246" w:left="541"/>
      </w:pPr>
    </w:p>
    <w:p w14:paraId="7B5FF4CC" w14:textId="77777777" w:rsidR="00AE300B" w:rsidRDefault="00AE300B">
      <w:pPr>
        <w:pStyle w:val="CommentText"/>
        <w:ind w:leftChars="246" w:left="541"/>
      </w:pPr>
      <w:r>
        <w:rPr>
          <w:color w:val="5D5D5D"/>
          <w:highlight w:val="white"/>
        </w:rPr>
        <w:t>ASYM-140851 (peptide on-resin) is an in-process intermediate without a release specification. It is not distributed outside the manufacturing site; it is forward processed into Step 2 soft cleavage (ASYM-140852). The in-process controls in Table 8 take the place of release testing for this material (refer to VMP-14002101.01).</w:t>
      </w:r>
    </w:p>
    <w:p w14:paraId="5AFDA743" w14:textId="77777777" w:rsidR="00AE300B" w:rsidRDefault="00AE300B">
      <w:pPr>
        <w:pStyle w:val="CommentText"/>
        <w:ind w:leftChars="164" w:left="361"/>
      </w:pPr>
      <w:r>
        <w:rPr>
          <w:color w:val="5D5D5D"/>
          <w:highlight w:val="white"/>
        </w:rPr>
        <w:t>Each PPQ batch of ASYM-140851 may be released for further processing when QA confirms all of the following:</w:t>
      </w:r>
    </w:p>
    <w:p w14:paraId="5006AD4D" w14:textId="77777777" w:rsidR="00AE300B" w:rsidRDefault="00AE300B">
      <w:pPr>
        <w:pStyle w:val="CommentText"/>
        <w:numPr>
          <w:ilvl w:val="0"/>
          <w:numId w:val="3"/>
        </w:numPr>
        <w:ind w:leftChars="409" w:left="1260"/>
      </w:pPr>
      <w:r>
        <w:rPr>
          <w:b/>
          <w:color w:val="5D5D5D"/>
          <w:highlight w:val="white"/>
        </w:rPr>
        <w:t>IPCs:</w:t>
      </w:r>
      <w:r>
        <w:rPr>
          <w:color w:val="5D5D5D"/>
          <w:highlight w:val="white"/>
        </w:rPr>
        <w:t xml:space="preserve"> all IPCs in Table 8 have met their acceptance criteria.</w:t>
      </w:r>
    </w:p>
    <w:p w14:paraId="2B333565" w14:textId="77777777" w:rsidR="00AE300B" w:rsidRDefault="00AE300B">
      <w:pPr>
        <w:pStyle w:val="CommentText"/>
        <w:numPr>
          <w:ilvl w:val="0"/>
          <w:numId w:val="3"/>
        </w:numPr>
        <w:ind w:leftChars="409" w:left="1260"/>
      </w:pPr>
      <w:r>
        <w:rPr>
          <w:b/>
          <w:color w:val="5D5D5D"/>
          <w:highlight w:val="white"/>
        </w:rPr>
        <w:t>Batch documentation:</w:t>
      </w:r>
      <w:r>
        <w:rPr>
          <w:color w:val="5D5D5D"/>
          <w:highlight w:val="white"/>
        </w:rPr>
        <w:t xml:space="preserve"> QA has reviewed the executed batch record sections available at the time of release. As a minimum, this covers material charges, CPP entries and IPC results. All CPPs were within their PARs, or any excursion has been recorded as a deviation.</w:t>
      </w:r>
    </w:p>
    <w:p w14:paraId="66943609" w14:textId="77777777" w:rsidR="00AE300B" w:rsidRDefault="00AE300B">
      <w:pPr>
        <w:pStyle w:val="CommentText"/>
        <w:numPr>
          <w:ilvl w:val="0"/>
          <w:numId w:val="3"/>
        </w:numPr>
        <w:ind w:leftChars="409" w:left="1260"/>
      </w:pPr>
      <w:r>
        <w:rPr>
          <w:b/>
          <w:color w:val="5D5D5D"/>
          <w:highlight w:val="white"/>
        </w:rPr>
        <w:t>Deviations:</w:t>
      </w:r>
      <w:r>
        <w:rPr>
          <w:color w:val="5D5D5D"/>
          <w:highlight w:val="white"/>
        </w:rPr>
        <w:t xml:space="preserve"> all deviations for the batch have been documented and assessed for impact on quality. No critical or major deviation remains open unless QA has approved a documented impact assessment that allows processing to continue.</w:t>
      </w:r>
    </w:p>
    <w:p w14:paraId="5DFEA253" w14:textId="77777777" w:rsidR="00AE300B" w:rsidRDefault="00AE300B">
      <w:pPr>
        <w:pStyle w:val="CommentText"/>
        <w:numPr>
          <w:ilvl w:val="0"/>
          <w:numId w:val="3"/>
        </w:numPr>
        <w:ind w:leftChars="409" w:left="1260"/>
      </w:pPr>
      <w:r>
        <w:rPr>
          <w:b/>
          <w:color w:val="5D5D5D"/>
          <w:highlight w:val="white"/>
        </w:rPr>
        <w:t>Equipment cleaning:</w:t>
      </w:r>
      <w:r>
        <w:rPr>
          <w:color w:val="5D5D5D"/>
          <w:highlight w:val="white"/>
        </w:rPr>
        <w:t xml:space="preserve"> if the batch was manufactured in equipment just after a cleaning validation run, QA has approved the interim cleaning validation report for that run (refer to Section 20).</w:t>
      </w:r>
    </w:p>
    <w:p w14:paraId="5F3D45CE" w14:textId="77777777" w:rsidR="00AE300B" w:rsidRDefault="00AE300B">
      <w:pPr>
        <w:pStyle w:val="CommentText"/>
        <w:numPr>
          <w:ilvl w:val="0"/>
          <w:numId w:val="3"/>
        </w:numPr>
        <w:ind w:leftChars="409" w:left="1260"/>
      </w:pPr>
      <w:r>
        <w:rPr>
          <w:b/>
          <w:color w:val="5D5D5D"/>
          <w:highlight w:val="white"/>
        </w:rPr>
        <w:t>Packaging and storage:</w:t>
      </w:r>
      <w:r>
        <w:rPr>
          <w:color w:val="5D5D5D"/>
          <w:highlight w:val="white"/>
        </w:rPr>
        <w:t xml:space="preserve"> the material has been packaged, labelled and stored as described in Section 16. It will be processed further within the hold time supported by the stability data in Section 17.</w:t>
      </w:r>
    </w:p>
  </w:comment>
  <w:comment w:id="10896" w:author="Yachao Liu11087" w:date="2026-10-13T10:43:00Z" w:initials="YL">
    <w:p w14:paraId="5EE9E902" w14:textId="77777777" w:rsidR="00AE300B" w:rsidRDefault="00AE300B">
      <w:pPr>
        <w:pStyle w:val="CommentText"/>
      </w:pPr>
      <w:r>
        <w:t>Corrected thanks for your comments</w:t>
      </w:r>
    </w:p>
  </w:comment>
  <w:comment w:id="10905" w:author="Yiwen Zhang" w:date="2026-08-20T19:37:00Z" w:initials="YZ">
    <w:p w14:paraId="4E9CE797" w14:textId="77777777" w:rsidR="00AE300B" w:rsidRDefault="00AE300B">
      <w:pPr>
        <w:pStyle w:val="CommentText1"/>
      </w:pPr>
      <w:r>
        <w:t>We won’t have time to complete EBR review before starting step 2.</w:t>
      </w:r>
    </w:p>
  </w:comment>
  <w:comment w:id="10906" w:author="Yu Zhang - Network" w:date="2026-08-24T12:57:00Z" w:initials="YN">
    <w:p w14:paraId="746D5AFA" w14:textId="77777777" w:rsidR="00AE300B" w:rsidRDefault="00AE300B">
      <w:pPr>
        <w:pStyle w:val="CommentText1"/>
      </w:pPr>
      <w:r>
        <w:t>Corrected</w:t>
      </w:r>
    </w:p>
  </w:comment>
  <w:comment w:id="10908" w:author="Yiwen Zhang" w:date="2026-08-20T19:51:00Z" w:initials="YZ">
    <w:p w14:paraId="3EFBC15C" w14:textId="77777777" w:rsidR="00AE300B" w:rsidRDefault="00AE300B">
      <w:pPr>
        <w:pStyle w:val="CommentText1"/>
      </w:pPr>
      <w:r>
        <w:t>Please add VMP number.</w:t>
      </w:r>
    </w:p>
  </w:comment>
  <w:comment w:id="10909" w:author="Yachao Liu11087" w:date="2026-08-21T19:54:00Z" w:initials="YL">
    <w:p w14:paraId="7FFC4B59" w14:textId="77777777" w:rsidR="00AE300B" w:rsidRDefault="00AE300B">
      <w:pPr>
        <w:pStyle w:val="CommentText1"/>
      </w:pPr>
      <w:r>
        <w:t>Added, thanks</w:t>
      </w:r>
    </w:p>
  </w:comment>
  <w:comment w:id="10911" w:author="Sonia Quinn - Network" w:date="2026-09-09T12:52:00Z" w:initials="SN">
    <w:p w14:paraId="224821D5" w14:textId="77777777" w:rsidR="00AE300B" w:rsidRDefault="00AE300B">
      <w:pPr>
        <w:pStyle w:val="CommentText6"/>
      </w:pPr>
      <w:r>
        <w:t>Recommend including some criteria for this. EXAMPLE (amend as appropriate) -</w:t>
      </w:r>
    </w:p>
    <w:p w14:paraId="76AF9C08" w14:textId="77777777" w:rsidR="00AE300B" w:rsidRDefault="00AE300B">
      <w:pPr>
        <w:pStyle w:val="CommentText6"/>
      </w:pPr>
      <w:r>
        <w:t>Release for further processing shall require:</w:t>
      </w:r>
    </w:p>
    <w:p w14:paraId="5FF7613A" w14:textId="77777777" w:rsidR="00AE300B" w:rsidRDefault="00AE300B">
      <w:pPr>
        <w:pStyle w:val="CommentText6"/>
      </w:pPr>
      <w:r>
        <w:t>Completion of required IPC testing.</w:t>
      </w:r>
    </w:p>
    <w:p w14:paraId="5E8EB52D" w14:textId="77777777" w:rsidR="00AE300B" w:rsidRDefault="00AE300B">
      <w:pPr>
        <w:pStyle w:val="CommentText6"/>
      </w:pPr>
      <w:r>
        <w:t>Satisfactory review of available batch documentation.</w:t>
      </w:r>
    </w:p>
    <w:p w14:paraId="65FFAED0" w14:textId="77777777" w:rsidR="00AE300B" w:rsidRDefault="00AE300B">
      <w:pPr>
        <w:pStyle w:val="CommentText6"/>
      </w:pPr>
      <w:r>
        <w:t>No open critical quality-impacting deviations.</w:t>
      </w:r>
    </w:p>
    <w:p w14:paraId="4446A958" w14:textId="77777777" w:rsidR="00AE300B" w:rsidRDefault="00AE300B">
      <w:pPr>
        <w:pStyle w:val="CommentText6"/>
      </w:pPr>
      <w:r>
        <w:t>QA disposition of the in-process material.</w:t>
      </w:r>
    </w:p>
  </w:comment>
  <w:comment w:id="10912" w:author="Yachao Liu11087" w:date="2026-09-10T10:18:00Z" w:initials="YL">
    <w:p w14:paraId="65DB5AF3" w14:textId="77777777" w:rsidR="00AE300B" w:rsidRDefault="00AE300B">
      <w:pPr>
        <w:pStyle w:val="CommentText6"/>
      </w:pPr>
      <w:r>
        <w:t>Added</w:t>
      </w:r>
      <w:r>
        <w:t>，</w:t>
      </w:r>
      <w:r>
        <w:t xml:space="preserve"> thanks</w:t>
      </w:r>
    </w:p>
  </w:comment>
  <w:comment w:id="10914" w:author="Yiwen Zhang" w:date="2026-10-13T22:06:00Z" w:initials="YZ">
    <w:p w14:paraId="2B3D0F25" w14:textId="77777777" w:rsidR="00AE300B" w:rsidRDefault="00AE300B">
      <w:pPr>
        <w:pStyle w:val="CommentText"/>
      </w:pPr>
      <w:r>
        <w:rPr>
          <w:color w:val="242424"/>
          <w:highlight w:val="white"/>
        </w:rPr>
        <w:t>IPCs are cited as "Table 8" in three places, but Table 8 is now suppliers. Suppliers are cited as "Table 9". There is no Table 10.</w:t>
      </w:r>
      <w:r>
        <w:t xml:space="preserve"> </w:t>
      </w:r>
    </w:p>
  </w:comment>
  <w:comment w:id="10915" w:author="Yu Zhang12718" w:date="2026-10-13T22:47:00Z" w:initials="YZ">
    <w:p w14:paraId="0FD78677" w14:textId="77777777" w:rsidR="00AE300B" w:rsidRDefault="00AE300B">
      <w:pPr>
        <w:pStyle w:val="CommentText"/>
      </w:pPr>
      <w:r>
        <w:t>Corrected and thanks for your correction</w:t>
      </w:r>
    </w:p>
  </w:comment>
  <w:comment w:id="10992" w:author="Yiwen Zhang" w:date="2026-08-04T18:47:00Z" w:initials="YZ">
    <w:p w14:paraId="607AC360" w14:textId="77777777" w:rsidR="00AE300B" w:rsidRDefault="00AE300B">
      <w:pPr>
        <w:pStyle w:val="CommentText2"/>
      </w:pPr>
      <w:r>
        <w:t>Is this the full name of SOP?</w:t>
      </w:r>
    </w:p>
  </w:comment>
  <w:comment w:id="10993" w:author="Xuning Wei12232" w:date="2026-08-05T17:46:00Z" w:initials="XW">
    <w:p w14:paraId="56DF6932" w14:textId="77777777" w:rsidR="00AE300B" w:rsidRDefault="00AE300B">
      <w:pPr>
        <w:pStyle w:val="CommentText2"/>
        <w:rPr>
          <w:lang w:eastAsia="zh-CN"/>
        </w:rPr>
      </w:pPr>
      <w:r>
        <w:rPr>
          <w:lang w:eastAsia="zh-CN"/>
        </w:rPr>
        <w:t xml:space="preserve">Modified. Thanks. </w:t>
      </w:r>
    </w:p>
  </w:comment>
  <w:comment w:id="11021" w:author="Yiwen Zhang" w:date="2026-07-29T12:16:00Z" w:initials="YZ">
    <w:p w14:paraId="60A617E9" w14:textId="77777777" w:rsidR="00AE300B" w:rsidRDefault="00AE300B">
      <w:pPr>
        <w:pStyle w:val="CommentText1"/>
      </w:pPr>
      <w:r>
        <w:t xml:space="preserve">Can you add separate tables for results of CPPs, CIPCs and </w:t>
      </w:r>
      <w:r>
        <w:rPr>
          <w:lang w:eastAsia="zh-CN"/>
        </w:rPr>
        <w:t>IPCs in the appendix?</w:t>
      </w:r>
    </w:p>
  </w:comment>
  <w:comment w:id="11022" w:author="Xuning Wei12232" w:date="2026-08-03T17:16:00Z" w:initials="XW">
    <w:p w14:paraId="5EF01DE9" w14:textId="77777777" w:rsidR="00AE300B" w:rsidRDefault="00AE300B">
      <w:pPr>
        <w:pStyle w:val="CommentText2"/>
        <w:rPr>
          <w:lang w:eastAsia="zh-CN"/>
        </w:rPr>
      </w:pPr>
      <w:r>
        <w:rPr>
          <w:rFonts w:hint="eastAsia"/>
          <w:lang w:eastAsia="zh-CN"/>
        </w:rPr>
        <w:t>H</w:t>
      </w:r>
      <w:r>
        <w:rPr>
          <w:lang w:eastAsia="zh-CN"/>
        </w:rPr>
        <w:t>as been added. Thanks.</w:t>
      </w:r>
    </w:p>
  </w:comment>
  <w:comment w:id="11023" w:author="Emma Ryan" w:date="2026-08-31T16:40:00Z" w:initials="ER">
    <w:p w14:paraId="3CB84C6F" w14:textId="77777777" w:rsidR="00AE300B" w:rsidRDefault="00AE300B">
      <w:proofErr w:type="gramStart"/>
      <w:r>
        <w:t>Specification ?</w:t>
      </w:r>
      <w:proofErr w:type="gramEnd"/>
      <w:r>
        <w:t xml:space="preserve"> Stability Protocol?</w:t>
      </w:r>
    </w:p>
  </w:comment>
  <w:comment w:id="11024" w:author="Xuning Wei12232" w:date="2026-09-07T15:49:00Z" w:initials="XW">
    <w:p w14:paraId="05592188" w14:textId="77777777" w:rsidR="00AE300B" w:rsidRDefault="00AE300B">
      <w:pPr>
        <w:pStyle w:val="CommentText3"/>
        <w:rPr>
          <w:lang w:eastAsia="zh-CN"/>
        </w:rPr>
      </w:pPr>
      <w:r>
        <w:rPr>
          <w:rFonts w:hint="eastAsia"/>
          <w:lang w:eastAsia="zh-CN"/>
        </w:rPr>
        <w:t>H</w:t>
      </w:r>
      <w:r>
        <w:rPr>
          <w:lang w:eastAsia="zh-CN"/>
        </w:rPr>
        <w:t>as been updated, thank you.</w:t>
      </w:r>
    </w:p>
  </w:comment>
  <w:comment w:id="11069" w:author="Novie Atakiwe" w:date="2026-08-05T17:03:00Z" w:initials="NA">
    <w:p w14:paraId="476824C4" w14:textId="77777777" w:rsidR="00AE300B" w:rsidRDefault="00AE300B">
      <w:pPr>
        <w:pStyle w:val="CommentText2"/>
      </w:pPr>
      <w:proofErr w:type="spellStart"/>
      <w:r>
        <w:rPr>
          <w:lang w:val="en-IE"/>
        </w:rPr>
        <w:t>Dd</w:t>
      </w:r>
      <w:proofErr w:type="spellEnd"/>
      <w:r>
        <w:rPr>
          <w:lang w:val="en-IE"/>
        </w:rPr>
        <w:t xml:space="preserve"> deviation procedure </w:t>
      </w:r>
    </w:p>
  </w:comment>
  <w:comment w:id="11070" w:author="Xuning Wei12232" w:date="2026-08-06T14:34:00Z" w:initials="XW">
    <w:p w14:paraId="01573C30" w14:textId="77777777" w:rsidR="00AE300B" w:rsidRDefault="00AE300B">
      <w:pPr>
        <w:pStyle w:val="CommentText2"/>
        <w:rPr>
          <w:lang w:eastAsia="zh-CN"/>
        </w:rPr>
      </w:pPr>
      <w:r>
        <w:t>The deviation procedure document is provided in Appendix 1. &lt;Deviation investigation QA-010 (Current version)&gt;</w:t>
      </w:r>
    </w:p>
  </w:comment>
  <w:comment w:id="11071" w:author="Novie Atakiwe" w:date="2026-08-11T13:58:00Z" w:initials="NA">
    <w:p w14:paraId="0AACADC5" w14:textId="77777777" w:rsidR="00AE300B" w:rsidRDefault="00AE300B">
      <w:pPr>
        <w:pStyle w:val="CommentText2"/>
      </w:pPr>
      <w:r>
        <w:rPr>
          <w:lang w:val="en-IE"/>
        </w:rPr>
        <w:t>Add the document number here</w:t>
      </w:r>
    </w:p>
  </w:comment>
  <w:comment w:id="11072" w:author="Xuning Wei12232" w:date="2026-08-12T19:55:00Z" w:initials="XW">
    <w:p w14:paraId="1D93181D" w14:textId="77777777" w:rsidR="00AE300B" w:rsidRDefault="00AE300B">
      <w:pPr>
        <w:pStyle w:val="CommentText2"/>
        <w:rPr>
          <w:lang w:eastAsia="zh-CN"/>
        </w:rPr>
      </w:pPr>
      <w:r>
        <w:rPr>
          <w:rFonts w:hint="eastAsia"/>
          <w:lang w:eastAsia="zh-CN"/>
        </w:rPr>
        <w:t>H</w:t>
      </w:r>
      <w:r>
        <w:rPr>
          <w:lang w:eastAsia="zh-CN"/>
        </w:rPr>
        <w:t>as been added, thanks.</w:t>
      </w:r>
    </w:p>
  </w:comment>
  <w:comment w:id="11238" w:author="Yiwen Zhang" w:date="2026-08-04T18:48:00Z" w:initials="YZ">
    <w:p w14:paraId="2F10E2B2" w14:textId="77777777" w:rsidR="00AE300B" w:rsidRDefault="00AE300B">
      <w:pPr>
        <w:pStyle w:val="CommentText2"/>
      </w:pPr>
      <w:r>
        <w:t>Where is the appearance test?</w:t>
      </w:r>
    </w:p>
  </w:comment>
  <w:comment w:id="11239" w:author="Xuning Wei12232" w:date="2026-08-05T17:29:00Z" w:initials="XW">
    <w:p w14:paraId="7D7FAB05" w14:textId="77777777" w:rsidR="00AE300B" w:rsidRDefault="00AE300B">
      <w:pPr>
        <w:pStyle w:val="CommentText2"/>
      </w:pPr>
      <w:r>
        <w:t xml:space="preserve">Appearance check is recorded under the </w:t>
      </w:r>
      <w:r>
        <w:rPr>
          <w:rFonts w:hint="eastAsia"/>
        </w:rPr>
        <w:t>Collect/ &amp; Analyze</w:t>
      </w:r>
      <w:r>
        <w:t xml:space="preserve"> </w:t>
      </w:r>
      <w:r>
        <w:rPr>
          <w:rFonts w:hint="eastAsia"/>
          <w:lang w:eastAsia="zh-CN"/>
        </w:rPr>
        <w:t>in</w:t>
      </w:r>
      <w:r>
        <w:t xml:space="preserve"> MOR. No sampling test will be performed; process chemist confirm the color and fill out the forms.</w:t>
      </w:r>
    </w:p>
  </w:comment>
  <w:comment w:id="11252" w:author="Yiwen Zhang" w:date="2026-10-12T19:41:00Z" w:initials="YZ">
    <w:p w14:paraId="35D593CE" w14:textId="77777777" w:rsidR="00AE300B" w:rsidRDefault="00AE300B">
      <w:pPr>
        <w:pStyle w:val="CommentText"/>
      </w:pPr>
      <w:r>
        <w:t>Please remove operational process parameters from PVP and manage through MOR.</w:t>
      </w:r>
    </w:p>
  </w:comment>
  <w:comment w:id="11253" w:author="Yachao Liu11087" w:date="2026-10-13T10:40:00Z" w:initials="YL">
    <w:p w14:paraId="5D940C74" w14:textId="77777777" w:rsidR="00AE300B" w:rsidRDefault="00AE300B">
      <w:pPr>
        <w:pStyle w:val="CommentText"/>
      </w:pPr>
      <w:r>
        <w:t>Removed</w:t>
      </w:r>
    </w:p>
  </w:comment>
  <w:comment w:id="12492" w:author="Xuning Wei12232" w:date="2026-08-03T16:49:00Z" w:initials="XW">
    <w:p w14:paraId="7BE34437" w14:textId="77777777" w:rsidR="00AE300B" w:rsidRDefault="00AE300B">
      <w:pPr>
        <w:pStyle w:val="CommentText2"/>
      </w:pPr>
      <w:r>
        <w:t>After obtaining the CPP data, this table will be supplemented.</w:t>
      </w:r>
    </w:p>
  </w:comment>
  <w:comment w:id="12532" w:author="Xuning Wei12232" w:date="2026-08-12T20:04:00Z" w:initials="XW">
    <w:p w14:paraId="3676E1B4" w14:textId="77777777" w:rsidR="00AE300B" w:rsidRDefault="00AE300B">
      <w:pPr>
        <w:pStyle w:val="CommentText2"/>
      </w:pPr>
      <w:r>
        <w:t>After obtaining the PAR data, this table will be supplemented.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CD0DD8B" w15:done="0"/>
  <w15:commentEx w15:paraId="7BF0C9CF" w15:done="0"/>
  <w15:commentEx w15:paraId="51EECE07" w15:done="0"/>
  <w15:commentEx w15:paraId="03CFF6A1" w15:done="0"/>
  <w15:commentEx w15:paraId="6EFFC894" w15:done="1"/>
  <w15:commentEx w15:paraId="5DB767C7" w15:paraIdParent="6EFFC894" w15:done="1"/>
  <w15:commentEx w15:paraId="7F56F0AD" w15:done="1"/>
  <w15:commentEx w15:paraId="2FF5088E" w15:paraIdParent="7F56F0AD" w15:done="1"/>
  <w15:commentEx w15:paraId="76756B04" w15:done="1"/>
  <w15:commentEx w15:paraId="5C35211B" w15:done="0"/>
  <w15:commentEx w15:paraId="2FE21169" w15:done="0"/>
  <w15:commentEx w15:paraId="1EAF388F" w15:done="0"/>
  <w15:commentEx w15:paraId="4DBF72EC" w15:done="0"/>
  <w15:commentEx w15:paraId="0EC2AFCE" w15:done="0"/>
  <w15:commentEx w15:paraId="5DDF3053" w15:done="0"/>
  <w15:commentEx w15:paraId="5EAB5DEF" w15:done="1"/>
  <w15:commentEx w15:paraId="66D78E66" w15:done="0"/>
  <w15:commentEx w15:paraId="564DCCB9" w15:done="0"/>
  <w15:commentEx w15:paraId="77CF537D" w15:done="1"/>
  <w15:commentEx w15:paraId="667183F8" w15:done="0"/>
  <w15:commentEx w15:paraId="5EBEC597" w15:done="0"/>
  <w15:commentEx w15:paraId="2BE0A042" w15:done="0"/>
  <w15:commentEx w15:paraId="7F1EBA8C" w15:done="0"/>
  <w15:commentEx w15:paraId="6370C251" w15:done="0"/>
  <w15:commentEx w15:paraId="7BBB863A" w15:done="1"/>
  <w15:commentEx w15:paraId="77DB7C0F" w15:done="0"/>
  <w15:commentEx w15:paraId="7E95F4BB" w15:done="1"/>
  <w15:commentEx w15:paraId="3A333519" w15:done="0"/>
  <w15:commentEx w15:paraId="7BF582D5" w15:done="1"/>
  <w15:commentEx w15:paraId="5988DE6A" w15:done="0"/>
  <w15:commentEx w15:paraId="72C97CA5" w15:done="0"/>
  <w15:commentEx w15:paraId="36BFB49D" w15:done="0"/>
  <w15:commentEx w15:paraId="26BF38F4" w15:done="1"/>
  <w15:commentEx w15:paraId="7380A973" w15:done="0"/>
  <w15:commentEx w15:paraId="29F18662" w15:done="0"/>
  <w15:commentEx w15:paraId="6DFE0E49" w15:done="1"/>
  <w15:commentEx w15:paraId="31BD1CC4" w15:done="0"/>
  <w15:commentEx w15:paraId="3BBFE139" w15:done="1"/>
  <w15:commentEx w15:paraId="7FF7BBF1" w15:done="1"/>
  <w15:commentEx w15:paraId="3F0569C3" w15:done="0"/>
  <w15:commentEx w15:paraId="7EB5074B" w15:done="1"/>
  <w15:commentEx w15:paraId="4DB74085" w15:done="0"/>
  <w15:commentEx w15:paraId="0A3310A0" w15:done="0"/>
  <w15:commentEx w15:paraId="7DDF4417" w15:done="1"/>
  <w15:commentEx w15:paraId="3FF7CA41" w15:done="1"/>
  <w15:commentEx w15:paraId="64118996" w15:done="0"/>
  <w15:commentEx w15:paraId="75330B4B" w15:done="0"/>
  <w15:commentEx w15:paraId="2AE70895" w15:done="1"/>
  <w15:commentEx w15:paraId="4245200D" w15:done="0"/>
  <w15:commentEx w15:paraId="70EB6A76" w15:done="0"/>
  <w15:commentEx w15:paraId="377D9E27" w15:done="1"/>
  <w15:commentEx w15:paraId="7ABC9ACE" w15:paraIdParent="377D9E27" w15:done="1"/>
  <w15:commentEx w15:paraId="1260259C" w15:done="0"/>
  <w15:commentEx w15:paraId="0D8F8527" w15:done="0"/>
  <w15:commentEx w15:paraId="55F3D47A" w15:done="0"/>
  <w15:commentEx w15:paraId="2DEE7634" w15:done="0"/>
  <w15:commentEx w15:paraId="062B25B7" w15:done="0"/>
  <w15:commentEx w15:paraId="66F74AF0" w15:done="0"/>
  <w15:commentEx w15:paraId="67DFC7C3" w15:done="0"/>
  <w15:commentEx w15:paraId="5FCF361A" w15:paraIdParent="67DFC7C3" w15:done="0"/>
  <w15:commentEx w15:paraId="7DEB476A" w15:done="1"/>
  <w15:commentEx w15:paraId="5BE62D4D" w15:paraIdParent="7DEB476A" w15:done="1"/>
  <w15:commentEx w15:paraId="40528558" w15:done="0"/>
  <w15:commentEx w15:paraId="762539D1" w15:done="1"/>
  <w15:commentEx w15:paraId="38D24CB9" w15:done="0"/>
  <w15:commentEx w15:paraId="6FDFDD94" w15:done="0"/>
  <w15:commentEx w15:paraId="7863C101" w15:done="0"/>
  <w15:commentEx w15:paraId="5DFFC1E7" w15:paraIdParent="7863C101" w15:done="0"/>
  <w15:commentEx w15:paraId="6EFF58AA" w15:done="0"/>
  <w15:commentEx w15:paraId="77FFFF9C" w15:paraIdParent="6EFF58AA" w15:done="0"/>
  <w15:commentEx w15:paraId="74FF55ED" w15:done="1"/>
  <w15:commentEx w15:paraId="71DE7131" w15:done="0"/>
  <w15:commentEx w15:paraId="3DF9C473" w15:done="1"/>
  <w15:commentEx w15:paraId="7DA9521E" w15:done="0"/>
  <w15:commentEx w15:paraId="537F83EE" w15:done="1"/>
  <w15:commentEx w15:paraId="67A38B11" w15:paraIdParent="537F83EE" w15:done="1"/>
  <w15:commentEx w15:paraId="4DB6A906" w15:done="1"/>
  <w15:commentEx w15:paraId="7AFFD9E4" w15:paraIdParent="4DB6A906" w15:done="1"/>
  <w15:commentEx w15:paraId="37EFA8BB" w15:done="0"/>
  <w15:commentEx w15:paraId="63C049B3" w15:done="0"/>
  <w15:commentEx w15:paraId="77FEA5B6" w15:done="0"/>
  <w15:commentEx w15:paraId="677F1E27" w15:done="1"/>
  <w15:commentEx w15:paraId="6ED78B1A" w15:paraIdParent="677F1E27" w15:done="1"/>
  <w15:commentEx w15:paraId="5EDFF1B9" w15:done="0"/>
  <w15:commentEx w15:paraId="1FCE4622" w15:paraIdParent="5EDFF1B9" w15:done="0"/>
  <w15:commentEx w15:paraId="62D83B28" w15:done="0"/>
  <w15:commentEx w15:paraId="1C625349" w15:done="0"/>
  <w15:commentEx w15:paraId="7FEB1F49" w15:done="0"/>
  <w15:commentEx w15:paraId="0321E4A0" w15:done="0"/>
  <w15:commentEx w15:paraId="3E3755EE" w15:done="0"/>
  <w15:commentEx w15:paraId="464C7E14" w15:done="0"/>
  <w15:commentEx w15:paraId="7F8DA8B2" w15:done="0"/>
  <w15:commentEx w15:paraId="757F2D11" w15:done="1"/>
  <w15:commentEx w15:paraId="788DA6ED" w15:done="0"/>
  <w15:commentEx w15:paraId="77E7A40D" w15:done="0"/>
  <w15:commentEx w15:paraId="4DFF7E23" w15:done="0"/>
  <w15:commentEx w15:paraId="6D49D273" w15:done="0"/>
  <w15:commentEx w15:paraId="3EAE7002" w15:done="0"/>
  <w15:commentEx w15:paraId="7DFEEA8E" w15:paraIdParent="3EAE7002" w15:done="0"/>
  <w15:commentEx w15:paraId="34B168E4" w15:done="0"/>
  <w15:commentEx w15:paraId="441B6576" w15:done="0"/>
  <w15:commentEx w15:paraId="5FF7CCC0" w15:done="0"/>
  <w15:commentEx w15:paraId="6A10380E" w15:done="0"/>
  <w15:commentEx w15:paraId="0B436946" w15:done="0"/>
  <w15:commentEx w15:paraId="342A6365" w15:done="0"/>
  <w15:commentEx w15:paraId="7FFF2E23" w15:done="0"/>
  <w15:commentEx w15:paraId="5933DFAC" w15:done="0"/>
  <w15:commentEx w15:paraId="35E3E793" w15:done="0"/>
  <w15:commentEx w15:paraId="0337D1A4" w15:done="0"/>
  <w15:commentEx w15:paraId="7FDDDAD4" w15:done="0"/>
  <w15:commentEx w15:paraId="0F722EE3" w15:done="0"/>
  <w15:commentEx w15:paraId="376C8AFD" w15:done="1"/>
  <w15:commentEx w15:paraId="2A7D77AF" w15:done="0"/>
  <w15:commentEx w15:paraId="1EB82C74" w15:done="1"/>
  <w15:commentEx w15:paraId="7A9FB7A7" w15:paraIdParent="1EB82C74" w15:done="1"/>
  <w15:commentEx w15:paraId="5DFA7172" w15:paraIdParent="1EB82C74" w15:done="1"/>
  <w15:commentEx w15:paraId="4FFF2055" w15:paraIdParent="1EB82C74" w15:done="1"/>
  <w15:commentEx w15:paraId="779F294E" w15:paraIdParent="1EB82C74" w15:done="1"/>
  <w15:commentEx w15:paraId="2A654E6A" w15:done="0"/>
  <w15:commentEx w15:paraId="48B732DA" w15:done="0"/>
  <w15:commentEx w15:paraId="77F7F1C1" w15:done="0"/>
  <w15:commentEx w15:paraId="0B7E0A2F" w15:done="0"/>
  <w15:commentEx w15:paraId="7D596019" w15:done="0"/>
  <w15:commentEx w15:paraId="68C893AB" w15:done="0"/>
  <w15:commentEx w15:paraId="374F3372" w15:done="0"/>
  <w15:commentEx w15:paraId="71D5F93C" w15:done="0"/>
  <w15:commentEx w15:paraId="73CE5660" w15:done="0"/>
  <w15:commentEx w15:paraId="38C76523" w15:done="0"/>
  <w15:commentEx w15:paraId="547FD0BF" w15:done="0"/>
  <w15:commentEx w15:paraId="467811D8" w15:done="0"/>
  <w15:commentEx w15:paraId="075158E0" w15:done="0"/>
  <w15:commentEx w15:paraId="174F46ED" w15:done="0"/>
  <w15:commentEx w15:paraId="7DF75553" w15:paraIdParent="174F46ED" w15:done="0"/>
  <w15:commentEx w15:paraId="228AEC7C" w15:done="0"/>
  <w15:commentEx w15:paraId="469F25F1" w15:done="0"/>
  <w15:commentEx w15:paraId="3436BCA7" w15:done="0"/>
  <w15:commentEx w15:paraId="7FFFF1D7" w15:done="1"/>
  <w15:commentEx w15:paraId="32F020AB" w15:done="0"/>
  <w15:commentEx w15:paraId="41221D55" w15:done="0"/>
  <w15:commentEx w15:paraId="54CC1E38" w15:done="0"/>
  <w15:commentEx w15:paraId="5DFDEB77" w15:done="0"/>
  <w15:commentEx w15:paraId="7BF68FF8" w15:paraIdParent="5DFDEB77" w15:done="0"/>
  <w15:commentEx w15:paraId="35B02A1A" w15:done="0"/>
  <w15:commentEx w15:paraId="6F4E8ED9" w15:done="1"/>
  <w15:commentEx w15:paraId="2FEE6D7A" w15:done="0"/>
  <w15:commentEx w15:paraId="5D9E24CA" w15:paraIdParent="2FEE6D7A" w15:done="0"/>
  <w15:commentEx w15:paraId="424C0688" w15:done="0"/>
  <w15:commentEx w15:paraId="71BF1A98" w15:done="1"/>
  <w15:commentEx w15:paraId="79A35623" w15:done="0"/>
  <w15:commentEx w15:paraId="0A2C688A" w15:done="0"/>
  <w15:commentEx w15:paraId="64B3384B" w15:done="0"/>
  <w15:commentEx w15:paraId="4A837DFF" w15:done="0"/>
  <w15:commentEx w15:paraId="7F2B18D6" w15:done="1"/>
  <w15:commentEx w15:paraId="318576EE" w15:done="0"/>
  <w15:commentEx w15:paraId="68305363" w15:done="0"/>
  <w15:commentEx w15:paraId="20FBEF62" w15:done="0"/>
  <w15:commentEx w15:paraId="7C1B4416" w15:done="0"/>
  <w15:commentEx w15:paraId="3D0FF6C1" w15:done="0"/>
  <w15:commentEx w15:paraId="287A2035" w15:done="0"/>
  <w15:commentEx w15:paraId="63B5FE92" w15:done="1"/>
  <w15:commentEx w15:paraId="57913CEB" w15:done="0"/>
  <w15:commentEx w15:paraId="67FFF6ED" w15:done="1"/>
  <w15:commentEx w15:paraId="77BD761C" w15:done="0"/>
  <w15:commentEx w15:paraId="4F4F0F8E" w15:paraIdParent="77BD761C" w15:done="0"/>
  <w15:commentEx w15:paraId="79DAE54D" w15:done="0"/>
  <w15:commentEx w15:paraId="35FE1659" w15:done="1"/>
  <w15:commentEx w15:paraId="5D9BA452" w15:done="0"/>
  <w15:commentEx w15:paraId="36FBC69D" w15:done="0"/>
  <w15:commentEx w15:paraId="3FFDA721" w15:done="1"/>
  <w15:commentEx w15:paraId="73FF534B" w15:done="0"/>
  <w15:commentEx w15:paraId="252B516B" w15:done="0"/>
  <w15:commentEx w15:paraId="09DF4260" w15:done="0"/>
  <w15:commentEx w15:paraId="550221CF" w15:done="0"/>
  <w15:commentEx w15:paraId="7C6B36E4" w15:done="0"/>
  <w15:commentEx w15:paraId="4DD7E03C" w15:done="0"/>
  <w15:commentEx w15:paraId="6DC2360F" w15:done="0"/>
  <w15:commentEx w15:paraId="4EA0DC9A" w15:done="0"/>
  <w15:commentEx w15:paraId="0C3BE33B" w15:done="0"/>
  <w15:commentEx w15:paraId="7088F565" w15:done="0"/>
  <w15:commentEx w15:paraId="7FA7BC49" w15:done="1"/>
  <w15:commentEx w15:paraId="513B0EEA" w15:done="0"/>
  <w15:commentEx w15:paraId="61B7FE26" w15:done="0"/>
  <w15:commentEx w15:paraId="39D56AD3" w15:done="0"/>
  <w15:commentEx w15:paraId="4B6FE5A9" w15:done="0"/>
  <w15:commentEx w15:paraId="1ECA6966" w15:done="0"/>
  <w15:commentEx w15:paraId="6D2F1667" w15:done="0"/>
  <w15:commentEx w15:paraId="57D7E37F" w15:done="0"/>
  <w15:commentEx w15:paraId="547FC76C" w15:paraIdParent="57D7E37F" w15:done="0"/>
  <w15:commentEx w15:paraId="0F667559" w15:done="0"/>
  <w15:commentEx w15:paraId="67BBDB62" w15:done="0"/>
  <w15:commentEx w15:paraId="667C04A7" w15:paraIdParent="67BBDB62" w15:done="0"/>
  <w15:commentEx w15:paraId="68B07FF1" w15:done="0"/>
  <w15:commentEx w15:paraId="56292B9F" w15:done="0"/>
  <w15:commentEx w15:paraId="5EFFA76B" w15:done="1"/>
  <w15:commentEx w15:paraId="047B6242" w15:done="0"/>
  <w15:commentEx w15:paraId="0C753C3F" w15:done="0"/>
  <w15:commentEx w15:paraId="0894EE31" w15:done="0"/>
  <w15:commentEx w15:paraId="54829535" w15:done="0"/>
  <w15:commentEx w15:paraId="30A2F011" w15:done="0"/>
  <w15:commentEx w15:paraId="75E07F89" w15:done="0"/>
  <w15:commentEx w15:paraId="7DBF7CAC" w15:done="0"/>
  <w15:commentEx w15:paraId="5C2E54EE" w15:paraIdParent="7DBF7CAC" w15:done="0"/>
  <w15:commentEx w15:paraId="7FB6E03C" w15:done="1"/>
  <w15:commentEx w15:paraId="40898FEC" w15:done="0"/>
  <w15:commentEx w15:paraId="786332F6" w15:done="0"/>
  <w15:commentEx w15:paraId="0F3E3756" w15:done="1"/>
  <w15:commentEx w15:paraId="10A70C98" w15:done="0"/>
  <w15:commentEx w15:paraId="739AD531" w15:done="0"/>
  <w15:commentEx w15:paraId="15F1BEED" w15:done="0"/>
  <w15:commentEx w15:paraId="763642F7" w15:done="0"/>
  <w15:commentEx w15:paraId="1AB3F8C4" w15:done="0"/>
  <w15:commentEx w15:paraId="055B3493" w15:done="0"/>
  <w15:commentEx w15:paraId="16FC95D1" w15:done="0"/>
  <w15:commentEx w15:paraId="09FB77E3" w15:done="0"/>
  <w15:commentEx w15:paraId="730C1F0E" w15:done="0"/>
  <w15:commentEx w15:paraId="33105BC4" w15:done="0"/>
  <w15:commentEx w15:paraId="159D3576" w15:done="0"/>
  <w15:commentEx w15:paraId="4B18BFBE" w15:done="0"/>
  <w15:commentEx w15:paraId="0F80A7A1" w15:done="0"/>
  <w15:commentEx w15:paraId="3FFF8C56" w15:done="0"/>
  <w15:commentEx w15:paraId="55AB8987" w15:done="0"/>
  <w15:commentEx w15:paraId="30C7E92B" w15:done="0"/>
  <w15:commentEx w15:paraId="3673A26E" w15:done="1"/>
  <w15:commentEx w15:paraId="0048EA65" w15:done="0"/>
  <w15:commentEx w15:paraId="63DDF5CE" w15:done="1"/>
  <w15:commentEx w15:paraId="5BA77644" w15:done="0"/>
  <w15:commentEx w15:paraId="0854DB05" w15:done="0"/>
  <w15:commentEx w15:paraId="7FD75CFD" w15:done="0"/>
  <w15:commentEx w15:paraId="3A62F661" w15:done="0"/>
  <w15:commentEx w15:paraId="0192CBDD" w15:done="0"/>
  <w15:commentEx w15:paraId="77A37F4D" w15:done="0"/>
  <w15:commentEx w15:paraId="565798A5" w15:done="0"/>
  <w15:commentEx w15:paraId="2415775A" w15:done="1"/>
  <w15:commentEx w15:paraId="03FF93EB" w15:done="1"/>
  <w15:commentEx w15:paraId="7987D811" w15:done="0"/>
  <w15:commentEx w15:paraId="6B78F41E" w15:done="0"/>
  <w15:commentEx w15:paraId="1A3A0B20" w15:done="0"/>
  <w15:commentEx w15:paraId="3FC99794" w15:done="0"/>
  <w15:commentEx w15:paraId="6F793D3B" w15:done="1"/>
  <w15:commentEx w15:paraId="5BECAE33" w15:done="0"/>
  <w15:commentEx w15:paraId="3FFF4119" w15:paraIdParent="5BECAE33" w15:done="0"/>
  <w15:commentEx w15:paraId="5F3D45CE" w15:done="1"/>
  <w15:commentEx w15:paraId="5EE9E902" w15:done="0"/>
  <w15:commentEx w15:paraId="4E9CE797" w15:done="0"/>
  <w15:commentEx w15:paraId="746D5AFA" w15:done="0"/>
  <w15:commentEx w15:paraId="3EFBC15C" w15:done="1"/>
  <w15:commentEx w15:paraId="7FFC4B59" w15:paraIdParent="3EFBC15C" w15:done="1"/>
  <w15:commentEx w15:paraId="4446A958" w15:done="0"/>
  <w15:commentEx w15:paraId="65DB5AF3" w15:done="0"/>
  <w15:commentEx w15:paraId="2B3D0F25" w15:done="0"/>
  <w15:commentEx w15:paraId="0FD78677" w15:done="1"/>
  <w15:commentEx w15:paraId="607AC360" w15:done="0"/>
  <w15:commentEx w15:paraId="56DF6932" w15:done="0"/>
  <w15:commentEx w15:paraId="60A617E9" w15:done="0"/>
  <w15:commentEx w15:paraId="5EF01DE9" w15:done="0"/>
  <w15:commentEx w15:paraId="3CB84C6F" w15:done="0"/>
  <w15:commentEx w15:paraId="05592188" w15:done="0"/>
  <w15:commentEx w15:paraId="476824C4" w15:done="0"/>
  <w15:commentEx w15:paraId="01573C30" w15:done="0"/>
  <w15:commentEx w15:paraId="0AACADC5" w15:done="0"/>
  <w15:commentEx w15:paraId="1D93181D" w15:done="0"/>
  <w15:commentEx w15:paraId="2F10E2B2" w15:done="0"/>
  <w15:commentEx w15:paraId="7D7FAB05" w15:done="0"/>
  <w15:commentEx w15:paraId="35D593CE" w15:done="0"/>
  <w15:commentEx w15:paraId="5D940C74" w15:done="0"/>
  <w15:commentEx w15:paraId="7BE34437" w15:done="0"/>
  <w15:commentEx w15:paraId="3676E1B4"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307F4C" w14:textId="77777777" w:rsidR="00D17565" w:rsidRDefault="00D17565">
      <w:r>
        <w:separator/>
      </w:r>
    </w:p>
  </w:endnote>
  <w:endnote w:type="continuationSeparator" w:id="0">
    <w:p w14:paraId="5B6A2025" w14:textId="77777777" w:rsidR="00D17565" w:rsidRDefault="00D1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5002EFF" w:usb1="C200ACFF" w:usb2="00000009" w:usb3="00000000" w:csb0="000001FF" w:csb1="00000000"/>
  </w:font>
  <w:font w:name="仿宋_GB2312">
    <w:altName w:val="仿宋"/>
    <w:panose1 w:val="0201060903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default"/>
    <w:sig w:usb0="00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FangSong">
    <w:altName w:val="Arial Unicode MS"/>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6634858"/>
    </w:sdtPr>
    <w:sdtEndPr>
      <w:rPr>
        <w:sz w:val="20"/>
        <w:szCs w:val="20"/>
      </w:rPr>
    </w:sdtEndPr>
    <w:sdtContent>
      <w:sdt>
        <w:sdtPr>
          <w:id w:val="171357283"/>
        </w:sdtPr>
        <w:sdtEndPr>
          <w:rPr>
            <w:sz w:val="20"/>
            <w:szCs w:val="20"/>
          </w:rPr>
        </w:sdtEndPr>
        <w:sdtContent>
          <w:p w14:paraId="1D89FD0A" w14:textId="77777777" w:rsidR="00AE300B" w:rsidRDefault="00AE300B">
            <w:pPr>
              <w:pStyle w:val="af1"/>
              <w:jc w:val="right"/>
              <w:rPr>
                <w:sz w:val="20"/>
              </w:rPr>
            </w:pPr>
          </w:p>
        </w:sdtContent>
      </w:sdt>
    </w:sdtContent>
  </w:sdt>
  <w:p w14:paraId="51BD2E77" w14:textId="77777777" w:rsidR="00AE300B" w:rsidRDefault="00AE300B">
    <w:pPr>
      <w:pStyle w:val="af1"/>
      <w:jc w:val="center"/>
      <w:rPr>
        <w:rFonts w:ascii="Times New Roman" w:eastAsia="仿宋_GB2312" w:hAnsi="Times New Roman" w:cs="Times New Roman"/>
        <w:sz w:val="20"/>
      </w:rPr>
    </w:pPr>
    <w:proofErr w:type="spellStart"/>
    <w:r>
      <w:rPr>
        <w:rFonts w:ascii="Times New Roman" w:eastAsia="仿宋_GB2312" w:hAnsi="Times New Roman" w:cs="Times New Roman"/>
        <w:sz w:val="20"/>
      </w:rPr>
      <w:t>Asymchem</w:t>
    </w:r>
    <w:proofErr w:type="spellEnd"/>
    <w:r>
      <w:rPr>
        <w:rFonts w:ascii="Times New Roman" w:eastAsia="仿宋_GB2312" w:hAnsi="Times New Roman" w:cs="Times New Roman"/>
        <w:sz w:val="20"/>
      </w:rPr>
      <w:t xml:space="preserve"> confidential information</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F79644" w14:textId="77777777" w:rsidR="00AE300B" w:rsidRDefault="00AE300B">
    <w:pPr>
      <w:pStyle w:val="af1"/>
      <w:jc w:val="right"/>
      <w:rPr>
        <w:rFonts w:ascii="Times New Roman" w:eastAsia="仿宋_GB2312" w:hAnsi="Times New Roman" w:cs="Times New Roman"/>
        <w:sz w:val="20"/>
      </w:rPr>
    </w:pPr>
    <w:r>
      <w:rPr>
        <w:rFonts w:ascii="Times New Roman" w:hAnsi="Times New Roman" w:cs="Times New Roman"/>
        <w:bCs w:val="0"/>
        <w:sz w:val="20"/>
      </w:rPr>
      <w:fldChar w:fldCharType="begin"/>
    </w:r>
    <w:r>
      <w:rPr>
        <w:rFonts w:ascii="Times New Roman" w:hAnsi="Times New Roman" w:cs="Times New Roman"/>
        <w:bCs w:val="0"/>
        <w:sz w:val="20"/>
      </w:rPr>
      <w:instrText>PAGE  \* Arabic  \* MERGEFORMAT</w:instrText>
    </w:r>
    <w:r>
      <w:rPr>
        <w:rFonts w:ascii="Times New Roman" w:hAnsi="Times New Roman" w:cs="Times New Roman"/>
        <w:bCs w:val="0"/>
        <w:sz w:val="20"/>
      </w:rPr>
      <w:fldChar w:fldCharType="separate"/>
    </w:r>
    <w:r>
      <w:rPr>
        <w:rFonts w:ascii="Times New Roman" w:hAnsi="Times New Roman" w:cs="Times New Roman"/>
        <w:bCs w:val="0"/>
        <w:sz w:val="20"/>
        <w:lang w:val="zh-CN" w:eastAsia="zh-CN"/>
      </w:rPr>
      <w:t>39</w:t>
    </w:r>
    <w:r>
      <w:rPr>
        <w:rFonts w:ascii="Times New Roman" w:hAnsi="Times New Roman" w:cs="Times New Roman"/>
        <w:bCs w:val="0"/>
        <w:sz w:val="20"/>
      </w:rPr>
      <w:fldChar w:fldCharType="end"/>
    </w:r>
    <w:r>
      <w:rPr>
        <w:rFonts w:ascii="Times New Roman" w:hAnsi="Times New Roman" w:cs="Times New Roman"/>
        <w:sz w:val="20"/>
        <w:lang w:val="zh-CN" w:eastAsia="zh-CN"/>
      </w:rPr>
      <w:t xml:space="preserve"> / </w:t>
    </w:r>
    <w:r>
      <w:rPr>
        <w:rFonts w:ascii="Times New Roman" w:hAnsi="Times New Roman" w:cs="Times New Roman"/>
        <w:bCs w:val="0"/>
        <w:sz w:val="20"/>
      </w:rPr>
      <w:fldChar w:fldCharType="begin"/>
    </w:r>
    <w:r>
      <w:rPr>
        <w:rFonts w:ascii="Times New Roman" w:hAnsi="Times New Roman" w:cs="Times New Roman"/>
        <w:bCs w:val="0"/>
        <w:sz w:val="20"/>
      </w:rPr>
      <w:instrText>NUMPAGES  \* Arabic  \* MERGEFORMAT</w:instrText>
    </w:r>
    <w:r>
      <w:rPr>
        <w:rFonts w:ascii="Times New Roman" w:hAnsi="Times New Roman" w:cs="Times New Roman"/>
        <w:bCs w:val="0"/>
        <w:sz w:val="20"/>
      </w:rPr>
      <w:fldChar w:fldCharType="separate"/>
    </w:r>
    <w:r>
      <w:rPr>
        <w:rFonts w:ascii="Times New Roman" w:hAnsi="Times New Roman" w:cs="Times New Roman"/>
        <w:bCs w:val="0"/>
        <w:sz w:val="20"/>
        <w:lang w:val="zh-CN" w:eastAsia="zh-CN"/>
      </w:rPr>
      <w:t>74</w:t>
    </w:r>
    <w:r>
      <w:rPr>
        <w:rFonts w:ascii="Times New Roman" w:hAnsi="Times New Roman" w:cs="Times New Roman"/>
        <w:bCs w:val="0"/>
        <w:sz w:val="20"/>
      </w:rPr>
      <w:fldChar w:fldCharType="end"/>
    </w:r>
  </w:p>
  <w:p w14:paraId="464C8C97" w14:textId="77777777" w:rsidR="00AE300B" w:rsidRDefault="00AE300B">
    <w:pPr>
      <w:pStyle w:val="af1"/>
      <w:jc w:val="center"/>
      <w:rPr>
        <w:rFonts w:ascii="Times New Roman" w:eastAsia="仿宋_GB2312" w:hAnsi="Times New Roman" w:cs="Times New Roman"/>
        <w:sz w:val="20"/>
      </w:rPr>
    </w:pPr>
    <w:proofErr w:type="spellStart"/>
    <w:r>
      <w:rPr>
        <w:rFonts w:ascii="Times New Roman" w:eastAsia="仿宋_GB2312" w:hAnsi="Times New Roman" w:cs="Times New Roman"/>
        <w:sz w:val="20"/>
      </w:rPr>
      <w:t>Asymchem</w:t>
    </w:r>
    <w:proofErr w:type="spellEnd"/>
    <w:r>
      <w:rPr>
        <w:rFonts w:ascii="Times New Roman" w:eastAsia="仿宋_GB2312" w:hAnsi="Times New Roman" w:cs="Times New Roman"/>
        <w:sz w:val="20"/>
      </w:rPr>
      <w:t xml:space="preserve"> confidential information</w:t>
    </w:r>
    <w:r>
      <w:t xml:space="preserve"> </w:t>
    </w:r>
    <w:sdt>
      <w:sdtPr>
        <w:id w:val="1085501395"/>
      </w:sdtPr>
      <w:sdtEndPr>
        <w:rPr>
          <w:sz w:val="20"/>
        </w:rPr>
      </w:sdtEndPr>
      <w:sdtContent>
        <w:r>
          <w:rPr>
            <w:sz w:val="20"/>
            <w:lang w:val="zh-CN"/>
          </w:rPr>
          <w:t xml:space="preserve"> </w:t>
        </w:r>
      </w:sdtContent>
    </w:sdt>
    <w:r>
      <w:rPr>
        <w:sz w:val="20"/>
        <w:lang w:val="zh-CN" w:eastAsia="zh-CN"/>
      </w:rPr>
      <w:t xml:space="preserve"> </w:t>
    </w:r>
  </w:p>
  <w:p w14:paraId="01BA4730" w14:textId="77777777" w:rsidR="00AE300B" w:rsidRDefault="00AE300B">
    <w:pPr>
      <w:pStyle w:val="af1"/>
      <w:rPr>
        <w:b/>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67DEF5" w14:textId="77777777" w:rsidR="00D17565" w:rsidRDefault="00D17565">
      <w:r>
        <w:separator/>
      </w:r>
    </w:p>
  </w:footnote>
  <w:footnote w:type="continuationSeparator" w:id="0">
    <w:p w14:paraId="36BF2E96" w14:textId="77777777" w:rsidR="00D17565" w:rsidRDefault="00D17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640ECC16" w14:textId="77777777">
      <w:trPr>
        <w:jc w:val="right"/>
      </w:trPr>
      <w:tc>
        <w:tcPr>
          <w:tcW w:w="2216" w:type="dxa"/>
        </w:tcPr>
        <w:p w14:paraId="6CFB677D" w14:textId="77777777" w:rsidR="00AE300B" w:rsidRDefault="00AE300B">
          <w:pPr>
            <w:jc w:val="righ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QF05081.V07</w:t>
          </w:r>
        </w:p>
      </w:tc>
      <w:tc>
        <w:tcPr>
          <w:tcW w:w="141" w:type="dxa"/>
        </w:tcPr>
        <w:p w14:paraId="03BE19E1" w14:textId="77777777" w:rsidR="00AE300B" w:rsidRDefault="00AE300B">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t>
          </w:r>
        </w:p>
      </w:tc>
      <w:tc>
        <w:tcPr>
          <w:tcW w:w="1134" w:type="dxa"/>
        </w:tcPr>
        <w:p w14:paraId="2EF37CC5" w14:textId="77777777" w:rsidR="00AE300B" w:rsidRDefault="00AE300B">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06/13/2023</w:t>
          </w:r>
        </w:p>
      </w:tc>
      <w:tc>
        <w:tcPr>
          <w:tcW w:w="181" w:type="dxa"/>
        </w:tcPr>
        <w:p w14:paraId="4E06559A" w14:textId="77777777" w:rsidR="00AE300B" w:rsidRDefault="00AE300B">
          <w:pPr>
            <w:ind w:rightChars="-157" w:right="-345"/>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t>
          </w:r>
        </w:p>
      </w:tc>
    </w:tr>
  </w:tbl>
  <w:p w14:paraId="26B84B59" w14:textId="77777777" w:rsidR="00AE300B" w:rsidRDefault="00AE300B">
    <w:pPr>
      <w:pStyle w:val="af3"/>
      <w:spacing w:line="20" w:lineRule="exact"/>
      <w:rPr>
        <w:color w:val="000000" w:themeColor="text1"/>
        <w:lang w:eastAsia="zh-CN"/>
      </w:rPr>
    </w:pPr>
  </w:p>
  <w:p w14:paraId="072F69A1" w14:textId="77777777" w:rsidR="00AE300B" w:rsidRDefault="00AE300B">
    <w:pPr>
      <w:pStyle w:val="af3"/>
      <w:spacing w:line="20" w:lineRule="exact"/>
      <w:rPr>
        <w:color w:val="000000" w:themeColor="text1"/>
        <w:lang w:eastAsia="zh-CN"/>
      </w:rPr>
    </w:pPr>
  </w:p>
  <w:p w14:paraId="40F4063A" w14:textId="77777777" w:rsidR="00AE300B" w:rsidRDefault="00AE300B">
    <w:pPr>
      <w:pStyle w:val="af3"/>
      <w:spacing w:line="20" w:lineRule="exact"/>
      <w:rPr>
        <w:color w:val="000000" w:themeColor="text1"/>
        <w:lang w:eastAsia="zh-CN"/>
      </w:rPr>
    </w:pP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05"/>
      <w:gridCol w:w="3435"/>
      <w:gridCol w:w="1985"/>
      <w:gridCol w:w="1701"/>
    </w:tblGrid>
    <w:tr w:rsidR="00AE300B" w14:paraId="0431EBE6" w14:textId="77777777">
      <w:trPr>
        <w:trHeight w:val="416"/>
        <w:jc w:val="center"/>
      </w:trPr>
      <w:tc>
        <w:tcPr>
          <w:tcW w:w="1805" w:type="dxa"/>
          <w:vMerge w:val="restart"/>
          <w:vAlign w:val="center"/>
        </w:tcPr>
        <w:p w14:paraId="6C9FB682" w14:textId="77777777" w:rsidR="00AE300B" w:rsidRDefault="00AE300B">
          <w:pPr>
            <w:pStyle w:val="af3"/>
            <w:jc w:val="both"/>
            <w:rPr>
              <w:rFonts w:ascii="Times New Roman" w:eastAsia="仿宋_GB2312" w:hAnsi="Times New Roman"/>
              <w:color w:val="000000" w:themeColor="text1"/>
              <w:sz w:val="21"/>
              <w:lang w:eastAsia="zh-CN"/>
            </w:rPr>
          </w:pPr>
          <w:r>
            <w:rPr>
              <w:rFonts w:ascii="Times New Roman" w:eastAsia="仿宋_GB2312" w:hAnsi="Times New Roman"/>
              <w:noProof/>
              <w:color w:val="000000" w:themeColor="text1"/>
              <w:sz w:val="21"/>
              <w:lang w:eastAsia="zh-CN"/>
            </w:rPr>
            <w:drawing>
              <wp:inline distT="0" distB="0" distL="0" distR="0">
                <wp:extent cx="1085850" cy="203200"/>
                <wp:effectExtent l="0" t="0" r="0" b="6350"/>
                <wp:docPr id="69"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3435" w:type="dxa"/>
          <w:vMerge w:val="restart"/>
          <w:vAlign w:val="center"/>
        </w:tcPr>
        <w:p w14:paraId="46299874" w14:textId="77777777" w:rsidR="00AE300B" w:rsidRDefault="00AE300B">
          <w:pPr>
            <w:pStyle w:val="af3"/>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Process Performance Qualification Protocol of ASYM-141366</w:t>
          </w:r>
        </w:p>
      </w:tc>
      <w:tc>
        <w:tcPr>
          <w:tcW w:w="1985" w:type="dxa"/>
          <w:vAlign w:val="center"/>
        </w:tcPr>
        <w:p w14:paraId="44CA8477" w14:textId="77777777" w:rsidR="00AE300B" w:rsidRDefault="00AE300B">
          <w:pPr>
            <w:pStyle w:val="af3"/>
            <w:rPr>
              <w:rFonts w:ascii="Times New Roman" w:eastAsia="仿宋_GB2312" w:hAnsi="Times New Roman"/>
              <w:b/>
              <w:bCs w:val="0"/>
              <w:color w:val="000000" w:themeColor="text1"/>
              <w:kern w:val="0"/>
              <w:sz w:val="18"/>
              <w:szCs w:val="18"/>
              <w:lang w:eastAsia="zh-CN"/>
            </w:rPr>
          </w:pPr>
          <w:r>
            <w:rPr>
              <w:rFonts w:ascii="Times New Roman" w:eastAsia="仿宋_GB2312" w:hAnsi="Times New Roman"/>
              <w:b/>
              <w:bCs w:val="0"/>
              <w:color w:val="000000" w:themeColor="text1"/>
              <w:kern w:val="0"/>
              <w:sz w:val="18"/>
              <w:szCs w:val="18"/>
            </w:rPr>
            <w:t>Project</w:t>
          </w:r>
        </w:p>
      </w:tc>
      <w:tc>
        <w:tcPr>
          <w:tcW w:w="1701" w:type="dxa"/>
          <w:vAlign w:val="center"/>
        </w:tcPr>
        <w:p w14:paraId="28489968" w14:textId="77777777" w:rsidR="00AE300B" w:rsidRDefault="00AE300B">
          <w:pPr>
            <w:pStyle w:val="af3"/>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CPo140020-03</w:t>
          </w:r>
        </w:p>
      </w:tc>
    </w:tr>
    <w:tr w:rsidR="00AE300B" w14:paraId="2A5480D3" w14:textId="77777777">
      <w:trPr>
        <w:trHeight w:val="417"/>
        <w:jc w:val="center"/>
      </w:trPr>
      <w:tc>
        <w:tcPr>
          <w:tcW w:w="1805" w:type="dxa"/>
          <w:vMerge/>
          <w:vAlign w:val="center"/>
        </w:tcPr>
        <w:p w14:paraId="0A33841D" w14:textId="77777777" w:rsidR="00AE300B" w:rsidRDefault="00AE300B">
          <w:pPr>
            <w:pStyle w:val="af3"/>
            <w:jc w:val="both"/>
            <w:rPr>
              <w:rFonts w:ascii="Times New Roman" w:eastAsia="仿宋_GB2312" w:hAnsi="Times New Roman"/>
              <w:color w:val="000000" w:themeColor="text1"/>
              <w:sz w:val="21"/>
              <w:lang w:eastAsia="zh-CN"/>
            </w:rPr>
          </w:pPr>
        </w:p>
      </w:tc>
      <w:tc>
        <w:tcPr>
          <w:tcW w:w="3435" w:type="dxa"/>
          <w:vMerge/>
        </w:tcPr>
        <w:p w14:paraId="756010CB" w14:textId="77777777" w:rsidR="00AE300B" w:rsidRDefault="00AE300B">
          <w:pPr>
            <w:pStyle w:val="af3"/>
            <w:jc w:val="center"/>
            <w:rPr>
              <w:rFonts w:ascii="Times New Roman" w:eastAsia="仿宋_GB2312" w:hAnsi="Times New Roman"/>
              <w:b/>
              <w:color w:val="000000" w:themeColor="text1"/>
              <w:sz w:val="18"/>
              <w:szCs w:val="18"/>
              <w:lang w:eastAsia="zh-CN"/>
            </w:rPr>
          </w:pPr>
        </w:p>
      </w:tc>
      <w:tc>
        <w:tcPr>
          <w:tcW w:w="1985" w:type="dxa"/>
          <w:vAlign w:val="center"/>
        </w:tcPr>
        <w:p w14:paraId="017127CC" w14:textId="77777777" w:rsidR="00AE300B" w:rsidRDefault="00AE300B">
          <w:pPr>
            <w:pStyle w:val="af3"/>
            <w:rPr>
              <w:rFonts w:ascii="Times New Roman" w:eastAsia="仿宋_GB2312" w:hAnsi="Times New Roman"/>
              <w:b/>
              <w:bCs w:val="0"/>
              <w:color w:val="000000" w:themeColor="text1"/>
              <w:kern w:val="0"/>
              <w:sz w:val="18"/>
              <w:szCs w:val="18"/>
            </w:rPr>
          </w:pPr>
          <w:r>
            <w:rPr>
              <w:rFonts w:ascii="Times New Roman" w:eastAsia="仿宋_GB2312" w:hAnsi="Times New Roman"/>
              <w:b/>
              <w:color w:val="000000" w:themeColor="text1"/>
              <w:kern w:val="0"/>
              <w:sz w:val="18"/>
              <w:szCs w:val="18"/>
            </w:rPr>
            <w:t>Protocol and version No.</w:t>
          </w:r>
        </w:p>
      </w:tc>
      <w:tc>
        <w:tcPr>
          <w:tcW w:w="1701" w:type="dxa"/>
          <w:vAlign w:val="center"/>
        </w:tcPr>
        <w:p w14:paraId="6D106DE3" w14:textId="77777777" w:rsidR="00AE300B" w:rsidRDefault="00AE300B">
          <w:pPr>
            <w:pStyle w:val="af3"/>
            <w:rPr>
              <w:rFonts w:ascii="Times New Roman" w:eastAsia="仿宋_GB2312" w:hAnsi="Times New Roman"/>
              <w:b/>
              <w:color w:val="000000" w:themeColor="text1"/>
              <w:kern w:val="0"/>
              <w:sz w:val="18"/>
              <w:szCs w:val="18"/>
              <w:lang w:eastAsia="zh-CN"/>
            </w:rPr>
          </w:pPr>
          <w:r>
            <w:rPr>
              <w:rFonts w:ascii="Times New Roman" w:eastAsia="仿宋_GB2312" w:hAnsi="Times New Roman"/>
              <w:b/>
              <w:color w:val="000000" w:themeColor="text1"/>
              <w:kern w:val="0"/>
              <w:sz w:val="18"/>
              <w:szCs w:val="18"/>
              <w:lang w:eastAsia="zh-CN"/>
            </w:rPr>
            <w:t>PVP-1400200301.01</w:t>
          </w:r>
        </w:p>
      </w:tc>
    </w:tr>
  </w:tbl>
  <w:p w14:paraId="06DED820" w14:textId="77777777" w:rsidR="00AE300B" w:rsidRDefault="00AE300B">
    <w:pPr>
      <w:pStyle w:val="af3"/>
      <w:spacing w:line="120" w:lineRule="exact"/>
      <w:rPr>
        <w:color w:val="000000" w:themeColor="text1"/>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0666684E" w14:textId="77777777">
      <w:trPr>
        <w:jc w:val="right"/>
      </w:trPr>
      <w:tc>
        <w:tcPr>
          <w:tcW w:w="2216" w:type="dxa"/>
        </w:tcPr>
        <w:p w14:paraId="7C1A0625"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0D6AC137"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5383138D"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6691E761"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1BC39AD" w14:textId="77777777" w:rsidR="00AE300B" w:rsidRDefault="00AE300B">
    <w:pPr>
      <w:pStyle w:val="af3"/>
      <w:spacing w:line="20" w:lineRule="exact"/>
      <w:rPr>
        <w:lang w:eastAsia="zh-CN"/>
      </w:rPr>
    </w:pPr>
  </w:p>
  <w:p w14:paraId="4CFD644F" w14:textId="77777777" w:rsidR="00AE300B" w:rsidRDefault="00AE300B">
    <w:pPr>
      <w:pStyle w:val="af3"/>
      <w:spacing w:line="20" w:lineRule="exact"/>
      <w:rPr>
        <w:lang w:eastAsia="zh-CN"/>
      </w:rPr>
    </w:pPr>
  </w:p>
  <w:p w14:paraId="2FFE08F6" w14:textId="77777777" w:rsidR="00AE300B" w:rsidRDefault="00AE300B">
    <w:pPr>
      <w:pStyle w:val="af3"/>
      <w:spacing w:line="20" w:lineRule="exact"/>
      <w:rPr>
        <w:lang w:eastAsia="zh-CN"/>
      </w:rPr>
    </w:pPr>
  </w:p>
  <w:tbl>
    <w:tblPr>
      <w:tblW w:w="9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004"/>
      <w:gridCol w:w="3814"/>
      <w:gridCol w:w="2204"/>
      <w:gridCol w:w="1888"/>
    </w:tblGrid>
    <w:tr w:rsidR="00AE300B" w14:paraId="70CBE2D5" w14:textId="77777777">
      <w:trPr>
        <w:trHeight w:val="372"/>
        <w:jc w:val="center"/>
      </w:trPr>
      <w:tc>
        <w:tcPr>
          <w:tcW w:w="2004" w:type="dxa"/>
          <w:vMerge w:val="restart"/>
          <w:vAlign w:val="center"/>
        </w:tcPr>
        <w:p w14:paraId="3FAA8C2D" w14:textId="77777777" w:rsidR="00AE300B" w:rsidRDefault="00AE300B">
          <w:pPr>
            <w:pStyle w:val="af3"/>
            <w:jc w:val="both"/>
            <w:rPr>
              <w:rFonts w:ascii="Times New Roman" w:eastAsia="仿宋_GB2312" w:hAnsi="Times New Roman"/>
              <w:color w:val="000000" w:themeColor="text1"/>
              <w:sz w:val="21"/>
              <w:lang w:eastAsia="zh-CN"/>
            </w:rPr>
          </w:pPr>
          <w:r>
            <w:rPr>
              <w:rFonts w:ascii="Times New Roman" w:eastAsia="仿宋_GB2312" w:hAnsi="Times New Roman"/>
              <w:noProof/>
              <w:color w:val="000000" w:themeColor="text1"/>
              <w:sz w:val="21"/>
              <w:lang w:eastAsia="zh-CN"/>
            </w:rPr>
            <w:drawing>
              <wp:inline distT="0" distB="0" distL="0" distR="0">
                <wp:extent cx="1085850" cy="203200"/>
                <wp:effectExtent l="0" t="0" r="0" b="6350"/>
                <wp:docPr id="71"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3814" w:type="dxa"/>
          <w:vMerge w:val="restart"/>
          <w:vAlign w:val="center"/>
        </w:tcPr>
        <w:p w14:paraId="0CD066C7" w14:textId="77777777" w:rsidR="00AE300B" w:rsidRDefault="00AE300B">
          <w:pPr>
            <w:pStyle w:val="af3"/>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Process Performance Qualification Protocol of ASYM-141366</w:t>
          </w:r>
        </w:p>
        <w:p w14:paraId="32039E43" w14:textId="77777777" w:rsidR="00AE300B" w:rsidRDefault="00AE300B">
          <w:pPr>
            <w:pStyle w:val="af3"/>
            <w:jc w:val="center"/>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(Batch Size: 145.12 ~ 271.65 kg (output))</w:t>
          </w:r>
        </w:p>
      </w:tc>
      <w:tc>
        <w:tcPr>
          <w:tcW w:w="2204" w:type="dxa"/>
          <w:vAlign w:val="center"/>
        </w:tcPr>
        <w:p w14:paraId="4FDB2C22" w14:textId="77777777" w:rsidR="00AE300B" w:rsidRDefault="00AE300B">
          <w:pPr>
            <w:pStyle w:val="af3"/>
            <w:rPr>
              <w:rFonts w:ascii="Times New Roman" w:eastAsia="仿宋_GB2312" w:hAnsi="Times New Roman"/>
              <w:b/>
              <w:bCs w:val="0"/>
              <w:color w:val="000000" w:themeColor="text1"/>
              <w:kern w:val="0"/>
              <w:sz w:val="18"/>
              <w:szCs w:val="18"/>
              <w:lang w:eastAsia="zh-CN"/>
            </w:rPr>
          </w:pPr>
          <w:r>
            <w:rPr>
              <w:rFonts w:ascii="Times New Roman" w:eastAsia="仿宋_GB2312" w:hAnsi="Times New Roman"/>
              <w:b/>
              <w:bCs w:val="0"/>
              <w:color w:val="000000" w:themeColor="text1"/>
              <w:kern w:val="0"/>
              <w:sz w:val="18"/>
              <w:szCs w:val="18"/>
            </w:rPr>
            <w:t>Project</w:t>
          </w:r>
        </w:p>
      </w:tc>
      <w:tc>
        <w:tcPr>
          <w:tcW w:w="1888" w:type="dxa"/>
          <w:vAlign w:val="center"/>
        </w:tcPr>
        <w:p w14:paraId="2638EC3F" w14:textId="77777777" w:rsidR="00AE300B" w:rsidRDefault="00AE300B">
          <w:pPr>
            <w:pStyle w:val="af3"/>
            <w:rPr>
              <w:rFonts w:ascii="Times New Roman" w:eastAsia="仿宋_GB2312" w:hAnsi="Times New Roman"/>
              <w:b/>
              <w:color w:val="000000" w:themeColor="text1"/>
              <w:sz w:val="18"/>
              <w:szCs w:val="18"/>
              <w:lang w:eastAsia="zh-CN"/>
            </w:rPr>
          </w:pPr>
          <w:r>
            <w:rPr>
              <w:rFonts w:ascii="Times New Roman" w:eastAsia="仿宋_GB2312" w:hAnsi="Times New Roman"/>
              <w:b/>
              <w:color w:val="000000" w:themeColor="text1"/>
              <w:sz w:val="18"/>
              <w:szCs w:val="18"/>
              <w:lang w:eastAsia="zh-CN"/>
            </w:rPr>
            <w:t>CPo140020-03</w:t>
          </w:r>
        </w:p>
      </w:tc>
    </w:tr>
    <w:tr w:rsidR="00AE300B" w14:paraId="778FE737" w14:textId="77777777">
      <w:trPr>
        <w:trHeight w:val="373"/>
        <w:jc w:val="center"/>
      </w:trPr>
      <w:tc>
        <w:tcPr>
          <w:tcW w:w="2004" w:type="dxa"/>
          <w:vMerge/>
          <w:vAlign w:val="center"/>
        </w:tcPr>
        <w:p w14:paraId="58C9FD30" w14:textId="77777777" w:rsidR="00AE300B" w:rsidRDefault="00AE300B">
          <w:pPr>
            <w:pStyle w:val="af3"/>
            <w:jc w:val="both"/>
            <w:rPr>
              <w:rFonts w:ascii="Times New Roman" w:eastAsia="仿宋_GB2312" w:hAnsi="Times New Roman"/>
              <w:color w:val="000000" w:themeColor="text1"/>
              <w:sz w:val="21"/>
              <w:lang w:eastAsia="zh-CN"/>
            </w:rPr>
          </w:pPr>
        </w:p>
      </w:tc>
      <w:tc>
        <w:tcPr>
          <w:tcW w:w="3814" w:type="dxa"/>
          <w:vMerge/>
        </w:tcPr>
        <w:p w14:paraId="5803055C" w14:textId="77777777" w:rsidR="00AE300B" w:rsidRDefault="00AE300B">
          <w:pPr>
            <w:pStyle w:val="af3"/>
            <w:jc w:val="center"/>
            <w:rPr>
              <w:rFonts w:ascii="Times New Roman" w:eastAsia="仿宋_GB2312" w:hAnsi="Times New Roman"/>
              <w:b/>
              <w:color w:val="000000" w:themeColor="text1"/>
              <w:sz w:val="18"/>
              <w:szCs w:val="18"/>
              <w:lang w:eastAsia="zh-CN"/>
            </w:rPr>
          </w:pPr>
        </w:p>
      </w:tc>
      <w:tc>
        <w:tcPr>
          <w:tcW w:w="2204" w:type="dxa"/>
          <w:vAlign w:val="center"/>
        </w:tcPr>
        <w:p w14:paraId="06F17BFB" w14:textId="77777777" w:rsidR="00AE300B" w:rsidRDefault="00AE300B">
          <w:pPr>
            <w:pStyle w:val="af3"/>
            <w:rPr>
              <w:rFonts w:ascii="Times New Roman" w:eastAsia="仿宋_GB2312" w:hAnsi="Times New Roman"/>
              <w:b/>
              <w:bCs w:val="0"/>
              <w:color w:val="000000" w:themeColor="text1"/>
              <w:kern w:val="0"/>
              <w:sz w:val="18"/>
              <w:szCs w:val="18"/>
            </w:rPr>
          </w:pPr>
          <w:r>
            <w:rPr>
              <w:rFonts w:ascii="Times New Roman" w:eastAsia="仿宋_GB2312" w:hAnsi="Times New Roman"/>
              <w:b/>
              <w:color w:val="000000" w:themeColor="text1"/>
              <w:kern w:val="0"/>
              <w:sz w:val="18"/>
              <w:szCs w:val="18"/>
            </w:rPr>
            <w:t>Protocol and version No.</w:t>
          </w:r>
        </w:p>
      </w:tc>
      <w:tc>
        <w:tcPr>
          <w:tcW w:w="1888" w:type="dxa"/>
          <w:vAlign w:val="center"/>
        </w:tcPr>
        <w:p w14:paraId="792E12B0" w14:textId="77777777" w:rsidR="00AE300B" w:rsidRDefault="00AE300B">
          <w:pPr>
            <w:pStyle w:val="af3"/>
            <w:rPr>
              <w:rFonts w:ascii="Times New Roman" w:eastAsia="仿宋_GB2312" w:hAnsi="Times New Roman"/>
              <w:b/>
              <w:color w:val="000000" w:themeColor="text1"/>
              <w:kern w:val="0"/>
              <w:sz w:val="18"/>
              <w:szCs w:val="18"/>
              <w:lang w:eastAsia="zh-CN"/>
            </w:rPr>
          </w:pPr>
          <w:r>
            <w:rPr>
              <w:rFonts w:ascii="Times New Roman" w:eastAsia="仿宋_GB2312" w:hAnsi="Times New Roman"/>
              <w:b/>
              <w:color w:val="000000" w:themeColor="text1"/>
              <w:kern w:val="0"/>
              <w:sz w:val="18"/>
              <w:szCs w:val="18"/>
              <w:lang w:eastAsia="zh-CN"/>
            </w:rPr>
            <w:t>PVP-1400200301.01</w:t>
          </w:r>
        </w:p>
      </w:tc>
    </w:tr>
  </w:tbl>
  <w:p w14:paraId="66A61DCB" w14:textId="77777777" w:rsidR="00AE300B" w:rsidRDefault="00AE300B">
    <w:pPr>
      <w:pStyle w:val="af3"/>
      <w:spacing w:line="120" w:lineRule="exact"/>
      <w:rPr>
        <w:color w:val="000000" w:themeColor="text1"/>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7D7CC1B6" w14:textId="77777777">
      <w:trPr>
        <w:jc w:val="right"/>
      </w:trPr>
      <w:tc>
        <w:tcPr>
          <w:tcW w:w="2216" w:type="dxa"/>
        </w:tcPr>
        <w:p w14:paraId="25E2729A"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7B5336F6"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42708456"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7191B294"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36205D53" w14:textId="77777777" w:rsidR="00AE300B" w:rsidRDefault="00AE300B">
    <w:pPr>
      <w:pStyle w:val="af3"/>
      <w:spacing w:line="20" w:lineRule="exact"/>
      <w:rPr>
        <w:lang w:eastAsia="zh-CN"/>
      </w:rPr>
    </w:pPr>
  </w:p>
  <w:p w14:paraId="12A91CE3" w14:textId="77777777" w:rsidR="00AE300B" w:rsidRDefault="00AE300B">
    <w:pPr>
      <w:pStyle w:val="af3"/>
      <w:spacing w:line="20" w:lineRule="exact"/>
      <w:rPr>
        <w:lang w:eastAsia="zh-CN"/>
      </w:rPr>
    </w:pPr>
  </w:p>
  <w:p w14:paraId="7CC5DADF" w14:textId="77777777" w:rsidR="00AE300B" w:rsidRDefault="00AE300B">
    <w:pPr>
      <w:pStyle w:val="af3"/>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24"/>
      <w:gridCol w:w="3655"/>
      <w:gridCol w:w="1612"/>
      <w:gridCol w:w="1926"/>
    </w:tblGrid>
    <w:tr w:rsidR="00AE300B" w14:paraId="1DB9A7B8" w14:textId="77777777">
      <w:trPr>
        <w:trHeight w:val="381"/>
        <w:jc w:val="center"/>
      </w:trPr>
      <w:tc>
        <w:tcPr>
          <w:tcW w:w="1011" w:type="pct"/>
          <w:vMerge w:val="restart"/>
          <w:vAlign w:val="center"/>
        </w:tcPr>
        <w:p w14:paraId="4D6A95DF" w14:textId="77777777" w:rsidR="00AE300B" w:rsidRDefault="00AE300B">
          <w:pPr>
            <w:pStyle w:val="af3"/>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2"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0D046568"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7CB2EEA4" w14:textId="77777777" w:rsidR="00AE300B" w:rsidRDefault="00AE300B">
          <w:pPr>
            <w:pStyle w:val="af3"/>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7779FBB1"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3BF22DAB" w14:textId="77777777">
      <w:trPr>
        <w:trHeight w:val="381"/>
        <w:jc w:val="center"/>
      </w:trPr>
      <w:tc>
        <w:tcPr>
          <w:tcW w:w="1011" w:type="pct"/>
          <w:vMerge/>
          <w:vAlign w:val="center"/>
        </w:tcPr>
        <w:p w14:paraId="7663FF67" w14:textId="77777777" w:rsidR="00AE300B" w:rsidRDefault="00AE300B">
          <w:pPr>
            <w:pStyle w:val="af3"/>
            <w:jc w:val="both"/>
            <w:rPr>
              <w:rFonts w:ascii="Times New Roman" w:eastAsia="仿宋_GB2312" w:hAnsi="Times New Roman"/>
              <w:sz w:val="21"/>
              <w:lang w:eastAsia="zh-CN"/>
            </w:rPr>
          </w:pPr>
        </w:p>
      </w:tc>
      <w:tc>
        <w:tcPr>
          <w:tcW w:w="2027" w:type="pct"/>
          <w:vMerge/>
        </w:tcPr>
        <w:p w14:paraId="754A1025" w14:textId="77777777" w:rsidR="00AE300B" w:rsidRDefault="00AE300B">
          <w:pPr>
            <w:pStyle w:val="af3"/>
            <w:jc w:val="center"/>
            <w:rPr>
              <w:rFonts w:ascii="Times New Roman" w:eastAsia="仿宋_GB2312" w:hAnsi="Times New Roman"/>
              <w:b/>
              <w:sz w:val="18"/>
              <w:szCs w:val="18"/>
              <w:lang w:eastAsia="zh-CN"/>
            </w:rPr>
          </w:pPr>
        </w:p>
      </w:tc>
      <w:tc>
        <w:tcPr>
          <w:tcW w:w="894" w:type="pct"/>
          <w:vAlign w:val="center"/>
        </w:tcPr>
        <w:p w14:paraId="355A53DA" w14:textId="77777777" w:rsidR="00AE300B" w:rsidRDefault="00AE300B">
          <w:pPr>
            <w:pStyle w:val="af3"/>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654FA823"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54CEC2A0" w14:textId="77777777" w:rsidR="00AE300B" w:rsidRDefault="00AE300B">
    <w:pPr>
      <w:pStyle w:val="af3"/>
      <w:spacing w:line="120" w:lineRule="exact"/>
      <w:rPr>
        <w:lang w:eastAsia="zh-CN"/>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2D447CE4" w14:textId="77777777">
      <w:trPr>
        <w:jc w:val="right"/>
      </w:trPr>
      <w:tc>
        <w:tcPr>
          <w:tcW w:w="2216" w:type="dxa"/>
        </w:tcPr>
        <w:p w14:paraId="4F701CF5"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1B13CEFA"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1F81CD8"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6776403"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3777FA57" w14:textId="77777777" w:rsidR="00AE300B" w:rsidRDefault="00AE300B">
    <w:pPr>
      <w:pStyle w:val="af3"/>
      <w:spacing w:line="20" w:lineRule="exact"/>
      <w:rPr>
        <w:lang w:eastAsia="zh-CN"/>
      </w:rPr>
    </w:pPr>
  </w:p>
  <w:p w14:paraId="10CBA856" w14:textId="77777777" w:rsidR="00AE300B" w:rsidRDefault="00AE300B">
    <w:pPr>
      <w:pStyle w:val="af3"/>
      <w:spacing w:line="20" w:lineRule="exact"/>
      <w:rPr>
        <w:lang w:eastAsia="zh-CN"/>
      </w:rPr>
    </w:pPr>
  </w:p>
  <w:p w14:paraId="70059EB7" w14:textId="77777777" w:rsidR="00AE300B" w:rsidRDefault="00AE300B">
    <w:pPr>
      <w:pStyle w:val="af3"/>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111"/>
      <w:gridCol w:w="6239"/>
      <w:gridCol w:w="2752"/>
      <w:gridCol w:w="3287"/>
    </w:tblGrid>
    <w:tr w:rsidR="00AE300B" w14:paraId="52CD657F" w14:textId="77777777">
      <w:trPr>
        <w:trHeight w:val="381"/>
        <w:jc w:val="center"/>
      </w:trPr>
      <w:tc>
        <w:tcPr>
          <w:tcW w:w="1011" w:type="pct"/>
          <w:vMerge w:val="restart"/>
          <w:vAlign w:val="center"/>
        </w:tcPr>
        <w:p w14:paraId="22A6CA85" w14:textId="77777777" w:rsidR="00AE300B" w:rsidRDefault="00AE300B">
          <w:pPr>
            <w:pStyle w:val="af3"/>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1"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73B4037D"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5BF6D4EF" w14:textId="77777777" w:rsidR="00AE300B" w:rsidRDefault="00AE300B">
          <w:pPr>
            <w:pStyle w:val="af3"/>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2753BED9"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10BD5837" w14:textId="77777777">
      <w:trPr>
        <w:trHeight w:val="381"/>
        <w:jc w:val="center"/>
      </w:trPr>
      <w:tc>
        <w:tcPr>
          <w:tcW w:w="1011" w:type="pct"/>
          <w:vMerge/>
          <w:vAlign w:val="center"/>
        </w:tcPr>
        <w:p w14:paraId="2CBB8ABC" w14:textId="77777777" w:rsidR="00AE300B" w:rsidRDefault="00AE300B">
          <w:pPr>
            <w:pStyle w:val="af3"/>
            <w:jc w:val="both"/>
            <w:rPr>
              <w:rFonts w:ascii="Times New Roman" w:eastAsia="仿宋_GB2312" w:hAnsi="Times New Roman"/>
              <w:sz w:val="21"/>
              <w:lang w:eastAsia="zh-CN"/>
            </w:rPr>
          </w:pPr>
        </w:p>
      </w:tc>
      <w:tc>
        <w:tcPr>
          <w:tcW w:w="2027" w:type="pct"/>
          <w:vMerge/>
        </w:tcPr>
        <w:p w14:paraId="31C620B8" w14:textId="77777777" w:rsidR="00AE300B" w:rsidRDefault="00AE300B">
          <w:pPr>
            <w:pStyle w:val="af3"/>
            <w:jc w:val="center"/>
            <w:rPr>
              <w:rFonts w:ascii="Times New Roman" w:eastAsia="仿宋_GB2312" w:hAnsi="Times New Roman"/>
              <w:b/>
              <w:sz w:val="18"/>
              <w:szCs w:val="18"/>
              <w:lang w:eastAsia="zh-CN"/>
            </w:rPr>
          </w:pPr>
        </w:p>
      </w:tc>
      <w:tc>
        <w:tcPr>
          <w:tcW w:w="894" w:type="pct"/>
          <w:vAlign w:val="center"/>
        </w:tcPr>
        <w:p w14:paraId="18E20531" w14:textId="77777777" w:rsidR="00AE300B" w:rsidRDefault="00AE300B">
          <w:pPr>
            <w:pStyle w:val="af3"/>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31EDF42E"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4AEDDEBE" w14:textId="77777777" w:rsidR="00AE300B" w:rsidRDefault="00AE300B">
    <w:pPr>
      <w:pStyle w:val="af3"/>
      <w:spacing w:line="120" w:lineRule="exact"/>
      <w:rPr>
        <w:lang w:eastAsia="zh-CN"/>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479F7278" w14:textId="77777777">
      <w:trPr>
        <w:jc w:val="right"/>
      </w:trPr>
      <w:tc>
        <w:tcPr>
          <w:tcW w:w="2216" w:type="dxa"/>
        </w:tcPr>
        <w:p w14:paraId="2F3B0B17"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07252D3A"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3844C291"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40E90CDE"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4AF74CEB" w14:textId="77777777" w:rsidR="00AE300B" w:rsidRDefault="00AE300B">
    <w:pPr>
      <w:pStyle w:val="af3"/>
      <w:spacing w:line="20" w:lineRule="exact"/>
      <w:rPr>
        <w:lang w:eastAsia="zh-CN"/>
      </w:rPr>
    </w:pPr>
  </w:p>
  <w:p w14:paraId="0C4EBFB9" w14:textId="77777777" w:rsidR="00AE300B" w:rsidRDefault="00AE300B">
    <w:pPr>
      <w:pStyle w:val="af3"/>
      <w:spacing w:line="20" w:lineRule="exact"/>
      <w:rPr>
        <w:lang w:eastAsia="zh-CN"/>
      </w:rPr>
    </w:pPr>
  </w:p>
  <w:p w14:paraId="441DC258" w14:textId="77777777" w:rsidR="00AE300B" w:rsidRDefault="00AE300B">
    <w:pPr>
      <w:pStyle w:val="af3"/>
      <w:spacing w:line="20" w:lineRule="exact"/>
      <w:rPr>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24"/>
      <w:gridCol w:w="3655"/>
      <w:gridCol w:w="1612"/>
      <w:gridCol w:w="1926"/>
    </w:tblGrid>
    <w:tr w:rsidR="00AE300B" w14:paraId="125138AC" w14:textId="77777777">
      <w:trPr>
        <w:trHeight w:val="381"/>
        <w:jc w:val="center"/>
      </w:trPr>
      <w:tc>
        <w:tcPr>
          <w:tcW w:w="1011" w:type="pct"/>
          <w:vMerge w:val="restart"/>
          <w:vAlign w:val="center"/>
        </w:tcPr>
        <w:p w14:paraId="44B59544" w14:textId="77777777" w:rsidR="00AE300B" w:rsidRDefault="00AE300B">
          <w:pPr>
            <w:pStyle w:val="af3"/>
            <w:jc w:val="both"/>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5"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27" w:type="pct"/>
          <w:vMerge w:val="restart"/>
          <w:vAlign w:val="center"/>
        </w:tcPr>
        <w:p w14:paraId="052C2FBE"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Process Performance Qualification Protocol of </w:t>
          </w:r>
          <w:r>
            <w:rPr>
              <w:rFonts w:ascii="Times New Roman" w:eastAsia="仿宋_GB2312" w:hAnsi="Times New Roman"/>
              <w:b/>
              <w:color w:val="000000" w:themeColor="text1"/>
              <w:sz w:val="18"/>
              <w:szCs w:val="18"/>
              <w:lang w:eastAsia="zh-CN"/>
            </w:rPr>
            <w:t>ASYM-141366</w:t>
          </w:r>
        </w:p>
      </w:tc>
      <w:tc>
        <w:tcPr>
          <w:tcW w:w="894" w:type="pct"/>
          <w:vAlign w:val="center"/>
        </w:tcPr>
        <w:p w14:paraId="0B303DEE" w14:textId="77777777" w:rsidR="00AE300B" w:rsidRDefault="00AE300B">
          <w:pPr>
            <w:pStyle w:val="af3"/>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54C485E3"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4034B385" w14:textId="77777777">
      <w:trPr>
        <w:trHeight w:val="381"/>
        <w:jc w:val="center"/>
      </w:trPr>
      <w:tc>
        <w:tcPr>
          <w:tcW w:w="1011" w:type="pct"/>
          <w:vMerge/>
          <w:vAlign w:val="center"/>
        </w:tcPr>
        <w:p w14:paraId="50F7E4D7" w14:textId="77777777" w:rsidR="00AE300B" w:rsidRDefault="00AE300B">
          <w:pPr>
            <w:pStyle w:val="af3"/>
            <w:jc w:val="both"/>
            <w:rPr>
              <w:rFonts w:ascii="Times New Roman" w:eastAsia="仿宋_GB2312" w:hAnsi="Times New Roman"/>
              <w:sz w:val="21"/>
              <w:lang w:eastAsia="zh-CN"/>
            </w:rPr>
          </w:pPr>
        </w:p>
      </w:tc>
      <w:tc>
        <w:tcPr>
          <w:tcW w:w="2027" w:type="pct"/>
          <w:vMerge/>
        </w:tcPr>
        <w:p w14:paraId="5112FB73" w14:textId="77777777" w:rsidR="00AE300B" w:rsidRDefault="00AE300B">
          <w:pPr>
            <w:pStyle w:val="af3"/>
            <w:jc w:val="center"/>
            <w:rPr>
              <w:rFonts w:ascii="Times New Roman" w:eastAsia="仿宋_GB2312" w:hAnsi="Times New Roman"/>
              <w:b/>
              <w:sz w:val="18"/>
              <w:szCs w:val="18"/>
              <w:lang w:eastAsia="zh-CN"/>
            </w:rPr>
          </w:pPr>
        </w:p>
      </w:tc>
      <w:tc>
        <w:tcPr>
          <w:tcW w:w="894" w:type="pct"/>
          <w:vAlign w:val="center"/>
        </w:tcPr>
        <w:p w14:paraId="60454178" w14:textId="77777777" w:rsidR="00AE300B" w:rsidRDefault="00AE300B">
          <w:pPr>
            <w:pStyle w:val="af3"/>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5BED7880"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40D7DA2C" w14:textId="77777777" w:rsidR="00AE300B" w:rsidRDefault="00AE300B">
    <w:pPr>
      <w:pStyle w:val="af3"/>
      <w:spacing w:line="120" w:lineRule="exact"/>
      <w:rPr>
        <w:lang w:eastAsia="zh-CN"/>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5A94AF41" w14:textId="77777777">
      <w:trPr>
        <w:jc w:val="right"/>
      </w:trPr>
      <w:tc>
        <w:tcPr>
          <w:tcW w:w="2216" w:type="dxa"/>
        </w:tcPr>
        <w:p w14:paraId="37059530" w14:textId="77777777" w:rsidR="00AE300B" w:rsidRDefault="00AE300B">
          <w:pPr>
            <w:jc w:val="right"/>
            <w:rPr>
              <w:rFonts w:ascii="Times New Roman" w:hAnsi="Times New Roman" w:cs="Times New Roman"/>
              <w:sz w:val="21"/>
              <w:szCs w:val="21"/>
            </w:rPr>
          </w:pPr>
          <w:r>
            <w:rPr>
              <w:rFonts w:ascii="Times New Roman" w:eastAsia="仿宋_GB2312" w:hAnsi="Times New Roman"/>
              <w:noProof/>
              <w:sz w:val="21"/>
              <w:lang w:eastAsia="zh-CN"/>
            </w:rPr>
            <w:drawing>
              <wp:inline distT="0" distB="0" distL="0" distR="0">
                <wp:extent cx="1085850" cy="203200"/>
                <wp:effectExtent l="0" t="0" r="0" b="6350"/>
                <wp:docPr id="4"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r>
            <w:rPr>
              <w:rFonts w:ascii="Times New Roman" w:hAnsi="Times New Roman" w:cs="Times New Roman"/>
              <w:sz w:val="21"/>
              <w:szCs w:val="21"/>
            </w:rPr>
            <w:t>QF05081.V07</w:t>
          </w:r>
        </w:p>
      </w:tc>
      <w:tc>
        <w:tcPr>
          <w:tcW w:w="141" w:type="dxa"/>
        </w:tcPr>
        <w:p w14:paraId="6C393198"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69308848"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5E919F0"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15142AC1" w14:textId="77777777" w:rsidR="00AE300B" w:rsidRDefault="00AE300B">
    <w:pPr>
      <w:pStyle w:val="af3"/>
      <w:spacing w:line="20" w:lineRule="exact"/>
      <w:rPr>
        <w:lang w:eastAsia="zh-CN"/>
      </w:rPr>
    </w:pPr>
  </w:p>
  <w:p w14:paraId="41B8F54C" w14:textId="77777777" w:rsidR="00AE300B" w:rsidRDefault="00AE300B">
    <w:pPr>
      <w:pStyle w:val="af3"/>
      <w:spacing w:line="20" w:lineRule="exact"/>
      <w:rPr>
        <w:lang w:eastAsia="zh-CN"/>
      </w:rPr>
    </w:pPr>
  </w:p>
  <w:p w14:paraId="6FA72D83" w14:textId="77777777" w:rsidR="00AE300B" w:rsidRDefault="00AE300B">
    <w:pPr>
      <w:pStyle w:val="af3"/>
      <w:spacing w:line="20" w:lineRule="exact"/>
      <w:rPr>
        <w:lang w:eastAsia="zh-CN"/>
      </w:rPr>
    </w:pPr>
  </w:p>
  <w:tbl>
    <w:tblPr>
      <w:tblW w:w="48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042"/>
      <w:gridCol w:w="6099"/>
      <w:gridCol w:w="2690"/>
      <w:gridCol w:w="3213"/>
    </w:tblGrid>
    <w:tr w:rsidR="00AE300B" w14:paraId="54E5A8A9" w14:textId="77777777">
      <w:trPr>
        <w:trHeight w:val="387"/>
        <w:jc w:val="center"/>
      </w:trPr>
      <w:tc>
        <w:tcPr>
          <w:tcW w:w="1011" w:type="pct"/>
          <w:vMerge w:val="restart"/>
          <w:vAlign w:val="center"/>
        </w:tcPr>
        <w:p w14:paraId="7B89F0AC" w14:textId="77777777" w:rsidR="00AE300B" w:rsidRDefault="00AE300B">
          <w:pPr>
            <w:pStyle w:val="af3"/>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565910" cy="292735"/>
                <wp:effectExtent l="0" t="0" r="0" b="0"/>
                <wp:docPr id="8"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19401" cy="303046"/>
                        </a:xfrm>
                        <a:prstGeom prst="rect">
                          <a:avLst/>
                        </a:prstGeom>
                        <a:noFill/>
                        <a:ln>
                          <a:noFill/>
                        </a:ln>
                      </pic:spPr>
                    </pic:pic>
                  </a:graphicData>
                </a:graphic>
              </wp:inline>
            </w:drawing>
          </w:r>
        </w:p>
      </w:tc>
      <w:tc>
        <w:tcPr>
          <w:tcW w:w="2027" w:type="pct"/>
          <w:vMerge w:val="restart"/>
          <w:vAlign w:val="center"/>
        </w:tcPr>
        <w:p w14:paraId="75E300E0"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p w14:paraId="20A57E19"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 xml:space="preserve">(Batch Size: </w:t>
          </w:r>
          <w:r>
            <w:rPr>
              <w:rFonts w:ascii="Times New Roman" w:eastAsia="仿宋_GB2312" w:hAnsi="Times New Roman"/>
              <w:b/>
              <w:color w:val="000000" w:themeColor="text1"/>
              <w:sz w:val="18"/>
              <w:szCs w:val="18"/>
              <w:lang w:eastAsia="zh-CN"/>
            </w:rPr>
            <w:t>145.12 ~ 271.65</w:t>
          </w:r>
          <w:r>
            <w:rPr>
              <w:rFonts w:ascii="Times New Roman" w:eastAsia="仿宋_GB2312" w:hAnsi="Times New Roman"/>
              <w:b/>
              <w:sz w:val="18"/>
              <w:szCs w:val="18"/>
              <w:lang w:eastAsia="zh-CN"/>
            </w:rPr>
            <w:t xml:space="preserve"> kg (output))</w:t>
          </w:r>
        </w:p>
      </w:tc>
      <w:tc>
        <w:tcPr>
          <w:tcW w:w="894" w:type="pct"/>
          <w:vAlign w:val="center"/>
        </w:tcPr>
        <w:p w14:paraId="07E34E24" w14:textId="77777777" w:rsidR="00AE300B" w:rsidRDefault="00AE300B">
          <w:pPr>
            <w:pStyle w:val="af3"/>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68" w:type="pct"/>
          <w:vAlign w:val="center"/>
        </w:tcPr>
        <w:p w14:paraId="36397260"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3E2A7BFE" w14:textId="77777777">
      <w:trPr>
        <w:trHeight w:val="387"/>
        <w:jc w:val="center"/>
      </w:trPr>
      <w:tc>
        <w:tcPr>
          <w:tcW w:w="1011" w:type="pct"/>
          <w:vMerge/>
          <w:vAlign w:val="center"/>
        </w:tcPr>
        <w:p w14:paraId="098448CB" w14:textId="77777777" w:rsidR="00AE300B" w:rsidRDefault="00AE300B">
          <w:pPr>
            <w:pStyle w:val="af3"/>
            <w:jc w:val="both"/>
            <w:rPr>
              <w:rFonts w:ascii="Times New Roman" w:eastAsia="仿宋_GB2312" w:hAnsi="Times New Roman"/>
              <w:sz w:val="21"/>
              <w:lang w:eastAsia="zh-CN"/>
            </w:rPr>
          </w:pPr>
        </w:p>
      </w:tc>
      <w:tc>
        <w:tcPr>
          <w:tcW w:w="2027" w:type="pct"/>
          <w:vMerge/>
        </w:tcPr>
        <w:p w14:paraId="32E94EB7" w14:textId="77777777" w:rsidR="00AE300B" w:rsidRDefault="00AE300B">
          <w:pPr>
            <w:pStyle w:val="af3"/>
            <w:jc w:val="center"/>
            <w:rPr>
              <w:rFonts w:ascii="Times New Roman" w:eastAsia="仿宋_GB2312" w:hAnsi="Times New Roman"/>
              <w:b/>
              <w:sz w:val="18"/>
              <w:szCs w:val="18"/>
              <w:lang w:eastAsia="zh-CN"/>
            </w:rPr>
          </w:pPr>
        </w:p>
      </w:tc>
      <w:tc>
        <w:tcPr>
          <w:tcW w:w="894" w:type="pct"/>
          <w:vAlign w:val="center"/>
        </w:tcPr>
        <w:p w14:paraId="3B7D9A72" w14:textId="77777777" w:rsidR="00AE300B" w:rsidRDefault="00AE300B">
          <w:pPr>
            <w:pStyle w:val="af3"/>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68" w:type="pct"/>
          <w:vAlign w:val="center"/>
        </w:tcPr>
        <w:p w14:paraId="5C9AEAB1" w14:textId="77777777" w:rsidR="00AE300B" w:rsidRDefault="00AE300B">
          <w:pPr>
            <w:pStyle w:val="af3"/>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7EE38421" w14:textId="77777777" w:rsidR="00AE300B" w:rsidRDefault="00AE300B">
    <w:pPr>
      <w:pStyle w:val="af3"/>
      <w:spacing w:line="120" w:lineRule="exact"/>
      <w:rPr>
        <w:lang w:eastAsia="zh-CN"/>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02B20134" w14:textId="77777777">
      <w:trPr>
        <w:jc w:val="right"/>
      </w:trPr>
      <w:tc>
        <w:tcPr>
          <w:tcW w:w="2216" w:type="dxa"/>
        </w:tcPr>
        <w:p w14:paraId="4E3CDE20"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102252F6"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0FD558F9"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06C30561"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01E4ECC1" w14:textId="77777777" w:rsidR="00AE300B" w:rsidRDefault="00AE300B">
    <w:pPr>
      <w:pStyle w:val="af3"/>
      <w:spacing w:line="20" w:lineRule="exact"/>
      <w:rPr>
        <w:lang w:eastAsia="zh-CN"/>
      </w:rPr>
    </w:pPr>
  </w:p>
  <w:p w14:paraId="465B58D2" w14:textId="77777777" w:rsidR="00AE300B" w:rsidRDefault="00AE300B">
    <w:pPr>
      <w:pStyle w:val="af3"/>
      <w:spacing w:line="20" w:lineRule="exact"/>
      <w:rPr>
        <w:lang w:eastAsia="zh-CN"/>
      </w:rPr>
    </w:pPr>
  </w:p>
  <w:p w14:paraId="396B3D50" w14:textId="77777777" w:rsidR="00AE300B" w:rsidRDefault="00AE300B">
    <w:pPr>
      <w:pStyle w:val="af3"/>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63"/>
      <w:gridCol w:w="3418"/>
      <w:gridCol w:w="1483"/>
      <w:gridCol w:w="1776"/>
    </w:tblGrid>
    <w:tr w:rsidR="00AE300B" w14:paraId="517A93FD" w14:textId="77777777">
      <w:trPr>
        <w:trHeight w:val="307"/>
        <w:jc w:val="center"/>
      </w:trPr>
      <w:tc>
        <w:tcPr>
          <w:tcW w:w="1091" w:type="pct"/>
          <w:vMerge w:val="restart"/>
          <w:vAlign w:val="center"/>
        </w:tcPr>
        <w:p w14:paraId="621BEDC4" w14:textId="77777777" w:rsidR="00AE300B" w:rsidRDefault="00AE300B">
          <w:pPr>
            <w:pStyle w:val="af3"/>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3"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647D71E3"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3B86EAB4" w14:textId="77777777" w:rsidR="00AE300B" w:rsidRDefault="00AE300B">
          <w:pPr>
            <w:pStyle w:val="af3"/>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41E6E20B"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2B21256C" w14:textId="77777777">
      <w:trPr>
        <w:trHeight w:val="307"/>
        <w:jc w:val="center"/>
      </w:trPr>
      <w:tc>
        <w:tcPr>
          <w:tcW w:w="1091" w:type="pct"/>
          <w:vMerge/>
          <w:vAlign w:val="center"/>
        </w:tcPr>
        <w:p w14:paraId="668C4280" w14:textId="77777777" w:rsidR="00AE300B" w:rsidRDefault="00AE300B">
          <w:pPr>
            <w:pStyle w:val="af3"/>
            <w:jc w:val="center"/>
            <w:rPr>
              <w:rFonts w:ascii="Times New Roman" w:eastAsia="仿宋_GB2312" w:hAnsi="Times New Roman"/>
              <w:sz w:val="21"/>
              <w:lang w:eastAsia="zh-CN"/>
            </w:rPr>
          </w:pPr>
        </w:p>
      </w:tc>
      <w:tc>
        <w:tcPr>
          <w:tcW w:w="2001" w:type="pct"/>
          <w:vMerge/>
          <w:vAlign w:val="center"/>
        </w:tcPr>
        <w:p w14:paraId="2DE0106D" w14:textId="77777777" w:rsidR="00AE300B" w:rsidRDefault="00AE300B">
          <w:pPr>
            <w:pStyle w:val="af3"/>
            <w:jc w:val="center"/>
            <w:rPr>
              <w:rFonts w:ascii="Times New Roman" w:eastAsia="仿宋_GB2312" w:hAnsi="Times New Roman"/>
              <w:b/>
              <w:sz w:val="18"/>
              <w:szCs w:val="18"/>
              <w:lang w:eastAsia="zh-CN"/>
            </w:rPr>
          </w:pPr>
        </w:p>
      </w:tc>
      <w:tc>
        <w:tcPr>
          <w:tcW w:w="868" w:type="pct"/>
          <w:vAlign w:val="center"/>
        </w:tcPr>
        <w:p w14:paraId="07E2FCF8" w14:textId="77777777" w:rsidR="00AE300B" w:rsidRDefault="00AE300B">
          <w:pPr>
            <w:pStyle w:val="af3"/>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2A0F61A1"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31A56219" w14:textId="77777777" w:rsidR="00AE300B" w:rsidRDefault="00AE300B">
    <w:pPr>
      <w:pStyle w:val="af3"/>
      <w:spacing w:line="120" w:lineRule="exact"/>
      <w:rPr>
        <w:lang w:eastAsia="zh-CN"/>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7772F3EB" w14:textId="77777777">
      <w:trPr>
        <w:jc w:val="right"/>
      </w:trPr>
      <w:tc>
        <w:tcPr>
          <w:tcW w:w="2216" w:type="dxa"/>
        </w:tcPr>
        <w:p w14:paraId="640C6FF0"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4C2F2E71"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4915803D"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58E5802C"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100479B5" w14:textId="77777777" w:rsidR="00AE300B" w:rsidRDefault="00AE300B">
    <w:pPr>
      <w:pStyle w:val="af3"/>
      <w:spacing w:line="20" w:lineRule="exact"/>
      <w:rPr>
        <w:lang w:eastAsia="zh-CN"/>
      </w:rPr>
    </w:pPr>
  </w:p>
  <w:p w14:paraId="16BDC7A2" w14:textId="77777777" w:rsidR="00AE300B" w:rsidRDefault="00AE300B">
    <w:pPr>
      <w:pStyle w:val="af3"/>
      <w:spacing w:line="20" w:lineRule="exact"/>
      <w:rPr>
        <w:lang w:eastAsia="zh-CN"/>
      </w:rPr>
    </w:pPr>
  </w:p>
  <w:p w14:paraId="09A05225" w14:textId="77777777" w:rsidR="00AE300B" w:rsidRDefault="00AE300B">
    <w:pPr>
      <w:pStyle w:val="af3"/>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AE300B" w14:paraId="490C84C5" w14:textId="77777777">
      <w:trPr>
        <w:trHeight w:val="307"/>
        <w:jc w:val="center"/>
      </w:trPr>
      <w:tc>
        <w:tcPr>
          <w:tcW w:w="1091" w:type="pct"/>
          <w:vMerge w:val="restart"/>
          <w:vAlign w:val="center"/>
        </w:tcPr>
        <w:p w14:paraId="667C0312" w14:textId="77777777" w:rsidR="00AE300B" w:rsidRDefault="00AE300B">
          <w:pPr>
            <w:pStyle w:val="af3"/>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7"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3E8EBB21"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04ADC8EB" w14:textId="77777777" w:rsidR="00AE300B" w:rsidRDefault="00AE300B">
          <w:pPr>
            <w:pStyle w:val="af3"/>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1A019060"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5882D182" w14:textId="77777777">
      <w:trPr>
        <w:trHeight w:val="307"/>
        <w:jc w:val="center"/>
      </w:trPr>
      <w:tc>
        <w:tcPr>
          <w:tcW w:w="1091" w:type="pct"/>
          <w:vMerge/>
          <w:vAlign w:val="center"/>
        </w:tcPr>
        <w:p w14:paraId="004E67DD" w14:textId="77777777" w:rsidR="00AE300B" w:rsidRDefault="00AE300B">
          <w:pPr>
            <w:pStyle w:val="af3"/>
            <w:jc w:val="center"/>
            <w:rPr>
              <w:rFonts w:ascii="Times New Roman" w:eastAsia="仿宋_GB2312" w:hAnsi="Times New Roman"/>
              <w:sz w:val="21"/>
              <w:lang w:eastAsia="zh-CN"/>
            </w:rPr>
          </w:pPr>
        </w:p>
      </w:tc>
      <w:tc>
        <w:tcPr>
          <w:tcW w:w="2001" w:type="pct"/>
          <w:vMerge/>
          <w:vAlign w:val="center"/>
        </w:tcPr>
        <w:p w14:paraId="5AF34B25" w14:textId="77777777" w:rsidR="00AE300B" w:rsidRDefault="00AE300B">
          <w:pPr>
            <w:pStyle w:val="af3"/>
            <w:jc w:val="center"/>
            <w:rPr>
              <w:rFonts w:ascii="Times New Roman" w:eastAsia="仿宋_GB2312" w:hAnsi="Times New Roman"/>
              <w:b/>
              <w:sz w:val="18"/>
              <w:szCs w:val="18"/>
              <w:lang w:eastAsia="zh-CN"/>
            </w:rPr>
          </w:pPr>
        </w:p>
      </w:tc>
      <w:tc>
        <w:tcPr>
          <w:tcW w:w="868" w:type="pct"/>
          <w:vAlign w:val="center"/>
        </w:tcPr>
        <w:p w14:paraId="4296BDAF" w14:textId="77777777" w:rsidR="00AE300B" w:rsidRDefault="00AE300B">
          <w:pPr>
            <w:pStyle w:val="af3"/>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2BF7B260"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2DAC50C1" w14:textId="77777777" w:rsidR="00AE300B" w:rsidRDefault="00AE300B">
    <w:pPr>
      <w:pStyle w:val="af3"/>
      <w:spacing w:line="120" w:lineRule="exact"/>
      <w:rPr>
        <w:lang w:eastAsia="zh-CN"/>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778108D3" w14:textId="77777777">
      <w:trPr>
        <w:jc w:val="right"/>
      </w:trPr>
      <w:tc>
        <w:tcPr>
          <w:tcW w:w="2216" w:type="dxa"/>
        </w:tcPr>
        <w:p w14:paraId="5F395314"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35350DAB"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4F5A2612"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50736F48"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C3C8788" w14:textId="77777777" w:rsidR="00AE300B" w:rsidRDefault="00AE300B">
    <w:pPr>
      <w:pStyle w:val="af3"/>
      <w:spacing w:line="20" w:lineRule="exact"/>
      <w:rPr>
        <w:lang w:eastAsia="zh-CN"/>
      </w:rPr>
    </w:pPr>
  </w:p>
  <w:p w14:paraId="29283011" w14:textId="77777777" w:rsidR="00AE300B" w:rsidRDefault="00AE300B">
    <w:pPr>
      <w:pStyle w:val="af3"/>
      <w:spacing w:line="20" w:lineRule="exact"/>
      <w:rPr>
        <w:lang w:eastAsia="zh-CN"/>
      </w:rPr>
    </w:pPr>
  </w:p>
  <w:p w14:paraId="05C8D6D8" w14:textId="77777777" w:rsidR="00AE300B" w:rsidRDefault="00AE300B">
    <w:pPr>
      <w:pStyle w:val="af3"/>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850"/>
      <w:gridCol w:w="3393"/>
      <w:gridCol w:w="1472"/>
      <w:gridCol w:w="1763"/>
    </w:tblGrid>
    <w:tr w:rsidR="00AE300B" w14:paraId="4C91E6AE" w14:textId="77777777">
      <w:trPr>
        <w:trHeight w:val="307"/>
        <w:jc w:val="center"/>
      </w:trPr>
      <w:tc>
        <w:tcPr>
          <w:tcW w:w="1091" w:type="pct"/>
          <w:vMerge w:val="restart"/>
          <w:vAlign w:val="center"/>
        </w:tcPr>
        <w:p w14:paraId="04E6C7B5" w14:textId="77777777" w:rsidR="00AE300B" w:rsidRDefault="00AE300B">
          <w:pPr>
            <w:pStyle w:val="af3"/>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9"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248816D0"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13DFFBE9" w14:textId="77777777" w:rsidR="00AE300B" w:rsidRDefault="00AE300B">
          <w:pPr>
            <w:pStyle w:val="af3"/>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12CFE507"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7CBDB19E" w14:textId="77777777">
      <w:trPr>
        <w:trHeight w:val="307"/>
        <w:jc w:val="center"/>
      </w:trPr>
      <w:tc>
        <w:tcPr>
          <w:tcW w:w="1091" w:type="pct"/>
          <w:vMerge/>
          <w:vAlign w:val="center"/>
        </w:tcPr>
        <w:p w14:paraId="144B7057" w14:textId="77777777" w:rsidR="00AE300B" w:rsidRDefault="00AE300B">
          <w:pPr>
            <w:pStyle w:val="af3"/>
            <w:jc w:val="center"/>
            <w:rPr>
              <w:rFonts w:ascii="Times New Roman" w:eastAsia="仿宋_GB2312" w:hAnsi="Times New Roman"/>
              <w:sz w:val="21"/>
              <w:lang w:eastAsia="zh-CN"/>
            </w:rPr>
          </w:pPr>
        </w:p>
      </w:tc>
      <w:tc>
        <w:tcPr>
          <w:tcW w:w="2001" w:type="pct"/>
          <w:vMerge/>
          <w:vAlign w:val="center"/>
        </w:tcPr>
        <w:p w14:paraId="2D2165E4" w14:textId="77777777" w:rsidR="00AE300B" w:rsidRDefault="00AE300B">
          <w:pPr>
            <w:pStyle w:val="af3"/>
            <w:jc w:val="center"/>
            <w:rPr>
              <w:rFonts w:ascii="Times New Roman" w:eastAsia="仿宋_GB2312" w:hAnsi="Times New Roman"/>
              <w:b/>
              <w:sz w:val="18"/>
              <w:szCs w:val="18"/>
              <w:lang w:eastAsia="zh-CN"/>
            </w:rPr>
          </w:pPr>
        </w:p>
      </w:tc>
      <w:tc>
        <w:tcPr>
          <w:tcW w:w="868" w:type="pct"/>
          <w:vAlign w:val="center"/>
        </w:tcPr>
        <w:p w14:paraId="754E9CB7" w14:textId="77777777" w:rsidR="00AE300B" w:rsidRDefault="00AE300B">
          <w:pPr>
            <w:pStyle w:val="af3"/>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63DEFDDB"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1453EC4B" w14:textId="77777777" w:rsidR="00AE300B" w:rsidRDefault="00AE300B">
    <w:pPr>
      <w:pStyle w:val="af3"/>
      <w:spacing w:line="120" w:lineRule="exact"/>
      <w:rPr>
        <w:lang w:eastAsia="zh-CN"/>
      </w:rP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right"/>
      <w:tblCellMar>
        <w:left w:w="0" w:type="dxa"/>
        <w:right w:w="0" w:type="dxa"/>
      </w:tblCellMar>
      <w:tblLook w:val="04A0" w:firstRow="1" w:lastRow="0" w:firstColumn="1" w:lastColumn="0" w:noHBand="0" w:noVBand="1"/>
    </w:tblPr>
    <w:tblGrid>
      <w:gridCol w:w="2216"/>
      <w:gridCol w:w="141"/>
      <w:gridCol w:w="1134"/>
      <w:gridCol w:w="181"/>
    </w:tblGrid>
    <w:tr w:rsidR="00AE300B" w14:paraId="6B7CBE31" w14:textId="77777777">
      <w:trPr>
        <w:jc w:val="right"/>
      </w:trPr>
      <w:tc>
        <w:tcPr>
          <w:tcW w:w="2216" w:type="dxa"/>
        </w:tcPr>
        <w:p w14:paraId="0822721E" w14:textId="77777777" w:rsidR="00AE300B" w:rsidRDefault="00AE300B">
          <w:pPr>
            <w:jc w:val="right"/>
            <w:rPr>
              <w:rFonts w:ascii="Times New Roman" w:hAnsi="Times New Roman" w:cs="Times New Roman"/>
              <w:sz w:val="21"/>
              <w:szCs w:val="21"/>
            </w:rPr>
          </w:pPr>
          <w:r>
            <w:rPr>
              <w:rFonts w:ascii="Times New Roman" w:hAnsi="Times New Roman" w:cs="Times New Roman"/>
              <w:sz w:val="21"/>
              <w:szCs w:val="21"/>
            </w:rPr>
            <w:t>QF05081.V07</w:t>
          </w:r>
        </w:p>
      </w:tc>
      <w:tc>
        <w:tcPr>
          <w:tcW w:w="141" w:type="dxa"/>
        </w:tcPr>
        <w:p w14:paraId="2C80AFDB"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c>
        <w:tcPr>
          <w:tcW w:w="1134" w:type="dxa"/>
        </w:tcPr>
        <w:p w14:paraId="5FE73EEC"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06/13/2023</w:t>
          </w:r>
        </w:p>
      </w:tc>
      <w:tc>
        <w:tcPr>
          <w:tcW w:w="181" w:type="dxa"/>
        </w:tcPr>
        <w:p w14:paraId="4565BFD2" w14:textId="77777777" w:rsidR="00AE300B" w:rsidRDefault="00AE300B">
          <w:pPr>
            <w:ind w:rightChars="-157" w:right="-345"/>
            <w:rPr>
              <w:rFonts w:ascii="Times New Roman" w:hAnsi="Times New Roman" w:cs="Times New Roman"/>
              <w:sz w:val="21"/>
              <w:szCs w:val="21"/>
            </w:rPr>
          </w:pPr>
          <w:r>
            <w:rPr>
              <w:rFonts w:ascii="Times New Roman" w:hAnsi="Times New Roman" w:cs="Times New Roman"/>
              <w:sz w:val="21"/>
              <w:szCs w:val="21"/>
            </w:rPr>
            <w:t>)</w:t>
          </w:r>
        </w:p>
      </w:tc>
    </w:tr>
  </w:tbl>
  <w:p w14:paraId="2B995503" w14:textId="77777777" w:rsidR="00AE300B" w:rsidRDefault="00AE300B">
    <w:pPr>
      <w:pStyle w:val="af3"/>
      <w:spacing w:line="20" w:lineRule="exact"/>
      <w:rPr>
        <w:lang w:eastAsia="zh-CN"/>
      </w:rPr>
    </w:pPr>
  </w:p>
  <w:p w14:paraId="345F2DA1" w14:textId="77777777" w:rsidR="00AE300B" w:rsidRDefault="00AE300B">
    <w:pPr>
      <w:pStyle w:val="af3"/>
      <w:spacing w:line="20" w:lineRule="exact"/>
      <w:rPr>
        <w:lang w:eastAsia="zh-CN"/>
      </w:rPr>
    </w:pPr>
  </w:p>
  <w:p w14:paraId="426655A6" w14:textId="77777777" w:rsidR="00AE300B" w:rsidRDefault="00AE300B">
    <w:pPr>
      <w:pStyle w:val="af3"/>
      <w:spacing w:line="20" w:lineRule="exact"/>
      <w:rPr>
        <w:lang w:eastAsia="zh-CN"/>
      </w:rPr>
    </w:pPr>
  </w:p>
  <w:tbl>
    <w:tblPr>
      <w:tblW w:w="47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157"/>
      <w:gridCol w:w="5790"/>
      <w:gridCol w:w="2512"/>
      <w:gridCol w:w="3010"/>
    </w:tblGrid>
    <w:tr w:rsidR="00AE300B" w14:paraId="36C2E3DF" w14:textId="77777777">
      <w:trPr>
        <w:trHeight w:val="307"/>
        <w:jc w:val="center"/>
      </w:trPr>
      <w:tc>
        <w:tcPr>
          <w:tcW w:w="1091" w:type="pct"/>
          <w:vMerge w:val="restart"/>
          <w:vAlign w:val="center"/>
        </w:tcPr>
        <w:p w14:paraId="6AF0AB2D" w14:textId="77777777" w:rsidR="00AE300B" w:rsidRDefault="00AE300B">
          <w:pPr>
            <w:pStyle w:val="af3"/>
            <w:jc w:val="center"/>
            <w:rPr>
              <w:rFonts w:ascii="Times New Roman" w:eastAsia="仿宋_GB2312" w:hAnsi="Times New Roman"/>
              <w:sz w:val="21"/>
              <w:lang w:eastAsia="zh-CN"/>
            </w:rPr>
          </w:pPr>
          <w:r>
            <w:rPr>
              <w:rFonts w:ascii="Times New Roman" w:eastAsia="仿宋_GB2312" w:hAnsi="Times New Roman"/>
              <w:noProof/>
              <w:sz w:val="21"/>
              <w:lang w:eastAsia="zh-CN"/>
            </w:rPr>
            <w:drawing>
              <wp:inline distT="0" distB="0" distL="0" distR="0">
                <wp:extent cx="1085850" cy="203200"/>
                <wp:effectExtent l="0" t="0" r="0" b="6350"/>
                <wp:docPr id="11" name="Picture 1" descr="说明: D:\QA 相关工作\__logo\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说明: D:\QA 相关工作\__logo\lo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85850" cy="203200"/>
                        </a:xfrm>
                        <a:prstGeom prst="rect">
                          <a:avLst/>
                        </a:prstGeom>
                        <a:noFill/>
                        <a:ln>
                          <a:noFill/>
                        </a:ln>
                      </pic:spPr>
                    </pic:pic>
                  </a:graphicData>
                </a:graphic>
              </wp:inline>
            </w:drawing>
          </w:r>
        </w:p>
      </w:tc>
      <w:tc>
        <w:tcPr>
          <w:tcW w:w="2001" w:type="pct"/>
          <w:vMerge w:val="restart"/>
          <w:vAlign w:val="center"/>
        </w:tcPr>
        <w:p w14:paraId="2DE3D070"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Process Performance Qualification Protocol of ASYM-141366</w:t>
          </w:r>
        </w:p>
      </w:tc>
      <w:tc>
        <w:tcPr>
          <w:tcW w:w="868" w:type="pct"/>
          <w:vAlign w:val="center"/>
        </w:tcPr>
        <w:p w14:paraId="17C03288" w14:textId="77777777" w:rsidR="00AE300B" w:rsidRDefault="00AE300B">
          <w:pPr>
            <w:pStyle w:val="af3"/>
            <w:jc w:val="center"/>
            <w:rPr>
              <w:rFonts w:ascii="Times New Roman" w:eastAsia="仿宋_GB2312" w:hAnsi="Times New Roman"/>
              <w:b/>
              <w:bCs w:val="0"/>
              <w:kern w:val="0"/>
              <w:sz w:val="18"/>
              <w:szCs w:val="18"/>
              <w:lang w:eastAsia="zh-CN"/>
            </w:rPr>
          </w:pPr>
          <w:r>
            <w:rPr>
              <w:rFonts w:ascii="Times New Roman" w:eastAsia="仿宋_GB2312" w:hAnsi="Times New Roman"/>
              <w:b/>
              <w:bCs w:val="0"/>
              <w:kern w:val="0"/>
              <w:sz w:val="18"/>
              <w:szCs w:val="18"/>
            </w:rPr>
            <w:t>Project</w:t>
          </w:r>
        </w:p>
      </w:tc>
      <w:tc>
        <w:tcPr>
          <w:tcW w:w="1041" w:type="pct"/>
          <w:vAlign w:val="center"/>
        </w:tcPr>
        <w:p w14:paraId="435F36B7"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sz w:val="18"/>
              <w:szCs w:val="18"/>
              <w:lang w:eastAsia="zh-CN"/>
            </w:rPr>
            <w:t>CPo140020-03</w:t>
          </w:r>
        </w:p>
      </w:tc>
    </w:tr>
    <w:tr w:rsidR="00AE300B" w14:paraId="6D12655E" w14:textId="77777777">
      <w:trPr>
        <w:trHeight w:val="307"/>
        <w:jc w:val="center"/>
      </w:trPr>
      <w:tc>
        <w:tcPr>
          <w:tcW w:w="1091" w:type="pct"/>
          <w:vMerge/>
          <w:vAlign w:val="center"/>
        </w:tcPr>
        <w:p w14:paraId="6DACB03C" w14:textId="77777777" w:rsidR="00AE300B" w:rsidRDefault="00AE300B">
          <w:pPr>
            <w:pStyle w:val="af3"/>
            <w:jc w:val="center"/>
            <w:rPr>
              <w:rFonts w:ascii="Times New Roman" w:eastAsia="仿宋_GB2312" w:hAnsi="Times New Roman"/>
              <w:sz w:val="21"/>
              <w:lang w:eastAsia="zh-CN"/>
            </w:rPr>
          </w:pPr>
        </w:p>
      </w:tc>
      <w:tc>
        <w:tcPr>
          <w:tcW w:w="2001" w:type="pct"/>
          <w:vMerge/>
          <w:vAlign w:val="center"/>
        </w:tcPr>
        <w:p w14:paraId="14F1DFEA" w14:textId="77777777" w:rsidR="00AE300B" w:rsidRDefault="00AE300B">
          <w:pPr>
            <w:pStyle w:val="af3"/>
            <w:jc w:val="center"/>
            <w:rPr>
              <w:rFonts w:ascii="Times New Roman" w:eastAsia="仿宋_GB2312" w:hAnsi="Times New Roman"/>
              <w:b/>
              <w:sz w:val="18"/>
              <w:szCs w:val="18"/>
              <w:lang w:eastAsia="zh-CN"/>
            </w:rPr>
          </w:pPr>
        </w:p>
      </w:tc>
      <w:tc>
        <w:tcPr>
          <w:tcW w:w="868" w:type="pct"/>
          <w:vAlign w:val="center"/>
        </w:tcPr>
        <w:p w14:paraId="1E27E010" w14:textId="77777777" w:rsidR="00AE300B" w:rsidRDefault="00AE300B">
          <w:pPr>
            <w:pStyle w:val="af3"/>
            <w:jc w:val="center"/>
            <w:rPr>
              <w:rFonts w:ascii="Times New Roman" w:eastAsia="仿宋_GB2312" w:hAnsi="Times New Roman"/>
              <w:b/>
              <w:bCs w:val="0"/>
              <w:kern w:val="0"/>
              <w:sz w:val="18"/>
              <w:szCs w:val="18"/>
            </w:rPr>
          </w:pPr>
          <w:r>
            <w:rPr>
              <w:rFonts w:ascii="Times New Roman" w:eastAsia="仿宋_GB2312" w:hAnsi="Times New Roman"/>
              <w:b/>
              <w:kern w:val="0"/>
              <w:sz w:val="18"/>
              <w:szCs w:val="18"/>
            </w:rPr>
            <w:t>Protocol and version No.</w:t>
          </w:r>
        </w:p>
      </w:tc>
      <w:tc>
        <w:tcPr>
          <w:tcW w:w="1041" w:type="pct"/>
          <w:vAlign w:val="center"/>
        </w:tcPr>
        <w:p w14:paraId="7ACB874C" w14:textId="77777777" w:rsidR="00AE300B" w:rsidRDefault="00AE300B">
          <w:pPr>
            <w:pStyle w:val="af3"/>
            <w:jc w:val="center"/>
            <w:rPr>
              <w:rFonts w:ascii="Times New Roman" w:eastAsia="仿宋_GB2312" w:hAnsi="Times New Roman"/>
              <w:b/>
              <w:sz w:val="18"/>
              <w:szCs w:val="18"/>
              <w:lang w:eastAsia="zh-CN"/>
            </w:rPr>
          </w:pPr>
          <w:r>
            <w:rPr>
              <w:rFonts w:ascii="Times New Roman" w:eastAsia="仿宋_GB2312" w:hAnsi="Times New Roman"/>
              <w:b/>
              <w:kern w:val="0"/>
              <w:sz w:val="18"/>
              <w:szCs w:val="18"/>
              <w:lang w:eastAsia="zh-CN"/>
            </w:rPr>
            <w:t>PVP-1400200301.01</w:t>
          </w:r>
        </w:p>
      </w:tc>
    </w:tr>
  </w:tbl>
  <w:p w14:paraId="75C7C39A" w14:textId="77777777" w:rsidR="00AE300B" w:rsidRDefault="00AE300B">
    <w:pPr>
      <w:pStyle w:val="af3"/>
      <w:spacing w:line="120" w:lineRule="exact"/>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F160D"/>
    <w:multiLevelType w:val="multilevel"/>
    <w:tmpl w:val="020F160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4403E40"/>
    <w:multiLevelType w:val="multilevel"/>
    <w:tmpl w:val="04403E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7B43867"/>
    <w:multiLevelType w:val="multilevel"/>
    <w:tmpl w:val="07B4386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7E46E41"/>
    <w:multiLevelType w:val="multilevel"/>
    <w:tmpl w:val="07E46E4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AC720D4"/>
    <w:multiLevelType w:val="multilevel"/>
    <w:tmpl w:val="0AC720D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B2379FC"/>
    <w:multiLevelType w:val="multilevel"/>
    <w:tmpl w:val="0B2379F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FA27349"/>
    <w:multiLevelType w:val="multilevel"/>
    <w:tmpl w:val="0FA2734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0792F76"/>
    <w:multiLevelType w:val="multilevel"/>
    <w:tmpl w:val="10792F7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2D40C71"/>
    <w:multiLevelType w:val="multilevel"/>
    <w:tmpl w:val="12D40C7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3096CA4"/>
    <w:multiLevelType w:val="multilevel"/>
    <w:tmpl w:val="13096CA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451220C"/>
    <w:multiLevelType w:val="multilevel"/>
    <w:tmpl w:val="1451220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470315E"/>
    <w:multiLevelType w:val="multilevel"/>
    <w:tmpl w:val="1470315E"/>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2" w15:restartNumberingAfterBreak="0">
    <w:nsid w:val="15BB6555"/>
    <w:multiLevelType w:val="multilevel"/>
    <w:tmpl w:val="15BB65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15E47584"/>
    <w:multiLevelType w:val="multilevel"/>
    <w:tmpl w:val="15E47584"/>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4" w15:restartNumberingAfterBreak="0">
    <w:nsid w:val="178457B8"/>
    <w:multiLevelType w:val="multilevel"/>
    <w:tmpl w:val="178457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7C218D9"/>
    <w:multiLevelType w:val="multilevel"/>
    <w:tmpl w:val="17C218D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83B476D"/>
    <w:multiLevelType w:val="multilevel"/>
    <w:tmpl w:val="183B476D"/>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7" w15:restartNumberingAfterBreak="0">
    <w:nsid w:val="18E00283"/>
    <w:multiLevelType w:val="multilevel"/>
    <w:tmpl w:val="18E0028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1A450278"/>
    <w:multiLevelType w:val="multilevel"/>
    <w:tmpl w:val="1A45027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1BDF6F88"/>
    <w:multiLevelType w:val="multilevel"/>
    <w:tmpl w:val="1BDF6F8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1E0A1290"/>
    <w:multiLevelType w:val="multilevel"/>
    <w:tmpl w:val="1E0A129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21D81A05"/>
    <w:multiLevelType w:val="multilevel"/>
    <w:tmpl w:val="21D81A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246874D0"/>
    <w:multiLevelType w:val="multilevel"/>
    <w:tmpl w:val="246874D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24CA0CA7"/>
    <w:multiLevelType w:val="multilevel"/>
    <w:tmpl w:val="24CA0C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25626C14"/>
    <w:multiLevelType w:val="multilevel"/>
    <w:tmpl w:val="25626C1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274670BD"/>
    <w:multiLevelType w:val="multilevel"/>
    <w:tmpl w:val="274670B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28A90941"/>
    <w:multiLevelType w:val="multilevel"/>
    <w:tmpl w:val="28A909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297C2401"/>
    <w:multiLevelType w:val="multilevel"/>
    <w:tmpl w:val="297C240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2982236B"/>
    <w:multiLevelType w:val="multilevel"/>
    <w:tmpl w:val="298223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2BB0402B"/>
    <w:multiLevelType w:val="multilevel"/>
    <w:tmpl w:val="2BB0402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2BEF25BE"/>
    <w:multiLevelType w:val="multilevel"/>
    <w:tmpl w:val="2BEF25B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2D8D3C12"/>
    <w:multiLevelType w:val="multilevel"/>
    <w:tmpl w:val="2D8D3C1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2" w15:restartNumberingAfterBreak="0">
    <w:nsid w:val="30252719"/>
    <w:multiLevelType w:val="multilevel"/>
    <w:tmpl w:val="3025271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30E738B5"/>
    <w:multiLevelType w:val="multilevel"/>
    <w:tmpl w:val="30E738B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31956EB9"/>
    <w:multiLevelType w:val="multilevel"/>
    <w:tmpl w:val="31956EB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32E25042"/>
    <w:multiLevelType w:val="multilevel"/>
    <w:tmpl w:val="32E2504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34846C25"/>
    <w:multiLevelType w:val="multilevel"/>
    <w:tmpl w:val="34846C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35497340"/>
    <w:multiLevelType w:val="multilevel"/>
    <w:tmpl w:val="354973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357D3C05"/>
    <w:multiLevelType w:val="multilevel"/>
    <w:tmpl w:val="357D3C0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35BB7AE9"/>
    <w:multiLevelType w:val="multilevel"/>
    <w:tmpl w:val="35BB7AE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36E6586C"/>
    <w:multiLevelType w:val="multilevel"/>
    <w:tmpl w:val="36E6586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37672D51"/>
    <w:multiLevelType w:val="multilevel"/>
    <w:tmpl w:val="37672D5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15:restartNumberingAfterBreak="0">
    <w:nsid w:val="383C27DF"/>
    <w:multiLevelType w:val="multilevel"/>
    <w:tmpl w:val="383C27D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 w15:restartNumberingAfterBreak="0">
    <w:nsid w:val="3B544E0F"/>
    <w:multiLevelType w:val="multilevel"/>
    <w:tmpl w:val="3B544E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4" w15:restartNumberingAfterBreak="0">
    <w:nsid w:val="3C0A7948"/>
    <w:multiLevelType w:val="multilevel"/>
    <w:tmpl w:val="3C0A7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3CF24528"/>
    <w:multiLevelType w:val="multilevel"/>
    <w:tmpl w:val="3CF2452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 w15:restartNumberingAfterBreak="0">
    <w:nsid w:val="3D3F6524"/>
    <w:multiLevelType w:val="multilevel"/>
    <w:tmpl w:val="3D3F652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3E6D1466"/>
    <w:multiLevelType w:val="multilevel"/>
    <w:tmpl w:val="3E6D146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8" w15:restartNumberingAfterBreak="0">
    <w:nsid w:val="41DB29D6"/>
    <w:multiLevelType w:val="multilevel"/>
    <w:tmpl w:val="41DB29D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9" w15:restartNumberingAfterBreak="0">
    <w:nsid w:val="425F666B"/>
    <w:multiLevelType w:val="multilevel"/>
    <w:tmpl w:val="425F666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0" w15:restartNumberingAfterBreak="0">
    <w:nsid w:val="442A4F6C"/>
    <w:multiLevelType w:val="multilevel"/>
    <w:tmpl w:val="442A4F6C"/>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1" w15:restartNumberingAfterBreak="0">
    <w:nsid w:val="44B50442"/>
    <w:multiLevelType w:val="multilevel"/>
    <w:tmpl w:val="44B50442"/>
    <w:lvl w:ilvl="0">
      <w:start w:val="1"/>
      <w:numFmt w:val="decimal"/>
      <w:lvlText w:val="%1."/>
      <w:lvlJc w:val="left"/>
      <w:pPr>
        <w:ind w:left="1440" w:hanging="360"/>
      </w:pPr>
    </w:lvl>
    <w:lvl w:ilvl="1">
      <w:start w:val="1"/>
      <w:numFmt w:val="decimal"/>
      <w:lvlText w:val="%2."/>
      <w:lvlJc w:val="left"/>
      <w:pPr>
        <w:ind w:left="1440" w:hanging="360"/>
      </w:pPr>
    </w:lvl>
    <w:lvl w:ilvl="2">
      <w:start w:val="1"/>
      <w:numFmt w:val="decimal"/>
      <w:lvlText w:val="%3."/>
      <w:lvlJc w:val="left"/>
      <w:pPr>
        <w:ind w:left="1440" w:hanging="360"/>
      </w:pPr>
    </w:lvl>
    <w:lvl w:ilvl="3">
      <w:start w:val="1"/>
      <w:numFmt w:val="decimal"/>
      <w:lvlText w:val="%4."/>
      <w:lvlJc w:val="left"/>
      <w:pPr>
        <w:ind w:left="1440" w:hanging="360"/>
      </w:pPr>
    </w:lvl>
    <w:lvl w:ilvl="4">
      <w:start w:val="1"/>
      <w:numFmt w:val="decimal"/>
      <w:lvlText w:val="%5."/>
      <w:lvlJc w:val="left"/>
      <w:pPr>
        <w:ind w:left="1440" w:hanging="360"/>
      </w:pPr>
    </w:lvl>
    <w:lvl w:ilvl="5">
      <w:start w:val="1"/>
      <w:numFmt w:val="decimal"/>
      <w:lvlText w:val="%6."/>
      <w:lvlJc w:val="left"/>
      <w:pPr>
        <w:ind w:left="1440" w:hanging="360"/>
      </w:pPr>
    </w:lvl>
    <w:lvl w:ilvl="6">
      <w:start w:val="1"/>
      <w:numFmt w:val="decimal"/>
      <w:lvlText w:val="%7."/>
      <w:lvlJc w:val="left"/>
      <w:pPr>
        <w:ind w:left="1440" w:hanging="360"/>
      </w:pPr>
    </w:lvl>
    <w:lvl w:ilvl="7">
      <w:start w:val="1"/>
      <w:numFmt w:val="decimal"/>
      <w:lvlText w:val="%8."/>
      <w:lvlJc w:val="left"/>
      <w:pPr>
        <w:ind w:left="1440" w:hanging="360"/>
      </w:pPr>
    </w:lvl>
    <w:lvl w:ilvl="8">
      <w:start w:val="1"/>
      <w:numFmt w:val="decimal"/>
      <w:lvlText w:val="%9."/>
      <w:lvlJc w:val="left"/>
      <w:pPr>
        <w:ind w:left="1440" w:hanging="360"/>
      </w:pPr>
    </w:lvl>
  </w:abstractNum>
  <w:abstractNum w:abstractNumId="52" w15:restartNumberingAfterBreak="0">
    <w:nsid w:val="44C5007F"/>
    <w:multiLevelType w:val="multilevel"/>
    <w:tmpl w:val="44C500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3" w15:restartNumberingAfterBreak="0">
    <w:nsid w:val="44D43119"/>
    <w:multiLevelType w:val="multilevel"/>
    <w:tmpl w:val="44D43119"/>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54" w15:restartNumberingAfterBreak="0">
    <w:nsid w:val="45CA2A95"/>
    <w:multiLevelType w:val="multilevel"/>
    <w:tmpl w:val="45CA2A95"/>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55" w15:restartNumberingAfterBreak="0">
    <w:nsid w:val="45D70E7F"/>
    <w:multiLevelType w:val="multilevel"/>
    <w:tmpl w:val="45D70E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461857EB"/>
    <w:multiLevelType w:val="multilevel"/>
    <w:tmpl w:val="461857E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7" w15:restartNumberingAfterBreak="0">
    <w:nsid w:val="476C426E"/>
    <w:multiLevelType w:val="multilevel"/>
    <w:tmpl w:val="476C42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8" w15:restartNumberingAfterBreak="0">
    <w:nsid w:val="48505717"/>
    <w:multiLevelType w:val="multilevel"/>
    <w:tmpl w:val="4850571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4B082AA0"/>
    <w:multiLevelType w:val="multilevel"/>
    <w:tmpl w:val="4B082AA0"/>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60" w15:restartNumberingAfterBreak="0">
    <w:nsid w:val="4BA37FB9"/>
    <w:multiLevelType w:val="multilevel"/>
    <w:tmpl w:val="4BA37FB9"/>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61" w15:restartNumberingAfterBreak="0">
    <w:nsid w:val="4CE06D9D"/>
    <w:multiLevelType w:val="multilevel"/>
    <w:tmpl w:val="4CE06D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2" w15:restartNumberingAfterBreak="0">
    <w:nsid w:val="4D3A63C6"/>
    <w:multiLevelType w:val="multilevel"/>
    <w:tmpl w:val="4D3A63C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3" w15:restartNumberingAfterBreak="0">
    <w:nsid w:val="4D9E6FEA"/>
    <w:multiLevelType w:val="multilevel"/>
    <w:tmpl w:val="4D9E6F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4" w15:restartNumberingAfterBreak="0">
    <w:nsid w:val="4E2D5750"/>
    <w:multiLevelType w:val="multilevel"/>
    <w:tmpl w:val="4E2D575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5" w15:restartNumberingAfterBreak="0">
    <w:nsid w:val="4E357A09"/>
    <w:multiLevelType w:val="multilevel"/>
    <w:tmpl w:val="4E357A0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4E5B3908"/>
    <w:multiLevelType w:val="multilevel"/>
    <w:tmpl w:val="4E5B390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7" w15:restartNumberingAfterBreak="0">
    <w:nsid w:val="4F507643"/>
    <w:multiLevelType w:val="multilevel"/>
    <w:tmpl w:val="4F50764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8" w15:restartNumberingAfterBreak="0">
    <w:nsid w:val="4FD43D43"/>
    <w:multiLevelType w:val="multilevel"/>
    <w:tmpl w:val="4FD43D4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9" w15:restartNumberingAfterBreak="0">
    <w:nsid w:val="5091213A"/>
    <w:multiLevelType w:val="multilevel"/>
    <w:tmpl w:val="5091213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0" w15:restartNumberingAfterBreak="0">
    <w:nsid w:val="538851A5"/>
    <w:multiLevelType w:val="multilevel"/>
    <w:tmpl w:val="538851A5"/>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1" w15:restartNumberingAfterBreak="0">
    <w:nsid w:val="54E3473C"/>
    <w:multiLevelType w:val="multilevel"/>
    <w:tmpl w:val="54E3473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2" w15:restartNumberingAfterBreak="0">
    <w:nsid w:val="56D87555"/>
    <w:multiLevelType w:val="multilevel"/>
    <w:tmpl w:val="56D875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3" w15:restartNumberingAfterBreak="0">
    <w:nsid w:val="56ED1D8D"/>
    <w:multiLevelType w:val="multilevel"/>
    <w:tmpl w:val="56ED1D8D"/>
    <w:lvl w:ilvl="0">
      <w:start w:val="1"/>
      <w:numFmt w:val="decimal"/>
      <w:lvlText w:val="%1)"/>
      <w:lvlJc w:val="left"/>
      <w:pPr>
        <w:ind w:left="134" w:hanging="134"/>
      </w:pPr>
      <w:rPr>
        <w:rFonts w:ascii="Times New Roman" w:hAnsi="Times New Roman" w:cs="Times New Roman" w:hint="default"/>
        <w:lang w:val="en-NZ"/>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4" w15:restartNumberingAfterBreak="0">
    <w:nsid w:val="58A04E13"/>
    <w:multiLevelType w:val="multilevel"/>
    <w:tmpl w:val="58A04E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5" w15:restartNumberingAfterBreak="0">
    <w:nsid w:val="59124863"/>
    <w:multiLevelType w:val="multilevel"/>
    <w:tmpl w:val="59124863"/>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76" w15:restartNumberingAfterBreak="0">
    <w:nsid w:val="59445B08"/>
    <w:multiLevelType w:val="multilevel"/>
    <w:tmpl w:val="59445B08"/>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7" w15:restartNumberingAfterBreak="0">
    <w:nsid w:val="597A5BA7"/>
    <w:multiLevelType w:val="multilevel"/>
    <w:tmpl w:val="597A5BA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8" w15:restartNumberingAfterBreak="0">
    <w:nsid w:val="5C556877"/>
    <w:multiLevelType w:val="multilevel"/>
    <w:tmpl w:val="5C55687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9" w15:restartNumberingAfterBreak="0">
    <w:nsid w:val="5E6E5C69"/>
    <w:multiLevelType w:val="multilevel"/>
    <w:tmpl w:val="5E6E5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15:restartNumberingAfterBreak="0">
    <w:nsid w:val="5F440D46"/>
    <w:multiLevelType w:val="multilevel"/>
    <w:tmpl w:val="5F440D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1" w15:restartNumberingAfterBreak="0">
    <w:nsid w:val="60CD707E"/>
    <w:multiLevelType w:val="multilevel"/>
    <w:tmpl w:val="60CD707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2" w15:restartNumberingAfterBreak="0">
    <w:nsid w:val="62FD4EA4"/>
    <w:multiLevelType w:val="multilevel"/>
    <w:tmpl w:val="62FD4EA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3" w15:restartNumberingAfterBreak="0">
    <w:nsid w:val="63B44C0F"/>
    <w:multiLevelType w:val="multilevel"/>
    <w:tmpl w:val="63B44C0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4" w15:restartNumberingAfterBreak="0">
    <w:nsid w:val="6518141D"/>
    <w:multiLevelType w:val="multilevel"/>
    <w:tmpl w:val="6518141D"/>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85" w15:restartNumberingAfterBreak="0">
    <w:nsid w:val="68722AC9"/>
    <w:multiLevelType w:val="multilevel"/>
    <w:tmpl w:val="68722A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6" w15:restartNumberingAfterBreak="0">
    <w:nsid w:val="68DD3D9D"/>
    <w:multiLevelType w:val="multilevel"/>
    <w:tmpl w:val="68DD3D9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7" w15:restartNumberingAfterBreak="0">
    <w:nsid w:val="696B049A"/>
    <w:multiLevelType w:val="multilevel"/>
    <w:tmpl w:val="696B049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8" w15:restartNumberingAfterBreak="0">
    <w:nsid w:val="69D429C1"/>
    <w:multiLevelType w:val="multilevel"/>
    <w:tmpl w:val="69D429C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9" w15:restartNumberingAfterBreak="0">
    <w:nsid w:val="6B5852A8"/>
    <w:multiLevelType w:val="multilevel"/>
    <w:tmpl w:val="6B5852A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0" w15:restartNumberingAfterBreak="0">
    <w:nsid w:val="6D76273F"/>
    <w:multiLevelType w:val="multilevel"/>
    <w:tmpl w:val="6D76273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1" w15:restartNumberingAfterBreak="0">
    <w:nsid w:val="6E2F46E6"/>
    <w:multiLevelType w:val="multilevel"/>
    <w:tmpl w:val="6E2F46E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2" w15:restartNumberingAfterBreak="0">
    <w:nsid w:val="6F1E2E0F"/>
    <w:multiLevelType w:val="multilevel"/>
    <w:tmpl w:val="6F1E2E0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3" w15:restartNumberingAfterBreak="0">
    <w:nsid w:val="70443D8D"/>
    <w:multiLevelType w:val="multilevel"/>
    <w:tmpl w:val="70443D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4" w15:restartNumberingAfterBreak="0">
    <w:nsid w:val="72417883"/>
    <w:multiLevelType w:val="multilevel"/>
    <w:tmpl w:val="7241788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5" w15:restartNumberingAfterBreak="0">
    <w:nsid w:val="73AF4E81"/>
    <w:multiLevelType w:val="multilevel"/>
    <w:tmpl w:val="73AF4E8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6" w15:restartNumberingAfterBreak="0">
    <w:nsid w:val="74396F38"/>
    <w:multiLevelType w:val="multilevel"/>
    <w:tmpl w:val="74396F3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7" w15:restartNumberingAfterBreak="0">
    <w:nsid w:val="74E42B44"/>
    <w:multiLevelType w:val="multilevel"/>
    <w:tmpl w:val="74E42B4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8" w15:restartNumberingAfterBreak="0">
    <w:nsid w:val="75F75D16"/>
    <w:multiLevelType w:val="multilevel"/>
    <w:tmpl w:val="75F75D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9" w15:restartNumberingAfterBreak="0">
    <w:nsid w:val="75FE71B9"/>
    <w:multiLevelType w:val="multilevel"/>
    <w:tmpl w:val="75FE71B9"/>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0" w15:restartNumberingAfterBreak="0">
    <w:nsid w:val="76711F23"/>
    <w:multiLevelType w:val="multilevel"/>
    <w:tmpl w:val="76711F2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1" w15:restartNumberingAfterBreak="0">
    <w:nsid w:val="78C45381"/>
    <w:multiLevelType w:val="multilevel"/>
    <w:tmpl w:val="78C45381"/>
    <w:lvl w:ilvl="0">
      <w:start w:val="1"/>
      <w:numFmt w:val="decimal"/>
      <w:pStyle w:val="a"/>
      <w:lvlText w:val="%1."/>
      <w:lvlJc w:val="left"/>
      <w:pPr>
        <w:ind w:left="425" w:hanging="425"/>
      </w:pPr>
      <w:rPr>
        <w:rFonts w:ascii="Times New Roman" w:hAnsi="Times New Roman" w:cs="Times New Roman" w:hint="default"/>
        <w:sz w:val="21"/>
        <w:szCs w:val="21"/>
      </w:rPr>
    </w:lvl>
    <w:lvl w:ilvl="1">
      <w:start w:val="1"/>
      <w:numFmt w:val="decimal"/>
      <w:lvlText w:val="%1.%2"/>
      <w:lvlJc w:val="left"/>
      <w:pPr>
        <w:ind w:left="992" w:hanging="567"/>
      </w:pPr>
      <w:rPr>
        <w:b w: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2" w15:restartNumberingAfterBreak="0">
    <w:nsid w:val="78C97E2D"/>
    <w:multiLevelType w:val="multilevel"/>
    <w:tmpl w:val="78C97E2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3" w15:restartNumberingAfterBreak="0">
    <w:nsid w:val="79190986"/>
    <w:multiLevelType w:val="multilevel"/>
    <w:tmpl w:val="791909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4" w15:restartNumberingAfterBreak="0">
    <w:nsid w:val="79A62780"/>
    <w:multiLevelType w:val="multilevel"/>
    <w:tmpl w:val="79A62780"/>
    <w:lvl w:ilvl="0">
      <w:start w:val="1"/>
      <w:numFmt w:val="decimal"/>
      <w:lvlText w:val="%1)"/>
      <w:lvlJc w:val="left"/>
      <w:pPr>
        <w:ind w:left="470" w:hanging="420"/>
      </w:pPr>
    </w:lvl>
    <w:lvl w:ilvl="1">
      <w:start w:val="1"/>
      <w:numFmt w:val="lowerLetter"/>
      <w:lvlText w:val="%2)"/>
      <w:lvlJc w:val="left"/>
      <w:pPr>
        <w:ind w:left="890" w:hanging="420"/>
      </w:pPr>
    </w:lvl>
    <w:lvl w:ilvl="2">
      <w:start w:val="1"/>
      <w:numFmt w:val="lowerRoman"/>
      <w:lvlText w:val="%3."/>
      <w:lvlJc w:val="right"/>
      <w:pPr>
        <w:ind w:left="1310" w:hanging="420"/>
      </w:pPr>
    </w:lvl>
    <w:lvl w:ilvl="3">
      <w:start w:val="1"/>
      <w:numFmt w:val="decimal"/>
      <w:lvlText w:val="%4."/>
      <w:lvlJc w:val="left"/>
      <w:pPr>
        <w:ind w:left="1730" w:hanging="420"/>
      </w:pPr>
    </w:lvl>
    <w:lvl w:ilvl="4">
      <w:start w:val="1"/>
      <w:numFmt w:val="lowerLetter"/>
      <w:lvlText w:val="%5)"/>
      <w:lvlJc w:val="left"/>
      <w:pPr>
        <w:ind w:left="2150" w:hanging="420"/>
      </w:pPr>
    </w:lvl>
    <w:lvl w:ilvl="5">
      <w:start w:val="1"/>
      <w:numFmt w:val="lowerRoman"/>
      <w:lvlText w:val="%6."/>
      <w:lvlJc w:val="right"/>
      <w:pPr>
        <w:ind w:left="2570" w:hanging="420"/>
      </w:pPr>
    </w:lvl>
    <w:lvl w:ilvl="6">
      <w:start w:val="1"/>
      <w:numFmt w:val="decimal"/>
      <w:lvlText w:val="%7."/>
      <w:lvlJc w:val="left"/>
      <w:pPr>
        <w:ind w:left="2990" w:hanging="420"/>
      </w:pPr>
    </w:lvl>
    <w:lvl w:ilvl="7">
      <w:start w:val="1"/>
      <w:numFmt w:val="lowerLetter"/>
      <w:lvlText w:val="%8)"/>
      <w:lvlJc w:val="left"/>
      <w:pPr>
        <w:ind w:left="3410" w:hanging="420"/>
      </w:pPr>
    </w:lvl>
    <w:lvl w:ilvl="8">
      <w:start w:val="1"/>
      <w:numFmt w:val="lowerRoman"/>
      <w:lvlText w:val="%9."/>
      <w:lvlJc w:val="right"/>
      <w:pPr>
        <w:ind w:left="3830" w:hanging="420"/>
      </w:pPr>
    </w:lvl>
  </w:abstractNum>
  <w:abstractNum w:abstractNumId="105" w15:restartNumberingAfterBreak="0">
    <w:nsid w:val="7A3A497F"/>
    <w:multiLevelType w:val="multilevel"/>
    <w:tmpl w:val="7A3A49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6" w15:restartNumberingAfterBreak="0">
    <w:nsid w:val="7EEA36D4"/>
    <w:multiLevelType w:val="multilevel"/>
    <w:tmpl w:val="7EEA36D4"/>
    <w:lvl w:ilvl="0">
      <w:start w:val="1"/>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7" w15:restartNumberingAfterBreak="0">
    <w:nsid w:val="7F5A6C9B"/>
    <w:multiLevelType w:val="multilevel"/>
    <w:tmpl w:val="7F5A6C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8" w15:restartNumberingAfterBreak="0">
    <w:nsid w:val="7FD8534E"/>
    <w:multiLevelType w:val="multilevel"/>
    <w:tmpl w:val="7FD8534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9" w15:restartNumberingAfterBreak="0">
    <w:nsid w:val="7FF35A90"/>
    <w:multiLevelType w:val="multilevel"/>
    <w:tmpl w:val="7FF35A9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1"/>
  </w:num>
  <w:num w:numId="2">
    <w:abstractNumId w:val="32"/>
  </w:num>
  <w:num w:numId="3">
    <w:abstractNumId w:val="51"/>
  </w:num>
  <w:num w:numId="4">
    <w:abstractNumId w:val="94"/>
  </w:num>
  <w:num w:numId="5">
    <w:abstractNumId w:val="106"/>
  </w:num>
  <w:num w:numId="6">
    <w:abstractNumId w:val="50"/>
  </w:num>
  <w:num w:numId="7">
    <w:abstractNumId w:val="76"/>
  </w:num>
  <w:num w:numId="8">
    <w:abstractNumId w:val="99"/>
  </w:num>
  <w:num w:numId="9">
    <w:abstractNumId w:val="54"/>
  </w:num>
  <w:num w:numId="10">
    <w:abstractNumId w:val="70"/>
  </w:num>
  <w:num w:numId="11">
    <w:abstractNumId w:val="3"/>
  </w:num>
  <w:num w:numId="12">
    <w:abstractNumId w:val="91"/>
  </w:num>
  <w:num w:numId="13">
    <w:abstractNumId w:val="100"/>
  </w:num>
  <w:num w:numId="14">
    <w:abstractNumId w:val="40"/>
  </w:num>
  <w:num w:numId="15">
    <w:abstractNumId w:val="18"/>
  </w:num>
  <w:num w:numId="16">
    <w:abstractNumId w:val="48"/>
  </w:num>
  <w:num w:numId="17">
    <w:abstractNumId w:val="27"/>
  </w:num>
  <w:num w:numId="18">
    <w:abstractNumId w:val="5"/>
  </w:num>
  <w:num w:numId="19">
    <w:abstractNumId w:val="33"/>
  </w:num>
  <w:num w:numId="20">
    <w:abstractNumId w:val="23"/>
  </w:num>
  <w:num w:numId="21">
    <w:abstractNumId w:val="74"/>
  </w:num>
  <w:num w:numId="22">
    <w:abstractNumId w:val="62"/>
  </w:num>
  <w:num w:numId="23">
    <w:abstractNumId w:val="58"/>
  </w:num>
  <w:num w:numId="24">
    <w:abstractNumId w:val="26"/>
  </w:num>
  <w:num w:numId="25">
    <w:abstractNumId w:val="30"/>
  </w:num>
  <w:num w:numId="26">
    <w:abstractNumId w:val="21"/>
  </w:num>
  <w:num w:numId="27">
    <w:abstractNumId w:val="49"/>
  </w:num>
  <w:num w:numId="28">
    <w:abstractNumId w:val="2"/>
  </w:num>
  <w:num w:numId="29">
    <w:abstractNumId w:val="44"/>
  </w:num>
  <w:num w:numId="30">
    <w:abstractNumId w:val="25"/>
  </w:num>
  <w:num w:numId="31">
    <w:abstractNumId w:val="108"/>
  </w:num>
  <w:num w:numId="32">
    <w:abstractNumId w:val="81"/>
  </w:num>
  <w:num w:numId="33">
    <w:abstractNumId w:val="19"/>
  </w:num>
  <w:num w:numId="34">
    <w:abstractNumId w:val="69"/>
  </w:num>
  <w:num w:numId="35">
    <w:abstractNumId w:val="24"/>
  </w:num>
  <w:num w:numId="36">
    <w:abstractNumId w:val="60"/>
  </w:num>
  <w:num w:numId="37">
    <w:abstractNumId w:val="95"/>
  </w:num>
  <w:num w:numId="38">
    <w:abstractNumId w:val="80"/>
  </w:num>
  <w:num w:numId="39">
    <w:abstractNumId w:val="61"/>
  </w:num>
  <w:num w:numId="40">
    <w:abstractNumId w:val="68"/>
  </w:num>
  <w:num w:numId="41">
    <w:abstractNumId w:val="42"/>
  </w:num>
  <w:num w:numId="42">
    <w:abstractNumId w:val="0"/>
  </w:num>
  <w:num w:numId="43">
    <w:abstractNumId w:val="83"/>
  </w:num>
  <w:num w:numId="44">
    <w:abstractNumId w:val="97"/>
  </w:num>
  <w:num w:numId="45">
    <w:abstractNumId w:val="12"/>
  </w:num>
  <w:num w:numId="46">
    <w:abstractNumId w:val="41"/>
  </w:num>
  <w:num w:numId="47">
    <w:abstractNumId w:val="36"/>
  </w:num>
  <w:num w:numId="48">
    <w:abstractNumId w:val="10"/>
  </w:num>
  <w:num w:numId="49">
    <w:abstractNumId w:val="16"/>
  </w:num>
  <w:num w:numId="50">
    <w:abstractNumId w:val="56"/>
  </w:num>
  <w:num w:numId="51">
    <w:abstractNumId w:val="53"/>
  </w:num>
  <w:num w:numId="52">
    <w:abstractNumId w:val="78"/>
  </w:num>
  <w:num w:numId="53">
    <w:abstractNumId w:val="66"/>
  </w:num>
  <w:num w:numId="54">
    <w:abstractNumId w:val="63"/>
  </w:num>
  <w:num w:numId="55">
    <w:abstractNumId w:val="84"/>
  </w:num>
  <w:num w:numId="56">
    <w:abstractNumId w:val="82"/>
  </w:num>
  <w:num w:numId="57">
    <w:abstractNumId w:val="15"/>
  </w:num>
  <w:num w:numId="58">
    <w:abstractNumId w:val="75"/>
  </w:num>
  <w:num w:numId="59">
    <w:abstractNumId w:val="38"/>
  </w:num>
  <w:num w:numId="60">
    <w:abstractNumId w:val="67"/>
  </w:num>
  <w:num w:numId="61">
    <w:abstractNumId w:val="52"/>
  </w:num>
  <w:num w:numId="62">
    <w:abstractNumId w:val="13"/>
  </w:num>
  <w:num w:numId="63">
    <w:abstractNumId w:val="72"/>
  </w:num>
  <w:num w:numId="64">
    <w:abstractNumId w:val="37"/>
  </w:num>
  <w:num w:numId="65">
    <w:abstractNumId w:val="17"/>
  </w:num>
  <w:num w:numId="66">
    <w:abstractNumId w:val="39"/>
  </w:num>
  <w:num w:numId="67">
    <w:abstractNumId w:val="28"/>
  </w:num>
  <w:num w:numId="68">
    <w:abstractNumId w:val="4"/>
  </w:num>
  <w:num w:numId="69">
    <w:abstractNumId w:val="89"/>
  </w:num>
  <w:num w:numId="70">
    <w:abstractNumId w:val="102"/>
  </w:num>
  <w:num w:numId="71">
    <w:abstractNumId w:val="103"/>
  </w:num>
  <w:num w:numId="72">
    <w:abstractNumId w:val="77"/>
  </w:num>
  <w:num w:numId="73">
    <w:abstractNumId w:val="93"/>
  </w:num>
  <w:num w:numId="74">
    <w:abstractNumId w:val="86"/>
  </w:num>
  <w:num w:numId="75">
    <w:abstractNumId w:val="96"/>
  </w:num>
  <w:num w:numId="76">
    <w:abstractNumId w:val="55"/>
  </w:num>
  <w:num w:numId="77">
    <w:abstractNumId w:val="87"/>
  </w:num>
  <w:num w:numId="78">
    <w:abstractNumId w:val="88"/>
  </w:num>
  <w:num w:numId="79">
    <w:abstractNumId w:val="6"/>
  </w:num>
  <w:num w:numId="80">
    <w:abstractNumId w:val="34"/>
  </w:num>
  <w:num w:numId="81">
    <w:abstractNumId w:val="8"/>
  </w:num>
  <w:num w:numId="82">
    <w:abstractNumId w:val="9"/>
  </w:num>
  <w:num w:numId="83">
    <w:abstractNumId w:val="98"/>
  </w:num>
  <w:num w:numId="84">
    <w:abstractNumId w:val="90"/>
  </w:num>
  <w:num w:numId="85">
    <w:abstractNumId w:val="35"/>
  </w:num>
  <w:num w:numId="86">
    <w:abstractNumId w:val="7"/>
  </w:num>
  <w:num w:numId="87">
    <w:abstractNumId w:val="85"/>
  </w:num>
  <w:num w:numId="88">
    <w:abstractNumId w:val="71"/>
  </w:num>
  <w:num w:numId="89">
    <w:abstractNumId w:val="45"/>
  </w:num>
  <w:num w:numId="90">
    <w:abstractNumId w:val="64"/>
  </w:num>
  <w:num w:numId="91">
    <w:abstractNumId w:val="43"/>
  </w:num>
  <w:num w:numId="92">
    <w:abstractNumId w:val="105"/>
  </w:num>
  <w:num w:numId="93">
    <w:abstractNumId w:val="22"/>
  </w:num>
  <w:num w:numId="94">
    <w:abstractNumId w:val="59"/>
  </w:num>
  <w:num w:numId="95">
    <w:abstractNumId w:val="109"/>
  </w:num>
  <w:num w:numId="96">
    <w:abstractNumId w:val="107"/>
  </w:num>
  <w:num w:numId="97">
    <w:abstractNumId w:val="65"/>
  </w:num>
  <w:num w:numId="98">
    <w:abstractNumId w:val="57"/>
  </w:num>
  <w:num w:numId="99">
    <w:abstractNumId w:val="104"/>
  </w:num>
  <w:num w:numId="100">
    <w:abstractNumId w:val="29"/>
  </w:num>
  <w:num w:numId="101">
    <w:abstractNumId w:val="79"/>
  </w:num>
  <w:num w:numId="102">
    <w:abstractNumId w:val="47"/>
  </w:num>
  <w:num w:numId="103">
    <w:abstractNumId w:val="20"/>
  </w:num>
  <w:num w:numId="104">
    <w:abstractNumId w:val="1"/>
  </w:num>
  <w:num w:numId="105">
    <w:abstractNumId w:val="14"/>
  </w:num>
  <w:num w:numId="106">
    <w:abstractNumId w:val="73"/>
  </w:num>
  <w:num w:numId="107">
    <w:abstractNumId w:val="31"/>
  </w:num>
  <w:num w:numId="108">
    <w:abstractNumId w:val="11"/>
  </w:num>
  <w:num w:numId="109">
    <w:abstractNumId w:val="46"/>
  </w:num>
  <w:num w:numId="110">
    <w:abstractNumId w:val="92"/>
  </w:num>
  <w:numIdMacAtCleanup w:val="110"/>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Yiwen Zhang">
    <w15:presenceInfo w15:providerId="AD" w15:userId="S::yiwen.zhang@lilly.com::3a5b0fbd-2062-4fdb-9c99-69418999ac31"/>
  </w15:person>
  <w15:person w15:author="Xuning Wei12232">
    <w15:presenceInfo w15:providerId="AD" w15:userId="S-1-5-21-3608144515-3230653892-152868943-51653"/>
  </w15:person>
  <w15:person w15:author="Yachao Liu11087">
    <w15:presenceInfo w15:providerId="AD" w15:userId="S-1-5-21-3608144515-3230653892-152868943-46325"/>
  </w15:person>
  <w15:person w15:author="Emma Ryan">
    <w15:presenceInfo w15:providerId="AD" w15:userId="S::emma.ryan1@lilly.com::6939c09a-ad95-45d8-973e-9d005fdf3a56"/>
  </w15:person>
  <w15:person w15:author="Johan Granander">
    <w15:presenceInfo w15:providerId="AD" w15:userId="S::johan.granander@lilly.com::92e8887c-f4fd-4a17-8a83-5b73eed69705"/>
  </w15:person>
  <w15:person w15:author="Lu Li0762">
    <w15:presenceInfo w15:providerId="AD" w15:userId="S-1-5-21-2296644187-4055906776-806814239-1264"/>
  </w15:person>
  <w15:person w15:author="Sonia Quinn - Network">
    <w15:presenceInfo w15:providerId="AD" w15:userId="S::sonia.quinn@network.lilly.com::90bc5411-30d1-41d0-95a1-4058e17f3be4"/>
  </w15:person>
  <w15:person w15:author="Novie Atakiwe">
    <w15:presenceInfo w15:providerId="AD" w15:userId="S::novie.atakiwe@lilly.com::60327241-e94a-4438-a880-d9aed3012b7e"/>
  </w15:person>
  <w15:person w15:author="Yu Zhang - Network">
    <w15:presenceInfo w15:providerId="AD" w15:userId="S::yu.zhang19@network.lilly.com::b0de2472-e0d6-4f1d-8f3c-26f3c4e4dc7a"/>
  </w15:person>
  <w15:person w15:author="Yu Zhang12718">
    <w15:presenceInfo w15:providerId="AD" w15:userId="S::zhangyu12718_asymchem.com.cn#ext#@elililly.onmicrosoft.com::a5bb5cd2-4a7e-46b9-bb66-8a32216c970f"/>
  </w15:person>
  <w15:person w15:author="Yu Lin Zhao">
    <w15:presenceInfo w15:providerId="AD" w15:userId="S::zhao_yu_lin1@lilly.com::1cea8b75-2b19-4283-92aa-d75504ef5716"/>
  </w15:person>
  <w15:person w15:author="Veera Venkata Satyanarayana Chiranjeevi Geda">
    <w15:presenceInfo w15:providerId="AD" w15:userId="S::veeravenkatasatyanarayanachiranjeevi.geda@lilly.com::4c633fb3-6267-4606-a255-42ad1d6fd6e1"/>
  </w15:person>
  <w15:person w15:author="Zuo Zhang">
    <w15:presenceInfo w15:providerId="AD" w15:userId="S-1-5-21-3608144515-3230653892-152868943-11660"/>
  </w15:person>
  <w15:person w15:author="Orla O'Regan">
    <w15:presenceInfo w15:providerId="AD" w15:userId="S::orla.oregan@lilly.com::c18bda55-11c1-4e71-bd74-d80714bc17e2"/>
  </w15:person>
  <w15:person w15:author="Zhenxin Yan - Network">
    <w15:presenceInfo w15:providerId="AD" w15:userId="S::zhenxin.yan@network.lilly.com::349ff7aa-999a-429a-a300-e2726e74d9df"/>
  </w15:person>
  <w15:person w15:author="Zhenxin Yan">
    <w15:presenceInfo w15:providerId="AD" w15:userId="S-1-5-21-3608144515-3230653892-152868943-42016"/>
  </w15:person>
  <w15:person w15:author="Qian Xia">
    <w15:presenceInfo w15:providerId="AD" w15:userId="S-1-5-21-3608144515-3230653892-152868943-7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BD4"/>
    <w:rsid w:val="9FFF0157"/>
    <w:rsid w:val="EDBAF696"/>
    <w:rsid w:val="000000C9"/>
    <w:rsid w:val="00000B4D"/>
    <w:rsid w:val="00000D91"/>
    <w:rsid w:val="00000FD3"/>
    <w:rsid w:val="0000143C"/>
    <w:rsid w:val="00001625"/>
    <w:rsid w:val="00001A90"/>
    <w:rsid w:val="00001B4F"/>
    <w:rsid w:val="00001E40"/>
    <w:rsid w:val="00002004"/>
    <w:rsid w:val="000022D9"/>
    <w:rsid w:val="00003AAC"/>
    <w:rsid w:val="0000442B"/>
    <w:rsid w:val="00004843"/>
    <w:rsid w:val="0000533F"/>
    <w:rsid w:val="000059B5"/>
    <w:rsid w:val="00006256"/>
    <w:rsid w:val="0000633E"/>
    <w:rsid w:val="00006BCF"/>
    <w:rsid w:val="00006C1A"/>
    <w:rsid w:val="00006D36"/>
    <w:rsid w:val="00006DDE"/>
    <w:rsid w:val="000076A8"/>
    <w:rsid w:val="000076BC"/>
    <w:rsid w:val="00010330"/>
    <w:rsid w:val="00010A98"/>
    <w:rsid w:val="00010FFE"/>
    <w:rsid w:val="00011086"/>
    <w:rsid w:val="000113DD"/>
    <w:rsid w:val="00011845"/>
    <w:rsid w:val="000119AD"/>
    <w:rsid w:val="00011CA2"/>
    <w:rsid w:val="000124C6"/>
    <w:rsid w:val="00012554"/>
    <w:rsid w:val="0001290D"/>
    <w:rsid w:val="00012D49"/>
    <w:rsid w:val="0001323F"/>
    <w:rsid w:val="000135D2"/>
    <w:rsid w:val="00014394"/>
    <w:rsid w:val="00014BE6"/>
    <w:rsid w:val="00014CDA"/>
    <w:rsid w:val="0001521E"/>
    <w:rsid w:val="00015280"/>
    <w:rsid w:val="000157D9"/>
    <w:rsid w:val="00016202"/>
    <w:rsid w:val="00016286"/>
    <w:rsid w:val="000165A1"/>
    <w:rsid w:val="000169DA"/>
    <w:rsid w:val="000172AD"/>
    <w:rsid w:val="000175AF"/>
    <w:rsid w:val="00017E0C"/>
    <w:rsid w:val="0002000A"/>
    <w:rsid w:val="0002022A"/>
    <w:rsid w:val="00021537"/>
    <w:rsid w:val="00022281"/>
    <w:rsid w:val="000222E2"/>
    <w:rsid w:val="0002250B"/>
    <w:rsid w:val="00022E33"/>
    <w:rsid w:val="00023479"/>
    <w:rsid w:val="00023CFA"/>
    <w:rsid w:val="0002474A"/>
    <w:rsid w:val="00024AA6"/>
    <w:rsid w:val="00024B85"/>
    <w:rsid w:val="00025A23"/>
    <w:rsid w:val="00025BDC"/>
    <w:rsid w:val="0002793F"/>
    <w:rsid w:val="00027EF9"/>
    <w:rsid w:val="00027F82"/>
    <w:rsid w:val="00030545"/>
    <w:rsid w:val="000309CF"/>
    <w:rsid w:val="00030C1E"/>
    <w:rsid w:val="00031AC2"/>
    <w:rsid w:val="00032979"/>
    <w:rsid w:val="00032997"/>
    <w:rsid w:val="00032A5C"/>
    <w:rsid w:val="00032C69"/>
    <w:rsid w:val="0003414B"/>
    <w:rsid w:val="00034471"/>
    <w:rsid w:val="000353C2"/>
    <w:rsid w:val="00035453"/>
    <w:rsid w:val="00035A79"/>
    <w:rsid w:val="00035C4B"/>
    <w:rsid w:val="00035EE9"/>
    <w:rsid w:val="000367BA"/>
    <w:rsid w:val="00037485"/>
    <w:rsid w:val="000375DC"/>
    <w:rsid w:val="000401A7"/>
    <w:rsid w:val="00040252"/>
    <w:rsid w:val="00041085"/>
    <w:rsid w:val="00041446"/>
    <w:rsid w:val="0004149E"/>
    <w:rsid w:val="0004196E"/>
    <w:rsid w:val="00041ADE"/>
    <w:rsid w:val="00041B3B"/>
    <w:rsid w:val="00041CA7"/>
    <w:rsid w:val="00042044"/>
    <w:rsid w:val="0004211B"/>
    <w:rsid w:val="000424A9"/>
    <w:rsid w:val="00042D60"/>
    <w:rsid w:val="00043352"/>
    <w:rsid w:val="00043542"/>
    <w:rsid w:val="0004356E"/>
    <w:rsid w:val="00043B38"/>
    <w:rsid w:val="00044522"/>
    <w:rsid w:val="000446D0"/>
    <w:rsid w:val="00044A76"/>
    <w:rsid w:val="00044A7B"/>
    <w:rsid w:val="00044E7E"/>
    <w:rsid w:val="00045414"/>
    <w:rsid w:val="000455AD"/>
    <w:rsid w:val="0004580C"/>
    <w:rsid w:val="000459ED"/>
    <w:rsid w:val="00045DC7"/>
    <w:rsid w:val="00046561"/>
    <w:rsid w:val="00046A3A"/>
    <w:rsid w:val="00046C07"/>
    <w:rsid w:val="00046C14"/>
    <w:rsid w:val="00046D87"/>
    <w:rsid w:val="00047DAC"/>
    <w:rsid w:val="00047F96"/>
    <w:rsid w:val="000501CB"/>
    <w:rsid w:val="000503AE"/>
    <w:rsid w:val="00051170"/>
    <w:rsid w:val="0005143D"/>
    <w:rsid w:val="00051494"/>
    <w:rsid w:val="000524E0"/>
    <w:rsid w:val="00052887"/>
    <w:rsid w:val="00052911"/>
    <w:rsid w:val="000529E6"/>
    <w:rsid w:val="000529F5"/>
    <w:rsid w:val="0005335E"/>
    <w:rsid w:val="0005336D"/>
    <w:rsid w:val="000544E0"/>
    <w:rsid w:val="000546DE"/>
    <w:rsid w:val="00054ED7"/>
    <w:rsid w:val="000550FB"/>
    <w:rsid w:val="00055469"/>
    <w:rsid w:val="000561A5"/>
    <w:rsid w:val="000565B5"/>
    <w:rsid w:val="00056F84"/>
    <w:rsid w:val="00056FF4"/>
    <w:rsid w:val="00057D3E"/>
    <w:rsid w:val="00060295"/>
    <w:rsid w:val="00060381"/>
    <w:rsid w:val="00061853"/>
    <w:rsid w:val="000618EA"/>
    <w:rsid w:val="00061C25"/>
    <w:rsid w:val="00061FA9"/>
    <w:rsid w:val="00062CC0"/>
    <w:rsid w:val="000630F8"/>
    <w:rsid w:val="00063831"/>
    <w:rsid w:val="000638AD"/>
    <w:rsid w:val="0006406B"/>
    <w:rsid w:val="000640F3"/>
    <w:rsid w:val="0006449F"/>
    <w:rsid w:val="00065548"/>
    <w:rsid w:val="0006566D"/>
    <w:rsid w:val="00065911"/>
    <w:rsid w:val="00065A82"/>
    <w:rsid w:val="00065E6D"/>
    <w:rsid w:val="00066A7D"/>
    <w:rsid w:val="00066BC6"/>
    <w:rsid w:val="00066F0B"/>
    <w:rsid w:val="000676C6"/>
    <w:rsid w:val="00067BDF"/>
    <w:rsid w:val="00067D6F"/>
    <w:rsid w:val="00067DDC"/>
    <w:rsid w:val="00070B21"/>
    <w:rsid w:val="00070DF0"/>
    <w:rsid w:val="00071D19"/>
    <w:rsid w:val="00071EAE"/>
    <w:rsid w:val="000720A0"/>
    <w:rsid w:val="000720FA"/>
    <w:rsid w:val="000722F4"/>
    <w:rsid w:val="00072574"/>
    <w:rsid w:val="0007276B"/>
    <w:rsid w:val="000732C1"/>
    <w:rsid w:val="0007339A"/>
    <w:rsid w:val="0007344D"/>
    <w:rsid w:val="00073824"/>
    <w:rsid w:val="00073AA8"/>
    <w:rsid w:val="00073CEF"/>
    <w:rsid w:val="000741C2"/>
    <w:rsid w:val="0007483B"/>
    <w:rsid w:val="00074896"/>
    <w:rsid w:val="00075A46"/>
    <w:rsid w:val="00075B88"/>
    <w:rsid w:val="00075E65"/>
    <w:rsid w:val="00076486"/>
    <w:rsid w:val="00076703"/>
    <w:rsid w:val="00076F59"/>
    <w:rsid w:val="000773DC"/>
    <w:rsid w:val="000778C3"/>
    <w:rsid w:val="00077B3D"/>
    <w:rsid w:val="00077F73"/>
    <w:rsid w:val="00080472"/>
    <w:rsid w:val="00080B8F"/>
    <w:rsid w:val="00081137"/>
    <w:rsid w:val="00081604"/>
    <w:rsid w:val="0008174A"/>
    <w:rsid w:val="00081CDE"/>
    <w:rsid w:val="00082284"/>
    <w:rsid w:val="000826F1"/>
    <w:rsid w:val="00082DE2"/>
    <w:rsid w:val="000830A5"/>
    <w:rsid w:val="000831AE"/>
    <w:rsid w:val="000839A1"/>
    <w:rsid w:val="00083A33"/>
    <w:rsid w:val="00084D4F"/>
    <w:rsid w:val="00084D61"/>
    <w:rsid w:val="00084F14"/>
    <w:rsid w:val="00085ADC"/>
    <w:rsid w:val="00085D39"/>
    <w:rsid w:val="00086E90"/>
    <w:rsid w:val="00086EF8"/>
    <w:rsid w:val="00087E5B"/>
    <w:rsid w:val="000901CB"/>
    <w:rsid w:val="0009133C"/>
    <w:rsid w:val="00091390"/>
    <w:rsid w:val="0009251C"/>
    <w:rsid w:val="000928D5"/>
    <w:rsid w:val="00092DA4"/>
    <w:rsid w:val="0009363E"/>
    <w:rsid w:val="00093AA5"/>
    <w:rsid w:val="00093DF2"/>
    <w:rsid w:val="00094340"/>
    <w:rsid w:val="0009435C"/>
    <w:rsid w:val="00094996"/>
    <w:rsid w:val="00094DB6"/>
    <w:rsid w:val="00094E1C"/>
    <w:rsid w:val="00094EBB"/>
    <w:rsid w:val="000952DB"/>
    <w:rsid w:val="00095CE8"/>
    <w:rsid w:val="000965B1"/>
    <w:rsid w:val="00096840"/>
    <w:rsid w:val="000971C9"/>
    <w:rsid w:val="00097297"/>
    <w:rsid w:val="000A0110"/>
    <w:rsid w:val="000A040B"/>
    <w:rsid w:val="000A08A9"/>
    <w:rsid w:val="000A0E96"/>
    <w:rsid w:val="000A1009"/>
    <w:rsid w:val="000A1204"/>
    <w:rsid w:val="000A1241"/>
    <w:rsid w:val="000A15D9"/>
    <w:rsid w:val="000A1943"/>
    <w:rsid w:val="000A1A58"/>
    <w:rsid w:val="000A1B23"/>
    <w:rsid w:val="000A1E9E"/>
    <w:rsid w:val="000A2255"/>
    <w:rsid w:val="000A24D6"/>
    <w:rsid w:val="000A2AE8"/>
    <w:rsid w:val="000A3829"/>
    <w:rsid w:val="000A4A3A"/>
    <w:rsid w:val="000A5183"/>
    <w:rsid w:val="000A6176"/>
    <w:rsid w:val="000A62EE"/>
    <w:rsid w:val="000A737F"/>
    <w:rsid w:val="000A79FC"/>
    <w:rsid w:val="000B0337"/>
    <w:rsid w:val="000B0524"/>
    <w:rsid w:val="000B0605"/>
    <w:rsid w:val="000B0A66"/>
    <w:rsid w:val="000B0EB6"/>
    <w:rsid w:val="000B121F"/>
    <w:rsid w:val="000B189C"/>
    <w:rsid w:val="000B1D0E"/>
    <w:rsid w:val="000B3278"/>
    <w:rsid w:val="000B37A4"/>
    <w:rsid w:val="000B41B8"/>
    <w:rsid w:val="000B43C1"/>
    <w:rsid w:val="000B473C"/>
    <w:rsid w:val="000B4E38"/>
    <w:rsid w:val="000B5008"/>
    <w:rsid w:val="000B5168"/>
    <w:rsid w:val="000B55E3"/>
    <w:rsid w:val="000B567F"/>
    <w:rsid w:val="000B5BBB"/>
    <w:rsid w:val="000B5FD6"/>
    <w:rsid w:val="000B67CC"/>
    <w:rsid w:val="000B6CBE"/>
    <w:rsid w:val="000B6CDD"/>
    <w:rsid w:val="000B6D7F"/>
    <w:rsid w:val="000B73B8"/>
    <w:rsid w:val="000B7811"/>
    <w:rsid w:val="000B7EA2"/>
    <w:rsid w:val="000C01E4"/>
    <w:rsid w:val="000C0577"/>
    <w:rsid w:val="000C09EF"/>
    <w:rsid w:val="000C0AB0"/>
    <w:rsid w:val="000C0CFE"/>
    <w:rsid w:val="000C1B65"/>
    <w:rsid w:val="000C1DBF"/>
    <w:rsid w:val="000C24F4"/>
    <w:rsid w:val="000C309A"/>
    <w:rsid w:val="000C30F8"/>
    <w:rsid w:val="000C3430"/>
    <w:rsid w:val="000C3E05"/>
    <w:rsid w:val="000C3F5C"/>
    <w:rsid w:val="000C4447"/>
    <w:rsid w:val="000C46C8"/>
    <w:rsid w:val="000C4D00"/>
    <w:rsid w:val="000C5203"/>
    <w:rsid w:val="000C5886"/>
    <w:rsid w:val="000C5E5F"/>
    <w:rsid w:val="000C6218"/>
    <w:rsid w:val="000C713A"/>
    <w:rsid w:val="000C7B92"/>
    <w:rsid w:val="000C7C0A"/>
    <w:rsid w:val="000C7DA5"/>
    <w:rsid w:val="000D02EC"/>
    <w:rsid w:val="000D0716"/>
    <w:rsid w:val="000D0EB7"/>
    <w:rsid w:val="000D16CC"/>
    <w:rsid w:val="000D20FB"/>
    <w:rsid w:val="000D219E"/>
    <w:rsid w:val="000D2734"/>
    <w:rsid w:val="000D287F"/>
    <w:rsid w:val="000D2F76"/>
    <w:rsid w:val="000D32E0"/>
    <w:rsid w:val="000D36B6"/>
    <w:rsid w:val="000D37EF"/>
    <w:rsid w:val="000D3DAA"/>
    <w:rsid w:val="000D44ED"/>
    <w:rsid w:val="000D46A6"/>
    <w:rsid w:val="000D4914"/>
    <w:rsid w:val="000D4AD4"/>
    <w:rsid w:val="000D52CA"/>
    <w:rsid w:val="000D5AA0"/>
    <w:rsid w:val="000D5E60"/>
    <w:rsid w:val="000D6465"/>
    <w:rsid w:val="000D656E"/>
    <w:rsid w:val="000D66EC"/>
    <w:rsid w:val="000D681A"/>
    <w:rsid w:val="000D68B1"/>
    <w:rsid w:val="000D6C86"/>
    <w:rsid w:val="000D7344"/>
    <w:rsid w:val="000D73C5"/>
    <w:rsid w:val="000D7400"/>
    <w:rsid w:val="000D75A3"/>
    <w:rsid w:val="000D7B70"/>
    <w:rsid w:val="000E1427"/>
    <w:rsid w:val="000E1B1C"/>
    <w:rsid w:val="000E1EB5"/>
    <w:rsid w:val="000E2238"/>
    <w:rsid w:val="000E2679"/>
    <w:rsid w:val="000E26AD"/>
    <w:rsid w:val="000E2C83"/>
    <w:rsid w:val="000E2F8C"/>
    <w:rsid w:val="000E33CD"/>
    <w:rsid w:val="000E43A8"/>
    <w:rsid w:val="000E44D6"/>
    <w:rsid w:val="000E460D"/>
    <w:rsid w:val="000E4B8A"/>
    <w:rsid w:val="000E4C2F"/>
    <w:rsid w:val="000E4D30"/>
    <w:rsid w:val="000E5062"/>
    <w:rsid w:val="000E5331"/>
    <w:rsid w:val="000E63C0"/>
    <w:rsid w:val="000E66CB"/>
    <w:rsid w:val="000E6C8F"/>
    <w:rsid w:val="000E727F"/>
    <w:rsid w:val="000E75C7"/>
    <w:rsid w:val="000E7696"/>
    <w:rsid w:val="000E7970"/>
    <w:rsid w:val="000E7CB6"/>
    <w:rsid w:val="000F02BB"/>
    <w:rsid w:val="000F0303"/>
    <w:rsid w:val="000F044E"/>
    <w:rsid w:val="000F04A3"/>
    <w:rsid w:val="000F0AED"/>
    <w:rsid w:val="000F0B98"/>
    <w:rsid w:val="000F16DA"/>
    <w:rsid w:val="000F1B27"/>
    <w:rsid w:val="000F1E9A"/>
    <w:rsid w:val="000F1FD7"/>
    <w:rsid w:val="000F28E9"/>
    <w:rsid w:val="000F2CB6"/>
    <w:rsid w:val="000F2D30"/>
    <w:rsid w:val="000F3425"/>
    <w:rsid w:val="000F381E"/>
    <w:rsid w:val="000F458E"/>
    <w:rsid w:val="000F4A58"/>
    <w:rsid w:val="000F4E36"/>
    <w:rsid w:val="000F5116"/>
    <w:rsid w:val="000F524C"/>
    <w:rsid w:val="000F56A6"/>
    <w:rsid w:val="000F5702"/>
    <w:rsid w:val="000F661E"/>
    <w:rsid w:val="000F78C7"/>
    <w:rsid w:val="000F7AE6"/>
    <w:rsid w:val="000F7B50"/>
    <w:rsid w:val="000F7C04"/>
    <w:rsid w:val="000F7C82"/>
    <w:rsid w:val="00100235"/>
    <w:rsid w:val="00100263"/>
    <w:rsid w:val="00100921"/>
    <w:rsid w:val="00100AB9"/>
    <w:rsid w:val="00101651"/>
    <w:rsid w:val="00101BD8"/>
    <w:rsid w:val="001021F1"/>
    <w:rsid w:val="00102473"/>
    <w:rsid w:val="001025B0"/>
    <w:rsid w:val="001029D1"/>
    <w:rsid w:val="00102ADB"/>
    <w:rsid w:val="00102D1D"/>
    <w:rsid w:val="001031D9"/>
    <w:rsid w:val="001034CD"/>
    <w:rsid w:val="00103658"/>
    <w:rsid w:val="00103A94"/>
    <w:rsid w:val="001042DE"/>
    <w:rsid w:val="00104F0C"/>
    <w:rsid w:val="001053FE"/>
    <w:rsid w:val="0010572E"/>
    <w:rsid w:val="00105803"/>
    <w:rsid w:val="00105983"/>
    <w:rsid w:val="00105E4F"/>
    <w:rsid w:val="00105FB1"/>
    <w:rsid w:val="001060FD"/>
    <w:rsid w:val="0010669D"/>
    <w:rsid w:val="00106A9A"/>
    <w:rsid w:val="00106CF6"/>
    <w:rsid w:val="001071B1"/>
    <w:rsid w:val="001073D3"/>
    <w:rsid w:val="00107B65"/>
    <w:rsid w:val="00110425"/>
    <w:rsid w:val="00110776"/>
    <w:rsid w:val="00110BAB"/>
    <w:rsid w:val="00110D5D"/>
    <w:rsid w:val="001111F4"/>
    <w:rsid w:val="00111699"/>
    <w:rsid w:val="00112022"/>
    <w:rsid w:val="00112041"/>
    <w:rsid w:val="001120BC"/>
    <w:rsid w:val="00112344"/>
    <w:rsid w:val="001123BE"/>
    <w:rsid w:val="001125D3"/>
    <w:rsid w:val="00112A5F"/>
    <w:rsid w:val="00112D15"/>
    <w:rsid w:val="001136C3"/>
    <w:rsid w:val="001136CC"/>
    <w:rsid w:val="00113DEF"/>
    <w:rsid w:val="00114067"/>
    <w:rsid w:val="0011453A"/>
    <w:rsid w:val="0011479F"/>
    <w:rsid w:val="001149B2"/>
    <w:rsid w:val="00115A43"/>
    <w:rsid w:val="00115B28"/>
    <w:rsid w:val="00115BA7"/>
    <w:rsid w:val="001175E8"/>
    <w:rsid w:val="0012012C"/>
    <w:rsid w:val="00120CF2"/>
    <w:rsid w:val="00120DD8"/>
    <w:rsid w:val="00120EC9"/>
    <w:rsid w:val="0012155E"/>
    <w:rsid w:val="0012210A"/>
    <w:rsid w:val="001224D6"/>
    <w:rsid w:val="00122670"/>
    <w:rsid w:val="00122841"/>
    <w:rsid w:val="00122AE2"/>
    <w:rsid w:val="0012307C"/>
    <w:rsid w:val="0012325E"/>
    <w:rsid w:val="00123CBF"/>
    <w:rsid w:val="00124238"/>
    <w:rsid w:val="00124A2C"/>
    <w:rsid w:val="001252CE"/>
    <w:rsid w:val="00125DDF"/>
    <w:rsid w:val="00125E0A"/>
    <w:rsid w:val="001260A7"/>
    <w:rsid w:val="00126EF1"/>
    <w:rsid w:val="0012780F"/>
    <w:rsid w:val="001278F2"/>
    <w:rsid w:val="0013037E"/>
    <w:rsid w:val="001305D9"/>
    <w:rsid w:val="00131592"/>
    <w:rsid w:val="00131A36"/>
    <w:rsid w:val="00131A79"/>
    <w:rsid w:val="00131D0B"/>
    <w:rsid w:val="00131D5C"/>
    <w:rsid w:val="00132862"/>
    <w:rsid w:val="00132A12"/>
    <w:rsid w:val="00133152"/>
    <w:rsid w:val="00133830"/>
    <w:rsid w:val="00133C9A"/>
    <w:rsid w:val="0013449C"/>
    <w:rsid w:val="001353B3"/>
    <w:rsid w:val="00136052"/>
    <w:rsid w:val="001364E9"/>
    <w:rsid w:val="00140012"/>
    <w:rsid w:val="00141301"/>
    <w:rsid w:val="00141689"/>
    <w:rsid w:val="00141951"/>
    <w:rsid w:val="001424E9"/>
    <w:rsid w:val="0014307D"/>
    <w:rsid w:val="00143409"/>
    <w:rsid w:val="0014375E"/>
    <w:rsid w:val="00143848"/>
    <w:rsid w:val="001439FD"/>
    <w:rsid w:val="00144AD0"/>
    <w:rsid w:val="00144E89"/>
    <w:rsid w:val="0014504A"/>
    <w:rsid w:val="001455E8"/>
    <w:rsid w:val="00145BEF"/>
    <w:rsid w:val="00146B8D"/>
    <w:rsid w:val="00146EA5"/>
    <w:rsid w:val="00147B87"/>
    <w:rsid w:val="00147BEE"/>
    <w:rsid w:val="00147C4B"/>
    <w:rsid w:val="0015020E"/>
    <w:rsid w:val="00150A6D"/>
    <w:rsid w:val="00150C51"/>
    <w:rsid w:val="001510F4"/>
    <w:rsid w:val="0015150C"/>
    <w:rsid w:val="001517BA"/>
    <w:rsid w:val="00152668"/>
    <w:rsid w:val="00152C7C"/>
    <w:rsid w:val="00152E79"/>
    <w:rsid w:val="00153D5A"/>
    <w:rsid w:val="00154002"/>
    <w:rsid w:val="00154043"/>
    <w:rsid w:val="001542F3"/>
    <w:rsid w:val="00154372"/>
    <w:rsid w:val="0015443A"/>
    <w:rsid w:val="00154B7E"/>
    <w:rsid w:val="00154DD1"/>
    <w:rsid w:val="001550B6"/>
    <w:rsid w:val="001555BE"/>
    <w:rsid w:val="00155A33"/>
    <w:rsid w:val="00155AC5"/>
    <w:rsid w:val="001560B2"/>
    <w:rsid w:val="00156355"/>
    <w:rsid w:val="001563E7"/>
    <w:rsid w:val="00156E5A"/>
    <w:rsid w:val="0015764F"/>
    <w:rsid w:val="00157B25"/>
    <w:rsid w:val="00157F94"/>
    <w:rsid w:val="00160741"/>
    <w:rsid w:val="001607B4"/>
    <w:rsid w:val="00160BA6"/>
    <w:rsid w:val="001614FD"/>
    <w:rsid w:val="001619E6"/>
    <w:rsid w:val="00161CA8"/>
    <w:rsid w:val="001621DB"/>
    <w:rsid w:val="00162312"/>
    <w:rsid w:val="001623FB"/>
    <w:rsid w:val="00162D4F"/>
    <w:rsid w:val="00162E77"/>
    <w:rsid w:val="0016365B"/>
    <w:rsid w:val="0016385D"/>
    <w:rsid w:val="001639A1"/>
    <w:rsid w:val="00164095"/>
    <w:rsid w:val="001640D3"/>
    <w:rsid w:val="001641E6"/>
    <w:rsid w:val="00164692"/>
    <w:rsid w:val="00164884"/>
    <w:rsid w:val="00164CC6"/>
    <w:rsid w:val="001650E5"/>
    <w:rsid w:val="00165C63"/>
    <w:rsid w:val="00165CC4"/>
    <w:rsid w:val="00167024"/>
    <w:rsid w:val="00167A17"/>
    <w:rsid w:val="00170439"/>
    <w:rsid w:val="00170E4B"/>
    <w:rsid w:val="001716FF"/>
    <w:rsid w:val="001724D5"/>
    <w:rsid w:val="001726BD"/>
    <w:rsid w:val="00172782"/>
    <w:rsid w:val="0017284B"/>
    <w:rsid w:val="00172E1C"/>
    <w:rsid w:val="00172F3F"/>
    <w:rsid w:val="00172FB9"/>
    <w:rsid w:val="00172FEA"/>
    <w:rsid w:val="0017301D"/>
    <w:rsid w:val="001736C1"/>
    <w:rsid w:val="00173A30"/>
    <w:rsid w:val="00173B6F"/>
    <w:rsid w:val="00173C46"/>
    <w:rsid w:val="00173FA3"/>
    <w:rsid w:val="00174332"/>
    <w:rsid w:val="00174823"/>
    <w:rsid w:val="00174A97"/>
    <w:rsid w:val="00174CA2"/>
    <w:rsid w:val="00174E5F"/>
    <w:rsid w:val="00174E77"/>
    <w:rsid w:val="00174F51"/>
    <w:rsid w:val="00174FC1"/>
    <w:rsid w:val="0017525A"/>
    <w:rsid w:val="00175369"/>
    <w:rsid w:val="00175CE4"/>
    <w:rsid w:val="00176206"/>
    <w:rsid w:val="00176702"/>
    <w:rsid w:val="0017679E"/>
    <w:rsid w:val="00177571"/>
    <w:rsid w:val="001776D7"/>
    <w:rsid w:val="0017783D"/>
    <w:rsid w:val="00177CB4"/>
    <w:rsid w:val="00180400"/>
    <w:rsid w:val="00180FE2"/>
    <w:rsid w:val="0018159E"/>
    <w:rsid w:val="0018171A"/>
    <w:rsid w:val="00181864"/>
    <w:rsid w:val="001827C9"/>
    <w:rsid w:val="00182B67"/>
    <w:rsid w:val="00183D98"/>
    <w:rsid w:val="001843B8"/>
    <w:rsid w:val="00184EE9"/>
    <w:rsid w:val="001865CB"/>
    <w:rsid w:val="0018667C"/>
    <w:rsid w:val="00186864"/>
    <w:rsid w:val="001868E0"/>
    <w:rsid w:val="00186930"/>
    <w:rsid w:val="00186B9E"/>
    <w:rsid w:val="0018718B"/>
    <w:rsid w:val="001871AC"/>
    <w:rsid w:val="00187222"/>
    <w:rsid w:val="00187C0B"/>
    <w:rsid w:val="00187D3A"/>
    <w:rsid w:val="00190276"/>
    <w:rsid w:val="0019063E"/>
    <w:rsid w:val="00190706"/>
    <w:rsid w:val="00190AD1"/>
    <w:rsid w:val="00190E20"/>
    <w:rsid w:val="00191024"/>
    <w:rsid w:val="00191045"/>
    <w:rsid w:val="00191C67"/>
    <w:rsid w:val="0019235D"/>
    <w:rsid w:val="0019237F"/>
    <w:rsid w:val="00192956"/>
    <w:rsid w:val="0019326E"/>
    <w:rsid w:val="001936B3"/>
    <w:rsid w:val="0019373B"/>
    <w:rsid w:val="001939D5"/>
    <w:rsid w:val="00193A42"/>
    <w:rsid w:val="00194610"/>
    <w:rsid w:val="0019470E"/>
    <w:rsid w:val="00194B55"/>
    <w:rsid w:val="00194CFE"/>
    <w:rsid w:val="00195134"/>
    <w:rsid w:val="0019530E"/>
    <w:rsid w:val="00195A2D"/>
    <w:rsid w:val="00195CEF"/>
    <w:rsid w:val="00196499"/>
    <w:rsid w:val="00196980"/>
    <w:rsid w:val="00196F7E"/>
    <w:rsid w:val="00197383"/>
    <w:rsid w:val="001974A7"/>
    <w:rsid w:val="001979FB"/>
    <w:rsid w:val="001A042F"/>
    <w:rsid w:val="001A0904"/>
    <w:rsid w:val="001A0AC4"/>
    <w:rsid w:val="001A0E4C"/>
    <w:rsid w:val="001A1248"/>
    <w:rsid w:val="001A126D"/>
    <w:rsid w:val="001A14A5"/>
    <w:rsid w:val="001A2836"/>
    <w:rsid w:val="001A313F"/>
    <w:rsid w:val="001A38C3"/>
    <w:rsid w:val="001A39AE"/>
    <w:rsid w:val="001A3B61"/>
    <w:rsid w:val="001A3C0C"/>
    <w:rsid w:val="001A3EF9"/>
    <w:rsid w:val="001A4C1E"/>
    <w:rsid w:val="001A56BF"/>
    <w:rsid w:val="001A5714"/>
    <w:rsid w:val="001A69D3"/>
    <w:rsid w:val="001A6C60"/>
    <w:rsid w:val="001A6FEE"/>
    <w:rsid w:val="001A74A2"/>
    <w:rsid w:val="001B0AC1"/>
    <w:rsid w:val="001B0D3D"/>
    <w:rsid w:val="001B104A"/>
    <w:rsid w:val="001B1A0C"/>
    <w:rsid w:val="001B2817"/>
    <w:rsid w:val="001B2959"/>
    <w:rsid w:val="001B2C00"/>
    <w:rsid w:val="001B2F41"/>
    <w:rsid w:val="001B3784"/>
    <w:rsid w:val="001B4D4B"/>
    <w:rsid w:val="001B4F50"/>
    <w:rsid w:val="001B578A"/>
    <w:rsid w:val="001B5FB4"/>
    <w:rsid w:val="001B6230"/>
    <w:rsid w:val="001B6692"/>
    <w:rsid w:val="001B6E1B"/>
    <w:rsid w:val="001B6E2F"/>
    <w:rsid w:val="001B7461"/>
    <w:rsid w:val="001B7EF6"/>
    <w:rsid w:val="001C0133"/>
    <w:rsid w:val="001C10D2"/>
    <w:rsid w:val="001C14C7"/>
    <w:rsid w:val="001C1A83"/>
    <w:rsid w:val="001C1AFA"/>
    <w:rsid w:val="001C250E"/>
    <w:rsid w:val="001C270E"/>
    <w:rsid w:val="001C2DF6"/>
    <w:rsid w:val="001C313A"/>
    <w:rsid w:val="001C3C52"/>
    <w:rsid w:val="001C4264"/>
    <w:rsid w:val="001C4272"/>
    <w:rsid w:val="001C42A1"/>
    <w:rsid w:val="001C4A7F"/>
    <w:rsid w:val="001C500A"/>
    <w:rsid w:val="001C5020"/>
    <w:rsid w:val="001C542F"/>
    <w:rsid w:val="001C5BB5"/>
    <w:rsid w:val="001C5C34"/>
    <w:rsid w:val="001C5FEA"/>
    <w:rsid w:val="001C60BF"/>
    <w:rsid w:val="001C6686"/>
    <w:rsid w:val="001C678D"/>
    <w:rsid w:val="001C67FE"/>
    <w:rsid w:val="001C682F"/>
    <w:rsid w:val="001C6C5B"/>
    <w:rsid w:val="001C6D89"/>
    <w:rsid w:val="001C77EA"/>
    <w:rsid w:val="001C7B70"/>
    <w:rsid w:val="001C7BD1"/>
    <w:rsid w:val="001D0903"/>
    <w:rsid w:val="001D18FB"/>
    <w:rsid w:val="001D1AFB"/>
    <w:rsid w:val="001D1FAE"/>
    <w:rsid w:val="001D238F"/>
    <w:rsid w:val="001D2AD3"/>
    <w:rsid w:val="001D3524"/>
    <w:rsid w:val="001D3AB3"/>
    <w:rsid w:val="001D3EF9"/>
    <w:rsid w:val="001D4112"/>
    <w:rsid w:val="001D5377"/>
    <w:rsid w:val="001D562F"/>
    <w:rsid w:val="001D5753"/>
    <w:rsid w:val="001D61D9"/>
    <w:rsid w:val="001D6C9E"/>
    <w:rsid w:val="001D6D38"/>
    <w:rsid w:val="001D7753"/>
    <w:rsid w:val="001D7E8A"/>
    <w:rsid w:val="001E01E1"/>
    <w:rsid w:val="001E0354"/>
    <w:rsid w:val="001E0D52"/>
    <w:rsid w:val="001E0DDC"/>
    <w:rsid w:val="001E1043"/>
    <w:rsid w:val="001E108F"/>
    <w:rsid w:val="001E1616"/>
    <w:rsid w:val="001E1FF8"/>
    <w:rsid w:val="001E2046"/>
    <w:rsid w:val="001E2773"/>
    <w:rsid w:val="001E2FDD"/>
    <w:rsid w:val="001E3188"/>
    <w:rsid w:val="001E327D"/>
    <w:rsid w:val="001E37C0"/>
    <w:rsid w:val="001E37CA"/>
    <w:rsid w:val="001E381B"/>
    <w:rsid w:val="001E3DDB"/>
    <w:rsid w:val="001E3E4E"/>
    <w:rsid w:val="001E3ED3"/>
    <w:rsid w:val="001E4571"/>
    <w:rsid w:val="001E4917"/>
    <w:rsid w:val="001E4B65"/>
    <w:rsid w:val="001E5542"/>
    <w:rsid w:val="001E5C2D"/>
    <w:rsid w:val="001E5D29"/>
    <w:rsid w:val="001E6228"/>
    <w:rsid w:val="001E66E5"/>
    <w:rsid w:val="001E6B32"/>
    <w:rsid w:val="001E6BAC"/>
    <w:rsid w:val="001E6EB6"/>
    <w:rsid w:val="001E7524"/>
    <w:rsid w:val="001E75F4"/>
    <w:rsid w:val="001E789C"/>
    <w:rsid w:val="001E7983"/>
    <w:rsid w:val="001E7F7E"/>
    <w:rsid w:val="001F0154"/>
    <w:rsid w:val="001F152B"/>
    <w:rsid w:val="001F1ACE"/>
    <w:rsid w:val="001F1BCA"/>
    <w:rsid w:val="001F2433"/>
    <w:rsid w:val="001F26FA"/>
    <w:rsid w:val="001F30F8"/>
    <w:rsid w:val="001F36FA"/>
    <w:rsid w:val="001F4B41"/>
    <w:rsid w:val="001F5214"/>
    <w:rsid w:val="001F5873"/>
    <w:rsid w:val="001F58C7"/>
    <w:rsid w:val="001F5A06"/>
    <w:rsid w:val="001F5B93"/>
    <w:rsid w:val="001F5FF9"/>
    <w:rsid w:val="001F6566"/>
    <w:rsid w:val="001F69D2"/>
    <w:rsid w:val="001F6F7D"/>
    <w:rsid w:val="001F701D"/>
    <w:rsid w:val="001F7B60"/>
    <w:rsid w:val="00200586"/>
    <w:rsid w:val="0020062A"/>
    <w:rsid w:val="00200641"/>
    <w:rsid w:val="00200A93"/>
    <w:rsid w:val="00201192"/>
    <w:rsid w:val="002014E2"/>
    <w:rsid w:val="00201575"/>
    <w:rsid w:val="00201ACD"/>
    <w:rsid w:val="00201B95"/>
    <w:rsid w:val="0020227F"/>
    <w:rsid w:val="002024D4"/>
    <w:rsid w:val="00202686"/>
    <w:rsid w:val="00203090"/>
    <w:rsid w:val="00203398"/>
    <w:rsid w:val="00203A61"/>
    <w:rsid w:val="0020420C"/>
    <w:rsid w:val="0020460D"/>
    <w:rsid w:val="00204A4C"/>
    <w:rsid w:val="00204B88"/>
    <w:rsid w:val="00205060"/>
    <w:rsid w:val="002053C4"/>
    <w:rsid w:val="002056B4"/>
    <w:rsid w:val="00205860"/>
    <w:rsid w:val="00205D61"/>
    <w:rsid w:val="00206152"/>
    <w:rsid w:val="0020694E"/>
    <w:rsid w:val="002071A8"/>
    <w:rsid w:val="002075A2"/>
    <w:rsid w:val="00207CF9"/>
    <w:rsid w:val="00207D6D"/>
    <w:rsid w:val="00210661"/>
    <w:rsid w:val="00210FBF"/>
    <w:rsid w:val="00211EB6"/>
    <w:rsid w:val="00212018"/>
    <w:rsid w:val="00212169"/>
    <w:rsid w:val="00212453"/>
    <w:rsid w:val="002125AC"/>
    <w:rsid w:val="00212C81"/>
    <w:rsid w:val="0021398C"/>
    <w:rsid w:val="00213A15"/>
    <w:rsid w:val="00213A1D"/>
    <w:rsid w:val="00213DBE"/>
    <w:rsid w:val="00214252"/>
    <w:rsid w:val="00214432"/>
    <w:rsid w:val="00214435"/>
    <w:rsid w:val="002145A9"/>
    <w:rsid w:val="002145D1"/>
    <w:rsid w:val="00214A19"/>
    <w:rsid w:val="002151F1"/>
    <w:rsid w:val="00215A40"/>
    <w:rsid w:val="002166FA"/>
    <w:rsid w:val="00216781"/>
    <w:rsid w:val="0021678B"/>
    <w:rsid w:val="00216892"/>
    <w:rsid w:val="00216975"/>
    <w:rsid w:val="00217CFF"/>
    <w:rsid w:val="00217E80"/>
    <w:rsid w:val="00221131"/>
    <w:rsid w:val="00221206"/>
    <w:rsid w:val="00221438"/>
    <w:rsid w:val="002217B7"/>
    <w:rsid w:val="00222B96"/>
    <w:rsid w:val="00222FC5"/>
    <w:rsid w:val="002230E8"/>
    <w:rsid w:val="002237B5"/>
    <w:rsid w:val="0022478D"/>
    <w:rsid w:val="002248B9"/>
    <w:rsid w:val="00224C9E"/>
    <w:rsid w:val="0022510C"/>
    <w:rsid w:val="00226DA6"/>
    <w:rsid w:val="002274C5"/>
    <w:rsid w:val="002275E9"/>
    <w:rsid w:val="00227721"/>
    <w:rsid w:val="002279A0"/>
    <w:rsid w:val="00227B0D"/>
    <w:rsid w:val="00227C77"/>
    <w:rsid w:val="00227E39"/>
    <w:rsid w:val="00230178"/>
    <w:rsid w:val="0023045B"/>
    <w:rsid w:val="0023068E"/>
    <w:rsid w:val="0023090B"/>
    <w:rsid w:val="00231000"/>
    <w:rsid w:val="00231A35"/>
    <w:rsid w:val="00231C26"/>
    <w:rsid w:val="00231C55"/>
    <w:rsid w:val="00231D7E"/>
    <w:rsid w:val="0023205D"/>
    <w:rsid w:val="0023273A"/>
    <w:rsid w:val="0023286C"/>
    <w:rsid w:val="00232D4D"/>
    <w:rsid w:val="00233296"/>
    <w:rsid w:val="002338C0"/>
    <w:rsid w:val="00233DE9"/>
    <w:rsid w:val="00233F46"/>
    <w:rsid w:val="002340F5"/>
    <w:rsid w:val="0023489E"/>
    <w:rsid w:val="00234942"/>
    <w:rsid w:val="0023555D"/>
    <w:rsid w:val="0023564F"/>
    <w:rsid w:val="0023606F"/>
    <w:rsid w:val="0023621F"/>
    <w:rsid w:val="00236575"/>
    <w:rsid w:val="00236AF8"/>
    <w:rsid w:val="002372A3"/>
    <w:rsid w:val="00237C40"/>
    <w:rsid w:val="00237E92"/>
    <w:rsid w:val="0024008F"/>
    <w:rsid w:val="00240BEF"/>
    <w:rsid w:val="002412A8"/>
    <w:rsid w:val="0024191A"/>
    <w:rsid w:val="00241BCD"/>
    <w:rsid w:val="00242ABF"/>
    <w:rsid w:val="00243751"/>
    <w:rsid w:val="00243868"/>
    <w:rsid w:val="00243E76"/>
    <w:rsid w:val="00244674"/>
    <w:rsid w:val="0024494C"/>
    <w:rsid w:val="0024528F"/>
    <w:rsid w:val="0024610E"/>
    <w:rsid w:val="002466CA"/>
    <w:rsid w:val="00246C40"/>
    <w:rsid w:val="00246E86"/>
    <w:rsid w:val="00246F99"/>
    <w:rsid w:val="00247423"/>
    <w:rsid w:val="002475DD"/>
    <w:rsid w:val="002475FE"/>
    <w:rsid w:val="00250131"/>
    <w:rsid w:val="002504DD"/>
    <w:rsid w:val="002506FB"/>
    <w:rsid w:val="00250953"/>
    <w:rsid w:val="00250CB3"/>
    <w:rsid w:val="00250E0A"/>
    <w:rsid w:val="00250F90"/>
    <w:rsid w:val="002513FF"/>
    <w:rsid w:val="002517F9"/>
    <w:rsid w:val="00251F1C"/>
    <w:rsid w:val="00251F1F"/>
    <w:rsid w:val="00251F63"/>
    <w:rsid w:val="0025211E"/>
    <w:rsid w:val="00252715"/>
    <w:rsid w:val="00252962"/>
    <w:rsid w:val="002529DB"/>
    <w:rsid w:val="00252A2D"/>
    <w:rsid w:val="00252CFC"/>
    <w:rsid w:val="00252F6E"/>
    <w:rsid w:val="002531FE"/>
    <w:rsid w:val="00253992"/>
    <w:rsid w:val="00254271"/>
    <w:rsid w:val="00254895"/>
    <w:rsid w:val="00254D43"/>
    <w:rsid w:val="00255316"/>
    <w:rsid w:val="002554B6"/>
    <w:rsid w:val="002557A8"/>
    <w:rsid w:val="00255820"/>
    <w:rsid w:val="002560DD"/>
    <w:rsid w:val="002560E3"/>
    <w:rsid w:val="00256A75"/>
    <w:rsid w:val="00257148"/>
    <w:rsid w:val="00257979"/>
    <w:rsid w:val="002606B0"/>
    <w:rsid w:val="002609EF"/>
    <w:rsid w:val="00260ABF"/>
    <w:rsid w:val="0026110C"/>
    <w:rsid w:val="00261B2F"/>
    <w:rsid w:val="00261CCB"/>
    <w:rsid w:val="00261F63"/>
    <w:rsid w:val="0026249D"/>
    <w:rsid w:val="0026259D"/>
    <w:rsid w:val="00262FFE"/>
    <w:rsid w:val="002636CF"/>
    <w:rsid w:val="00264430"/>
    <w:rsid w:val="002646ED"/>
    <w:rsid w:val="00264798"/>
    <w:rsid w:val="00264D18"/>
    <w:rsid w:val="002650DD"/>
    <w:rsid w:val="002653EA"/>
    <w:rsid w:val="002656D9"/>
    <w:rsid w:val="00265748"/>
    <w:rsid w:val="00265EBE"/>
    <w:rsid w:val="00266185"/>
    <w:rsid w:val="00266280"/>
    <w:rsid w:val="002664A8"/>
    <w:rsid w:val="00266A0F"/>
    <w:rsid w:val="00266B4A"/>
    <w:rsid w:val="00266BE1"/>
    <w:rsid w:val="00266D44"/>
    <w:rsid w:val="0026775D"/>
    <w:rsid w:val="0026783B"/>
    <w:rsid w:val="00267A3C"/>
    <w:rsid w:val="00267AC4"/>
    <w:rsid w:val="00270A3A"/>
    <w:rsid w:val="00270D1C"/>
    <w:rsid w:val="00270E2C"/>
    <w:rsid w:val="00270FE9"/>
    <w:rsid w:val="00271EE1"/>
    <w:rsid w:val="0027211D"/>
    <w:rsid w:val="00272201"/>
    <w:rsid w:val="002724A0"/>
    <w:rsid w:val="00272F94"/>
    <w:rsid w:val="002742CB"/>
    <w:rsid w:val="002745DF"/>
    <w:rsid w:val="00274ADB"/>
    <w:rsid w:val="00274F72"/>
    <w:rsid w:val="00275490"/>
    <w:rsid w:val="0027566A"/>
    <w:rsid w:val="00275B85"/>
    <w:rsid w:val="00275CD2"/>
    <w:rsid w:val="002760F7"/>
    <w:rsid w:val="00276290"/>
    <w:rsid w:val="002766A6"/>
    <w:rsid w:val="00276C60"/>
    <w:rsid w:val="002770A9"/>
    <w:rsid w:val="002773E8"/>
    <w:rsid w:val="002774E1"/>
    <w:rsid w:val="002775C2"/>
    <w:rsid w:val="00280526"/>
    <w:rsid w:val="002805AF"/>
    <w:rsid w:val="002805CE"/>
    <w:rsid w:val="002805E5"/>
    <w:rsid w:val="002807ED"/>
    <w:rsid w:val="002808A9"/>
    <w:rsid w:val="0028162F"/>
    <w:rsid w:val="002818FF"/>
    <w:rsid w:val="002819C5"/>
    <w:rsid w:val="00281F72"/>
    <w:rsid w:val="002834ED"/>
    <w:rsid w:val="0028386D"/>
    <w:rsid w:val="00283970"/>
    <w:rsid w:val="00284068"/>
    <w:rsid w:val="002843EB"/>
    <w:rsid w:val="00284709"/>
    <w:rsid w:val="0028564E"/>
    <w:rsid w:val="002856C9"/>
    <w:rsid w:val="00285FCA"/>
    <w:rsid w:val="00286004"/>
    <w:rsid w:val="002862A8"/>
    <w:rsid w:val="00286726"/>
    <w:rsid w:val="00286856"/>
    <w:rsid w:val="00286958"/>
    <w:rsid w:val="0028698E"/>
    <w:rsid w:val="00286F9E"/>
    <w:rsid w:val="0028713E"/>
    <w:rsid w:val="00287539"/>
    <w:rsid w:val="002876E9"/>
    <w:rsid w:val="00290829"/>
    <w:rsid w:val="0029099A"/>
    <w:rsid w:val="00290D5A"/>
    <w:rsid w:val="00290FBB"/>
    <w:rsid w:val="00291BFC"/>
    <w:rsid w:val="00291DE3"/>
    <w:rsid w:val="00291E33"/>
    <w:rsid w:val="0029206C"/>
    <w:rsid w:val="00293D5C"/>
    <w:rsid w:val="00293E22"/>
    <w:rsid w:val="0029446B"/>
    <w:rsid w:val="0029454D"/>
    <w:rsid w:val="00294556"/>
    <w:rsid w:val="00294B51"/>
    <w:rsid w:val="00294B80"/>
    <w:rsid w:val="00294F50"/>
    <w:rsid w:val="0029520E"/>
    <w:rsid w:val="00295AC9"/>
    <w:rsid w:val="00296095"/>
    <w:rsid w:val="00296A5B"/>
    <w:rsid w:val="00296E6F"/>
    <w:rsid w:val="00296EF1"/>
    <w:rsid w:val="00297E74"/>
    <w:rsid w:val="002A0C7A"/>
    <w:rsid w:val="002A175F"/>
    <w:rsid w:val="002A1E23"/>
    <w:rsid w:val="002A1E7F"/>
    <w:rsid w:val="002A1FC0"/>
    <w:rsid w:val="002A2302"/>
    <w:rsid w:val="002A23F9"/>
    <w:rsid w:val="002A2BF7"/>
    <w:rsid w:val="002A2E4C"/>
    <w:rsid w:val="002A3012"/>
    <w:rsid w:val="002A392C"/>
    <w:rsid w:val="002A3AD3"/>
    <w:rsid w:val="002A4480"/>
    <w:rsid w:val="002A5177"/>
    <w:rsid w:val="002A5B92"/>
    <w:rsid w:val="002A5DD7"/>
    <w:rsid w:val="002A5FFA"/>
    <w:rsid w:val="002A692F"/>
    <w:rsid w:val="002A6B2D"/>
    <w:rsid w:val="002A6BF5"/>
    <w:rsid w:val="002A6E85"/>
    <w:rsid w:val="002A71F7"/>
    <w:rsid w:val="002A7522"/>
    <w:rsid w:val="002A785D"/>
    <w:rsid w:val="002B01F6"/>
    <w:rsid w:val="002B0452"/>
    <w:rsid w:val="002B05E9"/>
    <w:rsid w:val="002B06C5"/>
    <w:rsid w:val="002B0A4F"/>
    <w:rsid w:val="002B0A8B"/>
    <w:rsid w:val="002B0F30"/>
    <w:rsid w:val="002B1004"/>
    <w:rsid w:val="002B17D2"/>
    <w:rsid w:val="002B1D34"/>
    <w:rsid w:val="002B2307"/>
    <w:rsid w:val="002B2410"/>
    <w:rsid w:val="002B278E"/>
    <w:rsid w:val="002B2ED8"/>
    <w:rsid w:val="002B3066"/>
    <w:rsid w:val="002B33C6"/>
    <w:rsid w:val="002B36A3"/>
    <w:rsid w:val="002B38E6"/>
    <w:rsid w:val="002B3A8F"/>
    <w:rsid w:val="002B488E"/>
    <w:rsid w:val="002B4BDB"/>
    <w:rsid w:val="002B4C84"/>
    <w:rsid w:val="002B4CEA"/>
    <w:rsid w:val="002B5191"/>
    <w:rsid w:val="002B5318"/>
    <w:rsid w:val="002B532C"/>
    <w:rsid w:val="002B56D9"/>
    <w:rsid w:val="002B662F"/>
    <w:rsid w:val="002B76B0"/>
    <w:rsid w:val="002B7B28"/>
    <w:rsid w:val="002C049E"/>
    <w:rsid w:val="002C0589"/>
    <w:rsid w:val="002C0655"/>
    <w:rsid w:val="002C0CEF"/>
    <w:rsid w:val="002C1413"/>
    <w:rsid w:val="002C1800"/>
    <w:rsid w:val="002C231A"/>
    <w:rsid w:val="002C2586"/>
    <w:rsid w:val="002C28E3"/>
    <w:rsid w:val="002C2E24"/>
    <w:rsid w:val="002C2EF9"/>
    <w:rsid w:val="002C2F51"/>
    <w:rsid w:val="002C33D4"/>
    <w:rsid w:val="002C39AF"/>
    <w:rsid w:val="002C3B1F"/>
    <w:rsid w:val="002C4834"/>
    <w:rsid w:val="002C4C6F"/>
    <w:rsid w:val="002C600A"/>
    <w:rsid w:val="002C612B"/>
    <w:rsid w:val="002C6339"/>
    <w:rsid w:val="002C68D2"/>
    <w:rsid w:val="002C6BBC"/>
    <w:rsid w:val="002C7164"/>
    <w:rsid w:val="002C7396"/>
    <w:rsid w:val="002C745E"/>
    <w:rsid w:val="002C7491"/>
    <w:rsid w:val="002C7782"/>
    <w:rsid w:val="002C7B22"/>
    <w:rsid w:val="002C7EA9"/>
    <w:rsid w:val="002C7EB3"/>
    <w:rsid w:val="002D006B"/>
    <w:rsid w:val="002D0225"/>
    <w:rsid w:val="002D052B"/>
    <w:rsid w:val="002D0711"/>
    <w:rsid w:val="002D0740"/>
    <w:rsid w:val="002D0D63"/>
    <w:rsid w:val="002D0F38"/>
    <w:rsid w:val="002D1219"/>
    <w:rsid w:val="002D1248"/>
    <w:rsid w:val="002D1729"/>
    <w:rsid w:val="002D1BBB"/>
    <w:rsid w:val="002D1C7C"/>
    <w:rsid w:val="002D1D81"/>
    <w:rsid w:val="002D20C3"/>
    <w:rsid w:val="002D289C"/>
    <w:rsid w:val="002D30B3"/>
    <w:rsid w:val="002D30D8"/>
    <w:rsid w:val="002D31CF"/>
    <w:rsid w:val="002D467D"/>
    <w:rsid w:val="002D4B1C"/>
    <w:rsid w:val="002D4CE5"/>
    <w:rsid w:val="002D4D4B"/>
    <w:rsid w:val="002D59E4"/>
    <w:rsid w:val="002D613B"/>
    <w:rsid w:val="002D61D2"/>
    <w:rsid w:val="002D66B2"/>
    <w:rsid w:val="002D72E6"/>
    <w:rsid w:val="002D7327"/>
    <w:rsid w:val="002D742C"/>
    <w:rsid w:val="002D7E73"/>
    <w:rsid w:val="002D7EE8"/>
    <w:rsid w:val="002D7F03"/>
    <w:rsid w:val="002E0081"/>
    <w:rsid w:val="002E0200"/>
    <w:rsid w:val="002E14B7"/>
    <w:rsid w:val="002E14EB"/>
    <w:rsid w:val="002E1AEA"/>
    <w:rsid w:val="002E1DAA"/>
    <w:rsid w:val="002E27F4"/>
    <w:rsid w:val="002E329D"/>
    <w:rsid w:val="002E35E8"/>
    <w:rsid w:val="002E4856"/>
    <w:rsid w:val="002E51B0"/>
    <w:rsid w:val="002E53CB"/>
    <w:rsid w:val="002E5480"/>
    <w:rsid w:val="002E580B"/>
    <w:rsid w:val="002E5946"/>
    <w:rsid w:val="002E5D69"/>
    <w:rsid w:val="002E630D"/>
    <w:rsid w:val="002E64FE"/>
    <w:rsid w:val="002E6548"/>
    <w:rsid w:val="002E6F9F"/>
    <w:rsid w:val="002E7566"/>
    <w:rsid w:val="002E783F"/>
    <w:rsid w:val="002E7843"/>
    <w:rsid w:val="002E7AD3"/>
    <w:rsid w:val="002F007D"/>
    <w:rsid w:val="002F019C"/>
    <w:rsid w:val="002F02DF"/>
    <w:rsid w:val="002F051A"/>
    <w:rsid w:val="002F0EBD"/>
    <w:rsid w:val="002F10CA"/>
    <w:rsid w:val="002F1A18"/>
    <w:rsid w:val="002F1DB4"/>
    <w:rsid w:val="002F22A5"/>
    <w:rsid w:val="002F261D"/>
    <w:rsid w:val="002F2A70"/>
    <w:rsid w:val="002F2C22"/>
    <w:rsid w:val="002F2D46"/>
    <w:rsid w:val="002F407D"/>
    <w:rsid w:val="002F40B0"/>
    <w:rsid w:val="002F4558"/>
    <w:rsid w:val="002F4A3D"/>
    <w:rsid w:val="002F4A63"/>
    <w:rsid w:val="002F4AED"/>
    <w:rsid w:val="002F4FF3"/>
    <w:rsid w:val="002F507E"/>
    <w:rsid w:val="002F55F6"/>
    <w:rsid w:val="002F5A60"/>
    <w:rsid w:val="002F5BCC"/>
    <w:rsid w:val="002F60D6"/>
    <w:rsid w:val="002F6490"/>
    <w:rsid w:val="002F69E7"/>
    <w:rsid w:val="002F6C51"/>
    <w:rsid w:val="002F711D"/>
    <w:rsid w:val="002F71FD"/>
    <w:rsid w:val="002F721A"/>
    <w:rsid w:val="002F76B2"/>
    <w:rsid w:val="002F7F7C"/>
    <w:rsid w:val="0030065B"/>
    <w:rsid w:val="003006F9"/>
    <w:rsid w:val="00300C30"/>
    <w:rsid w:val="00300DBE"/>
    <w:rsid w:val="00300F42"/>
    <w:rsid w:val="003013F2"/>
    <w:rsid w:val="00301413"/>
    <w:rsid w:val="00301744"/>
    <w:rsid w:val="00301EF3"/>
    <w:rsid w:val="0030203F"/>
    <w:rsid w:val="003020B5"/>
    <w:rsid w:val="003021CD"/>
    <w:rsid w:val="00302A57"/>
    <w:rsid w:val="00302DAC"/>
    <w:rsid w:val="003038AF"/>
    <w:rsid w:val="003039C7"/>
    <w:rsid w:val="00303BDF"/>
    <w:rsid w:val="00303C28"/>
    <w:rsid w:val="00303D03"/>
    <w:rsid w:val="00305DE2"/>
    <w:rsid w:val="00306058"/>
    <w:rsid w:val="00306279"/>
    <w:rsid w:val="003065E7"/>
    <w:rsid w:val="003069C9"/>
    <w:rsid w:val="003069CB"/>
    <w:rsid w:val="00306E71"/>
    <w:rsid w:val="003072B6"/>
    <w:rsid w:val="003079AB"/>
    <w:rsid w:val="00307A28"/>
    <w:rsid w:val="00307A5A"/>
    <w:rsid w:val="00307F73"/>
    <w:rsid w:val="00310093"/>
    <w:rsid w:val="00310B71"/>
    <w:rsid w:val="00311079"/>
    <w:rsid w:val="00311AAE"/>
    <w:rsid w:val="00311C7F"/>
    <w:rsid w:val="00311EDA"/>
    <w:rsid w:val="00311FB4"/>
    <w:rsid w:val="00312B4E"/>
    <w:rsid w:val="00312DDF"/>
    <w:rsid w:val="0031302E"/>
    <w:rsid w:val="0031334D"/>
    <w:rsid w:val="0031356C"/>
    <w:rsid w:val="00313866"/>
    <w:rsid w:val="003139C3"/>
    <w:rsid w:val="003142EC"/>
    <w:rsid w:val="00314742"/>
    <w:rsid w:val="00314A22"/>
    <w:rsid w:val="00314A54"/>
    <w:rsid w:val="00315D6F"/>
    <w:rsid w:val="00316E9E"/>
    <w:rsid w:val="003171FE"/>
    <w:rsid w:val="00317612"/>
    <w:rsid w:val="00317707"/>
    <w:rsid w:val="00317826"/>
    <w:rsid w:val="00317AFA"/>
    <w:rsid w:val="00317B38"/>
    <w:rsid w:val="0032036F"/>
    <w:rsid w:val="00320496"/>
    <w:rsid w:val="003205EF"/>
    <w:rsid w:val="00320723"/>
    <w:rsid w:val="0032095A"/>
    <w:rsid w:val="00320A4E"/>
    <w:rsid w:val="00320A4F"/>
    <w:rsid w:val="00320EC6"/>
    <w:rsid w:val="0032136E"/>
    <w:rsid w:val="0032145D"/>
    <w:rsid w:val="0032146C"/>
    <w:rsid w:val="003221B3"/>
    <w:rsid w:val="00322F19"/>
    <w:rsid w:val="00322F74"/>
    <w:rsid w:val="00323AD8"/>
    <w:rsid w:val="00324775"/>
    <w:rsid w:val="003247E9"/>
    <w:rsid w:val="00324DE9"/>
    <w:rsid w:val="00324F61"/>
    <w:rsid w:val="00325370"/>
    <w:rsid w:val="0032550C"/>
    <w:rsid w:val="0032555C"/>
    <w:rsid w:val="00325567"/>
    <w:rsid w:val="00325775"/>
    <w:rsid w:val="00325A1B"/>
    <w:rsid w:val="00325AF2"/>
    <w:rsid w:val="00325F20"/>
    <w:rsid w:val="003262BF"/>
    <w:rsid w:val="003264ED"/>
    <w:rsid w:val="003269C5"/>
    <w:rsid w:val="00326D9B"/>
    <w:rsid w:val="00326F7B"/>
    <w:rsid w:val="00327150"/>
    <w:rsid w:val="003277DC"/>
    <w:rsid w:val="00327C41"/>
    <w:rsid w:val="00330075"/>
    <w:rsid w:val="003302B9"/>
    <w:rsid w:val="003304EF"/>
    <w:rsid w:val="003305FD"/>
    <w:rsid w:val="00330DEA"/>
    <w:rsid w:val="003313D1"/>
    <w:rsid w:val="00331434"/>
    <w:rsid w:val="003315BE"/>
    <w:rsid w:val="00331896"/>
    <w:rsid w:val="003318CB"/>
    <w:rsid w:val="00331D6B"/>
    <w:rsid w:val="003325AC"/>
    <w:rsid w:val="00332AD3"/>
    <w:rsid w:val="00334178"/>
    <w:rsid w:val="003344D3"/>
    <w:rsid w:val="0033475E"/>
    <w:rsid w:val="0033497F"/>
    <w:rsid w:val="00334C2C"/>
    <w:rsid w:val="00334E06"/>
    <w:rsid w:val="0033585E"/>
    <w:rsid w:val="0033633B"/>
    <w:rsid w:val="003365C9"/>
    <w:rsid w:val="003373B1"/>
    <w:rsid w:val="0033795A"/>
    <w:rsid w:val="00337B3F"/>
    <w:rsid w:val="00340DE1"/>
    <w:rsid w:val="00341AF0"/>
    <w:rsid w:val="00341D4F"/>
    <w:rsid w:val="00342CF1"/>
    <w:rsid w:val="003432CD"/>
    <w:rsid w:val="003436BD"/>
    <w:rsid w:val="00343849"/>
    <w:rsid w:val="003439BD"/>
    <w:rsid w:val="00343C23"/>
    <w:rsid w:val="00344070"/>
    <w:rsid w:val="003440D3"/>
    <w:rsid w:val="00346F18"/>
    <w:rsid w:val="00347412"/>
    <w:rsid w:val="0034782A"/>
    <w:rsid w:val="00347FCA"/>
    <w:rsid w:val="00350131"/>
    <w:rsid w:val="0035043C"/>
    <w:rsid w:val="00350F37"/>
    <w:rsid w:val="00351011"/>
    <w:rsid w:val="0035169C"/>
    <w:rsid w:val="00352A65"/>
    <w:rsid w:val="00352F25"/>
    <w:rsid w:val="00352F85"/>
    <w:rsid w:val="00353F45"/>
    <w:rsid w:val="0035405D"/>
    <w:rsid w:val="0035474C"/>
    <w:rsid w:val="00354D5A"/>
    <w:rsid w:val="00354DAA"/>
    <w:rsid w:val="00356740"/>
    <w:rsid w:val="00356A83"/>
    <w:rsid w:val="00356CB8"/>
    <w:rsid w:val="00357788"/>
    <w:rsid w:val="00357F33"/>
    <w:rsid w:val="003608DC"/>
    <w:rsid w:val="00361BDA"/>
    <w:rsid w:val="00361F83"/>
    <w:rsid w:val="00361FD3"/>
    <w:rsid w:val="00362276"/>
    <w:rsid w:val="0036242A"/>
    <w:rsid w:val="00362526"/>
    <w:rsid w:val="003627AD"/>
    <w:rsid w:val="003627C8"/>
    <w:rsid w:val="0036283D"/>
    <w:rsid w:val="00362AE0"/>
    <w:rsid w:val="00362B61"/>
    <w:rsid w:val="00362D94"/>
    <w:rsid w:val="00362EB8"/>
    <w:rsid w:val="003631F7"/>
    <w:rsid w:val="003638CC"/>
    <w:rsid w:val="003639B3"/>
    <w:rsid w:val="00363BB0"/>
    <w:rsid w:val="003640F3"/>
    <w:rsid w:val="00364ED5"/>
    <w:rsid w:val="003652B2"/>
    <w:rsid w:val="00365CD8"/>
    <w:rsid w:val="00365E16"/>
    <w:rsid w:val="00366528"/>
    <w:rsid w:val="00366C29"/>
    <w:rsid w:val="00367027"/>
    <w:rsid w:val="00367893"/>
    <w:rsid w:val="00367D0E"/>
    <w:rsid w:val="00367EC7"/>
    <w:rsid w:val="0037008D"/>
    <w:rsid w:val="00370105"/>
    <w:rsid w:val="00370423"/>
    <w:rsid w:val="003706AC"/>
    <w:rsid w:val="00370708"/>
    <w:rsid w:val="00370921"/>
    <w:rsid w:val="003709E7"/>
    <w:rsid w:val="00370A46"/>
    <w:rsid w:val="00370D95"/>
    <w:rsid w:val="003715EA"/>
    <w:rsid w:val="00372993"/>
    <w:rsid w:val="00372D65"/>
    <w:rsid w:val="00373167"/>
    <w:rsid w:val="00374F1D"/>
    <w:rsid w:val="003762AF"/>
    <w:rsid w:val="0037632F"/>
    <w:rsid w:val="00376773"/>
    <w:rsid w:val="00376B47"/>
    <w:rsid w:val="003773EB"/>
    <w:rsid w:val="00377657"/>
    <w:rsid w:val="00377C15"/>
    <w:rsid w:val="00377C49"/>
    <w:rsid w:val="00377DF3"/>
    <w:rsid w:val="003802BF"/>
    <w:rsid w:val="00380662"/>
    <w:rsid w:val="003814B1"/>
    <w:rsid w:val="00381909"/>
    <w:rsid w:val="0038190E"/>
    <w:rsid w:val="00381B63"/>
    <w:rsid w:val="00381EEC"/>
    <w:rsid w:val="00382116"/>
    <w:rsid w:val="00382279"/>
    <w:rsid w:val="003823D3"/>
    <w:rsid w:val="00382DD2"/>
    <w:rsid w:val="00382E11"/>
    <w:rsid w:val="00382FBE"/>
    <w:rsid w:val="00382FF5"/>
    <w:rsid w:val="0038323D"/>
    <w:rsid w:val="00383671"/>
    <w:rsid w:val="00383789"/>
    <w:rsid w:val="003837F9"/>
    <w:rsid w:val="003840F1"/>
    <w:rsid w:val="0038581F"/>
    <w:rsid w:val="0038584E"/>
    <w:rsid w:val="00385979"/>
    <w:rsid w:val="003864B4"/>
    <w:rsid w:val="00387174"/>
    <w:rsid w:val="00387DB1"/>
    <w:rsid w:val="0039002B"/>
    <w:rsid w:val="003901C1"/>
    <w:rsid w:val="003908FA"/>
    <w:rsid w:val="00390B5A"/>
    <w:rsid w:val="00390D12"/>
    <w:rsid w:val="00391493"/>
    <w:rsid w:val="00391A24"/>
    <w:rsid w:val="003920D1"/>
    <w:rsid w:val="00392120"/>
    <w:rsid w:val="0039254C"/>
    <w:rsid w:val="00392853"/>
    <w:rsid w:val="00392F6A"/>
    <w:rsid w:val="00393381"/>
    <w:rsid w:val="00393394"/>
    <w:rsid w:val="00393B00"/>
    <w:rsid w:val="00393D3D"/>
    <w:rsid w:val="00393D73"/>
    <w:rsid w:val="00394233"/>
    <w:rsid w:val="0039443F"/>
    <w:rsid w:val="003956F1"/>
    <w:rsid w:val="003964BC"/>
    <w:rsid w:val="00396BBF"/>
    <w:rsid w:val="00396DD3"/>
    <w:rsid w:val="00397034"/>
    <w:rsid w:val="00397BAB"/>
    <w:rsid w:val="00397C12"/>
    <w:rsid w:val="00397CCF"/>
    <w:rsid w:val="003A010D"/>
    <w:rsid w:val="003A096E"/>
    <w:rsid w:val="003A129E"/>
    <w:rsid w:val="003A14F5"/>
    <w:rsid w:val="003A1B72"/>
    <w:rsid w:val="003A22A1"/>
    <w:rsid w:val="003A2837"/>
    <w:rsid w:val="003A3836"/>
    <w:rsid w:val="003A43E7"/>
    <w:rsid w:val="003A4672"/>
    <w:rsid w:val="003A5B15"/>
    <w:rsid w:val="003A617E"/>
    <w:rsid w:val="003A629D"/>
    <w:rsid w:val="003A62C6"/>
    <w:rsid w:val="003A62D3"/>
    <w:rsid w:val="003A62F9"/>
    <w:rsid w:val="003A68F5"/>
    <w:rsid w:val="003A6BFB"/>
    <w:rsid w:val="003A7B59"/>
    <w:rsid w:val="003B008B"/>
    <w:rsid w:val="003B172F"/>
    <w:rsid w:val="003B1B8B"/>
    <w:rsid w:val="003B2542"/>
    <w:rsid w:val="003B2846"/>
    <w:rsid w:val="003B2C79"/>
    <w:rsid w:val="003B3493"/>
    <w:rsid w:val="003B36E6"/>
    <w:rsid w:val="003B384B"/>
    <w:rsid w:val="003B40C0"/>
    <w:rsid w:val="003B41B6"/>
    <w:rsid w:val="003B4A1A"/>
    <w:rsid w:val="003B65C6"/>
    <w:rsid w:val="003B6677"/>
    <w:rsid w:val="003B6CA3"/>
    <w:rsid w:val="003B720C"/>
    <w:rsid w:val="003B7284"/>
    <w:rsid w:val="003B75C3"/>
    <w:rsid w:val="003B7C26"/>
    <w:rsid w:val="003B7FA1"/>
    <w:rsid w:val="003C0262"/>
    <w:rsid w:val="003C077D"/>
    <w:rsid w:val="003C07B5"/>
    <w:rsid w:val="003C0C5D"/>
    <w:rsid w:val="003C0D0D"/>
    <w:rsid w:val="003C0D8D"/>
    <w:rsid w:val="003C149B"/>
    <w:rsid w:val="003C169E"/>
    <w:rsid w:val="003C17E0"/>
    <w:rsid w:val="003C1D0E"/>
    <w:rsid w:val="003C23FA"/>
    <w:rsid w:val="003C2A3C"/>
    <w:rsid w:val="003C4096"/>
    <w:rsid w:val="003C45B5"/>
    <w:rsid w:val="003C4A0B"/>
    <w:rsid w:val="003C4A0D"/>
    <w:rsid w:val="003C520B"/>
    <w:rsid w:val="003C5E4F"/>
    <w:rsid w:val="003C6190"/>
    <w:rsid w:val="003C6199"/>
    <w:rsid w:val="003C7051"/>
    <w:rsid w:val="003C7464"/>
    <w:rsid w:val="003C7FEB"/>
    <w:rsid w:val="003D0014"/>
    <w:rsid w:val="003D0638"/>
    <w:rsid w:val="003D07AC"/>
    <w:rsid w:val="003D09A9"/>
    <w:rsid w:val="003D0BF9"/>
    <w:rsid w:val="003D151F"/>
    <w:rsid w:val="003D26DE"/>
    <w:rsid w:val="003D2A29"/>
    <w:rsid w:val="003D2CC5"/>
    <w:rsid w:val="003D3215"/>
    <w:rsid w:val="003D3675"/>
    <w:rsid w:val="003D4463"/>
    <w:rsid w:val="003D4AE0"/>
    <w:rsid w:val="003D4E68"/>
    <w:rsid w:val="003D4F4E"/>
    <w:rsid w:val="003D51BF"/>
    <w:rsid w:val="003D5E8F"/>
    <w:rsid w:val="003D65AA"/>
    <w:rsid w:val="003D6B81"/>
    <w:rsid w:val="003D6DD1"/>
    <w:rsid w:val="003D73BC"/>
    <w:rsid w:val="003D740C"/>
    <w:rsid w:val="003D7521"/>
    <w:rsid w:val="003D76D7"/>
    <w:rsid w:val="003E0095"/>
    <w:rsid w:val="003E0939"/>
    <w:rsid w:val="003E0DFF"/>
    <w:rsid w:val="003E10F9"/>
    <w:rsid w:val="003E126C"/>
    <w:rsid w:val="003E1AB2"/>
    <w:rsid w:val="003E1AB7"/>
    <w:rsid w:val="003E1E8B"/>
    <w:rsid w:val="003E2151"/>
    <w:rsid w:val="003E23C0"/>
    <w:rsid w:val="003E2E55"/>
    <w:rsid w:val="003E35A6"/>
    <w:rsid w:val="003E3F72"/>
    <w:rsid w:val="003E459B"/>
    <w:rsid w:val="003E49DB"/>
    <w:rsid w:val="003E5433"/>
    <w:rsid w:val="003E5810"/>
    <w:rsid w:val="003E664C"/>
    <w:rsid w:val="003E6882"/>
    <w:rsid w:val="003E73C8"/>
    <w:rsid w:val="003E7534"/>
    <w:rsid w:val="003E7A09"/>
    <w:rsid w:val="003E7A12"/>
    <w:rsid w:val="003F0B95"/>
    <w:rsid w:val="003F0F34"/>
    <w:rsid w:val="003F13C6"/>
    <w:rsid w:val="003F13F4"/>
    <w:rsid w:val="003F1962"/>
    <w:rsid w:val="003F2894"/>
    <w:rsid w:val="003F28CE"/>
    <w:rsid w:val="003F30CF"/>
    <w:rsid w:val="003F3976"/>
    <w:rsid w:val="003F3AE3"/>
    <w:rsid w:val="003F4451"/>
    <w:rsid w:val="003F4A68"/>
    <w:rsid w:val="003F4D9B"/>
    <w:rsid w:val="003F4F4A"/>
    <w:rsid w:val="003F530E"/>
    <w:rsid w:val="003F5636"/>
    <w:rsid w:val="003F5A00"/>
    <w:rsid w:val="003F5CC3"/>
    <w:rsid w:val="003F730E"/>
    <w:rsid w:val="003F78D9"/>
    <w:rsid w:val="003F7C58"/>
    <w:rsid w:val="003F7D33"/>
    <w:rsid w:val="0040039C"/>
    <w:rsid w:val="00400401"/>
    <w:rsid w:val="00400BE0"/>
    <w:rsid w:val="00400C2E"/>
    <w:rsid w:val="00401664"/>
    <w:rsid w:val="00401819"/>
    <w:rsid w:val="004018DD"/>
    <w:rsid w:val="004018FB"/>
    <w:rsid w:val="00401A80"/>
    <w:rsid w:val="00401AB9"/>
    <w:rsid w:val="00402332"/>
    <w:rsid w:val="00402BBB"/>
    <w:rsid w:val="00402BEB"/>
    <w:rsid w:val="00402CF7"/>
    <w:rsid w:val="00402EFF"/>
    <w:rsid w:val="00403039"/>
    <w:rsid w:val="00404182"/>
    <w:rsid w:val="00404399"/>
    <w:rsid w:val="004049B0"/>
    <w:rsid w:val="004052CE"/>
    <w:rsid w:val="00405A51"/>
    <w:rsid w:val="00405CA2"/>
    <w:rsid w:val="00405CB3"/>
    <w:rsid w:val="004061CA"/>
    <w:rsid w:val="00406488"/>
    <w:rsid w:val="004064E6"/>
    <w:rsid w:val="0040651A"/>
    <w:rsid w:val="00406577"/>
    <w:rsid w:val="004067F8"/>
    <w:rsid w:val="00406D5B"/>
    <w:rsid w:val="00406DC6"/>
    <w:rsid w:val="0040714F"/>
    <w:rsid w:val="00407696"/>
    <w:rsid w:val="00407925"/>
    <w:rsid w:val="00407A85"/>
    <w:rsid w:val="00410EF5"/>
    <w:rsid w:val="00411163"/>
    <w:rsid w:val="0041121E"/>
    <w:rsid w:val="00411505"/>
    <w:rsid w:val="00411FED"/>
    <w:rsid w:val="00412098"/>
    <w:rsid w:val="00412FE9"/>
    <w:rsid w:val="00413463"/>
    <w:rsid w:val="00413695"/>
    <w:rsid w:val="00413C36"/>
    <w:rsid w:val="00413DBC"/>
    <w:rsid w:val="004140A8"/>
    <w:rsid w:val="00415B7F"/>
    <w:rsid w:val="00415FAC"/>
    <w:rsid w:val="00416005"/>
    <w:rsid w:val="0041621C"/>
    <w:rsid w:val="00416952"/>
    <w:rsid w:val="00416AFD"/>
    <w:rsid w:val="00416CDC"/>
    <w:rsid w:val="004202A3"/>
    <w:rsid w:val="004204FD"/>
    <w:rsid w:val="0042051C"/>
    <w:rsid w:val="00420912"/>
    <w:rsid w:val="00420B36"/>
    <w:rsid w:val="00420D76"/>
    <w:rsid w:val="00421808"/>
    <w:rsid w:val="00421A53"/>
    <w:rsid w:val="00421B9F"/>
    <w:rsid w:val="004229DC"/>
    <w:rsid w:val="0042341E"/>
    <w:rsid w:val="004240F2"/>
    <w:rsid w:val="004248FE"/>
    <w:rsid w:val="00425034"/>
    <w:rsid w:val="004254DD"/>
    <w:rsid w:val="00425F18"/>
    <w:rsid w:val="004260A8"/>
    <w:rsid w:val="00426B3A"/>
    <w:rsid w:val="004276CF"/>
    <w:rsid w:val="00427DE6"/>
    <w:rsid w:val="0043003F"/>
    <w:rsid w:val="004301B3"/>
    <w:rsid w:val="0043078D"/>
    <w:rsid w:val="004318B9"/>
    <w:rsid w:val="00431EE8"/>
    <w:rsid w:val="0043252A"/>
    <w:rsid w:val="00433234"/>
    <w:rsid w:val="004344DE"/>
    <w:rsid w:val="004345B0"/>
    <w:rsid w:val="00434F72"/>
    <w:rsid w:val="00434FFE"/>
    <w:rsid w:val="004363A6"/>
    <w:rsid w:val="004368CC"/>
    <w:rsid w:val="0043698A"/>
    <w:rsid w:val="00436B04"/>
    <w:rsid w:val="004371DA"/>
    <w:rsid w:val="004372E2"/>
    <w:rsid w:val="004373A5"/>
    <w:rsid w:val="004376E6"/>
    <w:rsid w:val="00437895"/>
    <w:rsid w:val="00440C21"/>
    <w:rsid w:val="00440C51"/>
    <w:rsid w:val="00441EC9"/>
    <w:rsid w:val="00443720"/>
    <w:rsid w:val="00443C4A"/>
    <w:rsid w:val="004445A1"/>
    <w:rsid w:val="00445011"/>
    <w:rsid w:val="00445690"/>
    <w:rsid w:val="00445A59"/>
    <w:rsid w:val="00445EEF"/>
    <w:rsid w:val="00446B78"/>
    <w:rsid w:val="0044796D"/>
    <w:rsid w:val="00447C73"/>
    <w:rsid w:val="00447CBB"/>
    <w:rsid w:val="00447DDC"/>
    <w:rsid w:val="00450123"/>
    <w:rsid w:val="0045078B"/>
    <w:rsid w:val="00450B42"/>
    <w:rsid w:val="00450FF0"/>
    <w:rsid w:val="00451691"/>
    <w:rsid w:val="00451737"/>
    <w:rsid w:val="004527D9"/>
    <w:rsid w:val="00452944"/>
    <w:rsid w:val="00452CBF"/>
    <w:rsid w:val="00453117"/>
    <w:rsid w:val="00453362"/>
    <w:rsid w:val="00453887"/>
    <w:rsid w:val="0045432B"/>
    <w:rsid w:val="0045450F"/>
    <w:rsid w:val="00454F2E"/>
    <w:rsid w:val="0045591E"/>
    <w:rsid w:val="00455DCF"/>
    <w:rsid w:val="00455EBE"/>
    <w:rsid w:val="00456439"/>
    <w:rsid w:val="0045696D"/>
    <w:rsid w:val="004569CE"/>
    <w:rsid w:val="00456BFD"/>
    <w:rsid w:val="0045732A"/>
    <w:rsid w:val="004576CD"/>
    <w:rsid w:val="00457E70"/>
    <w:rsid w:val="0046041B"/>
    <w:rsid w:val="00460557"/>
    <w:rsid w:val="0046058C"/>
    <w:rsid w:val="0046089A"/>
    <w:rsid w:val="00460FFF"/>
    <w:rsid w:val="004612E2"/>
    <w:rsid w:val="00461B1E"/>
    <w:rsid w:val="00461CCB"/>
    <w:rsid w:val="0046236B"/>
    <w:rsid w:val="004623C8"/>
    <w:rsid w:val="00462489"/>
    <w:rsid w:val="00462A16"/>
    <w:rsid w:val="00462D91"/>
    <w:rsid w:val="00463628"/>
    <w:rsid w:val="00463BD0"/>
    <w:rsid w:val="00464302"/>
    <w:rsid w:val="0046459F"/>
    <w:rsid w:val="00464FFF"/>
    <w:rsid w:val="004650FA"/>
    <w:rsid w:val="00465B51"/>
    <w:rsid w:val="00465B70"/>
    <w:rsid w:val="00466151"/>
    <w:rsid w:val="00466948"/>
    <w:rsid w:val="0046698B"/>
    <w:rsid w:val="00466D0D"/>
    <w:rsid w:val="00467493"/>
    <w:rsid w:val="00467F72"/>
    <w:rsid w:val="00470190"/>
    <w:rsid w:val="00470DB1"/>
    <w:rsid w:val="00471E64"/>
    <w:rsid w:val="00471FE3"/>
    <w:rsid w:val="0047221E"/>
    <w:rsid w:val="00472247"/>
    <w:rsid w:val="00472957"/>
    <w:rsid w:val="00472BCD"/>
    <w:rsid w:val="00472C45"/>
    <w:rsid w:val="0047354C"/>
    <w:rsid w:val="0047387F"/>
    <w:rsid w:val="00473C51"/>
    <w:rsid w:val="00473E22"/>
    <w:rsid w:val="00473EB7"/>
    <w:rsid w:val="00473F87"/>
    <w:rsid w:val="004740F4"/>
    <w:rsid w:val="0047443F"/>
    <w:rsid w:val="004745B7"/>
    <w:rsid w:val="0047490C"/>
    <w:rsid w:val="00474F36"/>
    <w:rsid w:val="00475BF9"/>
    <w:rsid w:val="00475C56"/>
    <w:rsid w:val="0047608B"/>
    <w:rsid w:val="00476424"/>
    <w:rsid w:val="004765AF"/>
    <w:rsid w:val="00476BD9"/>
    <w:rsid w:val="00476E18"/>
    <w:rsid w:val="004806A2"/>
    <w:rsid w:val="00480FE9"/>
    <w:rsid w:val="00481017"/>
    <w:rsid w:val="0048102B"/>
    <w:rsid w:val="00481B35"/>
    <w:rsid w:val="0048200D"/>
    <w:rsid w:val="00482237"/>
    <w:rsid w:val="004822EA"/>
    <w:rsid w:val="00483305"/>
    <w:rsid w:val="004834FC"/>
    <w:rsid w:val="00484029"/>
    <w:rsid w:val="00484158"/>
    <w:rsid w:val="004841EE"/>
    <w:rsid w:val="004842B5"/>
    <w:rsid w:val="0048443D"/>
    <w:rsid w:val="00484D4B"/>
    <w:rsid w:val="00485559"/>
    <w:rsid w:val="00485EBB"/>
    <w:rsid w:val="00486BF4"/>
    <w:rsid w:val="00487116"/>
    <w:rsid w:val="00487454"/>
    <w:rsid w:val="00487B78"/>
    <w:rsid w:val="00487D08"/>
    <w:rsid w:val="00487D87"/>
    <w:rsid w:val="0049041B"/>
    <w:rsid w:val="004910E2"/>
    <w:rsid w:val="004912DB"/>
    <w:rsid w:val="00491A49"/>
    <w:rsid w:val="00492131"/>
    <w:rsid w:val="00492159"/>
    <w:rsid w:val="0049282D"/>
    <w:rsid w:val="00492C15"/>
    <w:rsid w:val="00492EA2"/>
    <w:rsid w:val="00493430"/>
    <w:rsid w:val="00493799"/>
    <w:rsid w:val="00493F26"/>
    <w:rsid w:val="004942A1"/>
    <w:rsid w:val="004946F0"/>
    <w:rsid w:val="00494924"/>
    <w:rsid w:val="004953C6"/>
    <w:rsid w:val="00496637"/>
    <w:rsid w:val="00496D27"/>
    <w:rsid w:val="00497074"/>
    <w:rsid w:val="004973E4"/>
    <w:rsid w:val="004974BE"/>
    <w:rsid w:val="0049770D"/>
    <w:rsid w:val="00497EDC"/>
    <w:rsid w:val="004A108F"/>
    <w:rsid w:val="004A1970"/>
    <w:rsid w:val="004A198E"/>
    <w:rsid w:val="004A2330"/>
    <w:rsid w:val="004A2CF9"/>
    <w:rsid w:val="004A3161"/>
    <w:rsid w:val="004A32C2"/>
    <w:rsid w:val="004A3924"/>
    <w:rsid w:val="004A3AA4"/>
    <w:rsid w:val="004A3EF5"/>
    <w:rsid w:val="004A4B0F"/>
    <w:rsid w:val="004A511A"/>
    <w:rsid w:val="004A5677"/>
    <w:rsid w:val="004A5B50"/>
    <w:rsid w:val="004A5E0E"/>
    <w:rsid w:val="004A6467"/>
    <w:rsid w:val="004A6CB3"/>
    <w:rsid w:val="004A6E2C"/>
    <w:rsid w:val="004A71DD"/>
    <w:rsid w:val="004A79F9"/>
    <w:rsid w:val="004A7B4F"/>
    <w:rsid w:val="004A7D7F"/>
    <w:rsid w:val="004B0145"/>
    <w:rsid w:val="004B0528"/>
    <w:rsid w:val="004B0618"/>
    <w:rsid w:val="004B0762"/>
    <w:rsid w:val="004B09D2"/>
    <w:rsid w:val="004B0B7D"/>
    <w:rsid w:val="004B0DF2"/>
    <w:rsid w:val="004B18BE"/>
    <w:rsid w:val="004B18DD"/>
    <w:rsid w:val="004B22F3"/>
    <w:rsid w:val="004B29F9"/>
    <w:rsid w:val="004B2B99"/>
    <w:rsid w:val="004B2CB1"/>
    <w:rsid w:val="004B2D86"/>
    <w:rsid w:val="004B2F88"/>
    <w:rsid w:val="004B3BDD"/>
    <w:rsid w:val="004B4E43"/>
    <w:rsid w:val="004B4EE1"/>
    <w:rsid w:val="004B57F7"/>
    <w:rsid w:val="004B610C"/>
    <w:rsid w:val="004B6C07"/>
    <w:rsid w:val="004B709A"/>
    <w:rsid w:val="004B70CC"/>
    <w:rsid w:val="004B7A55"/>
    <w:rsid w:val="004C0410"/>
    <w:rsid w:val="004C0907"/>
    <w:rsid w:val="004C0A5F"/>
    <w:rsid w:val="004C0D4C"/>
    <w:rsid w:val="004C10F7"/>
    <w:rsid w:val="004C137A"/>
    <w:rsid w:val="004C15E0"/>
    <w:rsid w:val="004C203D"/>
    <w:rsid w:val="004C26F4"/>
    <w:rsid w:val="004C278B"/>
    <w:rsid w:val="004C3039"/>
    <w:rsid w:val="004C316F"/>
    <w:rsid w:val="004C3B62"/>
    <w:rsid w:val="004C4040"/>
    <w:rsid w:val="004C4420"/>
    <w:rsid w:val="004C4790"/>
    <w:rsid w:val="004C4B69"/>
    <w:rsid w:val="004C4EFE"/>
    <w:rsid w:val="004C4FB0"/>
    <w:rsid w:val="004C54C7"/>
    <w:rsid w:val="004C5661"/>
    <w:rsid w:val="004C56BC"/>
    <w:rsid w:val="004C639D"/>
    <w:rsid w:val="004C668C"/>
    <w:rsid w:val="004C6740"/>
    <w:rsid w:val="004C6B15"/>
    <w:rsid w:val="004C6DE4"/>
    <w:rsid w:val="004C7FB0"/>
    <w:rsid w:val="004D0341"/>
    <w:rsid w:val="004D0667"/>
    <w:rsid w:val="004D0DF1"/>
    <w:rsid w:val="004D2490"/>
    <w:rsid w:val="004D25A3"/>
    <w:rsid w:val="004D2F0C"/>
    <w:rsid w:val="004D3281"/>
    <w:rsid w:val="004D3550"/>
    <w:rsid w:val="004D3C3E"/>
    <w:rsid w:val="004D3ECA"/>
    <w:rsid w:val="004D4248"/>
    <w:rsid w:val="004D471D"/>
    <w:rsid w:val="004D543E"/>
    <w:rsid w:val="004D54AB"/>
    <w:rsid w:val="004D5784"/>
    <w:rsid w:val="004D5867"/>
    <w:rsid w:val="004D5D83"/>
    <w:rsid w:val="004D5F39"/>
    <w:rsid w:val="004D6136"/>
    <w:rsid w:val="004D682A"/>
    <w:rsid w:val="004D69BF"/>
    <w:rsid w:val="004D7451"/>
    <w:rsid w:val="004E06D9"/>
    <w:rsid w:val="004E0890"/>
    <w:rsid w:val="004E089E"/>
    <w:rsid w:val="004E096F"/>
    <w:rsid w:val="004E0A17"/>
    <w:rsid w:val="004E0D48"/>
    <w:rsid w:val="004E14E5"/>
    <w:rsid w:val="004E15FD"/>
    <w:rsid w:val="004E1FB1"/>
    <w:rsid w:val="004E219E"/>
    <w:rsid w:val="004E29C0"/>
    <w:rsid w:val="004E2C5E"/>
    <w:rsid w:val="004E2DC1"/>
    <w:rsid w:val="004E308D"/>
    <w:rsid w:val="004E32BB"/>
    <w:rsid w:val="004E3347"/>
    <w:rsid w:val="004E3E82"/>
    <w:rsid w:val="004E48C9"/>
    <w:rsid w:val="004E4A1D"/>
    <w:rsid w:val="004E4BE6"/>
    <w:rsid w:val="004E50CA"/>
    <w:rsid w:val="004E53CB"/>
    <w:rsid w:val="004E5FD0"/>
    <w:rsid w:val="004E618D"/>
    <w:rsid w:val="004E6701"/>
    <w:rsid w:val="004E67DB"/>
    <w:rsid w:val="004E6B76"/>
    <w:rsid w:val="004F06F6"/>
    <w:rsid w:val="004F0E48"/>
    <w:rsid w:val="004F1B06"/>
    <w:rsid w:val="004F1B57"/>
    <w:rsid w:val="004F2599"/>
    <w:rsid w:val="004F26BA"/>
    <w:rsid w:val="004F2788"/>
    <w:rsid w:val="004F35A6"/>
    <w:rsid w:val="004F3685"/>
    <w:rsid w:val="004F4827"/>
    <w:rsid w:val="004F4BDC"/>
    <w:rsid w:val="004F51F6"/>
    <w:rsid w:val="004F6546"/>
    <w:rsid w:val="004F6D48"/>
    <w:rsid w:val="004F6E39"/>
    <w:rsid w:val="004F740C"/>
    <w:rsid w:val="004F776F"/>
    <w:rsid w:val="004F7BA9"/>
    <w:rsid w:val="00500DF7"/>
    <w:rsid w:val="00501F4C"/>
    <w:rsid w:val="00502160"/>
    <w:rsid w:val="00502584"/>
    <w:rsid w:val="005029AC"/>
    <w:rsid w:val="00502C5F"/>
    <w:rsid w:val="00502F9D"/>
    <w:rsid w:val="005034C6"/>
    <w:rsid w:val="005038A6"/>
    <w:rsid w:val="0050407F"/>
    <w:rsid w:val="00504090"/>
    <w:rsid w:val="00504BF9"/>
    <w:rsid w:val="005052E2"/>
    <w:rsid w:val="005054C4"/>
    <w:rsid w:val="0050575B"/>
    <w:rsid w:val="00505884"/>
    <w:rsid w:val="005058EB"/>
    <w:rsid w:val="0050692E"/>
    <w:rsid w:val="00506F21"/>
    <w:rsid w:val="00506FDF"/>
    <w:rsid w:val="005070EA"/>
    <w:rsid w:val="0050773B"/>
    <w:rsid w:val="005079AC"/>
    <w:rsid w:val="00507F11"/>
    <w:rsid w:val="00510377"/>
    <w:rsid w:val="005104BD"/>
    <w:rsid w:val="005105E0"/>
    <w:rsid w:val="00510D96"/>
    <w:rsid w:val="00510D9D"/>
    <w:rsid w:val="00511EA9"/>
    <w:rsid w:val="00511EE4"/>
    <w:rsid w:val="00512184"/>
    <w:rsid w:val="0051299E"/>
    <w:rsid w:val="005131E8"/>
    <w:rsid w:val="00513C3F"/>
    <w:rsid w:val="00514B37"/>
    <w:rsid w:val="00514C8A"/>
    <w:rsid w:val="00514D51"/>
    <w:rsid w:val="00514E92"/>
    <w:rsid w:val="00515942"/>
    <w:rsid w:val="00515DA4"/>
    <w:rsid w:val="00516389"/>
    <w:rsid w:val="00516436"/>
    <w:rsid w:val="00516F2D"/>
    <w:rsid w:val="00517452"/>
    <w:rsid w:val="0051768C"/>
    <w:rsid w:val="0051777E"/>
    <w:rsid w:val="00517F50"/>
    <w:rsid w:val="00517F6A"/>
    <w:rsid w:val="005203AD"/>
    <w:rsid w:val="00520453"/>
    <w:rsid w:val="0052164F"/>
    <w:rsid w:val="00521F8B"/>
    <w:rsid w:val="005222A2"/>
    <w:rsid w:val="00522536"/>
    <w:rsid w:val="00522EAE"/>
    <w:rsid w:val="0052315B"/>
    <w:rsid w:val="00523372"/>
    <w:rsid w:val="005235C3"/>
    <w:rsid w:val="005236AD"/>
    <w:rsid w:val="005240E9"/>
    <w:rsid w:val="00524E2D"/>
    <w:rsid w:val="00524F5A"/>
    <w:rsid w:val="0052579C"/>
    <w:rsid w:val="00525A3D"/>
    <w:rsid w:val="00525CC5"/>
    <w:rsid w:val="00525CC9"/>
    <w:rsid w:val="0052614B"/>
    <w:rsid w:val="005261C9"/>
    <w:rsid w:val="0052668F"/>
    <w:rsid w:val="00526B65"/>
    <w:rsid w:val="00526EA8"/>
    <w:rsid w:val="0052757D"/>
    <w:rsid w:val="0052763C"/>
    <w:rsid w:val="00530B14"/>
    <w:rsid w:val="00531F68"/>
    <w:rsid w:val="00531FC5"/>
    <w:rsid w:val="00532097"/>
    <w:rsid w:val="005320E7"/>
    <w:rsid w:val="00532766"/>
    <w:rsid w:val="005329E1"/>
    <w:rsid w:val="00532BCB"/>
    <w:rsid w:val="00532FF9"/>
    <w:rsid w:val="00533206"/>
    <w:rsid w:val="00533256"/>
    <w:rsid w:val="005339C6"/>
    <w:rsid w:val="00533AE8"/>
    <w:rsid w:val="00533AFB"/>
    <w:rsid w:val="00534111"/>
    <w:rsid w:val="0053458D"/>
    <w:rsid w:val="005347BC"/>
    <w:rsid w:val="0053485E"/>
    <w:rsid w:val="00534B96"/>
    <w:rsid w:val="00534CBB"/>
    <w:rsid w:val="005358B5"/>
    <w:rsid w:val="0053660D"/>
    <w:rsid w:val="00536A6F"/>
    <w:rsid w:val="00536E8E"/>
    <w:rsid w:val="005370A6"/>
    <w:rsid w:val="0053755D"/>
    <w:rsid w:val="005400D6"/>
    <w:rsid w:val="005403D9"/>
    <w:rsid w:val="0054103E"/>
    <w:rsid w:val="00541A7F"/>
    <w:rsid w:val="00541D2C"/>
    <w:rsid w:val="00541FF2"/>
    <w:rsid w:val="00542B47"/>
    <w:rsid w:val="00542CD0"/>
    <w:rsid w:val="00543948"/>
    <w:rsid w:val="00544C21"/>
    <w:rsid w:val="00545F06"/>
    <w:rsid w:val="0054661B"/>
    <w:rsid w:val="005467D6"/>
    <w:rsid w:val="00546B62"/>
    <w:rsid w:val="00546F56"/>
    <w:rsid w:val="0054776B"/>
    <w:rsid w:val="0055003B"/>
    <w:rsid w:val="00550675"/>
    <w:rsid w:val="00550A28"/>
    <w:rsid w:val="00550B2D"/>
    <w:rsid w:val="00550FB9"/>
    <w:rsid w:val="0055173F"/>
    <w:rsid w:val="005517EE"/>
    <w:rsid w:val="00551A3C"/>
    <w:rsid w:val="005526A4"/>
    <w:rsid w:val="005527FC"/>
    <w:rsid w:val="00552BF3"/>
    <w:rsid w:val="00552CE5"/>
    <w:rsid w:val="00552E45"/>
    <w:rsid w:val="00553623"/>
    <w:rsid w:val="00553877"/>
    <w:rsid w:val="00553924"/>
    <w:rsid w:val="00553D47"/>
    <w:rsid w:val="00553DAB"/>
    <w:rsid w:val="00553E71"/>
    <w:rsid w:val="00554764"/>
    <w:rsid w:val="00554AC9"/>
    <w:rsid w:val="00554F13"/>
    <w:rsid w:val="00555195"/>
    <w:rsid w:val="00555972"/>
    <w:rsid w:val="00555BC6"/>
    <w:rsid w:val="00555EAA"/>
    <w:rsid w:val="00556F91"/>
    <w:rsid w:val="0055747D"/>
    <w:rsid w:val="0055764F"/>
    <w:rsid w:val="00557A2C"/>
    <w:rsid w:val="00557C6D"/>
    <w:rsid w:val="00560442"/>
    <w:rsid w:val="0056104F"/>
    <w:rsid w:val="00561056"/>
    <w:rsid w:val="00561130"/>
    <w:rsid w:val="00561726"/>
    <w:rsid w:val="00561FDB"/>
    <w:rsid w:val="0056203D"/>
    <w:rsid w:val="005622C3"/>
    <w:rsid w:val="00562C8C"/>
    <w:rsid w:val="00563612"/>
    <w:rsid w:val="00563844"/>
    <w:rsid w:val="00563BBE"/>
    <w:rsid w:val="00563C5A"/>
    <w:rsid w:val="00563D00"/>
    <w:rsid w:val="0056518B"/>
    <w:rsid w:val="005653EB"/>
    <w:rsid w:val="00565A23"/>
    <w:rsid w:val="00565C1B"/>
    <w:rsid w:val="00565DD2"/>
    <w:rsid w:val="0056605D"/>
    <w:rsid w:val="00566262"/>
    <w:rsid w:val="005664FF"/>
    <w:rsid w:val="00567C12"/>
    <w:rsid w:val="005701C1"/>
    <w:rsid w:val="00570257"/>
    <w:rsid w:val="005704D5"/>
    <w:rsid w:val="00570603"/>
    <w:rsid w:val="005708BE"/>
    <w:rsid w:val="0057113B"/>
    <w:rsid w:val="005718EE"/>
    <w:rsid w:val="00571E21"/>
    <w:rsid w:val="00571E9A"/>
    <w:rsid w:val="00572122"/>
    <w:rsid w:val="005729D5"/>
    <w:rsid w:val="00572BCB"/>
    <w:rsid w:val="005730EB"/>
    <w:rsid w:val="0057334A"/>
    <w:rsid w:val="00573700"/>
    <w:rsid w:val="00573D2A"/>
    <w:rsid w:val="00574168"/>
    <w:rsid w:val="0057447F"/>
    <w:rsid w:val="00574924"/>
    <w:rsid w:val="00574C31"/>
    <w:rsid w:val="00574DE2"/>
    <w:rsid w:val="00575FED"/>
    <w:rsid w:val="00576E9A"/>
    <w:rsid w:val="005774EB"/>
    <w:rsid w:val="00577762"/>
    <w:rsid w:val="00577D45"/>
    <w:rsid w:val="0058019E"/>
    <w:rsid w:val="0058048A"/>
    <w:rsid w:val="0058080E"/>
    <w:rsid w:val="00580E41"/>
    <w:rsid w:val="00581307"/>
    <w:rsid w:val="00581309"/>
    <w:rsid w:val="00581371"/>
    <w:rsid w:val="00581572"/>
    <w:rsid w:val="00581C73"/>
    <w:rsid w:val="00582127"/>
    <w:rsid w:val="0058214A"/>
    <w:rsid w:val="00582B81"/>
    <w:rsid w:val="00582D40"/>
    <w:rsid w:val="005830A6"/>
    <w:rsid w:val="005837CA"/>
    <w:rsid w:val="00583A16"/>
    <w:rsid w:val="005842AC"/>
    <w:rsid w:val="005845A5"/>
    <w:rsid w:val="00584977"/>
    <w:rsid w:val="00584DA4"/>
    <w:rsid w:val="00585455"/>
    <w:rsid w:val="005860A4"/>
    <w:rsid w:val="00586177"/>
    <w:rsid w:val="005865B8"/>
    <w:rsid w:val="005865FA"/>
    <w:rsid w:val="0058661A"/>
    <w:rsid w:val="00586D27"/>
    <w:rsid w:val="00587C3E"/>
    <w:rsid w:val="00590199"/>
    <w:rsid w:val="005902BF"/>
    <w:rsid w:val="005902D0"/>
    <w:rsid w:val="005905D5"/>
    <w:rsid w:val="00590610"/>
    <w:rsid w:val="00590880"/>
    <w:rsid w:val="00590B13"/>
    <w:rsid w:val="00590C6D"/>
    <w:rsid w:val="00591115"/>
    <w:rsid w:val="005912CB"/>
    <w:rsid w:val="005913DB"/>
    <w:rsid w:val="00592124"/>
    <w:rsid w:val="005921CC"/>
    <w:rsid w:val="00592813"/>
    <w:rsid w:val="00592BF7"/>
    <w:rsid w:val="00593289"/>
    <w:rsid w:val="005938D6"/>
    <w:rsid w:val="00593A55"/>
    <w:rsid w:val="00593D3F"/>
    <w:rsid w:val="00594816"/>
    <w:rsid w:val="00594B0D"/>
    <w:rsid w:val="00595B37"/>
    <w:rsid w:val="00595D10"/>
    <w:rsid w:val="00595EB5"/>
    <w:rsid w:val="005964AD"/>
    <w:rsid w:val="00596B10"/>
    <w:rsid w:val="00596B1B"/>
    <w:rsid w:val="00596D0D"/>
    <w:rsid w:val="00596E6F"/>
    <w:rsid w:val="005976CF"/>
    <w:rsid w:val="0059777D"/>
    <w:rsid w:val="005977AA"/>
    <w:rsid w:val="005A02B0"/>
    <w:rsid w:val="005A03DB"/>
    <w:rsid w:val="005A0453"/>
    <w:rsid w:val="005A0742"/>
    <w:rsid w:val="005A0944"/>
    <w:rsid w:val="005A0B23"/>
    <w:rsid w:val="005A0B93"/>
    <w:rsid w:val="005A0BB1"/>
    <w:rsid w:val="005A1065"/>
    <w:rsid w:val="005A12D4"/>
    <w:rsid w:val="005A1619"/>
    <w:rsid w:val="005A165A"/>
    <w:rsid w:val="005A1F89"/>
    <w:rsid w:val="005A1FB7"/>
    <w:rsid w:val="005A24A0"/>
    <w:rsid w:val="005A25BD"/>
    <w:rsid w:val="005A2D05"/>
    <w:rsid w:val="005A2D2B"/>
    <w:rsid w:val="005A3014"/>
    <w:rsid w:val="005A3225"/>
    <w:rsid w:val="005A393D"/>
    <w:rsid w:val="005A3FF5"/>
    <w:rsid w:val="005A4ABE"/>
    <w:rsid w:val="005A4E88"/>
    <w:rsid w:val="005A4EA0"/>
    <w:rsid w:val="005A5431"/>
    <w:rsid w:val="005A6532"/>
    <w:rsid w:val="005A68FA"/>
    <w:rsid w:val="005A7009"/>
    <w:rsid w:val="005A7294"/>
    <w:rsid w:val="005A72EB"/>
    <w:rsid w:val="005A7483"/>
    <w:rsid w:val="005A76C3"/>
    <w:rsid w:val="005A7A45"/>
    <w:rsid w:val="005A7CC7"/>
    <w:rsid w:val="005B08ED"/>
    <w:rsid w:val="005B0C85"/>
    <w:rsid w:val="005B1275"/>
    <w:rsid w:val="005B1C08"/>
    <w:rsid w:val="005B1D80"/>
    <w:rsid w:val="005B244F"/>
    <w:rsid w:val="005B3A8C"/>
    <w:rsid w:val="005B3D3E"/>
    <w:rsid w:val="005B4805"/>
    <w:rsid w:val="005B4964"/>
    <w:rsid w:val="005B4FAD"/>
    <w:rsid w:val="005B51A2"/>
    <w:rsid w:val="005B51ED"/>
    <w:rsid w:val="005B5232"/>
    <w:rsid w:val="005B538C"/>
    <w:rsid w:val="005B57D1"/>
    <w:rsid w:val="005B6A5C"/>
    <w:rsid w:val="005B6A80"/>
    <w:rsid w:val="005B6CAE"/>
    <w:rsid w:val="005B6CFF"/>
    <w:rsid w:val="005B6D55"/>
    <w:rsid w:val="005B7E55"/>
    <w:rsid w:val="005C20EE"/>
    <w:rsid w:val="005C2497"/>
    <w:rsid w:val="005C295C"/>
    <w:rsid w:val="005C326D"/>
    <w:rsid w:val="005C351F"/>
    <w:rsid w:val="005C39D9"/>
    <w:rsid w:val="005C40BF"/>
    <w:rsid w:val="005C46C2"/>
    <w:rsid w:val="005C4A46"/>
    <w:rsid w:val="005C4EA2"/>
    <w:rsid w:val="005C51D1"/>
    <w:rsid w:val="005C5CEA"/>
    <w:rsid w:val="005C63E4"/>
    <w:rsid w:val="005C6806"/>
    <w:rsid w:val="005C6E8E"/>
    <w:rsid w:val="005C7889"/>
    <w:rsid w:val="005D009A"/>
    <w:rsid w:val="005D0262"/>
    <w:rsid w:val="005D0728"/>
    <w:rsid w:val="005D0BE2"/>
    <w:rsid w:val="005D0C8F"/>
    <w:rsid w:val="005D0D0A"/>
    <w:rsid w:val="005D1232"/>
    <w:rsid w:val="005D147B"/>
    <w:rsid w:val="005D2BED"/>
    <w:rsid w:val="005D2BFC"/>
    <w:rsid w:val="005D3220"/>
    <w:rsid w:val="005D3761"/>
    <w:rsid w:val="005D3936"/>
    <w:rsid w:val="005D3B8C"/>
    <w:rsid w:val="005D3CA9"/>
    <w:rsid w:val="005D3EFF"/>
    <w:rsid w:val="005D3F1E"/>
    <w:rsid w:val="005D470A"/>
    <w:rsid w:val="005D5515"/>
    <w:rsid w:val="005D5757"/>
    <w:rsid w:val="005D59EE"/>
    <w:rsid w:val="005D65C6"/>
    <w:rsid w:val="005D686F"/>
    <w:rsid w:val="005D7518"/>
    <w:rsid w:val="005D7922"/>
    <w:rsid w:val="005E0216"/>
    <w:rsid w:val="005E15EE"/>
    <w:rsid w:val="005E32E6"/>
    <w:rsid w:val="005E4375"/>
    <w:rsid w:val="005E444A"/>
    <w:rsid w:val="005E4C0B"/>
    <w:rsid w:val="005E4CF6"/>
    <w:rsid w:val="005E535E"/>
    <w:rsid w:val="005E5429"/>
    <w:rsid w:val="005E561E"/>
    <w:rsid w:val="005E59C0"/>
    <w:rsid w:val="005E5F8F"/>
    <w:rsid w:val="005E68EE"/>
    <w:rsid w:val="005E7272"/>
    <w:rsid w:val="005E7B50"/>
    <w:rsid w:val="005E7FBF"/>
    <w:rsid w:val="005F07F3"/>
    <w:rsid w:val="005F08D5"/>
    <w:rsid w:val="005F0996"/>
    <w:rsid w:val="005F0BA5"/>
    <w:rsid w:val="005F0EEE"/>
    <w:rsid w:val="005F102B"/>
    <w:rsid w:val="005F1045"/>
    <w:rsid w:val="005F167F"/>
    <w:rsid w:val="005F1A3A"/>
    <w:rsid w:val="005F2028"/>
    <w:rsid w:val="005F237A"/>
    <w:rsid w:val="005F2530"/>
    <w:rsid w:val="005F2784"/>
    <w:rsid w:val="005F27DC"/>
    <w:rsid w:val="005F2A8C"/>
    <w:rsid w:val="005F3D57"/>
    <w:rsid w:val="005F41C8"/>
    <w:rsid w:val="005F41C9"/>
    <w:rsid w:val="005F42B2"/>
    <w:rsid w:val="005F4306"/>
    <w:rsid w:val="005F4C39"/>
    <w:rsid w:val="005F4D26"/>
    <w:rsid w:val="005F5469"/>
    <w:rsid w:val="005F5C57"/>
    <w:rsid w:val="005F6217"/>
    <w:rsid w:val="0060003E"/>
    <w:rsid w:val="006001DE"/>
    <w:rsid w:val="006004E8"/>
    <w:rsid w:val="00601388"/>
    <w:rsid w:val="00601747"/>
    <w:rsid w:val="0060227E"/>
    <w:rsid w:val="00602736"/>
    <w:rsid w:val="00602E52"/>
    <w:rsid w:val="00602E8D"/>
    <w:rsid w:val="00602F8D"/>
    <w:rsid w:val="0060335B"/>
    <w:rsid w:val="0060338E"/>
    <w:rsid w:val="00603B5D"/>
    <w:rsid w:val="00603EDF"/>
    <w:rsid w:val="00604004"/>
    <w:rsid w:val="00604016"/>
    <w:rsid w:val="006040C1"/>
    <w:rsid w:val="00604641"/>
    <w:rsid w:val="0060495F"/>
    <w:rsid w:val="00604ADE"/>
    <w:rsid w:val="00604D55"/>
    <w:rsid w:val="006050B9"/>
    <w:rsid w:val="006051A6"/>
    <w:rsid w:val="00606602"/>
    <w:rsid w:val="00606B75"/>
    <w:rsid w:val="00606F67"/>
    <w:rsid w:val="00607039"/>
    <w:rsid w:val="0060726E"/>
    <w:rsid w:val="00607B2C"/>
    <w:rsid w:val="00607BC7"/>
    <w:rsid w:val="0061002C"/>
    <w:rsid w:val="006103A9"/>
    <w:rsid w:val="00610804"/>
    <w:rsid w:val="00610BE6"/>
    <w:rsid w:val="00610F12"/>
    <w:rsid w:val="0061114D"/>
    <w:rsid w:val="00611763"/>
    <w:rsid w:val="006118BD"/>
    <w:rsid w:val="00611C82"/>
    <w:rsid w:val="00611F23"/>
    <w:rsid w:val="006131E8"/>
    <w:rsid w:val="00613C3D"/>
    <w:rsid w:val="00613FC7"/>
    <w:rsid w:val="00614591"/>
    <w:rsid w:val="006145D7"/>
    <w:rsid w:val="006145E3"/>
    <w:rsid w:val="006149A9"/>
    <w:rsid w:val="006150F5"/>
    <w:rsid w:val="00615736"/>
    <w:rsid w:val="006168F2"/>
    <w:rsid w:val="006170FC"/>
    <w:rsid w:val="0061732E"/>
    <w:rsid w:val="006179B0"/>
    <w:rsid w:val="00617CC4"/>
    <w:rsid w:val="0062079A"/>
    <w:rsid w:val="00620AEB"/>
    <w:rsid w:val="00620B5F"/>
    <w:rsid w:val="00620D09"/>
    <w:rsid w:val="0062168C"/>
    <w:rsid w:val="00621730"/>
    <w:rsid w:val="00621997"/>
    <w:rsid w:val="006223B3"/>
    <w:rsid w:val="00622BBB"/>
    <w:rsid w:val="00622E17"/>
    <w:rsid w:val="0062399D"/>
    <w:rsid w:val="00624C0B"/>
    <w:rsid w:val="0062538B"/>
    <w:rsid w:val="0062598B"/>
    <w:rsid w:val="006259B4"/>
    <w:rsid w:val="00625D65"/>
    <w:rsid w:val="006268F6"/>
    <w:rsid w:val="006269E8"/>
    <w:rsid w:val="00626A68"/>
    <w:rsid w:val="00626C40"/>
    <w:rsid w:val="00627189"/>
    <w:rsid w:val="00627F48"/>
    <w:rsid w:val="006303B9"/>
    <w:rsid w:val="00630F5A"/>
    <w:rsid w:val="00631344"/>
    <w:rsid w:val="0063191B"/>
    <w:rsid w:val="00631EF2"/>
    <w:rsid w:val="006324EC"/>
    <w:rsid w:val="00632A73"/>
    <w:rsid w:val="00632AAB"/>
    <w:rsid w:val="00632CBF"/>
    <w:rsid w:val="00632FC9"/>
    <w:rsid w:val="0063336E"/>
    <w:rsid w:val="00633A4D"/>
    <w:rsid w:val="00633D2B"/>
    <w:rsid w:val="006346AE"/>
    <w:rsid w:val="00635335"/>
    <w:rsid w:val="0063559B"/>
    <w:rsid w:val="006355D7"/>
    <w:rsid w:val="00635630"/>
    <w:rsid w:val="00635857"/>
    <w:rsid w:val="0063585C"/>
    <w:rsid w:val="0063594D"/>
    <w:rsid w:val="006359B3"/>
    <w:rsid w:val="00635A28"/>
    <w:rsid w:val="00635A2C"/>
    <w:rsid w:val="00635AC7"/>
    <w:rsid w:val="00636211"/>
    <w:rsid w:val="006367B0"/>
    <w:rsid w:val="00636805"/>
    <w:rsid w:val="006368F1"/>
    <w:rsid w:val="00636A62"/>
    <w:rsid w:val="00636C60"/>
    <w:rsid w:val="00636D2C"/>
    <w:rsid w:val="00636F04"/>
    <w:rsid w:val="0063757A"/>
    <w:rsid w:val="00637CB5"/>
    <w:rsid w:val="0064034B"/>
    <w:rsid w:val="006403DC"/>
    <w:rsid w:val="00640574"/>
    <w:rsid w:val="00640E6D"/>
    <w:rsid w:val="00641941"/>
    <w:rsid w:val="006424AA"/>
    <w:rsid w:val="00642658"/>
    <w:rsid w:val="00642794"/>
    <w:rsid w:val="00642871"/>
    <w:rsid w:val="00642F27"/>
    <w:rsid w:val="006430A7"/>
    <w:rsid w:val="00643448"/>
    <w:rsid w:val="006436BA"/>
    <w:rsid w:val="00643742"/>
    <w:rsid w:val="0064389F"/>
    <w:rsid w:val="00643C8E"/>
    <w:rsid w:val="00643CC8"/>
    <w:rsid w:val="00644469"/>
    <w:rsid w:val="00644477"/>
    <w:rsid w:val="00644893"/>
    <w:rsid w:val="00644C5F"/>
    <w:rsid w:val="006450EF"/>
    <w:rsid w:val="00645721"/>
    <w:rsid w:val="006457A5"/>
    <w:rsid w:val="00645DE7"/>
    <w:rsid w:val="00646102"/>
    <w:rsid w:val="00646BEB"/>
    <w:rsid w:val="00646DDC"/>
    <w:rsid w:val="0064755D"/>
    <w:rsid w:val="00647CF9"/>
    <w:rsid w:val="00651274"/>
    <w:rsid w:val="006513ED"/>
    <w:rsid w:val="00651F1E"/>
    <w:rsid w:val="006524C1"/>
    <w:rsid w:val="006525EA"/>
    <w:rsid w:val="00652776"/>
    <w:rsid w:val="00652A84"/>
    <w:rsid w:val="006532CA"/>
    <w:rsid w:val="006544BD"/>
    <w:rsid w:val="00654D32"/>
    <w:rsid w:val="0065541F"/>
    <w:rsid w:val="00655871"/>
    <w:rsid w:val="00655BF5"/>
    <w:rsid w:val="00655E83"/>
    <w:rsid w:val="00655E93"/>
    <w:rsid w:val="00655EAE"/>
    <w:rsid w:val="00655F31"/>
    <w:rsid w:val="0065619C"/>
    <w:rsid w:val="006561DF"/>
    <w:rsid w:val="006564B8"/>
    <w:rsid w:val="00656B3A"/>
    <w:rsid w:val="00656C47"/>
    <w:rsid w:val="00657361"/>
    <w:rsid w:val="006573EA"/>
    <w:rsid w:val="006574B7"/>
    <w:rsid w:val="0065760E"/>
    <w:rsid w:val="00657739"/>
    <w:rsid w:val="00657C5B"/>
    <w:rsid w:val="00657D49"/>
    <w:rsid w:val="00657E82"/>
    <w:rsid w:val="00660244"/>
    <w:rsid w:val="006605C1"/>
    <w:rsid w:val="00660C83"/>
    <w:rsid w:val="00661594"/>
    <w:rsid w:val="00661F73"/>
    <w:rsid w:val="00662358"/>
    <w:rsid w:val="0066238A"/>
    <w:rsid w:val="00662820"/>
    <w:rsid w:val="006628D2"/>
    <w:rsid w:val="00662994"/>
    <w:rsid w:val="0066311D"/>
    <w:rsid w:val="006632D1"/>
    <w:rsid w:val="00663DE3"/>
    <w:rsid w:val="00664182"/>
    <w:rsid w:val="00665105"/>
    <w:rsid w:val="006656EA"/>
    <w:rsid w:val="00666049"/>
    <w:rsid w:val="006661BF"/>
    <w:rsid w:val="0066643C"/>
    <w:rsid w:val="00666DCE"/>
    <w:rsid w:val="00666FCB"/>
    <w:rsid w:val="006671AA"/>
    <w:rsid w:val="00667B15"/>
    <w:rsid w:val="00667BE3"/>
    <w:rsid w:val="00667C4B"/>
    <w:rsid w:val="00667E6A"/>
    <w:rsid w:val="00667EF1"/>
    <w:rsid w:val="00670384"/>
    <w:rsid w:val="006712C7"/>
    <w:rsid w:val="006717ED"/>
    <w:rsid w:val="00671840"/>
    <w:rsid w:val="00671AB7"/>
    <w:rsid w:val="00671D28"/>
    <w:rsid w:val="00671E49"/>
    <w:rsid w:val="006721B4"/>
    <w:rsid w:val="00672481"/>
    <w:rsid w:val="006727B9"/>
    <w:rsid w:val="00673047"/>
    <w:rsid w:val="006732BC"/>
    <w:rsid w:val="00673319"/>
    <w:rsid w:val="0067342F"/>
    <w:rsid w:val="0067400E"/>
    <w:rsid w:val="006742CA"/>
    <w:rsid w:val="006744A0"/>
    <w:rsid w:val="006746CF"/>
    <w:rsid w:val="0067488F"/>
    <w:rsid w:val="00674DB7"/>
    <w:rsid w:val="006752D0"/>
    <w:rsid w:val="006758A8"/>
    <w:rsid w:val="00675F31"/>
    <w:rsid w:val="00676313"/>
    <w:rsid w:val="00676DC3"/>
    <w:rsid w:val="0067728F"/>
    <w:rsid w:val="00677510"/>
    <w:rsid w:val="00677582"/>
    <w:rsid w:val="006779BD"/>
    <w:rsid w:val="0068011A"/>
    <w:rsid w:val="00680627"/>
    <w:rsid w:val="006806A9"/>
    <w:rsid w:val="00681036"/>
    <w:rsid w:val="0068130C"/>
    <w:rsid w:val="00681804"/>
    <w:rsid w:val="006819B0"/>
    <w:rsid w:val="00681CD3"/>
    <w:rsid w:val="00681D36"/>
    <w:rsid w:val="00681F7A"/>
    <w:rsid w:val="006820D0"/>
    <w:rsid w:val="00682332"/>
    <w:rsid w:val="0068263F"/>
    <w:rsid w:val="00682827"/>
    <w:rsid w:val="00682A94"/>
    <w:rsid w:val="00682AD1"/>
    <w:rsid w:val="00682B5A"/>
    <w:rsid w:val="00682C42"/>
    <w:rsid w:val="00682FED"/>
    <w:rsid w:val="00683245"/>
    <w:rsid w:val="006832DF"/>
    <w:rsid w:val="00683384"/>
    <w:rsid w:val="0068388A"/>
    <w:rsid w:val="00683A95"/>
    <w:rsid w:val="00683AE5"/>
    <w:rsid w:val="00683F59"/>
    <w:rsid w:val="0068499E"/>
    <w:rsid w:val="00684C48"/>
    <w:rsid w:val="006858AC"/>
    <w:rsid w:val="00685F41"/>
    <w:rsid w:val="0068612D"/>
    <w:rsid w:val="00686B69"/>
    <w:rsid w:val="00687AB9"/>
    <w:rsid w:val="00690299"/>
    <w:rsid w:val="006906C2"/>
    <w:rsid w:val="006907E8"/>
    <w:rsid w:val="00690918"/>
    <w:rsid w:val="00691856"/>
    <w:rsid w:val="00691CF4"/>
    <w:rsid w:val="00691F03"/>
    <w:rsid w:val="00691F97"/>
    <w:rsid w:val="00691FD9"/>
    <w:rsid w:val="006922ED"/>
    <w:rsid w:val="00692514"/>
    <w:rsid w:val="006925FF"/>
    <w:rsid w:val="0069315D"/>
    <w:rsid w:val="006934D5"/>
    <w:rsid w:val="00693E78"/>
    <w:rsid w:val="00695AD9"/>
    <w:rsid w:val="00695D80"/>
    <w:rsid w:val="00696323"/>
    <w:rsid w:val="00696AA5"/>
    <w:rsid w:val="006970B3"/>
    <w:rsid w:val="00697600"/>
    <w:rsid w:val="00697C12"/>
    <w:rsid w:val="006A00D5"/>
    <w:rsid w:val="006A088A"/>
    <w:rsid w:val="006A0913"/>
    <w:rsid w:val="006A094D"/>
    <w:rsid w:val="006A0E48"/>
    <w:rsid w:val="006A198E"/>
    <w:rsid w:val="006A1E94"/>
    <w:rsid w:val="006A2292"/>
    <w:rsid w:val="006A2294"/>
    <w:rsid w:val="006A26A2"/>
    <w:rsid w:val="006A26CB"/>
    <w:rsid w:val="006A2A70"/>
    <w:rsid w:val="006A3FE5"/>
    <w:rsid w:val="006A4147"/>
    <w:rsid w:val="006A4F25"/>
    <w:rsid w:val="006A5808"/>
    <w:rsid w:val="006A5940"/>
    <w:rsid w:val="006A5E4B"/>
    <w:rsid w:val="006A63FD"/>
    <w:rsid w:val="006A676C"/>
    <w:rsid w:val="006A6AF0"/>
    <w:rsid w:val="006A6DD9"/>
    <w:rsid w:val="006A6DF5"/>
    <w:rsid w:val="006A74FE"/>
    <w:rsid w:val="006A76C2"/>
    <w:rsid w:val="006B02FF"/>
    <w:rsid w:val="006B0314"/>
    <w:rsid w:val="006B0ACA"/>
    <w:rsid w:val="006B0C91"/>
    <w:rsid w:val="006B0CF8"/>
    <w:rsid w:val="006B0EA3"/>
    <w:rsid w:val="006B0F73"/>
    <w:rsid w:val="006B1070"/>
    <w:rsid w:val="006B154D"/>
    <w:rsid w:val="006B16CA"/>
    <w:rsid w:val="006B197F"/>
    <w:rsid w:val="006B1FF2"/>
    <w:rsid w:val="006B235E"/>
    <w:rsid w:val="006B2A7F"/>
    <w:rsid w:val="006B3CDF"/>
    <w:rsid w:val="006B44B0"/>
    <w:rsid w:val="006B4AC7"/>
    <w:rsid w:val="006B5739"/>
    <w:rsid w:val="006B63B7"/>
    <w:rsid w:val="006B64E9"/>
    <w:rsid w:val="006B6B1D"/>
    <w:rsid w:val="006B7389"/>
    <w:rsid w:val="006B7B96"/>
    <w:rsid w:val="006C03A1"/>
    <w:rsid w:val="006C03DB"/>
    <w:rsid w:val="006C0B41"/>
    <w:rsid w:val="006C1089"/>
    <w:rsid w:val="006C171F"/>
    <w:rsid w:val="006C1B05"/>
    <w:rsid w:val="006C1E2F"/>
    <w:rsid w:val="006C1EA0"/>
    <w:rsid w:val="006C1EB7"/>
    <w:rsid w:val="006C2108"/>
    <w:rsid w:val="006C2E17"/>
    <w:rsid w:val="006C2E53"/>
    <w:rsid w:val="006C34FB"/>
    <w:rsid w:val="006C39BE"/>
    <w:rsid w:val="006C4B09"/>
    <w:rsid w:val="006C5BA2"/>
    <w:rsid w:val="006C61E4"/>
    <w:rsid w:val="006C6AF0"/>
    <w:rsid w:val="006C6B32"/>
    <w:rsid w:val="006C6B8F"/>
    <w:rsid w:val="006C6D6E"/>
    <w:rsid w:val="006C6EF4"/>
    <w:rsid w:val="006C6F2D"/>
    <w:rsid w:val="006C6FF1"/>
    <w:rsid w:val="006C7107"/>
    <w:rsid w:val="006C713B"/>
    <w:rsid w:val="006C7804"/>
    <w:rsid w:val="006C7B11"/>
    <w:rsid w:val="006C7C53"/>
    <w:rsid w:val="006C7FCE"/>
    <w:rsid w:val="006D09C7"/>
    <w:rsid w:val="006D111C"/>
    <w:rsid w:val="006D195A"/>
    <w:rsid w:val="006D1C57"/>
    <w:rsid w:val="006D1D32"/>
    <w:rsid w:val="006D2FBB"/>
    <w:rsid w:val="006D3097"/>
    <w:rsid w:val="006D344E"/>
    <w:rsid w:val="006D3709"/>
    <w:rsid w:val="006D39E6"/>
    <w:rsid w:val="006D3D84"/>
    <w:rsid w:val="006D3ED0"/>
    <w:rsid w:val="006D4450"/>
    <w:rsid w:val="006D44D1"/>
    <w:rsid w:val="006D4A65"/>
    <w:rsid w:val="006D4ADA"/>
    <w:rsid w:val="006D4B2D"/>
    <w:rsid w:val="006D4C63"/>
    <w:rsid w:val="006D5807"/>
    <w:rsid w:val="006D5A57"/>
    <w:rsid w:val="006D688B"/>
    <w:rsid w:val="006D69AB"/>
    <w:rsid w:val="006D6A22"/>
    <w:rsid w:val="006D6C77"/>
    <w:rsid w:val="006D73E7"/>
    <w:rsid w:val="006D7433"/>
    <w:rsid w:val="006D7ADC"/>
    <w:rsid w:val="006D7E94"/>
    <w:rsid w:val="006E099F"/>
    <w:rsid w:val="006E12B2"/>
    <w:rsid w:val="006E12B5"/>
    <w:rsid w:val="006E12F3"/>
    <w:rsid w:val="006E1B39"/>
    <w:rsid w:val="006E1BF6"/>
    <w:rsid w:val="006E235F"/>
    <w:rsid w:val="006E241F"/>
    <w:rsid w:val="006E3424"/>
    <w:rsid w:val="006E38BC"/>
    <w:rsid w:val="006E4C3D"/>
    <w:rsid w:val="006E4E36"/>
    <w:rsid w:val="006E51C3"/>
    <w:rsid w:val="006E5708"/>
    <w:rsid w:val="006E5ABB"/>
    <w:rsid w:val="006E633E"/>
    <w:rsid w:val="006E6480"/>
    <w:rsid w:val="006E7AC3"/>
    <w:rsid w:val="006F04ED"/>
    <w:rsid w:val="006F06CE"/>
    <w:rsid w:val="006F089B"/>
    <w:rsid w:val="006F0F46"/>
    <w:rsid w:val="006F1492"/>
    <w:rsid w:val="006F1508"/>
    <w:rsid w:val="006F1DE5"/>
    <w:rsid w:val="006F1FD3"/>
    <w:rsid w:val="006F20E3"/>
    <w:rsid w:val="006F2292"/>
    <w:rsid w:val="006F22C7"/>
    <w:rsid w:val="006F2521"/>
    <w:rsid w:val="006F2BA0"/>
    <w:rsid w:val="006F313E"/>
    <w:rsid w:val="006F3370"/>
    <w:rsid w:val="006F33BE"/>
    <w:rsid w:val="006F4328"/>
    <w:rsid w:val="006F4B97"/>
    <w:rsid w:val="006F5195"/>
    <w:rsid w:val="006F523E"/>
    <w:rsid w:val="006F52E5"/>
    <w:rsid w:val="006F556E"/>
    <w:rsid w:val="006F5735"/>
    <w:rsid w:val="006F58A8"/>
    <w:rsid w:val="006F5BC0"/>
    <w:rsid w:val="006F678B"/>
    <w:rsid w:val="006F6EF4"/>
    <w:rsid w:val="006F735E"/>
    <w:rsid w:val="006F7551"/>
    <w:rsid w:val="006F7FCD"/>
    <w:rsid w:val="00700118"/>
    <w:rsid w:val="007002A5"/>
    <w:rsid w:val="007008E0"/>
    <w:rsid w:val="007010F1"/>
    <w:rsid w:val="00701319"/>
    <w:rsid w:val="007017EB"/>
    <w:rsid w:val="00701C61"/>
    <w:rsid w:val="007025BE"/>
    <w:rsid w:val="007028B0"/>
    <w:rsid w:val="00702D7C"/>
    <w:rsid w:val="007044FD"/>
    <w:rsid w:val="00704841"/>
    <w:rsid w:val="007048AD"/>
    <w:rsid w:val="00704B00"/>
    <w:rsid w:val="00705DFB"/>
    <w:rsid w:val="00706269"/>
    <w:rsid w:val="007066C7"/>
    <w:rsid w:val="00707304"/>
    <w:rsid w:val="00707C7A"/>
    <w:rsid w:val="00707CC6"/>
    <w:rsid w:val="00707F8E"/>
    <w:rsid w:val="00710595"/>
    <w:rsid w:val="00710750"/>
    <w:rsid w:val="00710A67"/>
    <w:rsid w:val="007113F7"/>
    <w:rsid w:val="007119A4"/>
    <w:rsid w:val="007122D2"/>
    <w:rsid w:val="00712C26"/>
    <w:rsid w:val="00712CD4"/>
    <w:rsid w:val="00712E0E"/>
    <w:rsid w:val="00713312"/>
    <w:rsid w:val="0071340C"/>
    <w:rsid w:val="0071367E"/>
    <w:rsid w:val="007136B7"/>
    <w:rsid w:val="00713B82"/>
    <w:rsid w:val="00714216"/>
    <w:rsid w:val="0071465A"/>
    <w:rsid w:val="00714762"/>
    <w:rsid w:val="00714C75"/>
    <w:rsid w:val="0071523A"/>
    <w:rsid w:val="007152D6"/>
    <w:rsid w:val="00715ADD"/>
    <w:rsid w:val="0071609C"/>
    <w:rsid w:val="007161F5"/>
    <w:rsid w:val="0071627C"/>
    <w:rsid w:val="007162B6"/>
    <w:rsid w:val="007165E0"/>
    <w:rsid w:val="00716939"/>
    <w:rsid w:val="00716D4D"/>
    <w:rsid w:val="007172A7"/>
    <w:rsid w:val="007173A1"/>
    <w:rsid w:val="007177D9"/>
    <w:rsid w:val="007202DA"/>
    <w:rsid w:val="0072067A"/>
    <w:rsid w:val="007207D3"/>
    <w:rsid w:val="007209FF"/>
    <w:rsid w:val="00720ACA"/>
    <w:rsid w:val="0072110D"/>
    <w:rsid w:val="00721575"/>
    <w:rsid w:val="007215C2"/>
    <w:rsid w:val="00721EC1"/>
    <w:rsid w:val="007226FC"/>
    <w:rsid w:val="00722E11"/>
    <w:rsid w:val="0072300F"/>
    <w:rsid w:val="00723307"/>
    <w:rsid w:val="00723A50"/>
    <w:rsid w:val="007243A0"/>
    <w:rsid w:val="00724642"/>
    <w:rsid w:val="007246FA"/>
    <w:rsid w:val="00724ADC"/>
    <w:rsid w:val="00724AF8"/>
    <w:rsid w:val="00724B7F"/>
    <w:rsid w:val="007258B3"/>
    <w:rsid w:val="00726748"/>
    <w:rsid w:val="00726D11"/>
    <w:rsid w:val="00727105"/>
    <w:rsid w:val="00727BA6"/>
    <w:rsid w:val="00727C8C"/>
    <w:rsid w:val="00730AD7"/>
    <w:rsid w:val="00730B70"/>
    <w:rsid w:val="00731398"/>
    <w:rsid w:val="007313DC"/>
    <w:rsid w:val="00731B7D"/>
    <w:rsid w:val="00731D38"/>
    <w:rsid w:val="00731EA7"/>
    <w:rsid w:val="00731FEA"/>
    <w:rsid w:val="00732391"/>
    <w:rsid w:val="007328A7"/>
    <w:rsid w:val="00732DB0"/>
    <w:rsid w:val="0073338D"/>
    <w:rsid w:val="007333E2"/>
    <w:rsid w:val="0073377B"/>
    <w:rsid w:val="00733A9D"/>
    <w:rsid w:val="00733CBF"/>
    <w:rsid w:val="00733CDC"/>
    <w:rsid w:val="00733E9C"/>
    <w:rsid w:val="00734CC9"/>
    <w:rsid w:val="00734F36"/>
    <w:rsid w:val="007351DA"/>
    <w:rsid w:val="007353CA"/>
    <w:rsid w:val="007357D1"/>
    <w:rsid w:val="0073600A"/>
    <w:rsid w:val="007364FC"/>
    <w:rsid w:val="007367DB"/>
    <w:rsid w:val="007368E9"/>
    <w:rsid w:val="00736B91"/>
    <w:rsid w:val="00736F7C"/>
    <w:rsid w:val="007378B9"/>
    <w:rsid w:val="00740930"/>
    <w:rsid w:val="00740C36"/>
    <w:rsid w:val="00740FCA"/>
    <w:rsid w:val="00740FE5"/>
    <w:rsid w:val="0074153A"/>
    <w:rsid w:val="00742258"/>
    <w:rsid w:val="007424D0"/>
    <w:rsid w:val="007428E9"/>
    <w:rsid w:val="007429D6"/>
    <w:rsid w:val="00742E40"/>
    <w:rsid w:val="00743585"/>
    <w:rsid w:val="00743811"/>
    <w:rsid w:val="00743A4B"/>
    <w:rsid w:val="00743EAE"/>
    <w:rsid w:val="00743F30"/>
    <w:rsid w:val="007443DF"/>
    <w:rsid w:val="00745196"/>
    <w:rsid w:val="007451AC"/>
    <w:rsid w:val="007456BD"/>
    <w:rsid w:val="00745A6C"/>
    <w:rsid w:val="00745C46"/>
    <w:rsid w:val="007462FF"/>
    <w:rsid w:val="0074663F"/>
    <w:rsid w:val="0074698A"/>
    <w:rsid w:val="00746B1A"/>
    <w:rsid w:val="00746EB6"/>
    <w:rsid w:val="00746F17"/>
    <w:rsid w:val="007473A8"/>
    <w:rsid w:val="00747851"/>
    <w:rsid w:val="00747A7C"/>
    <w:rsid w:val="007504F9"/>
    <w:rsid w:val="00750696"/>
    <w:rsid w:val="007507BF"/>
    <w:rsid w:val="00750DA0"/>
    <w:rsid w:val="00751650"/>
    <w:rsid w:val="00751771"/>
    <w:rsid w:val="00751E0D"/>
    <w:rsid w:val="0075221B"/>
    <w:rsid w:val="007524A9"/>
    <w:rsid w:val="00752D30"/>
    <w:rsid w:val="00752F3A"/>
    <w:rsid w:val="00753964"/>
    <w:rsid w:val="00753B1A"/>
    <w:rsid w:val="00754AAF"/>
    <w:rsid w:val="00754D15"/>
    <w:rsid w:val="0075521A"/>
    <w:rsid w:val="0075528F"/>
    <w:rsid w:val="0075546D"/>
    <w:rsid w:val="007557F0"/>
    <w:rsid w:val="00755EE0"/>
    <w:rsid w:val="00755EE3"/>
    <w:rsid w:val="007562B0"/>
    <w:rsid w:val="00756ABC"/>
    <w:rsid w:val="00756B1E"/>
    <w:rsid w:val="00756D53"/>
    <w:rsid w:val="00756D8E"/>
    <w:rsid w:val="00757347"/>
    <w:rsid w:val="00757629"/>
    <w:rsid w:val="00757B95"/>
    <w:rsid w:val="00760904"/>
    <w:rsid w:val="007617DE"/>
    <w:rsid w:val="00761CC5"/>
    <w:rsid w:val="0076268E"/>
    <w:rsid w:val="00763145"/>
    <w:rsid w:val="007631F2"/>
    <w:rsid w:val="007647BD"/>
    <w:rsid w:val="00764D3D"/>
    <w:rsid w:val="00764D64"/>
    <w:rsid w:val="007650BA"/>
    <w:rsid w:val="00765294"/>
    <w:rsid w:val="00765596"/>
    <w:rsid w:val="00765C64"/>
    <w:rsid w:val="00766290"/>
    <w:rsid w:val="00766450"/>
    <w:rsid w:val="00766831"/>
    <w:rsid w:val="0076697A"/>
    <w:rsid w:val="00766A41"/>
    <w:rsid w:val="00766C85"/>
    <w:rsid w:val="007671CE"/>
    <w:rsid w:val="0076750D"/>
    <w:rsid w:val="007679C9"/>
    <w:rsid w:val="00767D17"/>
    <w:rsid w:val="00767ECD"/>
    <w:rsid w:val="0077036F"/>
    <w:rsid w:val="007704EF"/>
    <w:rsid w:val="0077062A"/>
    <w:rsid w:val="00770AB4"/>
    <w:rsid w:val="00771403"/>
    <w:rsid w:val="0077155C"/>
    <w:rsid w:val="0077171C"/>
    <w:rsid w:val="00771992"/>
    <w:rsid w:val="00771E4A"/>
    <w:rsid w:val="00771E89"/>
    <w:rsid w:val="00772073"/>
    <w:rsid w:val="007720B5"/>
    <w:rsid w:val="00772BFE"/>
    <w:rsid w:val="00772D8E"/>
    <w:rsid w:val="007733F3"/>
    <w:rsid w:val="00773564"/>
    <w:rsid w:val="00773690"/>
    <w:rsid w:val="00773F27"/>
    <w:rsid w:val="007741FA"/>
    <w:rsid w:val="00774268"/>
    <w:rsid w:val="007742B5"/>
    <w:rsid w:val="00774829"/>
    <w:rsid w:val="00774FF4"/>
    <w:rsid w:val="00775115"/>
    <w:rsid w:val="007752DE"/>
    <w:rsid w:val="00775371"/>
    <w:rsid w:val="007754E1"/>
    <w:rsid w:val="0077599B"/>
    <w:rsid w:val="00775BE9"/>
    <w:rsid w:val="00775C74"/>
    <w:rsid w:val="0077633C"/>
    <w:rsid w:val="0077641E"/>
    <w:rsid w:val="00776C08"/>
    <w:rsid w:val="0077745D"/>
    <w:rsid w:val="00777906"/>
    <w:rsid w:val="00777A8E"/>
    <w:rsid w:val="00777BC4"/>
    <w:rsid w:val="00780522"/>
    <w:rsid w:val="00780527"/>
    <w:rsid w:val="00780F7F"/>
    <w:rsid w:val="00781000"/>
    <w:rsid w:val="00781E53"/>
    <w:rsid w:val="007829B9"/>
    <w:rsid w:val="007829DE"/>
    <w:rsid w:val="00782B64"/>
    <w:rsid w:val="00782CAD"/>
    <w:rsid w:val="00782D2D"/>
    <w:rsid w:val="00782E49"/>
    <w:rsid w:val="00783426"/>
    <w:rsid w:val="00783517"/>
    <w:rsid w:val="00783FCF"/>
    <w:rsid w:val="0078452F"/>
    <w:rsid w:val="00784A2A"/>
    <w:rsid w:val="00784B41"/>
    <w:rsid w:val="00784BE9"/>
    <w:rsid w:val="00785D3E"/>
    <w:rsid w:val="00786532"/>
    <w:rsid w:val="007865C0"/>
    <w:rsid w:val="00786C36"/>
    <w:rsid w:val="00786CAE"/>
    <w:rsid w:val="00787476"/>
    <w:rsid w:val="00787761"/>
    <w:rsid w:val="0078788F"/>
    <w:rsid w:val="0078790E"/>
    <w:rsid w:val="007901B8"/>
    <w:rsid w:val="0079033E"/>
    <w:rsid w:val="0079084E"/>
    <w:rsid w:val="00790C67"/>
    <w:rsid w:val="007912C6"/>
    <w:rsid w:val="00791B94"/>
    <w:rsid w:val="00791E12"/>
    <w:rsid w:val="00791FB5"/>
    <w:rsid w:val="00792130"/>
    <w:rsid w:val="00792D74"/>
    <w:rsid w:val="00792DE2"/>
    <w:rsid w:val="0079329D"/>
    <w:rsid w:val="00793CF7"/>
    <w:rsid w:val="00794117"/>
    <w:rsid w:val="00794A6B"/>
    <w:rsid w:val="00795030"/>
    <w:rsid w:val="00795591"/>
    <w:rsid w:val="00795D5C"/>
    <w:rsid w:val="007961FC"/>
    <w:rsid w:val="00796F70"/>
    <w:rsid w:val="00797268"/>
    <w:rsid w:val="0079733B"/>
    <w:rsid w:val="00797828"/>
    <w:rsid w:val="00797A2A"/>
    <w:rsid w:val="00797A4D"/>
    <w:rsid w:val="00797E4D"/>
    <w:rsid w:val="007A0023"/>
    <w:rsid w:val="007A060D"/>
    <w:rsid w:val="007A0B3F"/>
    <w:rsid w:val="007A1964"/>
    <w:rsid w:val="007A1A00"/>
    <w:rsid w:val="007A1C59"/>
    <w:rsid w:val="007A2508"/>
    <w:rsid w:val="007A3019"/>
    <w:rsid w:val="007A34DA"/>
    <w:rsid w:val="007A4064"/>
    <w:rsid w:val="007A4C92"/>
    <w:rsid w:val="007A4DF0"/>
    <w:rsid w:val="007A5379"/>
    <w:rsid w:val="007A53F5"/>
    <w:rsid w:val="007A56FD"/>
    <w:rsid w:val="007A5980"/>
    <w:rsid w:val="007A5A1B"/>
    <w:rsid w:val="007A5AC2"/>
    <w:rsid w:val="007A5B08"/>
    <w:rsid w:val="007A6E0E"/>
    <w:rsid w:val="007A7525"/>
    <w:rsid w:val="007A7C70"/>
    <w:rsid w:val="007A7FB8"/>
    <w:rsid w:val="007B0BCD"/>
    <w:rsid w:val="007B0EBC"/>
    <w:rsid w:val="007B17A2"/>
    <w:rsid w:val="007B1B65"/>
    <w:rsid w:val="007B1D4A"/>
    <w:rsid w:val="007B1F02"/>
    <w:rsid w:val="007B282B"/>
    <w:rsid w:val="007B29E3"/>
    <w:rsid w:val="007B2F87"/>
    <w:rsid w:val="007B307D"/>
    <w:rsid w:val="007B3357"/>
    <w:rsid w:val="007B33CC"/>
    <w:rsid w:val="007B37CA"/>
    <w:rsid w:val="007B3C9A"/>
    <w:rsid w:val="007B4313"/>
    <w:rsid w:val="007B484D"/>
    <w:rsid w:val="007B4CED"/>
    <w:rsid w:val="007B5C71"/>
    <w:rsid w:val="007B5CB6"/>
    <w:rsid w:val="007B6121"/>
    <w:rsid w:val="007B696B"/>
    <w:rsid w:val="007B6D7A"/>
    <w:rsid w:val="007B74B1"/>
    <w:rsid w:val="007B7D6A"/>
    <w:rsid w:val="007C010B"/>
    <w:rsid w:val="007C04CA"/>
    <w:rsid w:val="007C0B19"/>
    <w:rsid w:val="007C1356"/>
    <w:rsid w:val="007C17EB"/>
    <w:rsid w:val="007C1C56"/>
    <w:rsid w:val="007C23EE"/>
    <w:rsid w:val="007C2BEC"/>
    <w:rsid w:val="007C2D69"/>
    <w:rsid w:val="007C3ACA"/>
    <w:rsid w:val="007C3F2B"/>
    <w:rsid w:val="007C44E5"/>
    <w:rsid w:val="007C5363"/>
    <w:rsid w:val="007C55B6"/>
    <w:rsid w:val="007C5809"/>
    <w:rsid w:val="007C5A4D"/>
    <w:rsid w:val="007C681F"/>
    <w:rsid w:val="007C68E5"/>
    <w:rsid w:val="007C6C52"/>
    <w:rsid w:val="007C7816"/>
    <w:rsid w:val="007C7A54"/>
    <w:rsid w:val="007C7B3B"/>
    <w:rsid w:val="007C7C9F"/>
    <w:rsid w:val="007D096B"/>
    <w:rsid w:val="007D0B99"/>
    <w:rsid w:val="007D0DAE"/>
    <w:rsid w:val="007D1F14"/>
    <w:rsid w:val="007D20EE"/>
    <w:rsid w:val="007D21ED"/>
    <w:rsid w:val="007D24FA"/>
    <w:rsid w:val="007D2CF4"/>
    <w:rsid w:val="007D2E30"/>
    <w:rsid w:val="007D30A4"/>
    <w:rsid w:val="007D3950"/>
    <w:rsid w:val="007D3A08"/>
    <w:rsid w:val="007D3FBB"/>
    <w:rsid w:val="007D400F"/>
    <w:rsid w:val="007D4792"/>
    <w:rsid w:val="007D50B1"/>
    <w:rsid w:val="007D539E"/>
    <w:rsid w:val="007D586C"/>
    <w:rsid w:val="007D587B"/>
    <w:rsid w:val="007D59DE"/>
    <w:rsid w:val="007D5BD8"/>
    <w:rsid w:val="007D683F"/>
    <w:rsid w:val="007D69ED"/>
    <w:rsid w:val="007D6ABD"/>
    <w:rsid w:val="007D6D0A"/>
    <w:rsid w:val="007D726B"/>
    <w:rsid w:val="007D7441"/>
    <w:rsid w:val="007D75FE"/>
    <w:rsid w:val="007E02A6"/>
    <w:rsid w:val="007E09D6"/>
    <w:rsid w:val="007E10AC"/>
    <w:rsid w:val="007E166E"/>
    <w:rsid w:val="007E16F6"/>
    <w:rsid w:val="007E1E1C"/>
    <w:rsid w:val="007E2971"/>
    <w:rsid w:val="007E3183"/>
    <w:rsid w:val="007E31BE"/>
    <w:rsid w:val="007E3433"/>
    <w:rsid w:val="007E37BD"/>
    <w:rsid w:val="007E3C88"/>
    <w:rsid w:val="007E3CA1"/>
    <w:rsid w:val="007E3D7D"/>
    <w:rsid w:val="007E3F6F"/>
    <w:rsid w:val="007E3F7A"/>
    <w:rsid w:val="007E45E1"/>
    <w:rsid w:val="007E45EA"/>
    <w:rsid w:val="007E49E2"/>
    <w:rsid w:val="007E4CAB"/>
    <w:rsid w:val="007E57F0"/>
    <w:rsid w:val="007E5B48"/>
    <w:rsid w:val="007E65A7"/>
    <w:rsid w:val="007E7541"/>
    <w:rsid w:val="007E7BB5"/>
    <w:rsid w:val="007E7C0F"/>
    <w:rsid w:val="007F0288"/>
    <w:rsid w:val="007F13CB"/>
    <w:rsid w:val="007F15BE"/>
    <w:rsid w:val="007F2470"/>
    <w:rsid w:val="007F2CD5"/>
    <w:rsid w:val="007F3377"/>
    <w:rsid w:val="007F3421"/>
    <w:rsid w:val="007F3662"/>
    <w:rsid w:val="007F4269"/>
    <w:rsid w:val="007F48D4"/>
    <w:rsid w:val="007F548A"/>
    <w:rsid w:val="007F5766"/>
    <w:rsid w:val="007F5BF0"/>
    <w:rsid w:val="007F5E42"/>
    <w:rsid w:val="007F60BF"/>
    <w:rsid w:val="007F6DC9"/>
    <w:rsid w:val="007F7753"/>
    <w:rsid w:val="008001B3"/>
    <w:rsid w:val="0080031A"/>
    <w:rsid w:val="00800C54"/>
    <w:rsid w:val="0080160B"/>
    <w:rsid w:val="00801A10"/>
    <w:rsid w:val="00801C61"/>
    <w:rsid w:val="00801E1B"/>
    <w:rsid w:val="00801EBA"/>
    <w:rsid w:val="00802402"/>
    <w:rsid w:val="008024FF"/>
    <w:rsid w:val="00802642"/>
    <w:rsid w:val="008027B2"/>
    <w:rsid w:val="00802DD4"/>
    <w:rsid w:val="0080355D"/>
    <w:rsid w:val="00803914"/>
    <w:rsid w:val="00803BDF"/>
    <w:rsid w:val="00804263"/>
    <w:rsid w:val="0080495B"/>
    <w:rsid w:val="00804D0D"/>
    <w:rsid w:val="00804D59"/>
    <w:rsid w:val="008058E3"/>
    <w:rsid w:val="00806270"/>
    <w:rsid w:val="008063EF"/>
    <w:rsid w:val="008069B4"/>
    <w:rsid w:val="008072B3"/>
    <w:rsid w:val="00807D51"/>
    <w:rsid w:val="0081043E"/>
    <w:rsid w:val="008109C7"/>
    <w:rsid w:val="00810D41"/>
    <w:rsid w:val="00811EAD"/>
    <w:rsid w:val="00812193"/>
    <w:rsid w:val="00812F8C"/>
    <w:rsid w:val="008141D1"/>
    <w:rsid w:val="008149D9"/>
    <w:rsid w:val="00815C97"/>
    <w:rsid w:val="00815FA9"/>
    <w:rsid w:val="0081604E"/>
    <w:rsid w:val="0081630C"/>
    <w:rsid w:val="00816532"/>
    <w:rsid w:val="0081693A"/>
    <w:rsid w:val="00816A81"/>
    <w:rsid w:val="00816C16"/>
    <w:rsid w:val="0081750B"/>
    <w:rsid w:val="0081766D"/>
    <w:rsid w:val="00817E97"/>
    <w:rsid w:val="00820665"/>
    <w:rsid w:val="008209F2"/>
    <w:rsid w:val="00820D3A"/>
    <w:rsid w:val="0082101A"/>
    <w:rsid w:val="00821287"/>
    <w:rsid w:val="0082134E"/>
    <w:rsid w:val="00821C05"/>
    <w:rsid w:val="008222FA"/>
    <w:rsid w:val="00822403"/>
    <w:rsid w:val="00823552"/>
    <w:rsid w:val="00823B53"/>
    <w:rsid w:val="00823C33"/>
    <w:rsid w:val="00823EF9"/>
    <w:rsid w:val="00825023"/>
    <w:rsid w:val="008251A0"/>
    <w:rsid w:val="00825321"/>
    <w:rsid w:val="0082558A"/>
    <w:rsid w:val="008256D9"/>
    <w:rsid w:val="008256DF"/>
    <w:rsid w:val="0082660C"/>
    <w:rsid w:val="00826672"/>
    <w:rsid w:val="0082668F"/>
    <w:rsid w:val="0082688B"/>
    <w:rsid w:val="008276F8"/>
    <w:rsid w:val="00830264"/>
    <w:rsid w:val="00830391"/>
    <w:rsid w:val="00830A99"/>
    <w:rsid w:val="0083166F"/>
    <w:rsid w:val="00831C77"/>
    <w:rsid w:val="00832170"/>
    <w:rsid w:val="008322F9"/>
    <w:rsid w:val="008325CC"/>
    <w:rsid w:val="0083271A"/>
    <w:rsid w:val="00832955"/>
    <w:rsid w:val="00832A36"/>
    <w:rsid w:val="00833140"/>
    <w:rsid w:val="0083394B"/>
    <w:rsid w:val="00833A35"/>
    <w:rsid w:val="0083442A"/>
    <w:rsid w:val="008346CD"/>
    <w:rsid w:val="00834A82"/>
    <w:rsid w:val="00834F45"/>
    <w:rsid w:val="008357B1"/>
    <w:rsid w:val="008358DD"/>
    <w:rsid w:val="00835AD4"/>
    <w:rsid w:val="00835CFA"/>
    <w:rsid w:val="00836649"/>
    <w:rsid w:val="00837250"/>
    <w:rsid w:val="00837725"/>
    <w:rsid w:val="00837C09"/>
    <w:rsid w:val="00840336"/>
    <w:rsid w:val="0084074D"/>
    <w:rsid w:val="008407B1"/>
    <w:rsid w:val="00840BF2"/>
    <w:rsid w:val="008410D9"/>
    <w:rsid w:val="00841BAA"/>
    <w:rsid w:val="00841FBB"/>
    <w:rsid w:val="008420E7"/>
    <w:rsid w:val="00843820"/>
    <w:rsid w:val="00843E76"/>
    <w:rsid w:val="00844085"/>
    <w:rsid w:val="0084478A"/>
    <w:rsid w:val="00845B20"/>
    <w:rsid w:val="00846364"/>
    <w:rsid w:val="00846B65"/>
    <w:rsid w:val="00846D98"/>
    <w:rsid w:val="00847237"/>
    <w:rsid w:val="00847594"/>
    <w:rsid w:val="008506EE"/>
    <w:rsid w:val="00850762"/>
    <w:rsid w:val="00850ED7"/>
    <w:rsid w:val="00852028"/>
    <w:rsid w:val="0085234D"/>
    <w:rsid w:val="008525CF"/>
    <w:rsid w:val="00852D53"/>
    <w:rsid w:val="00852FE3"/>
    <w:rsid w:val="00853431"/>
    <w:rsid w:val="00853461"/>
    <w:rsid w:val="0085374C"/>
    <w:rsid w:val="00853E55"/>
    <w:rsid w:val="0085418E"/>
    <w:rsid w:val="008545EB"/>
    <w:rsid w:val="00854A57"/>
    <w:rsid w:val="008551F2"/>
    <w:rsid w:val="008554B8"/>
    <w:rsid w:val="008558F4"/>
    <w:rsid w:val="00855917"/>
    <w:rsid w:val="00856108"/>
    <w:rsid w:val="00856459"/>
    <w:rsid w:val="008567E3"/>
    <w:rsid w:val="00857459"/>
    <w:rsid w:val="00860249"/>
    <w:rsid w:val="00860803"/>
    <w:rsid w:val="00860882"/>
    <w:rsid w:val="00860AFD"/>
    <w:rsid w:val="00860D8A"/>
    <w:rsid w:val="00861A79"/>
    <w:rsid w:val="00861C20"/>
    <w:rsid w:val="00861CE9"/>
    <w:rsid w:val="00861D10"/>
    <w:rsid w:val="008631EC"/>
    <w:rsid w:val="00863A4E"/>
    <w:rsid w:val="008642BA"/>
    <w:rsid w:val="00864ED9"/>
    <w:rsid w:val="00865312"/>
    <w:rsid w:val="0086560D"/>
    <w:rsid w:val="00865D25"/>
    <w:rsid w:val="00865D45"/>
    <w:rsid w:val="00866221"/>
    <w:rsid w:val="00866278"/>
    <w:rsid w:val="008662E2"/>
    <w:rsid w:val="00866A47"/>
    <w:rsid w:val="00866D63"/>
    <w:rsid w:val="00867328"/>
    <w:rsid w:val="00870009"/>
    <w:rsid w:val="00870020"/>
    <w:rsid w:val="00870392"/>
    <w:rsid w:val="0087046A"/>
    <w:rsid w:val="008704D3"/>
    <w:rsid w:val="008704FD"/>
    <w:rsid w:val="0087075C"/>
    <w:rsid w:val="00870833"/>
    <w:rsid w:val="008708E6"/>
    <w:rsid w:val="00870A79"/>
    <w:rsid w:val="00870BF2"/>
    <w:rsid w:val="00871091"/>
    <w:rsid w:val="008713F7"/>
    <w:rsid w:val="00871BB5"/>
    <w:rsid w:val="008727D2"/>
    <w:rsid w:val="00872B1D"/>
    <w:rsid w:val="00872CE4"/>
    <w:rsid w:val="00872DF7"/>
    <w:rsid w:val="008736A8"/>
    <w:rsid w:val="0087397F"/>
    <w:rsid w:val="00873EC6"/>
    <w:rsid w:val="008742BE"/>
    <w:rsid w:val="00874400"/>
    <w:rsid w:val="00874C40"/>
    <w:rsid w:val="008750F3"/>
    <w:rsid w:val="00875394"/>
    <w:rsid w:val="0087577B"/>
    <w:rsid w:val="008757CE"/>
    <w:rsid w:val="0087722B"/>
    <w:rsid w:val="0087737F"/>
    <w:rsid w:val="008779E1"/>
    <w:rsid w:val="00877B5B"/>
    <w:rsid w:val="00880A13"/>
    <w:rsid w:val="00880E47"/>
    <w:rsid w:val="00880ED2"/>
    <w:rsid w:val="0088110F"/>
    <w:rsid w:val="00881271"/>
    <w:rsid w:val="008818DE"/>
    <w:rsid w:val="00881D2C"/>
    <w:rsid w:val="00881DA0"/>
    <w:rsid w:val="00882029"/>
    <w:rsid w:val="0088218F"/>
    <w:rsid w:val="008823E4"/>
    <w:rsid w:val="00882614"/>
    <w:rsid w:val="00882639"/>
    <w:rsid w:val="00882866"/>
    <w:rsid w:val="008829D5"/>
    <w:rsid w:val="008838DF"/>
    <w:rsid w:val="00883A8E"/>
    <w:rsid w:val="00883BD5"/>
    <w:rsid w:val="0088405C"/>
    <w:rsid w:val="0088495C"/>
    <w:rsid w:val="008849FB"/>
    <w:rsid w:val="00884D49"/>
    <w:rsid w:val="0088552B"/>
    <w:rsid w:val="00885823"/>
    <w:rsid w:val="00886294"/>
    <w:rsid w:val="008862A8"/>
    <w:rsid w:val="00890CB1"/>
    <w:rsid w:val="00890F7D"/>
    <w:rsid w:val="008915AE"/>
    <w:rsid w:val="00891827"/>
    <w:rsid w:val="00891845"/>
    <w:rsid w:val="0089244B"/>
    <w:rsid w:val="008924DC"/>
    <w:rsid w:val="008932E9"/>
    <w:rsid w:val="00893801"/>
    <w:rsid w:val="00893D4D"/>
    <w:rsid w:val="00894695"/>
    <w:rsid w:val="008947C0"/>
    <w:rsid w:val="008949A8"/>
    <w:rsid w:val="00894DFF"/>
    <w:rsid w:val="0089505D"/>
    <w:rsid w:val="008956C9"/>
    <w:rsid w:val="00895AB2"/>
    <w:rsid w:val="008966D1"/>
    <w:rsid w:val="00896C98"/>
    <w:rsid w:val="0089720C"/>
    <w:rsid w:val="008974FF"/>
    <w:rsid w:val="0089759C"/>
    <w:rsid w:val="008976F7"/>
    <w:rsid w:val="008978BE"/>
    <w:rsid w:val="00897CD1"/>
    <w:rsid w:val="008A0647"/>
    <w:rsid w:val="008A0CA1"/>
    <w:rsid w:val="008A0CD9"/>
    <w:rsid w:val="008A0D08"/>
    <w:rsid w:val="008A0EF6"/>
    <w:rsid w:val="008A10A6"/>
    <w:rsid w:val="008A122B"/>
    <w:rsid w:val="008A14D2"/>
    <w:rsid w:val="008A1921"/>
    <w:rsid w:val="008A2718"/>
    <w:rsid w:val="008A2B61"/>
    <w:rsid w:val="008A2E95"/>
    <w:rsid w:val="008A36A5"/>
    <w:rsid w:val="008A3ACA"/>
    <w:rsid w:val="008A3B08"/>
    <w:rsid w:val="008A4656"/>
    <w:rsid w:val="008A469A"/>
    <w:rsid w:val="008A4F35"/>
    <w:rsid w:val="008A5087"/>
    <w:rsid w:val="008A552D"/>
    <w:rsid w:val="008A65DE"/>
    <w:rsid w:val="008A6674"/>
    <w:rsid w:val="008A679D"/>
    <w:rsid w:val="008A6FCE"/>
    <w:rsid w:val="008A7540"/>
    <w:rsid w:val="008A75B6"/>
    <w:rsid w:val="008A767D"/>
    <w:rsid w:val="008A79D4"/>
    <w:rsid w:val="008B0610"/>
    <w:rsid w:val="008B1314"/>
    <w:rsid w:val="008B19E0"/>
    <w:rsid w:val="008B1B64"/>
    <w:rsid w:val="008B2201"/>
    <w:rsid w:val="008B27AC"/>
    <w:rsid w:val="008B2C21"/>
    <w:rsid w:val="008B3017"/>
    <w:rsid w:val="008B30FE"/>
    <w:rsid w:val="008B34B4"/>
    <w:rsid w:val="008B375E"/>
    <w:rsid w:val="008B3805"/>
    <w:rsid w:val="008B3BD3"/>
    <w:rsid w:val="008B3CC6"/>
    <w:rsid w:val="008B3CE7"/>
    <w:rsid w:val="008B3CF7"/>
    <w:rsid w:val="008B3F5A"/>
    <w:rsid w:val="008B4906"/>
    <w:rsid w:val="008B4F42"/>
    <w:rsid w:val="008B4F97"/>
    <w:rsid w:val="008B540B"/>
    <w:rsid w:val="008B58BE"/>
    <w:rsid w:val="008B5B96"/>
    <w:rsid w:val="008B5F02"/>
    <w:rsid w:val="008B611B"/>
    <w:rsid w:val="008B6291"/>
    <w:rsid w:val="008B69ED"/>
    <w:rsid w:val="008B6AB7"/>
    <w:rsid w:val="008B6C57"/>
    <w:rsid w:val="008B6E78"/>
    <w:rsid w:val="008B728E"/>
    <w:rsid w:val="008B731A"/>
    <w:rsid w:val="008B740D"/>
    <w:rsid w:val="008B745B"/>
    <w:rsid w:val="008B7507"/>
    <w:rsid w:val="008B753E"/>
    <w:rsid w:val="008B788B"/>
    <w:rsid w:val="008B7AC0"/>
    <w:rsid w:val="008B7EBB"/>
    <w:rsid w:val="008C04E3"/>
    <w:rsid w:val="008C04E7"/>
    <w:rsid w:val="008C075A"/>
    <w:rsid w:val="008C109A"/>
    <w:rsid w:val="008C1388"/>
    <w:rsid w:val="008C1F07"/>
    <w:rsid w:val="008C3148"/>
    <w:rsid w:val="008C39CF"/>
    <w:rsid w:val="008C3E1C"/>
    <w:rsid w:val="008C3E36"/>
    <w:rsid w:val="008C4CB8"/>
    <w:rsid w:val="008C5E6D"/>
    <w:rsid w:val="008C69B2"/>
    <w:rsid w:val="008C723A"/>
    <w:rsid w:val="008C77C2"/>
    <w:rsid w:val="008C7C05"/>
    <w:rsid w:val="008D00CB"/>
    <w:rsid w:val="008D0A35"/>
    <w:rsid w:val="008D0F24"/>
    <w:rsid w:val="008D1151"/>
    <w:rsid w:val="008D1FA6"/>
    <w:rsid w:val="008D27DE"/>
    <w:rsid w:val="008D2B57"/>
    <w:rsid w:val="008D2C12"/>
    <w:rsid w:val="008D3016"/>
    <w:rsid w:val="008D3123"/>
    <w:rsid w:val="008D33D0"/>
    <w:rsid w:val="008D3791"/>
    <w:rsid w:val="008D3D48"/>
    <w:rsid w:val="008D40A7"/>
    <w:rsid w:val="008D4112"/>
    <w:rsid w:val="008D4568"/>
    <w:rsid w:val="008D4B9A"/>
    <w:rsid w:val="008D4FD2"/>
    <w:rsid w:val="008D56EA"/>
    <w:rsid w:val="008D5B7A"/>
    <w:rsid w:val="008D5E08"/>
    <w:rsid w:val="008D652D"/>
    <w:rsid w:val="008D6645"/>
    <w:rsid w:val="008D680D"/>
    <w:rsid w:val="008D756E"/>
    <w:rsid w:val="008D7576"/>
    <w:rsid w:val="008E0C94"/>
    <w:rsid w:val="008E0EEC"/>
    <w:rsid w:val="008E1C25"/>
    <w:rsid w:val="008E1D31"/>
    <w:rsid w:val="008E27AA"/>
    <w:rsid w:val="008E2967"/>
    <w:rsid w:val="008E2D2F"/>
    <w:rsid w:val="008E306A"/>
    <w:rsid w:val="008E319D"/>
    <w:rsid w:val="008E39E8"/>
    <w:rsid w:val="008E3E61"/>
    <w:rsid w:val="008E3E62"/>
    <w:rsid w:val="008E4550"/>
    <w:rsid w:val="008E464E"/>
    <w:rsid w:val="008E472D"/>
    <w:rsid w:val="008E4B16"/>
    <w:rsid w:val="008E4B87"/>
    <w:rsid w:val="008E4BEC"/>
    <w:rsid w:val="008E4F80"/>
    <w:rsid w:val="008E4FAF"/>
    <w:rsid w:val="008E5060"/>
    <w:rsid w:val="008E50BC"/>
    <w:rsid w:val="008E5449"/>
    <w:rsid w:val="008E62CC"/>
    <w:rsid w:val="008E6B87"/>
    <w:rsid w:val="008E6C3C"/>
    <w:rsid w:val="008E73A4"/>
    <w:rsid w:val="008E7F78"/>
    <w:rsid w:val="008F0029"/>
    <w:rsid w:val="008F075A"/>
    <w:rsid w:val="008F09FA"/>
    <w:rsid w:val="008F10A5"/>
    <w:rsid w:val="008F1741"/>
    <w:rsid w:val="008F1EE2"/>
    <w:rsid w:val="008F2370"/>
    <w:rsid w:val="008F2407"/>
    <w:rsid w:val="008F2630"/>
    <w:rsid w:val="008F2A54"/>
    <w:rsid w:val="008F2CE9"/>
    <w:rsid w:val="008F2E5B"/>
    <w:rsid w:val="008F2EC1"/>
    <w:rsid w:val="008F2F10"/>
    <w:rsid w:val="008F317A"/>
    <w:rsid w:val="008F3286"/>
    <w:rsid w:val="008F33B1"/>
    <w:rsid w:val="008F3925"/>
    <w:rsid w:val="008F39B6"/>
    <w:rsid w:val="008F4874"/>
    <w:rsid w:val="008F4931"/>
    <w:rsid w:val="008F4C1C"/>
    <w:rsid w:val="008F4D2E"/>
    <w:rsid w:val="008F4F04"/>
    <w:rsid w:val="008F53F7"/>
    <w:rsid w:val="008F55D6"/>
    <w:rsid w:val="008F5C85"/>
    <w:rsid w:val="008F5CBA"/>
    <w:rsid w:val="008F5DE3"/>
    <w:rsid w:val="008F5E98"/>
    <w:rsid w:val="008F6615"/>
    <w:rsid w:val="008F681B"/>
    <w:rsid w:val="008F682E"/>
    <w:rsid w:val="008F68FC"/>
    <w:rsid w:val="008F6EDC"/>
    <w:rsid w:val="008F784B"/>
    <w:rsid w:val="008F7B12"/>
    <w:rsid w:val="0090022A"/>
    <w:rsid w:val="009004D0"/>
    <w:rsid w:val="00900597"/>
    <w:rsid w:val="009010E7"/>
    <w:rsid w:val="00901108"/>
    <w:rsid w:val="00901608"/>
    <w:rsid w:val="009018CC"/>
    <w:rsid w:val="009019EB"/>
    <w:rsid w:val="00901A94"/>
    <w:rsid w:val="00901F0A"/>
    <w:rsid w:val="00902E4D"/>
    <w:rsid w:val="0090315D"/>
    <w:rsid w:val="0090403B"/>
    <w:rsid w:val="0090443B"/>
    <w:rsid w:val="009046DA"/>
    <w:rsid w:val="0090471C"/>
    <w:rsid w:val="00904949"/>
    <w:rsid w:val="009049CD"/>
    <w:rsid w:val="009049FD"/>
    <w:rsid w:val="00904C6F"/>
    <w:rsid w:val="0090530B"/>
    <w:rsid w:val="009056B7"/>
    <w:rsid w:val="009057EF"/>
    <w:rsid w:val="009058BA"/>
    <w:rsid w:val="0090607B"/>
    <w:rsid w:val="00906118"/>
    <w:rsid w:val="00906AEB"/>
    <w:rsid w:val="009073B3"/>
    <w:rsid w:val="009075ED"/>
    <w:rsid w:val="00910381"/>
    <w:rsid w:val="0091087B"/>
    <w:rsid w:val="00911496"/>
    <w:rsid w:val="00911715"/>
    <w:rsid w:val="009118B5"/>
    <w:rsid w:val="00911D4A"/>
    <w:rsid w:val="00912086"/>
    <w:rsid w:val="00912711"/>
    <w:rsid w:val="00912C90"/>
    <w:rsid w:val="00912DDF"/>
    <w:rsid w:val="00913830"/>
    <w:rsid w:val="0091453C"/>
    <w:rsid w:val="00914AC8"/>
    <w:rsid w:val="00914CE7"/>
    <w:rsid w:val="009151B0"/>
    <w:rsid w:val="0091595D"/>
    <w:rsid w:val="00915DF0"/>
    <w:rsid w:val="00916283"/>
    <w:rsid w:val="00916989"/>
    <w:rsid w:val="00916C83"/>
    <w:rsid w:val="00916EB4"/>
    <w:rsid w:val="0091713B"/>
    <w:rsid w:val="009171E5"/>
    <w:rsid w:val="0091736E"/>
    <w:rsid w:val="00917D8F"/>
    <w:rsid w:val="00917F49"/>
    <w:rsid w:val="009203A5"/>
    <w:rsid w:val="00920F22"/>
    <w:rsid w:val="00921068"/>
    <w:rsid w:val="009213DC"/>
    <w:rsid w:val="009215A1"/>
    <w:rsid w:val="00921AEE"/>
    <w:rsid w:val="00921DBA"/>
    <w:rsid w:val="00922474"/>
    <w:rsid w:val="00922CAE"/>
    <w:rsid w:val="009236E4"/>
    <w:rsid w:val="009239B7"/>
    <w:rsid w:val="00923AAB"/>
    <w:rsid w:val="00924414"/>
    <w:rsid w:val="009246A7"/>
    <w:rsid w:val="009246C8"/>
    <w:rsid w:val="00924EF5"/>
    <w:rsid w:val="00924F80"/>
    <w:rsid w:val="009252BF"/>
    <w:rsid w:val="009252DA"/>
    <w:rsid w:val="00925317"/>
    <w:rsid w:val="00925AD3"/>
    <w:rsid w:val="00925C23"/>
    <w:rsid w:val="00925EA0"/>
    <w:rsid w:val="009260E6"/>
    <w:rsid w:val="0092633F"/>
    <w:rsid w:val="00926389"/>
    <w:rsid w:val="0092649D"/>
    <w:rsid w:val="00926F74"/>
    <w:rsid w:val="009278FD"/>
    <w:rsid w:val="00927D1F"/>
    <w:rsid w:val="00927F27"/>
    <w:rsid w:val="00930BEC"/>
    <w:rsid w:val="0093119B"/>
    <w:rsid w:val="009311B5"/>
    <w:rsid w:val="009315B9"/>
    <w:rsid w:val="00931673"/>
    <w:rsid w:val="00931729"/>
    <w:rsid w:val="00931921"/>
    <w:rsid w:val="00931D42"/>
    <w:rsid w:val="00931F0D"/>
    <w:rsid w:val="009324F4"/>
    <w:rsid w:val="009326FE"/>
    <w:rsid w:val="009328EB"/>
    <w:rsid w:val="00933553"/>
    <w:rsid w:val="009336EE"/>
    <w:rsid w:val="00933BFF"/>
    <w:rsid w:val="00933CEA"/>
    <w:rsid w:val="00933ED9"/>
    <w:rsid w:val="00934A64"/>
    <w:rsid w:val="00934BD2"/>
    <w:rsid w:val="00934F2D"/>
    <w:rsid w:val="00935C8C"/>
    <w:rsid w:val="00935D2D"/>
    <w:rsid w:val="00935F67"/>
    <w:rsid w:val="00936760"/>
    <w:rsid w:val="00936A9C"/>
    <w:rsid w:val="00937098"/>
    <w:rsid w:val="0093716E"/>
    <w:rsid w:val="00937234"/>
    <w:rsid w:val="009373A4"/>
    <w:rsid w:val="009374F0"/>
    <w:rsid w:val="00937C9A"/>
    <w:rsid w:val="00940ABD"/>
    <w:rsid w:val="00940DCA"/>
    <w:rsid w:val="00940FCE"/>
    <w:rsid w:val="009413D4"/>
    <w:rsid w:val="0094185C"/>
    <w:rsid w:val="009425C2"/>
    <w:rsid w:val="00942B6E"/>
    <w:rsid w:val="009433A2"/>
    <w:rsid w:val="009451A1"/>
    <w:rsid w:val="00945447"/>
    <w:rsid w:val="00945498"/>
    <w:rsid w:val="00945CBF"/>
    <w:rsid w:val="00946322"/>
    <w:rsid w:val="0094635A"/>
    <w:rsid w:val="009463C7"/>
    <w:rsid w:val="00946724"/>
    <w:rsid w:val="00946856"/>
    <w:rsid w:val="00946C49"/>
    <w:rsid w:val="00947028"/>
    <w:rsid w:val="00947CAD"/>
    <w:rsid w:val="00947FDD"/>
    <w:rsid w:val="00950A1B"/>
    <w:rsid w:val="00950BF6"/>
    <w:rsid w:val="00950D03"/>
    <w:rsid w:val="00950E5D"/>
    <w:rsid w:val="0095107C"/>
    <w:rsid w:val="00951167"/>
    <w:rsid w:val="0095138B"/>
    <w:rsid w:val="009513D1"/>
    <w:rsid w:val="009516CA"/>
    <w:rsid w:val="00951D33"/>
    <w:rsid w:val="009520BF"/>
    <w:rsid w:val="00952611"/>
    <w:rsid w:val="009527B4"/>
    <w:rsid w:val="009529D9"/>
    <w:rsid w:val="00952D3E"/>
    <w:rsid w:val="00952EB9"/>
    <w:rsid w:val="00952F9C"/>
    <w:rsid w:val="00953045"/>
    <w:rsid w:val="009531A3"/>
    <w:rsid w:val="009531F1"/>
    <w:rsid w:val="009532E7"/>
    <w:rsid w:val="00953776"/>
    <w:rsid w:val="00953DF3"/>
    <w:rsid w:val="00953E15"/>
    <w:rsid w:val="00953F4A"/>
    <w:rsid w:val="009544A7"/>
    <w:rsid w:val="00954D5A"/>
    <w:rsid w:val="009552D6"/>
    <w:rsid w:val="0095535B"/>
    <w:rsid w:val="00955E04"/>
    <w:rsid w:val="00956812"/>
    <w:rsid w:val="00956A09"/>
    <w:rsid w:val="00956E90"/>
    <w:rsid w:val="009571CD"/>
    <w:rsid w:val="0095756F"/>
    <w:rsid w:val="009575DB"/>
    <w:rsid w:val="00957832"/>
    <w:rsid w:val="00957A3B"/>
    <w:rsid w:val="009603A8"/>
    <w:rsid w:val="00960E3E"/>
    <w:rsid w:val="00960E84"/>
    <w:rsid w:val="009616CF"/>
    <w:rsid w:val="00961994"/>
    <w:rsid w:val="00961BC0"/>
    <w:rsid w:val="00961E20"/>
    <w:rsid w:val="009623A5"/>
    <w:rsid w:val="00962EB6"/>
    <w:rsid w:val="0096348C"/>
    <w:rsid w:val="0096378C"/>
    <w:rsid w:val="00963C39"/>
    <w:rsid w:val="009641CF"/>
    <w:rsid w:val="00964A61"/>
    <w:rsid w:val="00964E0D"/>
    <w:rsid w:val="00965162"/>
    <w:rsid w:val="009658F5"/>
    <w:rsid w:val="00965D60"/>
    <w:rsid w:val="00965D97"/>
    <w:rsid w:val="00965E0F"/>
    <w:rsid w:val="00966177"/>
    <w:rsid w:val="009661E5"/>
    <w:rsid w:val="00966C25"/>
    <w:rsid w:val="00966C9C"/>
    <w:rsid w:val="0096770A"/>
    <w:rsid w:val="00967A2F"/>
    <w:rsid w:val="009700BB"/>
    <w:rsid w:val="00970B92"/>
    <w:rsid w:val="009710C3"/>
    <w:rsid w:val="009713B1"/>
    <w:rsid w:val="0097142F"/>
    <w:rsid w:val="009716FE"/>
    <w:rsid w:val="00972B64"/>
    <w:rsid w:val="0097320D"/>
    <w:rsid w:val="0097358D"/>
    <w:rsid w:val="00974580"/>
    <w:rsid w:val="00975492"/>
    <w:rsid w:val="00975E40"/>
    <w:rsid w:val="00975EF2"/>
    <w:rsid w:val="00976697"/>
    <w:rsid w:val="00976914"/>
    <w:rsid w:val="00976B64"/>
    <w:rsid w:val="00976DC3"/>
    <w:rsid w:val="00977134"/>
    <w:rsid w:val="0097714A"/>
    <w:rsid w:val="0097765D"/>
    <w:rsid w:val="009777AD"/>
    <w:rsid w:val="00980E91"/>
    <w:rsid w:val="009811EC"/>
    <w:rsid w:val="0098158E"/>
    <w:rsid w:val="0098159B"/>
    <w:rsid w:val="00981B78"/>
    <w:rsid w:val="00981F68"/>
    <w:rsid w:val="009823E7"/>
    <w:rsid w:val="00982558"/>
    <w:rsid w:val="009825BD"/>
    <w:rsid w:val="00982C9B"/>
    <w:rsid w:val="00982F8B"/>
    <w:rsid w:val="009831D7"/>
    <w:rsid w:val="0098329E"/>
    <w:rsid w:val="00983493"/>
    <w:rsid w:val="0098372C"/>
    <w:rsid w:val="00983801"/>
    <w:rsid w:val="00983D38"/>
    <w:rsid w:val="00984219"/>
    <w:rsid w:val="0098427C"/>
    <w:rsid w:val="00984BFA"/>
    <w:rsid w:val="00985764"/>
    <w:rsid w:val="0098607A"/>
    <w:rsid w:val="0098660D"/>
    <w:rsid w:val="009867BF"/>
    <w:rsid w:val="00986BD9"/>
    <w:rsid w:val="00986DA0"/>
    <w:rsid w:val="00986E25"/>
    <w:rsid w:val="009872D9"/>
    <w:rsid w:val="00987517"/>
    <w:rsid w:val="0098765C"/>
    <w:rsid w:val="00987866"/>
    <w:rsid w:val="00987921"/>
    <w:rsid w:val="0098794F"/>
    <w:rsid w:val="009879C0"/>
    <w:rsid w:val="00987D0F"/>
    <w:rsid w:val="00987EE3"/>
    <w:rsid w:val="00990F8A"/>
    <w:rsid w:val="009917AF"/>
    <w:rsid w:val="00991F09"/>
    <w:rsid w:val="00992445"/>
    <w:rsid w:val="00992737"/>
    <w:rsid w:val="00992767"/>
    <w:rsid w:val="00992C8A"/>
    <w:rsid w:val="009930D1"/>
    <w:rsid w:val="009935CA"/>
    <w:rsid w:val="009939F4"/>
    <w:rsid w:val="00993E84"/>
    <w:rsid w:val="009945DC"/>
    <w:rsid w:val="00994BA4"/>
    <w:rsid w:val="009955CD"/>
    <w:rsid w:val="00995B28"/>
    <w:rsid w:val="00995E39"/>
    <w:rsid w:val="00995FDC"/>
    <w:rsid w:val="009960E5"/>
    <w:rsid w:val="00996586"/>
    <w:rsid w:val="00996A54"/>
    <w:rsid w:val="00997646"/>
    <w:rsid w:val="009A0CE2"/>
    <w:rsid w:val="009A0D08"/>
    <w:rsid w:val="009A1703"/>
    <w:rsid w:val="009A1AE6"/>
    <w:rsid w:val="009A2211"/>
    <w:rsid w:val="009A25BC"/>
    <w:rsid w:val="009A2730"/>
    <w:rsid w:val="009A2A9D"/>
    <w:rsid w:val="009A3634"/>
    <w:rsid w:val="009A3779"/>
    <w:rsid w:val="009A3D6D"/>
    <w:rsid w:val="009A3F32"/>
    <w:rsid w:val="009A4954"/>
    <w:rsid w:val="009A4B4A"/>
    <w:rsid w:val="009A4C5D"/>
    <w:rsid w:val="009A617E"/>
    <w:rsid w:val="009A75BB"/>
    <w:rsid w:val="009A7958"/>
    <w:rsid w:val="009A7B02"/>
    <w:rsid w:val="009B0098"/>
    <w:rsid w:val="009B015F"/>
    <w:rsid w:val="009B0380"/>
    <w:rsid w:val="009B0BE9"/>
    <w:rsid w:val="009B15FC"/>
    <w:rsid w:val="009B17BD"/>
    <w:rsid w:val="009B1887"/>
    <w:rsid w:val="009B1ACD"/>
    <w:rsid w:val="009B1CE6"/>
    <w:rsid w:val="009B203F"/>
    <w:rsid w:val="009B2E01"/>
    <w:rsid w:val="009B300C"/>
    <w:rsid w:val="009B3079"/>
    <w:rsid w:val="009B313C"/>
    <w:rsid w:val="009B3596"/>
    <w:rsid w:val="009B3631"/>
    <w:rsid w:val="009B3C79"/>
    <w:rsid w:val="009B3F79"/>
    <w:rsid w:val="009B3FF7"/>
    <w:rsid w:val="009B4A64"/>
    <w:rsid w:val="009B4B2B"/>
    <w:rsid w:val="009B4D30"/>
    <w:rsid w:val="009B4E95"/>
    <w:rsid w:val="009B6034"/>
    <w:rsid w:val="009B6B8D"/>
    <w:rsid w:val="009B6BC8"/>
    <w:rsid w:val="009B6D25"/>
    <w:rsid w:val="009B749E"/>
    <w:rsid w:val="009B74DC"/>
    <w:rsid w:val="009B7774"/>
    <w:rsid w:val="009B7AE8"/>
    <w:rsid w:val="009C04C9"/>
    <w:rsid w:val="009C0796"/>
    <w:rsid w:val="009C0C36"/>
    <w:rsid w:val="009C147F"/>
    <w:rsid w:val="009C1618"/>
    <w:rsid w:val="009C168E"/>
    <w:rsid w:val="009C1F1D"/>
    <w:rsid w:val="009C20BB"/>
    <w:rsid w:val="009C236E"/>
    <w:rsid w:val="009C2732"/>
    <w:rsid w:val="009C2982"/>
    <w:rsid w:val="009C2B0E"/>
    <w:rsid w:val="009C2D85"/>
    <w:rsid w:val="009C3388"/>
    <w:rsid w:val="009C3CCE"/>
    <w:rsid w:val="009C3D47"/>
    <w:rsid w:val="009C496A"/>
    <w:rsid w:val="009C499D"/>
    <w:rsid w:val="009C5F32"/>
    <w:rsid w:val="009C62EF"/>
    <w:rsid w:val="009C6575"/>
    <w:rsid w:val="009C6669"/>
    <w:rsid w:val="009C6BB0"/>
    <w:rsid w:val="009C6BB7"/>
    <w:rsid w:val="009C71D3"/>
    <w:rsid w:val="009D0292"/>
    <w:rsid w:val="009D034A"/>
    <w:rsid w:val="009D068D"/>
    <w:rsid w:val="009D0EB5"/>
    <w:rsid w:val="009D0EE7"/>
    <w:rsid w:val="009D0F43"/>
    <w:rsid w:val="009D11BC"/>
    <w:rsid w:val="009D195F"/>
    <w:rsid w:val="009D222D"/>
    <w:rsid w:val="009D28FA"/>
    <w:rsid w:val="009D2C13"/>
    <w:rsid w:val="009D3184"/>
    <w:rsid w:val="009D3717"/>
    <w:rsid w:val="009D38C3"/>
    <w:rsid w:val="009D3BA3"/>
    <w:rsid w:val="009D3CE9"/>
    <w:rsid w:val="009D3D69"/>
    <w:rsid w:val="009D3DFF"/>
    <w:rsid w:val="009D4047"/>
    <w:rsid w:val="009D4344"/>
    <w:rsid w:val="009D4845"/>
    <w:rsid w:val="009D4A19"/>
    <w:rsid w:val="009D5056"/>
    <w:rsid w:val="009D53BE"/>
    <w:rsid w:val="009D587C"/>
    <w:rsid w:val="009D596F"/>
    <w:rsid w:val="009D5E99"/>
    <w:rsid w:val="009D61A1"/>
    <w:rsid w:val="009D64AD"/>
    <w:rsid w:val="009D68C0"/>
    <w:rsid w:val="009D6933"/>
    <w:rsid w:val="009D69FB"/>
    <w:rsid w:val="009D6AC4"/>
    <w:rsid w:val="009D6FBF"/>
    <w:rsid w:val="009D712C"/>
    <w:rsid w:val="009D76D7"/>
    <w:rsid w:val="009E12BC"/>
    <w:rsid w:val="009E1838"/>
    <w:rsid w:val="009E18C8"/>
    <w:rsid w:val="009E1910"/>
    <w:rsid w:val="009E19C9"/>
    <w:rsid w:val="009E2526"/>
    <w:rsid w:val="009E2857"/>
    <w:rsid w:val="009E2A2A"/>
    <w:rsid w:val="009E37FC"/>
    <w:rsid w:val="009E4194"/>
    <w:rsid w:val="009E4F06"/>
    <w:rsid w:val="009E53B0"/>
    <w:rsid w:val="009E5563"/>
    <w:rsid w:val="009E5CAB"/>
    <w:rsid w:val="009E6477"/>
    <w:rsid w:val="009E6893"/>
    <w:rsid w:val="009E6B95"/>
    <w:rsid w:val="009E6CA5"/>
    <w:rsid w:val="009E6E2A"/>
    <w:rsid w:val="009E7059"/>
    <w:rsid w:val="009E7E8E"/>
    <w:rsid w:val="009E7EBF"/>
    <w:rsid w:val="009F02E2"/>
    <w:rsid w:val="009F0399"/>
    <w:rsid w:val="009F04AA"/>
    <w:rsid w:val="009F0634"/>
    <w:rsid w:val="009F0811"/>
    <w:rsid w:val="009F211F"/>
    <w:rsid w:val="009F24B6"/>
    <w:rsid w:val="009F2AA1"/>
    <w:rsid w:val="009F2C0C"/>
    <w:rsid w:val="009F304F"/>
    <w:rsid w:val="009F3339"/>
    <w:rsid w:val="009F33A5"/>
    <w:rsid w:val="009F372E"/>
    <w:rsid w:val="009F3A10"/>
    <w:rsid w:val="009F3A6B"/>
    <w:rsid w:val="009F3E50"/>
    <w:rsid w:val="009F40A1"/>
    <w:rsid w:val="009F4622"/>
    <w:rsid w:val="009F474E"/>
    <w:rsid w:val="009F47F3"/>
    <w:rsid w:val="009F4A3D"/>
    <w:rsid w:val="009F5394"/>
    <w:rsid w:val="009F5F96"/>
    <w:rsid w:val="009F682F"/>
    <w:rsid w:val="009F6E2B"/>
    <w:rsid w:val="009F71FE"/>
    <w:rsid w:val="009F72D2"/>
    <w:rsid w:val="009F742C"/>
    <w:rsid w:val="009F7529"/>
    <w:rsid w:val="009F7811"/>
    <w:rsid w:val="009F7D88"/>
    <w:rsid w:val="00A000B6"/>
    <w:rsid w:val="00A001F8"/>
    <w:rsid w:val="00A00454"/>
    <w:rsid w:val="00A00556"/>
    <w:rsid w:val="00A0101F"/>
    <w:rsid w:val="00A0107B"/>
    <w:rsid w:val="00A01B30"/>
    <w:rsid w:val="00A01FBF"/>
    <w:rsid w:val="00A025FA"/>
    <w:rsid w:val="00A02C26"/>
    <w:rsid w:val="00A0333D"/>
    <w:rsid w:val="00A039C1"/>
    <w:rsid w:val="00A0447A"/>
    <w:rsid w:val="00A04E09"/>
    <w:rsid w:val="00A051D9"/>
    <w:rsid w:val="00A05416"/>
    <w:rsid w:val="00A05657"/>
    <w:rsid w:val="00A05D12"/>
    <w:rsid w:val="00A06F66"/>
    <w:rsid w:val="00A07599"/>
    <w:rsid w:val="00A0772F"/>
    <w:rsid w:val="00A0788F"/>
    <w:rsid w:val="00A07C88"/>
    <w:rsid w:val="00A07F0C"/>
    <w:rsid w:val="00A1049F"/>
    <w:rsid w:val="00A10898"/>
    <w:rsid w:val="00A10EB9"/>
    <w:rsid w:val="00A111BC"/>
    <w:rsid w:val="00A11A59"/>
    <w:rsid w:val="00A120E1"/>
    <w:rsid w:val="00A12698"/>
    <w:rsid w:val="00A1289D"/>
    <w:rsid w:val="00A12C6C"/>
    <w:rsid w:val="00A14544"/>
    <w:rsid w:val="00A150CC"/>
    <w:rsid w:val="00A151C4"/>
    <w:rsid w:val="00A15445"/>
    <w:rsid w:val="00A15BBB"/>
    <w:rsid w:val="00A15F58"/>
    <w:rsid w:val="00A167A4"/>
    <w:rsid w:val="00A173AE"/>
    <w:rsid w:val="00A17781"/>
    <w:rsid w:val="00A17D22"/>
    <w:rsid w:val="00A17F55"/>
    <w:rsid w:val="00A17FB1"/>
    <w:rsid w:val="00A205B5"/>
    <w:rsid w:val="00A2075C"/>
    <w:rsid w:val="00A20E4C"/>
    <w:rsid w:val="00A21998"/>
    <w:rsid w:val="00A2220B"/>
    <w:rsid w:val="00A2268C"/>
    <w:rsid w:val="00A2291F"/>
    <w:rsid w:val="00A23275"/>
    <w:rsid w:val="00A23443"/>
    <w:rsid w:val="00A236B7"/>
    <w:rsid w:val="00A23D43"/>
    <w:rsid w:val="00A243B9"/>
    <w:rsid w:val="00A24FAC"/>
    <w:rsid w:val="00A250DC"/>
    <w:rsid w:val="00A2523D"/>
    <w:rsid w:val="00A25612"/>
    <w:rsid w:val="00A2625E"/>
    <w:rsid w:val="00A265F7"/>
    <w:rsid w:val="00A267A6"/>
    <w:rsid w:val="00A26B52"/>
    <w:rsid w:val="00A26C41"/>
    <w:rsid w:val="00A26D05"/>
    <w:rsid w:val="00A27042"/>
    <w:rsid w:val="00A2735E"/>
    <w:rsid w:val="00A27808"/>
    <w:rsid w:val="00A27C4D"/>
    <w:rsid w:val="00A27E70"/>
    <w:rsid w:val="00A30096"/>
    <w:rsid w:val="00A305CE"/>
    <w:rsid w:val="00A30B44"/>
    <w:rsid w:val="00A30C2C"/>
    <w:rsid w:val="00A30FC3"/>
    <w:rsid w:val="00A312A5"/>
    <w:rsid w:val="00A32622"/>
    <w:rsid w:val="00A32B5D"/>
    <w:rsid w:val="00A332A8"/>
    <w:rsid w:val="00A33496"/>
    <w:rsid w:val="00A34018"/>
    <w:rsid w:val="00A3452D"/>
    <w:rsid w:val="00A345F7"/>
    <w:rsid w:val="00A34FC5"/>
    <w:rsid w:val="00A3527E"/>
    <w:rsid w:val="00A3535E"/>
    <w:rsid w:val="00A354AF"/>
    <w:rsid w:val="00A3577F"/>
    <w:rsid w:val="00A35D0E"/>
    <w:rsid w:val="00A36035"/>
    <w:rsid w:val="00A3662B"/>
    <w:rsid w:val="00A36AD3"/>
    <w:rsid w:val="00A3705B"/>
    <w:rsid w:val="00A37098"/>
    <w:rsid w:val="00A372AE"/>
    <w:rsid w:val="00A37C37"/>
    <w:rsid w:val="00A37FE3"/>
    <w:rsid w:val="00A402B3"/>
    <w:rsid w:val="00A40350"/>
    <w:rsid w:val="00A4071D"/>
    <w:rsid w:val="00A41246"/>
    <w:rsid w:val="00A41713"/>
    <w:rsid w:val="00A41A90"/>
    <w:rsid w:val="00A4200D"/>
    <w:rsid w:val="00A437BC"/>
    <w:rsid w:val="00A43A5C"/>
    <w:rsid w:val="00A43D9E"/>
    <w:rsid w:val="00A443F4"/>
    <w:rsid w:val="00A44750"/>
    <w:rsid w:val="00A44B97"/>
    <w:rsid w:val="00A44D28"/>
    <w:rsid w:val="00A45429"/>
    <w:rsid w:val="00A45777"/>
    <w:rsid w:val="00A459E3"/>
    <w:rsid w:val="00A45DB7"/>
    <w:rsid w:val="00A45F21"/>
    <w:rsid w:val="00A46170"/>
    <w:rsid w:val="00A476F9"/>
    <w:rsid w:val="00A4777C"/>
    <w:rsid w:val="00A4783F"/>
    <w:rsid w:val="00A47AA7"/>
    <w:rsid w:val="00A47BF6"/>
    <w:rsid w:val="00A5097C"/>
    <w:rsid w:val="00A50B02"/>
    <w:rsid w:val="00A50DC6"/>
    <w:rsid w:val="00A5130B"/>
    <w:rsid w:val="00A513D0"/>
    <w:rsid w:val="00A51612"/>
    <w:rsid w:val="00A51B93"/>
    <w:rsid w:val="00A52982"/>
    <w:rsid w:val="00A52B05"/>
    <w:rsid w:val="00A535E5"/>
    <w:rsid w:val="00A54390"/>
    <w:rsid w:val="00A54A8F"/>
    <w:rsid w:val="00A54B16"/>
    <w:rsid w:val="00A54B8B"/>
    <w:rsid w:val="00A54B8C"/>
    <w:rsid w:val="00A54BDE"/>
    <w:rsid w:val="00A55582"/>
    <w:rsid w:val="00A55610"/>
    <w:rsid w:val="00A55BC8"/>
    <w:rsid w:val="00A55CA0"/>
    <w:rsid w:val="00A55CE4"/>
    <w:rsid w:val="00A56335"/>
    <w:rsid w:val="00A56825"/>
    <w:rsid w:val="00A56C8B"/>
    <w:rsid w:val="00A57341"/>
    <w:rsid w:val="00A576C5"/>
    <w:rsid w:val="00A577A8"/>
    <w:rsid w:val="00A57F68"/>
    <w:rsid w:val="00A57FAD"/>
    <w:rsid w:val="00A60820"/>
    <w:rsid w:val="00A60CC9"/>
    <w:rsid w:val="00A61607"/>
    <w:rsid w:val="00A617D7"/>
    <w:rsid w:val="00A61C55"/>
    <w:rsid w:val="00A62DF8"/>
    <w:rsid w:val="00A6320C"/>
    <w:rsid w:val="00A64162"/>
    <w:rsid w:val="00A65168"/>
    <w:rsid w:val="00A65215"/>
    <w:rsid w:val="00A65A46"/>
    <w:rsid w:val="00A65E27"/>
    <w:rsid w:val="00A661F3"/>
    <w:rsid w:val="00A66703"/>
    <w:rsid w:val="00A67303"/>
    <w:rsid w:val="00A67327"/>
    <w:rsid w:val="00A674F5"/>
    <w:rsid w:val="00A676F9"/>
    <w:rsid w:val="00A6770B"/>
    <w:rsid w:val="00A67B08"/>
    <w:rsid w:val="00A67B71"/>
    <w:rsid w:val="00A67BF2"/>
    <w:rsid w:val="00A67C35"/>
    <w:rsid w:val="00A701DB"/>
    <w:rsid w:val="00A701E3"/>
    <w:rsid w:val="00A70399"/>
    <w:rsid w:val="00A70C05"/>
    <w:rsid w:val="00A70C0F"/>
    <w:rsid w:val="00A70D2D"/>
    <w:rsid w:val="00A71419"/>
    <w:rsid w:val="00A7156F"/>
    <w:rsid w:val="00A71CB4"/>
    <w:rsid w:val="00A71DB4"/>
    <w:rsid w:val="00A720EB"/>
    <w:rsid w:val="00A723CD"/>
    <w:rsid w:val="00A72C7C"/>
    <w:rsid w:val="00A72C85"/>
    <w:rsid w:val="00A7379A"/>
    <w:rsid w:val="00A73E1B"/>
    <w:rsid w:val="00A741F8"/>
    <w:rsid w:val="00A74442"/>
    <w:rsid w:val="00A7501F"/>
    <w:rsid w:val="00A75723"/>
    <w:rsid w:val="00A75AF4"/>
    <w:rsid w:val="00A76148"/>
    <w:rsid w:val="00A761EA"/>
    <w:rsid w:val="00A76282"/>
    <w:rsid w:val="00A7700C"/>
    <w:rsid w:val="00A800EE"/>
    <w:rsid w:val="00A80816"/>
    <w:rsid w:val="00A80DE2"/>
    <w:rsid w:val="00A813CE"/>
    <w:rsid w:val="00A81B41"/>
    <w:rsid w:val="00A81DD8"/>
    <w:rsid w:val="00A8214D"/>
    <w:rsid w:val="00A82813"/>
    <w:rsid w:val="00A829D6"/>
    <w:rsid w:val="00A82B24"/>
    <w:rsid w:val="00A82CA4"/>
    <w:rsid w:val="00A83052"/>
    <w:rsid w:val="00A83201"/>
    <w:rsid w:val="00A8384C"/>
    <w:rsid w:val="00A838DC"/>
    <w:rsid w:val="00A83C0C"/>
    <w:rsid w:val="00A8453C"/>
    <w:rsid w:val="00A871B4"/>
    <w:rsid w:val="00A8794D"/>
    <w:rsid w:val="00A902DF"/>
    <w:rsid w:val="00A903F4"/>
    <w:rsid w:val="00A9074E"/>
    <w:rsid w:val="00A9075F"/>
    <w:rsid w:val="00A9084C"/>
    <w:rsid w:val="00A908A3"/>
    <w:rsid w:val="00A914A8"/>
    <w:rsid w:val="00A915F8"/>
    <w:rsid w:val="00A91DF0"/>
    <w:rsid w:val="00A91F85"/>
    <w:rsid w:val="00A921C9"/>
    <w:rsid w:val="00A925F6"/>
    <w:rsid w:val="00A92618"/>
    <w:rsid w:val="00A92D54"/>
    <w:rsid w:val="00A92EFB"/>
    <w:rsid w:val="00A93045"/>
    <w:rsid w:val="00A93493"/>
    <w:rsid w:val="00A936C9"/>
    <w:rsid w:val="00A943ED"/>
    <w:rsid w:val="00A944ED"/>
    <w:rsid w:val="00A945CA"/>
    <w:rsid w:val="00A945E5"/>
    <w:rsid w:val="00A948F1"/>
    <w:rsid w:val="00A94CBD"/>
    <w:rsid w:val="00A95018"/>
    <w:rsid w:val="00A9501F"/>
    <w:rsid w:val="00A9512D"/>
    <w:rsid w:val="00A954AF"/>
    <w:rsid w:val="00A957DA"/>
    <w:rsid w:val="00A95B0F"/>
    <w:rsid w:val="00A96C13"/>
    <w:rsid w:val="00A96CBC"/>
    <w:rsid w:val="00A96EA7"/>
    <w:rsid w:val="00A97145"/>
    <w:rsid w:val="00A977D4"/>
    <w:rsid w:val="00A9785C"/>
    <w:rsid w:val="00A97DA8"/>
    <w:rsid w:val="00AA109B"/>
    <w:rsid w:val="00AA10B3"/>
    <w:rsid w:val="00AA14BE"/>
    <w:rsid w:val="00AA1877"/>
    <w:rsid w:val="00AA197A"/>
    <w:rsid w:val="00AA2249"/>
    <w:rsid w:val="00AA2E38"/>
    <w:rsid w:val="00AA30E5"/>
    <w:rsid w:val="00AA3243"/>
    <w:rsid w:val="00AA3D58"/>
    <w:rsid w:val="00AA4E96"/>
    <w:rsid w:val="00AA53BF"/>
    <w:rsid w:val="00AA5508"/>
    <w:rsid w:val="00AA5BE4"/>
    <w:rsid w:val="00AA6756"/>
    <w:rsid w:val="00AA6FF3"/>
    <w:rsid w:val="00AA78C4"/>
    <w:rsid w:val="00AA7E32"/>
    <w:rsid w:val="00AB096E"/>
    <w:rsid w:val="00AB1614"/>
    <w:rsid w:val="00AB1678"/>
    <w:rsid w:val="00AB17A8"/>
    <w:rsid w:val="00AB1993"/>
    <w:rsid w:val="00AB1A77"/>
    <w:rsid w:val="00AB1E69"/>
    <w:rsid w:val="00AB2522"/>
    <w:rsid w:val="00AB2A5F"/>
    <w:rsid w:val="00AB3224"/>
    <w:rsid w:val="00AB38F9"/>
    <w:rsid w:val="00AB3BA6"/>
    <w:rsid w:val="00AB49A0"/>
    <w:rsid w:val="00AB49C7"/>
    <w:rsid w:val="00AB5492"/>
    <w:rsid w:val="00AB55C5"/>
    <w:rsid w:val="00AB579A"/>
    <w:rsid w:val="00AB5CB4"/>
    <w:rsid w:val="00AB5F0A"/>
    <w:rsid w:val="00AB67B0"/>
    <w:rsid w:val="00AB6830"/>
    <w:rsid w:val="00AB6A60"/>
    <w:rsid w:val="00AB6CF5"/>
    <w:rsid w:val="00AB6D76"/>
    <w:rsid w:val="00AB7358"/>
    <w:rsid w:val="00AB76BD"/>
    <w:rsid w:val="00AB7EB5"/>
    <w:rsid w:val="00AC007B"/>
    <w:rsid w:val="00AC01F5"/>
    <w:rsid w:val="00AC03D3"/>
    <w:rsid w:val="00AC0DD0"/>
    <w:rsid w:val="00AC0E8A"/>
    <w:rsid w:val="00AC0F0A"/>
    <w:rsid w:val="00AC10E9"/>
    <w:rsid w:val="00AC1159"/>
    <w:rsid w:val="00AC130B"/>
    <w:rsid w:val="00AC1597"/>
    <w:rsid w:val="00AC168F"/>
    <w:rsid w:val="00AC1A81"/>
    <w:rsid w:val="00AC1CA4"/>
    <w:rsid w:val="00AC1EA6"/>
    <w:rsid w:val="00AC264A"/>
    <w:rsid w:val="00AC2AC2"/>
    <w:rsid w:val="00AC2C93"/>
    <w:rsid w:val="00AC34FA"/>
    <w:rsid w:val="00AC3554"/>
    <w:rsid w:val="00AC3A34"/>
    <w:rsid w:val="00AC3A44"/>
    <w:rsid w:val="00AC3B85"/>
    <w:rsid w:val="00AC3DB2"/>
    <w:rsid w:val="00AC49A3"/>
    <w:rsid w:val="00AC4E21"/>
    <w:rsid w:val="00AC5753"/>
    <w:rsid w:val="00AC5999"/>
    <w:rsid w:val="00AC5C05"/>
    <w:rsid w:val="00AC6142"/>
    <w:rsid w:val="00AC61A1"/>
    <w:rsid w:val="00AC6922"/>
    <w:rsid w:val="00AC6CC0"/>
    <w:rsid w:val="00AC6EA3"/>
    <w:rsid w:val="00AC704C"/>
    <w:rsid w:val="00AC74D4"/>
    <w:rsid w:val="00AC7E37"/>
    <w:rsid w:val="00AC7E77"/>
    <w:rsid w:val="00AD02BA"/>
    <w:rsid w:val="00AD0538"/>
    <w:rsid w:val="00AD064B"/>
    <w:rsid w:val="00AD0810"/>
    <w:rsid w:val="00AD0BDC"/>
    <w:rsid w:val="00AD0EC9"/>
    <w:rsid w:val="00AD1340"/>
    <w:rsid w:val="00AD15A5"/>
    <w:rsid w:val="00AD19E9"/>
    <w:rsid w:val="00AD1A3B"/>
    <w:rsid w:val="00AD1FC5"/>
    <w:rsid w:val="00AD2366"/>
    <w:rsid w:val="00AD2459"/>
    <w:rsid w:val="00AD2892"/>
    <w:rsid w:val="00AD46BF"/>
    <w:rsid w:val="00AD5023"/>
    <w:rsid w:val="00AD5258"/>
    <w:rsid w:val="00AD5291"/>
    <w:rsid w:val="00AD5DDE"/>
    <w:rsid w:val="00AD613D"/>
    <w:rsid w:val="00AD6644"/>
    <w:rsid w:val="00AD72C7"/>
    <w:rsid w:val="00AD78C7"/>
    <w:rsid w:val="00AD7DC7"/>
    <w:rsid w:val="00AE178C"/>
    <w:rsid w:val="00AE18F4"/>
    <w:rsid w:val="00AE22B2"/>
    <w:rsid w:val="00AE300B"/>
    <w:rsid w:val="00AE3529"/>
    <w:rsid w:val="00AE42BC"/>
    <w:rsid w:val="00AE4852"/>
    <w:rsid w:val="00AE489F"/>
    <w:rsid w:val="00AE52A1"/>
    <w:rsid w:val="00AE5C24"/>
    <w:rsid w:val="00AE60C1"/>
    <w:rsid w:val="00AE610C"/>
    <w:rsid w:val="00AE61A1"/>
    <w:rsid w:val="00AE61C1"/>
    <w:rsid w:val="00AE6213"/>
    <w:rsid w:val="00AE647C"/>
    <w:rsid w:val="00AE68C3"/>
    <w:rsid w:val="00AE6F48"/>
    <w:rsid w:val="00AE7129"/>
    <w:rsid w:val="00AF0122"/>
    <w:rsid w:val="00AF1B7E"/>
    <w:rsid w:val="00AF2A77"/>
    <w:rsid w:val="00AF2B1C"/>
    <w:rsid w:val="00AF2B28"/>
    <w:rsid w:val="00AF313E"/>
    <w:rsid w:val="00AF31AD"/>
    <w:rsid w:val="00AF3536"/>
    <w:rsid w:val="00AF39DB"/>
    <w:rsid w:val="00AF3E81"/>
    <w:rsid w:val="00AF43AC"/>
    <w:rsid w:val="00AF4598"/>
    <w:rsid w:val="00AF49B9"/>
    <w:rsid w:val="00AF5042"/>
    <w:rsid w:val="00AF5407"/>
    <w:rsid w:val="00AF5C4E"/>
    <w:rsid w:val="00AF5EA9"/>
    <w:rsid w:val="00AF5FE2"/>
    <w:rsid w:val="00AF6B33"/>
    <w:rsid w:val="00AF6EB0"/>
    <w:rsid w:val="00AF716C"/>
    <w:rsid w:val="00AF725F"/>
    <w:rsid w:val="00AF73B1"/>
    <w:rsid w:val="00B00B56"/>
    <w:rsid w:val="00B00C94"/>
    <w:rsid w:val="00B01213"/>
    <w:rsid w:val="00B02193"/>
    <w:rsid w:val="00B0270A"/>
    <w:rsid w:val="00B02C60"/>
    <w:rsid w:val="00B02FD9"/>
    <w:rsid w:val="00B039F6"/>
    <w:rsid w:val="00B03EB6"/>
    <w:rsid w:val="00B04EBA"/>
    <w:rsid w:val="00B055C1"/>
    <w:rsid w:val="00B057C6"/>
    <w:rsid w:val="00B066AF"/>
    <w:rsid w:val="00B06CCB"/>
    <w:rsid w:val="00B06CDE"/>
    <w:rsid w:val="00B06DB3"/>
    <w:rsid w:val="00B074C7"/>
    <w:rsid w:val="00B075CF"/>
    <w:rsid w:val="00B07820"/>
    <w:rsid w:val="00B10264"/>
    <w:rsid w:val="00B108D3"/>
    <w:rsid w:val="00B10EA2"/>
    <w:rsid w:val="00B10F97"/>
    <w:rsid w:val="00B11073"/>
    <w:rsid w:val="00B115B3"/>
    <w:rsid w:val="00B1165F"/>
    <w:rsid w:val="00B12249"/>
    <w:rsid w:val="00B1249B"/>
    <w:rsid w:val="00B12602"/>
    <w:rsid w:val="00B12A16"/>
    <w:rsid w:val="00B1347A"/>
    <w:rsid w:val="00B14583"/>
    <w:rsid w:val="00B146B0"/>
    <w:rsid w:val="00B15068"/>
    <w:rsid w:val="00B15725"/>
    <w:rsid w:val="00B15CCF"/>
    <w:rsid w:val="00B15D20"/>
    <w:rsid w:val="00B1648E"/>
    <w:rsid w:val="00B16E65"/>
    <w:rsid w:val="00B16FD2"/>
    <w:rsid w:val="00B17792"/>
    <w:rsid w:val="00B177F1"/>
    <w:rsid w:val="00B1793D"/>
    <w:rsid w:val="00B2009A"/>
    <w:rsid w:val="00B2018E"/>
    <w:rsid w:val="00B20275"/>
    <w:rsid w:val="00B203C8"/>
    <w:rsid w:val="00B207CA"/>
    <w:rsid w:val="00B21604"/>
    <w:rsid w:val="00B21764"/>
    <w:rsid w:val="00B21CB5"/>
    <w:rsid w:val="00B226B1"/>
    <w:rsid w:val="00B22B6E"/>
    <w:rsid w:val="00B232D9"/>
    <w:rsid w:val="00B23431"/>
    <w:rsid w:val="00B23555"/>
    <w:rsid w:val="00B23762"/>
    <w:rsid w:val="00B23E98"/>
    <w:rsid w:val="00B23FCD"/>
    <w:rsid w:val="00B24E5C"/>
    <w:rsid w:val="00B25187"/>
    <w:rsid w:val="00B255AB"/>
    <w:rsid w:val="00B25637"/>
    <w:rsid w:val="00B25F49"/>
    <w:rsid w:val="00B263EF"/>
    <w:rsid w:val="00B26AFB"/>
    <w:rsid w:val="00B26C87"/>
    <w:rsid w:val="00B26D8E"/>
    <w:rsid w:val="00B27183"/>
    <w:rsid w:val="00B272ED"/>
    <w:rsid w:val="00B27AAF"/>
    <w:rsid w:val="00B304D6"/>
    <w:rsid w:val="00B30DBD"/>
    <w:rsid w:val="00B315D5"/>
    <w:rsid w:val="00B31C78"/>
    <w:rsid w:val="00B3292F"/>
    <w:rsid w:val="00B32A52"/>
    <w:rsid w:val="00B33922"/>
    <w:rsid w:val="00B34B92"/>
    <w:rsid w:val="00B350E6"/>
    <w:rsid w:val="00B355EF"/>
    <w:rsid w:val="00B35F8A"/>
    <w:rsid w:val="00B360E5"/>
    <w:rsid w:val="00B36283"/>
    <w:rsid w:val="00B3643F"/>
    <w:rsid w:val="00B365A9"/>
    <w:rsid w:val="00B3673E"/>
    <w:rsid w:val="00B36749"/>
    <w:rsid w:val="00B368C0"/>
    <w:rsid w:val="00B36C82"/>
    <w:rsid w:val="00B36DBF"/>
    <w:rsid w:val="00B36E89"/>
    <w:rsid w:val="00B375E9"/>
    <w:rsid w:val="00B37A2A"/>
    <w:rsid w:val="00B40B87"/>
    <w:rsid w:val="00B4122D"/>
    <w:rsid w:val="00B4125A"/>
    <w:rsid w:val="00B41381"/>
    <w:rsid w:val="00B41F3D"/>
    <w:rsid w:val="00B42119"/>
    <w:rsid w:val="00B4258D"/>
    <w:rsid w:val="00B42A7B"/>
    <w:rsid w:val="00B42EEE"/>
    <w:rsid w:val="00B4300C"/>
    <w:rsid w:val="00B4303F"/>
    <w:rsid w:val="00B439AA"/>
    <w:rsid w:val="00B43A9E"/>
    <w:rsid w:val="00B43D6E"/>
    <w:rsid w:val="00B4445E"/>
    <w:rsid w:val="00B44AA7"/>
    <w:rsid w:val="00B45132"/>
    <w:rsid w:val="00B4528E"/>
    <w:rsid w:val="00B46403"/>
    <w:rsid w:val="00B471FA"/>
    <w:rsid w:val="00B47754"/>
    <w:rsid w:val="00B47CA8"/>
    <w:rsid w:val="00B47D22"/>
    <w:rsid w:val="00B5040D"/>
    <w:rsid w:val="00B5065D"/>
    <w:rsid w:val="00B50956"/>
    <w:rsid w:val="00B50E4F"/>
    <w:rsid w:val="00B51162"/>
    <w:rsid w:val="00B5156F"/>
    <w:rsid w:val="00B516E1"/>
    <w:rsid w:val="00B5179E"/>
    <w:rsid w:val="00B517DD"/>
    <w:rsid w:val="00B51C5C"/>
    <w:rsid w:val="00B51D34"/>
    <w:rsid w:val="00B529B8"/>
    <w:rsid w:val="00B53E05"/>
    <w:rsid w:val="00B53F13"/>
    <w:rsid w:val="00B54176"/>
    <w:rsid w:val="00B55313"/>
    <w:rsid w:val="00B555CB"/>
    <w:rsid w:val="00B557CD"/>
    <w:rsid w:val="00B55C59"/>
    <w:rsid w:val="00B55F5A"/>
    <w:rsid w:val="00B56519"/>
    <w:rsid w:val="00B567CD"/>
    <w:rsid w:val="00B56912"/>
    <w:rsid w:val="00B56AF0"/>
    <w:rsid w:val="00B56B1D"/>
    <w:rsid w:val="00B576BF"/>
    <w:rsid w:val="00B60844"/>
    <w:rsid w:val="00B60948"/>
    <w:rsid w:val="00B61436"/>
    <w:rsid w:val="00B614AF"/>
    <w:rsid w:val="00B622D9"/>
    <w:rsid w:val="00B623BB"/>
    <w:rsid w:val="00B6255E"/>
    <w:rsid w:val="00B62ECE"/>
    <w:rsid w:val="00B63CD7"/>
    <w:rsid w:val="00B63DC0"/>
    <w:rsid w:val="00B63E43"/>
    <w:rsid w:val="00B64159"/>
    <w:rsid w:val="00B6451C"/>
    <w:rsid w:val="00B64807"/>
    <w:rsid w:val="00B64E2D"/>
    <w:rsid w:val="00B6567D"/>
    <w:rsid w:val="00B65752"/>
    <w:rsid w:val="00B65A67"/>
    <w:rsid w:val="00B65CFE"/>
    <w:rsid w:val="00B662F6"/>
    <w:rsid w:val="00B664EE"/>
    <w:rsid w:val="00B6659D"/>
    <w:rsid w:val="00B674BA"/>
    <w:rsid w:val="00B676C3"/>
    <w:rsid w:val="00B67C31"/>
    <w:rsid w:val="00B67FC7"/>
    <w:rsid w:val="00B709A8"/>
    <w:rsid w:val="00B71999"/>
    <w:rsid w:val="00B71CF4"/>
    <w:rsid w:val="00B7227B"/>
    <w:rsid w:val="00B72D05"/>
    <w:rsid w:val="00B732D7"/>
    <w:rsid w:val="00B735E1"/>
    <w:rsid w:val="00B73638"/>
    <w:rsid w:val="00B73C96"/>
    <w:rsid w:val="00B73E88"/>
    <w:rsid w:val="00B73F5C"/>
    <w:rsid w:val="00B7434F"/>
    <w:rsid w:val="00B747AA"/>
    <w:rsid w:val="00B747EF"/>
    <w:rsid w:val="00B76137"/>
    <w:rsid w:val="00B767EB"/>
    <w:rsid w:val="00B76BE7"/>
    <w:rsid w:val="00B76C03"/>
    <w:rsid w:val="00B76E0D"/>
    <w:rsid w:val="00B76F0A"/>
    <w:rsid w:val="00B7711E"/>
    <w:rsid w:val="00B77DB0"/>
    <w:rsid w:val="00B801F3"/>
    <w:rsid w:val="00B80603"/>
    <w:rsid w:val="00B80AD3"/>
    <w:rsid w:val="00B81889"/>
    <w:rsid w:val="00B8192F"/>
    <w:rsid w:val="00B82D06"/>
    <w:rsid w:val="00B83CAA"/>
    <w:rsid w:val="00B83DD9"/>
    <w:rsid w:val="00B848B2"/>
    <w:rsid w:val="00B84B84"/>
    <w:rsid w:val="00B84F5C"/>
    <w:rsid w:val="00B8514D"/>
    <w:rsid w:val="00B85AAF"/>
    <w:rsid w:val="00B85B22"/>
    <w:rsid w:val="00B85B37"/>
    <w:rsid w:val="00B85CE0"/>
    <w:rsid w:val="00B85FF0"/>
    <w:rsid w:val="00B8615C"/>
    <w:rsid w:val="00B86DA6"/>
    <w:rsid w:val="00B878BF"/>
    <w:rsid w:val="00B87FDC"/>
    <w:rsid w:val="00B904C3"/>
    <w:rsid w:val="00B909DD"/>
    <w:rsid w:val="00B9182F"/>
    <w:rsid w:val="00B91B1F"/>
    <w:rsid w:val="00B91B8F"/>
    <w:rsid w:val="00B91D1E"/>
    <w:rsid w:val="00B91E51"/>
    <w:rsid w:val="00B923FD"/>
    <w:rsid w:val="00B925E1"/>
    <w:rsid w:val="00B92B18"/>
    <w:rsid w:val="00B92C88"/>
    <w:rsid w:val="00B92F2D"/>
    <w:rsid w:val="00B93CEA"/>
    <w:rsid w:val="00B944C6"/>
    <w:rsid w:val="00B94AE7"/>
    <w:rsid w:val="00B94AF9"/>
    <w:rsid w:val="00B951D6"/>
    <w:rsid w:val="00B95948"/>
    <w:rsid w:val="00B95D8F"/>
    <w:rsid w:val="00B96022"/>
    <w:rsid w:val="00B9627E"/>
    <w:rsid w:val="00B9643D"/>
    <w:rsid w:val="00B96794"/>
    <w:rsid w:val="00B96830"/>
    <w:rsid w:val="00B9691F"/>
    <w:rsid w:val="00B96C0E"/>
    <w:rsid w:val="00B96E83"/>
    <w:rsid w:val="00B96EFD"/>
    <w:rsid w:val="00B9797B"/>
    <w:rsid w:val="00B97C75"/>
    <w:rsid w:val="00B97E76"/>
    <w:rsid w:val="00BA0AA4"/>
    <w:rsid w:val="00BA0ACF"/>
    <w:rsid w:val="00BA0B4A"/>
    <w:rsid w:val="00BA0C41"/>
    <w:rsid w:val="00BA1197"/>
    <w:rsid w:val="00BA148C"/>
    <w:rsid w:val="00BA1628"/>
    <w:rsid w:val="00BA2022"/>
    <w:rsid w:val="00BA295C"/>
    <w:rsid w:val="00BA2B9C"/>
    <w:rsid w:val="00BA2BDB"/>
    <w:rsid w:val="00BA332D"/>
    <w:rsid w:val="00BA35A1"/>
    <w:rsid w:val="00BA3894"/>
    <w:rsid w:val="00BA3DFD"/>
    <w:rsid w:val="00BA4D99"/>
    <w:rsid w:val="00BA523A"/>
    <w:rsid w:val="00BA5954"/>
    <w:rsid w:val="00BA5DAD"/>
    <w:rsid w:val="00BA5EB0"/>
    <w:rsid w:val="00BA633F"/>
    <w:rsid w:val="00BA64E0"/>
    <w:rsid w:val="00BA6668"/>
    <w:rsid w:val="00BA6885"/>
    <w:rsid w:val="00BA6A06"/>
    <w:rsid w:val="00BA6F3B"/>
    <w:rsid w:val="00BA7420"/>
    <w:rsid w:val="00BA75BA"/>
    <w:rsid w:val="00BA7626"/>
    <w:rsid w:val="00BB06E1"/>
    <w:rsid w:val="00BB12AC"/>
    <w:rsid w:val="00BB247F"/>
    <w:rsid w:val="00BB285D"/>
    <w:rsid w:val="00BB40B9"/>
    <w:rsid w:val="00BB42D0"/>
    <w:rsid w:val="00BB4510"/>
    <w:rsid w:val="00BB480B"/>
    <w:rsid w:val="00BB4EAC"/>
    <w:rsid w:val="00BB4FD7"/>
    <w:rsid w:val="00BB50CD"/>
    <w:rsid w:val="00BB5B3B"/>
    <w:rsid w:val="00BB64AF"/>
    <w:rsid w:val="00BB6FB5"/>
    <w:rsid w:val="00BB75CA"/>
    <w:rsid w:val="00BB7843"/>
    <w:rsid w:val="00BB7B54"/>
    <w:rsid w:val="00BB7CFD"/>
    <w:rsid w:val="00BC0494"/>
    <w:rsid w:val="00BC04EE"/>
    <w:rsid w:val="00BC07AF"/>
    <w:rsid w:val="00BC0B06"/>
    <w:rsid w:val="00BC1D40"/>
    <w:rsid w:val="00BC22CA"/>
    <w:rsid w:val="00BC23E4"/>
    <w:rsid w:val="00BC2865"/>
    <w:rsid w:val="00BC2A30"/>
    <w:rsid w:val="00BC2A6F"/>
    <w:rsid w:val="00BC2E99"/>
    <w:rsid w:val="00BC2F9F"/>
    <w:rsid w:val="00BC33B6"/>
    <w:rsid w:val="00BC342A"/>
    <w:rsid w:val="00BC3795"/>
    <w:rsid w:val="00BC3871"/>
    <w:rsid w:val="00BC3F60"/>
    <w:rsid w:val="00BC43BD"/>
    <w:rsid w:val="00BC4418"/>
    <w:rsid w:val="00BC445E"/>
    <w:rsid w:val="00BC5535"/>
    <w:rsid w:val="00BC5811"/>
    <w:rsid w:val="00BC5E0A"/>
    <w:rsid w:val="00BC63B8"/>
    <w:rsid w:val="00BC660A"/>
    <w:rsid w:val="00BC682F"/>
    <w:rsid w:val="00BC6972"/>
    <w:rsid w:val="00BC6FBB"/>
    <w:rsid w:val="00BC7329"/>
    <w:rsid w:val="00BC7CF0"/>
    <w:rsid w:val="00BD06A7"/>
    <w:rsid w:val="00BD0804"/>
    <w:rsid w:val="00BD09EB"/>
    <w:rsid w:val="00BD0A73"/>
    <w:rsid w:val="00BD13EE"/>
    <w:rsid w:val="00BD154B"/>
    <w:rsid w:val="00BD1BE3"/>
    <w:rsid w:val="00BD2384"/>
    <w:rsid w:val="00BD2A94"/>
    <w:rsid w:val="00BD32AE"/>
    <w:rsid w:val="00BD35EF"/>
    <w:rsid w:val="00BD39AD"/>
    <w:rsid w:val="00BD4367"/>
    <w:rsid w:val="00BD451B"/>
    <w:rsid w:val="00BD4DFA"/>
    <w:rsid w:val="00BD50E5"/>
    <w:rsid w:val="00BD5672"/>
    <w:rsid w:val="00BD5F88"/>
    <w:rsid w:val="00BD631E"/>
    <w:rsid w:val="00BD68D0"/>
    <w:rsid w:val="00BD71C2"/>
    <w:rsid w:val="00BD7703"/>
    <w:rsid w:val="00BD7B81"/>
    <w:rsid w:val="00BD7BFA"/>
    <w:rsid w:val="00BE00BF"/>
    <w:rsid w:val="00BE043B"/>
    <w:rsid w:val="00BE0EE0"/>
    <w:rsid w:val="00BE0FFD"/>
    <w:rsid w:val="00BE1BC7"/>
    <w:rsid w:val="00BE243B"/>
    <w:rsid w:val="00BE32BE"/>
    <w:rsid w:val="00BE34C9"/>
    <w:rsid w:val="00BE364D"/>
    <w:rsid w:val="00BE37F3"/>
    <w:rsid w:val="00BE3B76"/>
    <w:rsid w:val="00BE3C48"/>
    <w:rsid w:val="00BE3D58"/>
    <w:rsid w:val="00BE436D"/>
    <w:rsid w:val="00BE4381"/>
    <w:rsid w:val="00BE439F"/>
    <w:rsid w:val="00BE46EE"/>
    <w:rsid w:val="00BE4C3A"/>
    <w:rsid w:val="00BE5377"/>
    <w:rsid w:val="00BE66F7"/>
    <w:rsid w:val="00BE6A2D"/>
    <w:rsid w:val="00BE6B99"/>
    <w:rsid w:val="00BE71F5"/>
    <w:rsid w:val="00BE737A"/>
    <w:rsid w:val="00BE7775"/>
    <w:rsid w:val="00BE7ACD"/>
    <w:rsid w:val="00BE7C5A"/>
    <w:rsid w:val="00BE7EED"/>
    <w:rsid w:val="00BF0716"/>
    <w:rsid w:val="00BF07DB"/>
    <w:rsid w:val="00BF1558"/>
    <w:rsid w:val="00BF1B14"/>
    <w:rsid w:val="00BF282F"/>
    <w:rsid w:val="00BF2DF7"/>
    <w:rsid w:val="00BF2E7C"/>
    <w:rsid w:val="00BF2F3C"/>
    <w:rsid w:val="00BF3049"/>
    <w:rsid w:val="00BF336A"/>
    <w:rsid w:val="00BF387B"/>
    <w:rsid w:val="00BF38E0"/>
    <w:rsid w:val="00BF3E80"/>
    <w:rsid w:val="00BF47FD"/>
    <w:rsid w:val="00BF4D78"/>
    <w:rsid w:val="00BF4E16"/>
    <w:rsid w:val="00BF59A3"/>
    <w:rsid w:val="00BF616E"/>
    <w:rsid w:val="00BF632D"/>
    <w:rsid w:val="00BF6B30"/>
    <w:rsid w:val="00BF7042"/>
    <w:rsid w:val="00BF773D"/>
    <w:rsid w:val="00BF7E67"/>
    <w:rsid w:val="00BF7F36"/>
    <w:rsid w:val="00C000C5"/>
    <w:rsid w:val="00C002CE"/>
    <w:rsid w:val="00C00632"/>
    <w:rsid w:val="00C0075D"/>
    <w:rsid w:val="00C00772"/>
    <w:rsid w:val="00C008EB"/>
    <w:rsid w:val="00C009AC"/>
    <w:rsid w:val="00C00B53"/>
    <w:rsid w:val="00C00F0D"/>
    <w:rsid w:val="00C00F3A"/>
    <w:rsid w:val="00C010A8"/>
    <w:rsid w:val="00C010EF"/>
    <w:rsid w:val="00C0135F"/>
    <w:rsid w:val="00C015FC"/>
    <w:rsid w:val="00C01647"/>
    <w:rsid w:val="00C01753"/>
    <w:rsid w:val="00C01759"/>
    <w:rsid w:val="00C019B9"/>
    <w:rsid w:val="00C01C0D"/>
    <w:rsid w:val="00C01C13"/>
    <w:rsid w:val="00C01D1F"/>
    <w:rsid w:val="00C01DD0"/>
    <w:rsid w:val="00C02480"/>
    <w:rsid w:val="00C0271A"/>
    <w:rsid w:val="00C02790"/>
    <w:rsid w:val="00C027AC"/>
    <w:rsid w:val="00C036EE"/>
    <w:rsid w:val="00C03795"/>
    <w:rsid w:val="00C0393A"/>
    <w:rsid w:val="00C03998"/>
    <w:rsid w:val="00C041AD"/>
    <w:rsid w:val="00C04311"/>
    <w:rsid w:val="00C0465B"/>
    <w:rsid w:val="00C048B6"/>
    <w:rsid w:val="00C04CC3"/>
    <w:rsid w:val="00C0510F"/>
    <w:rsid w:val="00C0514D"/>
    <w:rsid w:val="00C05911"/>
    <w:rsid w:val="00C0599D"/>
    <w:rsid w:val="00C06397"/>
    <w:rsid w:val="00C06401"/>
    <w:rsid w:val="00C06D60"/>
    <w:rsid w:val="00C10213"/>
    <w:rsid w:val="00C102EA"/>
    <w:rsid w:val="00C10760"/>
    <w:rsid w:val="00C108AA"/>
    <w:rsid w:val="00C10BA6"/>
    <w:rsid w:val="00C117A5"/>
    <w:rsid w:val="00C11848"/>
    <w:rsid w:val="00C11A86"/>
    <w:rsid w:val="00C11F98"/>
    <w:rsid w:val="00C1212A"/>
    <w:rsid w:val="00C127A5"/>
    <w:rsid w:val="00C127FD"/>
    <w:rsid w:val="00C12DE5"/>
    <w:rsid w:val="00C1345E"/>
    <w:rsid w:val="00C13D1F"/>
    <w:rsid w:val="00C141D2"/>
    <w:rsid w:val="00C145B1"/>
    <w:rsid w:val="00C14649"/>
    <w:rsid w:val="00C1490E"/>
    <w:rsid w:val="00C1494B"/>
    <w:rsid w:val="00C15F04"/>
    <w:rsid w:val="00C16033"/>
    <w:rsid w:val="00C166B2"/>
    <w:rsid w:val="00C1682F"/>
    <w:rsid w:val="00C16EBB"/>
    <w:rsid w:val="00C16F84"/>
    <w:rsid w:val="00C170F6"/>
    <w:rsid w:val="00C1711E"/>
    <w:rsid w:val="00C17243"/>
    <w:rsid w:val="00C17DB3"/>
    <w:rsid w:val="00C20113"/>
    <w:rsid w:val="00C2012E"/>
    <w:rsid w:val="00C203E2"/>
    <w:rsid w:val="00C20435"/>
    <w:rsid w:val="00C2050F"/>
    <w:rsid w:val="00C20617"/>
    <w:rsid w:val="00C20672"/>
    <w:rsid w:val="00C206A4"/>
    <w:rsid w:val="00C20758"/>
    <w:rsid w:val="00C20CEA"/>
    <w:rsid w:val="00C2117B"/>
    <w:rsid w:val="00C215BD"/>
    <w:rsid w:val="00C220D9"/>
    <w:rsid w:val="00C2276B"/>
    <w:rsid w:val="00C22C59"/>
    <w:rsid w:val="00C22D63"/>
    <w:rsid w:val="00C24515"/>
    <w:rsid w:val="00C246CB"/>
    <w:rsid w:val="00C25050"/>
    <w:rsid w:val="00C25941"/>
    <w:rsid w:val="00C25D89"/>
    <w:rsid w:val="00C25D9E"/>
    <w:rsid w:val="00C263DF"/>
    <w:rsid w:val="00C26F1B"/>
    <w:rsid w:val="00C27069"/>
    <w:rsid w:val="00C274FD"/>
    <w:rsid w:val="00C27BF7"/>
    <w:rsid w:val="00C3034D"/>
    <w:rsid w:val="00C30856"/>
    <w:rsid w:val="00C3166C"/>
    <w:rsid w:val="00C31795"/>
    <w:rsid w:val="00C3198D"/>
    <w:rsid w:val="00C319BE"/>
    <w:rsid w:val="00C32363"/>
    <w:rsid w:val="00C326C5"/>
    <w:rsid w:val="00C33F13"/>
    <w:rsid w:val="00C34B68"/>
    <w:rsid w:val="00C34D90"/>
    <w:rsid w:val="00C34F35"/>
    <w:rsid w:val="00C35ACE"/>
    <w:rsid w:val="00C35D31"/>
    <w:rsid w:val="00C36156"/>
    <w:rsid w:val="00C361FB"/>
    <w:rsid w:val="00C36490"/>
    <w:rsid w:val="00C36979"/>
    <w:rsid w:val="00C375D1"/>
    <w:rsid w:val="00C40A6B"/>
    <w:rsid w:val="00C419A6"/>
    <w:rsid w:val="00C41A5E"/>
    <w:rsid w:val="00C41E0C"/>
    <w:rsid w:val="00C42013"/>
    <w:rsid w:val="00C42359"/>
    <w:rsid w:val="00C42785"/>
    <w:rsid w:val="00C42B84"/>
    <w:rsid w:val="00C42D9C"/>
    <w:rsid w:val="00C43DB4"/>
    <w:rsid w:val="00C43E1C"/>
    <w:rsid w:val="00C44127"/>
    <w:rsid w:val="00C4470F"/>
    <w:rsid w:val="00C44E22"/>
    <w:rsid w:val="00C451FF"/>
    <w:rsid w:val="00C4564C"/>
    <w:rsid w:val="00C45A8F"/>
    <w:rsid w:val="00C45BCE"/>
    <w:rsid w:val="00C45C38"/>
    <w:rsid w:val="00C46601"/>
    <w:rsid w:val="00C46977"/>
    <w:rsid w:val="00C46EFF"/>
    <w:rsid w:val="00C473BD"/>
    <w:rsid w:val="00C47A23"/>
    <w:rsid w:val="00C50F42"/>
    <w:rsid w:val="00C51302"/>
    <w:rsid w:val="00C523C0"/>
    <w:rsid w:val="00C52AD3"/>
    <w:rsid w:val="00C53610"/>
    <w:rsid w:val="00C53933"/>
    <w:rsid w:val="00C53DA6"/>
    <w:rsid w:val="00C53EFF"/>
    <w:rsid w:val="00C54410"/>
    <w:rsid w:val="00C5483A"/>
    <w:rsid w:val="00C54A94"/>
    <w:rsid w:val="00C54C62"/>
    <w:rsid w:val="00C551AB"/>
    <w:rsid w:val="00C55557"/>
    <w:rsid w:val="00C556CE"/>
    <w:rsid w:val="00C55BAD"/>
    <w:rsid w:val="00C56178"/>
    <w:rsid w:val="00C562FE"/>
    <w:rsid w:val="00C56B25"/>
    <w:rsid w:val="00C57176"/>
    <w:rsid w:val="00C572D3"/>
    <w:rsid w:val="00C57398"/>
    <w:rsid w:val="00C578BB"/>
    <w:rsid w:val="00C57A17"/>
    <w:rsid w:val="00C57F7F"/>
    <w:rsid w:val="00C60A7C"/>
    <w:rsid w:val="00C6108C"/>
    <w:rsid w:val="00C612C0"/>
    <w:rsid w:val="00C61E1F"/>
    <w:rsid w:val="00C625B2"/>
    <w:rsid w:val="00C6289B"/>
    <w:rsid w:val="00C62B45"/>
    <w:rsid w:val="00C638DA"/>
    <w:rsid w:val="00C63CD2"/>
    <w:rsid w:val="00C64F71"/>
    <w:rsid w:val="00C6507E"/>
    <w:rsid w:val="00C6625D"/>
    <w:rsid w:val="00C662B2"/>
    <w:rsid w:val="00C6644F"/>
    <w:rsid w:val="00C666EC"/>
    <w:rsid w:val="00C66D26"/>
    <w:rsid w:val="00C66DFE"/>
    <w:rsid w:val="00C70C98"/>
    <w:rsid w:val="00C70DD6"/>
    <w:rsid w:val="00C70FE7"/>
    <w:rsid w:val="00C7203D"/>
    <w:rsid w:val="00C721E7"/>
    <w:rsid w:val="00C722F3"/>
    <w:rsid w:val="00C725DB"/>
    <w:rsid w:val="00C72667"/>
    <w:rsid w:val="00C72ADC"/>
    <w:rsid w:val="00C73527"/>
    <w:rsid w:val="00C737F9"/>
    <w:rsid w:val="00C74141"/>
    <w:rsid w:val="00C74158"/>
    <w:rsid w:val="00C74858"/>
    <w:rsid w:val="00C75620"/>
    <w:rsid w:val="00C75801"/>
    <w:rsid w:val="00C75A4B"/>
    <w:rsid w:val="00C77BF2"/>
    <w:rsid w:val="00C80315"/>
    <w:rsid w:val="00C80D34"/>
    <w:rsid w:val="00C81130"/>
    <w:rsid w:val="00C81220"/>
    <w:rsid w:val="00C819A2"/>
    <w:rsid w:val="00C81ACD"/>
    <w:rsid w:val="00C81B06"/>
    <w:rsid w:val="00C81C51"/>
    <w:rsid w:val="00C82041"/>
    <w:rsid w:val="00C82B63"/>
    <w:rsid w:val="00C83279"/>
    <w:rsid w:val="00C833B7"/>
    <w:rsid w:val="00C83D43"/>
    <w:rsid w:val="00C8434C"/>
    <w:rsid w:val="00C84989"/>
    <w:rsid w:val="00C85414"/>
    <w:rsid w:val="00C860B6"/>
    <w:rsid w:val="00C861EE"/>
    <w:rsid w:val="00C86374"/>
    <w:rsid w:val="00C86DD8"/>
    <w:rsid w:val="00C86F46"/>
    <w:rsid w:val="00C8718A"/>
    <w:rsid w:val="00C87B4E"/>
    <w:rsid w:val="00C901AF"/>
    <w:rsid w:val="00C90446"/>
    <w:rsid w:val="00C9136F"/>
    <w:rsid w:val="00C91945"/>
    <w:rsid w:val="00C91E1B"/>
    <w:rsid w:val="00C92323"/>
    <w:rsid w:val="00C925EA"/>
    <w:rsid w:val="00C9275E"/>
    <w:rsid w:val="00C93CA4"/>
    <w:rsid w:val="00C9401C"/>
    <w:rsid w:val="00C946C0"/>
    <w:rsid w:val="00C9542B"/>
    <w:rsid w:val="00C95A71"/>
    <w:rsid w:val="00C95DA6"/>
    <w:rsid w:val="00C965FB"/>
    <w:rsid w:val="00C96807"/>
    <w:rsid w:val="00C96BB5"/>
    <w:rsid w:val="00C96D14"/>
    <w:rsid w:val="00C97AA8"/>
    <w:rsid w:val="00C97F7A"/>
    <w:rsid w:val="00CA0036"/>
    <w:rsid w:val="00CA209B"/>
    <w:rsid w:val="00CA2649"/>
    <w:rsid w:val="00CA3E7F"/>
    <w:rsid w:val="00CA499B"/>
    <w:rsid w:val="00CA4B5C"/>
    <w:rsid w:val="00CA4EA9"/>
    <w:rsid w:val="00CA5118"/>
    <w:rsid w:val="00CA5176"/>
    <w:rsid w:val="00CA52FC"/>
    <w:rsid w:val="00CA5942"/>
    <w:rsid w:val="00CA5AB9"/>
    <w:rsid w:val="00CA5C05"/>
    <w:rsid w:val="00CA5F59"/>
    <w:rsid w:val="00CA6033"/>
    <w:rsid w:val="00CA62B5"/>
    <w:rsid w:val="00CA65F4"/>
    <w:rsid w:val="00CA688A"/>
    <w:rsid w:val="00CA721B"/>
    <w:rsid w:val="00CA7338"/>
    <w:rsid w:val="00CA7564"/>
    <w:rsid w:val="00CA77C6"/>
    <w:rsid w:val="00CA789C"/>
    <w:rsid w:val="00CA7D72"/>
    <w:rsid w:val="00CA7F78"/>
    <w:rsid w:val="00CB0223"/>
    <w:rsid w:val="00CB1338"/>
    <w:rsid w:val="00CB1E57"/>
    <w:rsid w:val="00CB217C"/>
    <w:rsid w:val="00CB24DE"/>
    <w:rsid w:val="00CB28DC"/>
    <w:rsid w:val="00CB28F9"/>
    <w:rsid w:val="00CB2EF9"/>
    <w:rsid w:val="00CB3EB5"/>
    <w:rsid w:val="00CB48FE"/>
    <w:rsid w:val="00CB521D"/>
    <w:rsid w:val="00CB53FA"/>
    <w:rsid w:val="00CB5971"/>
    <w:rsid w:val="00CB5ACE"/>
    <w:rsid w:val="00CB60D7"/>
    <w:rsid w:val="00CB645E"/>
    <w:rsid w:val="00CB671F"/>
    <w:rsid w:val="00CB6D4D"/>
    <w:rsid w:val="00CB7B41"/>
    <w:rsid w:val="00CB7C25"/>
    <w:rsid w:val="00CC0120"/>
    <w:rsid w:val="00CC07DB"/>
    <w:rsid w:val="00CC119F"/>
    <w:rsid w:val="00CC13A2"/>
    <w:rsid w:val="00CC223F"/>
    <w:rsid w:val="00CC26D1"/>
    <w:rsid w:val="00CC33B5"/>
    <w:rsid w:val="00CC3D70"/>
    <w:rsid w:val="00CC3DDA"/>
    <w:rsid w:val="00CC4E61"/>
    <w:rsid w:val="00CC5C3C"/>
    <w:rsid w:val="00CC6152"/>
    <w:rsid w:val="00CC6351"/>
    <w:rsid w:val="00CC66EC"/>
    <w:rsid w:val="00CC690F"/>
    <w:rsid w:val="00CC6B17"/>
    <w:rsid w:val="00CC6C9C"/>
    <w:rsid w:val="00CC6E8D"/>
    <w:rsid w:val="00CC7554"/>
    <w:rsid w:val="00CC7F59"/>
    <w:rsid w:val="00CD049D"/>
    <w:rsid w:val="00CD078E"/>
    <w:rsid w:val="00CD07CB"/>
    <w:rsid w:val="00CD0B0E"/>
    <w:rsid w:val="00CD0B58"/>
    <w:rsid w:val="00CD0BDF"/>
    <w:rsid w:val="00CD0DB8"/>
    <w:rsid w:val="00CD198D"/>
    <w:rsid w:val="00CD1CDD"/>
    <w:rsid w:val="00CD2342"/>
    <w:rsid w:val="00CD2A0A"/>
    <w:rsid w:val="00CD2EBD"/>
    <w:rsid w:val="00CD3550"/>
    <w:rsid w:val="00CD3ABA"/>
    <w:rsid w:val="00CD4152"/>
    <w:rsid w:val="00CD4594"/>
    <w:rsid w:val="00CD477C"/>
    <w:rsid w:val="00CD48C3"/>
    <w:rsid w:val="00CD4C93"/>
    <w:rsid w:val="00CD4F18"/>
    <w:rsid w:val="00CD547B"/>
    <w:rsid w:val="00CD5529"/>
    <w:rsid w:val="00CD5B5D"/>
    <w:rsid w:val="00CD6A62"/>
    <w:rsid w:val="00CD6B5C"/>
    <w:rsid w:val="00CD7947"/>
    <w:rsid w:val="00CD7B72"/>
    <w:rsid w:val="00CD7BFB"/>
    <w:rsid w:val="00CD7E43"/>
    <w:rsid w:val="00CE022D"/>
    <w:rsid w:val="00CE0405"/>
    <w:rsid w:val="00CE0A96"/>
    <w:rsid w:val="00CE0C27"/>
    <w:rsid w:val="00CE0D2D"/>
    <w:rsid w:val="00CE1E21"/>
    <w:rsid w:val="00CE2CCD"/>
    <w:rsid w:val="00CE2FD6"/>
    <w:rsid w:val="00CE3878"/>
    <w:rsid w:val="00CE4044"/>
    <w:rsid w:val="00CE4277"/>
    <w:rsid w:val="00CE4AC4"/>
    <w:rsid w:val="00CE4B59"/>
    <w:rsid w:val="00CE52FF"/>
    <w:rsid w:val="00CE55EC"/>
    <w:rsid w:val="00CE57C0"/>
    <w:rsid w:val="00CE5A44"/>
    <w:rsid w:val="00CE5A8B"/>
    <w:rsid w:val="00CE5B79"/>
    <w:rsid w:val="00CE6127"/>
    <w:rsid w:val="00CE6363"/>
    <w:rsid w:val="00CE6CE1"/>
    <w:rsid w:val="00CE6CE7"/>
    <w:rsid w:val="00CE77C6"/>
    <w:rsid w:val="00CE7857"/>
    <w:rsid w:val="00CE78DB"/>
    <w:rsid w:val="00CF0158"/>
    <w:rsid w:val="00CF1467"/>
    <w:rsid w:val="00CF188E"/>
    <w:rsid w:val="00CF190C"/>
    <w:rsid w:val="00CF194F"/>
    <w:rsid w:val="00CF1A69"/>
    <w:rsid w:val="00CF1C68"/>
    <w:rsid w:val="00CF2358"/>
    <w:rsid w:val="00CF2431"/>
    <w:rsid w:val="00CF2DD9"/>
    <w:rsid w:val="00CF3177"/>
    <w:rsid w:val="00CF3AC0"/>
    <w:rsid w:val="00CF3CBA"/>
    <w:rsid w:val="00CF4FD2"/>
    <w:rsid w:val="00CF5232"/>
    <w:rsid w:val="00CF563A"/>
    <w:rsid w:val="00D0000E"/>
    <w:rsid w:val="00D00116"/>
    <w:rsid w:val="00D00A97"/>
    <w:rsid w:val="00D01322"/>
    <w:rsid w:val="00D01D3D"/>
    <w:rsid w:val="00D02170"/>
    <w:rsid w:val="00D027E9"/>
    <w:rsid w:val="00D03272"/>
    <w:rsid w:val="00D03CE4"/>
    <w:rsid w:val="00D04217"/>
    <w:rsid w:val="00D04DAE"/>
    <w:rsid w:val="00D05842"/>
    <w:rsid w:val="00D05955"/>
    <w:rsid w:val="00D0633A"/>
    <w:rsid w:val="00D0692A"/>
    <w:rsid w:val="00D06BCA"/>
    <w:rsid w:val="00D075A6"/>
    <w:rsid w:val="00D07600"/>
    <w:rsid w:val="00D07722"/>
    <w:rsid w:val="00D07C9A"/>
    <w:rsid w:val="00D105D3"/>
    <w:rsid w:val="00D10C71"/>
    <w:rsid w:val="00D10D1E"/>
    <w:rsid w:val="00D10D56"/>
    <w:rsid w:val="00D11130"/>
    <w:rsid w:val="00D112C7"/>
    <w:rsid w:val="00D11B93"/>
    <w:rsid w:val="00D11E7E"/>
    <w:rsid w:val="00D125C9"/>
    <w:rsid w:val="00D12CDA"/>
    <w:rsid w:val="00D13A80"/>
    <w:rsid w:val="00D14A93"/>
    <w:rsid w:val="00D14C2F"/>
    <w:rsid w:val="00D14EA8"/>
    <w:rsid w:val="00D150C9"/>
    <w:rsid w:val="00D15204"/>
    <w:rsid w:val="00D15450"/>
    <w:rsid w:val="00D156A9"/>
    <w:rsid w:val="00D16D4C"/>
    <w:rsid w:val="00D17565"/>
    <w:rsid w:val="00D1783E"/>
    <w:rsid w:val="00D178E7"/>
    <w:rsid w:val="00D178ED"/>
    <w:rsid w:val="00D17C78"/>
    <w:rsid w:val="00D17FB3"/>
    <w:rsid w:val="00D2099C"/>
    <w:rsid w:val="00D20CD5"/>
    <w:rsid w:val="00D21407"/>
    <w:rsid w:val="00D216AE"/>
    <w:rsid w:val="00D219D8"/>
    <w:rsid w:val="00D225BE"/>
    <w:rsid w:val="00D22C6F"/>
    <w:rsid w:val="00D22E61"/>
    <w:rsid w:val="00D2301A"/>
    <w:rsid w:val="00D24463"/>
    <w:rsid w:val="00D2447C"/>
    <w:rsid w:val="00D245BC"/>
    <w:rsid w:val="00D25618"/>
    <w:rsid w:val="00D25E06"/>
    <w:rsid w:val="00D25F77"/>
    <w:rsid w:val="00D264CB"/>
    <w:rsid w:val="00D2664D"/>
    <w:rsid w:val="00D26EF8"/>
    <w:rsid w:val="00D2759D"/>
    <w:rsid w:val="00D277C4"/>
    <w:rsid w:val="00D279CB"/>
    <w:rsid w:val="00D27A51"/>
    <w:rsid w:val="00D27EED"/>
    <w:rsid w:val="00D30DFA"/>
    <w:rsid w:val="00D31475"/>
    <w:rsid w:val="00D316DD"/>
    <w:rsid w:val="00D31C0F"/>
    <w:rsid w:val="00D33394"/>
    <w:rsid w:val="00D339A6"/>
    <w:rsid w:val="00D33EC9"/>
    <w:rsid w:val="00D36164"/>
    <w:rsid w:val="00D3641D"/>
    <w:rsid w:val="00D36D89"/>
    <w:rsid w:val="00D370DD"/>
    <w:rsid w:val="00D37275"/>
    <w:rsid w:val="00D37F6C"/>
    <w:rsid w:val="00D4074A"/>
    <w:rsid w:val="00D41BE5"/>
    <w:rsid w:val="00D4201B"/>
    <w:rsid w:val="00D42316"/>
    <w:rsid w:val="00D42322"/>
    <w:rsid w:val="00D4256C"/>
    <w:rsid w:val="00D42882"/>
    <w:rsid w:val="00D42D11"/>
    <w:rsid w:val="00D432CA"/>
    <w:rsid w:val="00D43AC8"/>
    <w:rsid w:val="00D44738"/>
    <w:rsid w:val="00D45168"/>
    <w:rsid w:val="00D4572D"/>
    <w:rsid w:val="00D457EC"/>
    <w:rsid w:val="00D4596A"/>
    <w:rsid w:val="00D459B4"/>
    <w:rsid w:val="00D464E2"/>
    <w:rsid w:val="00D471FF"/>
    <w:rsid w:val="00D47644"/>
    <w:rsid w:val="00D47A14"/>
    <w:rsid w:val="00D50106"/>
    <w:rsid w:val="00D50785"/>
    <w:rsid w:val="00D50C0C"/>
    <w:rsid w:val="00D51121"/>
    <w:rsid w:val="00D51368"/>
    <w:rsid w:val="00D51678"/>
    <w:rsid w:val="00D516A0"/>
    <w:rsid w:val="00D52214"/>
    <w:rsid w:val="00D522D5"/>
    <w:rsid w:val="00D53308"/>
    <w:rsid w:val="00D538A2"/>
    <w:rsid w:val="00D53F07"/>
    <w:rsid w:val="00D53F66"/>
    <w:rsid w:val="00D5403C"/>
    <w:rsid w:val="00D542B4"/>
    <w:rsid w:val="00D54592"/>
    <w:rsid w:val="00D54727"/>
    <w:rsid w:val="00D547D4"/>
    <w:rsid w:val="00D54C62"/>
    <w:rsid w:val="00D55A77"/>
    <w:rsid w:val="00D55D79"/>
    <w:rsid w:val="00D562B0"/>
    <w:rsid w:val="00D56755"/>
    <w:rsid w:val="00D576A3"/>
    <w:rsid w:val="00D57DC4"/>
    <w:rsid w:val="00D57E75"/>
    <w:rsid w:val="00D60C60"/>
    <w:rsid w:val="00D615D8"/>
    <w:rsid w:val="00D6177B"/>
    <w:rsid w:val="00D619AA"/>
    <w:rsid w:val="00D62B43"/>
    <w:rsid w:val="00D62EEC"/>
    <w:rsid w:val="00D631CF"/>
    <w:rsid w:val="00D638A0"/>
    <w:rsid w:val="00D639F6"/>
    <w:rsid w:val="00D63E9E"/>
    <w:rsid w:val="00D6481C"/>
    <w:rsid w:val="00D64B3E"/>
    <w:rsid w:val="00D6505A"/>
    <w:rsid w:val="00D6522E"/>
    <w:rsid w:val="00D65788"/>
    <w:rsid w:val="00D6598F"/>
    <w:rsid w:val="00D659AE"/>
    <w:rsid w:val="00D66508"/>
    <w:rsid w:val="00D66788"/>
    <w:rsid w:val="00D66E51"/>
    <w:rsid w:val="00D6794C"/>
    <w:rsid w:val="00D67BDD"/>
    <w:rsid w:val="00D67D85"/>
    <w:rsid w:val="00D67EA9"/>
    <w:rsid w:val="00D70703"/>
    <w:rsid w:val="00D70BA2"/>
    <w:rsid w:val="00D71069"/>
    <w:rsid w:val="00D71DDE"/>
    <w:rsid w:val="00D71E8C"/>
    <w:rsid w:val="00D71F88"/>
    <w:rsid w:val="00D72515"/>
    <w:rsid w:val="00D72543"/>
    <w:rsid w:val="00D72715"/>
    <w:rsid w:val="00D734F6"/>
    <w:rsid w:val="00D7368A"/>
    <w:rsid w:val="00D73C7A"/>
    <w:rsid w:val="00D74047"/>
    <w:rsid w:val="00D7467A"/>
    <w:rsid w:val="00D74A44"/>
    <w:rsid w:val="00D74CA3"/>
    <w:rsid w:val="00D75271"/>
    <w:rsid w:val="00D75337"/>
    <w:rsid w:val="00D754E8"/>
    <w:rsid w:val="00D7560C"/>
    <w:rsid w:val="00D762DE"/>
    <w:rsid w:val="00D763D7"/>
    <w:rsid w:val="00D77070"/>
    <w:rsid w:val="00D77462"/>
    <w:rsid w:val="00D77517"/>
    <w:rsid w:val="00D775EA"/>
    <w:rsid w:val="00D7778E"/>
    <w:rsid w:val="00D800C0"/>
    <w:rsid w:val="00D802CB"/>
    <w:rsid w:val="00D80668"/>
    <w:rsid w:val="00D8073A"/>
    <w:rsid w:val="00D8147C"/>
    <w:rsid w:val="00D8174C"/>
    <w:rsid w:val="00D82A59"/>
    <w:rsid w:val="00D82DFB"/>
    <w:rsid w:val="00D82F01"/>
    <w:rsid w:val="00D8386A"/>
    <w:rsid w:val="00D84128"/>
    <w:rsid w:val="00D8474D"/>
    <w:rsid w:val="00D8486C"/>
    <w:rsid w:val="00D84D1A"/>
    <w:rsid w:val="00D85281"/>
    <w:rsid w:val="00D8537A"/>
    <w:rsid w:val="00D85682"/>
    <w:rsid w:val="00D85CE5"/>
    <w:rsid w:val="00D867AF"/>
    <w:rsid w:val="00D86BA5"/>
    <w:rsid w:val="00D86E47"/>
    <w:rsid w:val="00D87091"/>
    <w:rsid w:val="00D8715A"/>
    <w:rsid w:val="00D87A34"/>
    <w:rsid w:val="00D87D33"/>
    <w:rsid w:val="00D90F6B"/>
    <w:rsid w:val="00D91478"/>
    <w:rsid w:val="00D91F75"/>
    <w:rsid w:val="00D9231A"/>
    <w:rsid w:val="00D93DE5"/>
    <w:rsid w:val="00D9411A"/>
    <w:rsid w:val="00D9447D"/>
    <w:rsid w:val="00D94DF5"/>
    <w:rsid w:val="00D94E3F"/>
    <w:rsid w:val="00D954E8"/>
    <w:rsid w:val="00D9584B"/>
    <w:rsid w:val="00D959A1"/>
    <w:rsid w:val="00D95AC4"/>
    <w:rsid w:val="00D962BA"/>
    <w:rsid w:val="00D969CE"/>
    <w:rsid w:val="00D96D74"/>
    <w:rsid w:val="00DA123C"/>
    <w:rsid w:val="00DA131D"/>
    <w:rsid w:val="00DA182C"/>
    <w:rsid w:val="00DA2474"/>
    <w:rsid w:val="00DA26B3"/>
    <w:rsid w:val="00DA2CE5"/>
    <w:rsid w:val="00DA2DC6"/>
    <w:rsid w:val="00DA2E55"/>
    <w:rsid w:val="00DA39CB"/>
    <w:rsid w:val="00DA3EF0"/>
    <w:rsid w:val="00DA47C2"/>
    <w:rsid w:val="00DA5973"/>
    <w:rsid w:val="00DA5EE7"/>
    <w:rsid w:val="00DA6209"/>
    <w:rsid w:val="00DA6468"/>
    <w:rsid w:val="00DA7F05"/>
    <w:rsid w:val="00DB006E"/>
    <w:rsid w:val="00DB029B"/>
    <w:rsid w:val="00DB0A46"/>
    <w:rsid w:val="00DB137A"/>
    <w:rsid w:val="00DB25AF"/>
    <w:rsid w:val="00DB2B43"/>
    <w:rsid w:val="00DB306D"/>
    <w:rsid w:val="00DB30EC"/>
    <w:rsid w:val="00DB3174"/>
    <w:rsid w:val="00DB33DF"/>
    <w:rsid w:val="00DB37D5"/>
    <w:rsid w:val="00DB3C6F"/>
    <w:rsid w:val="00DB3EF4"/>
    <w:rsid w:val="00DB4027"/>
    <w:rsid w:val="00DB4E95"/>
    <w:rsid w:val="00DB50AE"/>
    <w:rsid w:val="00DB50DB"/>
    <w:rsid w:val="00DB53C6"/>
    <w:rsid w:val="00DB5A28"/>
    <w:rsid w:val="00DB681A"/>
    <w:rsid w:val="00DB6827"/>
    <w:rsid w:val="00DB7447"/>
    <w:rsid w:val="00DB759D"/>
    <w:rsid w:val="00DB7624"/>
    <w:rsid w:val="00DB764D"/>
    <w:rsid w:val="00DB76F7"/>
    <w:rsid w:val="00DB798A"/>
    <w:rsid w:val="00DB7995"/>
    <w:rsid w:val="00DB7CAA"/>
    <w:rsid w:val="00DB7D0B"/>
    <w:rsid w:val="00DB7EF4"/>
    <w:rsid w:val="00DB7F58"/>
    <w:rsid w:val="00DB7F91"/>
    <w:rsid w:val="00DC023C"/>
    <w:rsid w:val="00DC0697"/>
    <w:rsid w:val="00DC084B"/>
    <w:rsid w:val="00DC0FB7"/>
    <w:rsid w:val="00DC145A"/>
    <w:rsid w:val="00DC195F"/>
    <w:rsid w:val="00DC218D"/>
    <w:rsid w:val="00DC218E"/>
    <w:rsid w:val="00DC2B0F"/>
    <w:rsid w:val="00DC2CC7"/>
    <w:rsid w:val="00DC2F69"/>
    <w:rsid w:val="00DC2FF7"/>
    <w:rsid w:val="00DC30EA"/>
    <w:rsid w:val="00DC371C"/>
    <w:rsid w:val="00DC3759"/>
    <w:rsid w:val="00DC3E78"/>
    <w:rsid w:val="00DC3FA1"/>
    <w:rsid w:val="00DC4A93"/>
    <w:rsid w:val="00DC4DA3"/>
    <w:rsid w:val="00DC5867"/>
    <w:rsid w:val="00DC5B2F"/>
    <w:rsid w:val="00DC5DED"/>
    <w:rsid w:val="00DC650D"/>
    <w:rsid w:val="00DC6613"/>
    <w:rsid w:val="00DC6667"/>
    <w:rsid w:val="00DC6B07"/>
    <w:rsid w:val="00DC7182"/>
    <w:rsid w:val="00DC7440"/>
    <w:rsid w:val="00DC7579"/>
    <w:rsid w:val="00DC75E7"/>
    <w:rsid w:val="00DC77E9"/>
    <w:rsid w:val="00DC7DFF"/>
    <w:rsid w:val="00DD0C89"/>
    <w:rsid w:val="00DD0D3C"/>
    <w:rsid w:val="00DD0F69"/>
    <w:rsid w:val="00DD12BE"/>
    <w:rsid w:val="00DD22E5"/>
    <w:rsid w:val="00DD23FC"/>
    <w:rsid w:val="00DD2762"/>
    <w:rsid w:val="00DD2B28"/>
    <w:rsid w:val="00DD310A"/>
    <w:rsid w:val="00DD3172"/>
    <w:rsid w:val="00DD347D"/>
    <w:rsid w:val="00DD3979"/>
    <w:rsid w:val="00DD433E"/>
    <w:rsid w:val="00DD47CC"/>
    <w:rsid w:val="00DD4DA6"/>
    <w:rsid w:val="00DD5519"/>
    <w:rsid w:val="00DD63B7"/>
    <w:rsid w:val="00DD6D37"/>
    <w:rsid w:val="00DD6DC9"/>
    <w:rsid w:val="00DD6EAF"/>
    <w:rsid w:val="00DD7445"/>
    <w:rsid w:val="00DD7D89"/>
    <w:rsid w:val="00DD7E5D"/>
    <w:rsid w:val="00DE0009"/>
    <w:rsid w:val="00DE0159"/>
    <w:rsid w:val="00DE0BA9"/>
    <w:rsid w:val="00DE137F"/>
    <w:rsid w:val="00DE1A3E"/>
    <w:rsid w:val="00DE1E76"/>
    <w:rsid w:val="00DE1F9F"/>
    <w:rsid w:val="00DE2056"/>
    <w:rsid w:val="00DE262D"/>
    <w:rsid w:val="00DE31A5"/>
    <w:rsid w:val="00DE350E"/>
    <w:rsid w:val="00DE4508"/>
    <w:rsid w:val="00DE4AA4"/>
    <w:rsid w:val="00DE4BD7"/>
    <w:rsid w:val="00DE4DAD"/>
    <w:rsid w:val="00DE52A5"/>
    <w:rsid w:val="00DE53AE"/>
    <w:rsid w:val="00DE53D7"/>
    <w:rsid w:val="00DE55EC"/>
    <w:rsid w:val="00DE55FC"/>
    <w:rsid w:val="00DE5E85"/>
    <w:rsid w:val="00DE6A7E"/>
    <w:rsid w:val="00DE6B67"/>
    <w:rsid w:val="00DE6D93"/>
    <w:rsid w:val="00DE6FA1"/>
    <w:rsid w:val="00DE764F"/>
    <w:rsid w:val="00DE7C0F"/>
    <w:rsid w:val="00DF06D5"/>
    <w:rsid w:val="00DF0928"/>
    <w:rsid w:val="00DF0CDC"/>
    <w:rsid w:val="00DF0E3B"/>
    <w:rsid w:val="00DF1534"/>
    <w:rsid w:val="00DF15EE"/>
    <w:rsid w:val="00DF1B14"/>
    <w:rsid w:val="00DF1FBC"/>
    <w:rsid w:val="00DF22EC"/>
    <w:rsid w:val="00DF2B20"/>
    <w:rsid w:val="00DF2C49"/>
    <w:rsid w:val="00DF3564"/>
    <w:rsid w:val="00DF361B"/>
    <w:rsid w:val="00DF402C"/>
    <w:rsid w:val="00DF4BB5"/>
    <w:rsid w:val="00DF53A4"/>
    <w:rsid w:val="00DF5882"/>
    <w:rsid w:val="00DF5B4C"/>
    <w:rsid w:val="00DF664E"/>
    <w:rsid w:val="00DF696A"/>
    <w:rsid w:val="00DF6AA5"/>
    <w:rsid w:val="00DF6B36"/>
    <w:rsid w:val="00DF704E"/>
    <w:rsid w:val="00DF77F6"/>
    <w:rsid w:val="00DF7B5F"/>
    <w:rsid w:val="00E00317"/>
    <w:rsid w:val="00E00695"/>
    <w:rsid w:val="00E00A45"/>
    <w:rsid w:val="00E00C08"/>
    <w:rsid w:val="00E00C43"/>
    <w:rsid w:val="00E01553"/>
    <w:rsid w:val="00E0164D"/>
    <w:rsid w:val="00E01884"/>
    <w:rsid w:val="00E01C80"/>
    <w:rsid w:val="00E0202F"/>
    <w:rsid w:val="00E02204"/>
    <w:rsid w:val="00E026A7"/>
    <w:rsid w:val="00E03270"/>
    <w:rsid w:val="00E03D06"/>
    <w:rsid w:val="00E042C6"/>
    <w:rsid w:val="00E046B2"/>
    <w:rsid w:val="00E04845"/>
    <w:rsid w:val="00E04A76"/>
    <w:rsid w:val="00E04DC1"/>
    <w:rsid w:val="00E052E0"/>
    <w:rsid w:val="00E0541D"/>
    <w:rsid w:val="00E054FA"/>
    <w:rsid w:val="00E05CEA"/>
    <w:rsid w:val="00E05E16"/>
    <w:rsid w:val="00E05F1F"/>
    <w:rsid w:val="00E06C21"/>
    <w:rsid w:val="00E07594"/>
    <w:rsid w:val="00E07940"/>
    <w:rsid w:val="00E102F4"/>
    <w:rsid w:val="00E1037F"/>
    <w:rsid w:val="00E10AF7"/>
    <w:rsid w:val="00E10E72"/>
    <w:rsid w:val="00E11956"/>
    <w:rsid w:val="00E11988"/>
    <w:rsid w:val="00E12094"/>
    <w:rsid w:val="00E12101"/>
    <w:rsid w:val="00E1210A"/>
    <w:rsid w:val="00E1262C"/>
    <w:rsid w:val="00E12B03"/>
    <w:rsid w:val="00E13F21"/>
    <w:rsid w:val="00E14617"/>
    <w:rsid w:val="00E14CE0"/>
    <w:rsid w:val="00E15165"/>
    <w:rsid w:val="00E15422"/>
    <w:rsid w:val="00E15C40"/>
    <w:rsid w:val="00E15CDB"/>
    <w:rsid w:val="00E15F64"/>
    <w:rsid w:val="00E15FC8"/>
    <w:rsid w:val="00E16405"/>
    <w:rsid w:val="00E168D4"/>
    <w:rsid w:val="00E16A91"/>
    <w:rsid w:val="00E16F72"/>
    <w:rsid w:val="00E1707B"/>
    <w:rsid w:val="00E17221"/>
    <w:rsid w:val="00E1776A"/>
    <w:rsid w:val="00E17D29"/>
    <w:rsid w:val="00E207CF"/>
    <w:rsid w:val="00E20CD0"/>
    <w:rsid w:val="00E20E44"/>
    <w:rsid w:val="00E20E80"/>
    <w:rsid w:val="00E20F83"/>
    <w:rsid w:val="00E210A7"/>
    <w:rsid w:val="00E210EA"/>
    <w:rsid w:val="00E213E4"/>
    <w:rsid w:val="00E213EB"/>
    <w:rsid w:val="00E21554"/>
    <w:rsid w:val="00E21759"/>
    <w:rsid w:val="00E218E9"/>
    <w:rsid w:val="00E21D97"/>
    <w:rsid w:val="00E2214B"/>
    <w:rsid w:val="00E22721"/>
    <w:rsid w:val="00E22C7A"/>
    <w:rsid w:val="00E22FD1"/>
    <w:rsid w:val="00E2330A"/>
    <w:rsid w:val="00E234F7"/>
    <w:rsid w:val="00E2382A"/>
    <w:rsid w:val="00E23C2A"/>
    <w:rsid w:val="00E2408E"/>
    <w:rsid w:val="00E24488"/>
    <w:rsid w:val="00E24D51"/>
    <w:rsid w:val="00E24F5C"/>
    <w:rsid w:val="00E25047"/>
    <w:rsid w:val="00E255C6"/>
    <w:rsid w:val="00E26918"/>
    <w:rsid w:val="00E26BE3"/>
    <w:rsid w:val="00E27424"/>
    <w:rsid w:val="00E274C7"/>
    <w:rsid w:val="00E30877"/>
    <w:rsid w:val="00E314F3"/>
    <w:rsid w:val="00E31809"/>
    <w:rsid w:val="00E32482"/>
    <w:rsid w:val="00E32F85"/>
    <w:rsid w:val="00E331C6"/>
    <w:rsid w:val="00E334D7"/>
    <w:rsid w:val="00E33785"/>
    <w:rsid w:val="00E338D5"/>
    <w:rsid w:val="00E33E08"/>
    <w:rsid w:val="00E33ED4"/>
    <w:rsid w:val="00E33EFC"/>
    <w:rsid w:val="00E345A4"/>
    <w:rsid w:val="00E34A38"/>
    <w:rsid w:val="00E34C1F"/>
    <w:rsid w:val="00E34F98"/>
    <w:rsid w:val="00E3552A"/>
    <w:rsid w:val="00E35B62"/>
    <w:rsid w:val="00E369B2"/>
    <w:rsid w:val="00E369B8"/>
    <w:rsid w:val="00E369F8"/>
    <w:rsid w:val="00E36C02"/>
    <w:rsid w:val="00E36E69"/>
    <w:rsid w:val="00E37099"/>
    <w:rsid w:val="00E3753E"/>
    <w:rsid w:val="00E40061"/>
    <w:rsid w:val="00E403C5"/>
    <w:rsid w:val="00E407BB"/>
    <w:rsid w:val="00E41472"/>
    <w:rsid w:val="00E41EEB"/>
    <w:rsid w:val="00E4245C"/>
    <w:rsid w:val="00E4246F"/>
    <w:rsid w:val="00E431C7"/>
    <w:rsid w:val="00E4388F"/>
    <w:rsid w:val="00E43AFA"/>
    <w:rsid w:val="00E43B02"/>
    <w:rsid w:val="00E43C88"/>
    <w:rsid w:val="00E440CE"/>
    <w:rsid w:val="00E44938"/>
    <w:rsid w:val="00E44E95"/>
    <w:rsid w:val="00E45690"/>
    <w:rsid w:val="00E46333"/>
    <w:rsid w:val="00E463F7"/>
    <w:rsid w:val="00E468ED"/>
    <w:rsid w:val="00E47425"/>
    <w:rsid w:val="00E47ED6"/>
    <w:rsid w:val="00E5004C"/>
    <w:rsid w:val="00E505FD"/>
    <w:rsid w:val="00E508F2"/>
    <w:rsid w:val="00E5106A"/>
    <w:rsid w:val="00E51123"/>
    <w:rsid w:val="00E51759"/>
    <w:rsid w:val="00E51B2A"/>
    <w:rsid w:val="00E52051"/>
    <w:rsid w:val="00E523AF"/>
    <w:rsid w:val="00E52463"/>
    <w:rsid w:val="00E52D8A"/>
    <w:rsid w:val="00E52F20"/>
    <w:rsid w:val="00E53237"/>
    <w:rsid w:val="00E53282"/>
    <w:rsid w:val="00E53553"/>
    <w:rsid w:val="00E53D7C"/>
    <w:rsid w:val="00E540A8"/>
    <w:rsid w:val="00E541B0"/>
    <w:rsid w:val="00E54C98"/>
    <w:rsid w:val="00E55100"/>
    <w:rsid w:val="00E55756"/>
    <w:rsid w:val="00E564AB"/>
    <w:rsid w:val="00E5682F"/>
    <w:rsid w:val="00E57E48"/>
    <w:rsid w:val="00E600DD"/>
    <w:rsid w:val="00E60142"/>
    <w:rsid w:val="00E60DDC"/>
    <w:rsid w:val="00E611B4"/>
    <w:rsid w:val="00E61656"/>
    <w:rsid w:val="00E625C8"/>
    <w:rsid w:val="00E627C6"/>
    <w:rsid w:val="00E62956"/>
    <w:rsid w:val="00E62A17"/>
    <w:rsid w:val="00E62AB5"/>
    <w:rsid w:val="00E638DF"/>
    <w:rsid w:val="00E64653"/>
    <w:rsid w:val="00E64F84"/>
    <w:rsid w:val="00E655A1"/>
    <w:rsid w:val="00E6574E"/>
    <w:rsid w:val="00E65A50"/>
    <w:rsid w:val="00E65A90"/>
    <w:rsid w:val="00E65D29"/>
    <w:rsid w:val="00E66034"/>
    <w:rsid w:val="00E66137"/>
    <w:rsid w:val="00E66710"/>
    <w:rsid w:val="00E66B3D"/>
    <w:rsid w:val="00E66D36"/>
    <w:rsid w:val="00E7155B"/>
    <w:rsid w:val="00E715F8"/>
    <w:rsid w:val="00E72110"/>
    <w:rsid w:val="00E72BF5"/>
    <w:rsid w:val="00E72F41"/>
    <w:rsid w:val="00E73128"/>
    <w:rsid w:val="00E731D7"/>
    <w:rsid w:val="00E73B00"/>
    <w:rsid w:val="00E743CB"/>
    <w:rsid w:val="00E74962"/>
    <w:rsid w:val="00E7524A"/>
    <w:rsid w:val="00E75813"/>
    <w:rsid w:val="00E764E0"/>
    <w:rsid w:val="00E76BAD"/>
    <w:rsid w:val="00E7765E"/>
    <w:rsid w:val="00E776FD"/>
    <w:rsid w:val="00E80531"/>
    <w:rsid w:val="00E806D0"/>
    <w:rsid w:val="00E80CA5"/>
    <w:rsid w:val="00E80FDE"/>
    <w:rsid w:val="00E81470"/>
    <w:rsid w:val="00E815A8"/>
    <w:rsid w:val="00E818CA"/>
    <w:rsid w:val="00E819BF"/>
    <w:rsid w:val="00E819EE"/>
    <w:rsid w:val="00E81A01"/>
    <w:rsid w:val="00E81E3B"/>
    <w:rsid w:val="00E82C5B"/>
    <w:rsid w:val="00E82E69"/>
    <w:rsid w:val="00E82FAE"/>
    <w:rsid w:val="00E8397C"/>
    <w:rsid w:val="00E83C27"/>
    <w:rsid w:val="00E84C37"/>
    <w:rsid w:val="00E84DC8"/>
    <w:rsid w:val="00E8548F"/>
    <w:rsid w:val="00E85F90"/>
    <w:rsid w:val="00E8607B"/>
    <w:rsid w:val="00E860B5"/>
    <w:rsid w:val="00E862BC"/>
    <w:rsid w:val="00E862DE"/>
    <w:rsid w:val="00E8640B"/>
    <w:rsid w:val="00E8732E"/>
    <w:rsid w:val="00E873BE"/>
    <w:rsid w:val="00E87F4D"/>
    <w:rsid w:val="00E907F4"/>
    <w:rsid w:val="00E90961"/>
    <w:rsid w:val="00E909C1"/>
    <w:rsid w:val="00E90F25"/>
    <w:rsid w:val="00E92037"/>
    <w:rsid w:val="00E9285A"/>
    <w:rsid w:val="00E9289C"/>
    <w:rsid w:val="00E93A9B"/>
    <w:rsid w:val="00E93AAE"/>
    <w:rsid w:val="00E93C36"/>
    <w:rsid w:val="00E94041"/>
    <w:rsid w:val="00E94090"/>
    <w:rsid w:val="00E940FB"/>
    <w:rsid w:val="00E94384"/>
    <w:rsid w:val="00E94801"/>
    <w:rsid w:val="00E94E97"/>
    <w:rsid w:val="00E952A2"/>
    <w:rsid w:val="00E956B3"/>
    <w:rsid w:val="00E959B4"/>
    <w:rsid w:val="00E95D4F"/>
    <w:rsid w:val="00E964AA"/>
    <w:rsid w:val="00E96FE2"/>
    <w:rsid w:val="00E97037"/>
    <w:rsid w:val="00E97A8E"/>
    <w:rsid w:val="00E97B54"/>
    <w:rsid w:val="00E97DCB"/>
    <w:rsid w:val="00EA03CB"/>
    <w:rsid w:val="00EA06DA"/>
    <w:rsid w:val="00EA0C13"/>
    <w:rsid w:val="00EA0F22"/>
    <w:rsid w:val="00EA0FF0"/>
    <w:rsid w:val="00EA1087"/>
    <w:rsid w:val="00EA12AD"/>
    <w:rsid w:val="00EA1740"/>
    <w:rsid w:val="00EA194E"/>
    <w:rsid w:val="00EA19F0"/>
    <w:rsid w:val="00EA1CA7"/>
    <w:rsid w:val="00EA22E2"/>
    <w:rsid w:val="00EA2601"/>
    <w:rsid w:val="00EA29F5"/>
    <w:rsid w:val="00EA362F"/>
    <w:rsid w:val="00EA3BDA"/>
    <w:rsid w:val="00EA3E5E"/>
    <w:rsid w:val="00EA40D3"/>
    <w:rsid w:val="00EA41F3"/>
    <w:rsid w:val="00EA4374"/>
    <w:rsid w:val="00EA449A"/>
    <w:rsid w:val="00EA4567"/>
    <w:rsid w:val="00EA4A6F"/>
    <w:rsid w:val="00EA4A7C"/>
    <w:rsid w:val="00EA567C"/>
    <w:rsid w:val="00EA596D"/>
    <w:rsid w:val="00EA5A51"/>
    <w:rsid w:val="00EA611F"/>
    <w:rsid w:val="00EA7C9D"/>
    <w:rsid w:val="00EB02A8"/>
    <w:rsid w:val="00EB03A4"/>
    <w:rsid w:val="00EB0FEB"/>
    <w:rsid w:val="00EB18C2"/>
    <w:rsid w:val="00EB1CE3"/>
    <w:rsid w:val="00EB216C"/>
    <w:rsid w:val="00EB2636"/>
    <w:rsid w:val="00EB2938"/>
    <w:rsid w:val="00EB3290"/>
    <w:rsid w:val="00EB32EC"/>
    <w:rsid w:val="00EB332C"/>
    <w:rsid w:val="00EB33A1"/>
    <w:rsid w:val="00EB343D"/>
    <w:rsid w:val="00EB48A1"/>
    <w:rsid w:val="00EB52D8"/>
    <w:rsid w:val="00EB5C8E"/>
    <w:rsid w:val="00EB614F"/>
    <w:rsid w:val="00EB6552"/>
    <w:rsid w:val="00EB6637"/>
    <w:rsid w:val="00EB6704"/>
    <w:rsid w:val="00EB6731"/>
    <w:rsid w:val="00EB6AB8"/>
    <w:rsid w:val="00EB6F78"/>
    <w:rsid w:val="00EB72DE"/>
    <w:rsid w:val="00EB77BC"/>
    <w:rsid w:val="00EB77C9"/>
    <w:rsid w:val="00EB7DD9"/>
    <w:rsid w:val="00EB7E12"/>
    <w:rsid w:val="00EC059D"/>
    <w:rsid w:val="00EC08C9"/>
    <w:rsid w:val="00EC08CF"/>
    <w:rsid w:val="00EC0E05"/>
    <w:rsid w:val="00EC11FB"/>
    <w:rsid w:val="00EC20A3"/>
    <w:rsid w:val="00EC3B30"/>
    <w:rsid w:val="00EC3C97"/>
    <w:rsid w:val="00EC3F19"/>
    <w:rsid w:val="00EC4612"/>
    <w:rsid w:val="00EC489B"/>
    <w:rsid w:val="00EC5032"/>
    <w:rsid w:val="00EC6A1C"/>
    <w:rsid w:val="00EC794A"/>
    <w:rsid w:val="00EC796A"/>
    <w:rsid w:val="00EC7993"/>
    <w:rsid w:val="00EC79AD"/>
    <w:rsid w:val="00EC7CE1"/>
    <w:rsid w:val="00EC7E53"/>
    <w:rsid w:val="00ED049B"/>
    <w:rsid w:val="00ED067E"/>
    <w:rsid w:val="00ED0FD9"/>
    <w:rsid w:val="00ED226C"/>
    <w:rsid w:val="00ED22F7"/>
    <w:rsid w:val="00ED23FF"/>
    <w:rsid w:val="00ED2DDF"/>
    <w:rsid w:val="00ED34C7"/>
    <w:rsid w:val="00ED3B1A"/>
    <w:rsid w:val="00ED3D61"/>
    <w:rsid w:val="00ED3D99"/>
    <w:rsid w:val="00ED4572"/>
    <w:rsid w:val="00ED4BA6"/>
    <w:rsid w:val="00ED4F63"/>
    <w:rsid w:val="00ED51F5"/>
    <w:rsid w:val="00ED5CCC"/>
    <w:rsid w:val="00ED63D8"/>
    <w:rsid w:val="00ED67D5"/>
    <w:rsid w:val="00ED6833"/>
    <w:rsid w:val="00EE078E"/>
    <w:rsid w:val="00EE089F"/>
    <w:rsid w:val="00EE09EE"/>
    <w:rsid w:val="00EE0C68"/>
    <w:rsid w:val="00EE1362"/>
    <w:rsid w:val="00EE1B12"/>
    <w:rsid w:val="00EE2408"/>
    <w:rsid w:val="00EE24A1"/>
    <w:rsid w:val="00EE27DE"/>
    <w:rsid w:val="00EE29A5"/>
    <w:rsid w:val="00EE2CE9"/>
    <w:rsid w:val="00EE3321"/>
    <w:rsid w:val="00EE36E2"/>
    <w:rsid w:val="00EE3D7E"/>
    <w:rsid w:val="00EE483D"/>
    <w:rsid w:val="00EE48ED"/>
    <w:rsid w:val="00EE4EE9"/>
    <w:rsid w:val="00EE5BE9"/>
    <w:rsid w:val="00EE5E11"/>
    <w:rsid w:val="00EE5FC6"/>
    <w:rsid w:val="00EE6102"/>
    <w:rsid w:val="00EE6163"/>
    <w:rsid w:val="00EE61E7"/>
    <w:rsid w:val="00EE6375"/>
    <w:rsid w:val="00EE649E"/>
    <w:rsid w:val="00EE69B2"/>
    <w:rsid w:val="00EE6A51"/>
    <w:rsid w:val="00EF0522"/>
    <w:rsid w:val="00EF06B7"/>
    <w:rsid w:val="00EF0AC0"/>
    <w:rsid w:val="00EF0BC1"/>
    <w:rsid w:val="00EF0BF6"/>
    <w:rsid w:val="00EF0E35"/>
    <w:rsid w:val="00EF1065"/>
    <w:rsid w:val="00EF10A5"/>
    <w:rsid w:val="00EF250B"/>
    <w:rsid w:val="00EF27BF"/>
    <w:rsid w:val="00EF2BB7"/>
    <w:rsid w:val="00EF3171"/>
    <w:rsid w:val="00EF392B"/>
    <w:rsid w:val="00EF3C5A"/>
    <w:rsid w:val="00EF3FD7"/>
    <w:rsid w:val="00EF440C"/>
    <w:rsid w:val="00EF4C3A"/>
    <w:rsid w:val="00EF5809"/>
    <w:rsid w:val="00EF5947"/>
    <w:rsid w:val="00EF5C44"/>
    <w:rsid w:val="00EF5F35"/>
    <w:rsid w:val="00EF6600"/>
    <w:rsid w:val="00EF6674"/>
    <w:rsid w:val="00EF6792"/>
    <w:rsid w:val="00EF7131"/>
    <w:rsid w:val="00EF7BAA"/>
    <w:rsid w:val="00EF7F0B"/>
    <w:rsid w:val="00F00048"/>
    <w:rsid w:val="00F0052C"/>
    <w:rsid w:val="00F00632"/>
    <w:rsid w:val="00F00AB9"/>
    <w:rsid w:val="00F00BD4"/>
    <w:rsid w:val="00F0198D"/>
    <w:rsid w:val="00F01B77"/>
    <w:rsid w:val="00F01D36"/>
    <w:rsid w:val="00F01F75"/>
    <w:rsid w:val="00F02082"/>
    <w:rsid w:val="00F023F5"/>
    <w:rsid w:val="00F0287B"/>
    <w:rsid w:val="00F02CB9"/>
    <w:rsid w:val="00F031FC"/>
    <w:rsid w:val="00F04171"/>
    <w:rsid w:val="00F055D1"/>
    <w:rsid w:val="00F0583C"/>
    <w:rsid w:val="00F058B1"/>
    <w:rsid w:val="00F05C97"/>
    <w:rsid w:val="00F05E68"/>
    <w:rsid w:val="00F05F94"/>
    <w:rsid w:val="00F061B9"/>
    <w:rsid w:val="00F065CE"/>
    <w:rsid w:val="00F067DA"/>
    <w:rsid w:val="00F06B8A"/>
    <w:rsid w:val="00F073BE"/>
    <w:rsid w:val="00F0754D"/>
    <w:rsid w:val="00F10D8A"/>
    <w:rsid w:val="00F112EE"/>
    <w:rsid w:val="00F116A9"/>
    <w:rsid w:val="00F117ED"/>
    <w:rsid w:val="00F11949"/>
    <w:rsid w:val="00F119C4"/>
    <w:rsid w:val="00F11BC1"/>
    <w:rsid w:val="00F11C51"/>
    <w:rsid w:val="00F127AA"/>
    <w:rsid w:val="00F12B60"/>
    <w:rsid w:val="00F1338C"/>
    <w:rsid w:val="00F1452A"/>
    <w:rsid w:val="00F14EE3"/>
    <w:rsid w:val="00F15711"/>
    <w:rsid w:val="00F15BDF"/>
    <w:rsid w:val="00F15D33"/>
    <w:rsid w:val="00F15F49"/>
    <w:rsid w:val="00F16029"/>
    <w:rsid w:val="00F16079"/>
    <w:rsid w:val="00F166D0"/>
    <w:rsid w:val="00F1682B"/>
    <w:rsid w:val="00F16DBE"/>
    <w:rsid w:val="00F172E2"/>
    <w:rsid w:val="00F17386"/>
    <w:rsid w:val="00F177C9"/>
    <w:rsid w:val="00F178AE"/>
    <w:rsid w:val="00F179DF"/>
    <w:rsid w:val="00F17C10"/>
    <w:rsid w:val="00F17D2B"/>
    <w:rsid w:val="00F17E11"/>
    <w:rsid w:val="00F17EF9"/>
    <w:rsid w:val="00F208CE"/>
    <w:rsid w:val="00F20D3C"/>
    <w:rsid w:val="00F2112D"/>
    <w:rsid w:val="00F21294"/>
    <w:rsid w:val="00F219FC"/>
    <w:rsid w:val="00F21C54"/>
    <w:rsid w:val="00F22CD4"/>
    <w:rsid w:val="00F23E8E"/>
    <w:rsid w:val="00F24778"/>
    <w:rsid w:val="00F25259"/>
    <w:rsid w:val="00F25BE0"/>
    <w:rsid w:val="00F26216"/>
    <w:rsid w:val="00F263EC"/>
    <w:rsid w:val="00F2667A"/>
    <w:rsid w:val="00F27284"/>
    <w:rsid w:val="00F276E0"/>
    <w:rsid w:val="00F27B05"/>
    <w:rsid w:val="00F301E2"/>
    <w:rsid w:val="00F3178F"/>
    <w:rsid w:val="00F31BFB"/>
    <w:rsid w:val="00F31FED"/>
    <w:rsid w:val="00F324A5"/>
    <w:rsid w:val="00F32852"/>
    <w:rsid w:val="00F32A42"/>
    <w:rsid w:val="00F32BD8"/>
    <w:rsid w:val="00F3312E"/>
    <w:rsid w:val="00F33310"/>
    <w:rsid w:val="00F337DE"/>
    <w:rsid w:val="00F33BC2"/>
    <w:rsid w:val="00F33C62"/>
    <w:rsid w:val="00F33C8A"/>
    <w:rsid w:val="00F33D64"/>
    <w:rsid w:val="00F33F11"/>
    <w:rsid w:val="00F340C3"/>
    <w:rsid w:val="00F341C5"/>
    <w:rsid w:val="00F34368"/>
    <w:rsid w:val="00F34B31"/>
    <w:rsid w:val="00F34BE4"/>
    <w:rsid w:val="00F34D6C"/>
    <w:rsid w:val="00F35AE7"/>
    <w:rsid w:val="00F35F3C"/>
    <w:rsid w:val="00F3632C"/>
    <w:rsid w:val="00F366E0"/>
    <w:rsid w:val="00F36A01"/>
    <w:rsid w:val="00F36A70"/>
    <w:rsid w:val="00F3701B"/>
    <w:rsid w:val="00F3724C"/>
    <w:rsid w:val="00F374C5"/>
    <w:rsid w:val="00F37664"/>
    <w:rsid w:val="00F377AC"/>
    <w:rsid w:val="00F37B6C"/>
    <w:rsid w:val="00F37DA5"/>
    <w:rsid w:val="00F37F1C"/>
    <w:rsid w:val="00F40314"/>
    <w:rsid w:val="00F403F9"/>
    <w:rsid w:val="00F40541"/>
    <w:rsid w:val="00F409F8"/>
    <w:rsid w:val="00F40EC1"/>
    <w:rsid w:val="00F41329"/>
    <w:rsid w:val="00F413FE"/>
    <w:rsid w:val="00F41C7F"/>
    <w:rsid w:val="00F41EDE"/>
    <w:rsid w:val="00F438FA"/>
    <w:rsid w:val="00F439D3"/>
    <w:rsid w:val="00F43CF8"/>
    <w:rsid w:val="00F43E21"/>
    <w:rsid w:val="00F43F50"/>
    <w:rsid w:val="00F44038"/>
    <w:rsid w:val="00F4406A"/>
    <w:rsid w:val="00F44B73"/>
    <w:rsid w:val="00F45264"/>
    <w:rsid w:val="00F454C3"/>
    <w:rsid w:val="00F46379"/>
    <w:rsid w:val="00F4660C"/>
    <w:rsid w:val="00F4675C"/>
    <w:rsid w:val="00F46ACD"/>
    <w:rsid w:val="00F46B0D"/>
    <w:rsid w:val="00F473D9"/>
    <w:rsid w:val="00F47412"/>
    <w:rsid w:val="00F50267"/>
    <w:rsid w:val="00F51016"/>
    <w:rsid w:val="00F51346"/>
    <w:rsid w:val="00F51841"/>
    <w:rsid w:val="00F51E2A"/>
    <w:rsid w:val="00F51E3F"/>
    <w:rsid w:val="00F51F47"/>
    <w:rsid w:val="00F52CD6"/>
    <w:rsid w:val="00F52D1D"/>
    <w:rsid w:val="00F53868"/>
    <w:rsid w:val="00F538B1"/>
    <w:rsid w:val="00F53AFA"/>
    <w:rsid w:val="00F53B72"/>
    <w:rsid w:val="00F542A0"/>
    <w:rsid w:val="00F5433A"/>
    <w:rsid w:val="00F54C86"/>
    <w:rsid w:val="00F54E4F"/>
    <w:rsid w:val="00F5550D"/>
    <w:rsid w:val="00F55515"/>
    <w:rsid w:val="00F56151"/>
    <w:rsid w:val="00F56576"/>
    <w:rsid w:val="00F56778"/>
    <w:rsid w:val="00F56BD7"/>
    <w:rsid w:val="00F575F0"/>
    <w:rsid w:val="00F600DA"/>
    <w:rsid w:val="00F60BBC"/>
    <w:rsid w:val="00F60D71"/>
    <w:rsid w:val="00F612B0"/>
    <w:rsid w:val="00F6136C"/>
    <w:rsid w:val="00F6194C"/>
    <w:rsid w:val="00F61BA5"/>
    <w:rsid w:val="00F61E26"/>
    <w:rsid w:val="00F621F8"/>
    <w:rsid w:val="00F62209"/>
    <w:rsid w:val="00F6328E"/>
    <w:rsid w:val="00F634B2"/>
    <w:rsid w:val="00F635AF"/>
    <w:rsid w:val="00F6389B"/>
    <w:rsid w:val="00F63E6E"/>
    <w:rsid w:val="00F64084"/>
    <w:rsid w:val="00F642F4"/>
    <w:rsid w:val="00F644FA"/>
    <w:rsid w:val="00F6455F"/>
    <w:rsid w:val="00F64720"/>
    <w:rsid w:val="00F64B71"/>
    <w:rsid w:val="00F64E52"/>
    <w:rsid w:val="00F64E9E"/>
    <w:rsid w:val="00F64ED4"/>
    <w:rsid w:val="00F6521D"/>
    <w:rsid w:val="00F653B6"/>
    <w:rsid w:val="00F65408"/>
    <w:rsid w:val="00F658E2"/>
    <w:rsid w:val="00F65CA3"/>
    <w:rsid w:val="00F66002"/>
    <w:rsid w:val="00F6616B"/>
    <w:rsid w:val="00F6617C"/>
    <w:rsid w:val="00F66249"/>
    <w:rsid w:val="00F663B9"/>
    <w:rsid w:val="00F663BF"/>
    <w:rsid w:val="00F6660D"/>
    <w:rsid w:val="00F66A43"/>
    <w:rsid w:val="00F66F43"/>
    <w:rsid w:val="00F66FD4"/>
    <w:rsid w:val="00F673AF"/>
    <w:rsid w:val="00F67774"/>
    <w:rsid w:val="00F67908"/>
    <w:rsid w:val="00F67D46"/>
    <w:rsid w:val="00F701E5"/>
    <w:rsid w:val="00F70364"/>
    <w:rsid w:val="00F70587"/>
    <w:rsid w:val="00F707F4"/>
    <w:rsid w:val="00F70CBA"/>
    <w:rsid w:val="00F7130A"/>
    <w:rsid w:val="00F718D0"/>
    <w:rsid w:val="00F719A9"/>
    <w:rsid w:val="00F728E3"/>
    <w:rsid w:val="00F72B41"/>
    <w:rsid w:val="00F7358A"/>
    <w:rsid w:val="00F74E16"/>
    <w:rsid w:val="00F756A5"/>
    <w:rsid w:val="00F75844"/>
    <w:rsid w:val="00F7590C"/>
    <w:rsid w:val="00F75EE9"/>
    <w:rsid w:val="00F76057"/>
    <w:rsid w:val="00F7634E"/>
    <w:rsid w:val="00F77267"/>
    <w:rsid w:val="00F77353"/>
    <w:rsid w:val="00F77451"/>
    <w:rsid w:val="00F77BCC"/>
    <w:rsid w:val="00F801B1"/>
    <w:rsid w:val="00F804EA"/>
    <w:rsid w:val="00F80E49"/>
    <w:rsid w:val="00F80F19"/>
    <w:rsid w:val="00F81104"/>
    <w:rsid w:val="00F8238A"/>
    <w:rsid w:val="00F8267C"/>
    <w:rsid w:val="00F834E8"/>
    <w:rsid w:val="00F838A9"/>
    <w:rsid w:val="00F839BD"/>
    <w:rsid w:val="00F84815"/>
    <w:rsid w:val="00F84F16"/>
    <w:rsid w:val="00F84F1D"/>
    <w:rsid w:val="00F8632A"/>
    <w:rsid w:val="00F90083"/>
    <w:rsid w:val="00F901AB"/>
    <w:rsid w:val="00F906D4"/>
    <w:rsid w:val="00F90A05"/>
    <w:rsid w:val="00F91270"/>
    <w:rsid w:val="00F916BF"/>
    <w:rsid w:val="00F91A24"/>
    <w:rsid w:val="00F91C1D"/>
    <w:rsid w:val="00F91F05"/>
    <w:rsid w:val="00F92074"/>
    <w:rsid w:val="00F92ED3"/>
    <w:rsid w:val="00F92F26"/>
    <w:rsid w:val="00F937D3"/>
    <w:rsid w:val="00F9380F"/>
    <w:rsid w:val="00F94914"/>
    <w:rsid w:val="00F94F4B"/>
    <w:rsid w:val="00F950B5"/>
    <w:rsid w:val="00F95209"/>
    <w:rsid w:val="00F953BF"/>
    <w:rsid w:val="00F95AE3"/>
    <w:rsid w:val="00F95B31"/>
    <w:rsid w:val="00F95BBB"/>
    <w:rsid w:val="00F95E7F"/>
    <w:rsid w:val="00F96015"/>
    <w:rsid w:val="00F961FA"/>
    <w:rsid w:val="00F96594"/>
    <w:rsid w:val="00F96673"/>
    <w:rsid w:val="00F9692B"/>
    <w:rsid w:val="00F96D98"/>
    <w:rsid w:val="00F97F1F"/>
    <w:rsid w:val="00FA01AE"/>
    <w:rsid w:val="00FA0366"/>
    <w:rsid w:val="00FA0468"/>
    <w:rsid w:val="00FA16B7"/>
    <w:rsid w:val="00FA1862"/>
    <w:rsid w:val="00FA1FA4"/>
    <w:rsid w:val="00FA2106"/>
    <w:rsid w:val="00FA2168"/>
    <w:rsid w:val="00FA29EA"/>
    <w:rsid w:val="00FA3152"/>
    <w:rsid w:val="00FA47A6"/>
    <w:rsid w:val="00FA4A0A"/>
    <w:rsid w:val="00FA52F0"/>
    <w:rsid w:val="00FA6024"/>
    <w:rsid w:val="00FA626D"/>
    <w:rsid w:val="00FA6E47"/>
    <w:rsid w:val="00FA75AF"/>
    <w:rsid w:val="00FA75C7"/>
    <w:rsid w:val="00FA7BAD"/>
    <w:rsid w:val="00FA7E73"/>
    <w:rsid w:val="00FA7EA5"/>
    <w:rsid w:val="00FA7EA9"/>
    <w:rsid w:val="00FB060B"/>
    <w:rsid w:val="00FB07D4"/>
    <w:rsid w:val="00FB0ADA"/>
    <w:rsid w:val="00FB0BF7"/>
    <w:rsid w:val="00FB0C23"/>
    <w:rsid w:val="00FB0D09"/>
    <w:rsid w:val="00FB1C7E"/>
    <w:rsid w:val="00FB1E4C"/>
    <w:rsid w:val="00FB1ED5"/>
    <w:rsid w:val="00FB2021"/>
    <w:rsid w:val="00FB271A"/>
    <w:rsid w:val="00FB3227"/>
    <w:rsid w:val="00FB3B76"/>
    <w:rsid w:val="00FB45CA"/>
    <w:rsid w:val="00FB4687"/>
    <w:rsid w:val="00FB4B7B"/>
    <w:rsid w:val="00FB4B93"/>
    <w:rsid w:val="00FB5159"/>
    <w:rsid w:val="00FB5B15"/>
    <w:rsid w:val="00FB5F84"/>
    <w:rsid w:val="00FB6206"/>
    <w:rsid w:val="00FB6E62"/>
    <w:rsid w:val="00FB743E"/>
    <w:rsid w:val="00FC003E"/>
    <w:rsid w:val="00FC0392"/>
    <w:rsid w:val="00FC12D1"/>
    <w:rsid w:val="00FC13EE"/>
    <w:rsid w:val="00FC15D9"/>
    <w:rsid w:val="00FC1D5B"/>
    <w:rsid w:val="00FC1F68"/>
    <w:rsid w:val="00FC2530"/>
    <w:rsid w:val="00FC25A3"/>
    <w:rsid w:val="00FC2E50"/>
    <w:rsid w:val="00FC383D"/>
    <w:rsid w:val="00FC3D2B"/>
    <w:rsid w:val="00FC4882"/>
    <w:rsid w:val="00FC498F"/>
    <w:rsid w:val="00FC4A82"/>
    <w:rsid w:val="00FC52E5"/>
    <w:rsid w:val="00FC69FB"/>
    <w:rsid w:val="00FC6D65"/>
    <w:rsid w:val="00FC710A"/>
    <w:rsid w:val="00FC7A31"/>
    <w:rsid w:val="00FC7AC5"/>
    <w:rsid w:val="00FC7BDD"/>
    <w:rsid w:val="00FC7CED"/>
    <w:rsid w:val="00FC7D6D"/>
    <w:rsid w:val="00FD0D5E"/>
    <w:rsid w:val="00FD0DE2"/>
    <w:rsid w:val="00FD0EAB"/>
    <w:rsid w:val="00FD1BA7"/>
    <w:rsid w:val="00FD1D4F"/>
    <w:rsid w:val="00FD1FED"/>
    <w:rsid w:val="00FD2D20"/>
    <w:rsid w:val="00FD31E8"/>
    <w:rsid w:val="00FD380C"/>
    <w:rsid w:val="00FD387A"/>
    <w:rsid w:val="00FD4590"/>
    <w:rsid w:val="00FD4898"/>
    <w:rsid w:val="00FD555B"/>
    <w:rsid w:val="00FD5960"/>
    <w:rsid w:val="00FD59F5"/>
    <w:rsid w:val="00FD5EAF"/>
    <w:rsid w:val="00FD63DB"/>
    <w:rsid w:val="00FD67E2"/>
    <w:rsid w:val="00FD6A8E"/>
    <w:rsid w:val="00FD6BFD"/>
    <w:rsid w:val="00FD707B"/>
    <w:rsid w:val="00FD72D3"/>
    <w:rsid w:val="00FD75A9"/>
    <w:rsid w:val="00FD761B"/>
    <w:rsid w:val="00FD79E6"/>
    <w:rsid w:val="00FD7DED"/>
    <w:rsid w:val="00FE017B"/>
    <w:rsid w:val="00FE01D9"/>
    <w:rsid w:val="00FE04BF"/>
    <w:rsid w:val="00FE0553"/>
    <w:rsid w:val="00FE05B2"/>
    <w:rsid w:val="00FE0906"/>
    <w:rsid w:val="00FE0926"/>
    <w:rsid w:val="00FE0A0A"/>
    <w:rsid w:val="00FE0B44"/>
    <w:rsid w:val="00FE17EF"/>
    <w:rsid w:val="00FE1988"/>
    <w:rsid w:val="00FE1BBD"/>
    <w:rsid w:val="00FE2125"/>
    <w:rsid w:val="00FE2DA1"/>
    <w:rsid w:val="00FE319B"/>
    <w:rsid w:val="00FE328E"/>
    <w:rsid w:val="00FE351D"/>
    <w:rsid w:val="00FE366E"/>
    <w:rsid w:val="00FE41B1"/>
    <w:rsid w:val="00FE41F0"/>
    <w:rsid w:val="00FE4220"/>
    <w:rsid w:val="00FE4323"/>
    <w:rsid w:val="00FE4AA8"/>
    <w:rsid w:val="00FE512F"/>
    <w:rsid w:val="00FE5505"/>
    <w:rsid w:val="00FE5A5D"/>
    <w:rsid w:val="00FE5F53"/>
    <w:rsid w:val="00FE6638"/>
    <w:rsid w:val="00FE6E97"/>
    <w:rsid w:val="00FE7154"/>
    <w:rsid w:val="00FE71ED"/>
    <w:rsid w:val="00FE71F3"/>
    <w:rsid w:val="00FE7301"/>
    <w:rsid w:val="00FF03C9"/>
    <w:rsid w:val="00FF0E5D"/>
    <w:rsid w:val="00FF11AD"/>
    <w:rsid w:val="00FF12D6"/>
    <w:rsid w:val="00FF13CE"/>
    <w:rsid w:val="00FF1495"/>
    <w:rsid w:val="00FF2723"/>
    <w:rsid w:val="00FF2EE0"/>
    <w:rsid w:val="00FF2F3B"/>
    <w:rsid w:val="00FF316F"/>
    <w:rsid w:val="00FF3943"/>
    <w:rsid w:val="00FF3F00"/>
    <w:rsid w:val="00FF467D"/>
    <w:rsid w:val="00FF46A3"/>
    <w:rsid w:val="00FF51EA"/>
    <w:rsid w:val="00FF53BE"/>
    <w:rsid w:val="00FF55DB"/>
    <w:rsid w:val="00FF5684"/>
    <w:rsid w:val="00FF5B0A"/>
    <w:rsid w:val="00FF6707"/>
    <w:rsid w:val="00FF67F8"/>
    <w:rsid w:val="00FF7487"/>
    <w:rsid w:val="00FF7836"/>
    <w:rsid w:val="00FF7AAF"/>
    <w:rsid w:val="00FF7C1A"/>
    <w:rsid w:val="00FF7D72"/>
    <w:rsid w:val="00FF7F98"/>
    <w:rsid w:val="010D3DA4"/>
    <w:rsid w:val="01161D1F"/>
    <w:rsid w:val="02D3F3DA"/>
    <w:rsid w:val="03D5F5AF"/>
    <w:rsid w:val="04B5FE25"/>
    <w:rsid w:val="12D2D46A"/>
    <w:rsid w:val="156A7816"/>
    <w:rsid w:val="1844E8FD"/>
    <w:rsid w:val="1A29F6E4"/>
    <w:rsid w:val="1F23CA08"/>
    <w:rsid w:val="216B1B54"/>
    <w:rsid w:val="231BD8F1"/>
    <w:rsid w:val="231D5CEC"/>
    <w:rsid w:val="23ACF501"/>
    <w:rsid w:val="244899AA"/>
    <w:rsid w:val="25428BC3"/>
    <w:rsid w:val="2AF5F9AC"/>
    <w:rsid w:val="2DFE74D8"/>
    <w:rsid w:val="31199614"/>
    <w:rsid w:val="3E019812"/>
    <w:rsid w:val="40006045"/>
    <w:rsid w:val="463B4C74"/>
    <w:rsid w:val="4A7957BA"/>
    <w:rsid w:val="52631615"/>
    <w:rsid w:val="55258262"/>
    <w:rsid w:val="574FBEC2"/>
    <w:rsid w:val="62E62CF0"/>
    <w:rsid w:val="689EE565"/>
    <w:rsid w:val="6ABBC38F"/>
    <w:rsid w:val="701E1D8D"/>
    <w:rsid w:val="74667B32"/>
    <w:rsid w:val="7644B6C1"/>
    <w:rsid w:val="79EC0A59"/>
    <w:rsid w:val="7B047841"/>
    <w:rsid w:val="7C759F65"/>
    <w:rsid w:val="7C9CD579"/>
    <w:rsid w:val="7F7E2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5:docId w15:val="{C93DE71F-A475-43CA-B8FE-75ACE5D12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uiPriority="39"/>
    <w:lsdException w:name="toc 4" w:uiPriority="39" w:qFormat="1"/>
    <w:lsdException w:name="toc 5" w:uiPriority="39"/>
    <w:lsdException w:name="toc 6" w:uiPriority="39"/>
    <w:lsdException w:name="toc 7" w:uiPriority="39" w:qFormat="1"/>
    <w:lsdException w:name="toc 8" w:uiPriority="39"/>
    <w:lsdException w:name="toc 9" w:uiPriority="39"/>
    <w:lsdException w:name="Normal Indent" w:semiHidden="1" w:uiPriority="99" w:unhideWhenUsed="1"/>
    <w:lsdException w:name="footnote text" w:uiPriority="99" w:unhideWhenUsed="1" w:qFormat="1"/>
    <w:lsdException w:name="annotation text" w:uiPriority="99" w:qFormat="1"/>
    <w:lsdException w:name="header" w:uiPriority="99"/>
    <w:lsdException w:name="footer"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uiPriority="99"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Indent 3" w:semiHidden="1" w:unhideWhenUsed="1"/>
    <w:lsdException w:name="Block Text" w:qFormat="1"/>
    <w:lsdException w:name="Hyperlink" w:uiPriority="99"/>
    <w:lsdException w:name="FollowedHyperlink" w:uiPriority="99" w:qFormat="1"/>
    <w:lsdException w:name="Strong" w:uiPriority="22"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Grid" w:semiHidden="1" w:uiPriority="59"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Pr>
      <w:rFonts w:ascii="Arial" w:hAnsi="Arial" w:cs="Arial"/>
      <w:bCs/>
      <w:kern w:val="32"/>
      <w:sz w:val="22"/>
      <w:szCs w:val="32"/>
      <w:lang w:eastAsia="en-US"/>
    </w:rPr>
  </w:style>
  <w:style w:type="paragraph" w:styleId="1">
    <w:name w:val="heading 1"/>
    <w:basedOn w:val="a0"/>
    <w:next w:val="a0"/>
    <w:link w:val="10"/>
    <w:uiPriority w:val="9"/>
    <w:qFormat/>
    <w:pPr>
      <w:keepNext/>
      <w:spacing w:before="240" w:after="60"/>
      <w:outlineLvl w:val="0"/>
    </w:pPr>
    <w:rPr>
      <w:b/>
      <w:sz w:val="32"/>
    </w:rPr>
  </w:style>
  <w:style w:type="paragraph" w:styleId="2">
    <w:name w:val="heading 2"/>
    <w:basedOn w:val="a0"/>
    <w:next w:val="a0"/>
    <w:link w:val="20"/>
    <w:qFormat/>
    <w:pPr>
      <w:keepNext/>
      <w:spacing w:before="240" w:after="60"/>
      <w:outlineLvl w:val="1"/>
    </w:pPr>
    <w:rPr>
      <w:b/>
      <w:i/>
      <w:iCs/>
      <w:kern w:val="0"/>
      <w:sz w:val="28"/>
      <w:szCs w:val="28"/>
    </w:rPr>
  </w:style>
  <w:style w:type="paragraph" w:styleId="3">
    <w:name w:val="heading 3"/>
    <w:basedOn w:val="a0"/>
    <w:next w:val="a0"/>
    <w:link w:val="30"/>
    <w:qFormat/>
    <w:pPr>
      <w:keepNext/>
      <w:spacing w:before="240" w:after="60"/>
      <w:outlineLvl w:val="2"/>
    </w:pPr>
    <w:rPr>
      <w:b/>
      <w:kern w:val="0"/>
      <w:sz w:val="26"/>
      <w:szCs w:val="26"/>
    </w:rPr>
  </w:style>
  <w:style w:type="paragraph" w:styleId="4">
    <w:name w:val="heading 4"/>
    <w:basedOn w:val="a0"/>
    <w:next w:val="a0"/>
    <w:link w:val="40"/>
    <w:qFormat/>
    <w:pPr>
      <w:keepNext/>
      <w:widowControl w:val="0"/>
      <w:tabs>
        <w:tab w:val="left" w:pos="6750"/>
      </w:tabs>
      <w:ind w:left="360"/>
      <w:jc w:val="both"/>
      <w:outlineLvl w:val="3"/>
    </w:pPr>
    <w:rPr>
      <w:rFonts w:ascii="Times New Roman" w:hAnsi="Times New Roman" w:cs="Times New Roman"/>
      <w:bCs w:val="0"/>
      <w:i/>
      <w:kern w:val="2"/>
      <w:sz w:val="21"/>
      <w:szCs w:val="20"/>
      <w:lang w:eastAsia="zh-CN"/>
    </w:rPr>
  </w:style>
  <w:style w:type="paragraph" w:styleId="5">
    <w:name w:val="heading 5"/>
    <w:basedOn w:val="a0"/>
    <w:next w:val="a0"/>
    <w:qFormat/>
    <w:pPr>
      <w:keepNext/>
      <w:widowControl w:val="0"/>
      <w:jc w:val="both"/>
      <w:outlineLvl w:val="4"/>
    </w:pPr>
    <w:rPr>
      <w:rFonts w:ascii="Times New Roman" w:hAnsi="Times New Roman" w:cs="Times New Roman"/>
      <w:bCs w:val="0"/>
      <w:i/>
      <w:kern w:val="2"/>
      <w:sz w:val="24"/>
      <w:szCs w:val="20"/>
      <w:lang w:eastAsia="zh-CN"/>
    </w:rPr>
  </w:style>
  <w:style w:type="paragraph" w:styleId="6">
    <w:name w:val="heading 6"/>
    <w:basedOn w:val="a0"/>
    <w:next w:val="a0"/>
    <w:link w:val="60"/>
    <w:qFormat/>
    <w:pPr>
      <w:keepNext/>
      <w:widowControl w:val="0"/>
      <w:jc w:val="center"/>
      <w:outlineLvl w:val="5"/>
    </w:pPr>
    <w:rPr>
      <w:rFonts w:ascii="Times New Roman" w:hAnsi="Times New Roman" w:cs="Times New Roman"/>
      <w:bCs w:val="0"/>
      <w:i/>
      <w:kern w:val="2"/>
      <w:sz w:val="21"/>
      <w:szCs w:val="20"/>
      <w:lang w:eastAsia="zh-CN"/>
    </w:rPr>
  </w:style>
  <w:style w:type="paragraph" w:styleId="7">
    <w:name w:val="heading 7"/>
    <w:basedOn w:val="a0"/>
    <w:next w:val="a0"/>
    <w:link w:val="70"/>
    <w:qFormat/>
    <w:pPr>
      <w:keepNext/>
      <w:widowControl w:val="0"/>
      <w:tabs>
        <w:tab w:val="left" w:pos="4320"/>
        <w:tab w:val="left" w:pos="5670"/>
        <w:tab w:val="left" w:pos="8010"/>
      </w:tabs>
      <w:jc w:val="center"/>
      <w:outlineLvl w:val="6"/>
    </w:pPr>
    <w:rPr>
      <w:i/>
      <w:kern w:val="2"/>
      <w:sz w:val="20"/>
      <w:szCs w:val="20"/>
      <w:lang w:eastAsia="zh-CN"/>
    </w:rPr>
  </w:style>
  <w:style w:type="paragraph" w:styleId="8">
    <w:name w:val="heading 8"/>
    <w:basedOn w:val="a0"/>
    <w:next w:val="a0"/>
    <w:qFormat/>
    <w:pPr>
      <w:keepNext/>
      <w:widowControl w:val="0"/>
      <w:tabs>
        <w:tab w:val="left" w:pos="4680"/>
      </w:tabs>
      <w:jc w:val="center"/>
      <w:outlineLvl w:val="7"/>
    </w:pPr>
    <w:rPr>
      <w:rFonts w:ascii="Times New Roman" w:hAnsi="Times New Roman" w:cs="Times New Roman"/>
      <w:b/>
      <w:bCs w:val="0"/>
      <w:i/>
      <w:kern w:val="2"/>
      <w:sz w:val="21"/>
      <w:szCs w:val="20"/>
      <w:lang w:eastAsia="zh-CN"/>
    </w:rPr>
  </w:style>
  <w:style w:type="paragraph" w:styleId="9">
    <w:name w:val="heading 9"/>
    <w:basedOn w:val="a0"/>
    <w:next w:val="a0"/>
    <w:qFormat/>
    <w:pPr>
      <w:keepNext/>
      <w:widowControl w:val="0"/>
      <w:tabs>
        <w:tab w:val="left" w:pos="6750"/>
      </w:tabs>
      <w:jc w:val="center"/>
      <w:outlineLvl w:val="8"/>
    </w:pPr>
    <w:rPr>
      <w:rFonts w:ascii="Times New Roman" w:hAnsi="Times New Roman" w:cs="Times New Roman"/>
      <w:bCs w:val="0"/>
      <w:i/>
      <w:kern w:val="2"/>
      <w:szCs w:val="20"/>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1">
    <w:name w:val="toc 7"/>
    <w:basedOn w:val="a0"/>
    <w:next w:val="a0"/>
    <w:uiPriority w:val="39"/>
    <w:qFormat/>
    <w:pPr>
      <w:widowControl w:val="0"/>
      <w:ind w:left="1260"/>
    </w:pPr>
    <w:rPr>
      <w:rFonts w:ascii="Times New Roman" w:hAnsi="Times New Roman" w:cs="Times New Roman"/>
      <w:bCs w:val="0"/>
      <w:kern w:val="2"/>
      <w:sz w:val="18"/>
      <w:szCs w:val="18"/>
      <w:lang w:eastAsia="zh-CN"/>
    </w:rPr>
  </w:style>
  <w:style w:type="paragraph" w:styleId="a4">
    <w:name w:val="Normal Indent"/>
    <w:basedOn w:val="a0"/>
    <w:uiPriority w:val="99"/>
    <w:semiHidden/>
    <w:unhideWhenUsed/>
    <w:pPr>
      <w:ind w:firstLineChars="200" w:firstLine="420"/>
    </w:pPr>
    <w:rPr>
      <w:rFonts w:eastAsia="Arial"/>
      <w:color w:val="000000"/>
      <w:sz w:val="21"/>
    </w:rPr>
  </w:style>
  <w:style w:type="paragraph" w:styleId="a5">
    <w:name w:val="caption"/>
    <w:basedOn w:val="a0"/>
    <w:next w:val="a0"/>
    <w:qFormat/>
    <w:pPr>
      <w:spacing w:before="120" w:after="120"/>
    </w:pPr>
    <w:rPr>
      <w:rFonts w:ascii="Arial Narrow" w:hAnsi="Arial Narrow" w:cs="Times New Roman"/>
      <w:b/>
      <w:bCs w:val="0"/>
      <w:color w:val="FF0000"/>
      <w:kern w:val="0"/>
      <w:sz w:val="28"/>
      <w:szCs w:val="20"/>
      <w:lang w:eastAsia="zh-CN"/>
    </w:rPr>
  </w:style>
  <w:style w:type="paragraph" w:styleId="a6">
    <w:name w:val="Document Map"/>
    <w:basedOn w:val="a0"/>
    <w:link w:val="a7"/>
    <w:pPr>
      <w:shd w:val="clear" w:color="auto" w:fill="000080"/>
    </w:pPr>
    <w:rPr>
      <w:rFonts w:ascii="Tahoma" w:hAnsi="Tahoma"/>
      <w:sz w:val="20"/>
      <w:szCs w:val="20"/>
    </w:rPr>
  </w:style>
  <w:style w:type="paragraph" w:styleId="a8">
    <w:name w:val="annotation text"/>
    <w:basedOn w:val="a0"/>
    <w:link w:val="a9"/>
    <w:uiPriority w:val="99"/>
    <w:qFormat/>
  </w:style>
  <w:style w:type="paragraph" w:styleId="31">
    <w:name w:val="Body Text 3"/>
    <w:basedOn w:val="a0"/>
    <w:link w:val="32"/>
    <w:rPr>
      <w:rFonts w:eastAsiaTheme="minorEastAsia" w:cs="Times New Roman"/>
      <w:b/>
      <w:bCs w:val="0"/>
      <w:kern w:val="0"/>
      <w:szCs w:val="20"/>
      <w:lang w:val="en-GB"/>
    </w:rPr>
  </w:style>
  <w:style w:type="paragraph" w:styleId="aa">
    <w:name w:val="Body Text"/>
    <w:basedOn w:val="a0"/>
    <w:link w:val="ab"/>
    <w:pPr>
      <w:tabs>
        <w:tab w:val="left" w:pos="3600"/>
      </w:tabs>
    </w:pPr>
    <w:rPr>
      <w:rFonts w:ascii="Times New Roman" w:hAnsi="Times New Roman" w:cs="Times New Roman"/>
      <w:bCs w:val="0"/>
      <w:kern w:val="0"/>
      <w:sz w:val="20"/>
      <w:szCs w:val="20"/>
    </w:rPr>
  </w:style>
  <w:style w:type="paragraph" w:styleId="ac">
    <w:name w:val="Block Text"/>
    <w:basedOn w:val="a0"/>
    <w:qFormat/>
    <w:pPr>
      <w:ind w:left="792" w:right="72"/>
    </w:pPr>
    <w:rPr>
      <w:color w:val="000000"/>
      <w:sz w:val="18"/>
      <w:szCs w:val="18"/>
      <w:lang w:eastAsia="zh-CN"/>
    </w:rPr>
  </w:style>
  <w:style w:type="paragraph" w:styleId="50">
    <w:name w:val="toc 5"/>
    <w:basedOn w:val="a0"/>
    <w:next w:val="a0"/>
    <w:uiPriority w:val="39"/>
    <w:pPr>
      <w:widowControl w:val="0"/>
      <w:ind w:left="840"/>
    </w:pPr>
    <w:rPr>
      <w:rFonts w:ascii="Times New Roman" w:hAnsi="Times New Roman" w:cs="Times New Roman"/>
      <w:bCs w:val="0"/>
      <w:kern w:val="2"/>
      <w:sz w:val="18"/>
      <w:szCs w:val="18"/>
      <w:lang w:eastAsia="zh-CN"/>
    </w:rPr>
  </w:style>
  <w:style w:type="paragraph" w:styleId="33">
    <w:name w:val="toc 3"/>
    <w:basedOn w:val="a0"/>
    <w:next w:val="a0"/>
    <w:uiPriority w:val="39"/>
    <w:pPr>
      <w:tabs>
        <w:tab w:val="right" w:leader="dot" w:pos="9350"/>
      </w:tabs>
      <w:ind w:leftChars="118" w:left="260"/>
    </w:pPr>
  </w:style>
  <w:style w:type="paragraph" w:styleId="80">
    <w:name w:val="toc 8"/>
    <w:basedOn w:val="a0"/>
    <w:next w:val="a0"/>
    <w:uiPriority w:val="39"/>
    <w:pPr>
      <w:widowControl w:val="0"/>
      <w:ind w:left="1470"/>
    </w:pPr>
    <w:rPr>
      <w:rFonts w:ascii="Times New Roman" w:hAnsi="Times New Roman" w:cs="Times New Roman"/>
      <w:bCs w:val="0"/>
      <w:kern w:val="2"/>
      <w:sz w:val="18"/>
      <w:szCs w:val="18"/>
      <w:lang w:eastAsia="zh-CN"/>
    </w:rPr>
  </w:style>
  <w:style w:type="paragraph" w:styleId="21">
    <w:name w:val="Body Text Indent 2"/>
    <w:basedOn w:val="a0"/>
    <w:link w:val="22"/>
    <w:pPr>
      <w:ind w:left="720"/>
    </w:pPr>
    <w:rPr>
      <w:rFonts w:cs="Times New Roman"/>
      <w:bCs w:val="0"/>
      <w:kern w:val="0"/>
      <w:sz w:val="20"/>
      <w:szCs w:val="24"/>
    </w:rPr>
  </w:style>
  <w:style w:type="paragraph" w:styleId="ad">
    <w:name w:val="endnote text"/>
    <w:basedOn w:val="a0"/>
    <w:link w:val="ae"/>
    <w:semiHidden/>
    <w:unhideWhenUsed/>
    <w:pPr>
      <w:snapToGrid w:val="0"/>
    </w:pPr>
  </w:style>
  <w:style w:type="paragraph" w:styleId="af">
    <w:name w:val="Balloon Text"/>
    <w:basedOn w:val="a0"/>
    <w:link w:val="af0"/>
    <w:uiPriority w:val="99"/>
    <w:semiHidden/>
    <w:rPr>
      <w:rFonts w:ascii="Tahoma" w:hAnsi="Tahoma" w:cs="Tahoma"/>
      <w:sz w:val="16"/>
      <w:szCs w:val="16"/>
    </w:rPr>
  </w:style>
  <w:style w:type="paragraph" w:styleId="af1">
    <w:name w:val="footer"/>
    <w:basedOn w:val="a0"/>
    <w:link w:val="af2"/>
    <w:uiPriority w:val="99"/>
    <w:pPr>
      <w:tabs>
        <w:tab w:val="center" w:pos="4320"/>
        <w:tab w:val="right" w:pos="8640"/>
      </w:tabs>
    </w:pPr>
  </w:style>
  <w:style w:type="paragraph" w:styleId="af3">
    <w:name w:val="header"/>
    <w:basedOn w:val="a0"/>
    <w:link w:val="af4"/>
    <w:uiPriority w:val="99"/>
    <w:pPr>
      <w:tabs>
        <w:tab w:val="center" w:pos="4320"/>
        <w:tab w:val="right" w:pos="8640"/>
      </w:tabs>
    </w:pPr>
  </w:style>
  <w:style w:type="paragraph" w:styleId="11">
    <w:name w:val="toc 1"/>
    <w:basedOn w:val="a0"/>
    <w:next w:val="a0"/>
    <w:uiPriority w:val="39"/>
    <w:qFormat/>
    <w:pPr>
      <w:tabs>
        <w:tab w:val="left" w:pos="630"/>
        <w:tab w:val="right" w:leader="dot" w:pos="9350"/>
      </w:tabs>
      <w:spacing w:line="360" w:lineRule="auto"/>
    </w:pPr>
    <w:rPr>
      <w:rFonts w:ascii="Times New Roman" w:hAnsi="Times New Roman" w:cs="Times New Roman"/>
      <w:b/>
    </w:rPr>
  </w:style>
  <w:style w:type="paragraph" w:styleId="41">
    <w:name w:val="toc 4"/>
    <w:basedOn w:val="a0"/>
    <w:next w:val="a0"/>
    <w:uiPriority w:val="39"/>
    <w:qFormat/>
    <w:pPr>
      <w:widowControl w:val="0"/>
      <w:ind w:left="630"/>
    </w:pPr>
    <w:rPr>
      <w:rFonts w:ascii="Times New Roman" w:hAnsi="Times New Roman" w:cs="Times New Roman"/>
      <w:bCs w:val="0"/>
      <w:kern w:val="2"/>
      <w:sz w:val="18"/>
      <w:szCs w:val="18"/>
      <w:lang w:eastAsia="zh-CN"/>
    </w:rPr>
  </w:style>
  <w:style w:type="paragraph" w:styleId="af5">
    <w:name w:val="Subtitle"/>
    <w:basedOn w:val="a0"/>
    <w:next w:val="a0"/>
    <w:link w:val="af6"/>
    <w:qFormat/>
    <w:pPr>
      <w:spacing w:after="160"/>
    </w:pPr>
    <w:rPr>
      <w:rFonts w:asciiTheme="minorHAnsi" w:eastAsiaTheme="minorEastAsia" w:hAnsiTheme="minorHAnsi" w:cstheme="minorBidi"/>
      <w:color w:val="595959" w:themeColor="text1" w:themeTint="A6"/>
      <w:spacing w:val="15"/>
      <w:szCs w:val="22"/>
    </w:rPr>
  </w:style>
  <w:style w:type="paragraph" w:styleId="af7">
    <w:name w:val="footnote text"/>
    <w:basedOn w:val="a0"/>
    <w:link w:val="af8"/>
    <w:uiPriority w:val="99"/>
    <w:unhideWhenUsed/>
    <w:qFormat/>
    <w:pPr>
      <w:snapToGrid w:val="0"/>
    </w:pPr>
    <w:rPr>
      <w:color w:val="000000"/>
      <w:sz w:val="18"/>
      <w:szCs w:val="18"/>
    </w:rPr>
  </w:style>
  <w:style w:type="paragraph" w:styleId="61">
    <w:name w:val="toc 6"/>
    <w:basedOn w:val="a0"/>
    <w:next w:val="a0"/>
    <w:uiPriority w:val="39"/>
    <w:pPr>
      <w:widowControl w:val="0"/>
      <w:ind w:left="1050"/>
    </w:pPr>
    <w:rPr>
      <w:rFonts w:ascii="Times New Roman" w:hAnsi="Times New Roman" w:cs="Times New Roman"/>
      <w:bCs w:val="0"/>
      <w:kern w:val="2"/>
      <w:sz w:val="18"/>
      <w:szCs w:val="18"/>
      <w:lang w:eastAsia="zh-CN"/>
    </w:rPr>
  </w:style>
  <w:style w:type="paragraph" w:styleId="23">
    <w:name w:val="toc 2"/>
    <w:basedOn w:val="a0"/>
    <w:next w:val="a0"/>
    <w:uiPriority w:val="39"/>
    <w:pPr>
      <w:tabs>
        <w:tab w:val="right" w:leader="dot" w:pos="9350"/>
      </w:tabs>
      <w:spacing w:before="60"/>
      <w:ind w:left="245"/>
    </w:pPr>
  </w:style>
  <w:style w:type="paragraph" w:styleId="90">
    <w:name w:val="toc 9"/>
    <w:basedOn w:val="a0"/>
    <w:next w:val="a0"/>
    <w:uiPriority w:val="39"/>
    <w:pPr>
      <w:widowControl w:val="0"/>
      <w:ind w:left="1680"/>
    </w:pPr>
    <w:rPr>
      <w:rFonts w:ascii="Times New Roman" w:hAnsi="Times New Roman" w:cs="Times New Roman"/>
      <w:bCs w:val="0"/>
      <w:kern w:val="2"/>
      <w:sz w:val="18"/>
      <w:szCs w:val="18"/>
      <w:lang w:eastAsia="zh-CN"/>
    </w:rPr>
  </w:style>
  <w:style w:type="paragraph" w:styleId="24">
    <w:name w:val="Body Text 2"/>
    <w:basedOn w:val="a0"/>
    <w:link w:val="25"/>
    <w:pPr>
      <w:widowControl w:val="0"/>
      <w:jc w:val="center"/>
    </w:pPr>
    <w:rPr>
      <w:rFonts w:ascii="Times New Roman" w:eastAsia="仿宋_GB2312" w:hAnsi="Times New Roman" w:cs="Times New Roman"/>
      <w:bCs w:val="0"/>
      <w:i/>
      <w:kern w:val="2"/>
      <w:sz w:val="20"/>
      <w:szCs w:val="20"/>
      <w:lang w:eastAsia="zh-CN"/>
    </w:rPr>
  </w:style>
  <w:style w:type="paragraph" w:styleId="HTML">
    <w:name w:val="HTML Preformatted"/>
    <w:basedOn w:val="a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黑体" w:eastAsia="黑体" w:hAnsi="Courier New" w:cs="Times New Roman"/>
      <w:bCs w:val="0"/>
      <w:kern w:val="0"/>
      <w:sz w:val="20"/>
      <w:szCs w:val="20"/>
      <w:lang w:eastAsia="zh-CN"/>
    </w:rPr>
  </w:style>
  <w:style w:type="paragraph" w:styleId="af9">
    <w:name w:val="Normal (Web)"/>
    <w:basedOn w:val="a0"/>
    <w:link w:val="afa"/>
    <w:uiPriority w:val="99"/>
    <w:pPr>
      <w:spacing w:before="100" w:beforeAutospacing="1" w:after="100" w:afterAutospacing="1"/>
    </w:pPr>
  </w:style>
  <w:style w:type="paragraph" w:styleId="a">
    <w:name w:val="Title"/>
    <w:basedOn w:val="1"/>
    <w:next w:val="a0"/>
    <w:link w:val="afb"/>
    <w:qFormat/>
    <w:pPr>
      <w:numPr>
        <w:numId w:val="1"/>
      </w:numPr>
      <w:spacing w:beforeLines="100" w:afterLines="100" w:after="240"/>
    </w:pPr>
    <w:rPr>
      <w:rFonts w:ascii="Times New Roman" w:eastAsia="仿宋_GB2312" w:hAnsi="Times New Roman"/>
      <w:sz w:val="21"/>
      <w:szCs w:val="21"/>
    </w:rPr>
  </w:style>
  <w:style w:type="paragraph" w:styleId="afc">
    <w:name w:val="annotation subject"/>
    <w:basedOn w:val="a8"/>
    <w:next w:val="a8"/>
    <w:link w:val="afd"/>
    <w:uiPriority w:val="99"/>
    <w:semiHidden/>
    <w:qFormat/>
    <w:rPr>
      <w:b/>
    </w:rPr>
  </w:style>
  <w:style w:type="table" w:styleId="afe">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uiPriority w:val="22"/>
    <w:qFormat/>
    <w:rPr>
      <w:b/>
      <w:bCs/>
    </w:rPr>
  </w:style>
  <w:style w:type="character" w:styleId="aff0">
    <w:name w:val="endnote reference"/>
    <w:basedOn w:val="a1"/>
    <w:semiHidden/>
    <w:unhideWhenUsed/>
    <w:rPr>
      <w:vertAlign w:val="superscript"/>
    </w:rPr>
  </w:style>
  <w:style w:type="character" w:styleId="aff1">
    <w:name w:val="page number"/>
    <w:basedOn w:val="a1"/>
    <w:qFormat/>
  </w:style>
  <w:style w:type="character" w:styleId="aff2">
    <w:name w:val="FollowedHyperlink"/>
    <w:uiPriority w:val="99"/>
    <w:qFormat/>
    <w:rPr>
      <w:color w:val="800080"/>
      <w:u w:val="single"/>
    </w:rPr>
  </w:style>
  <w:style w:type="character" w:styleId="aff3">
    <w:name w:val="Emphasis"/>
    <w:basedOn w:val="a1"/>
    <w:qFormat/>
    <w:rPr>
      <w:i/>
      <w:iCs/>
    </w:rPr>
  </w:style>
  <w:style w:type="character" w:styleId="aff4">
    <w:name w:val="Hyperlink"/>
    <w:uiPriority w:val="99"/>
    <w:rPr>
      <w:color w:val="0000FF"/>
      <w:u w:val="single"/>
    </w:rPr>
  </w:style>
  <w:style w:type="character" w:styleId="aff5">
    <w:name w:val="annotation reference"/>
    <w:basedOn w:val="a1"/>
    <w:uiPriority w:val="99"/>
    <w:qFormat/>
    <w:rPr>
      <w:sz w:val="21"/>
      <w:szCs w:val="21"/>
    </w:rPr>
  </w:style>
  <w:style w:type="character" w:styleId="aff6">
    <w:name w:val="footnote reference"/>
    <w:basedOn w:val="a1"/>
    <w:uiPriority w:val="99"/>
    <w:unhideWhenUsed/>
    <w:rPr>
      <w:vertAlign w:val="superscript"/>
    </w:rPr>
  </w:style>
  <w:style w:type="paragraph" w:customStyle="1" w:styleId="CommentText1">
    <w:name w:val="Comment Text1"/>
    <w:basedOn w:val="a0"/>
    <w:link w:val="CommentTextChar1"/>
    <w:uiPriority w:val="99"/>
    <w:qFormat/>
    <w:rPr>
      <w:sz w:val="20"/>
      <w:szCs w:val="20"/>
    </w:rPr>
  </w:style>
  <w:style w:type="paragraph" w:customStyle="1" w:styleId="CommentSubject1">
    <w:name w:val="Comment Subject1"/>
    <w:basedOn w:val="CommentText1"/>
    <w:next w:val="CommentText1"/>
    <w:link w:val="CommentSubjectChar"/>
    <w:uiPriority w:val="99"/>
    <w:semiHidden/>
    <w:qFormat/>
    <w:rPr>
      <w:b/>
      <w:bCs w:val="0"/>
    </w:rPr>
  </w:style>
  <w:style w:type="character" w:customStyle="1" w:styleId="CommentReference1">
    <w:name w:val="Comment Reference1"/>
    <w:qFormat/>
    <w:rPr>
      <w:sz w:val="16"/>
      <w:szCs w:val="16"/>
    </w:rPr>
  </w:style>
  <w:style w:type="character" w:customStyle="1" w:styleId="10">
    <w:name w:val="标题 1 字符"/>
    <w:link w:val="1"/>
    <w:uiPriority w:val="9"/>
    <w:qFormat/>
    <w:rPr>
      <w:rFonts w:ascii="Arial" w:hAnsi="Arial" w:cs="Arial"/>
      <w:b/>
      <w:bCs/>
      <w:kern w:val="32"/>
      <w:sz w:val="32"/>
      <w:szCs w:val="32"/>
      <w:lang w:val="en-US" w:eastAsia="en-US" w:bidi="ar-SA"/>
    </w:rPr>
  </w:style>
  <w:style w:type="character" w:customStyle="1" w:styleId="20">
    <w:name w:val="标题 2 字符"/>
    <w:link w:val="2"/>
    <w:rPr>
      <w:rFonts w:ascii="Arial" w:hAnsi="Arial" w:cs="Arial"/>
      <w:b/>
      <w:bCs/>
      <w:i/>
      <w:iCs/>
      <w:sz w:val="28"/>
      <w:szCs w:val="28"/>
      <w:lang w:val="en-US" w:eastAsia="en-US" w:bidi="ar-SA"/>
    </w:rPr>
  </w:style>
  <w:style w:type="character" w:customStyle="1" w:styleId="30">
    <w:name w:val="标题 3 字符"/>
    <w:link w:val="3"/>
    <w:rPr>
      <w:rFonts w:ascii="Arial" w:hAnsi="Arial" w:cs="Arial"/>
      <w:b/>
      <w:bCs/>
      <w:sz w:val="26"/>
      <w:szCs w:val="26"/>
      <w:lang w:val="en-US" w:eastAsia="en-US" w:bidi="ar-SA"/>
    </w:rPr>
  </w:style>
  <w:style w:type="character" w:customStyle="1" w:styleId="70">
    <w:name w:val="标题 7 字符"/>
    <w:basedOn w:val="a1"/>
    <w:link w:val="7"/>
    <w:rPr>
      <w:rFonts w:ascii="Arial" w:hAnsi="Arial" w:cs="Arial"/>
      <w:bCs/>
      <w:i/>
      <w:kern w:val="2"/>
    </w:rPr>
  </w:style>
  <w:style w:type="character" w:customStyle="1" w:styleId="a7">
    <w:name w:val="文档结构图 字符"/>
    <w:basedOn w:val="a1"/>
    <w:link w:val="a6"/>
    <w:qFormat/>
    <w:rPr>
      <w:rFonts w:ascii="Tahoma" w:hAnsi="Tahoma" w:cs="Arial"/>
      <w:bCs/>
      <w:kern w:val="32"/>
      <w:shd w:val="clear" w:color="auto" w:fill="000080"/>
      <w:lang w:eastAsia="en-US"/>
    </w:rPr>
  </w:style>
  <w:style w:type="character" w:customStyle="1" w:styleId="CommentTextChar1">
    <w:name w:val="Comment Text Char1"/>
    <w:link w:val="CommentText1"/>
    <w:uiPriority w:val="99"/>
    <w:rPr>
      <w:rFonts w:ascii="Arial" w:eastAsia="宋体" w:hAnsi="Arial" w:cs="Arial"/>
      <w:bCs/>
      <w:kern w:val="32"/>
      <w:lang w:val="en-US" w:eastAsia="en-US" w:bidi="ar-SA"/>
    </w:rPr>
  </w:style>
  <w:style w:type="character" w:customStyle="1" w:styleId="ab">
    <w:name w:val="正文文本 字符"/>
    <w:link w:val="aa"/>
    <w:rPr>
      <w:rFonts w:eastAsia="宋体"/>
      <w:lang w:val="en-US" w:eastAsia="en-US" w:bidi="ar-SA"/>
    </w:rPr>
  </w:style>
  <w:style w:type="character" w:customStyle="1" w:styleId="22">
    <w:name w:val="正文文本缩进 2 字符"/>
    <w:basedOn w:val="a1"/>
    <w:link w:val="21"/>
    <w:qFormat/>
    <w:rPr>
      <w:rFonts w:ascii="Arial" w:hAnsi="Arial"/>
      <w:szCs w:val="24"/>
      <w:lang w:eastAsia="en-US"/>
    </w:rPr>
  </w:style>
  <w:style w:type="character" w:customStyle="1" w:styleId="af0">
    <w:name w:val="批注框文本 字符"/>
    <w:basedOn w:val="a1"/>
    <w:link w:val="af"/>
    <w:uiPriority w:val="99"/>
    <w:semiHidden/>
    <w:rPr>
      <w:rFonts w:ascii="Tahoma" w:hAnsi="Tahoma" w:cs="Tahoma"/>
      <w:bCs/>
      <w:kern w:val="32"/>
      <w:sz w:val="16"/>
      <w:szCs w:val="16"/>
      <w:lang w:eastAsia="en-US"/>
    </w:rPr>
  </w:style>
  <w:style w:type="character" w:customStyle="1" w:styleId="af2">
    <w:name w:val="页脚 字符"/>
    <w:basedOn w:val="a1"/>
    <w:link w:val="af1"/>
    <w:uiPriority w:val="99"/>
    <w:qFormat/>
    <w:rPr>
      <w:rFonts w:ascii="Arial" w:hAnsi="Arial" w:cs="Arial"/>
      <w:bCs/>
      <w:kern w:val="32"/>
      <w:sz w:val="22"/>
      <w:szCs w:val="32"/>
      <w:lang w:eastAsia="en-US"/>
    </w:rPr>
  </w:style>
  <w:style w:type="character" w:customStyle="1" w:styleId="af4">
    <w:name w:val="页眉 字符"/>
    <w:basedOn w:val="a1"/>
    <w:link w:val="af3"/>
    <w:uiPriority w:val="99"/>
    <w:qFormat/>
    <w:rPr>
      <w:rFonts w:ascii="Arial" w:hAnsi="Arial" w:cs="Arial"/>
      <w:bCs/>
      <w:kern w:val="32"/>
      <w:sz w:val="22"/>
      <w:szCs w:val="32"/>
      <w:lang w:eastAsia="en-US"/>
    </w:rPr>
  </w:style>
  <w:style w:type="character" w:customStyle="1" w:styleId="af8">
    <w:name w:val="脚注文本 字符"/>
    <w:basedOn w:val="a1"/>
    <w:link w:val="af7"/>
    <w:uiPriority w:val="99"/>
    <w:rPr>
      <w:rFonts w:ascii="Arial" w:hAnsi="Arial" w:cs="Arial"/>
      <w:bCs/>
      <w:color w:val="000000"/>
      <w:kern w:val="32"/>
      <w:sz w:val="18"/>
      <w:szCs w:val="18"/>
      <w:lang w:eastAsia="en-US"/>
    </w:rPr>
  </w:style>
  <w:style w:type="character" w:customStyle="1" w:styleId="25">
    <w:name w:val="正文文本 2 字符"/>
    <w:basedOn w:val="a1"/>
    <w:link w:val="24"/>
    <w:qFormat/>
    <w:rPr>
      <w:rFonts w:eastAsia="仿宋_GB2312"/>
      <w:i/>
      <w:kern w:val="2"/>
    </w:rPr>
  </w:style>
  <w:style w:type="character" w:customStyle="1" w:styleId="afa">
    <w:name w:val="普通(网站) 字符"/>
    <w:basedOn w:val="a1"/>
    <w:link w:val="af9"/>
    <w:qFormat/>
    <w:rPr>
      <w:rFonts w:ascii="Arial" w:hAnsi="Arial" w:cs="Arial"/>
      <w:bCs/>
      <w:kern w:val="32"/>
      <w:sz w:val="22"/>
      <w:szCs w:val="32"/>
      <w:lang w:eastAsia="en-US"/>
    </w:rPr>
  </w:style>
  <w:style w:type="character" w:customStyle="1" w:styleId="afb">
    <w:name w:val="标题 字符"/>
    <w:basedOn w:val="a1"/>
    <w:link w:val="a"/>
    <w:qFormat/>
    <w:rPr>
      <w:rFonts w:eastAsia="仿宋_GB2312" w:cs="Arial"/>
      <w:b/>
      <w:bCs/>
      <w:kern w:val="32"/>
      <w:sz w:val="21"/>
      <w:szCs w:val="21"/>
      <w:lang w:eastAsia="en-US"/>
    </w:rPr>
  </w:style>
  <w:style w:type="character" w:customStyle="1" w:styleId="CommentSubjectChar">
    <w:name w:val="Comment Subject Char"/>
    <w:basedOn w:val="CommentTextChar1"/>
    <w:link w:val="CommentSubject1"/>
    <w:uiPriority w:val="99"/>
    <w:semiHidden/>
    <w:rPr>
      <w:rFonts w:ascii="Arial" w:eastAsia="宋体" w:hAnsi="Arial" w:cs="Arial"/>
      <w:b/>
      <w:bCs w:val="0"/>
      <w:kern w:val="32"/>
      <w:lang w:val="en-US" w:eastAsia="en-US" w:bidi="ar-SA"/>
    </w:rPr>
  </w:style>
  <w:style w:type="paragraph" w:customStyle="1" w:styleId="TOC1">
    <w:name w:val="TOC 标题1"/>
    <w:basedOn w:val="1"/>
    <w:next w:val="a0"/>
    <w:uiPriority w:val="39"/>
    <w:qFormat/>
    <w:pPr>
      <w:keepLines/>
      <w:spacing w:before="480" w:after="0" w:line="276" w:lineRule="auto"/>
      <w:outlineLvl w:val="9"/>
    </w:pPr>
    <w:rPr>
      <w:rFonts w:ascii="Cambria" w:eastAsia="MS Gothic" w:hAnsi="Cambria" w:cs="Times New Roman"/>
      <w:bCs w:val="0"/>
      <w:color w:val="365F91"/>
      <w:kern w:val="0"/>
      <w:sz w:val="28"/>
      <w:szCs w:val="28"/>
      <w:lang w:eastAsia="ja-JP"/>
    </w:rPr>
  </w:style>
  <w:style w:type="character" w:customStyle="1" w:styleId="longtext">
    <w:name w:val="long_text"/>
    <w:basedOn w:val="a1"/>
  </w:style>
  <w:style w:type="paragraph" w:styleId="aff7">
    <w:name w:val="List Paragraph"/>
    <w:basedOn w:val="a0"/>
    <w:link w:val="aff8"/>
    <w:uiPriority w:val="34"/>
    <w:qFormat/>
    <w:pPr>
      <w:ind w:left="720"/>
      <w:contextualSpacing/>
    </w:pPr>
  </w:style>
  <w:style w:type="character" w:customStyle="1" w:styleId="aff8">
    <w:name w:val="列出段落 字符"/>
    <w:link w:val="aff7"/>
    <w:uiPriority w:val="34"/>
    <w:locked/>
    <w:rPr>
      <w:rFonts w:ascii="Arial" w:hAnsi="Arial" w:cs="Arial"/>
      <w:bCs/>
      <w:kern w:val="32"/>
      <w:sz w:val="22"/>
      <w:szCs w:val="32"/>
      <w:lang w:eastAsia="en-US"/>
    </w:rPr>
  </w:style>
  <w:style w:type="character" w:customStyle="1" w:styleId="shorttext">
    <w:name w:val="short_text"/>
    <w:basedOn w:val="a1"/>
  </w:style>
  <w:style w:type="character" w:customStyle="1" w:styleId="CharChar7">
    <w:name w:val="Char Char7"/>
    <w:qFormat/>
    <w:rPr>
      <w:rFonts w:ascii="Arial" w:eastAsia="宋体" w:hAnsi="Arial"/>
      <w:b/>
      <w:kern w:val="32"/>
      <w:sz w:val="32"/>
      <w:lang w:val="en-US" w:eastAsia="en-US" w:bidi="ar-SA"/>
    </w:rPr>
  </w:style>
  <w:style w:type="character" w:customStyle="1" w:styleId="CharChar6">
    <w:name w:val="Char Char6"/>
    <w:rPr>
      <w:rFonts w:ascii="Arial" w:eastAsia="宋体" w:hAnsi="Arial"/>
      <w:b/>
      <w:sz w:val="24"/>
      <w:lang w:val="en-US" w:eastAsia="en-US"/>
    </w:rPr>
  </w:style>
  <w:style w:type="character" w:customStyle="1" w:styleId="CharChar5">
    <w:name w:val="Char Char5"/>
    <w:rPr>
      <w:rFonts w:eastAsia="宋体"/>
      <w:i/>
      <w:kern w:val="2"/>
      <w:sz w:val="21"/>
      <w:lang w:val="en-US" w:eastAsia="zh-CN"/>
    </w:rPr>
  </w:style>
  <w:style w:type="character" w:customStyle="1" w:styleId="Char">
    <w:name w:val="Char"/>
    <w:rPr>
      <w:rFonts w:eastAsia="宋体"/>
      <w:i/>
      <w:kern w:val="2"/>
      <w:sz w:val="21"/>
      <w:lang w:val="en-US" w:eastAsia="zh-CN"/>
    </w:rPr>
  </w:style>
  <w:style w:type="paragraph" w:customStyle="1" w:styleId="Style26">
    <w:name w:val="_Style 26"/>
    <w:basedOn w:val="a0"/>
    <w:next w:val="af9"/>
    <w:pPr>
      <w:spacing w:before="100" w:beforeAutospacing="1" w:after="100" w:afterAutospacing="1"/>
    </w:pPr>
    <w:rPr>
      <w:rFonts w:ascii="宋体" w:hAnsi="宋体" w:cs="Times New Roman"/>
      <w:bCs w:val="0"/>
      <w:kern w:val="0"/>
      <w:sz w:val="24"/>
      <w:szCs w:val="20"/>
      <w:lang w:eastAsia="zh-CN"/>
    </w:rPr>
  </w:style>
  <w:style w:type="paragraph" w:customStyle="1" w:styleId="26">
    <w:name w:val="样式2"/>
    <w:basedOn w:val="af3"/>
    <w:pPr>
      <w:widowControl w:val="0"/>
      <w:tabs>
        <w:tab w:val="clear" w:pos="4320"/>
        <w:tab w:val="clear" w:pos="8640"/>
        <w:tab w:val="center" w:pos="4140"/>
      </w:tabs>
      <w:snapToGrid w:val="0"/>
      <w:jc w:val="both"/>
    </w:pPr>
    <w:rPr>
      <w:rFonts w:ascii="Times New Roman" w:hAnsi="Times New Roman" w:cs="Times New Roman"/>
      <w:bCs w:val="0"/>
      <w:kern w:val="2"/>
      <w:sz w:val="18"/>
      <w:szCs w:val="20"/>
      <w:lang w:eastAsia="zh-CN"/>
    </w:rPr>
  </w:style>
  <w:style w:type="character" w:customStyle="1" w:styleId="2Char">
    <w:name w:val="标题 2 Char"/>
    <w:qFormat/>
    <w:rPr>
      <w:rFonts w:ascii="Arial" w:eastAsia="宋体" w:hAnsi="Arial"/>
      <w:b/>
      <w:sz w:val="24"/>
      <w:lang w:val="en-US" w:eastAsia="en-US"/>
    </w:rPr>
  </w:style>
  <w:style w:type="character" w:customStyle="1" w:styleId="1Char">
    <w:name w:val="标题 1 Char"/>
    <w:uiPriority w:val="9"/>
    <w:rPr>
      <w:rFonts w:ascii="Arial" w:eastAsia="宋体" w:hAnsi="Arial"/>
      <w:b/>
      <w:kern w:val="32"/>
      <w:sz w:val="32"/>
      <w:lang w:val="en-US" w:eastAsia="en-US" w:bidi="ar-SA"/>
    </w:rPr>
  </w:style>
  <w:style w:type="paragraph" w:customStyle="1" w:styleId="27">
    <w:name w:val="列出段落2"/>
    <w:basedOn w:val="a0"/>
    <w:uiPriority w:val="34"/>
    <w:qFormat/>
    <w:pPr>
      <w:ind w:firstLineChars="200" w:firstLine="420"/>
    </w:pPr>
    <w:rPr>
      <w:color w:val="000000"/>
      <w:sz w:val="24"/>
    </w:rPr>
  </w:style>
  <w:style w:type="paragraph" w:customStyle="1" w:styleId="12">
    <w:name w:val="列出段落1"/>
    <w:basedOn w:val="a0"/>
    <w:qFormat/>
    <w:pPr>
      <w:widowControl w:val="0"/>
      <w:ind w:firstLineChars="200" w:firstLine="420"/>
      <w:jc w:val="both"/>
    </w:pPr>
    <w:rPr>
      <w:rFonts w:ascii="Calibri" w:hAnsi="Calibri" w:cs="Times New Roman"/>
      <w:bCs w:val="0"/>
      <w:kern w:val="2"/>
      <w:sz w:val="21"/>
      <w:szCs w:val="22"/>
      <w:lang w:eastAsia="zh-CN"/>
    </w:rPr>
  </w:style>
  <w:style w:type="paragraph" w:customStyle="1" w:styleId="TableCenter">
    <w:name w:val="Table Center"/>
    <w:basedOn w:val="a0"/>
    <w:qFormat/>
    <w:pPr>
      <w:spacing w:before="60" w:after="60"/>
      <w:jc w:val="center"/>
    </w:pPr>
    <w:rPr>
      <w:rFonts w:ascii="Times New Roman" w:hAnsi="Times New Roman" w:cs="Times New Roman"/>
      <w:bCs w:val="0"/>
      <w:kern w:val="0"/>
      <w:sz w:val="24"/>
      <w:szCs w:val="24"/>
    </w:rPr>
  </w:style>
  <w:style w:type="paragraph" w:customStyle="1" w:styleId="TableLeft">
    <w:name w:val="Table Left"/>
    <w:pPr>
      <w:spacing w:before="60" w:after="60"/>
    </w:pPr>
    <w:rPr>
      <w:rFonts w:eastAsia="MS Gothic" w:cs="Arial"/>
      <w:bCs/>
      <w:sz w:val="24"/>
      <w:szCs w:val="24"/>
      <w:lang w:eastAsia="en-US"/>
    </w:rPr>
  </w:style>
  <w:style w:type="character" w:customStyle="1" w:styleId="trans">
    <w:name w:val="trans"/>
    <w:basedOn w:val="a1"/>
  </w:style>
  <w:style w:type="character" w:customStyle="1" w:styleId="UserTips">
    <w:name w:val="User Tips"/>
    <w:basedOn w:val="a1"/>
    <w:rPr>
      <w:i/>
      <w:iCs/>
      <w:color w:val="0000FF"/>
    </w:rPr>
  </w:style>
  <w:style w:type="character" w:customStyle="1" w:styleId="LFI">
    <w:name w:val="LFI"/>
    <w:basedOn w:val="a1"/>
    <w:qFormat/>
    <w:rPr>
      <w:i/>
      <w:sz w:val="20"/>
    </w:rPr>
  </w:style>
  <w:style w:type="paragraph" w:customStyle="1" w:styleId="13">
    <w:name w:val="修订1"/>
    <w:hidden/>
    <w:uiPriority w:val="99"/>
    <w:unhideWhenUsed/>
    <w:rPr>
      <w:rFonts w:ascii="Arial" w:hAnsi="Arial" w:cs="Arial"/>
      <w:bCs/>
      <w:color w:val="000000"/>
      <w:kern w:val="32"/>
      <w:sz w:val="24"/>
      <w:szCs w:val="32"/>
      <w:lang w:eastAsia="en-US"/>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AppSig">
    <w:name w:val="AppSig"/>
    <w:basedOn w:val="a0"/>
    <w:pPr>
      <w:tabs>
        <w:tab w:val="right" w:pos="8640"/>
      </w:tabs>
      <w:overflowPunct w:val="0"/>
      <w:autoSpaceDE w:val="0"/>
      <w:autoSpaceDN w:val="0"/>
      <w:adjustRightInd w:val="0"/>
      <w:spacing w:beforeLines="50" w:before="156" w:afterLines="50" w:after="156"/>
      <w:textAlignment w:val="baseline"/>
    </w:pPr>
    <w:rPr>
      <w:rFonts w:ascii="Times New Roman" w:eastAsia="仿宋_GB2312" w:hAnsi="Times New Roman" w:cs="Times New Roman"/>
      <w:b/>
      <w:bCs w:val="0"/>
      <w:kern w:val="0"/>
      <w:sz w:val="24"/>
      <w:szCs w:val="20"/>
      <w:lang w:eastAsia="zh-CN"/>
    </w:rPr>
  </w:style>
  <w:style w:type="paragraph" w:customStyle="1" w:styleId="SOP1">
    <w:name w:val="SOP1级标题"/>
    <w:basedOn w:val="a0"/>
    <w:link w:val="SOP1Char"/>
    <w:qFormat/>
    <w:pPr>
      <w:widowControl w:val="0"/>
      <w:tabs>
        <w:tab w:val="left" w:pos="142"/>
      </w:tabs>
      <w:spacing w:beforeLines="50" w:before="156" w:afterLines="50" w:after="156"/>
      <w:jc w:val="both"/>
    </w:pPr>
    <w:rPr>
      <w:rFonts w:ascii="Times New Roman" w:eastAsia="仿宋_GB2312" w:hAnsi="Times New Roman" w:cs="Times New Roman"/>
      <w:b/>
      <w:bCs w:val="0"/>
      <w:kern w:val="2"/>
      <w:sz w:val="24"/>
      <w:szCs w:val="24"/>
      <w:lang w:eastAsia="zh-CN"/>
    </w:rPr>
  </w:style>
  <w:style w:type="character" w:customStyle="1" w:styleId="SOP1Char">
    <w:name w:val="SOP1级标题 Char"/>
    <w:basedOn w:val="a1"/>
    <w:link w:val="SOP1"/>
    <w:rPr>
      <w:rFonts w:eastAsia="仿宋_GB2312"/>
      <w:b/>
      <w:kern w:val="2"/>
      <w:sz w:val="24"/>
      <w:szCs w:val="24"/>
    </w:rPr>
  </w:style>
  <w:style w:type="table" w:customStyle="1" w:styleId="28">
    <w:name w:val="网格型2"/>
    <w:basedOn w:val="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anssent">
    <w:name w:val="transsent"/>
    <w:basedOn w:val="a1"/>
  </w:style>
  <w:style w:type="paragraph" w:customStyle="1" w:styleId="29">
    <w:name w:val="修订2"/>
    <w:hidden/>
    <w:uiPriority w:val="99"/>
    <w:semiHidden/>
    <w:rPr>
      <w:rFonts w:ascii="Arial" w:hAnsi="Arial" w:cs="Arial"/>
      <w:bCs/>
      <w:kern w:val="32"/>
      <w:sz w:val="22"/>
      <w:szCs w:val="32"/>
      <w:lang w:eastAsia="en-US"/>
    </w:rPr>
  </w:style>
  <w:style w:type="character" w:styleId="aff9">
    <w:name w:val="Placeholder Text"/>
    <w:basedOn w:val="a1"/>
    <w:uiPriority w:val="99"/>
    <w:semiHidden/>
    <w:rPr>
      <w:color w:val="808080"/>
    </w:rPr>
  </w:style>
  <w:style w:type="character" w:customStyle="1" w:styleId="130">
    <w:name w:val="批注文字 字符13"/>
    <w:basedOn w:val="a1"/>
    <w:uiPriority w:val="99"/>
    <w:semiHidden/>
  </w:style>
  <w:style w:type="character" w:customStyle="1" w:styleId="32">
    <w:name w:val="正文文本 3 字符"/>
    <w:basedOn w:val="a1"/>
    <w:link w:val="31"/>
    <w:qFormat/>
    <w:rPr>
      <w:rFonts w:ascii="Arial" w:eastAsiaTheme="minorEastAsia" w:hAnsi="Arial"/>
      <w:b/>
      <w:sz w:val="22"/>
      <w:lang w:val="en-GB" w:eastAsia="en-US"/>
    </w:rPr>
  </w:style>
  <w:style w:type="paragraph" w:customStyle="1" w:styleId="Paragraph">
    <w:name w:val="Paragraph"/>
    <w:pPr>
      <w:spacing w:after="240"/>
    </w:pPr>
    <w:rPr>
      <w:rFonts w:eastAsiaTheme="minorEastAsia"/>
      <w:sz w:val="24"/>
      <w:szCs w:val="24"/>
      <w:lang w:eastAsia="en-US"/>
    </w:rPr>
  </w:style>
  <w:style w:type="paragraph" w:customStyle="1" w:styleId="A-TableText">
    <w:name w:val="A-Table Text"/>
    <w:qFormat/>
    <w:pPr>
      <w:spacing w:before="60" w:after="60"/>
    </w:pPr>
    <w:rPr>
      <w:rFonts w:eastAsia="MS Mincho"/>
      <w:sz w:val="22"/>
      <w:szCs w:val="22"/>
      <w:lang w:val="en-GB" w:eastAsia="en-US"/>
    </w:rPr>
  </w:style>
  <w:style w:type="paragraph" w:customStyle="1" w:styleId="ProcedureText">
    <w:name w:val="Procedure Text"/>
    <w:basedOn w:val="a4"/>
    <w:next w:val="2"/>
    <w:pPr>
      <w:spacing w:before="40" w:after="40"/>
      <w:ind w:left="720" w:firstLineChars="0" w:firstLine="0"/>
      <w:jc w:val="both"/>
    </w:pPr>
    <w:rPr>
      <w:rFonts w:cs="Times New Roman"/>
      <w:bCs w:val="0"/>
      <w:color w:val="auto"/>
      <w:kern w:val="0"/>
      <w:sz w:val="22"/>
      <w:szCs w:val="20"/>
      <w:lang w:val="en-GB" w:eastAsia="en-GB"/>
    </w:rPr>
  </w:style>
  <w:style w:type="character" w:customStyle="1" w:styleId="CharChar">
    <w:name w:val="Char Char"/>
    <w:rPr>
      <w:rFonts w:ascii="宋体" w:eastAsia="宋体" w:hAnsi="宋体" w:hint="eastAsia"/>
      <w:i/>
      <w:kern w:val="2"/>
      <w:sz w:val="21"/>
      <w:lang w:val="en-US" w:eastAsia="zh-CN"/>
    </w:rPr>
  </w:style>
  <w:style w:type="character" w:customStyle="1" w:styleId="apple-converted-space">
    <w:name w:val="apple-converted-space"/>
    <w:basedOn w:val="a1"/>
  </w:style>
  <w:style w:type="paragraph" w:customStyle="1" w:styleId="CharChar1CharCharCharChar">
    <w:name w:val="Char Char1 Char Char Char Char"/>
    <w:basedOn w:val="a0"/>
    <w:next w:val="a0"/>
    <w:pPr>
      <w:tabs>
        <w:tab w:val="left" w:pos="0"/>
        <w:tab w:val="left" w:pos="360"/>
      </w:tabs>
      <w:autoSpaceDE w:val="0"/>
      <w:autoSpaceDN w:val="0"/>
      <w:adjustRightInd w:val="0"/>
      <w:ind w:left="360" w:hanging="360"/>
    </w:pPr>
    <w:rPr>
      <w:rFonts w:ascii="Times New Roman" w:eastAsiaTheme="minorEastAsia" w:hAnsi="Times New Roman" w:cs="Times New Roman"/>
      <w:bCs w:val="0"/>
      <w:sz w:val="20"/>
      <w:szCs w:val="144"/>
    </w:rPr>
  </w:style>
  <w:style w:type="character" w:customStyle="1" w:styleId="def">
    <w:name w:val="def"/>
    <w:basedOn w:val="a1"/>
  </w:style>
  <w:style w:type="paragraph" w:customStyle="1" w:styleId="font5">
    <w:name w:val="font5"/>
    <w:basedOn w:val="a0"/>
    <w:pPr>
      <w:spacing w:before="100" w:beforeAutospacing="1" w:after="100" w:afterAutospacing="1"/>
    </w:pPr>
    <w:rPr>
      <w:rFonts w:eastAsiaTheme="minorEastAsia"/>
      <w:b/>
      <w:kern w:val="0"/>
      <w:sz w:val="20"/>
      <w:szCs w:val="20"/>
      <w:lang w:eastAsia="zh-CN"/>
    </w:rPr>
  </w:style>
  <w:style w:type="paragraph" w:customStyle="1" w:styleId="font6">
    <w:name w:val="font6"/>
    <w:basedOn w:val="a0"/>
    <w:pPr>
      <w:spacing w:before="100" w:beforeAutospacing="1" w:after="100" w:afterAutospacing="1"/>
    </w:pPr>
    <w:rPr>
      <w:rFonts w:eastAsiaTheme="minorEastAsia"/>
      <w:bCs w:val="0"/>
      <w:color w:val="000000"/>
      <w:kern w:val="0"/>
      <w:sz w:val="20"/>
      <w:szCs w:val="20"/>
      <w:lang w:eastAsia="zh-CN"/>
    </w:rPr>
  </w:style>
  <w:style w:type="paragraph" w:customStyle="1" w:styleId="font7">
    <w:name w:val="font7"/>
    <w:basedOn w:val="a0"/>
    <w:qFormat/>
    <w:pPr>
      <w:spacing w:before="100" w:beforeAutospacing="1" w:after="100" w:afterAutospacing="1"/>
    </w:pPr>
    <w:rPr>
      <w:rFonts w:eastAsiaTheme="minorEastAsia"/>
      <w:bCs w:val="0"/>
      <w:color w:val="000000"/>
      <w:kern w:val="0"/>
      <w:sz w:val="20"/>
      <w:szCs w:val="20"/>
      <w:lang w:eastAsia="zh-CN"/>
    </w:rPr>
  </w:style>
  <w:style w:type="paragraph" w:customStyle="1" w:styleId="font8">
    <w:name w:val="font8"/>
    <w:basedOn w:val="a0"/>
    <w:pPr>
      <w:spacing w:before="100" w:beforeAutospacing="1" w:after="100" w:afterAutospacing="1"/>
    </w:pPr>
    <w:rPr>
      <w:rFonts w:ascii="Times New Roman" w:eastAsiaTheme="minorEastAsia" w:hAnsi="Times New Roman" w:cs="Times New Roman"/>
      <w:bCs w:val="0"/>
      <w:color w:val="000000"/>
      <w:kern w:val="0"/>
      <w:sz w:val="20"/>
      <w:szCs w:val="20"/>
      <w:lang w:eastAsia="zh-CN"/>
    </w:rPr>
  </w:style>
  <w:style w:type="paragraph" w:customStyle="1" w:styleId="font9">
    <w:name w:val="font9"/>
    <w:basedOn w:val="a0"/>
    <w:pPr>
      <w:spacing w:before="100" w:beforeAutospacing="1" w:after="100" w:afterAutospacing="1"/>
    </w:pPr>
    <w:rPr>
      <w:rFonts w:ascii="Tahoma" w:eastAsiaTheme="minorEastAsia" w:hAnsi="Tahoma" w:cs="Tahoma"/>
      <w:bCs w:val="0"/>
      <w:color w:val="000000"/>
      <w:kern w:val="0"/>
      <w:sz w:val="18"/>
      <w:szCs w:val="18"/>
      <w:lang w:eastAsia="zh-CN"/>
    </w:rPr>
  </w:style>
  <w:style w:type="paragraph" w:customStyle="1" w:styleId="font10">
    <w:name w:val="font10"/>
    <w:basedOn w:val="a0"/>
    <w:pPr>
      <w:spacing w:before="100" w:beforeAutospacing="1" w:after="100" w:afterAutospacing="1"/>
    </w:pPr>
    <w:rPr>
      <w:rFonts w:ascii="Tahoma" w:eastAsiaTheme="minorEastAsia" w:hAnsi="Tahoma" w:cs="Tahoma"/>
      <w:b/>
      <w:color w:val="000000"/>
      <w:kern w:val="0"/>
      <w:sz w:val="18"/>
      <w:szCs w:val="18"/>
      <w:lang w:eastAsia="zh-CN"/>
    </w:rPr>
  </w:style>
  <w:style w:type="paragraph" w:customStyle="1" w:styleId="font11">
    <w:name w:val="font11"/>
    <w:basedOn w:val="a0"/>
    <w:qFormat/>
    <w:pPr>
      <w:spacing w:before="100" w:beforeAutospacing="1" w:after="100" w:afterAutospacing="1"/>
    </w:pPr>
    <w:rPr>
      <w:rFonts w:eastAsiaTheme="minorEastAsia"/>
      <w:bCs w:val="0"/>
      <w:color w:val="000000"/>
      <w:kern w:val="0"/>
      <w:sz w:val="20"/>
      <w:szCs w:val="20"/>
      <w:lang w:eastAsia="zh-CN"/>
    </w:rPr>
  </w:style>
  <w:style w:type="paragraph" w:customStyle="1" w:styleId="font12">
    <w:name w:val="font12"/>
    <w:basedOn w:val="a0"/>
    <w:pPr>
      <w:spacing w:before="100" w:beforeAutospacing="1" w:after="100" w:afterAutospacing="1"/>
    </w:pPr>
    <w:rPr>
      <w:rFonts w:ascii="Tahoma" w:eastAsiaTheme="minorEastAsia" w:hAnsi="Tahoma" w:cs="Tahoma"/>
      <w:b/>
      <w:color w:val="000000"/>
      <w:kern w:val="0"/>
      <w:sz w:val="18"/>
      <w:szCs w:val="18"/>
      <w:lang w:eastAsia="zh-CN"/>
    </w:rPr>
  </w:style>
  <w:style w:type="paragraph" w:customStyle="1" w:styleId="font13">
    <w:name w:val="font13"/>
    <w:basedOn w:val="a0"/>
    <w:pPr>
      <w:spacing w:before="100" w:beforeAutospacing="1" w:after="100" w:afterAutospacing="1"/>
    </w:pPr>
    <w:rPr>
      <w:rFonts w:ascii="Symbol" w:eastAsiaTheme="minorEastAsia" w:hAnsi="Symbol" w:cs="宋体"/>
      <w:bCs w:val="0"/>
      <w:color w:val="000000"/>
      <w:kern w:val="0"/>
      <w:sz w:val="20"/>
      <w:szCs w:val="20"/>
      <w:lang w:eastAsia="zh-CN"/>
    </w:rPr>
  </w:style>
  <w:style w:type="paragraph" w:customStyle="1" w:styleId="font14">
    <w:name w:val="font14"/>
    <w:basedOn w:val="a0"/>
    <w:pPr>
      <w:spacing w:before="100" w:beforeAutospacing="1" w:after="100" w:afterAutospacing="1"/>
    </w:pPr>
    <w:rPr>
      <w:rFonts w:ascii="Times New Roman" w:eastAsiaTheme="minorEastAsia" w:hAnsi="Times New Roman" w:cs="Times New Roman"/>
      <w:bCs w:val="0"/>
      <w:color w:val="000000"/>
      <w:kern w:val="0"/>
      <w:sz w:val="20"/>
      <w:szCs w:val="20"/>
      <w:lang w:eastAsia="zh-CN"/>
    </w:rPr>
  </w:style>
  <w:style w:type="paragraph" w:customStyle="1" w:styleId="font15">
    <w:name w:val="font15"/>
    <w:basedOn w:val="a0"/>
    <w:pPr>
      <w:spacing w:before="100" w:beforeAutospacing="1" w:after="100" w:afterAutospacing="1"/>
    </w:pPr>
    <w:rPr>
      <w:rFonts w:ascii="宋体" w:eastAsiaTheme="minorEastAsia" w:hAnsi="宋体" w:cs="宋体"/>
      <w:bCs w:val="0"/>
      <w:kern w:val="0"/>
      <w:sz w:val="18"/>
      <w:szCs w:val="18"/>
      <w:lang w:eastAsia="zh-CN"/>
    </w:rPr>
  </w:style>
  <w:style w:type="paragraph" w:customStyle="1" w:styleId="xl67">
    <w:name w:val="xl67"/>
    <w:basedOn w:val="a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68">
    <w:name w:val="xl68"/>
    <w:basedOn w:val="a0"/>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69">
    <w:name w:val="xl69"/>
    <w:basedOn w:val="a0"/>
    <w:pPr>
      <w:pBdr>
        <w:top w:val="single" w:sz="8" w:space="0" w:color="auto"/>
        <w:left w:val="single" w:sz="4"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70">
    <w:name w:val="xl70"/>
    <w:basedOn w:val="a0"/>
    <w:pPr>
      <w:shd w:val="clear" w:color="000000" w:fill="FFFFFF"/>
      <w:spacing w:before="100" w:beforeAutospacing="1" w:after="100" w:afterAutospacing="1"/>
      <w:jc w:val="center"/>
    </w:pPr>
    <w:rPr>
      <w:rFonts w:ascii="宋体" w:eastAsiaTheme="minorEastAsia" w:hAnsi="宋体" w:cs="宋体"/>
      <w:bCs w:val="0"/>
      <w:kern w:val="0"/>
      <w:sz w:val="24"/>
      <w:szCs w:val="24"/>
      <w:lang w:eastAsia="zh-CN"/>
    </w:rPr>
  </w:style>
  <w:style w:type="paragraph" w:customStyle="1" w:styleId="xl71">
    <w:name w:val="xl71"/>
    <w:basedOn w:val="a0"/>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2">
    <w:name w:val="xl72"/>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3">
    <w:name w:val="xl73"/>
    <w:basedOn w:val="a0"/>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4">
    <w:name w:val="xl74"/>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5">
    <w:name w:val="xl75"/>
    <w:basedOn w:val="a0"/>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6">
    <w:name w:val="xl76"/>
    <w:basedOn w:val="a0"/>
    <w:pPr>
      <w:pBdr>
        <w:top w:val="single" w:sz="8"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7">
    <w:name w:val="xl77"/>
    <w:basedOn w:val="a0"/>
    <w:qFormat/>
    <w:pPr>
      <w:pBdr>
        <w:top w:val="single" w:sz="8" w:space="0" w:color="auto"/>
        <w:left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78">
    <w:name w:val="xl78"/>
    <w:basedOn w:val="a0"/>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79">
    <w:name w:val="xl79"/>
    <w:basedOn w:val="a0"/>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0">
    <w:name w:val="xl80"/>
    <w:basedOn w:val="a0"/>
    <w:pPr>
      <w:pBdr>
        <w:top w:val="single" w:sz="8" w:space="0" w:color="auto"/>
        <w:left w:val="single" w:sz="4"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1">
    <w:name w:val="xl81"/>
    <w:basedOn w:val="a0"/>
    <w:pPr>
      <w:pBdr>
        <w:top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2">
    <w:name w:val="xl82"/>
    <w:basedOn w:val="a0"/>
    <w:qFormat/>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3">
    <w:name w:val="xl83"/>
    <w:basedOn w:val="a0"/>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4">
    <w:name w:val="xl84"/>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5">
    <w:name w:val="xl85"/>
    <w:basedOn w:val="a0"/>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6">
    <w:name w:val="xl86"/>
    <w:basedOn w:val="a0"/>
    <w:pPr>
      <w:pBdr>
        <w:top w:val="single" w:sz="8" w:space="0" w:color="auto"/>
        <w:left w:val="single" w:sz="8" w:space="0" w:color="auto"/>
        <w:bottom w:val="single" w:sz="8"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7">
    <w:name w:val="xl87"/>
    <w:basedOn w:val="a0"/>
    <w:pPr>
      <w:pBdr>
        <w:top w:val="single" w:sz="8" w:space="0" w:color="auto"/>
        <w:left w:val="single" w:sz="4"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88">
    <w:name w:val="xl88"/>
    <w:basedOn w:val="a0"/>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89">
    <w:name w:val="xl89"/>
    <w:basedOn w:val="a0"/>
    <w:pPr>
      <w:pBdr>
        <w:top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0">
    <w:name w:val="xl90"/>
    <w:basedOn w:val="a0"/>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1">
    <w:name w:val="xl91"/>
    <w:basedOn w:val="a0"/>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2">
    <w:name w:val="xl92"/>
    <w:basedOn w:val="a0"/>
    <w:qFormat/>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3">
    <w:name w:val="xl93"/>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4">
    <w:name w:val="xl94"/>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5">
    <w:name w:val="xl95"/>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6">
    <w:name w:val="xl96"/>
    <w:basedOn w:val="a0"/>
    <w:qFormat/>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7">
    <w:name w:val="xl97"/>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8">
    <w:name w:val="xl98"/>
    <w:basedOn w:val="a0"/>
    <w:qFormat/>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99">
    <w:name w:val="xl99"/>
    <w:basedOn w:val="a0"/>
    <w:qFormat/>
    <w:pPr>
      <w:pBdr>
        <w:top w:val="single" w:sz="8"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0">
    <w:name w:val="xl100"/>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1">
    <w:name w:val="xl101"/>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2">
    <w:name w:val="xl102"/>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3">
    <w:name w:val="xl103"/>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4">
    <w:name w:val="xl104"/>
    <w:basedOn w:val="a0"/>
    <w:qFormat/>
    <w:pPr>
      <w:pBdr>
        <w:top w:val="single" w:sz="8"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5">
    <w:name w:val="xl105"/>
    <w:basedOn w:val="a0"/>
    <w:qFormat/>
    <w:pPr>
      <w:pBdr>
        <w:top w:val="single" w:sz="8"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6">
    <w:name w:val="xl106"/>
    <w:basedOn w:val="a0"/>
    <w:qFormat/>
    <w:pPr>
      <w:pBdr>
        <w:top w:val="single" w:sz="8" w:space="0" w:color="auto"/>
        <w:bottom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107">
    <w:name w:val="xl107"/>
    <w:basedOn w:val="a0"/>
    <w:pPr>
      <w:pBdr>
        <w:top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8">
    <w:name w:val="xl108"/>
    <w:basedOn w:val="a0"/>
    <w:qFormat/>
    <w:pPr>
      <w:pBdr>
        <w:top w:val="single" w:sz="4" w:space="0" w:color="auto"/>
        <w:left w:val="single" w:sz="8" w:space="0" w:color="auto"/>
        <w:bottom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09">
    <w:name w:val="xl109"/>
    <w:basedOn w:val="a0"/>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0">
    <w:name w:val="xl110"/>
    <w:basedOn w:val="a0"/>
    <w:qFormat/>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1">
    <w:name w:val="xl111"/>
    <w:basedOn w:val="a0"/>
    <w:qFormat/>
    <w:pPr>
      <w:pBdr>
        <w:top w:val="single" w:sz="4" w:space="0" w:color="auto"/>
        <w:left w:val="single" w:sz="8"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2">
    <w:name w:val="xl112"/>
    <w:basedOn w:val="a0"/>
    <w:qFormat/>
    <w:pPr>
      <w:pBdr>
        <w:top w:val="single" w:sz="4" w:space="0" w:color="auto"/>
        <w:left w:val="single" w:sz="4" w:space="0" w:color="auto"/>
        <w:bottom w:val="single" w:sz="8" w:space="0" w:color="auto"/>
        <w:right w:val="single" w:sz="4"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3">
    <w:name w:val="xl113"/>
    <w:basedOn w:val="a0"/>
    <w:qFormat/>
    <w:pPr>
      <w:pBdr>
        <w:top w:val="single" w:sz="4" w:space="0" w:color="auto"/>
        <w:left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4">
    <w:name w:val="xl114"/>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5">
    <w:name w:val="xl115"/>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6">
    <w:name w:val="xl116"/>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7">
    <w:name w:val="xl117"/>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8">
    <w:name w:val="xl118"/>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19">
    <w:name w:val="xl119"/>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0">
    <w:name w:val="xl120"/>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1">
    <w:name w:val="xl121"/>
    <w:basedOn w:val="a0"/>
    <w:qFormat/>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2">
    <w:name w:val="xl122"/>
    <w:basedOn w:val="a0"/>
    <w:qFormat/>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3">
    <w:name w:val="xl123"/>
    <w:basedOn w:val="a0"/>
    <w:qFormat/>
    <w:pPr>
      <w:pBdr>
        <w:top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4">
    <w:name w:val="xl124"/>
    <w:basedOn w:val="a0"/>
    <w:qFormat/>
    <w:pPr>
      <w:pBdr>
        <w:top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5">
    <w:name w:val="xl125"/>
    <w:basedOn w:val="a0"/>
    <w:qFormat/>
    <w:pPr>
      <w:pBdr>
        <w:top w:val="single" w:sz="8"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6">
    <w:name w:val="xl126"/>
    <w:basedOn w:val="a0"/>
    <w:qFormat/>
    <w:pPr>
      <w:pBdr>
        <w:top w:val="single" w:sz="8"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7">
    <w:name w:val="xl127"/>
    <w:basedOn w:val="a0"/>
    <w:qFormat/>
    <w:pPr>
      <w:pBdr>
        <w:top w:val="single" w:sz="8"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8">
    <w:name w:val="xl128"/>
    <w:basedOn w:val="a0"/>
    <w:qFormat/>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29">
    <w:name w:val="xl129"/>
    <w:basedOn w:val="a0"/>
    <w:qFormat/>
    <w:pPr>
      <w:pBdr>
        <w:top w:val="single" w:sz="4" w:space="0" w:color="auto"/>
        <w:left w:val="single" w:sz="4" w:space="0" w:color="auto"/>
        <w:bottom w:val="single" w:sz="4"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0">
    <w:name w:val="xl130"/>
    <w:basedOn w:val="a0"/>
    <w:qFormat/>
    <w:pPr>
      <w:pBdr>
        <w:top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1">
    <w:name w:val="xl131"/>
    <w:basedOn w:val="a0"/>
    <w:qFormat/>
    <w:pPr>
      <w:pBdr>
        <w:top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2">
    <w:name w:val="xl132"/>
    <w:basedOn w:val="a0"/>
    <w:qFormat/>
    <w:pPr>
      <w:pBdr>
        <w:top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3">
    <w:name w:val="xl133"/>
    <w:basedOn w:val="a0"/>
    <w:qFormat/>
    <w:pPr>
      <w:pBdr>
        <w:top w:val="single" w:sz="4"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4">
    <w:name w:val="xl134"/>
    <w:basedOn w:val="a0"/>
    <w:qFormat/>
    <w:pPr>
      <w:pBdr>
        <w:top w:val="single" w:sz="4"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5">
    <w:name w:val="xl135"/>
    <w:basedOn w:val="a0"/>
    <w:qFormat/>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6">
    <w:name w:val="xl136"/>
    <w:basedOn w:val="a0"/>
    <w:qFormat/>
    <w:pPr>
      <w:pBdr>
        <w:top w:val="single" w:sz="4"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7">
    <w:name w:val="xl137"/>
    <w:basedOn w:val="a0"/>
    <w:qFormat/>
    <w:pPr>
      <w:pBdr>
        <w:top w:val="single" w:sz="4"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8">
    <w:name w:val="xl138"/>
    <w:basedOn w:val="a0"/>
    <w:qFormat/>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39">
    <w:name w:val="xl139"/>
    <w:basedOn w:val="a0"/>
    <w:qFormat/>
    <w:pPr>
      <w:pBdr>
        <w:top w:val="single" w:sz="4"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0">
    <w:name w:val="xl140"/>
    <w:basedOn w:val="a0"/>
    <w:qFormat/>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1">
    <w:name w:val="xl141"/>
    <w:basedOn w:val="a0"/>
    <w:qFormat/>
    <w:pPr>
      <w:pBdr>
        <w:top w:val="single" w:sz="8" w:space="0" w:color="auto"/>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2">
    <w:name w:val="xl142"/>
    <w:basedOn w:val="a0"/>
    <w:qFormat/>
    <w:pPr>
      <w:pBdr>
        <w:top w:val="single" w:sz="8"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3">
    <w:name w:val="xl143"/>
    <w:basedOn w:val="a0"/>
    <w:qFormat/>
    <w:pPr>
      <w:pBdr>
        <w:top w:val="single" w:sz="8" w:space="0" w:color="auto"/>
        <w:left w:val="single" w:sz="4"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4">
    <w:name w:val="xl144"/>
    <w:basedOn w:val="a0"/>
    <w:qFormat/>
    <w:pPr>
      <w:pBdr>
        <w:top w:val="single" w:sz="8"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5">
    <w:name w:val="xl145"/>
    <w:basedOn w:val="a0"/>
    <w:qFormat/>
    <w:pPr>
      <w:pBdr>
        <w:top w:val="single" w:sz="8" w:space="0" w:color="auto"/>
        <w:left w:val="single" w:sz="4" w:space="0" w:color="auto"/>
        <w:bottom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6">
    <w:name w:val="xl146"/>
    <w:basedOn w:val="a0"/>
    <w:qFormat/>
    <w:pPr>
      <w:pBdr>
        <w:top w:val="single" w:sz="4"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7">
    <w:name w:val="xl147"/>
    <w:basedOn w:val="a0"/>
    <w:qFormat/>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8">
    <w:name w:val="xl148"/>
    <w:basedOn w:val="a0"/>
    <w:qFormat/>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49">
    <w:name w:val="xl149"/>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0">
    <w:name w:val="xl150"/>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1">
    <w:name w:val="xl151"/>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2">
    <w:name w:val="xl152"/>
    <w:basedOn w:val="a0"/>
    <w:qFormat/>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3">
    <w:name w:val="xl153"/>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4">
    <w:name w:val="xl154"/>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5">
    <w:name w:val="xl155"/>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6">
    <w:name w:val="xl156"/>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7">
    <w:name w:val="xl157"/>
    <w:basedOn w:val="a0"/>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8">
    <w:name w:val="xl158"/>
    <w:basedOn w:val="a0"/>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59">
    <w:name w:val="xl159"/>
    <w:basedOn w:val="a0"/>
    <w:qFormat/>
    <w:pPr>
      <w:pBdr>
        <w:top w:val="single" w:sz="8" w:space="0" w:color="auto"/>
        <w:left w:val="single" w:sz="8"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0">
    <w:name w:val="xl160"/>
    <w:basedOn w:val="a0"/>
    <w:qFormat/>
    <w:pPr>
      <w:pBdr>
        <w:top w:val="single" w:sz="4"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1">
    <w:name w:val="xl161"/>
    <w:basedOn w:val="a0"/>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2">
    <w:name w:val="xl162"/>
    <w:basedOn w:val="a0"/>
    <w:qFormat/>
    <w:pPr>
      <w:pBdr>
        <w:top w:val="single" w:sz="4"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3">
    <w:name w:val="xl163"/>
    <w:basedOn w:val="a0"/>
    <w:qFormat/>
    <w:pPr>
      <w:pBdr>
        <w:top w:val="single" w:sz="8" w:space="0" w:color="auto"/>
        <w:left w:val="single" w:sz="4" w:space="0" w:color="auto"/>
        <w:bottom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4">
    <w:name w:val="xl164"/>
    <w:basedOn w:val="a0"/>
    <w:qFormat/>
    <w:pPr>
      <w:pBdr>
        <w:top w:val="single" w:sz="8" w:space="0" w:color="auto"/>
        <w:left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5">
    <w:name w:val="xl165"/>
    <w:basedOn w:val="a0"/>
    <w:qFormat/>
    <w:pPr>
      <w:pBdr>
        <w:top w:val="single" w:sz="4"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6">
    <w:name w:val="xl166"/>
    <w:basedOn w:val="a0"/>
    <w:qFormat/>
    <w:pPr>
      <w:pBdr>
        <w:top w:val="single" w:sz="4" w:space="0" w:color="auto"/>
        <w:left w:val="single" w:sz="4"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7">
    <w:name w:val="xl167"/>
    <w:basedOn w:val="a0"/>
    <w:qFormat/>
    <w:pPr>
      <w:pBdr>
        <w:top w:val="single" w:sz="4"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8">
    <w:name w:val="xl168"/>
    <w:basedOn w:val="a0"/>
    <w:qFormat/>
    <w:pPr>
      <w:pBdr>
        <w:top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69">
    <w:name w:val="xl169"/>
    <w:basedOn w:val="a0"/>
    <w:qFormat/>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0">
    <w:name w:val="xl170"/>
    <w:basedOn w:val="a0"/>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1">
    <w:name w:val="xl171"/>
    <w:basedOn w:val="a0"/>
    <w:qFormat/>
    <w:pPr>
      <w:pBdr>
        <w:top w:val="single" w:sz="4"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2">
    <w:name w:val="xl172"/>
    <w:basedOn w:val="a0"/>
    <w:qFormat/>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3">
    <w:name w:val="xl173"/>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4">
    <w:name w:val="xl174"/>
    <w:basedOn w:val="a0"/>
    <w:qFormat/>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5">
    <w:name w:val="xl175"/>
    <w:basedOn w:val="a0"/>
    <w:qFormat/>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6">
    <w:name w:val="xl176"/>
    <w:basedOn w:val="a0"/>
    <w:qFormat/>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7">
    <w:name w:val="xl177"/>
    <w:basedOn w:val="a0"/>
    <w:qFormat/>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8">
    <w:name w:val="xl178"/>
    <w:basedOn w:val="a0"/>
    <w:qFormat/>
    <w:pPr>
      <w:pBdr>
        <w:top w:val="single" w:sz="4" w:space="0" w:color="auto"/>
        <w:bottom w:val="single" w:sz="8"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79">
    <w:name w:val="xl179"/>
    <w:basedOn w:val="a0"/>
    <w:qFormat/>
    <w:pPr>
      <w:pBdr>
        <w:top w:val="single" w:sz="4"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0">
    <w:name w:val="xl180"/>
    <w:basedOn w:val="a0"/>
    <w:qFormat/>
    <w:pPr>
      <w:pBdr>
        <w:top w:val="single" w:sz="8"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1">
    <w:name w:val="xl181"/>
    <w:basedOn w:val="a0"/>
    <w:qFormat/>
    <w:pPr>
      <w:pBdr>
        <w:top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2">
    <w:name w:val="xl182"/>
    <w:basedOn w:val="a0"/>
    <w:qFormat/>
    <w:pPr>
      <w:pBdr>
        <w:top w:val="single" w:sz="4"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3">
    <w:name w:val="xl183"/>
    <w:basedOn w:val="a0"/>
    <w:qFormat/>
    <w:pPr>
      <w:pBdr>
        <w:top w:val="single" w:sz="4"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4">
    <w:name w:val="xl184"/>
    <w:basedOn w:val="a0"/>
    <w:qFormat/>
    <w:pPr>
      <w:pBdr>
        <w:top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5">
    <w:name w:val="xl185"/>
    <w:basedOn w:val="a0"/>
    <w:qFormat/>
    <w:pPr>
      <w:pBdr>
        <w:top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6">
    <w:name w:val="xl186"/>
    <w:basedOn w:val="a0"/>
    <w:qFormat/>
    <w:pPr>
      <w:pBdr>
        <w:top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7">
    <w:name w:val="xl187"/>
    <w:basedOn w:val="a0"/>
    <w:qFormat/>
    <w:pPr>
      <w:pBdr>
        <w:top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8">
    <w:name w:val="xl188"/>
    <w:basedOn w:val="a0"/>
    <w:qFormat/>
    <w:pPr>
      <w:pBdr>
        <w:top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89">
    <w:name w:val="xl189"/>
    <w:basedOn w:val="a0"/>
    <w:qFormat/>
    <w:pPr>
      <w:pBdr>
        <w:top w:val="single" w:sz="4"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0">
    <w:name w:val="xl190"/>
    <w:basedOn w:val="a0"/>
    <w:qFormat/>
    <w:pPr>
      <w:pBdr>
        <w:top w:val="single" w:sz="8" w:space="0" w:color="auto"/>
        <w:left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宋体" w:eastAsiaTheme="minorEastAsia" w:hAnsi="宋体" w:cs="宋体"/>
      <w:b/>
      <w:color w:val="000000"/>
      <w:kern w:val="0"/>
      <w:szCs w:val="22"/>
      <w:lang w:eastAsia="zh-CN"/>
    </w:rPr>
  </w:style>
  <w:style w:type="paragraph" w:customStyle="1" w:styleId="xl191">
    <w:name w:val="xl191"/>
    <w:basedOn w:val="a0"/>
    <w:qFormat/>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2">
    <w:name w:val="xl192"/>
    <w:basedOn w:val="a0"/>
    <w:qFormat/>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3">
    <w:name w:val="xl193"/>
    <w:basedOn w:val="a0"/>
    <w:qFormat/>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4">
    <w:name w:val="xl194"/>
    <w:basedOn w:val="a0"/>
    <w:qFormat/>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5">
    <w:name w:val="xl195"/>
    <w:basedOn w:val="a0"/>
    <w:qFormat/>
    <w:pPr>
      <w:pBdr>
        <w:top w:val="single" w:sz="4"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6">
    <w:name w:val="xl196"/>
    <w:basedOn w:val="a0"/>
    <w:qFormat/>
    <w:pPr>
      <w:pBdr>
        <w:top w:val="single" w:sz="4"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7">
    <w:name w:val="xl197"/>
    <w:basedOn w:val="a0"/>
    <w:qFormat/>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8">
    <w:name w:val="xl198"/>
    <w:basedOn w:val="a0"/>
    <w:qFormat/>
    <w:pPr>
      <w:pBdr>
        <w:top w:val="single" w:sz="4"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199">
    <w:name w:val="xl199"/>
    <w:basedOn w:val="a0"/>
    <w:qFormat/>
    <w:pPr>
      <w:pBdr>
        <w:top w:val="single" w:sz="4" w:space="0" w:color="auto"/>
        <w:left w:val="single" w:sz="8" w:space="0" w:color="auto"/>
        <w:bottom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0">
    <w:name w:val="xl200"/>
    <w:basedOn w:val="a0"/>
    <w:qFormat/>
    <w:pPr>
      <w:pBdr>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1">
    <w:name w:val="xl201"/>
    <w:basedOn w:val="a0"/>
    <w:qFormat/>
    <w:pPr>
      <w:pBdr>
        <w:top w:val="single" w:sz="8" w:space="0" w:color="auto"/>
        <w:left w:val="single" w:sz="8"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2">
    <w:name w:val="xl202"/>
    <w:basedOn w:val="a0"/>
    <w:qFormat/>
    <w:pPr>
      <w:pBdr>
        <w:top w:val="single" w:sz="8"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3">
    <w:name w:val="xl203"/>
    <w:basedOn w:val="a0"/>
    <w:qFormat/>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4">
    <w:name w:val="xl204"/>
    <w:basedOn w:val="a0"/>
    <w:qFormat/>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5">
    <w:name w:val="xl205"/>
    <w:basedOn w:val="a0"/>
    <w:qFormat/>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6">
    <w:name w:val="xl206"/>
    <w:basedOn w:val="a0"/>
    <w:qFormat/>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7">
    <w:name w:val="xl207"/>
    <w:basedOn w:val="a0"/>
    <w:qFormat/>
    <w:pPr>
      <w:pBdr>
        <w:top w:val="single" w:sz="4" w:space="0" w:color="auto"/>
        <w:bottom w:val="single" w:sz="4" w:space="0" w:color="auto"/>
      </w:pBdr>
      <w:shd w:val="clear" w:color="000000" w:fill="FF0000"/>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08">
    <w:name w:val="xl208"/>
    <w:basedOn w:val="a0"/>
    <w:qFormat/>
    <w:pPr>
      <w:pBdr>
        <w:top w:val="single" w:sz="8" w:space="0" w:color="auto"/>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09">
    <w:name w:val="xl209"/>
    <w:basedOn w:val="a0"/>
    <w:qFormat/>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10">
    <w:name w:val="xl210"/>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1">
    <w:name w:val="xl211"/>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2">
    <w:name w:val="xl212"/>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3">
    <w:name w:val="xl213"/>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14">
    <w:name w:val="xl214"/>
    <w:basedOn w:val="a0"/>
    <w:qFormat/>
    <w:pPr>
      <w:pBdr>
        <w:top w:val="single" w:sz="8" w:space="0" w:color="auto"/>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5">
    <w:name w:val="xl215"/>
    <w:basedOn w:val="a0"/>
    <w:qFormat/>
    <w:pPr>
      <w:pBdr>
        <w:left w:val="single" w:sz="4"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6">
    <w:name w:val="xl216"/>
    <w:basedOn w:val="a0"/>
    <w:qFormat/>
    <w:pPr>
      <w:pBdr>
        <w:left w:val="single" w:sz="4"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7">
    <w:name w:val="xl217"/>
    <w:basedOn w:val="a0"/>
    <w:qFormat/>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18">
    <w:name w:val="xl218"/>
    <w:basedOn w:val="a0"/>
    <w:qFormat/>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19">
    <w:name w:val="xl219"/>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0">
    <w:name w:val="xl220"/>
    <w:basedOn w:val="a0"/>
    <w:qFormat/>
    <w:pPr>
      <w:pBdr>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1">
    <w:name w:val="xl221"/>
    <w:basedOn w:val="a0"/>
    <w:qFormat/>
    <w:pPr>
      <w:pBdr>
        <w:left w:val="single" w:sz="4"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2">
    <w:name w:val="xl222"/>
    <w:basedOn w:val="a0"/>
    <w:qFormat/>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3">
    <w:name w:val="xl223"/>
    <w:basedOn w:val="a0"/>
    <w:qFormat/>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4">
    <w:name w:val="xl224"/>
    <w:basedOn w:val="a0"/>
    <w:qFormat/>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5">
    <w:name w:val="xl225"/>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6">
    <w:name w:val="xl226"/>
    <w:basedOn w:val="a0"/>
    <w:qFormat/>
    <w:pPr>
      <w:pBdr>
        <w:top w:val="single" w:sz="8" w:space="0" w:color="auto"/>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27">
    <w:name w:val="xl227"/>
    <w:basedOn w:val="a0"/>
    <w:qFormat/>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8">
    <w:name w:val="xl228"/>
    <w:basedOn w:val="a0"/>
    <w:qFormat/>
    <w:pPr>
      <w:pBdr>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29">
    <w:name w:val="xl229"/>
    <w:basedOn w:val="a0"/>
    <w:qFormat/>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0">
    <w:name w:val="xl230"/>
    <w:basedOn w:val="a0"/>
    <w:qFormat/>
    <w:pPr>
      <w:pBdr>
        <w:top w:val="single" w:sz="8" w:space="0" w:color="auto"/>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1">
    <w:name w:val="xl231"/>
    <w:basedOn w:val="a0"/>
    <w:qFormat/>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2">
    <w:name w:val="xl232"/>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3">
    <w:name w:val="xl233"/>
    <w:basedOn w:val="a0"/>
    <w:qFormat/>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4">
    <w:name w:val="xl234"/>
    <w:basedOn w:val="a0"/>
    <w:qFormat/>
    <w:pPr>
      <w:pBdr>
        <w:left w:val="single" w:sz="4"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5">
    <w:name w:val="xl235"/>
    <w:basedOn w:val="a0"/>
    <w:qFormat/>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36">
    <w:name w:val="xl236"/>
    <w:basedOn w:val="a0"/>
    <w:qFormat/>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7">
    <w:name w:val="xl237"/>
    <w:basedOn w:val="a0"/>
    <w:qFormat/>
    <w:pPr>
      <w:pBdr>
        <w:left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8">
    <w:name w:val="xl238"/>
    <w:basedOn w:val="a0"/>
    <w:qFormat/>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39">
    <w:name w:val="xl239"/>
    <w:basedOn w:val="a0"/>
    <w:qFormat/>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0">
    <w:name w:val="xl240"/>
    <w:basedOn w:val="a0"/>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1">
    <w:name w:val="xl241"/>
    <w:basedOn w:val="a0"/>
    <w:qFormat/>
    <w:pPr>
      <w:pBdr>
        <w:top w:val="single" w:sz="8" w:space="0" w:color="auto"/>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2">
    <w:name w:val="xl242"/>
    <w:basedOn w:val="a0"/>
    <w:qFormat/>
    <w:pPr>
      <w:pBdr>
        <w:left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43">
    <w:name w:val="xl243"/>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Cs w:val="0"/>
      <w:color w:val="C00000"/>
      <w:kern w:val="0"/>
      <w:sz w:val="24"/>
      <w:szCs w:val="24"/>
      <w:lang w:eastAsia="zh-CN"/>
    </w:rPr>
  </w:style>
  <w:style w:type="paragraph" w:customStyle="1" w:styleId="xl244">
    <w:name w:val="xl244"/>
    <w:basedOn w:val="a0"/>
    <w:qFormat/>
    <w:pPr>
      <w:pBdr>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5">
    <w:name w:val="xl245"/>
    <w:basedOn w:val="a0"/>
    <w:qFormat/>
    <w:pPr>
      <w:pBdr>
        <w:top w:val="single" w:sz="8" w:space="0" w:color="auto"/>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6">
    <w:name w:val="xl246"/>
    <w:basedOn w:val="a0"/>
    <w:qFormat/>
    <w:pPr>
      <w:pBdr>
        <w:left w:val="single" w:sz="4" w:space="0" w:color="auto"/>
        <w:bottom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47">
    <w:name w:val="xl247"/>
    <w:basedOn w:val="a0"/>
    <w:qFormat/>
    <w:pPr>
      <w:pBdr>
        <w:top w:val="single" w:sz="8" w:space="0" w:color="auto"/>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8">
    <w:name w:val="xl248"/>
    <w:basedOn w:val="a0"/>
    <w:qFormat/>
    <w:pPr>
      <w:pBdr>
        <w:left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49">
    <w:name w:val="xl249"/>
    <w:basedOn w:val="a0"/>
    <w:qFormat/>
    <w:pPr>
      <w:pBdr>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0">
    <w:name w:val="xl250"/>
    <w:basedOn w:val="a0"/>
    <w:qFormat/>
    <w:pPr>
      <w:pBdr>
        <w:top w:val="single" w:sz="8" w:space="0" w:color="auto"/>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1">
    <w:name w:val="xl251"/>
    <w:basedOn w:val="a0"/>
    <w:qFormat/>
    <w:pPr>
      <w:pBdr>
        <w:lef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2">
    <w:name w:val="xl252"/>
    <w:basedOn w:val="a0"/>
    <w:qFormat/>
    <w:pPr>
      <w:pBdr>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53">
    <w:name w:val="xl253"/>
    <w:basedOn w:val="a0"/>
    <w:qFormat/>
    <w:pPr>
      <w:pBdr>
        <w:left w:val="single" w:sz="8" w:space="0" w:color="auto"/>
        <w:bottom w:val="single" w:sz="8" w:space="0" w:color="auto"/>
        <w:righ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4">
    <w:name w:val="xl254"/>
    <w:basedOn w:val="a0"/>
    <w:qFormat/>
    <w:pPr>
      <w:pBdr>
        <w:top w:val="single" w:sz="8" w:space="0" w:color="auto"/>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5">
    <w:name w:val="xl255"/>
    <w:basedOn w:val="a0"/>
    <w:qFormat/>
    <w:pPr>
      <w:pBdr>
        <w:left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6">
    <w:name w:val="xl256"/>
    <w:basedOn w:val="a0"/>
    <w:qFormat/>
    <w:pPr>
      <w:pBdr>
        <w:left w:val="single" w:sz="8"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
      <w:color w:val="C00000"/>
      <w:kern w:val="0"/>
      <w:sz w:val="24"/>
      <w:szCs w:val="24"/>
      <w:lang w:eastAsia="zh-CN"/>
    </w:rPr>
  </w:style>
  <w:style w:type="paragraph" w:customStyle="1" w:styleId="xl257">
    <w:name w:val="xl257"/>
    <w:basedOn w:val="a0"/>
    <w:qFormat/>
    <w:pPr>
      <w:pBdr>
        <w:top w:val="single" w:sz="8" w:space="0" w:color="auto"/>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58">
    <w:name w:val="xl258"/>
    <w:basedOn w:val="a0"/>
    <w:qFormat/>
    <w:pPr>
      <w:pBdr>
        <w:left w:val="single" w:sz="8" w:space="0" w:color="auto"/>
        <w:bottom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59">
    <w:name w:val="xl259"/>
    <w:basedOn w:val="a0"/>
    <w:qFormat/>
    <w:pPr>
      <w:pBdr>
        <w:top w:val="single" w:sz="8" w:space="0" w:color="auto"/>
        <w:left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60">
    <w:name w:val="xl260"/>
    <w:basedOn w:val="a0"/>
    <w:qFormat/>
    <w:pPr>
      <w:pBdr>
        <w:left w:val="single" w:sz="8" w:space="0" w:color="auto"/>
      </w:pBd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1">
    <w:name w:val="xl261"/>
    <w:basedOn w:val="a0"/>
    <w:qFormat/>
    <w:pP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2">
    <w:name w:val="xl262"/>
    <w:basedOn w:val="a0"/>
    <w:qFormat/>
    <w:pPr>
      <w:pBdr>
        <w:right w:val="single" w:sz="8" w:space="0" w:color="auto"/>
      </w:pBdr>
      <w:shd w:val="clear" w:color="000000" w:fill="D8D8D8"/>
      <w:spacing w:before="100" w:beforeAutospacing="1" w:after="100" w:afterAutospacing="1"/>
      <w:jc w:val="center"/>
    </w:pPr>
    <w:rPr>
      <w:rFonts w:ascii="宋体" w:eastAsiaTheme="minorEastAsia" w:hAnsi="宋体" w:cs="宋体"/>
      <w:b/>
      <w:kern w:val="0"/>
      <w:sz w:val="24"/>
      <w:szCs w:val="24"/>
      <w:lang w:eastAsia="zh-CN"/>
    </w:rPr>
  </w:style>
  <w:style w:type="paragraph" w:customStyle="1" w:styleId="xl263">
    <w:name w:val="xl263"/>
    <w:basedOn w:val="a0"/>
    <w:qFormat/>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64">
    <w:name w:val="xl264"/>
    <w:basedOn w:val="a0"/>
    <w:qFormat/>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65">
    <w:name w:val="xl265"/>
    <w:basedOn w:val="a0"/>
    <w:qFormat/>
    <w:pPr>
      <w:pBdr>
        <w:left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6">
    <w:name w:val="xl266"/>
    <w:basedOn w:val="a0"/>
    <w:qFormat/>
    <w:pPr>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67">
    <w:name w:val="xl267"/>
    <w:basedOn w:val="a0"/>
    <w:qFormat/>
    <w:pPr>
      <w:pBdr>
        <w:left w:val="single" w:sz="8" w:space="0" w:color="auto"/>
        <w:righ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68">
    <w:name w:val="xl268"/>
    <w:basedOn w:val="a0"/>
    <w:qFormat/>
    <w:pPr>
      <w:pBdr>
        <w:top w:val="single" w:sz="8" w:space="0" w:color="auto"/>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69">
    <w:name w:val="xl269"/>
    <w:basedOn w:val="a0"/>
    <w:qFormat/>
    <w:pPr>
      <w:pBdr>
        <w:left w:val="single" w:sz="4"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70">
    <w:name w:val="xl270"/>
    <w:basedOn w:val="a0"/>
    <w:qFormat/>
    <w:pPr>
      <w:pBdr>
        <w:left w:val="single" w:sz="4" w:space="0" w:color="auto"/>
        <w:right w:val="single" w:sz="8"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1">
    <w:name w:val="xl271"/>
    <w:basedOn w:val="a0"/>
    <w:qFormat/>
    <w:pPr>
      <w:pBdr>
        <w:left w:val="single" w:sz="4" w:space="0" w:color="auto"/>
      </w:pBdr>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2">
    <w:name w:val="xl272"/>
    <w:basedOn w:val="a0"/>
    <w:qFormat/>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3">
    <w:name w:val="xl273"/>
    <w:basedOn w:val="a0"/>
    <w:qFormat/>
    <w:pPr>
      <w:pBdr>
        <w:top w:val="single" w:sz="4" w:space="0" w:color="auto"/>
        <w:left w:val="single" w:sz="4"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4">
    <w:name w:val="xl274"/>
    <w:basedOn w:val="a0"/>
    <w:qFormat/>
    <w:pPr>
      <w:pBdr>
        <w:top w:val="single" w:sz="4" w:space="0" w:color="auto"/>
        <w:left w:val="single" w:sz="8" w:space="0" w:color="auto"/>
        <w:bottom w:val="single" w:sz="8" w:space="0" w:color="auto"/>
        <w:righ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5">
    <w:name w:val="xl275"/>
    <w:basedOn w:val="a0"/>
    <w:qFormat/>
    <w:pPr>
      <w:pBdr>
        <w:left w:val="single" w:sz="4" w:space="0" w:color="auto"/>
      </w:pBdr>
      <w:shd w:val="clear" w:color="000000" w:fill="93CDDD"/>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76">
    <w:name w:val="xl276"/>
    <w:basedOn w:val="a0"/>
    <w:qFormat/>
    <w:pPr>
      <w:pBdr>
        <w:top w:val="single" w:sz="4" w:space="0" w:color="auto"/>
        <w:left w:val="single" w:sz="4" w:space="0" w:color="auto"/>
        <w:bottom w:val="single" w:sz="8" w:space="0" w:color="auto"/>
      </w:pBdr>
      <w:shd w:val="clear" w:color="000000" w:fill="93CDDD"/>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77">
    <w:name w:val="xl277"/>
    <w:basedOn w:val="a0"/>
    <w:qFormat/>
    <w:pPr>
      <w:pBdr>
        <w:top w:val="single" w:sz="8"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78">
    <w:name w:val="xl278"/>
    <w:basedOn w:val="a0"/>
    <w:qFormat/>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79">
    <w:name w:val="xl279"/>
    <w:basedOn w:val="a0"/>
    <w:qFormat/>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0">
    <w:name w:val="xl280"/>
    <w:basedOn w:val="a0"/>
    <w:qFormat/>
    <w:pPr>
      <w:pBdr>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1">
    <w:name w:val="xl281"/>
    <w:basedOn w:val="a0"/>
    <w:qFormat/>
    <w:pPr>
      <w:pBdr>
        <w:top w:val="single" w:sz="8" w:space="0" w:color="auto"/>
        <w:left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2">
    <w:name w:val="xl282"/>
    <w:basedOn w:val="a0"/>
    <w:qFormat/>
    <w:pPr>
      <w:pBdr>
        <w:left w:val="single" w:sz="8" w:space="0" w:color="auto"/>
        <w:bottom w:val="single" w:sz="8" w:space="0" w:color="auto"/>
      </w:pBdr>
      <w:shd w:val="clear" w:color="000000" w:fill="FFFFFF"/>
      <w:spacing w:before="100" w:beforeAutospacing="1" w:after="100" w:afterAutospacing="1"/>
      <w:jc w:val="center"/>
      <w:textAlignment w:val="center"/>
    </w:pPr>
    <w:rPr>
      <w:rFonts w:ascii="宋体" w:eastAsiaTheme="minorEastAsia" w:hAnsi="宋体" w:cs="宋体"/>
      <w:b/>
      <w:color w:val="000000"/>
      <w:kern w:val="0"/>
      <w:sz w:val="24"/>
      <w:szCs w:val="24"/>
      <w:lang w:eastAsia="zh-CN"/>
    </w:rPr>
  </w:style>
  <w:style w:type="paragraph" w:customStyle="1" w:styleId="xl283">
    <w:name w:val="xl283"/>
    <w:basedOn w:val="a0"/>
    <w:qFormat/>
    <w:pPr>
      <w:pBdr>
        <w:left w:val="single" w:sz="8" w:space="0" w:color="auto"/>
      </w:pBdr>
      <w:spacing w:before="100" w:beforeAutospacing="1" w:after="100" w:afterAutospacing="1"/>
      <w:jc w:val="center"/>
      <w:textAlignment w:val="center"/>
    </w:pPr>
    <w:rPr>
      <w:rFonts w:ascii="宋体" w:eastAsiaTheme="minorEastAsia" w:hAnsi="宋体" w:cs="宋体"/>
      <w:b/>
      <w:kern w:val="0"/>
      <w:sz w:val="24"/>
      <w:szCs w:val="24"/>
      <w:lang w:eastAsia="zh-CN"/>
    </w:rPr>
  </w:style>
  <w:style w:type="paragraph" w:customStyle="1" w:styleId="xl284">
    <w:name w:val="xl284"/>
    <w:basedOn w:val="a0"/>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85">
    <w:name w:val="xl285"/>
    <w:basedOn w:val="a0"/>
    <w:qFormat/>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paragraph" w:customStyle="1" w:styleId="xl286">
    <w:name w:val="xl286"/>
    <w:basedOn w:val="a0"/>
    <w:qFormat/>
    <w:pPr>
      <w:pBdr>
        <w:left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color w:val="000000"/>
      <w:kern w:val="0"/>
      <w:sz w:val="24"/>
      <w:szCs w:val="24"/>
      <w:lang w:eastAsia="zh-CN"/>
    </w:rPr>
  </w:style>
  <w:style w:type="paragraph" w:customStyle="1" w:styleId="xl287">
    <w:name w:val="xl287"/>
    <w:basedOn w:val="a0"/>
    <w:qFormat/>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eastAsiaTheme="minorEastAsia" w:hAnsi="宋体" w:cs="宋体"/>
      <w:bCs w:val="0"/>
      <w:kern w:val="0"/>
      <w:sz w:val="24"/>
      <w:szCs w:val="24"/>
      <w:lang w:eastAsia="zh-CN"/>
    </w:rPr>
  </w:style>
  <w:style w:type="character" w:customStyle="1" w:styleId="contenttitle3">
    <w:name w:val="contenttitle3"/>
    <w:basedOn w:val="a1"/>
    <w:qFormat/>
    <w:rPr>
      <w:b/>
      <w:bCs/>
      <w:color w:val="35A1D4"/>
    </w:rPr>
  </w:style>
  <w:style w:type="paragraph" w:customStyle="1" w:styleId="DocumentText">
    <w:name w:val="Document Text"/>
    <w:link w:val="DocumentTextChar"/>
    <w:qFormat/>
    <w:pPr>
      <w:spacing w:after="120"/>
    </w:pPr>
    <w:rPr>
      <w:rFonts w:ascii="Helvetica" w:hAnsi="Helvetica"/>
      <w:sz w:val="24"/>
      <w:lang w:eastAsia="en-US"/>
    </w:rPr>
  </w:style>
  <w:style w:type="character" w:customStyle="1" w:styleId="DocumentTextChar">
    <w:name w:val="Document Text Char"/>
    <w:link w:val="DocumentText"/>
    <w:qFormat/>
    <w:locked/>
    <w:rPr>
      <w:rFonts w:ascii="Helvetica" w:hAnsi="Helvetica"/>
      <w:sz w:val="24"/>
      <w:lang w:eastAsia="en-US"/>
    </w:rPr>
  </w:style>
  <w:style w:type="character" w:customStyle="1" w:styleId="affa">
    <w:name w:val="消息标题号"/>
    <w:qFormat/>
    <w:rPr>
      <w:rFonts w:ascii="Arial Black" w:eastAsia="黑体" w:hAnsi="Arial Black"/>
      <w:spacing w:val="-10"/>
      <w:sz w:val="21"/>
    </w:rPr>
  </w:style>
  <w:style w:type="character" w:customStyle="1" w:styleId="keyword3">
    <w:name w:val="keyword3"/>
    <w:basedOn w:val="a1"/>
    <w:qFormat/>
    <w:rPr>
      <w:b/>
      <w:bCs/>
      <w:color w:val="000000"/>
      <w:sz w:val="29"/>
      <w:szCs w:val="29"/>
    </w:rPr>
  </w:style>
  <w:style w:type="character" w:customStyle="1" w:styleId="con">
    <w:name w:val="con"/>
    <w:basedOn w:val="a1"/>
    <w:qFormat/>
  </w:style>
  <w:style w:type="character" w:customStyle="1" w:styleId="tgt">
    <w:name w:val="tgt"/>
    <w:basedOn w:val="a1"/>
    <w:qFormat/>
  </w:style>
  <w:style w:type="character" w:customStyle="1" w:styleId="tgt1">
    <w:name w:val="tgt1"/>
    <w:basedOn w:val="a1"/>
    <w:qFormat/>
  </w:style>
  <w:style w:type="paragraph" w:customStyle="1" w:styleId="src">
    <w:name w:val="src"/>
    <w:basedOn w:val="a0"/>
    <w:qFormat/>
    <w:pPr>
      <w:spacing w:before="100" w:beforeAutospacing="1" w:after="100" w:afterAutospacing="1"/>
    </w:pPr>
    <w:rPr>
      <w:rFonts w:ascii="宋体" w:hAnsi="宋体" w:cs="宋体"/>
      <w:bCs w:val="0"/>
      <w:kern w:val="0"/>
      <w:sz w:val="24"/>
      <w:szCs w:val="24"/>
      <w:lang w:eastAsia="zh-CN"/>
    </w:rPr>
  </w:style>
  <w:style w:type="character" w:customStyle="1" w:styleId="72">
    <w:name w:val="批注文字 字符7"/>
    <w:basedOn w:val="a1"/>
    <w:uiPriority w:val="99"/>
    <w:qFormat/>
    <w:rPr>
      <w:sz w:val="20"/>
      <w:szCs w:val="20"/>
    </w:rPr>
  </w:style>
  <w:style w:type="character" w:customStyle="1" w:styleId="UnresolvedMention1">
    <w:name w:val="Unresolved Mention1"/>
    <w:basedOn w:val="a1"/>
    <w:uiPriority w:val="99"/>
    <w:unhideWhenUsed/>
    <w:qFormat/>
    <w:rPr>
      <w:color w:val="605E5C"/>
      <w:shd w:val="clear" w:color="auto" w:fill="E1DFDD"/>
    </w:rPr>
  </w:style>
  <w:style w:type="character" w:customStyle="1" w:styleId="Mention1">
    <w:name w:val="Mention1"/>
    <w:basedOn w:val="a1"/>
    <w:uiPriority w:val="99"/>
    <w:unhideWhenUsed/>
    <w:qFormat/>
    <w:rPr>
      <w:color w:val="2B579A"/>
      <w:shd w:val="clear" w:color="auto" w:fill="E1DFDD"/>
    </w:rPr>
  </w:style>
  <w:style w:type="character" w:customStyle="1" w:styleId="UnresolvedMention2">
    <w:name w:val="Unresolved Mention2"/>
    <w:basedOn w:val="a1"/>
    <w:uiPriority w:val="99"/>
    <w:unhideWhenUsed/>
    <w:qFormat/>
    <w:rPr>
      <w:color w:val="605E5C"/>
      <w:shd w:val="clear" w:color="auto" w:fill="E1DFDD"/>
    </w:rPr>
  </w:style>
  <w:style w:type="character" w:customStyle="1" w:styleId="Mention2">
    <w:name w:val="Mention2"/>
    <w:basedOn w:val="a1"/>
    <w:uiPriority w:val="99"/>
    <w:unhideWhenUsed/>
    <w:qFormat/>
    <w:rPr>
      <w:color w:val="2B579A"/>
      <w:shd w:val="clear" w:color="auto" w:fill="E1DFDD"/>
    </w:rPr>
  </w:style>
  <w:style w:type="paragraph" w:customStyle="1" w:styleId="CommentText10">
    <w:name w:val="Comment Text10"/>
    <w:basedOn w:val="a0"/>
    <w:link w:val="CommentTextChar"/>
    <w:uiPriority w:val="99"/>
    <w:qFormat/>
    <w:rPr>
      <w:rFonts w:eastAsia="Arial"/>
      <w:color w:val="000000"/>
      <w:sz w:val="20"/>
      <w:szCs w:val="20"/>
    </w:rPr>
  </w:style>
  <w:style w:type="character" w:customStyle="1" w:styleId="CommentTextChar">
    <w:name w:val="Comment Text Char"/>
    <w:basedOn w:val="a1"/>
    <w:link w:val="CommentText10"/>
    <w:uiPriority w:val="99"/>
    <w:qFormat/>
    <w:rPr>
      <w:rFonts w:ascii="Arial" w:eastAsia="Arial" w:hAnsi="Arial" w:cs="Arial"/>
      <w:bCs/>
      <w:color w:val="000000"/>
      <w:kern w:val="32"/>
      <w:lang w:eastAsia="en-US"/>
    </w:rPr>
  </w:style>
  <w:style w:type="character" w:customStyle="1" w:styleId="ae">
    <w:name w:val="尾注文本 字符"/>
    <w:basedOn w:val="a1"/>
    <w:link w:val="ad"/>
    <w:semiHidden/>
    <w:qFormat/>
    <w:rPr>
      <w:rFonts w:ascii="Arial" w:hAnsi="Arial" w:cs="Arial"/>
      <w:bCs/>
      <w:kern w:val="32"/>
      <w:sz w:val="22"/>
      <w:szCs w:val="32"/>
      <w:lang w:eastAsia="en-US"/>
    </w:rPr>
  </w:style>
  <w:style w:type="character" w:customStyle="1" w:styleId="CommentReference10">
    <w:name w:val="Comment Reference10"/>
    <w:qFormat/>
    <w:rPr>
      <w:sz w:val="16"/>
      <w:szCs w:val="16"/>
    </w:rPr>
  </w:style>
  <w:style w:type="paragraph" w:customStyle="1" w:styleId="34">
    <w:name w:val="修订3"/>
    <w:hidden/>
    <w:uiPriority w:val="99"/>
    <w:semiHidden/>
    <w:rPr>
      <w:rFonts w:ascii="Arial" w:hAnsi="Arial" w:cs="Arial"/>
      <w:bCs/>
      <w:kern w:val="32"/>
      <w:sz w:val="22"/>
      <w:szCs w:val="32"/>
      <w:lang w:eastAsia="en-US"/>
    </w:rPr>
  </w:style>
  <w:style w:type="paragraph" w:customStyle="1" w:styleId="CommentText2">
    <w:name w:val="Comment Text2"/>
    <w:basedOn w:val="a0"/>
    <w:link w:val="CommentTextChar2"/>
    <w:uiPriority w:val="99"/>
    <w:qFormat/>
  </w:style>
  <w:style w:type="character" w:customStyle="1" w:styleId="CommentTextChar2">
    <w:name w:val="Comment Text Char2"/>
    <w:basedOn w:val="a1"/>
    <w:link w:val="CommentText2"/>
    <w:uiPriority w:val="99"/>
    <w:rPr>
      <w:rFonts w:ascii="Arial" w:hAnsi="Arial" w:cs="Arial"/>
      <w:bCs/>
      <w:kern w:val="32"/>
      <w:sz w:val="22"/>
      <w:szCs w:val="32"/>
      <w:lang w:eastAsia="en-US"/>
    </w:rPr>
  </w:style>
  <w:style w:type="character" w:customStyle="1" w:styleId="CommentReference2">
    <w:name w:val="Comment Reference2"/>
    <w:basedOn w:val="a1"/>
    <w:uiPriority w:val="99"/>
    <w:qFormat/>
    <w:rPr>
      <w:sz w:val="21"/>
      <w:szCs w:val="21"/>
    </w:rPr>
  </w:style>
  <w:style w:type="paragraph" w:customStyle="1" w:styleId="CommentSubject2">
    <w:name w:val="Comment Subject2"/>
    <w:basedOn w:val="CommentText2"/>
    <w:next w:val="CommentText2"/>
    <w:link w:val="CommentSubjectChar1"/>
    <w:uiPriority w:val="99"/>
    <w:semiHidden/>
    <w:qFormat/>
    <w:rPr>
      <w:b/>
    </w:rPr>
  </w:style>
  <w:style w:type="character" w:customStyle="1" w:styleId="CommentSubjectChar1">
    <w:name w:val="Comment Subject Char1"/>
    <w:basedOn w:val="CommentTextChar2"/>
    <w:link w:val="CommentSubject2"/>
    <w:uiPriority w:val="99"/>
    <w:semiHidden/>
    <w:rPr>
      <w:rFonts w:ascii="Arial" w:hAnsi="Arial" w:cs="Arial"/>
      <w:b/>
      <w:bCs/>
      <w:kern w:val="32"/>
      <w:sz w:val="22"/>
      <w:szCs w:val="32"/>
      <w:lang w:eastAsia="en-US"/>
    </w:rPr>
  </w:style>
  <w:style w:type="character" w:customStyle="1" w:styleId="Mention3">
    <w:name w:val="Mention3"/>
    <w:basedOn w:val="a1"/>
    <w:uiPriority w:val="99"/>
    <w:unhideWhenUsed/>
    <w:rPr>
      <w:color w:val="2B579A"/>
      <w:shd w:val="clear" w:color="auto" w:fill="E1DFDD"/>
    </w:rPr>
  </w:style>
  <w:style w:type="character" w:customStyle="1" w:styleId="Mention4">
    <w:name w:val="Mention4"/>
    <w:basedOn w:val="a1"/>
    <w:uiPriority w:val="99"/>
    <w:unhideWhenUsed/>
    <w:rPr>
      <w:color w:val="2B579A"/>
      <w:shd w:val="clear" w:color="auto" w:fill="E1DFDD"/>
    </w:rPr>
  </w:style>
  <w:style w:type="paragraph" w:customStyle="1" w:styleId="CommentText3">
    <w:name w:val="Comment Text3"/>
    <w:basedOn w:val="a0"/>
    <w:link w:val="CommentTextChar3"/>
    <w:uiPriority w:val="99"/>
    <w:qFormat/>
  </w:style>
  <w:style w:type="character" w:customStyle="1" w:styleId="CommentTextChar3">
    <w:name w:val="Comment Text Char3"/>
    <w:basedOn w:val="a1"/>
    <w:link w:val="CommentText3"/>
    <w:uiPriority w:val="99"/>
    <w:rPr>
      <w:rFonts w:ascii="Arial" w:hAnsi="Arial" w:cs="Arial"/>
      <w:bCs/>
      <w:kern w:val="32"/>
      <w:sz w:val="22"/>
      <w:szCs w:val="32"/>
      <w:lang w:eastAsia="en-US"/>
    </w:rPr>
  </w:style>
  <w:style w:type="character" w:customStyle="1" w:styleId="CommentReference3">
    <w:name w:val="Comment Reference3"/>
    <w:basedOn w:val="a1"/>
    <w:qFormat/>
    <w:rPr>
      <w:sz w:val="21"/>
      <w:szCs w:val="21"/>
    </w:rPr>
  </w:style>
  <w:style w:type="paragraph" w:customStyle="1" w:styleId="CommentSubject3">
    <w:name w:val="Comment Subject3"/>
    <w:basedOn w:val="CommentText3"/>
    <w:next w:val="CommentText3"/>
    <w:link w:val="CommentSubjectChar2"/>
    <w:uiPriority w:val="99"/>
    <w:semiHidden/>
    <w:qFormat/>
    <w:rPr>
      <w:b/>
    </w:rPr>
  </w:style>
  <w:style w:type="character" w:customStyle="1" w:styleId="CommentSubjectChar2">
    <w:name w:val="Comment Subject Char2"/>
    <w:basedOn w:val="CommentTextChar3"/>
    <w:link w:val="CommentSubject3"/>
    <w:uiPriority w:val="99"/>
    <w:semiHidden/>
    <w:rPr>
      <w:rFonts w:ascii="Arial" w:hAnsi="Arial" w:cs="Arial"/>
      <w:b/>
      <w:bCs/>
      <w:kern w:val="32"/>
      <w:sz w:val="22"/>
      <w:szCs w:val="32"/>
      <w:lang w:eastAsia="en-US"/>
    </w:rPr>
  </w:style>
  <w:style w:type="character" w:customStyle="1" w:styleId="textmiw8t">
    <w:name w:val="text_miw8t"/>
    <w:basedOn w:val="a1"/>
  </w:style>
  <w:style w:type="character" w:customStyle="1" w:styleId="normaltextrun">
    <w:name w:val="normaltextrun"/>
    <w:basedOn w:val="a1"/>
  </w:style>
  <w:style w:type="paragraph" w:customStyle="1" w:styleId="CommentText">
    <w:name w:val="Comment Text"/>
    <w:basedOn w:val="a0"/>
    <w:link w:val="CommentTextChar4"/>
    <w:uiPriority w:val="99"/>
    <w:qFormat/>
  </w:style>
  <w:style w:type="character" w:customStyle="1" w:styleId="CommentTextChar4">
    <w:name w:val="Comment Text Char4"/>
    <w:basedOn w:val="a1"/>
    <w:link w:val="CommentText"/>
    <w:uiPriority w:val="99"/>
    <w:rPr>
      <w:rFonts w:ascii="Arial" w:hAnsi="Arial" w:cs="Arial"/>
      <w:bCs/>
      <w:kern w:val="32"/>
      <w:sz w:val="22"/>
      <w:szCs w:val="32"/>
      <w:lang w:eastAsia="en-US"/>
    </w:rPr>
  </w:style>
  <w:style w:type="character" w:customStyle="1" w:styleId="CommentReference">
    <w:name w:val="Comment Reference"/>
    <w:basedOn w:val="a1"/>
    <w:qFormat/>
    <w:rPr>
      <w:sz w:val="21"/>
      <w:szCs w:val="21"/>
    </w:rPr>
  </w:style>
  <w:style w:type="paragraph" w:customStyle="1" w:styleId="CommentSubject">
    <w:name w:val="Comment Subject"/>
    <w:basedOn w:val="CommentText"/>
    <w:next w:val="CommentText"/>
    <w:link w:val="CommentSubjectChar3"/>
    <w:uiPriority w:val="99"/>
    <w:semiHidden/>
    <w:qFormat/>
    <w:rPr>
      <w:b/>
    </w:rPr>
  </w:style>
  <w:style w:type="character" w:customStyle="1" w:styleId="CommentSubjectChar3">
    <w:name w:val="Comment Subject Char3"/>
    <w:basedOn w:val="CommentTextChar4"/>
    <w:link w:val="CommentSubject"/>
    <w:uiPriority w:val="99"/>
    <w:semiHidden/>
    <w:rPr>
      <w:rFonts w:ascii="Arial" w:hAnsi="Arial" w:cs="Arial"/>
      <w:b/>
      <w:bCs/>
      <w:kern w:val="32"/>
      <w:sz w:val="22"/>
      <w:szCs w:val="32"/>
      <w:lang w:eastAsia="en-US"/>
    </w:rPr>
  </w:style>
  <w:style w:type="paragraph" w:customStyle="1" w:styleId="CommentText4">
    <w:name w:val="Comment Text4"/>
    <w:basedOn w:val="a0"/>
    <w:uiPriority w:val="99"/>
    <w:qFormat/>
    <w:rPr>
      <w:rFonts w:eastAsia="Arial"/>
      <w:color w:val="000000"/>
      <w:sz w:val="21"/>
    </w:rPr>
  </w:style>
  <w:style w:type="character" w:customStyle="1" w:styleId="14">
    <w:name w:val="书籍标题1"/>
    <w:basedOn w:val="a1"/>
    <w:uiPriority w:val="33"/>
    <w:qFormat/>
    <w:rPr>
      <w:b/>
      <w:bCs/>
      <w:i/>
      <w:iCs/>
      <w:spacing w:val="5"/>
    </w:rPr>
  </w:style>
  <w:style w:type="character" w:customStyle="1" w:styleId="15">
    <w:name w:val="明显强调1"/>
    <w:basedOn w:val="a1"/>
    <w:uiPriority w:val="21"/>
    <w:qFormat/>
    <w:rPr>
      <w:i/>
      <w:iCs/>
      <w:color w:val="4F81BD" w:themeColor="accent1"/>
    </w:rPr>
  </w:style>
  <w:style w:type="paragraph" w:styleId="affb">
    <w:name w:val="Intense Quote"/>
    <w:basedOn w:val="a0"/>
    <w:next w:val="a0"/>
    <w:link w:val="affc"/>
    <w:uiPriority w:val="9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c">
    <w:name w:val="明显引用 字符"/>
    <w:basedOn w:val="a1"/>
    <w:link w:val="affb"/>
    <w:uiPriority w:val="99"/>
    <w:rPr>
      <w:rFonts w:ascii="Arial" w:hAnsi="Arial" w:cs="Arial"/>
      <w:bCs/>
      <w:i/>
      <w:iCs/>
      <w:color w:val="4F81BD" w:themeColor="accent1"/>
      <w:kern w:val="32"/>
      <w:sz w:val="22"/>
      <w:szCs w:val="32"/>
      <w:lang w:eastAsia="en-US"/>
    </w:rPr>
  </w:style>
  <w:style w:type="character" w:customStyle="1" w:styleId="16">
    <w:name w:val="明显参考1"/>
    <w:basedOn w:val="a1"/>
    <w:uiPriority w:val="32"/>
    <w:qFormat/>
    <w:rPr>
      <w:b/>
      <w:bCs/>
      <w:smallCaps/>
      <w:color w:val="4F81BD" w:themeColor="accent1"/>
      <w:spacing w:val="5"/>
    </w:rPr>
  </w:style>
  <w:style w:type="paragraph" w:styleId="affd">
    <w:name w:val="No Spacing"/>
    <w:uiPriority w:val="99"/>
    <w:rPr>
      <w:rFonts w:ascii="Arial" w:hAnsi="Arial" w:cs="Arial"/>
      <w:bCs/>
      <w:kern w:val="32"/>
      <w:sz w:val="22"/>
      <w:szCs w:val="32"/>
      <w:lang w:eastAsia="en-US"/>
    </w:rPr>
  </w:style>
  <w:style w:type="paragraph" w:styleId="affe">
    <w:name w:val="Quote"/>
    <w:basedOn w:val="a0"/>
    <w:next w:val="a0"/>
    <w:link w:val="afff"/>
    <w:uiPriority w:val="99"/>
    <w:pPr>
      <w:spacing w:before="200" w:after="160"/>
      <w:ind w:left="864" w:right="864"/>
      <w:jc w:val="center"/>
    </w:pPr>
    <w:rPr>
      <w:i/>
      <w:iCs/>
      <w:color w:val="404040" w:themeColor="text1" w:themeTint="BF"/>
    </w:rPr>
  </w:style>
  <w:style w:type="character" w:customStyle="1" w:styleId="afff">
    <w:name w:val="引用 字符"/>
    <w:basedOn w:val="a1"/>
    <w:link w:val="affe"/>
    <w:uiPriority w:val="99"/>
    <w:rPr>
      <w:rFonts w:ascii="Arial" w:hAnsi="Arial" w:cs="Arial"/>
      <w:bCs/>
      <w:i/>
      <w:iCs/>
      <w:color w:val="404040" w:themeColor="text1" w:themeTint="BF"/>
      <w:kern w:val="32"/>
      <w:sz w:val="22"/>
      <w:szCs w:val="32"/>
      <w:lang w:eastAsia="en-US"/>
    </w:rPr>
  </w:style>
  <w:style w:type="character" w:customStyle="1" w:styleId="af6">
    <w:name w:val="副标题 字符"/>
    <w:basedOn w:val="a1"/>
    <w:link w:val="af5"/>
    <w:rPr>
      <w:rFonts w:asciiTheme="minorHAnsi" w:eastAsiaTheme="minorEastAsia" w:hAnsiTheme="minorHAnsi" w:cstheme="minorBidi"/>
      <w:bCs/>
      <w:color w:val="595959" w:themeColor="text1" w:themeTint="A6"/>
      <w:spacing w:val="15"/>
      <w:kern w:val="32"/>
      <w:sz w:val="22"/>
      <w:szCs w:val="22"/>
      <w:lang w:eastAsia="en-US"/>
    </w:rPr>
  </w:style>
  <w:style w:type="character" w:customStyle="1" w:styleId="17">
    <w:name w:val="不明显强调1"/>
    <w:basedOn w:val="a1"/>
    <w:uiPriority w:val="19"/>
    <w:qFormat/>
    <w:rPr>
      <w:i/>
      <w:iCs/>
      <w:color w:val="404040" w:themeColor="text1" w:themeTint="BF"/>
    </w:rPr>
  </w:style>
  <w:style w:type="character" w:customStyle="1" w:styleId="18">
    <w:name w:val="不明显参考1"/>
    <w:basedOn w:val="a1"/>
    <w:uiPriority w:val="31"/>
    <w:qFormat/>
    <w:rPr>
      <w:smallCaps/>
      <w:color w:val="595959" w:themeColor="text1" w:themeTint="A6"/>
    </w:rPr>
  </w:style>
  <w:style w:type="paragraph" w:customStyle="1" w:styleId="TOC2">
    <w:name w:val="TOC 标题2"/>
    <w:basedOn w:val="1"/>
    <w:next w:val="a0"/>
    <w:uiPriority w:val="39"/>
    <w:semiHidden/>
    <w:unhideWhenUsed/>
    <w:qFormat/>
    <w:pPr>
      <w:keepLines/>
      <w:spacing w:after="0"/>
      <w:outlineLvl w:val="9"/>
    </w:pPr>
    <w:rPr>
      <w:rFonts w:asciiTheme="majorHAnsi" w:eastAsiaTheme="majorEastAsia" w:hAnsiTheme="majorHAnsi" w:cstheme="majorBidi"/>
      <w:b w:val="0"/>
      <w:color w:val="365F91" w:themeColor="accent1" w:themeShade="BF"/>
    </w:rPr>
  </w:style>
  <w:style w:type="character" w:customStyle="1" w:styleId="a9">
    <w:name w:val="批注文字 字符"/>
    <w:basedOn w:val="a1"/>
    <w:link w:val="a8"/>
    <w:uiPriority w:val="99"/>
    <w:qFormat/>
    <w:rPr>
      <w:rFonts w:ascii="Arial" w:hAnsi="Arial" w:cs="Arial"/>
      <w:bCs/>
      <w:kern w:val="32"/>
      <w:sz w:val="22"/>
      <w:szCs w:val="32"/>
      <w:lang w:eastAsia="en-US"/>
    </w:rPr>
  </w:style>
  <w:style w:type="character" w:customStyle="1" w:styleId="CommentTextChar6">
    <w:name w:val="Comment Text Char6"/>
    <w:basedOn w:val="a1"/>
    <w:uiPriority w:val="99"/>
    <w:rPr>
      <w:rFonts w:ascii="Arial" w:hAnsi="Arial" w:cs="Arial"/>
      <w:bCs/>
      <w:kern w:val="32"/>
      <w:sz w:val="22"/>
      <w:szCs w:val="32"/>
      <w:lang w:eastAsia="en-US"/>
    </w:rPr>
  </w:style>
  <w:style w:type="character" w:customStyle="1" w:styleId="40">
    <w:name w:val="标题 4 字符"/>
    <w:basedOn w:val="a1"/>
    <w:link w:val="4"/>
    <w:rPr>
      <w:i/>
      <w:kern w:val="2"/>
      <w:sz w:val="21"/>
    </w:rPr>
  </w:style>
  <w:style w:type="character" w:customStyle="1" w:styleId="60">
    <w:name w:val="标题 6 字符"/>
    <w:basedOn w:val="a1"/>
    <w:link w:val="6"/>
    <w:rPr>
      <w:i/>
      <w:kern w:val="2"/>
      <w:sz w:val="21"/>
    </w:rPr>
  </w:style>
  <w:style w:type="character" w:customStyle="1" w:styleId="afd">
    <w:name w:val="批注主题 字符"/>
    <w:basedOn w:val="a9"/>
    <w:link w:val="afc"/>
    <w:uiPriority w:val="99"/>
    <w:semiHidden/>
    <w:rPr>
      <w:rFonts w:ascii="Arial" w:hAnsi="Arial" w:cs="Arial"/>
      <w:b/>
      <w:bCs/>
      <w:kern w:val="32"/>
      <w:sz w:val="22"/>
      <w:szCs w:val="32"/>
      <w:lang w:eastAsia="en-US"/>
    </w:rPr>
  </w:style>
  <w:style w:type="paragraph" w:customStyle="1" w:styleId="CommentText6">
    <w:name w:val="Comment Text6"/>
    <w:basedOn w:val="a0"/>
    <w:uiPriority w:val="99"/>
    <w:qFormat/>
  </w:style>
  <w:style w:type="character" w:customStyle="1" w:styleId="CommentReference4">
    <w:name w:val="Comment Reference4"/>
    <w:basedOn w:val="a1"/>
    <w:qFormat/>
    <w:rPr>
      <w:sz w:val="21"/>
      <w:szCs w:val="21"/>
    </w:rPr>
  </w:style>
  <w:style w:type="paragraph" w:customStyle="1" w:styleId="CommentText5">
    <w:name w:val="Comment Text5"/>
    <w:basedOn w:val="a0"/>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comments.xml.rels><?xml version="1.0" encoding="UTF-8" standalone="yes"?>
<Relationships xmlns="http://schemas.openxmlformats.org/package/2006/relationships"><Relationship Id="rId2" Type="http://schemas.openxmlformats.org/officeDocument/2006/relationships/hyperlink" Target="https://collab.lilly.com/:w:/r/sites/AsymchemLillyJointProcessTeamLAARA/Shared%20Documents/Process%20Flow%20Document%20(PFD)/APIEM-WI-Eloralintide%20(LAARA)%20Fragment%20L3%20(QA706F,%20LSN4182928)%20Global%20Process%20Flow%20Document%20(gPFD)%20(step%201).docx?d=wb04c6f3882c04c71b0f6cf1ddbbc5b10&amp;csf=1&amp;web=1&amp;e=OcmUm0" TargetMode="External"/><Relationship Id="rId1" Type="http://schemas.openxmlformats.org/officeDocument/2006/relationships/image" Target="media/image5.png"/></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3.xml"/><Relationship Id="rId26" Type="http://schemas.openxmlformats.org/officeDocument/2006/relationships/image" Target="media/image7.emf"/><Relationship Id="rId3" Type="http://schemas.openxmlformats.org/officeDocument/2006/relationships/customXml" Target="../customXml/item3.xml"/><Relationship Id="rId21" Type="http://schemas.openxmlformats.org/officeDocument/2006/relationships/image" Target="media/image3.emf"/><Relationship Id="rId34" Type="http://schemas.openxmlformats.org/officeDocument/2006/relationships/header" Target="header9.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2.xml"/><Relationship Id="rId25" Type="http://schemas.openxmlformats.org/officeDocument/2006/relationships/image" Target="media/image6.png"/><Relationship Id="rId33" Type="http://schemas.openxmlformats.org/officeDocument/2006/relationships/header" Target="header8.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oleObject" Target="embeddings/oleObject1.bin"/><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3.bin"/><Relationship Id="rId32" Type="http://schemas.openxmlformats.org/officeDocument/2006/relationships/header" Target="header7.xml"/><Relationship Id="rId37"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4.emf"/><Relationship Id="rId28" Type="http://schemas.openxmlformats.org/officeDocument/2006/relationships/header" Target="header4.xm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2.emf"/><Relationship Id="rId31"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oleObject" Target="embeddings/oleObject2.bin"/><Relationship Id="rId27" Type="http://schemas.openxmlformats.org/officeDocument/2006/relationships/package" Target="embeddings/Microsoft_Visio___.vsdx"/><Relationship Id="rId30" Type="http://schemas.openxmlformats.org/officeDocument/2006/relationships/header" Target="header5.xml"/><Relationship Id="rId35" Type="http://schemas.openxmlformats.org/officeDocument/2006/relationships/header" Target="header10.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Data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ma="http://schemas.microsoft.com/office/2006/metadata/properties/metaAttributes" xmlns:ct="http://schemas.microsoft.com/office/2006/metadata/contentType" ct:_="" ma:contentTypeScope="" ma:contentTypeVersion="12" ma:contentTypeDescription="Create a new document." ma:contentTypeID="0x01010081E1AFC219F9024AA012AA91AE638458" ma:contentTypeName="Document" ma:_="" ma:versionID="a7227118cb610c9d923601185317f445">
  <xsd:schema xmlns:xs="http://www.w3.org/2001/XMLSchema" xmlns:xsd="http://www.w3.org/2001/XMLSchema" xmlns:p="http://schemas.microsoft.com/office/2006/metadata/properties" xmlns:ns2="6d40af7e-4221-4977-b78a-7b32ed952466" xmlns:ns3="39899a83-cf50-491c-beef-c73420cadbee" ma:root="true" ns2:_="" targetNamespace="http://schemas.microsoft.com/office/2006/metadata/properties" ma:fieldsID="23ac76665aaf45320416b549d16ddbd2" ns3:_="">
    <xsd:import namespace="6d40af7e-4221-4977-b78a-7b32ed952466"/>
    <xsd:import namespace="39899a83-cf50-491c-beef-c73420cadbee"/>
    <xsd:element name="properties">
      <xsd:complexType>
        <xsd:sequence>
          <xsd:element name="documentManagement">
            <xsd:complexType>
              <xsd:all>
                <xsd:element minOccurs="0" ref="ns2:MediaServiceMetadata"/>
                <xsd:element minOccurs="0" ref="ns2:MediaServiceFastMetadata"/>
                <xsd:element minOccurs="0" ref="ns2:MediaServiceSearchProperties"/>
                <xsd:element minOccurs="0" ref="ns2:MediaServiceDateTaken"/>
                <xsd:element minOccurs="0" ref="ns2:lcf76f155ced4ddcb4097134ff3c332f"/>
                <xsd:element minOccurs="0" ref="ns3:TaxCatchAll"/>
                <xsd:element minOccurs="0" ref="ns2:MediaServiceOCR"/>
                <xsd:element minOccurs="0" ref="ns2:MediaServiceGenerationTime"/>
                <xsd:element minOccurs="0" ref="ns2:MediaServiceEventHashCode"/>
                <xsd:element minOccurs="0" ref="ns2:MediaServiceBillingMetadata"/>
                <xsd:element minOccurs="0" ref="ns2:MediaLengthInSeconds"/>
              </xsd:all>
            </xsd:complexType>
          </xsd:element>
        </xsd:sequence>
      </xsd:complexType>
    </xsd:element>
  </xsd:schema>
  <xsd:schema xmlns:xs="http://www.w3.org/2001/XMLSchema" xmlns:pc="http://schemas.microsoft.com/office/infopath/2007/PartnerControls" xmlns:xsd="http://www.w3.org/2001/XMLSchema" xmlns:dms="http://schemas.microsoft.com/office/2006/documentManagement/types" targetNamespace="6d40af7e-4221-4977-b78a-7b32ed952466" elementFormDefault="qualified">
    <xsd:import namespace="http://schemas.microsoft.com/office/2006/documentManagement/types"/>
    <xsd:import namespace="http://schemas.microsoft.com/office/infopath/2007/PartnerControls"/>
    <xsd:element ma:readOnly="true" nillable="true" ma:index="8" name="MediaServiceMetadata" ma:internalName="MediaServiceMetadata" ma:displayName="MediaServiceMetadata" ma:hidden="true">
      <xsd:simpleType>
        <xsd:restriction base="dms:Note"/>
      </xsd:simpleType>
    </xsd:element>
    <xsd:element ma:readOnly="true" nillable="true" ma:index="9" name="MediaServiceFastMetadata" ma:internalName="MediaServiceFastMetadata" ma:displayName="MediaServiceFastMetadata" ma:hidden="true">
      <xsd:simpleType>
        <xsd:restriction base="dms:Note"/>
      </xsd:simpleType>
    </xsd:element>
    <xsd:element ma:readOnly="true" nillable="true" ma:index="10" name="MediaServiceSearchProperties" ma:internalName="MediaServiceSearchProperties" ma:displayName="MediaServiceSearchProperties" ma:hidden="true">
      <xsd:simpleType>
        <xsd:restriction base="dms:Note"/>
      </xsd:simpleType>
    </xsd:element>
    <xsd:element ma:readOnly="true" nillable="true" ma:indexed="true" ma:index="11" name="MediaServiceDateTaken" ma:internalName="MediaServiceDateTaken" ma:displayName="MediaServiceDateTaken" ma:hidden="true">
      <xsd:simpleType>
        <xsd:restriction base="dms:Text"/>
      </xsd:simpleType>
    </xsd:element>
    <xsd:element ma:readOnly="false" ma:fieldId="{5cf76f15-5ced-4ddc-b409-7134ff3c332f}" nillable="true" ma:index="13" ma:taxonomyMulti="true" ma:open="true" name="lcf76f155ced4ddcb4097134ff3c332f" ma:isKeyword="false" ma:internalName="lcf76f155ced4ddcb4097134ff3c332f" ma:termSetId="09814cd3-568e-fe90-9814-8d621ff8fb84" ma:taxonomyFieldName="MediaServiceImageTags" ma:displayName="Image Tags" ma:sspId="f9adb9bf-65a7-4dcd-b9fe-2cabe70ed69e" ma:taxonomy="true" ma:anchorId="fba54fb3-c3e1-fe81-a776-ca4b69148c4d">
      <xsd:complexType>
        <xsd:sequence>
          <xsd:element maxOccurs="1" minOccurs="0" ref="pc:Terms"/>
        </xsd:sequence>
      </xsd:complexType>
    </xsd:element>
    <xsd:element ma:readOnly="true" nillable="true" ma:index="15" name="MediaServiceOCR" ma:internalName="MediaServiceOCR" ma:displayName="Extracted Text">
      <xsd:simpleType>
        <xsd:restriction base="dms:Note">
          <xsd:maxLength value="255"/>
        </xsd:restriction>
      </xsd:simpleType>
    </xsd:element>
    <xsd:element ma:readOnly="true" nillable="true" ma:index="16" name="MediaServiceGenerationTime" ma:internalName="MediaServiceGenerationTime" ma:displayName="MediaServiceGenerationTime" ma:hidden="true">
      <xsd:simpleType>
        <xsd:restriction base="dms:Text"/>
      </xsd:simpleType>
    </xsd:element>
    <xsd:element ma:readOnly="true" nillable="true" ma:index="17" name="MediaServiceEventHashCode" ma:internalName="MediaServiceEventHashCode" ma:displayName="MediaServiceEventHashCode" ma:hidden="true">
      <xsd:simpleType>
        <xsd:restriction base="dms:Text"/>
      </xsd:simpleType>
    </xsd:element>
    <xsd:element ma:readOnly="true" nillable="true" ma:index="18" name="MediaServiceBillingMetadata" ma:internalName="MediaServiceBillingMetadata" ma:displayName="MediaServiceBillingMetadata" ma:hidden="true">
      <xsd:simpleType>
        <xsd:restriction base="dms:Note"/>
      </xsd:simpleType>
    </xsd:element>
    <xsd:element ma:readOnly="true" nillable="true" ma:index="19" name="MediaLengthInSeconds" ma:internalName="MediaLengthInSeconds" ma:displayName="MediaLengthInSeconds" ma:hidden="true">
      <xsd:simpleType>
        <xsd:restriction base="dms:Unknown"/>
      </xsd:simpleType>
    </xsd:element>
  </xsd:schema>
  <xsd:schema xmlns:xs="http://www.w3.org/2001/XMLSchema" xmlns:pc="http://schemas.microsoft.com/office/infopath/2007/PartnerControls" xmlns:xsd="http://www.w3.org/2001/XMLSchema" xmlns:dms="http://schemas.microsoft.com/office/2006/documentManagement/types" targetNamespace="39899a83-cf50-491c-beef-c73420cadbee" elementFormDefault="qualified">
    <xsd:import namespace="http://schemas.microsoft.com/office/2006/documentManagement/types"/>
    <xsd:import namespace="http://schemas.microsoft.com/office/infopath/2007/PartnerControls"/>
    <xsd:element nillable="true" ma:index="14" name="TaxCatchAll" ma:internalName="TaxCatchAll" ma:displayName="Taxonomy Catch All Column" ma:list="{fdfd226b-cc02-44e1-b471-f4c263f4f22a}" ma:hidden="true" ma:showField="CatchAllData" ma:web="39899a83-cf50-491c-beef-c73420cadbee">
      <xsd:complexType>
        <xsd:complexContent>
          <xsd:extension base="dms:MultiChoiceLookup">
            <xsd:sequence>
              <xsd:element type="dms:Lookup" nillable="true" maxOccurs="unbounded" name="Value" minOccurs="0"/>
            </xsd:sequence>
          </xsd:extension>
        </xsd:complexContent>
      </xsd:complexType>
    </xsd:element>
  </xsd:schema>
  <xsd:schema xmlns:odoc="http://schemas.microsoft.com/internal/obd" xmlns:xsd="http://www.w3.org/2001/XMLSchema" xmlns="http://schemas.openxmlformats.org/package/2006/metadata/core-properties" xmlns:dcterms="http://purl.org/dc/terms/" xmlns:dc="http://purl.org/dc/elements/1.1/" xmlns:xsi="http://www.w3.org/2001/XMLSchema-instance"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type="CT_coreProperties" name="coreProperties"/>
    <xsd:complexType name="CT_coreProperties">
      <xsd:all>
        <xsd:element maxOccurs="1" minOccurs="0" ref="dc:creator"/>
        <xsd:element maxOccurs="1" minOccurs="0" ref="dcterms:created"/>
        <xsd:element maxOccurs="1" minOccurs="0" ref="dc:identifier"/>
        <xsd:element type="xsd:string" ma:index="0" maxOccurs="1" name="contentType" minOccurs="0" ma:displayName="Content Type"/>
        <xsd:element ma:index="4" maxOccurs="1" minOccurs="0" ma:displayName="Title" ref="dc:title"/>
        <xsd:element maxOccurs="1" minOccurs="0" ref="dc:subject"/>
        <xsd:element maxOccurs="1" minOccurs="0" ref="dc:description"/>
        <xsd:element type="xsd:string" maxOccurs="1" name="keywords" minOccurs="0"/>
        <xsd:element maxOccurs="1" minOccurs="0" ref="dc:language"/>
        <xsd:element type="xsd:string" maxOccurs="1" name="category" minOccurs="0"/>
        <xsd:element type="xsd:string" maxOccurs="1" name="version" minOccurs="0"/>
        <xsd:element type="xsd:string" maxOccurs="1" name="revision" minOccurs="0">
          <xsd:annotation>
            <xsd:documentation>
                        This value indicates the number of saves or revisions. The application is responsible for updating this value after each revision.
                    </xsd:documentation>
          </xsd:annotation>
        </xsd:element>
        <xsd:element type="xsd:string" maxOccurs="1" name="lastModifiedBy" minOccurs="0"/>
        <xsd:element maxOccurs="1" minOccurs="0" ref="dcterms:modified"/>
        <xsd:element type="xsd:string" maxOccurs="1" name="contentStatus" minOccurs="0"/>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minOccurs="0" ref="pc:DisplayName"/>
          <xs:element minOccurs="0" ref="pc:AccountId"/>
          <xs:element minOccurs="0" ref="pc:AccountType"/>
        </xs:sequence>
      </xs:complexType>
    </xs:element>
    <xs:element type="xs:string" name="DisplayName"/>
    <xs:element type="xs:string" name="AccountId"/>
    <xs:element type="xs:string" name="AccountType"/>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type="xs:string" name="TermName"/>
    <xs:element type="xs:string" name="TermId"/>
  </xs:schema>
</ct:contentTypeSchema>
</file>

<file path=customXml/item4.xml><?xml version="1.0" encoding="utf-8"?>
<p:properties xmlns:pc="http://schemas.microsoft.com/office/infopath/2007/PartnerControls" xmlns:p="http://schemas.microsoft.com/office/2006/metadata/properties" xmlns:xsi="http://www.w3.org/2001/XMLSchema-instance">
  <documentManagement>
    <lcf76f155ced4ddcb4097134ff3c332f xmlns="6d40af7e-4221-4977-b78a-7b32ed952466">
      <Terms xmlns="http://schemas.microsoft.com/office/infopath/2007/PartnerControls"/>
    </lcf76f155ced4ddcb4097134ff3c332f>
    <TaxCatchAll xmlns="39899a83-cf50-491c-beef-c73420cadbee" xsi:nil="true"/>
  </documentManagement>
</p:properties>
</file>

<file path=customXml/item5.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D76976BA-BDFD-47C9-8B42-5BA7351F5CA3}">
  <ds:schemaRefs/>
</ds:datastoreItem>
</file>

<file path=customXml/itemProps2.xml><?xml version="1.0" encoding="utf-8"?>
<ds:datastoreItem xmlns:ds="http://schemas.openxmlformats.org/officeDocument/2006/customXml" ds:itemID="{81CD41CC-77AE-445B-B776-D2D5BD6CF7F2}">
  <ds:schemaRefs>
    <ds:schemaRef ds:uri="http://schemas.microsoft.com/sharepoint/v3/contenttype/forms"/>
  </ds:schemaRefs>
</ds:datastoreItem>
</file>

<file path=customXml/itemProps3.xml><?xml version="1.0" encoding="utf-8"?>
<ds:datastoreItem xmlns:ds="http://schemas.openxmlformats.org/officeDocument/2006/customXml" ds:itemID="{3BB5D00D-C270-4E87-A35A-DD8B4E8BED76}">
  <ds:schemaRefs>
    <ds:schemaRef ds:uri="http://schemas.microsoft.com/office/2006/metadata/properties/metaAttributes"/>
    <ds:schemaRef ds:uri="http://schemas.microsoft.com/office/2006/metadata/contentType"/>
    <ds:schemaRef ds:uri="http://www.w3.org/2001/XMLSchema"/>
    <ds:schemaRef ds:uri="http://schemas.microsoft.com/office/2006/metadata/properties"/>
    <ds:schemaRef ds:uri="6d40af7e-4221-4977-b78a-7b32ed952466"/>
    <ds:schemaRef ds:uri="39899a83-cf50-491c-beef-c73420cadbee"/>
    <ds:schemaRef ds:uri="http://schemas.microsoft.com/office/infopath/2007/PartnerControls"/>
    <ds:schemaRef ds:uri="http://schemas.microsoft.com/office/2006/documentManagement/types"/>
    <ds:schemaRef ds:uri="http://schemas.microsoft.com/internal/obd"/>
    <ds:schemaRef ds:uri="http://schemas.openxmlformats.org/package/2006/metadata/core-properties"/>
    <ds:schemaRef ds:uri="http://purl.org/dc/terms/"/>
    <ds:schemaRef ds:uri="http://purl.org/dc/elements/1.1/"/>
  </ds:schemaRefs>
</ds:datastoreItem>
</file>

<file path=customXml/itemProps4.xml><?xml version="1.0" encoding="utf-8"?>
<ds:datastoreItem xmlns:ds="http://schemas.openxmlformats.org/officeDocument/2006/customXml" ds:itemID="{FE3120A4-9C68-4800-B2FF-2CABECADB6FE}">
  <ds:schemaRefs>
    <ds:schemaRef ds:uri="http://schemas.microsoft.com/office/infopath/2007/PartnerControls"/>
    <ds:schemaRef ds:uri="http://schemas.microsoft.com/office/2006/metadata/properties"/>
    <ds:schemaRef ds:uri="6d40af7e-4221-4977-b78a-7b32ed952466"/>
    <ds:schemaRef ds:uri="39899a83-cf50-491c-beef-c73420cadbee"/>
  </ds:schemaRefs>
</ds:datastoreItem>
</file>

<file path=customXml/itemProps5.xml><?xml version="1.0" encoding="utf-8"?>
<ds:datastoreItem xmlns:ds="http://schemas.openxmlformats.org/officeDocument/2006/customXml" ds:itemID="{FCF1F4F5-C8C5-4CBC-8542-B97D07697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48</Pages>
  <Words>20206</Words>
  <Characters>115180</Characters>
  <Application>Microsoft Office Word</Application>
  <DocSecurity>0</DocSecurity>
  <Lines>959</Lines>
  <Paragraphs>270</Paragraphs>
  <ScaleCrop>false</ScaleCrop>
  <Company>Asymchem Laboratories, INC</Company>
  <LinksUpToDate>false</LinksUpToDate>
  <CharactersWithSpaces>135116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Overview</dc:title>
  <dc:creator>Guanghai Tu16731</dc:creator>
  <cp:lastModifiedBy>Xuning Wei12232</cp:lastModifiedBy>
  <cp:revision>2</cp:revision>
  <cp:lastPrinted>2023-11-12T14:15:00Z</cp:lastPrinted>
  <dcterms:created xsi:type="dcterms:W3CDTF">2026-10-24T13:08:00Z</dcterms:created>
  <dcterms:modified xsi:type="dcterms:W3CDTF">2026-10-25T02:25:00Z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UFIDA_U9App_DataSourceXMLPart">
    <vt:lpwstr>{D76976BA-BDFD-47C9-8B42-5BA7351F5CA3}</vt:lpwstr>
  </property>
  <property fmtid="{D5CDD505-2E9C-101B-9397-08002B2CF9AE}" pid="4" name="ContentTypeId">
    <vt:lpwstr>0x01010081E1AFC219F9024AA012AA91AE638458</vt:lpwstr>
  </property>
  <property fmtid="{D5CDD505-2E9C-101B-9397-08002B2CF9AE}" pid="5" name="KSOProductBuildVer">
    <vt:lpwstr>2052-0.0.0.0</vt:lpwstr>
  </property>
  <property fmtid="{D5CDD505-2E9C-101B-9397-08002B2CF9AE}" pid="6" name="ICV">
    <vt:lpwstr>4281194807E148BDAA987B07C3CA4AF1_13</vt:lpwstr>
  </property>
  <property fmtid="{D5CDD505-2E9C-101B-9397-08002B2CF9AE}" pid="7" name="MediaServiceImageTags">
    <vt:lpwstr/>
  </property>
  <property fmtid="{D5CDD505-2E9C-101B-9397-08002B2CF9AE}" pid="8" name="docLang">
    <vt:lpwstr>en</vt:lpwstr>
  </property>
</Properties>
</file>