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589024" w14:textId="77777777" w:rsidR="00EB6880" w:rsidRDefault="00692187">
      <w:pPr>
        <w:tabs>
          <w:tab w:val="left" w:pos="7856"/>
        </w:tabs>
        <w:spacing w:line="480" w:lineRule="auto"/>
        <w:rPr>
          <w:rFonts w:ascii="Times New Roman" w:eastAsia="仿宋_GB2312" w:hAnsi="Times New Roman"/>
          <w:sz w:val="21"/>
          <w:szCs w:val="21"/>
          <w:lang w:eastAsia="zh-CN"/>
        </w:rPr>
      </w:pPr>
      <w:bookmarkStart w:id="0" w:name="_Toc19333983"/>
      <w:r>
        <w:rPr>
          <w:rFonts w:ascii="Times New Roman" w:eastAsia="仿宋_GB2312" w:hAnsi="Times New Roman"/>
          <w:sz w:val="21"/>
          <w:szCs w:val="21"/>
          <w:lang w:eastAsia="zh-CN"/>
        </w:rPr>
        <w:tab/>
      </w:r>
    </w:p>
    <w:p w14:paraId="719E8B51" w14:textId="77777777" w:rsidR="00EB6880" w:rsidRDefault="00EB6880">
      <w:pPr>
        <w:spacing w:line="360" w:lineRule="auto"/>
        <w:jc w:val="center"/>
        <w:rPr>
          <w:rFonts w:ascii="Times New Roman" w:eastAsia="仿宋_GB2312" w:hAnsi="Times New Roman"/>
          <w:b/>
          <w:bCs/>
          <w:kern w:val="32"/>
          <w:sz w:val="21"/>
          <w:szCs w:val="21"/>
          <w:lang w:eastAsia="zh-CN"/>
        </w:rPr>
      </w:pPr>
    </w:p>
    <w:p w14:paraId="6A53A540" w14:textId="77777777" w:rsidR="00EB6880" w:rsidRDefault="00EB6880">
      <w:pPr>
        <w:spacing w:line="360" w:lineRule="auto"/>
        <w:jc w:val="center"/>
        <w:rPr>
          <w:rFonts w:ascii="Times New Roman" w:eastAsia="仿宋_GB2312" w:hAnsi="Times New Roman"/>
          <w:b/>
          <w:bCs/>
          <w:kern w:val="32"/>
          <w:sz w:val="21"/>
          <w:szCs w:val="21"/>
          <w:lang w:eastAsia="zh-CN"/>
        </w:rPr>
      </w:pPr>
    </w:p>
    <w:p w14:paraId="25F767C9" w14:textId="77777777" w:rsidR="00EB6880" w:rsidRDefault="00EB6880">
      <w:pPr>
        <w:spacing w:line="360" w:lineRule="auto"/>
        <w:jc w:val="center"/>
        <w:rPr>
          <w:rFonts w:ascii="Times New Roman" w:eastAsia="仿宋_GB2312" w:hAnsi="Times New Roman"/>
          <w:b/>
          <w:bCs/>
          <w:kern w:val="32"/>
          <w:sz w:val="21"/>
          <w:szCs w:val="21"/>
          <w:lang w:eastAsia="zh-CN"/>
        </w:rPr>
      </w:pPr>
    </w:p>
    <w:p w14:paraId="1F555433" w14:textId="77777777" w:rsidR="00EB6880" w:rsidRDefault="00692187">
      <w:pPr>
        <w:spacing w:line="360" w:lineRule="auto"/>
        <w:jc w:val="center"/>
        <w:rPr>
          <w:rFonts w:ascii="Times New Roman" w:eastAsia="仿宋_GB2312" w:hAnsi="Times New Roman"/>
          <w:b/>
          <w:bCs/>
          <w:kern w:val="32"/>
          <w:sz w:val="21"/>
          <w:szCs w:val="21"/>
          <w:lang w:eastAsia="zh-CN"/>
        </w:rPr>
      </w:pPr>
      <w:r>
        <w:rPr>
          <w:rFonts w:ascii="Times New Roman" w:eastAsia="仿宋_GB2312" w:hAnsi="Times New Roman"/>
          <w:b/>
          <w:bCs/>
          <w:kern w:val="32"/>
          <w:sz w:val="21"/>
          <w:szCs w:val="21"/>
          <w:lang w:eastAsia="zh-CN"/>
        </w:rPr>
        <w:t>Cleaning Validation Protocol</w:t>
      </w:r>
    </w:p>
    <w:p w14:paraId="278BFBA0" w14:textId="77777777" w:rsidR="00EB6880" w:rsidRDefault="00692187">
      <w:pPr>
        <w:spacing w:line="360" w:lineRule="auto"/>
        <w:jc w:val="center"/>
        <w:rPr>
          <w:rFonts w:ascii="Times New Roman" w:eastAsia="仿宋_GB2312" w:hAnsi="Times New Roman"/>
          <w:b/>
          <w:bCs/>
          <w:kern w:val="32"/>
          <w:sz w:val="21"/>
          <w:szCs w:val="21"/>
          <w:lang w:eastAsia="zh-CN"/>
        </w:rPr>
      </w:pPr>
      <w:r>
        <w:rPr>
          <w:rFonts w:ascii="Times New Roman" w:eastAsia="仿宋_GB2312" w:hAnsi="Times New Roman"/>
          <w:b/>
          <w:bCs/>
          <w:kern w:val="32"/>
          <w:sz w:val="21"/>
          <w:szCs w:val="21"/>
          <w:lang w:eastAsia="zh-CN"/>
        </w:rPr>
        <w:t>of ASYM-141366</w:t>
      </w:r>
    </w:p>
    <w:p w14:paraId="4040ED76" w14:textId="77777777" w:rsidR="00EB6880" w:rsidRDefault="00692187">
      <w:pPr>
        <w:spacing w:beforeLines="50" w:before="120" w:line="360" w:lineRule="auto"/>
        <w:jc w:val="center"/>
        <w:rPr>
          <w:rFonts w:ascii="Times New Roman" w:eastAsia="仿宋_GB2312" w:hAnsi="Times New Roman"/>
          <w:b/>
          <w:bCs/>
          <w:kern w:val="32"/>
          <w:sz w:val="21"/>
          <w:szCs w:val="21"/>
          <w:lang w:eastAsia="zh-CN"/>
        </w:rPr>
      </w:pPr>
      <w:r>
        <w:rPr>
          <w:rFonts w:ascii="Times New Roman" w:eastAsia="仿宋_GB2312" w:hAnsi="Times New Roman"/>
          <w:b/>
          <w:bCs/>
          <w:kern w:val="32"/>
          <w:sz w:val="21"/>
          <w:szCs w:val="21"/>
          <w:lang w:eastAsia="zh-CN"/>
        </w:rPr>
        <w:t>(Batch Size: 105.63 - 278.62 kg (Output))</w:t>
      </w:r>
    </w:p>
    <w:p w14:paraId="15E29486" w14:textId="77777777" w:rsidR="00EB6880" w:rsidRDefault="00692187">
      <w:pPr>
        <w:spacing w:line="360" w:lineRule="auto"/>
        <w:jc w:val="center"/>
        <w:rPr>
          <w:rFonts w:ascii="Times New Roman" w:eastAsia="仿宋_GB2312" w:hAnsi="Times New Roman"/>
          <w:bCs/>
          <w:i/>
          <w:kern w:val="32"/>
          <w:sz w:val="21"/>
          <w:szCs w:val="21"/>
          <w:lang w:eastAsia="zh-CN"/>
        </w:rPr>
      </w:pPr>
      <w:r>
        <w:rPr>
          <w:rFonts w:ascii="Times New Roman" w:eastAsia="仿宋_GB2312" w:hAnsi="Times New Roman"/>
          <w:b/>
          <w:bCs/>
          <w:sz w:val="21"/>
          <w:szCs w:val="21"/>
        </w:rPr>
        <w:t xml:space="preserve">At Asymchem Life Science (Tianjin) Co., Ltd. </w:t>
      </w:r>
    </w:p>
    <w:p w14:paraId="30688530" w14:textId="77777777" w:rsidR="00EB6880" w:rsidRDefault="00692187">
      <w:pPr>
        <w:spacing w:line="360" w:lineRule="auto"/>
        <w:jc w:val="center"/>
        <w:rPr>
          <w:rFonts w:ascii="Times New Roman" w:eastAsia="仿宋_GB2312" w:hAnsi="Times New Roman"/>
          <w:bCs/>
          <w:i/>
          <w:kern w:val="32"/>
          <w:sz w:val="21"/>
          <w:szCs w:val="21"/>
          <w:lang w:eastAsia="zh-CN"/>
        </w:rPr>
      </w:pPr>
      <w:r>
        <w:rPr>
          <w:rFonts w:ascii="Times New Roman" w:eastAsia="仿宋_GB2312" w:hAnsi="Times New Roman"/>
          <w:bCs/>
          <w:kern w:val="32"/>
          <w:sz w:val="21"/>
          <w:szCs w:val="21"/>
          <w:lang w:eastAsia="zh-CN"/>
        </w:rPr>
        <w:t>(No.265, South Avenue, Binhai New Area TEDA, Tianjin, 300462, China)</w:t>
      </w:r>
    </w:p>
    <w:p w14:paraId="34CA583B" w14:textId="77777777" w:rsidR="00EB6880" w:rsidRDefault="00EB6880">
      <w:pPr>
        <w:spacing w:line="360" w:lineRule="auto"/>
        <w:jc w:val="center"/>
        <w:rPr>
          <w:rFonts w:ascii="Times New Roman" w:eastAsia="仿宋_GB2312" w:hAnsi="Times New Roman"/>
          <w:bCs/>
          <w:i/>
          <w:kern w:val="32"/>
          <w:sz w:val="21"/>
          <w:szCs w:val="21"/>
          <w:lang w:eastAsia="zh-CN"/>
        </w:rPr>
      </w:pPr>
    </w:p>
    <w:p w14:paraId="51A7A873" w14:textId="77777777" w:rsidR="00EB6880" w:rsidRDefault="00EB6880">
      <w:pPr>
        <w:spacing w:afterLines="50" w:after="120" w:line="360" w:lineRule="auto"/>
        <w:jc w:val="center"/>
        <w:rPr>
          <w:rFonts w:ascii="Times New Roman" w:eastAsia="仿宋_GB2312" w:hAnsi="Times New Roman"/>
          <w:sz w:val="21"/>
          <w:szCs w:val="21"/>
          <w:lang w:eastAsia="zh-CN"/>
        </w:rPr>
      </w:pPr>
    </w:p>
    <w:p w14:paraId="27F61587" w14:textId="77777777" w:rsidR="00EB6880" w:rsidRDefault="00692187">
      <w:r>
        <w:br w:type="page"/>
      </w:r>
    </w:p>
    <w:tbl>
      <w:tblPr>
        <w:tblW w:w="5000" w:type="pct"/>
        <w:tblLook w:val="04A0" w:firstRow="1" w:lastRow="0" w:firstColumn="1" w:lastColumn="0" w:noHBand="0" w:noVBand="1"/>
      </w:tblPr>
      <w:tblGrid>
        <w:gridCol w:w="4436"/>
        <w:gridCol w:w="2283"/>
        <w:gridCol w:w="2354"/>
      </w:tblGrid>
      <w:tr w:rsidR="00EB6880" w14:paraId="4D1232D7" w14:textId="77777777">
        <w:trPr>
          <w:trHeight w:hRule="exact" w:val="454"/>
        </w:trPr>
        <w:tc>
          <w:tcPr>
            <w:tcW w:w="2445" w:type="pct"/>
            <w:vAlign w:val="bottom"/>
          </w:tcPr>
          <w:p w14:paraId="26A4960A" w14:textId="77777777" w:rsidR="00EB6880" w:rsidRDefault="00692187">
            <w:pPr>
              <w:spacing w:afterLines="50" w:after="120"/>
              <w:rPr>
                <w:rFonts w:ascii="Times New Roman" w:eastAsia="仿宋_GB2312" w:hAnsi="Times New Roman"/>
                <w:b/>
                <w:bCs/>
                <w:kern w:val="32"/>
                <w:szCs w:val="32"/>
                <w:lang w:eastAsia="zh-CN"/>
              </w:rPr>
            </w:pPr>
            <w:r>
              <w:rPr>
                <w:rFonts w:ascii="Times New Roman" w:eastAsia="仿宋_GB2312" w:hAnsi="Times New Roman"/>
                <w:b/>
                <w:bCs/>
                <w:kern w:val="32"/>
                <w:szCs w:val="32"/>
                <w:lang w:eastAsia="zh-CN"/>
              </w:rPr>
              <w:lastRenderedPageBreak/>
              <w:t xml:space="preserve">Prepared by </w:t>
            </w:r>
          </w:p>
        </w:tc>
        <w:tc>
          <w:tcPr>
            <w:tcW w:w="1258" w:type="pct"/>
            <w:vAlign w:val="bottom"/>
          </w:tcPr>
          <w:p w14:paraId="131CC7BD" w14:textId="77777777" w:rsidR="00EB6880" w:rsidRDefault="00EB6880">
            <w:pPr>
              <w:autoSpaceDE w:val="0"/>
              <w:autoSpaceDN w:val="0"/>
              <w:adjustRightInd w:val="0"/>
              <w:rPr>
                <w:rFonts w:ascii="Times New Roman" w:eastAsia="仿宋_GB2312" w:hAnsi="Times New Roman"/>
                <w:bCs/>
                <w:kern w:val="32"/>
                <w:szCs w:val="32"/>
                <w:lang w:eastAsia="zh-CN"/>
              </w:rPr>
            </w:pPr>
          </w:p>
        </w:tc>
        <w:tc>
          <w:tcPr>
            <w:tcW w:w="1297" w:type="pct"/>
            <w:vAlign w:val="bottom"/>
          </w:tcPr>
          <w:p w14:paraId="522769C9" w14:textId="77777777" w:rsidR="00EB6880" w:rsidRDefault="00EB6880">
            <w:pPr>
              <w:autoSpaceDE w:val="0"/>
              <w:autoSpaceDN w:val="0"/>
              <w:adjustRightInd w:val="0"/>
              <w:rPr>
                <w:rFonts w:ascii="Times New Roman" w:eastAsia="仿宋_GB2312" w:hAnsi="Times New Roman"/>
                <w:bCs/>
                <w:kern w:val="32"/>
                <w:szCs w:val="21"/>
              </w:rPr>
            </w:pPr>
          </w:p>
        </w:tc>
      </w:tr>
      <w:tr w:rsidR="00EB6880" w14:paraId="5C70577A" w14:textId="77777777">
        <w:trPr>
          <w:trHeight w:hRule="exact" w:val="1319"/>
        </w:trPr>
        <w:tc>
          <w:tcPr>
            <w:tcW w:w="2445" w:type="pct"/>
            <w:vAlign w:val="bottom"/>
          </w:tcPr>
          <w:p w14:paraId="4E352E62" w14:textId="77777777" w:rsidR="00EB6880" w:rsidRDefault="00692187">
            <w:pPr>
              <w:spacing w:afterLines="50" w:after="120"/>
              <w:rPr>
                <w:rFonts w:ascii="Times New Roman" w:eastAsia="仿宋_GB2312" w:hAnsi="Times New Roman"/>
                <w:bCs/>
                <w:kern w:val="32"/>
                <w:szCs w:val="32"/>
                <w:lang w:eastAsia="zh-CN"/>
              </w:rPr>
            </w:pPr>
            <w:r>
              <w:rPr>
                <w:rFonts w:ascii="Times New Roman" w:eastAsia="仿宋_GB2312" w:hAnsi="Times New Roman"/>
                <w:bCs/>
                <w:kern w:val="32"/>
                <w:szCs w:val="32"/>
                <w:lang w:eastAsia="zh-CN"/>
              </w:rPr>
              <w:t xml:space="preserve">Zhonghua Fu </w:t>
            </w:r>
          </w:p>
          <w:p w14:paraId="69413BFE" w14:textId="77777777" w:rsidR="00EB6880" w:rsidRDefault="00692187">
            <w:pPr>
              <w:spacing w:afterLines="50" w:after="120"/>
              <w:rPr>
                <w:rFonts w:ascii="Times New Roman" w:eastAsia="仿宋_GB2312" w:hAnsi="Times New Roman"/>
                <w:b/>
                <w:bCs/>
                <w:iCs/>
                <w:kern w:val="32"/>
                <w:szCs w:val="32"/>
                <w:lang w:eastAsia="zh-CN"/>
              </w:rPr>
            </w:pPr>
            <w:r>
              <w:rPr>
                <w:rFonts w:ascii="Times New Roman" w:eastAsia="仿宋_GB2312" w:hAnsi="Times New Roman"/>
                <w:bCs/>
                <w:iCs/>
                <w:kern w:val="32"/>
                <w:szCs w:val="32"/>
              </w:rPr>
              <w:t>(</w:t>
            </w:r>
            <w:r>
              <w:rPr>
                <w:rFonts w:ascii="Times New Roman" w:eastAsia="仿宋_GB2312" w:hAnsi="Times New Roman"/>
                <w:bCs/>
                <w:i/>
                <w:iCs/>
                <w:kern w:val="32"/>
                <w:szCs w:val="32"/>
                <w:lang w:eastAsia="zh-CN"/>
              </w:rPr>
              <w:t>Associate Director, CMMD</w:t>
            </w:r>
            <w:r>
              <w:rPr>
                <w:rFonts w:ascii="Times New Roman" w:eastAsia="仿宋_GB2312" w:hAnsi="Times New Roman"/>
                <w:bCs/>
                <w:iCs/>
                <w:kern w:val="32"/>
                <w:szCs w:val="32"/>
              </w:rPr>
              <w:t>)</w:t>
            </w:r>
          </w:p>
        </w:tc>
        <w:tc>
          <w:tcPr>
            <w:tcW w:w="1258" w:type="pct"/>
            <w:vAlign w:val="bottom"/>
          </w:tcPr>
          <w:p w14:paraId="06A769AD" w14:textId="77777777" w:rsidR="00EB6880" w:rsidRDefault="00692187">
            <w:pPr>
              <w:autoSpaceDE w:val="0"/>
              <w:autoSpaceDN w:val="0"/>
              <w:adjustRightInd w:val="0"/>
              <w:rPr>
                <w:rFonts w:ascii="Times New Roman" w:eastAsia="仿宋_GB2312" w:hAnsi="Times New Roman"/>
                <w:bCs/>
                <w:kern w:val="32"/>
                <w:szCs w:val="32"/>
                <w:lang w:eastAsia="zh-CN"/>
              </w:rPr>
            </w:pPr>
            <w:r>
              <w:rPr>
                <w:rFonts w:ascii="Times New Roman" w:eastAsia="仿宋_GB2312" w:hAnsi="Times New Roman"/>
                <w:bCs/>
                <w:kern w:val="32"/>
                <w:szCs w:val="32"/>
                <w:lang w:eastAsia="zh-CN"/>
              </w:rPr>
              <w:t>Signature &amp;Date</w:t>
            </w:r>
          </w:p>
        </w:tc>
        <w:tc>
          <w:tcPr>
            <w:tcW w:w="1297" w:type="pct"/>
            <w:tcBorders>
              <w:bottom w:val="single" w:sz="4" w:space="0" w:color="auto"/>
            </w:tcBorders>
            <w:vAlign w:val="bottom"/>
          </w:tcPr>
          <w:p w14:paraId="5F8DC2A0" w14:textId="77777777" w:rsidR="00EB6880" w:rsidRDefault="00EB6880">
            <w:pPr>
              <w:autoSpaceDE w:val="0"/>
              <w:autoSpaceDN w:val="0"/>
              <w:adjustRightInd w:val="0"/>
              <w:rPr>
                <w:rFonts w:ascii="Times New Roman" w:eastAsia="仿宋_GB2312" w:hAnsi="Times New Roman"/>
                <w:bCs/>
                <w:kern w:val="32"/>
                <w:szCs w:val="21"/>
                <w:u w:val="single"/>
                <w:lang w:eastAsia="zh-CN"/>
              </w:rPr>
            </w:pPr>
          </w:p>
        </w:tc>
      </w:tr>
      <w:tr w:rsidR="00EB6880" w14:paraId="738D2E36" w14:textId="77777777">
        <w:trPr>
          <w:trHeight w:hRule="exact" w:val="454"/>
        </w:trPr>
        <w:tc>
          <w:tcPr>
            <w:tcW w:w="2445" w:type="pct"/>
            <w:vAlign w:val="bottom"/>
          </w:tcPr>
          <w:p w14:paraId="5CD8DDFA" w14:textId="77777777" w:rsidR="00EB6880" w:rsidRDefault="00692187">
            <w:pPr>
              <w:autoSpaceDE w:val="0"/>
              <w:autoSpaceDN w:val="0"/>
              <w:adjustRightInd w:val="0"/>
              <w:spacing w:line="240" w:lineRule="exact"/>
              <w:rPr>
                <w:rFonts w:ascii="Times New Roman" w:eastAsia="仿宋_GB2312" w:hAnsi="Times New Roman"/>
                <w:b/>
                <w:bCs/>
                <w:kern w:val="32"/>
                <w:szCs w:val="32"/>
                <w:lang w:eastAsia="zh-CN"/>
              </w:rPr>
            </w:pPr>
            <w:r>
              <w:rPr>
                <w:rFonts w:ascii="Times New Roman" w:eastAsia="仿宋_GB2312" w:hAnsi="Times New Roman"/>
                <w:b/>
                <w:bCs/>
                <w:kern w:val="32"/>
                <w:szCs w:val="32"/>
                <w:lang w:eastAsia="zh-CN"/>
              </w:rPr>
              <w:t>Reviewed by</w:t>
            </w:r>
          </w:p>
        </w:tc>
        <w:tc>
          <w:tcPr>
            <w:tcW w:w="1258" w:type="pct"/>
            <w:vAlign w:val="bottom"/>
          </w:tcPr>
          <w:p w14:paraId="06C8A6ED" w14:textId="77777777" w:rsidR="00EB6880" w:rsidRDefault="00EB6880">
            <w:pPr>
              <w:autoSpaceDE w:val="0"/>
              <w:autoSpaceDN w:val="0"/>
              <w:adjustRightInd w:val="0"/>
              <w:spacing w:line="240" w:lineRule="exact"/>
              <w:rPr>
                <w:rFonts w:ascii="Times New Roman" w:eastAsia="仿宋_GB2312" w:hAnsi="Times New Roman"/>
                <w:b/>
                <w:bCs/>
                <w:kern w:val="32"/>
                <w:szCs w:val="32"/>
                <w:lang w:eastAsia="zh-CN"/>
              </w:rPr>
            </w:pPr>
          </w:p>
        </w:tc>
        <w:tc>
          <w:tcPr>
            <w:tcW w:w="1297" w:type="pct"/>
            <w:tcBorders>
              <w:top w:val="single" w:sz="4" w:space="0" w:color="auto"/>
            </w:tcBorders>
            <w:vAlign w:val="bottom"/>
          </w:tcPr>
          <w:p w14:paraId="5AB8832D" w14:textId="77777777" w:rsidR="00EB6880" w:rsidRDefault="00EB6880">
            <w:pPr>
              <w:autoSpaceDE w:val="0"/>
              <w:autoSpaceDN w:val="0"/>
              <w:adjustRightInd w:val="0"/>
              <w:spacing w:line="240" w:lineRule="exact"/>
              <w:rPr>
                <w:rFonts w:ascii="Times New Roman" w:eastAsia="仿宋_GB2312" w:hAnsi="Times New Roman"/>
                <w:b/>
                <w:bCs/>
                <w:kern w:val="32"/>
                <w:szCs w:val="32"/>
                <w:lang w:eastAsia="zh-CN"/>
              </w:rPr>
            </w:pPr>
          </w:p>
        </w:tc>
      </w:tr>
      <w:tr w:rsidR="00EB6880" w14:paraId="1E72CEDD" w14:textId="77777777">
        <w:trPr>
          <w:trHeight w:hRule="exact" w:val="1371"/>
        </w:trPr>
        <w:tc>
          <w:tcPr>
            <w:tcW w:w="2445" w:type="pct"/>
            <w:vAlign w:val="bottom"/>
          </w:tcPr>
          <w:p w14:paraId="0A32B7CB" w14:textId="77777777" w:rsidR="00EB6880" w:rsidRDefault="00692187">
            <w:pPr>
              <w:spacing w:afterLines="50" w:after="120"/>
              <w:rPr>
                <w:rFonts w:ascii="Times New Roman" w:eastAsia="仿宋_GB2312" w:hAnsi="Times New Roman"/>
                <w:bCs/>
                <w:kern w:val="32"/>
                <w:szCs w:val="32"/>
                <w:lang w:eastAsia="zh-CN"/>
              </w:rPr>
            </w:pPr>
            <w:r>
              <w:rPr>
                <w:rFonts w:ascii="Times New Roman" w:eastAsia="仿宋_GB2312" w:hAnsi="Times New Roman"/>
                <w:bCs/>
                <w:kern w:val="32"/>
                <w:szCs w:val="32"/>
                <w:lang w:eastAsia="zh-CN"/>
              </w:rPr>
              <w:t>Liang Li</w:t>
            </w:r>
          </w:p>
          <w:p w14:paraId="56C1A90E" w14:textId="77777777" w:rsidR="00EB6880" w:rsidRDefault="00692187">
            <w:pPr>
              <w:spacing w:afterLines="50" w:after="120"/>
              <w:rPr>
                <w:rFonts w:ascii="Times New Roman" w:eastAsia="仿宋_GB2312" w:hAnsi="Times New Roman"/>
                <w:bCs/>
                <w:iCs/>
                <w:kern w:val="32"/>
                <w:szCs w:val="32"/>
                <w:lang w:eastAsia="zh-CN"/>
              </w:rPr>
            </w:pPr>
            <w:r>
              <w:rPr>
                <w:rFonts w:ascii="Times New Roman" w:eastAsia="仿宋_GB2312" w:hAnsi="Times New Roman"/>
                <w:bCs/>
                <w:iCs/>
                <w:kern w:val="32"/>
                <w:szCs w:val="32"/>
                <w:lang w:eastAsia="zh-CN"/>
              </w:rPr>
              <w:t>(</w:t>
            </w:r>
            <w:r>
              <w:rPr>
                <w:rFonts w:ascii="Times New Roman" w:eastAsia="仿宋_GB2312" w:hAnsi="Times New Roman"/>
                <w:bCs/>
                <w:i/>
                <w:iCs/>
                <w:kern w:val="32"/>
                <w:szCs w:val="32"/>
                <w:lang w:eastAsia="zh-CN"/>
              </w:rPr>
              <w:t>Senior Director, CMMD</w:t>
            </w:r>
            <w:r>
              <w:rPr>
                <w:rFonts w:ascii="Times New Roman" w:eastAsia="仿宋_GB2312" w:hAnsi="Times New Roman"/>
                <w:bCs/>
                <w:iCs/>
                <w:kern w:val="32"/>
                <w:szCs w:val="32"/>
                <w:lang w:eastAsia="zh-CN"/>
              </w:rPr>
              <w:t>)</w:t>
            </w:r>
          </w:p>
        </w:tc>
        <w:tc>
          <w:tcPr>
            <w:tcW w:w="1258" w:type="pct"/>
            <w:vAlign w:val="bottom"/>
          </w:tcPr>
          <w:p w14:paraId="5E7F74C5" w14:textId="77777777" w:rsidR="00EB6880" w:rsidRDefault="00692187">
            <w:pPr>
              <w:autoSpaceDE w:val="0"/>
              <w:autoSpaceDN w:val="0"/>
              <w:adjustRightInd w:val="0"/>
              <w:rPr>
                <w:rFonts w:ascii="Times New Roman" w:eastAsia="仿宋_GB2312" w:hAnsi="Times New Roman"/>
                <w:bCs/>
                <w:kern w:val="32"/>
                <w:szCs w:val="32"/>
                <w:lang w:eastAsia="zh-CN"/>
              </w:rPr>
            </w:pPr>
            <w:r>
              <w:rPr>
                <w:rFonts w:ascii="Times New Roman" w:eastAsia="仿宋_GB2312" w:hAnsi="Times New Roman"/>
                <w:bCs/>
                <w:kern w:val="32"/>
                <w:szCs w:val="32"/>
                <w:lang w:eastAsia="zh-CN"/>
              </w:rPr>
              <w:t>Signature &amp;Date</w:t>
            </w:r>
          </w:p>
        </w:tc>
        <w:tc>
          <w:tcPr>
            <w:tcW w:w="1297" w:type="pct"/>
            <w:tcBorders>
              <w:bottom w:val="single" w:sz="4" w:space="0" w:color="auto"/>
            </w:tcBorders>
            <w:vAlign w:val="bottom"/>
          </w:tcPr>
          <w:p w14:paraId="5AAF9EFA" w14:textId="77777777" w:rsidR="00EB6880" w:rsidRDefault="00EB6880">
            <w:pPr>
              <w:autoSpaceDE w:val="0"/>
              <w:autoSpaceDN w:val="0"/>
              <w:adjustRightInd w:val="0"/>
              <w:rPr>
                <w:rFonts w:ascii="Times New Roman" w:eastAsia="仿宋_GB2312" w:hAnsi="Times New Roman"/>
                <w:bCs/>
                <w:kern w:val="32"/>
                <w:szCs w:val="21"/>
              </w:rPr>
            </w:pPr>
          </w:p>
        </w:tc>
      </w:tr>
      <w:tr w:rsidR="00EB6880" w14:paraId="3497963E" w14:textId="77777777">
        <w:trPr>
          <w:trHeight w:hRule="exact" w:val="1752"/>
        </w:trPr>
        <w:tc>
          <w:tcPr>
            <w:tcW w:w="2445" w:type="pct"/>
            <w:vAlign w:val="bottom"/>
          </w:tcPr>
          <w:p w14:paraId="3576B94C" w14:textId="77777777" w:rsidR="00EB6880" w:rsidRDefault="00692187">
            <w:pPr>
              <w:widowControl w:val="0"/>
              <w:autoSpaceDE w:val="0"/>
              <w:autoSpaceDN w:val="0"/>
              <w:adjustRightInd w:val="0"/>
              <w:rPr>
                <w:rFonts w:ascii="Times New Roman" w:eastAsia="仿宋_GB2312" w:hAnsi="Times New Roman"/>
                <w:kern w:val="32"/>
                <w:szCs w:val="22"/>
                <w:lang w:eastAsia="zh-CN"/>
              </w:rPr>
            </w:pPr>
            <w:r>
              <w:rPr>
                <w:rFonts w:ascii="Times New Roman" w:eastAsia="仿宋_GB2312" w:hAnsi="Times New Roman"/>
                <w:bCs/>
                <w:kern w:val="32"/>
                <w:szCs w:val="22"/>
                <w:lang w:eastAsia="zh-CN"/>
              </w:rPr>
              <w:t>Zhongyao Zhang</w:t>
            </w:r>
          </w:p>
          <w:p w14:paraId="26AF5740" w14:textId="77777777" w:rsidR="00EB6880" w:rsidRDefault="00692187">
            <w:pPr>
              <w:spacing w:afterLines="50" w:after="120"/>
              <w:rPr>
                <w:rFonts w:ascii="Times New Roman" w:eastAsia="仿宋_GB2312" w:hAnsi="Times New Roman"/>
                <w:bCs/>
                <w:kern w:val="32"/>
                <w:szCs w:val="32"/>
                <w:lang w:eastAsia="zh-CN"/>
              </w:rPr>
            </w:pPr>
            <w:r>
              <w:rPr>
                <w:rFonts w:ascii="Times New Roman" w:eastAsia="仿宋_GB2312" w:hAnsi="Times New Roman"/>
                <w:bCs/>
                <w:kern w:val="32"/>
                <w:szCs w:val="22"/>
                <w:lang w:eastAsia="zh-CN"/>
              </w:rPr>
              <w:t>(</w:t>
            </w:r>
            <w:r>
              <w:rPr>
                <w:rFonts w:ascii="Times New Roman" w:eastAsia="仿宋_GB2312" w:hAnsi="Times New Roman"/>
                <w:bCs/>
                <w:i/>
                <w:iCs/>
                <w:kern w:val="32"/>
                <w:szCs w:val="32"/>
                <w:lang w:eastAsia="zh-CN"/>
              </w:rPr>
              <w:t>Director, Production</w:t>
            </w:r>
            <w:r>
              <w:rPr>
                <w:rFonts w:ascii="Times New Roman" w:eastAsia="仿宋_GB2312" w:hAnsi="Times New Roman"/>
                <w:bCs/>
                <w:kern w:val="32"/>
                <w:szCs w:val="22"/>
                <w:lang w:eastAsia="zh-CN"/>
              </w:rPr>
              <w:t>)</w:t>
            </w:r>
          </w:p>
        </w:tc>
        <w:tc>
          <w:tcPr>
            <w:tcW w:w="1258" w:type="pct"/>
            <w:vAlign w:val="bottom"/>
          </w:tcPr>
          <w:p w14:paraId="2FB30665" w14:textId="77777777" w:rsidR="00EB6880" w:rsidRDefault="00692187">
            <w:pPr>
              <w:autoSpaceDE w:val="0"/>
              <w:autoSpaceDN w:val="0"/>
              <w:adjustRightInd w:val="0"/>
              <w:rPr>
                <w:rFonts w:ascii="Times New Roman" w:eastAsia="仿宋_GB2312" w:hAnsi="Times New Roman"/>
                <w:bCs/>
                <w:kern w:val="32"/>
                <w:szCs w:val="32"/>
              </w:rPr>
            </w:pPr>
            <w:r>
              <w:rPr>
                <w:rFonts w:ascii="Times New Roman" w:eastAsia="仿宋_GB2312" w:hAnsi="Times New Roman"/>
                <w:bCs/>
                <w:kern w:val="32"/>
                <w:szCs w:val="32"/>
                <w:lang w:eastAsia="zh-CN"/>
              </w:rPr>
              <w:t>Signature &amp;Date</w:t>
            </w:r>
          </w:p>
        </w:tc>
        <w:tc>
          <w:tcPr>
            <w:tcW w:w="1297" w:type="pct"/>
            <w:tcBorders>
              <w:bottom w:val="single" w:sz="4" w:space="0" w:color="auto"/>
            </w:tcBorders>
            <w:vAlign w:val="bottom"/>
          </w:tcPr>
          <w:p w14:paraId="020929DC" w14:textId="77777777" w:rsidR="00EB6880" w:rsidRDefault="00EB6880">
            <w:pPr>
              <w:autoSpaceDE w:val="0"/>
              <w:autoSpaceDN w:val="0"/>
              <w:adjustRightInd w:val="0"/>
              <w:rPr>
                <w:rFonts w:ascii="Times New Roman" w:eastAsia="仿宋_GB2312" w:hAnsi="Times New Roman"/>
                <w:bCs/>
                <w:kern w:val="32"/>
                <w:szCs w:val="21"/>
              </w:rPr>
            </w:pPr>
          </w:p>
        </w:tc>
      </w:tr>
      <w:tr w:rsidR="00EB6880" w14:paraId="6AB81C62" w14:textId="77777777">
        <w:trPr>
          <w:trHeight w:hRule="exact" w:val="1810"/>
        </w:trPr>
        <w:tc>
          <w:tcPr>
            <w:tcW w:w="2445" w:type="pct"/>
            <w:vAlign w:val="bottom"/>
          </w:tcPr>
          <w:p w14:paraId="366BA0A4" w14:textId="77777777" w:rsidR="00EB6880" w:rsidRDefault="00692187">
            <w:pPr>
              <w:spacing w:afterLines="50" w:after="120"/>
              <w:rPr>
                <w:rFonts w:ascii="Times New Roman" w:eastAsia="仿宋_GB2312" w:hAnsi="Times New Roman"/>
                <w:bCs/>
                <w:kern w:val="32"/>
                <w:szCs w:val="32"/>
                <w:lang w:eastAsia="zh-CN"/>
              </w:rPr>
            </w:pPr>
            <w:r>
              <w:rPr>
                <w:rFonts w:ascii="Times New Roman" w:eastAsia="仿宋_GB2312" w:hAnsi="Times New Roman"/>
                <w:bCs/>
                <w:kern w:val="32"/>
                <w:szCs w:val="32"/>
                <w:lang w:eastAsia="zh-CN"/>
              </w:rPr>
              <w:t>J</w:t>
            </w:r>
            <w:r>
              <w:rPr>
                <w:rFonts w:ascii="Times New Roman" w:eastAsia="仿宋_GB2312" w:hAnsi="Times New Roman" w:hint="eastAsia"/>
                <w:bCs/>
                <w:kern w:val="32"/>
                <w:szCs w:val="32"/>
                <w:lang w:eastAsia="zh-CN"/>
              </w:rPr>
              <w:t>i</w:t>
            </w:r>
            <w:r>
              <w:rPr>
                <w:rFonts w:ascii="Times New Roman" w:eastAsia="仿宋_GB2312" w:hAnsi="Times New Roman"/>
                <w:bCs/>
                <w:kern w:val="32"/>
                <w:szCs w:val="32"/>
                <w:lang w:eastAsia="zh-CN"/>
              </w:rPr>
              <w:t>wei Cai</w:t>
            </w:r>
          </w:p>
          <w:p w14:paraId="59FE956F" w14:textId="77777777" w:rsidR="00EB6880" w:rsidRDefault="00692187">
            <w:pPr>
              <w:spacing w:afterLines="50" w:after="120"/>
              <w:rPr>
                <w:rFonts w:ascii="Times New Roman" w:eastAsia="仿宋_GB2312" w:hAnsi="Times New Roman"/>
                <w:bCs/>
                <w:kern w:val="32"/>
                <w:szCs w:val="32"/>
                <w:lang w:eastAsia="zh-CN"/>
              </w:rPr>
            </w:pPr>
            <w:r>
              <w:rPr>
                <w:rFonts w:ascii="Times New Roman" w:eastAsia="仿宋_GB2312" w:hAnsi="Times New Roman"/>
                <w:bCs/>
                <w:kern w:val="32"/>
                <w:szCs w:val="22"/>
                <w:lang w:eastAsia="zh-CN"/>
              </w:rPr>
              <w:t xml:space="preserve"> (</w:t>
            </w:r>
            <w:r>
              <w:rPr>
                <w:rFonts w:ascii="Times New Roman" w:eastAsia="仿宋_GB2312" w:hAnsi="Times New Roman"/>
                <w:bCs/>
                <w:i/>
                <w:iCs/>
                <w:kern w:val="32"/>
                <w:szCs w:val="32"/>
                <w:lang w:eastAsia="zh-CN"/>
              </w:rPr>
              <w:t>Director, QC</w:t>
            </w:r>
            <w:r>
              <w:rPr>
                <w:rFonts w:ascii="Times New Roman" w:eastAsia="仿宋_GB2312" w:hAnsi="Times New Roman"/>
                <w:bCs/>
                <w:kern w:val="32"/>
                <w:szCs w:val="22"/>
                <w:lang w:eastAsia="zh-CN"/>
              </w:rPr>
              <w:t>)</w:t>
            </w:r>
          </w:p>
        </w:tc>
        <w:tc>
          <w:tcPr>
            <w:tcW w:w="1258" w:type="pct"/>
            <w:vAlign w:val="bottom"/>
          </w:tcPr>
          <w:p w14:paraId="16B7A5B5" w14:textId="77777777" w:rsidR="00EB6880" w:rsidRDefault="00692187">
            <w:pPr>
              <w:autoSpaceDE w:val="0"/>
              <w:autoSpaceDN w:val="0"/>
              <w:adjustRightInd w:val="0"/>
              <w:rPr>
                <w:rFonts w:ascii="Times New Roman" w:eastAsia="仿宋_GB2312" w:hAnsi="Times New Roman"/>
                <w:bCs/>
                <w:kern w:val="32"/>
                <w:szCs w:val="32"/>
              </w:rPr>
            </w:pPr>
            <w:r>
              <w:rPr>
                <w:rFonts w:ascii="Times New Roman" w:eastAsia="仿宋_GB2312" w:hAnsi="Times New Roman"/>
                <w:bCs/>
                <w:kern w:val="32"/>
                <w:szCs w:val="32"/>
                <w:lang w:eastAsia="zh-CN"/>
              </w:rPr>
              <w:t>Signature &amp;Date</w:t>
            </w:r>
          </w:p>
        </w:tc>
        <w:tc>
          <w:tcPr>
            <w:tcW w:w="1297" w:type="pct"/>
            <w:tcBorders>
              <w:bottom w:val="single" w:sz="4" w:space="0" w:color="auto"/>
            </w:tcBorders>
            <w:vAlign w:val="bottom"/>
          </w:tcPr>
          <w:p w14:paraId="1E5CD730" w14:textId="77777777" w:rsidR="00EB6880" w:rsidRDefault="00EB6880">
            <w:pPr>
              <w:autoSpaceDE w:val="0"/>
              <w:autoSpaceDN w:val="0"/>
              <w:adjustRightInd w:val="0"/>
              <w:rPr>
                <w:rFonts w:ascii="Times New Roman" w:eastAsia="仿宋_GB2312" w:hAnsi="Times New Roman"/>
                <w:bCs/>
                <w:kern w:val="32"/>
                <w:szCs w:val="21"/>
              </w:rPr>
            </w:pPr>
          </w:p>
        </w:tc>
      </w:tr>
      <w:tr w:rsidR="00EB6880" w14:paraId="1C7B092A" w14:textId="77777777">
        <w:trPr>
          <w:trHeight w:val="1777"/>
        </w:trPr>
        <w:tc>
          <w:tcPr>
            <w:tcW w:w="2445" w:type="pct"/>
            <w:vAlign w:val="bottom"/>
          </w:tcPr>
          <w:p w14:paraId="3425D489" w14:textId="77777777" w:rsidR="00EB6880" w:rsidRDefault="00692187">
            <w:pPr>
              <w:widowControl w:val="0"/>
              <w:autoSpaceDE w:val="0"/>
              <w:autoSpaceDN w:val="0"/>
              <w:adjustRightInd w:val="0"/>
              <w:rPr>
                <w:rFonts w:ascii="Times New Roman" w:eastAsia="仿宋_GB2312" w:hAnsi="Times New Roman"/>
                <w:kern w:val="32"/>
                <w:szCs w:val="22"/>
                <w:lang w:eastAsia="zh-CN"/>
              </w:rPr>
            </w:pPr>
            <w:r>
              <w:rPr>
                <w:rFonts w:ascii="Times New Roman" w:eastAsia="仿宋_GB2312" w:hAnsi="Times New Roman"/>
                <w:kern w:val="32"/>
                <w:szCs w:val="22"/>
                <w:lang w:eastAsia="zh-CN"/>
              </w:rPr>
              <w:t>L</w:t>
            </w:r>
            <w:r>
              <w:rPr>
                <w:rFonts w:ascii="Times New Roman" w:eastAsia="仿宋_GB2312" w:hAnsi="Times New Roman" w:hint="eastAsia"/>
                <w:kern w:val="32"/>
                <w:szCs w:val="22"/>
                <w:lang w:eastAsia="zh-CN"/>
              </w:rPr>
              <w:t>u</w:t>
            </w:r>
            <w:r>
              <w:rPr>
                <w:rFonts w:ascii="Times New Roman" w:eastAsia="仿宋_GB2312" w:hAnsi="Times New Roman"/>
                <w:kern w:val="32"/>
                <w:szCs w:val="22"/>
                <w:lang w:eastAsia="zh-CN"/>
              </w:rPr>
              <w:t xml:space="preserve"> Li</w:t>
            </w:r>
          </w:p>
          <w:p w14:paraId="2A576C0E" w14:textId="77777777" w:rsidR="00EB6880" w:rsidRDefault="00692187">
            <w:pPr>
              <w:autoSpaceDE w:val="0"/>
              <w:autoSpaceDN w:val="0"/>
              <w:adjustRightInd w:val="0"/>
              <w:spacing w:line="240" w:lineRule="exact"/>
              <w:rPr>
                <w:rFonts w:ascii="Times New Roman" w:eastAsia="仿宋_GB2312" w:hAnsi="Times New Roman"/>
                <w:bCs/>
                <w:kern w:val="32"/>
                <w:szCs w:val="21"/>
                <w:lang w:eastAsia="zh-CN"/>
              </w:rPr>
            </w:pPr>
            <w:r>
              <w:rPr>
                <w:rFonts w:ascii="Times New Roman" w:eastAsia="仿宋_GB2312" w:hAnsi="Times New Roman"/>
                <w:bCs/>
                <w:kern w:val="32"/>
                <w:szCs w:val="22"/>
                <w:lang w:eastAsia="zh-CN"/>
              </w:rPr>
              <w:t>(</w:t>
            </w:r>
            <w:r>
              <w:rPr>
                <w:rFonts w:ascii="Times New Roman" w:eastAsia="仿宋_GB2312" w:hAnsi="Times New Roman"/>
                <w:bCs/>
                <w:i/>
                <w:iCs/>
                <w:kern w:val="32"/>
                <w:szCs w:val="32"/>
              </w:rPr>
              <w:t>Director</w:t>
            </w:r>
            <w:r>
              <w:rPr>
                <w:rFonts w:ascii="Times New Roman" w:eastAsia="仿宋_GB2312" w:hAnsi="Times New Roman"/>
                <w:bCs/>
                <w:i/>
                <w:kern w:val="32"/>
                <w:szCs w:val="22"/>
                <w:lang w:eastAsia="zh-CN"/>
              </w:rPr>
              <w:t>, QA</w:t>
            </w:r>
            <w:r>
              <w:rPr>
                <w:rFonts w:ascii="Times New Roman" w:eastAsia="仿宋_GB2312" w:hAnsi="Times New Roman"/>
                <w:bCs/>
                <w:kern w:val="32"/>
                <w:szCs w:val="22"/>
                <w:lang w:eastAsia="zh-CN"/>
              </w:rPr>
              <w:t>)</w:t>
            </w:r>
          </w:p>
        </w:tc>
        <w:tc>
          <w:tcPr>
            <w:tcW w:w="1258" w:type="pct"/>
            <w:vAlign w:val="bottom"/>
          </w:tcPr>
          <w:p w14:paraId="76D91838" w14:textId="77777777" w:rsidR="00EB6880" w:rsidRDefault="00692187">
            <w:pPr>
              <w:autoSpaceDE w:val="0"/>
              <w:autoSpaceDN w:val="0"/>
              <w:adjustRightInd w:val="0"/>
              <w:rPr>
                <w:rFonts w:ascii="Times New Roman" w:eastAsia="仿宋_GB2312" w:hAnsi="Times New Roman"/>
                <w:bCs/>
                <w:kern w:val="32"/>
                <w:szCs w:val="21"/>
              </w:rPr>
            </w:pPr>
            <w:r>
              <w:rPr>
                <w:rFonts w:ascii="Times New Roman" w:eastAsia="仿宋_GB2312" w:hAnsi="Times New Roman"/>
                <w:bCs/>
                <w:kern w:val="32"/>
                <w:szCs w:val="32"/>
                <w:lang w:eastAsia="zh-CN"/>
              </w:rPr>
              <w:t>Signature &amp;Date</w:t>
            </w:r>
          </w:p>
        </w:tc>
        <w:tc>
          <w:tcPr>
            <w:tcW w:w="1297" w:type="pct"/>
            <w:tcBorders>
              <w:top w:val="single" w:sz="4" w:space="0" w:color="auto"/>
              <w:bottom w:val="single" w:sz="4" w:space="0" w:color="auto"/>
            </w:tcBorders>
            <w:vAlign w:val="bottom"/>
          </w:tcPr>
          <w:p w14:paraId="018312F6" w14:textId="77777777" w:rsidR="00EB6880" w:rsidRDefault="00EB6880">
            <w:pPr>
              <w:autoSpaceDE w:val="0"/>
              <w:autoSpaceDN w:val="0"/>
              <w:adjustRightInd w:val="0"/>
              <w:rPr>
                <w:rFonts w:ascii="Times New Roman" w:eastAsia="仿宋_GB2312" w:hAnsi="Times New Roman"/>
                <w:bCs/>
                <w:kern w:val="32"/>
                <w:szCs w:val="21"/>
                <w:u w:val="single"/>
                <w:lang w:eastAsia="zh-CN"/>
              </w:rPr>
            </w:pPr>
          </w:p>
        </w:tc>
      </w:tr>
      <w:tr w:rsidR="00EB6880" w14:paraId="7295841C" w14:textId="77777777">
        <w:trPr>
          <w:trHeight w:hRule="exact" w:val="1040"/>
        </w:trPr>
        <w:tc>
          <w:tcPr>
            <w:tcW w:w="2445" w:type="pct"/>
            <w:vAlign w:val="bottom"/>
          </w:tcPr>
          <w:p w14:paraId="371B40AA" w14:textId="77777777" w:rsidR="00EB6880" w:rsidRDefault="00EB6880">
            <w:pPr>
              <w:spacing w:afterLines="50" w:after="120"/>
              <w:jc w:val="both"/>
              <w:rPr>
                <w:rFonts w:ascii="Times New Roman" w:eastAsia="仿宋_GB2312" w:hAnsi="Times New Roman"/>
                <w:bCs/>
                <w:kern w:val="32"/>
                <w:szCs w:val="32"/>
              </w:rPr>
            </w:pPr>
          </w:p>
        </w:tc>
        <w:tc>
          <w:tcPr>
            <w:tcW w:w="1258" w:type="pct"/>
            <w:vAlign w:val="bottom"/>
          </w:tcPr>
          <w:p w14:paraId="2B8C85C6" w14:textId="77777777" w:rsidR="00EB6880" w:rsidRDefault="00EB6880">
            <w:pPr>
              <w:autoSpaceDE w:val="0"/>
              <w:autoSpaceDN w:val="0"/>
              <w:adjustRightInd w:val="0"/>
              <w:rPr>
                <w:rFonts w:ascii="Times New Roman" w:eastAsia="仿宋_GB2312" w:hAnsi="Times New Roman"/>
                <w:bCs/>
                <w:kern w:val="32"/>
                <w:szCs w:val="32"/>
                <w:lang w:eastAsia="zh-CN"/>
              </w:rPr>
            </w:pPr>
          </w:p>
        </w:tc>
        <w:tc>
          <w:tcPr>
            <w:tcW w:w="1297" w:type="pct"/>
            <w:tcBorders>
              <w:top w:val="single" w:sz="4" w:space="0" w:color="auto"/>
            </w:tcBorders>
            <w:vAlign w:val="bottom"/>
          </w:tcPr>
          <w:p w14:paraId="48F4CE27" w14:textId="77777777" w:rsidR="00EB6880" w:rsidRDefault="00EB6880">
            <w:pPr>
              <w:autoSpaceDE w:val="0"/>
              <w:autoSpaceDN w:val="0"/>
              <w:adjustRightInd w:val="0"/>
              <w:rPr>
                <w:rFonts w:ascii="Times New Roman" w:eastAsia="仿宋_GB2312" w:hAnsi="Times New Roman"/>
                <w:bCs/>
                <w:kern w:val="32"/>
                <w:szCs w:val="21"/>
              </w:rPr>
            </w:pPr>
          </w:p>
        </w:tc>
      </w:tr>
      <w:tr w:rsidR="00EB6880" w14:paraId="0B451ACC" w14:textId="77777777">
        <w:trPr>
          <w:trHeight w:hRule="exact" w:val="1040"/>
        </w:trPr>
        <w:tc>
          <w:tcPr>
            <w:tcW w:w="2445" w:type="pct"/>
            <w:vAlign w:val="bottom"/>
          </w:tcPr>
          <w:p w14:paraId="6CFA0D1F" w14:textId="77777777" w:rsidR="00EB6880" w:rsidRDefault="00692187">
            <w:pPr>
              <w:spacing w:afterLines="50" w:after="120"/>
              <w:jc w:val="both"/>
              <w:rPr>
                <w:rFonts w:ascii="Times New Roman" w:eastAsia="仿宋_GB2312" w:hAnsi="Times New Roman"/>
                <w:bCs/>
                <w:kern w:val="32"/>
                <w:szCs w:val="32"/>
              </w:rPr>
            </w:pPr>
            <w:r>
              <w:rPr>
                <w:rFonts w:ascii="Times New Roman" w:eastAsia="仿宋_GB2312" w:hAnsi="Times New Roman"/>
                <w:b/>
                <w:bCs/>
                <w:kern w:val="32"/>
                <w:szCs w:val="32"/>
                <w:lang w:eastAsia="zh-CN"/>
              </w:rPr>
              <w:t>Approved by</w:t>
            </w:r>
          </w:p>
        </w:tc>
        <w:tc>
          <w:tcPr>
            <w:tcW w:w="1258" w:type="pct"/>
            <w:vAlign w:val="bottom"/>
          </w:tcPr>
          <w:p w14:paraId="4FD64E47" w14:textId="77777777" w:rsidR="00EB6880" w:rsidRDefault="00EB6880">
            <w:pPr>
              <w:autoSpaceDE w:val="0"/>
              <w:autoSpaceDN w:val="0"/>
              <w:adjustRightInd w:val="0"/>
              <w:rPr>
                <w:rFonts w:ascii="Times New Roman" w:eastAsia="仿宋_GB2312" w:hAnsi="Times New Roman"/>
                <w:bCs/>
                <w:kern w:val="32"/>
                <w:szCs w:val="32"/>
                <w:lang w:eastAsia="zh-CN"/>
              </w:rPr>
            </w:pPr>
          </w:p>
        </w:tc>
        <w:tc>
          <w:tcPr>
            <w:tcW w:w="1297" w:type="pct"/>
            <w:vAlign w:val="bottom"/>
          </w:tcPr>
          <w:p w14:paraId="6B85E8E9" w14:textId="77777777" w:rsidR="00EB6880" w:rsidRDefault="00EB6880">
            <w:pPr>
              <w:autoSpaceDE w:val="0"/>
              <w:autoSpaceDN w:val="0"/>
              <w:adjustRightInd w:val="0"/>
              <w:rPr>
                <w:rFonts w:ascii="Times New Roman" w:eastAsia="仿宋_GB2312" w:hAnsi="Times New Roman"/>
                <w:bCs/>
                <w:kern w:val="32"/>
                <w:szCs w:val="21"/>
              </w:rPr>
            </w:pPr>
          </w:p>
        </w:tc>
      </w:tr>
      <w:tr w:rsidR="00EB6880" w14:paraId="67D60199" w14:textId="77777777">
        <w:trPr>
          <w:trHeight w:hRule="exact" w:val="1134"/>
        </w:trPr>
        <w:tc>
          <w:tcPr>
            <w:tcW w:w="2445" w:type="pct"/>
            <w:vAlign w:val="bottom"/>
          </w:tcPr>
          <w:p w14:paraId="7521CA2A" w14:textId="77777777" w:rsidR="00EB6880" w:rsidRDefault="00692187">
            <w:pPr>
              <w:widowControl w:val="0"/>
              <w:autoSpaceDE w:val="0"/>
              <w:autoSpaceDN w:val="0"/>
              <w:adjustRightInd w:val="0"/>
              <w:jc w:val="both"/>
              <w:rPr>
                <w:rFonts w:ascii="Times New Roman" w:eastAsia="仿宋_GB2312" w:hAnsi="Times New Roman"/>
                <w:kern w:val="32"/>
                <w:szCs w:val="22"/>
                <w:lang w:eastAsia="zh-CN"/>
              </w:rPr>
            </w:pPr>
            <w:r>
              <w:rPr>
                <w:rFonts w:ascii="Times New Roman" w:eastAsia="仿宋_GB2312" w:hAnsi="Times New Roman"/>
                <w:bCs/>
                <w:kern w:val="32"/>
                <w:szCs w:val="22"/>
                <w:lang w:eastAsia="zh-CN"/>
              </w:rPr>
              <w:t>Xinyi Zhu</w:t>
            </w:r>
          </w:p>
          <w:p w14:paraId="2C55A718" w14:textId="77777777" w:rsidR="00EB6880" w:rsidRDefault="00692187">
            <w:pPr>
              <w:spacing w:afterLines="50" w:after="120"/>
              <w:jc w:val="both"/>
              <w:rPr>
                <w:rFonts w:ascii="Times New Roman" w:eastAsia="仿宋_GB2312" w:hAnsi="Times New Roman"/>
                <w:kern w:val="32"/>
                <w:szCs w:val="32"/>
              </w:rPr>
            </w:pPr>
            <w:r>
              <w:rPr>
                <w:rFonts w:ascii="Times New Roman" w:eastAsia="仿宋_GB2312" w:hAnsi="Times New Roman"/>
                <w:bCs/>
                <w:kern w:val="32"/>
                <w:szCs w:val="22"/>
                <w:lang w:eastAsia="zh-CN"/>
              </w:rPr>
              <w:t>(</w:t>
            </w:r>
            <w:r>
              <w:rPr>
                <w:rFonts w:ascii="Times New Roman" w:eastAsia="仿宋_GB2312" w:hAnsi="Times New Roman"/>
                <w:bCs/>
                <w:i/>
                <w:kern w:val="32"/>
                <w:szCs w:val="22"/>
                <w:lang w:eastAsia="zh-CN"/>
              </w:rPr>
              <w:t>Executive Director, CMMD</w:t>
            </w:r>
            <w:r>
              <w:rPr>
                <w:rFonts w:ascii="Times New Roman" w:eastAsia="仿宋_GB2312" w:hAnsi="Times New Roman"/>
                <w:bCs/>
                <w:kern w:val="32"/>
                <w:szCs w:val="22"/>
                <w:lang w:eastAsia="zh-CN"/>
              </w:rPr>
              <w:t>)</w:t>
            </w:r>
          </w:p>
        </w:tc>
        <w:tc>
          <w:tcPr>
            <w:tcW w:w="1258" w:type="pct"/>
            <w:vAlign w:val="bottom"/>
          </w:tcPr>
          <w:p w14:paraId="6CF804AE" w14:textId="77777777" w:rsidR="00EB6880" w:rsidRDefault="00692187">
            <w:pPr>
              <w:autoSpaceDE w:val="0"/>
              <w:autoSpaceDN w:val="0"/>
              <w:adjustRightInd w:val="0"/>
              <w:jc w:val="both"/>
              <w:rPr>
                <w:rFonts w:ascii="Times New Roman" w:eastAsia="仿宋_GB2312" w:hAnsi="Times New Roman"/>
                <w:kern w:val="32"/>
                <w:szCs w:val="32"/>
                <w:lang w:eastAsia="zh-CN"/>
              </w:rPr>
            </w:pPr>
            <w:r>
              <w:rPr>
                <w:rFonts w:ascii="Times New Roman" w:eastAsia="仿宋_GB2312" w:hAnsi="Times New Roman"/>
                <w:bCs/>
                <w:kern w:val="32"/>
                <w:szCs w:val="22"/>
                <w:lang w:eastAsia="zh-CN"/>
              </w:rPr>
              <w:t>Signature &amp;Date</w:t>
            </w:r>
          </w:p>
        </w:tc>
        <w:tc>
          <w:tcPr>
            <w:tcW w:w="1297" w:type="pct"/>
            <w:tcBorders>
              <w:bottom w:val="single" w:sz="4" w:space="0" w:color="auto"/>
            </w:tcBorders>
            <w:vAlign w:val="bottom"/>
          </w:tcPr>
          <w:p w14:paraId="01D87390" w14:textId="77777777" w:rsidR="00EB6880" w:rsidRDefault="00EB6880">
            <w:pPr>
              <w:autoSpaceDE w:val="0"/>
              <w:autoSpaceDN w:val="0"/>
              <w:adjustRightInd w:val="0"/>
              <w:rPr>
                <w:rFonts w:ascii="Times New Roman" w:eastAsia="仿宋_GB2312" w:hAnsi="Times New Roman"/>
                <w:bCs/>
                <w:kern w:val="32"/>
                <w:szCs w:val="21"/>
                <w:u w:val="single"/>
                <w:lang w:eastAsia="zh-CN"/>
              </w:rPr>
            </w:pPr>
          </w:p>
        </w:tc>
      </w:tr>
      <w:tr w:rsidR="00EB6880" w14:paraId="36E62CBB" w14:textId="77777777">
        <w:trPr>
          <w:trHeight w:hRule="exact" w:val="1757"/>
        </w:trPr>
        <w:tc>
          <w:tcPr>
            <w:tcW w:w="2445" w:type="pct"/>
            <w:vAlign w:val="bottom"/>
          </w:tcPr>
          <w:p w14:paraId="180843D2" w14:textId="77777777" w:rsidR="00EB6880" w:rsidRDefault="00692187">
            <w:pPr>
              <w:widowControl w:val="0"/>
              <w:autoSpaceDE w:val="0"/>
              <w:autoSpaceDN w:val="0"/>
              <w:adjustRightInd w:val="0"/>
              <w:jc w:val="both"/>
              <w:rPr>
                <w:rFonts w:ascii="Times New Roman" w:eastAsia="仿宋_GB2312" w:hAnsi="Times New Roman"/>
                <w:kern w:val="32"/>
                <w:szCs w:val="22"/>
                <w:lang w:eastAsia="zh-CN"/>
              </w:rPr>
            </w:pPr>
            <w:r>
              <w:rPr>
                <w:rFonts w:ascii="Times New Roman" w:eastAsia="仿宋_GB2312" w:hAnsi="Times New Roman"/>
                <w:kern w:val="32"/>
                <w:szCs w:val="22"/>
                <w:lang w:eastAsia="zh-CN"/>
              </w:rPr>
              <w:lastRenderedPageBreak/>
              <w:t>Ruijun Shi</w:t>
            </w:r>
          </w:p>
          <w:p w14:paraId="101E95BA" w14:textId="77777777" w:rsidR="00EB6880" w:rsidRDefault="00692187">
            <w:pPr>
              <w:spacing w:afterLines="50" w:after="120"/>
              <w:jc w:val="both"/>
              <w:rPr>
                <w:rFonts w:ascii="Times New Roman" w:eastAsia="仿宋_GB2312" w:hAnsi="Times New Roman"/>
                <w:i/>
                <w:kern w:val="32"/>
                <w:szCs w:val="32"/>
              </w:rPr>
            </w:pPr>
            <w:r>
              <w:rPr>
                <w:rFonts w:ascii="Times New Roman" w:eastAsia="仿宋_GB2312" w:hAnsi="Times New Roman"/>
                <w:i/>
                <w:kern w:val="32"/>
                <w:szCs w:val="22"/>
                <w:lang w:eastAsia="zh-CN"/>
              </w:rPr>
              <w:t>(Vice Chief Engineer, Production)</w:t>
            </w:r>
          </w:p>
        </w:tc>
        <w:tc>
          <w:tcPr>
            <w:tcW w:w="1258" w:type="pct"/>
            <w:vAlign w:val="bottom"/>
          </w:tcPr>
          <w:p w14:paraId="0062AA29" w14:textId="77777777" w:rsidR="00EB6880" w:rsidRDefault="00692187">
            <w:pPr>
              <w:autoSpaceDE w:val="0"/>
              <w:autoSpaceDN w:val="0"/>
              <w:adjustRightInd w:val="0"/>
              <w:jc w:val="both"/>
              <w:rPr>
                <w:rFonts w:ascii="Times New Roman" w:eastAsia="仿宋_GB2312" w:hAnsi="Times New Roman"/>
                <w:kern w:val="32"/>
                <w:szCs w:val="32"/>
                <w:lang w:eastAsia="zh-CN"/>
              </w:rPr>
            </w:pPr>
            <w:r>
              <w:rPr>
                <w:rFonts w:ascii="Times New Roman" w:eastAsia="仿宋_GB2312" w:hAnsi="Times New Roman"/>
                <w:bCs/>
                <w:kern w:val="32"/>
                <w:szCs w:val="22"/>
                <w:lang w:eastAsia="zh-CN"/>
              </w:rPr>
              <w:t>Signature &amp;Date</w:t>
            </w:r>
          </w:p>
        </w:tc>
        <w:tc>
          <w:tcPr>
            <w:tcW w:w="1297" w:type="pct"/>
            <w:tcBorders>
              <w:top w:val="single" w:sz="4" w:space="0" w:color="auto"/>
              <w:bottom w:val="single" w:sz="4" w:space="0" w:color="auto"/>
            </w:tcBorders>
            <w:vAlign w:val="bottom"/>
          </w:tcPr>
          <w:p w14:paraId="6426931A" w14:textId="77777777" w:rsidR="00EB6880" w:rsidRDefault="00EB6880">
            <w:pPr>
              <w:autoSpaceDE w:val="0"/>
              <w:autoSpaceDN w:val="0"/>
              <w:adjustRightInd w:val="0"/>
              <w:rPr>
                <w:rFonts w:ascii="Times New Roman" w:eastAsia="仿宋_GB2312" w:hAnsi="Times New Roman"/>
                <w:bCs/>
                <w:kern w:val="32"/>
                <w:szCs w:val="21"/>
                <w:u w:val="single"/>
                <w:lang w:eastAsia="zh-CN"/>
              </w:rPr>
            </w:pPr>
          </w:p>
        </w:tc>
      </w:tr>
      <w:tr w:rsidR="00EB6880" w14:paraId="3CFFDC31" w14:textId="77777777">
        <w:trPr>
          <w:trHeight w:hRule="exact" w:val="1757"/>
        </w:trPr>
        <w:tc>
          <w:tcPr>
            <w:tcW w:w="2445" w:type="pct"/>
            <w:vAlign w:val="bottom"/>
          </w:tcPr>
          <w:p w14:paraId="374ED375" w14:textId="77777777" w:rsidR="00EB6880" w:rsidRDefault="00EB6880">
            <w:pPr>
              <w:widowControl w:val="0"/>
              <w:autoSpaceDE w:val="0"/>
              <w:autoSpaceDN w:val="0"/>
              <w:adjustRightInd w:val="0"/>
              <w:jc w:val="both"/>
              <w:rPr>
                <w:rFonts w:ascii="Times New Roman" w:eastAsia="仿宋_GB2312" w:hAnsi="Times New Roman"/>
                <w:i/>
                <w:kern w:val="32"/>
                <w:szCs w:val="22"/>
                <w:lang w:eastAsia="zh-CN"/>
              </w:rPr>
            </w:pPr>
          </w:p>
          <w:p w14:paraId="6612FAF4" w14:textId="77777777" w:rsidR="00EB6880" w:rsidRDefault="00692187">
            <w:pPr>
              <w:spacing w:afterLines="50" w:after="120"/>
              <w:rPr>
                <w:rFonts w:ascii="Times New Roman" w:eastAsia="仿宋_GB2312" w:hAnsi="Times New Roman"/>
                <w:kern w:val="32"/>
                <w:szCs w:val="22"/>
                <w:lang w:eastAsia="zh-CN"/>
              </w:rPr>
            </w:pPr>
            <w:r>
              <w:rPr>
                <w:rFonts w:ascii="Times New Roman" w:eastAsia="仿宋_GB2312" w:hAnsi="Times New Roman"/>
                <w:kern w:val="32"/>
                <w:szCs w:val="22"/>
                <w:lang w:eastAsia="zh-CN"/>
              </w:rPr>
              <w:t>Haini Wang</w:t>
            </w:r>
          </w:p>
          <w:p w14:paraId="01325F7A" w14:textId="77777777" w:rsidR="00EB6880" w:rsidRDefault="00692187">
            <w:pPr>
              <w:spacing w:afterLines="50" w:after="120"/>
              <w:jc w:val="both"/>
              <w:rPr>
                <w:rFonts w:ascii="Times New Roman" w:eastAsia="仿宋_GB2312" w:hAnsi="Times New Roman"/>
                <w:i/>
                <w:kern w:val="32"/>
                <w:szCs w:val="22"/>
                <w:lang w:eastAsia="zh-CN"/>
              </w:rPr>
            </w:pPr>
            <w:r>
              <w:rPr>
                <w:rFonts w:ascii="Times New Roman" w:eastAsia="仿宋_GB2312" w:hAnsi="Times New Roman"/>
                <w:i/>
                <w:kern w:val="32"/>
                <w:szCs w:val="22"/>
                <w:lang w:eastAsia="zh-CN"/>
              </w:rPr>
              <w:t xml:space="preserve"> (Senior Director, QC)</w:t>
            </w:r>
          </w:p>
        </w:tc>
        <w:tc>
          <w:tcPr>
            <w:tcW w:w="1258" w:type="pct"/>
            <w:vAlign w:val="bottom"/>
          </w:tcPr>
          <w:p w14:paraId="04856FF7" w14:textId="77777777" w:rsidR="00EB6880" w:rsidRDefault="00692187">
            <w:pPr>
              <w:autoSpaceDE w:val="0"/>
              <w:autoSpaceDN w:val="0"/>
              <w:adjustRightInd w:val="0"/>
              <w:jc w:val="both"/>
              <w:rPr>
                <w:rFonts w:ascii="Times New Roman" w:eastAsia="仿宋_GB2312" w:hAnsi="Times New Roman"/>
                <w:kern w:val="32"/>
                <w:szCs w:val="32"/>
                <w:lang w:eastAsia="zh-CN"/>
              </w:rPr>
            </w:pPr>
            <w:r>
              <w:rPr>
                <w:rFonts w:ascii="Times New Roman" w:eastAsia="仿宋_GB2312" w:hAnsi="Times New Roman"/>
                <w:bCs/>
                <w:kern w:val="32"/>
                <w:szCs w:val="22"/>
                <w:lang w:eastAsia="zh-CN"/>
              </w:rPr>
              <w:t>Signature &amp;Date</w:t>
            </w:r>
          </w:p>
        </w:tc>
        <w:tc>
          <w:tcPr>
            <w:tcW w:w="1297" w:type="pct"/>
            <w:tcBorders>
              <w:top w:val="single" w:sz="4" w:space="0" w:color="auto"/>
              <w:bottom w:val="single" w:sz="4" w:space="0" w:color="auto"/>
            </w:tcBorders>
            <w:vAlign w:val="bottom"/>
          </w:tcPr>
          <w:p w14:paraId="0E250364" w14:textId="77777777" w:rsidR="00EB6880" w:rsidRDefault="00EB6880">
            <w:pPr>
              <w:autoSpaceDE w:val="0"/>
              <w:autoSpaceDN w:val="0"/>
              <w:adjustRightInd w:val="0"/>
              <w:rPr>
                <w:rFonts w:ascii="Times New Roman" w:eastAsia="仿宋_GB2312" w:hAnsi="Times New Roman"/>
                <w:bCs/>
                <w:kern w:val="32"/>
                <w:szCs w:val="21"/>
                <w:u w:val="single"/>
                <w:lang w:eastAsia="zh-CN"/>
              </w:rPr>
            </w:pPr>
          </w:p>
        </w:tc>
      </w:tr>
      <w:tr w:rsidR="00EB6880" w14:paraId="157C6C7A" w14:textId="77777777">
        <w:trPr>
          <w:trHeight w:hRule="exact" w:val="1757"/>
        </w:trPr>
        <w:tc>
          <w:tcPr>
            <w:tcW w:w="2445" w:type="pct"/>
            <w:vAlign w:val="bottom"/>
          </w:tcPr>
          <w:p w14:paraId="3EAF1B99" w14:textId="77777777" w:rsidR="00EB6880" w:rsidRDefault="00EB6880">
            <w:pPr>
              <w:widowControl w:val="0"/>
              <w:autoSpaceDE w:val="0"/>
              <w:autoSpaceDN w:val="0"/>
              <w:adjustRightInd w:val="0"/>
              <w:jc w:val="both"/>
              <w:rPr>
                <w:rFonts w:ascii="Times New Roman" w:eastAsia="仿宋_GB2312" w:hAnsi="Times New Roman"/>
                <w:kern w:val="32"/>
                <w:szCs w:val="22"/>
                <w:lang w:eastAsia="zh-CN"/>
              </w:rPr>
            </w:pPr>
          </w:p>
          <w:p w14:paraId="5EC299CB" w14:textId="77777777" w:rsidR="00EB6880" w:rsidRDefault="00692187">
            <w:pPr>
              <w:widowControl w:val="0"/>
              <w:autoSpaceDE w:val="0"/>
              <w:autoSpaceDN w:val="0"/>
              <w:adjustRightInd w:val="0"/>
              <w:jc w:val="both"/>
              <w:rPr>
                <w:rFonts w:ascii="Times New Roman" w:eastAsia="仿宋_GB2312" w:hAnsi="Times New Roman"/>
                <w:kern w:val="32"/>
                <w:szCs w:val="22"/>
                <w:lang w:eastAsia="zh-CN"/>
              </w:rPr>
            </w:pPr>
            <w:r>
              <w:rPr>
                <w:rFonts w:ascii="Times New Roman" w:eastAsia="仿宋_GB2312" w:hAnsi="Times New Roman"/>
                <w:bCs/>
                <w:kern w:val="32"/>
                <w:szCs w:val="22"/>
                <w:lang w:eastAsia="zh-CN"/>
              </w:rPr>
              <w:t>Mingyang Yang</w:t>
            </w:r>
          </w:p>
          <w:p w14:paraId="6A92D916" w14:textId="77777777" w:rsidR="00EB6880" w:rsidRDefault="00692187">
            <w:pPr>
              <w:spacing w:afterLines="50" w:after="120"/>
              <w:jc w:val="both"/>
              <w:rPr>
                <w:rFonts w:ascii="Times New Roman" w:eastAsia="仿宋_GB2312" w:hAnsi="Times New Roman"/>
                <w:i/>
                <w:kern w:val="32"/>
                <w:szCs w:val="32"/>
              </w:rPr>
            </w:pPr>
            <w:r>
              <w:rPr>
                <w:rFonts w:ascii="Times New Roman" w:eastAsia="仿宋_GB2312" w:hAnsi="Times New Roman"/>
                <w:bCs/>
                <w:i/>
                <w:kern w:val="32"/>
                <w:szCs w:val="22"/>
                <w:lang w:eastAsia="zh-CN"/>
              </w:rPr>
              <w:t>(Executive Director, QA)</w:t>
            </w:r>
          </w:p>
        </w:tc>
        <w:tc>
          <w:tcPr>
            <w:tcW w:w="1258" w:type="pct"/>
            <w:vAlign w:val="bottom"/>
          </w:tcPr>
          <w:p w14:paraId="1E9F00C1" w14:textId="77777777" w:rsidR="00EB6880" w:rsidRDefault="00692187">
            <w:pPr>
              <w:autoSpaceDE w:val="0"/>
              <w:autoSpaceDN w:val="0"/>
              <w:adjustRightInd w:val="0"/>
              <w:jc w:val="both"/>
              <w:rPr>
                <w:rFonts w:ascii="Times New Roman" w:eastAsia="仿宋_GB2312" w:hAnsi="Times New Roman"/>
                <w:kern w:val="32"/>
                <w:szCs w:val="32"/>
                <w:lang w:eastAsia="zh-CN"/>
              </w:rPr>
            </w:pPr>
            <w:r>
              <w:rPr>
                <w:rFonts w:ascii="Times New Roman" w:eastAsia="仿宋_GB2312" w:hAnsi="Times New Roman"/>
                <w:bCs/>
                <w:kern w:val="32"/>
                <w:szCs w:val="22"/>
                <w:lang w:eastAsia="zh-CN"/>
              </w:rPr>
              <w:t>Signature &amp;Date</w:t>
            </w:r>
          </w:p>
        </w:tc>
        <w:tc>
          <w:tcPr>
            <w:tcW w:w="1297" w:type="pct"/>
            <w:tcBorders>
              <w:top w:val="single" w:sz="4" w:space="0" w:color="auto"/>
              <w:bottom w:val="single" w:sz="4" w:space="0" w:color="auto"/>
            </w:tcBorders>
            <w:vAlign w:val="bottom"/>
          </w:tcPr>
          <w:p w14:paraId="54ECA4D5" w14:textId="77777777" w:rsidR="00EB6880" w:rsidRDefault="00EB6880">
            <w:pPr>
              <w:autoSpaceDE w:val="0"/>
              <w:autoSpaceDN w:val="0"/>
              <w:adjustRightInd w:val="0"/>
              <w:rPr>
                <w:rFonts w:ascii="Times New Roman" w:eastAsia="仿宋_GB2312" w:hAnsi="Times New Roman"/>
                <w:bCs/>
                <w:kern w:val="32"/>
                <w:szCs w:val="21"/>
                <w:u w:val="single"/>
                <w:lang w:eastAsia="zh-CN"/>
              </w:rPr>
            </w:pPr>
          </w:p>
        </w:tc>
      </w:tr>
      <w:tr w:rsidR="00EB6880" w14:paraId="5D36E33F" w14:textId="77777777">
        <w:trPr>
          <w:trHeight w:hRule="exact" w:val="544"/>
        </w:trPr>
        <w:tc>
          <w:tcPr>
            <w:tcW w:w="2445" w:type="pct"/>
            <w:vAlign w:val="bottom"/>
          </w:tcPr>
          <w:p w14:paraId="615A49C7" w14:textId="77777777" w:rsidR="00EB6880" w:rsidRDefault="00692187">
            <w:pPr>
              <w:spacing w:afterLines="50" w:after="120"/>
              <w:jc w:val="both"/>
              <w:rPr>
                <w:rFonts w:ascii="Times New Roman" w:eastAsia="仿宋_GB2312" w:hAnsi="Times New Roman"/>
                <w:kern w:val="32"/>
                <w:szCs w:val="32"/>
              </w:rPr>
            </w:pPr>
            <w:r>
              <w:rPr>
                <w:rFonts w:ascii="Times New Roman" w:eastAsia="仿宋_GB2312" w:hAnsi="Times New Roman"/>
                <w:b/>
                <w:bCs/>
                <w:kern w:val="32"/>
                <w:szCs w:val="22"/>
                <w:lang w:eastAsia="zh-CN"/>
              </w:rPr>
              <w:t>Final Approved by</w:t>
            </w:r>
          </w:p>
        </w:tc>
        <w:tc>
          <w:tcPr>
            <w:tcW w:w="1258" w:type="pct"/>
            <w:vAlign w:val="bottom"/>
          </w:tcPr>
          <w:p w14:paraId="5FCD3FBE" w14:textId="77777777" w:rsidR="00EB6880" w:rsidRDefault="00EB6880">
            <w:pPr>
              <w:autoSpaceDE w:val="0"/>
              <w:autoSpaceDN w:val="0"/>
              <w:adjustRightInd w:val="0"/>
              <w:jc w:val="both"/>
              <w:rPr>
                <w:rFonts w:ascii="Times New Roman" w:eastAsia="仿宋_GB2312" w:hAnsi="Times New Roman"/>
                <w:kern w:val="32"/>
                <w:szCs w:val="32"/>
                <w:lang w:eastAsia="zh-CN"/>
              </w:rPr>
            </w:pPr>
          </w:p>
        </w:tc>
        <w:tc>
          <w:tcPr>
            <w:tcW w:w="1297" w:type="pct"/>
            <w:tcBorders>
              <w:top w:val="single" w:sz="4" w:space="0" w:color="auto"/>
            </w:tcBorders>
            <w:vAlign w:val="bottom"/>
          </w:tcPr>
          <w:p w14:paraId="60133DCE" w14:textId="77777777" w:rsidR="00EB6880" w:rsidRDefault="00EB6880">
            <w:pPr>
              <w:autoSpaceDE w:val="0"/>
              <w:autoSpaceDN w:val="0"/>
              <w:adjustRightInd w:val="0"/>
              <w:rPr>
                <w:rFonts w:ascii="Times New Roman" w:eastAsia="仿宋_GB2312" w:hAnsi="Times New Roman"/>
                <w:bCs/>
                <w:kern w:val="32"/>
                <w:szCs w:val="21"/>
              </w:rPr>
            </w:pPr>
          </w:p>
        </w:tc>
      </w:tr>
      <w:tr w:rsidR="00EB6880" w14:paraId="37DF6B33" w14:textId="77777777">
        <w:trPr>
          <w:trHeight w:hRule="exact" w:val="1589"/>
        </w:trPr>
        <w:tc>
          <w:tcPr>
            <w:tcW w:w="2445" w:type="pct"/>
            <w:vAlign w:val="bottom"/>
          </w:tcPr>
          <w:p w14:paraId="1DB8D8CE" w14:textId="77777777" w:rsidR="00EB6880" w:rsidRDefault="00692187">
            <w:pPr>
              <w:widowControl w:val="0"/>
              <w:autoSpaceDE w:val="0"/>
              <w:autoSpaceDN w:val="0"/>
              <w:adjustRightInd w:val="0"/>
              <w:jc w:val="both"/>
              <w:rPr>
                <w:rFonts w:ascii="Times New Roman" w:eastAsia="仿宋_GB2312" w:hAnsi="Times New Roman"/>
                <w:kern w:val="32"/>
                <w:szCs w:val="22"/>
                <w:lang w:eastAsia="zh-CN"/>
              </w:rPr>
            </w:pPr>
            <w:r>
              <w:rPr>
                <w:rFonts w:ascii="Times New Roman" w:eastAsia="仿宋_GB2312" w:hAnsi="Times New Roman"/>
                <w:kern w:val="32"/>
                <w:szCs w:val="22"/>
                <w:lang w:eastAsia="zh-CN"/>
              </w:rPr>
              <w:t>Shenghui Yu</w:t>
            </w:r>
          </w:p>
          <w:p w14:paraId="57622669" w14:textId="77777777" w:rsidR="00EB6880" w:rsidRDefault="00692187">
            <w:pPr>
              <w:spacing w:afterLines="50" w:after="120"/>
              <w:jc w:val="both"/>
              <w:rPr>
                <w:rFonts w:ascii="Times New Roman" w:eastAsia="仿宋_GB2312" w:hAnsi="Times New Roman"/>
                <w:i/>
                <w:kern w:val="32"/>
                <w:szCs w:val="32"/>
              </w:rPr>
            </w:pPr>
            <w:r>
              <w:rPr>
                <w:rFonts w:ascii="Times New Roman" w:eastAsia="仿宋_GB2312" w:hAnsi="Times New Roman"/>
                <w:i/>
                <w:kern w:val="32"/>
                <w:szCs w:val="22"/>
                <w:lang w:eastAsia="zh-CN"/>
              </w:rPr>
              <w:t>(Vice General Manager, QA)</w:t>
            </w:r>
          </w:p>
        </w:tc>
        <w:tc>
          <w:tcPr>
            <w:tcW w:w="1258" w:type="pct"/>
            <w:vAlign w:val="bottom"/>
          </w:tcPr>
          <w:p w14:paraId="6B68603C" w14:textId="77777777" w:rsidR="00EB6880" w:rsidRDefault="00692187">
            <w:pPr>
              <w:autoSpaceDE w:val="0"/>
              <w:autoSpaceDN w:val="0"/>
              <w:adjustRightInd w:val="0"/>
              <w:jc w:val="both"/>
              <w:rPr>
                <w:rFonts w:ascii="Times New Roman" w:eastAsia="仿宋_GB2312" w:hAnsi="Times New Roman"/>
                <w:kern w:val="32"/>
                <w:szCs w:val="32"/>
                <w:lang w:eastAsia="zh-CN"/>
              </w:rPr>
            </w:pPr>
            <w:r>
              <w:rPr>
                <w:rFonts w:ascii="Times New Roman" w:eastAsia="仿宋_GB2312" w:hAnsi="Times New Roman"/>
                <w:bCs/>
                <w:kern w:val="32"/>
                <w:szCs w:val="22"/>
                <w:lang w:eastAsia="zh-CN"/>
              </w:rPr>
              <w:t>Signature &amp;Date</w:t>
            </w:r>
          </w:p>
        </w:tc>
        <w:tc>
          <w:tcPr>
            <w:tcW w:w="1297" w:type="pct"/>
            <w:tcBorders>
              <w:bottom w:val="single" w:sz="4" w:space="0" w:color="auto"/>
            </w:tcBorders>
            <w:vAlign w:val="bottom"/>
          </w:tcPr>
          <w:p w14:paraId="1E40D2B0" w14:textId="77777777" w:rsidR="00EB6880" w:rsidRDefault="00EB6880">
            <w:pPr>
              <w:autoSpaceDE w:val="0"/>
              <w:autoSpaceDN w:val="0"/>
              <w:adjustRightInd w:val="0"/>
              <w:rPr>
                <w:rFonts w:ascii="Times New Roman" w:eastAsia="仿宋_GB2312" w:hAnsi="Times New Roman"/>
                <w:bCs/>
                <w:kern w:val="32"/>
                <w:szCs w:val="21"/>
                <w:lang w:eastAsia="zh-CN"/>
              </w:rPr>
            </w:pPr>
          </w:p>
        </w:tc>
      </w:tr>
    </w:tbl>
    <w:p w14:paraId="11206563" w14:textId="77777777" w:rsidR="00EB6880" w:rsidRDefault="00EB6880">
      <w:pPr>
        <w:spacing w:afterLines="50" w:after="120" w:line="360" w:lineRule="auto"/>
        <w:jc w:val="center"/>
        <w:rPr>
          <w:rFonts w:ascii="Times New Roman" w:eastAsia="仿宋_GB2312" w:hAnsi="Times New Roman"/>
          <w:sz w:val="21"/>
          <w:szCs w:val="21"/>
          <w:lang w:eastAsia="zh-CN"/>
        </w:rPr>
      </w:pPr>
    </w:p>
    <w:p w14:paraId="22DE42FC" w14:textId="77777777" w:rsidR="00EB6880" w:rsidRDefault="00EB6880">
      <w:pPr>
        <w:spacing w:line="300" w:lineRule="auto"/>
        <w:ind w:right="137"/>
        <w:jc w:val="right"/>
        <w:rPr>
          <w:rFonts w:ascii="Times New Roman" w:eastAsia="仿宋_GB2312" w:hAnsi="Times New Roman"/>
          <w:sz w:val="20"/>
          <w:szCs w:val="20"/>
          <w:lang w:eastAsia="zh-CN"/>
        </w:rPr>
      </w:pPr>
    </w:p>
    <w:p w14:paraId="24FA7ECD" w14:textId="77777777" w:rsidR="00EB6880" w:rsidRDefault="00EB6880">
      <w:pPr>
        <w:spacing w:line="300" w:lineRule="auto"/>
        <w:ind w:right="137"/>
        <w:jc w:val="right"/>
        <w:rPr>
          <w:rFonts w:ascii="Times New Roman" w:eastAsia="仿宋_GB2312" w:hAnsi="Times New Roman"/>
          <w:sz w:val="20"/>
          <w:szCs w:val="20"/>
          <w:lang w:eastAsia="zh-CN"/>
        </w:rPr>
        <w:sectPr w:rsidR="00EB6880">
          <w:headerReference w:type="even" r:id="rId12"/>
          <w:headerReference w:type="default" r:id="rId13"/>
          <w:footerReference w:type="default" r:id="rId14"/>
          <w:pgSz w:w="11909" w:h="16834"/>
          <w:pgMar w:top="1440" w:right="1418" w:bottom="1440" w:left="1418" w:header="720" w:footer="1125" w:gutter="0"/>
          <w:cols w:space="720"/>
          <w:docGrid w:linePitch="360"/>
        </w:sectPr>
      </w:pPr>
    </w:p>
    <w:p w14:paraId="38DF3C37" w14:textId="77777777" w:rsidR="00EB6880" w:rsidRDefault="00692187">
      <w:pPr>
        <w:pStyle w:val="1"/>
        <w:numPr>
          <w:ilvl w:val="0"/>
          <w:numId w:val="0"/>
        </w:numPr>
        <w:ind w:left="425" w:hanging="425"/>
        <w:rPr>
          <w:rFonts w:ascii="Times New Roman" w:eastAsia="仿宋_GB2312" w:hAnsi="Times New Roman"/>
          <w:sz w:val="21"/>
          <w:szCs w:val="21"/>
        </w:rPr>
      </w:pPr>
      <w:bookmarkStart w:id="1" w:name="_Toc243680202"/>
      <w:bookmarkStart w:id="2" w:name="_Toc49525513"/>
      <w:bookmarkStart w:id="3" w:name="_Toc45802427"/>
      <w:bookmarkStart w:id="4" w:name="_Toc49520477"/>
      <w:r>
        <w:rPr>
          <w:rFonts w:ascii="Times New Roman" w:eastAsia="仿宋_GB2312" w:hAnsi="Times New Roman"/>
          <w:sz w:val="21"/>
          <w:szCs w:val="21"/>
        </w:rPr>
        <w:lastRenderedPageBreak/>
        <w:t>R</w:t>
      </w:r>
      <w:r>
        <w:rPr>
          <w:rFonts w:ascii="Times New Roman" w:eastAsia="仿宋_GB2312" w:hAnsi="Times New Roman"/>
          <w:caps w:val="0"/>
          <w:sz w:val="21"/>
          <w:szCs w:val="21"/>
        </w:rPr>
        <w:t>evision History</w:t>
      </w:r>
      <w:bookmarkEnd w:id="1"/>
      <w:r>
        <w:rPr>
          <w:rFonts w:ascii="Times New Roman" w:eastAsia="仿宋_GB2312" w:hAnsi="Times New Roman"/>
          <w:sz w:val="21"/>
          <w:szCs w:val="21"/>
        </w:rPr>
        <w:t xml:space="preserve"> </w:t>
      </w:r>
      <w:bookmarkEnd w:id="2"/>
      <w:bookmarkEnd w:id="3"/>
      <w:bookmarkEnd w:id="4"/>
    </w:p>
    <w:tbl>
      <w:tblPr>
        <w:tblW w:w="89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126"/>
        <w:gridCol w:w="1839"/>
        <w:gridCol w:w="2599"/>
      </w:tblGrid>
      <w:tr w:rsidR="00EB6880" w14:paraId="518F7527" w14:textId="77777777">
        <w:trPr>
          <w:trHeight w:val="397"/>
          <w:tblHeader/>
          <w:jc w:val="center"/>
        </w:trPr>
        <w:tc>
          <w:tcPr>
            <w:tcW w:w="24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15D73B"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Protocol No.</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BEED6B0" w14:textId="77777777" w:rsidR="00EB6880" w:rsidRDefault="00692187">
            <w:pPr>
              <w:jc w:val="center"/>
              <w:rPr>
                <w:rFonts w:ascii="Times New Roman" w:eastAsia="仿宋_GB2312" w:hAnsi="Times New Roman"/>
                <w:b/>
                <w:sz w:val="18"/>
                <w:szCs w:val="18"/>
              </w:rPr>
            </w:pPr>
            <w:r>
              <w:rPr>
                <w:rFonts w:ascii="Times New Roman" w:eastAsia="仿宋_GB2312" w:hAnsi="Times New Roman"/>
                <w:b/>
                <w:sz w:val="18"/>
                <w:szCs w:val="18"/>
                <w:lang w:eastAsia="zh-CN"/>
              </w:rPr>
              <w:t xml:space="preserve">Effective </w:t>
            </w:r>
            <w:r>
              <w:rPr>
                <w:rFonts w:ascii="Times New Roman" w:eastAsia="仿宋_GB2312" w:hAnsi="Times New Roman"/>
                <w:b/>
                <w:sz w:val="18"/>
                <w:szCs w:val="18"/>
              </w:rPr>
              <w:t>Date</w:t>
            </w:r>
          </w:p>
        </w:tc>
        <w:tc>
          <w:tcPr>
            <w:tcW w:w="18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AEF921"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rPr>
              <w:t>Document Changes</w:t>
            </w:r>
          </w:p>
        </w:tc>
        <w:tc>
          <w:tcPr>
            <w:tcW w:w="259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981CA3"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rPr>
              <w:t>Justification</w:t>
            </w:r>
          </w:p>
        </w:tc>
      </w:tr>
      <w:tr w:rsidR="00EB6880" w14:paraId="645B1258" w14:textId="77777777">
        <w:trPr>
          <w:trHeight w:val="397"/>
          <w:jc w:val="center"/>
        </w:trPr>
        <w:tc>
          <w:tcPr>
            <w:tcW w:w="2405" w:type="dxa"/>
            <w:tcBorders>
              <w:top w:val="single" w:sz="4" w:space="0" w:color="auto"/>
              <w:left w:val="single" w:sz="4" w:space="0" w:color="auto"/>
              <w:bottom w:val="single" w:sz="4" w:space="0" w:color="auto"/>
              <w:right w:val="single" w:sz="4" w:space="0" w:color="auto"/>
            </w:tcBorders>
            <w:vAlign w:val="center"/>
          </w:tcPr>
          <w:p w14:paraId="078E2E24" w14:textId="77777777" w:rsidR="00EB6880" w:rsidRDefault="00692187">
            <w:pPr>
              <w:spacing w:line="276" w:lineRule="auto"/>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CVP-1400200301.01</w:t>
            </w:r>
          </w:p>
        </w:tc>
        <w:tc>
          <w:tcPr>
            <w:tcW w:w="2126" w:type="dxa"/>
            <w:tcBorders>
              <w:top w:val="single" w:sz="4" w:space="0" w:color="auto"/>
              <w:left w:val="single" w:sz="4" w:space="0" w:color="auto"/>
              <w:bottom w:val="single" w:sz="4" w:space="0" w:color="auto"/>
              <w:right w:val="single" w:sz="4" w:space="0" w:color="auto"/>
            </w:tcBorders>
            <w:vAlign w:val="center"/>
          </w:tcPr>
          <w:p w14:paraId="748CCDCD" w14:textId="77777777" w:rsidR="00EB6880" w:rsidRDefault="00EB6880">
            <w:pPr>
              <w:spacing w:line="276" w:lineRule="auto"/>
              <w:jc w:val="both"/>
              <w:rPr>
                <w:rFonts w:ascii="Times New Roman" w:eastAsia="仿宋_GB2312" w:hAnsi="Times New Roman"/>
                <w:sz w:val="18"/>
                <w:szCs w:val="18"/>
                <w:lang w:eastAsia="zh-CN"/>
              </w:rPr>
            </w:pPr>
          </w:p>
        </w:tc>
        <w:tc>
          <w:tcPr>
            <w:tcW w:w="1839" w:type="dxa"/>
            <w:tcBorders>
              <w:top w:val="single" w:sz="4" w:space="0" w:color="auto"/>
              <w:left w:val="single" w:sz="4" w:space="0" w:color="auto"/>
              <w:bottom w:val="single" w:sz="4" w:space="0" w:color="auto"/>
              <w:right w:val="single" w:sz="4" w:space="0" w:color="auto"/>
            </w:tcBorders>
            <w:vAlign w:val="center"/>
          </w:tcPr>
          <w:p w14:paraId="58C0308D"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rPr>
              <w:t>The first version</w:t>
            </w:r>
          </w:p>
        </w:tc>
        <w:tc>
          <w:tcPr>
            <w:tcW w:w="2599" w:type="dxa"/>
            <w:tcBorders>
              <w:top w:val="single" w:sz="4" w:space="0" w:color="auto"/>
              <w:left w:val="single" w:sz="4" w:space="0" w:color="auto"/>
              <w:bottom w:val="single" w:sz="4" w:space="0" w:color="auto"/>
              <w:right w:val="single" w:sz="4" w:space="0" w:color="auto"/>
            </w:tcBorders>
            <w:vAlign w:val="center"/>
          </w:tcPr>
          <w:p w14:paraId="60136D75" w14:textId="77777777" w:rsidR="00EB6880" w:rsidRDefault="00692187">
            <w:pPr>
              <w:spacing w:line="276" w:lineRule="auto"/>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N/A</w:t>
            </w:r>
          </w:p>
        </w:tc>
      </w:tr>
      <w:tr w:rsidR="00EB6880" w14:paraId="739E2FD2" w14:textId="77777777">
        <w:trPr>
          <w:trHeight w:val="694"/>
          <w:jc w:val="center"/>
        </w:trPr>
        <w:tc>
          <w:tcPr>
            <w:tcW w:w="8969" w:type="dxa"/>
            <w:gridSpan w:val="4"/>
            <w:tcBorders>
              <w:top w:val="single" w:sz="4" w:space="0" w:color="auto"/>
              <w:left w:val="single" w:sz="4" w:space="0" w:color="auto"/>
              <w:bottom w:val="single" w:sz="4" w:space="0" w:color="auto"/>
              <w:right w:val="single" w:sz="4" w:space="0" w:color="auto"/>
            </w:tcBorders>
            <w:vAlign w:val="center"/>
          </w:tcPr>
          <w:p w14:paraId="14DBA8F1" w14:textId="7C99ABEC" w:rsidR="00EB6880" w:rsidRDefault="00692187">
            <w:pPr>
              <w:spacing w:line="276" w:lineRule="auto"/>
              <w:rPr>
                <w:rFonts w:ascii="Times New Roman" w:eastAsia="仿宋_GB2312" w:hAnsi="Times New Roman"/>
                <w:sz w:val="18"/>
                <w:szCs w:val="18"/>
                <w:lang w:eastAsia="zh-CN"/>
              </w:rPr>
            </w:pPr>
            <w:r>
              <w:rPr>
                <w:rFonts w:ascii="Times New Roman" w:eastAsia="仿宋_GB2312" w:hAnsi="Times New Roman"/>
                <w:sz w:val="18"/>
                <w:szCs w:val="21"/>
              </w:rPr>
              <w:t>Note</w:t>
            </w:r>
            <w:ins w:id="5" w:author="fuzhonghua" w:date="2026-10-28T17:21:00Z">
              <w:r w:rsidR="002941CC">
                <w:rPr>
                  <w:rFonts w:ascii="Times New Roman" w:eastAsia="仿宋_GB2312" w:hAnsi="Times New Roman"/>
                  <w:sz w:val="18"/>
                  <w:szCs w:val="21"/>
                </w:rPr>
                <w:t xml:space="preserve"> </w:t>
              </w:r>
            </w:ins>
            <w:r>
              <w:rPr>
                <w:rFonts w:ascii="Times New Roman" w:eastAsia="仿宋_GB2312" w:hAnsi="Times New Roman"/>
                <w:sz w:val="18"/>
                <w:szCs w:val="21"/>
              </w:rPr>
              <w:t>1: The document shall only take effect after the training is completed, and the effective date will be manually filled in by designated personnel with signature and date once confirmed</w:t>
            </w:r>
          </w:p>
        </w:tc>
      </w:tr>
    </w:tbl>
    <w:p w14:paraId="169D81C1" w14:textId="77777777" w:rsidR="00EB6880" w:rsidRDefault="00EB6880">
      <w:pPr>
        <w:spacing w:line="276" w:lineRule="auto"/>
        <w:rPr>
          <w:rFonts w:ascii="Times New Roman" w:eastAsia="仿宋_GB2312" w:hAnsi="Times New Roman"/>
          <w:bCs/>
          <w:kern w:val="32"/>
          <w:sz w:val="21"/>
          <w:szCs w:val="21"/>
        </w:rPr>
      </w:pPr>
    </w:p>
    <w:p w14:paraId="33878355" w14:textId="77777777" w:rsidR="00EB6880" w:rsidRDefault="00EB6880">
      <w:pPr>
        <w:spacing w:line="300" w:lineRule="auto"/>
        <w:ind w:right="137"/>
        <w:jc w:val="right"/>
        <w:rPr>
          <w:rFonts w:ascii="Times New Roman" w:eastAsia="仿宋_GB2312" w:hAnsi="Times New Roman"/>
          <w:sz w:val="20"/>
          <w:szCs w:val="20"/>
          <w:lang w:eastAsia="zh-CN"/>
        </w:rPr>
        <w:sectPr w:rsidR="00EB6880">
          <w:pgSz w:w="11909" w:h="16834"/>
          <w:pgMar w:top="1440" w:right="1418" w:bottom="1440" w:left="1418" w:header="720" w:footer="1125" w:gutter="0"/>
          <w:cols w:space="720"/>
          <w:docGrid w:linePitch="360"/>
        </w:sectPr>
      </w:pPr>
    </w:p>
    <w:p w14:paraId="70C632E3" w14:textId="77777777" w:rsidR="00EB6880" w:rsidRDefault="00692187">
      <w:pPr>
        <w:spacing w:line="300" w:lineRule="auto"/>
        <w:ind w:right="137"/>
        <w:jc w:val="right"/>
        <w:rPr>
          <w:rFonts w:ascii="Times New Roman" w:eastAsia="仿宋_GB2312" w:hAnsi="Times New Roman"/>
          <w:sz w:val="20"/>
          <w:szCs w:val="20"/>
          <w:lang w:eastAsia="zh-CN"/>
        </w:rPr>
      </w:pPr>
      <w:r>
        <w:rPr>
          <w:rFonts w:ascii="Times New Roman" w:eastAsia="仿宋_GB2312" w:hAnsi="Times New Roman" w:hint="eastAsia"/>
          <w:sz w:val="20"/>
          <w:szCs w:val="20"/>
          <w:lang w:eastAsia="zh-CN"/>
        </w:rPr>
        <w:lastRenderedPageBreak/>
        <w:t>`</w:t>
      </w:r>
    </w:p>
    <w:p w14:paraId="7E9B1497" w14:textId="77777777" w:rsidR="00EB6880" w:rsidRDefault="00692187">
      <w:pPr>
        <w:pStyle w:val="10"/>
        <w:jc w:val="center"/>
        <w:rPr>
          <w:rFonts w:ascii="Times New Roman" w:eastAsia="仿宋_GB2312" w:hAnsi="Times New Roman"/>
          <w:b w:val="0"/>
          <w:sz w:val="21"/>
          <w:szCs w:val="21"/>
          <w:lang w:eastAsia="zh-CN"/>
        </w:rPr>
      </w:pPr>
      <w:r>
        <w:rPr>
          <w:rFonts w:ascii="Times New Roman" w:eastAsia="仿宋_GB2312" w:hAnsi="Times New Roman"/>
          <w:sz w:val="21"/>
          <w:szCs w:val="21"/>
          <w:lang w:eastAsia="zh-CN"/>
        </w:rPr>
        <w:t>Table of Content</w:t>
      </w:r>
    </w:p>
    <w:p w14:paraId="1E71D4E0" w14:textId="75DE07F5" w:rsidR="00EB6880" w:rsidRDefault="00692187">
      <w:pPr>
        <w:pStyle w:val="10"/>
        <w:rPr>
          <w:rFonts w:asciiTheme="minorHAnsi" w:eastAsiaTheme="minorEastAsia" w:hAnsiTheme="minorHAnsi" w:cstheme="minorBidi"/>
          <w:b w:val="0"/>
          <w:noProof/>
          <w:kern w:val="2"/>
          <w:sz w:val="21"/>
          <w:szCs w:val="22"/>
          <w:lang w:val="en-US" w:eastAsia="zh-CN"/>
        </w:rPr>
      </w:pPr>
      <w:r>
        <w:rPr>
          <w:rFonts w:ascii="Times New Roman" w:eastAsia="仿宋_GB2312" w:hAnsi="Times New Roman"/>
          <w:b w:val="0"/>
          <w:szCs w:val="18"/>
          <w:lang w:eastAsia="zh-CN"/>
        </w:rPr>
        <w:fldChar w:fldCharType="begin"/>
      </w:r>
      <w:r>
        <w:rPr>
          <w:rFonts w:ascii="Times New Roman" w:eastAsia="仿宋_GB2312" w:hAnsi="Times New Roman"/>
          <w:b w:val="0"/>
          <w:szCs w:val="18"/>
          <w:lang w:eastAsia="zh-CN"/>
        </w:rPr>
        <w:instrText xml:space="preserve"> TOC \o "1-3" \h \z \u </w:instrText>
      </w:r>
      <w:r>
        <w:rPr>
          <w:rFonts w:ascii="Times New Roman" w:eastAsia="仿宋_GB2312" w:hAnsi="Times New Roman"/>
          <w:b w:val="0"/>
          <w:szCs w:val="18"/>
          <w:lang w:eastAsia="zh-CN"/>
        </w:rPr>
        <w:fldChar w:fldCharType="separate"/>
      </w:r>
      <w:hyperlink w:anchor="_Toc243680202" w:history="1">
        <w:r>
          <w:rPr>
            <w:rStyle w:val="aff"/>
            <w:rFonts w:ascii="Times New Roman" w:eastAsia="仿宋_GB2312" w:hAnsi="Times New Roman"/>
            <w:b w:val="0"/>
            <w:noProof/>
          </w:rPr>
          <w:t>Revision History</w:t>
        </w:r>
        <w:r>
          <w:rPr>
            <w:b w:val="0"/>
            <w:noProof/>
          </w:rPr>
          <w:tab/>
        </w:r>
        <w:r>
          <w:rPr>
            <w:b w:val="0"/>
            <w:noProof/>
          </w:rPr>
          <w:fldChar w:fldCharType="begin"/>
        </w:r>
        <w:r>
          <w:rPr>
            <w:b w:val="0"/>
            <w:noProof/>
          </w:rPr>
          <w:instrText xml:space="preserve"> PAGEREF _Toc243680202 \h </w:instrText>
        </w:r>
        <w:r>
          <w:rPr>
            <w:b w:val="0"/>
            <w:noProof/>
          </w:rPr>
        </w:r>
        <w:r>
          <w:rPr>
            <w:b w:val="0"/>
            <w:noProof/>
          </w:rPr>
          <w:fldChar w:fldCharType="separate"/>
        </w:r>
        <w:r w:rsidR="0062388E">
          <w:rPr>
            <w:b w:val="0"/>
            <w:noProof/>
          </w:rPr>
          <w:t>4</w:t>
        </w:r>
        <w:r>
          <w:rPr>
            <w:b w:val="0"/>
            <w:noProof/>
          </w:rPr>
          <w:fldChar w:fldCharType="end"/>
        </w:r>
      </w:hyperlink>
    </w:p>
    <w:p w14:paraId="10005E22" w14:textId="1589BA35" w:rsidR="00EB6880" w:rsidRDefault="00E00211">
      <w:pPr>
        <w:pStyle w:val="10"/>
        <w:tabs>
          <w:tab w:val="left" w:pos="576"/>
        </w:tabs>
        <w:rPr>
          <w:rFonts w:asciiTheme="minorHAnsi" w:eastAsiaTheme="minorEastAsia" w:hAnsiTheme="minorHAnsi" w:cstheme="minorBidi"/>
          <w:b w:val="0"/>
          <w:noProof/>
          <w:kern w:val="2"/>
          <w:sz w:val="21"/>
          <w:szCs w:val="22"/>
          <w:lang w:val="en-US" w:eastAsia="zh-CN"/>
        </w:rPr>
      </w:pPr>
      <w:hyperlink w:anchor="_Toc243680203" w:history="1">
        <w:r w:rsidR="00692187">
          <w:rPr>
            <w:rStyle w:val="aff"/>
            <w:rFonts w:ascii="Arial" w:eastAsia="仿宋_GB2312" w:hAnsi="Arial" w:cs="Arial"/>
            <w:b w:val="0"/>
            <w:i/>
            <w:noProof/>
            <w:lang w:eastAsia="zh-CN"/>
          </w:rPr>
          <w:t>1.</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b w:val="0"/>
            <w:i/>
            <w:noProof/>
            <w:lang w:eastAsia="zh-CN"/>
          </w:rPr>
          <w:t>Purpose</w:t>
        </w:r>
        <w:r w:rsidR="00692187">
          <w:rPr>
            <w:b w:val="0"/>
            <w:noProof/>
          </w:rPr>
          <w:tab/>
        </w:r>
        <w:r w:rsidR="00692187">
          <w:rPr>
            <w:b w:val="0"/>
            <w:noProof/>
          </w:rPr>
          <w:fldChar w:fldCharType="begin"/>
        </w:r>
        <w:r w:rsidR="00692187">
          <w:rPr>
            <w:b w:val="0"/>
            <w:noProof/>
          </w:rPr>
          <w:instrText xml:space="preserve"> PAGEREF _Toc243680203 \h </w:instrText>
        </w:r>
        <w:r w:rsidR="00692187">
          <w:rPr>
            <w:b w:val="0"/>
            <w:noProof/>
          </w:rPr>
        </w:r>
        <w:r w:rsidR="00692187">
          <w:rPr>
            <w:b w:val="0"/>
            <w:noProof/>
          </w:rPr>
          <w:fldChar w:fldCharType="separate"/>
        </w:r>
        <w:r w:rsidR="0062388E">
          <w:rPr>
            <w:b w:val="0"/>
            <w:noProof/>
          </w:rPr>
          <w:t>6</w:t>
        </w:r>
        <w:r w:rsidR="00692187">
          <w:rPr>
            <w:b w:val="0"/>
            <w:noProof/>
          </w:rPr>
          <w:fldChar w:fldCharType="end"/>
        </w:r>
      </w:hyperlink>
    </w:p>
    <w:p w14:paraId="79280023" w14:textId="72B1ABE5" w:rsidR="00EB6880" w:rsidRDefault="00E00211">
      <w:pPr>
        <w:pStyle w:val="10"/>
        <w:tabs>
          <w:tab w:val="left" w:pos="576"/>
        </w:tabs>
        <w:rPr>
          <w:rFonts w:asciiTheme="minorHAnsi" w:eastAsiaTheme="minorEastAsia" w:hAnsiTheme="minorHAnsi" w:cstheme="minorBidi"/>
          <w:b w:val="0"/>
          <w:noProof/>
          <w:kern w:val="2"/>
          <w:sz w:val="21"/>
          <w:szCs w:val="22"/>
          <w:lang w:val="en-US" w:eastAsia="zh-CN"/>
        </w:rPr>
      </w:pPr>
      <w:hyperlink w:anchor="_Toc243680204" w:history="1">
        <w:r w:rsidR="00692187">
          <w:rPr>
            <w:rStyle w:val="aff"/>
            <w:rFonts w:ascii="Arial" w:eastAsia="仿宋_GB2312" w:hAnsi="Arial" w:cs="Arial"/>
            <w:b w:val="0"/>
            <w:i/>
            <w:noProof/>
            <w:lang w:eastAsia="zh-CN"/>
          </w:rPr>
          <w:t>2.</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b w:val="0"/>
            <w:i/>
            <w:noProof/>
            <w:lang w:eastAsia="zh-CN"/>
          </w:rPr>
          <w:t>Scope</w:t>
        </w:r>
        <w:r w:rsidR="00692187">
          <w:rPr>
            <w:b w:val="0"/>
            <w:noProof/>
          </w:rPr>
          <w:tab/>
        </w:r>
        <w:r w:rsidR="00692187">
          <w:rPr>
            <w:b w:val="0"/>
            <w:noProof/>
          </w:rPr>
          <w:fldChar w:fldCharType="begin"/>
        </w:r>
        <w:r w:rsidR="00692187">
          <w:rPr>
            <w:b w:val="0"/>
            <w:noProof/>
          </w:rPr>
          <w:instrText xml:space="preserve"> PAGEREF _Toc243680204 \h </w:instrText>
        </w:r>
        <w:r w:rsidR="00692187">
          <w:rPr>
            <w:b w:val="0"/>
            <w:noProof/>
          </w:rPr>
        </w:r>
        <w:r w:rsidR="00692187">
          <w:rPr>
            <w:b w:val="0"/>
            <w:noProof/>
          </w:rPr>
          <w:fldChar w:fldCharType="separate"/>
        </w:r>
        <w:r w:rsidR="0062388E">
          <w:rPr>
            <w:b w:val="0"/>
            <w:noProof/>
          </w:rPr>
          <w:t>6</w:t>
        </w:r>
        <w:r w:rsidR="00692187">
          <w:rPr>
            <w:b w:val="0"/>
            <w:noProof/>
          </w:rPr>
          <w:fldChar w:fldCharType="end"/>
        </w:r>
      </w:hyperlink>
    </w:p>
    <w:p w14:paraId="0E9A2AFD" w14:textId="05F55C10" w:rsidR="00EB6880" w:rsidRDefault="00E00211">
      <w:pPr>
        <w:pStyle w:val="10"/>
        <w:tabs>
          <w:tab w:val="left" w:pos="576"/>
        </w:tabs>
        <w:rPr>
          <w:rFonts w:asciiTheme="minorHAnsi" w:eastAsiaTheme="minorEastAsia" w:hAnsiTheme="minorHAnsi" w:cstheme="minorBidi"/>
          <w:b w:val="0"/>
          <w:noProof/>
          <w:kern w:val="2"/>
          <w:sz w:val="21"/>
          <w:szCs w:val="22"/>
          <w:lang w:val="en-US" w:eastAsia="zh-CN"/>
        </w:rPr>
      </w:pPr>
      <w:hyperlink w:anchor="_Toc243680206" w:history="1">
        <w:r w:rsidR="00692187">
          <w:rPr>
            <w:rStyle w:val="aff"/>
            <w:rFonts w:ascii="Arial" w:eastAsia="仿宋_GB2312" w:hAnsi="Arial" w:cs="Arial"/>
            <w:b w:val="0"/>
            <w:noProof/>
            <w:lang w:eastAsia="zh-CN"/>
          </w:rPr>
          <w:t>3.</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b w:val="0"/>
            <w:noProof/>
            <w:lang w:eastAsia="zh-CN"/>
          </w:rPr>
          <w:t>Responsibility</w:t>
        </w:r>
        <w:r w:rsidR="00692187">
          <w:rPr>
            <w:b w:val="0"/>
            <w:noProof/>
          </w:rPr>
          <w:tab/>
        </w:r>
        <w:r w:rsidR="00692187">
          <w:rPr>
            <w:b w:val="0"/>
            <w:noProof/>
          </w:rPr>
          <w:fldChar w:fldCharType="begin"/>
        </w:r>
        <w:r w:rsidR="00692187">
          <w:rPr>
            <w:b w:val="0"/>
            <w:noProof/>
          </w:rPr>
          <w:instrText xml:space="preserve"> PAGEREF _Toc243680206 \h </w:instrText>
        </w:r>
        <w:r w:rsidR="00692187">
          <w:rPr>
            <w:b w:val="0"/>
            <w:noProof/>
          </w:rPr>
        </w:r>
        <w:r w:rsidR="00692187">
          <w:rPr>
            <w:b w:val="0"/>
            <w:noProof/>
          </w:rPr>
          <w:fldChar w:fldCharType="separate"/>
        </w:r>
        <w:r w:rsidR="0062388E">
          <w:rPr>
            <w:b w:val="0"/>
            <w:noProof/>
          </w:rPr>
          <w:t>8</w:t>
        </w:r>
        <w:r w:rsidR="00692187">
          <w:rPr>
            <w:b w:val="0"/>
            <w:noProof/>
          </w:rPr>
          <w:fldChar w:fldCharType="end"/>
        </w:r>
      </w:hyperlink>
    </w:p>
    <w:p w14:paraId="4B6FF185" w14:textId="20944361" w:rsidR="00EB6880" w:rsidRDefault="00E00211">
      <w:pPr>
        <w:pStyle w:val="10"/>
        <w:tabs>
          <w:tab w:val="left" w:pos="576"/>
        </w:tabs>
        <w:rPr>
          <w:rFonts w:asciiTheme="minorHAnsi" w:eastAsiaTheme="minorEastAsia" w:hAnsiTheme="minorHAnsi" w:cstheme="minorBidi"/>
          <w:b w:val="0"/>
          <w:noProof/>
          <w:kern w:val="2"/>
          <w:sz w:val="21"/>
          <w:szCs w:val="22"/>
          <w:lang w:val="en-US" w:eastAsia="zh-CN"/>
        </w:rPr>
      </w:pPr>
      <w:hyperlink w:anchor="_Toc243680207" w:history="1">
        <w:r w:rsidR="00692187">
          <w:rPr>
            <w:rStyle w:val="aff"/>
            <w:rFonts w:ascii="Arial" w:eastAsia="仿宋_GB2312" w:hAnsi="Arial" w:cs="Arial"/>
            <w:b w:val="0"/>
            <w:i/>
            <w:noProof/>
            <w:lang w:eastAsia="zh-CN"/>
          </w:rPr>
          <w:t>4.</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b w:val="0"/>
            <w:i/>
            <w:noProof/>
            <w:lang w:eastAsia="zh-CN"/>
          </w:rPr>
          <w:t>Procedure support</w:t>
        </w:r>
        <w:r w:rsidR="00692187">
          <w:rPr>
            <w:b w:val="0"/>
            <w:noProof/>
          </w:rPr>
          <w:tab/>
        </w:r>
        <w:r w:rsidR="00692187">
          <w:rPr>
            <w:b w:val="0"/>
            <w:noProof/>
          </w:rPr>
          <w:fldChar w:fldCharType="begin"/>
        </w:r>
        <w:r w:rsidR="00692187">
          <w:rPr>
            <w:b w:val="0"/>
            <w:noProof/>
          </w:rPr>
          <w:instrText xml:space="preserve"> PAGEREF _Toc243680207 \h </w:instrText>
        </w:r>
        <w:r w:rsidR="00692187">
          <w:rPr>
            <w:b w:val="0"/>
            <w:noProof/>
          </w:rPr>
        </w:r>
        <w:r w:rsidR="00692187">
          <w:rPr>
            <w:b w:val="0"/>
            <w:noProof/>
          </w:rPr>
          <w:fldChar w:fldCharType="separate"/>
        </w:r>
        <w:r w:rsidR="0062388E">
          <w:rPr>
            <w:b w:val="0"/>
            <w:noProof/>
          </w:rPr>
          <w:t>8</w:t>
        </w:r>
        <w:r w:rsidR="00692187">
          <w:rPr>
            <w:b w:val="0"/>
            <w:noProof/>
          </w:rPr>
          <w:fldChar w:fldCharType="end"/>
        </w:r>
      </w:hyperlink>
    </w:p>
    <w:p w14:paraId="20914B58" w14:textId="649038A2" w:rsidR="00EB6880" w:rsidRDefault="00E00211">
      <w:pPr>
        <w:pStyle w:val="10"/>
        <w:tabs>
          <w:tab w:val="left" w:pos="576"/>
        </w:tabs>
        <w:rPr>
          <w:rFonts w:asciiTheme="minorHAnsi" w:eastAsiaTheme="minorEastAsia" w:hAnsiTheme="minorHAnsi" w:cstheme="minorBidi"/>
          <w:b w:val="0"/>
          <w:noProof/>
          <w:kern w:val="2"/>
          <w:sz w:val="21"/>
          <w:szCs w:val="22"/>
          <w:lang w:val="en-US" w:eastAsia="zh-CN"/>
        </w:rPr>
      </w:pPr>
      <w:hyperlink w:anchor="_Toc243680208" w:history="1">
        <w:r w:rsidR="00692187">
          <w:rPr>
            <w:rStyle w:val="aff"/>
            <w:rFonts w:ascii="Arial" w:eastAsia="仿宋_GB2312" w:hAnsi="Arial" w:cs="Arial"/>
            <w:b w:val="0"/>
            <w:i/>
            <w:noProof/>
            <w:lang w:eastAsia="zh-CN"/>
          </w:rPr>
          <w:t>5.</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b w:val="0"/>
            <w:i/>
            <w:noProof/>
            <w:lang w:eastAsia="zh-CN"/>
          </w:rPr>
          <w:t>Cleaning Validation Strategy</w:t>
        </w:r>
        <w:r w:rsidR="00692187">
          <w:rPr>
            <w:b w:val="0"/>
            <w:noProof/>
          </w:rPr>
          <w:tab/>
        </w:r>
        <w:r w:rsidR="00692187">
          <w:rPr>
            <w:b w:val="0"/>
            <w:noProof/>
          </w:rPr>
          <w:fldChar w:fldCharType="begin"/>
        </w:r>
        <w:r w:rsidR="00692187">
          <w:rPr>
            <w:b w:val="0"/>
            <w:noProof/>
          </w:rPr>
          <w:instrText xml:space="preserve"> PAGEREF _Toc243680208 \h </w:instrText>
        </w:r>
        <w:r w:rsidR="00692187">
          <w:rPr>
            <w:b w:val="0"/>
            <w:noProof/>
          </w:rPr>
        </w:r>
        <w:r w:rsidR="00692187">
          <w:rPr>
            <w:b w:val="0"/>
            <w:noProof/>
          </w:rPr>
          <w:fldChar w:fldCharType="separate"/>
        </w:r>
        <w:r w:rsidR="0062388E">
          <w:rPr>
            <w:b w:val="0"/>
            <w:noProof/>
          </w:rPr>
          <w:t>8</w:t>
        </w:r>
        <w:r w:rsidR="00692187">
          <w:rPr>
            <w:b w:val="0"/>
            <w:noProof/>
          </w:rPr>
          <w:fldChar w:fldCharType="end"/>
        </w:r>
      </w:hyperlink>
    </w:p>
    <w:p w14:paraId="01042226" w14:textId="501F258D" w:rsidR="00EB6880" w:rsidRDefault="00E00211">
      <w:pPr>
        <w:pStyle w:val="10"/>
        <w:tabs>
          <w:tab w:val="left" w:pos="576"/>
        </w:tabs>
        <w:rPr>
          <w:rFonts w:asciiTheme="minorHAnsi" w:eastAsiaTheme="minorEastAsia" w:hAnsiTheme="minorHAnsi" w:cstheme="minorBidi"/>
          <w:b w:val="0"/>
          <w:noProof/>
          <w:kern w:val="2"/>
          <w:sz w:val="21"/>
          <w:szCs w:val="22"/>
          <w:lang w:val="en-US" w:eastAsia="zh-CN"/>
        </w:rPr>
      </w:pPr>
      <w:hyperlink w:anchor="_Toc243680209" w:history="1">
        <w:r w:rsidR="00692187">
          <w:rPr>
            <w:rStyle w:val="aff"/>
            <w:rFonts w:ascii="Arial" w:eastAsia="仿宋_GB2312" w:hAnsi="Arial" w:cs="Arial"/>
            <w:b w:val="0"/>
            <w:i/>
            <w:noProof/>
            <w:lang w:eastAsia="zh-CN"/>
          </w:rPr>
          <w:t>6.</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b w:val="0"/>
            <w:i/>
            <w:noProof/>
            <w:lang w:eastAsia="zh-CN"/>
          </w:rPr>
          <w:t>Execution procedure</w:t>
        </w:r>
        <w:r w:rsidR="00692187">
          <w:rPr>
            <w:b w:val="0"/>
            <w:noProof/>
          </w:rPr>
          <w:tab/>
        </w:r>
        <w:r w:rsidR="00692187">
          <w:rPr>
            <w:b w:val="0"/>
            <w:noProof/>
          </w:rPr>
          <w:fldChar w:fldCharType="begin"/>
        </w:r>
        <w:r w:rsidR="00692187">
          <w:rPr>
            <w:b w:val="0"/>
            <w:noProof/>
          </w:rPr>
          <w:instrText xml:space="preserve"> PAGEREF _Toc243680209 \h </w:instrText>
        </w:r>
        <w:r w:rsidR="00692187">
          <w:rPr>
            <w:b w:val="0"/>
            <w:noProof/>
          </w:rPr>
        </w:r>
        <w:r w:rsidR="00692187">
          <w:rPr>
            <w:b w:val="0"/>
            <w:noProof/>
          </w:rPr>
          <w:fldChar w:fldCharType="separate"/>
        </w:r>
        <w:r w:rsidR="0062388E">
          <w:rPr>
            <w:b w:val="0"/>
            <w:noProof/>
          </w:rPr>
          <w:t>13</w:t>
        </w:r>
        <w:r w:rsidR="00692187">
          <w:rPr>
            <w:b w:val="0"/>
            <w:noProof/>
          </w:rPr>
          <w:fldChar w:fldCharType="end"/>
        </w:r>
      </w:hyperlink>
    </w:p>
    <w:p w14:paraId="169EC19B" w14:textId="0D94E3EB" w:rsidR="00EB6880" w:rsidRDefault="00E00211">
      <w:pPr>
        <w:pStyle w:val="22"/>
        <w:tabs>
          <w:tab w:val="left" w:pos="1100"/>
        </w:tabs>
        <w:rPr>
          <w:rFonts w:asciiTheme="minorHAnsi" w:eastAsiaTheme="minorEastAsia" w:hAnsiTheme="minorHAnsi" w:cstheme="minorBidi"/>
          <w:i w:val="0"/>
          <w:noProof/>
          <w:kern w:val="2"/>
          <w:sz w:val="21"/>
          <w:szCs w:val="22"/>
          <w:lang w:val="en-US"/>
        </w:rPr>
      </w:pPr>
      <w:hyperlink w:anchor="_Toc243680210" w:history="1">
        <w:r w:rsidR="00692187">
          <w:rPr>
            <w:rStyle w:val="aff"/>
            <w:rFonts w:ascii="Times New Roman" w:eastAsia="仿宋_GB2312" w:hAnsi="Times New Roman"/>
            <w:noProof/>
            <w:lang w:eastAsia="zh-CN"/>
          </w:rPr>
          <w:t>6.1.</w:t>
        </w:r>
        <w:r w:rsidR="00692187">
          <w:rPr>
            <w:rFonts w:asciiTheme="minorHAnsi" w:eastAsiaTheme="minorEastAsia" w:hAnsiTheme="minorHAnsi" w:cstheme="minorBidi"/>
            <w:i w:val="0"/>
            <w:noProof/>
            <w:kern w:val="2"/>
            <w:sz w:val="21"/>
            <w:szCs w:val="22"/>
            <w:lang w:val="en-US"/>
          </w:rPr>
          <w:tab/>
        </w:r>
        <w:r w:rsidR="00692187">
          <w:rPr>
            <w:rStyle w:val="aff"/>
            <w:rFonts w:ascii="Times New Roman" w:eastAsia="仿宋_GB2312" w:hAnsi="Times New Roman"/>
            <w:noProof/>
            <w:lang w:eastAsia="zh-CN"/>
          </w:rPr>
          <w:t>Summary of equipment train used in the production</w:t>
        </w:r>
        <w:r w:rsidR="00692187">
          <w:rPr>
            <w:noProof/>
          </w:rPr>
          <w:tab/>
        </w:r>
        <w:r w:rsidR="00692187">
          <w:rPr>
            <w:noProof/>
          </w:rPr>
          <w:fldChar w:fldCharType="begin"/>
        </w:r>
        <w:r w:rsidR="00692187">
          <w:rPr>
            <w:noProof/>
          </w:rPr>
          <w:instrText xml:space="preserve"> PAGEREF _Toc243680210 \h </w:instrText>
        </w:r>
        <w:r w:rsidR="00692187">
          <w:rPr>
            <w:noProof/>
          </w:rPr>
        </w:r>
        <w:r w:rsidR="00692187">
          <w:rPr>
            <w:noProof/>
          </w:rPr>
          <w:fldChar w:fldCharType="separate"/>
        </w:r>
        <w:r w:rsidR="0062388E">
          <w:rPr>
            <w:noProof/>
          </w:rPr>
          <w:t>13</w:t>
        </w:r>
        <w:r w:rsidR="00692187">
          <w:rPr>
            <w:noProof/>
          </w:rPr>
          <w:fldChar w:fldCharType="end"/>
        </w:r>
      </w:hyperlink>
    </w:p>
    <w:p w14:paraId="63761AD1" w14:textId="5B06508E" w:rsidR="00EB6880" w:rsidRDefault="00E00211">
      <w:pPr>
        <w:pStyle w:val="22"/>
        <w:tabs>
          <w:tab w:val="left" w:pos="1100"/>
        </w:tabs>
        <w:rPr>
          <w:rFonts w:asciiTheme="minorHAnsi" w:eastAsiaTheme="minorEastAsia" w:hAnsiTheme="minorHAnsi" w:cstheme="minorBidi"/>
          <w:i w:val="0"/>
          <w:noProof/>
          <w:kern w:val="2"/>
          <w:sz w:val="21"/>
          <w:szCs w:val="22"/>
          <w:lang w:val="en-US"/>
        </w:rPr>
      </w:pPr>
      <w:hyperlink w:anchor="_Toc243680241" w:history="1">
        <w:r w:rsidR="00692187">
          <w:rPr>
            <w:rStyle w:val="aff"/>
            <w:rFonts w:ascii="Times New Roman" w:eastAsia="仿宋_GB2312" w:hAnsi="Times New Roman"/>
            <w:caps/>
            <w:noProof/>
            <w:lang w:eastAsia="zh-CN"/>
          </w:rPr>
          <w:t>6.2.</w:t>
        </w:r>
        <w:r w:rsidR="00692187">
          <w:rPr>
            <w:rFonts w:asciiTheme="minorHAnsi" w:eastAsiaTheme="minorEastAsia" w:hAnsiTheme="minorHAnsi" w:cstheme="minorBidi"/>
            <w:i w:val="0"/>
            <w:noProof/>
            <w:kern w:val="2"/>
            <w:sz w:val="21"/>
            <w:szCs w:val="22"/>
            <w:lang w:val="en-US"/>
          </w:rPr>
          <w:tab/>
        </w:r>
        <w:r w:rsidR="00692187">
          <w:rPr>
            <w:rStyle w:val="aff"/>
            <w:rFonts w:ascii="Times New Roman" w:eastAsia="仿宋_GB2312" w:hAnsi="Times New Roman"/>
            <w:noProof/>
            <w:lang w:eastAsia="zh-CN"/>
          </w:rPr>
          <w:t>Pre-production equipment cleaning check</w:t>
        </w:r>
        <w:r w:rsidR="00692187">
          <w:rPr>
            <w:noProof/>
          </w:rPr>
          <w:tab/>
        </w:r>
        <w:r w:rsidR="00692187">
          <w:rPr>
            <w:noProof/>
          </w:rPr>
          <w:fldChar w:fldCharType="begin"/>
        </w:r>
        <w:r w:rsidR="00692187">
          <w:rPr>
            <w:noProof/>
          </w:rPr>
          <w:instrText xml:space="preserve"> PAGEREF _Toc243680241 \h </w:instrText>
        </w:r>
        <w:r w:rsidR="00692187">
          <w:rPr>
            <w:noProof/>
          </w:rPr>
        </w:r>
        <w:r w:rsidR="00692187">
          <w:rPr>
            <w:noProof/>
          </w:rPr>
          <w:fldChar w:fldCharType="separate"/>
        </w:r>
        <w:r w:rsidR="0062388E">
          <w:rPr>
            <w:noProof/>
          </w:rPr>
          <w:t>14</w:t>
        </w:r>
        <w:r w:rsidR="00692187">
          <w:rPr>
            <w:noProof/>
          </w:rPr>
          <w:fldChar w:fldCharType="end"/>
        </w:r>
      </w:hyperlink>
    </w:p>
    <w:p w14:paraId="44EFC284" w14:textId="08F697E7" w:rsidR="00EB6880" w:rsidRDefault="00E00211">
      <w:pPr>
        <w:pStyle w:val="22"/>
        <w:tabs>
          <w:tab w:val="left" w:pos="1100"/>
        </w:tabs>
        <w:rPr>
          <w:rFonts w:asciiTheme="minorHAnsi" w:eastAsiaTheme="minorEastAsia" w:hAnsiTheme="minorHAnsi" w:cstheme="minorBidi"/>
          <w:i w:val="0"/>
          <w:noProof/>
          <w:kern w:val="2"/>
          <w:sz w:val="21"/>
          <w:szCs w:val="22"/>
          <w:lang w:val="en-US"/>
        </w:rPr>
      </w:pPr>
      <w:hyperlink w:anchor="_Toc243680242" w:history="1">
        <w:r w:rsidR="00692187">
          <w:rPr>
            <w:rStyle w:val="aff"/>
            <w:rFonts w:ascii="Times New Roman" w:eastAsia="仿宋_GB2312" w:hAnsi="Times New Roman"/>
            <w:noProof/>
            <w:lang w:eastAsia="zh-CN"/>
          </w:rPr>
          <w:t>6.3.</w:t>
        </w:r>
        <w:r w:rsidR="00692187">
          <w:rPr>
            <w:rFonts w:asciiTheme="minorHAnsi" w:eastAsiaTheme="minorEastAsia" w:hAnsiTheme="minorHAnsi" w:cstheme="minorBidi"/>
            <w:i w:val="0"/>
            <w:noProof/>
            <w:kern w:val="2"/>
            <w:sz w:val="21"/>
            <w:szCs w:val="22"/>
            <w:lang w:val="en-US"/>
          </w:rPr>
          <w:tab/>
        </w:r>
        <w:r w:rsidR="00692187">
          <w:rPr>
            <w:rStyle w:val="aff"/>
            <w:rFonts w:ascii="Times New Roman" w:eastAsia="仿宋_GB2312" w:hAnsi="Times New Roman"/>
            <w:noProof/>
            <w:lang w:eastAsia="zh-CN"/>
          </w:rPr>
          <w:t>Batch to batch flushing to mitigate the risk in the high risk equipment</w:t>
        </w:r>
        <w:r w:rsidR="00692187">
          <w:rPr>
            <w:noProof/>
          </w:rPr>
          <w:tab/>
        </w:r>
        <w:r w:rsidR="00692187">
          <w:rPr>
            <w:noProof/>
          </w:rPr>
          <w:fldChar w:fldCharType="begin"/>
        </w:r>
        <w:r w:rsidR="00692187">
          <w:rPr>
            <w:noProof/>
          </w:rPr>
          <w:instrText xml:space="preserve"> PAGEREF _Toc243680242 \h </w:instrText>
        </w:r>
        <w:r w:rsidR="00692187">
          <w:rPr>
            <w:noProof/>
          </w:rPr>
        </w:r>
        <w:r w:rsidR="00692187">
          <w:rPr>
            <w:noProof/>
          </w:rPr>
          <w:fldChar w:fldCharType="separate"/>
        </w:r>
        <w:r w:rsidR="0062388E">
          <w:rPr>
            <w:noProof/>
          </w:rPr>
          <w:t>15</w:t>
        </w:r>
        <w:r w:rsidR="00692187">
          <w:rPr>
            <w:noProof/>
          </w:rPr>
          <w:fldChar w:fldCharType="end"/>
        </w:r>
      </w:hyperlink>
    </w:p>
    <w:p w14:paraId="3D062A67" w14:textId="314DE567" w:rsidR="00EB6880" w:rsidRDefault="00E00211">
      <w:pPr>
        <w:pStyle w:val="22"/>
        <w:tabs>
          <w:tab w:val="left" w:pos="1100"/>
        </w:tabs>
        <w:rPr>
          <w:rFonts w:asciiTheme="minorHAnsi" w:eastAsiaTheme="minorEastAsia" w:hAnsiTheme="minorHAnsi" w:cstheme="minorBidi"/>
          <w:i w:val="0"/>
          <w:noProof/>
          <w:kern w:val="2"/>
          <w:sz w:val="21"/>
          <w:szCs w:val="22"/>
          <w:lang w:val="en-US"/>
        </w:rPr>
      </w:pPr>
      <w:hyperlink w:anchor="_Toc243680243" w:history="1">
        <w:r w:rsidR="00692187">
          <w:rPr>
            <w:rStyle w:val="aff"/>
            <w:rFonts w:ascii="Times New Roman" w:eastAsia="仿宋_GB2312" w:hAnsi="Times New Roman"/>
            <w:noProof/>
            <w:lang w:eastAsia="zh-CN"/>
          </w:rPr>
          <w:t>6.4.</w:t>
        </w:r>
        <w:r w:rsidR="00692187">
          <w:rPr>
            <w:rFonts w:asciiTheme="minorHAnsi" w:eastAsiaTheme="minorEastAsia" w:hAnsiTheme="minorHAnsi" w:cstheme="minorBidi"/>
            <w:i w:val="0"/>
            <w:noProof/>
            <w:kern w:val="2"/>
            <w:sz w:val="21"/>
            <w:szCs w:val="22"/>
            <w:lang w:val="en-US"/>
          </w:rPr>
          <w:tab/>
        </w:r>
        <w:r w:rsidR="00692187">
          <w:rPr>
            <w:rStyle w:val="aff"/>
            <w:rFonts w:ascii="Times New Roman" w:eastAsia="仿宋_GB2312" w:hAnsi="Times New Roman"/>
            <w:noProof/>
            <w:lang w:eastAsia="zh-CN"/>
          </w:rPr>
          <w:t>Selection of the target residue compounds</w:t>
        </w:r>
        <w:r w:rsidR="00692187">
          <w:rPr>
            <w:noProof/>
          </w:rPr>
          <w:tab/>
        </w:r>
        <w:r w:rsidR="00692187">
          <w:rPr>
            <w:noProof/>
          </w:rPr>
          <w:fldChar w:fldCharType="begin"/>
        </w:r>
        <w:r w:rsidR="00692187">
          <w:rPr>
            <w:noProof/>
          </w:rPr>
          <w:instrText xml:space="preserve"> PAGEREF _Toc243680243 \h </w:instrText>
        </w:r>
        <w:r w:rsidR="00692187">
          <w:rPr>
            <w:noProof/>
          </w:rPr>
        </w:r>
        <w:r w:rsidR="00692187">
          <w:rPr>
            <w:noProof/>
          </w:rPr>
          <w:fldChar w:fldCharType="separate"/>
        </w:r>
        <w:r w:rsidR="0062388E">
          <w:rPr>
            <w:noProof/>
          </w:rPr>
          <w:t>17</w:t>
        </w:r>
        <w:r w:rsidR="00692187">
          <w:rPr>
            <w:noProof/>
          </w:rPr>
          <w:fldChar w:fldCharType="end"/>
        </w:r>
      </w:hyperlink>
    </w:p>
    <w:p w14:paraId="30959333" w14:textId="37CF45C8" w:rsidR="00EB6880" w:rsidRDefault="00D84968">
      <w:pPr>
        <w:pStyle w:val="22"/>
        <w:tabs>
          <w:tab w:val="left" w:pos="1100"/>
        </w:tabs>
        <w:rPr>
          <w:rFonts w:asciiTheme="minorHAnsi" w:eastAsiaTheme="minorEastAsia" w:hAnsiTheme="minorHAnsi" w:cstheme="minorBidi"/>
          <w:i w:val="0"/>
          <w:noProof/>
          <w:kern w:val="2"/>
          <w:sz w:val="21"/>
          <w:szCs w:val="22"/>
          <w:lang w:val="en-US"/>
        </w:rPr>
      </w:pPr>
      <w:r>
        <w:rPr>
          <w:noProof/>
        </w:rPr>
        <w:fldChar w:fldCharType="begin"/>
      </w:r>
      <w:r>
        <w:rPr>
          <w:noProof/>
        </w:rPr>
        <w:instrText xml:space="preserve"> HYPERLINK \l "_Toc243680244" </w:instrText>
      </w:r>
      <w:r>
        <w:rPr>
          <w:noProof/>
        </w:rPr>
        <w:fldChar w:fldCharType="separate"/>
      </w:r>
      <w:r w:rsidR="00692187">
        <w:rPr>
          <w:rStyle w:val="aff"/>
          <w:rFonts w:ascii="Times New Roman" w:eastAsia="仿宋_GB2312" w:hAnsi="Times New Roman"/>
          <w:noProof/>
          <w:lang w:eastAsia="zh-CN"/>
        </w:rPr>
        <w:t>6.5.</w:t>
      </w:r>
      <w:r w:rsidR="00692187">
        <w:rPr>
          <w:rFonts w:asciiTheme="minorHAnsi" w:eastAsiaTheme="minorEastAsia" w:hAnsiTheme="minorHAnsi" w:cstheme="minorBidi"/>
          <w:i w:val="0"/>
          <w:noProof/>
          <w:kern w:val="2"/>
          <w:sz w:val="21"/>
          <w:szCs w:val="22"/>
          <w:lang w:val="en-US"/>
        </w:rPr>
        <w:tab/>
      </w:r>
      <w:r w:rsidR="00692187">
        <w:rPr>
          <w:rStyle w:val="aff"/>
          <w:rFonts w:ascii="Times New Roman" w:eastAsia="仿宋_GB2312" w:hAnsi="Times New Roman"/>
          <w:noProof/>
          <w:lang w:eastAsia="zh-CN"/>
        </w:rPr>
        <w:t>Cleaning frequency</w:t>
      </w:r>
      <w:r w:rsidR="00692187">
        <w:rPr>
          <w:noProof/>
        </w:rPr>
        <w:tab/>
      </w:r>
      <w:r w:rsidR="00692187">
        <w:rPr>
          <w:noProof/>
        </w:rPr>
        <w:fldChar w:fldCharType="begin"/>
      </w:r>
      <w:r w:rsidR="00692187">
        <w:rPr>
          <w:noProof/>
        </w:rPr>
        <w:instrText xml:space="preserve"> PAGEREF _Toc243680244 \h </w:instrText>
      </w:r>
      <w:r w:rsidR="00692187">
        <w:rPr>
          <w:noProof/>
        </w:rPr>
      </w:r>
      <w:r w:rsidR="00692187">
        <w:rPr>
          <w:noProof/>
        </w:rPr>
        <w:fldChar w:fldCharType="separate"/>
      </w:r>
      <w:ins w:id="6" w:author="fuzhonghua" w:date="2026-10-28T13:31:00Z">
        <w:r w:rsidR="0062388E">
          <w:rPr>
            <w:noProof/>
          </w:rPr>
          <w:t>19</w:t>
        </w:r>
      </w:ins>
      <w:del w:id="7" w:author="fuzhonghua" w:date="2026-10-28T13:31:00Z">
        <w:r w:rsidR="00692187" w:rsidDel="0062388E">
          <w:rPr>
            <w:noProof/>
          </w:rPr>
          <w:delText>20</w:delText>
        </w:r>
      </w:del>
      <w:r w:rsidR="00692187">
        <w:rPr>
          <w:noProof/>
        </w:rPr>
        <w:fldChar w:fldCharType="end"/>
      </w:r>
      <w:r>
        <w:rPr>
          <w:noProof/>
        </w:rPr>
        <w:fldChar w:fldCharType="end"/>
      </w:r>
    </w:p>
    <w:p w14:paraId="753CE6F0" w14:textId="27A22FA5" w:rsidR="00EB6880" w:rsidRDefault="00D84968">
      <w:pPr>
        <w:pStyle w:val="32"/>
        <w:tabs>
          <w:tab w:val="left" w:pos="1320"/>
        </w:tabs>
        <w:ind w:left="709"/>
        <w:rPr>
          <w:rFonts w:asciiTheme="minorHAnsi" w:eastAsiaTheme="minorEastAsia" w:hAnsiTheme="minorHAnsi" w:cstheme="minorBidi"/>
          <w:noProof/>
          <w:kern w:val="2"/>
          <w:sz w:val="21"/>
          <w:szCs w:val="22"/>
          <w:lang w:val="en-US" w:eastAsia="zh-CN"/>
        </w:rPr>
      </w:pPr>
      <w:r>
        <w:rPr>
          <w:noProof/>
        </w:rPr>
        <w:fldChar w:fldCharType="begin"/>
      </w:r>
      <w:r>
        <w:rPr>
          <w:noProof/>
        </w:rPr>
        <w:instrText xml:space="preserve"> HYPERLINK \l "_Toc243680245" </w:instrText>
      </w:r>
      <w:r>
        <w:rPr>
          <w:noProof/>
        </w:rPr>
        <w:fldChar w:fldCharType="separate"/>
      </w:r>
      <w:r w:rsidR="00692187">
        <w:rPr>
          <w:rStyle w:val="aff"/>
          <w:rFonts w:ascii="Times New Roman" w:eastAsia="仿宋_GB2312" w:hAnsi="Times New Roman"/>
          <w:noProof/>
          <w:lang w:eastAsia="zh-CN"/>
        </w:rPr>
        <w:t>6.5.1</w:t>
      </w:r>
      <w:r w:rsidR="00692187">
        <w:rPr>
          <w:rFonts w:asciiTheme="minorHAnsi" w:eastAsiaTheme="minorEastAsia" w:hAnsiTheme="minorHAnsi" w:cstheme="minorBidi"/>
          <w:noProof/>
          <w:kern w:val="2"/>
          <w:sz w:val="21"/>
          <w:szCs w:val="22"/>
          <w:lang w:val="en-US" w:eastAsia="zh-CN"/>
        </w:rPr>
        <w:tab/>
      </w:r>
      <w:r w:rsidR="00692187">
        <w:rPr>
          <w:rStyle w:val="aff"/>
          <w:rFonts w:ascii="Times New Roman" w:eastAsia="仿宋_GB2312" w:hAnsi="Times New Roman"/>
          <w:noProof/>
          <w:lang w:eastAsia="zh-CN"/>
        </w:rPr>
        <w:t>Cleaning frequency for within campaign in-situ minor cleaning</w:t>
      </w:r>
      <w:r w:rsidR="00692187">
        <w:rPr>
          <w:noProof/>
        </w:rPr>
        <w:tab/>
      </w:r>
      <w:r w:rsidR="00692187">
        <w:rPr>
          <w:noProof/>
        </w:rPr>
        <w:fldChar w:fldCharType="begin"/>
      </w:r>
      <w:r w:rsidR="00692187">
        <w:rPr>
          <w:noProof/>
        </w:rPr>
        <w:instrText xml:space="preserve"> PAGEREF _Toc243680245 \h </w:instrText>
      </w:r>
      <w:r w:rsidR="00692187">
        <w:rPr>
          <w:noProof/>
        </w:rPr>
      </w:r>
      <w:r w:rsidR="00692187">
        <w:rPr>
          <w:noProof/>
        </w:rPr>
        <w:fldChar w:fldCharType="separate"/>
      </w:r>
      <w:ins w:id="8" w:author="fuzhonghua" w:date="2026-10-28T13:31:00Z">
        <w:r w:rsidR="0062388E">
          <w:rPr>
            <w:noProof/>
          </w:rPr>
          <w:t>19</w:t>
        </w:r>
      </w:ins>
      <w:del w:id="9" w:author="fuzhonghua" w:date="2026-10-28T13:31:00Z">
        <w:r w:rsidR="00692187" w:rsidDel="0062388E">
          <w:rPr>
            <w:noProof/>
          </w:rPr>
          <w:delText>20</w:delText>
        </w:r>
      </w:del>
      <w:r w:rsidR="00692187">
        <w:rPr>
          <w:noProof/>
        </w:rPr>
        <w:fldChar w:fldCharType="end"/>
      </w:r>
      <w:r>
        <w:rPr>
          <w:noProof/>
        </w:rPr>
        <w:fldChar w:fldCharType="end"/>
      </w:r>
    </w:p>
    <w:p w14:paraId="3C74761B" w14:textId="77CCB6E7" w:rsidR="00EB6880" w:rsidRDefault="00D84968">
      <w:pPr>
        <w:pStyle w:val="32"/>
        <w:tabs>
          <w:tab w:val="left" w:pos="1320"/>
        </w:tabs>
        <w:ind w:left="709"/>
        <w:rPr>
          <w:rFonts w:asciiTheme="minorHAnsi" w:eastAsiaTheme="minorEastAsia" w:hAnsiTheme="minorHAnsi" w:cstheme="minorBidi"/>
          <w:noProof/>
          <w:kern w:val="2"/>
          <w:sz w:val="21"/>
          <w:szCs w:val="22"/>
          <w:lang w:val="en-US" w:eastAsia="zh-CN"/>
        </w:rPr>
      </w:pPr>
      <w:r>
        <w:rPr>
          <w:noProof/>
        </w:rPr>
        <w:fldChar w:fldCharType="begin"/>
      </w:r>
      <w:r>
        <w:rPr>
          <w:noProof/>
        </w:rPr>
        <w:instrText xml:space="preserve"> HYPERLINK \l "_Toc243680246" </w:instrText>
      </w:r>
      <w:r>
        <w:rPr>
          <w:noProof/>
        </w:rPr>
        <w:fldChar w:fldCharType="separate"/>
      </w:r>
      <w:r w:rsidR="00692187">
        <w:rPr>
          <w:rStyle w:val="aff"/>
          <w:rFonts w:ascii="Times New Roman" w:eastAsia="仿宋_GB2312" w:hAnsi="Times New Roman"/>
          <w:noProof/>
          <w:lang w:eastAsia="zh-CN"/>
        </w:rPr>
        <w:t>6.5.2</w:t>
      </w:r>
      <w:r w:rsidR="00692187">
        <w:rPr>
          <w:rFonts w:asciiTheme="minorHAnsi" w:eastAsiaTheme="minorEastAsia" w:hAnsiTheme="minorHAnsi" w:cstheme="minorBidi"/>
          <w:noProof/>
          <w:kern w:val="2"/>
          <w:sz w:val="21"/>
          <w:szCs w:val="22"/>
          <w:lang w:val="en-US" w:eastAsia="zh-CN"/>
        </w:rPr>
        <w:tab/>
      </w:r>
      <w:r w:rsidR="00692187">
        <w:rPr>
          <w:rStyle w:val="aff"/>
          <w:rFonts w:ascii="Times New Roman" w:eastAsia="仿宋_GB2312" w:hAnsi="Times New Roman"/>
          <w:noProof/>
          <w:lang w:eastAsia="zh-CN"/>
        </w:rPr>
        <w:t>Cleaning frequency for dis-assemble major cleaning</w:t>
      </w:r>
      <w:r w:rsidR="00692187">
        <w:rPr>
          <w:noProof/>
        </w:rPr>
        <w:tab/>
      </w:r>
      <w:r w:rsidR="00692187">
        <w:rPr>
          <w:noProof/>
        </w:rPr>
        <w:fldChar w:fldCharType="begin"/>
      </w:r>
      <w:r w:rsidR="00692187">
        <w:rPr>
          <w:noProof/>
        </w:rPr>
        <w:instrText xml:space="preserve"> PAGEREF _Toc243680246 \h </w:instrText>
      </w:r>
      <w:r w:rsidR="00692187">
        <w:rPr>
          <w:noProof/>
        </w:rPr>
      </w:r>
      <w:r w:rsidR="00692187">
        <w:rPr>
          <w:noProof/>
        </w:rPr>
        <w:fldChar w:fldCharType="separate"/>
      </w:r>
      <w:ins w:id="10" w:author="fuzhonghua" w:date="2026-10-28T13:31:00Z">
        <w:r w:rsidR="0062388E">
          <w:rPr>
            <w:noProof/>
          </w:rPr>
          <w:t>20</w:t>
        </w:r>
      </w:ins>
      <w:del w:id="11" w:author="fuzhonghua" w:date="2026-10-28T13:31:00Z">
        <w:r w:rsidR="00692187" w:rsidDel="0062388E">
          <w:rPr>
            <w:noProof/>
          </w:rPr>
          <w:delText>21</w:delText>
        </w:r>
      </w:del>
      <w:r w:rsidR="00692187">
        <w:rPr>
          <w:noProof/>
        </w:rPr>
        <w:fldChar w:fldCharType="end"/>
      </w:r>
      <w:r>
        <w:rPr>
          <w:noProof/>
        </w:rPr>
        <w:fldChar w:fldCharType="end"/>
      </w:r>
    </w:p>
    <w:p w14:paraId="5AE3B975" w14:textId="0C0A310B" w:rsidR="00EB6880" w:rsidRDefault="00E00211">
      <w:pPr>
        <w:pStyle w:val="22"/>
        <w:tabs>
          <w:tab w:val="left" w:pos="1100"/>
        </w:tabs>
        <w:rPr>
          <w:rFonts w:asciiTheme="minorHAnsi" w:eastAsiaTheme="minorEastAsia" w:hAnsiTheme="minorHAnsi" w:cstheme="minorBidi"/>
          <w:i w:val="0"/>
          <w:noProof/>
          <w:kern w:val="2"/>
          <w:sz w:val="21"/>
          <w:szCs w:val="22"/>
          <w:lang w:val="en-US"/>
        </w:rPr>
      </w:pPr>
      <w:hyperlink w:anchor="_Toc243680249" w:history="1">
        <w:r w:rsidR="00692187">
          <w:rPr>
            <w:rStyle w:val="aff"/>
            <w:rFonts w:ascii="Times New Roman" w:eastAsia="仿宋_GB2312" w:hAnsi="Times New Roman"/>
            <w:noProof/>
            <w:lang w:eastAsia="zh-CN"/>
          </w:rPr>
          <w:t>6.6.</w:t>
        </w:r>
        <w:r w:rsidR="00692187">
          <w:rPr>
            <w:rFonts w:asciiTheme="minorHAnsi" w:eastAsiaTheme="minorEastAsia" w:hAnsiTheme="minorHAnsi" w:cstheme="minorBidi"/>
            <w:i w:val="0"/>
            <w:noProof/>
            <w:kern w:val="2"/>
            <w:sz w:val="21"/>
            <w:szCs w:val="22"/>
            <w:lang w:val="en-US"/>
          </w:rPr>
          <w:tab/>
        </w:r>
        <w:r w:rsidR="00692187">
          <w:rPr>
            <w:rStyle w:val="aff"/>
            <w:rFonts w:ascii="Times New Roman" w:eastAsia="仿宋_GB2312" w:hAnsi="Times New Roman"/>
            <w:noProof/>
            <w:lang w:eastAsia="zh-CN"/>
          </w:rPr>
          <w:t xml:space="preserve">Allowable residue limit </w:t>
        </w:r>
        <w:r w:rsidR="00692187">
          <w:rPr>
            <w:rStyle w:val="aff"/>
            <w:rFonts w:ascii="Times New Roman" w:eastAsia="仿宋_GB2312" w:hAnsi="Times New Roman" w:cs="Arial"/>
            <w:noProof/>
            <w:lang w:eastAsia="zh-CN"/>
          </w:rPr>
          <w:t>determination</w:t>
        </w:r>
        <w:r w:rsidR="00692187">
          <w:rPr>
            <w:noProof/>
          </w:rPr>
          <w:tab/>
        </w:r>
        <w:r w:rsidR="00692187">
          <w:rPr>
            <w:noProof/>
          </w:rPr>
          <w:fldChar w:fldCharType="begin"/>
        </w:r>
        <w:r w:rsidR="00692187">
          <w:rPr>
            <w:noProof/>
          </w:rPr>
          <w:instrText xml:space="preserve"> PAGEREF _Toc243680249 \h </w:instrText>
        </w:r>
        <w:r w:rsidR="00692187">
          <w:rPr>
            <w:noProof/>
          </w:rPr>
        </w:r>
        <w:r w:rsidR="00692187">
          <w:rPr>
            <w:noProof/>
          </w:rPr>
          <w:fldChar w:fldCharType="separate"/>
        </w:r>
        <w:r w:rsidR="0062388E">
          <w:rPr>
            <w:noProof/>
          </w:rPr>
          <w:t>21</w:t>
        </w:r>
        <w:r w:rsidR="00692187">
          <w:rPr>
            <w:noProof/>
          </w:rPr>
          <w:fldChar w:fldCharType="end"/>
        </w:r>
      </w:hyperlink>
    </w:p>
    <w:p w14:paraId="6D4E9A90" w14:textId="6DF401F7" w:rsidR="00EB6880" w:rsidRDefault="00E00211">
      <w:pPr>
        <w:pStyle w:val="32"/>
        <w:tabs>
          <w:tab w:val="left" w:pos="1320"/>
        </w:tabs>
        <w:ind w:left="709"/>
        <w:rPr>
          <w:rFonts w:asciiTheme="minorHAnsi" w:eastAsiaTheme="minorEastAsia" w:hAnsiTheme="minorHAnsi" w:cstheme="minorBidi"/>
          <w:noProof/>
          <w:kern w:val="2"/>
          <w:sz w:val="21"/>
          <w:szCs w:val="22"/>
          <w:lang w:val="en-US" w:eastAsia="zh-CN"/>
        </w:rPr>
      </w:pPr>
      <w:hyperlink w:anchor="_Toc243680250" w:history="1">
        <w:r w:rsidR="00692187">
          <w:rPr>
            <w:rStyle w:val="aff"/>
            <w:rFonts w:ascii="Times New Roman" w:eastAsia="仿宋_GB2312" w:hAnsi="Times New Roman"/>
            <w:noProof/>
            <w:lang w:eastAsia="zh-CN"/>
          </w:rPr>
          <w:t>6.6.1</w:t>
        </w:r>
        <w:r w:rsidR="00692187">
          <w:rPr>
            <w:rFonts w:asciiTheme="minorHAnsi" w:eastAsiaTheme="minorEastAsia" w:hAnsiTheme="minorHAnsi" w:cstheme="minorBidi"/>
            <w:noProof/>
            <w:kern w:val="2"/>
            <w:sz w:val="21"/>
            <w:szCs w:val="22"/>
            <w:lang w:val="en-US" w:eastAsia="zh-CN"/>
          </w:rPr>
          <w:tab/>
        </w:r>
        <w:r w:rsidR="00692187">
          <w:rPr>
            <w:rStyle w:val="aff"/>
            <w:rFonts w:ascii="Times New Roman" w:eastAsia="仿宋_GB2312" w:hAnsi="Times New Roman"/>
            <w:noProof/>
            <w:lang w:eastAsia="zh-CN"/>
          </w:rPr>
          <w:t>Allowable residue limit for within-campaign in-situ minor cleaning</w:t>
        </w:r>
        <w:r w:rsidR="00692187">
          <w:rPr>
            <w:noProof/>
          </w:rPr>
          <w:tab/>
        </w:r>
        <w:r w:rsidR="00692187">
          <w:rPr>
            <w:noProof/>
          </w:rPr>
          <w:fldChar w:fldCharType="begin"/>
        </w:r>
        <w:r w:rsidR="00692187">
          <w:rPr>
            <w:noProof/>
          </w:rPr>
          <w:instrText xml:space="preserve"> PAGEREF _Toc243680250 \h </w:instrText>
        </w:r>
        <w:r w:rsidR="00692187">
          <w:rPr>
            <w:noProof/>
          </w:rPr>
        </w:r>
        <w:r w:rsidR="00692187">
          <w:rPr>
            <w:noProof/>
          </w:rPr>
          <w:fldChar w:fldCharType="separate"/>
        </w:r>
        <w:r w:rsidR="0062388E">
          <w:rPr>
            <w:noProof/>
          </w:rPr>
          <w:t>21</w:t>
        </w:r>
        <w:r w:rsidR="00692187">
          <w:rPr>
            <w:noProof/>
          </w:rPr>
          <w:fldChar w:fldCharType="end"/>
        </w:r>
      </w:hyperlink>
    </w:p>
    <w:p w14:paraId="7B8C7714" w14:textId="5F4C1DAD" w:rsidR="00EB6880" w:rsidRDefault="00E00211">
      <w:pPr>
        <w:pStyle w:val="32"/>
        <w:tabs>
          <w:tab w:val="left" w:pos="1320"/>
        </w:tabs>
        <w:ind w:left="709"/>
        <w:rPr>
          <w:rFonts w:asciiTheme="minorHAnsi" w:eastAsiaTheme="minorEastAsia" w:hAnsiTheme="minorHAnsi" w:cstheme="minorBidi"/>
          <w:noProof/>
          <w:kern w:val="2"/>
          <w:sz w:val="21"/>
          <w:szCs w:val="22"/>
          <w:lang w:val="en-US" w:eastAsia="zh-CN"/>
        </w:rPr>
      </w:pPr>
      <w:hyperlink w:anchor="_Toc243680251" w:history="1">
        <w:r w:rsidR="00692187">
          <w:rPr>
            <w:rStyle w:val="aff"/>
            <w:rFonts w:ascii="Times New Roman" w:eastAsia="仿宋_GB2312" w:hAnsi="Times New Roman" w:cs="Arial"/>
            <w:noProof/>
            <w:lang w:eastAsia="zh-CN"/>
          </w:rPr>
          <w:t>6.6.2</w:t>
        </w:r>
        <w:r w:rsidR="00692187">
          <w:rPr>
            <w:rFonts w:asciiTheme="minorHAnsi" w:eastAsiaTheme="minorEastAsia" w:hAnsiTheme="minorHAnsi" w:cstheme="minorBidi"/>
            <w:noProof/>
            <w:kern w:val="2"/>
            <w:sz w:val="21"/>
            <w:szCs w:val="22"/>
            <w:lang w:val="en-US" w:eastAsia="zh-CN"/>
          </w:rPr>
          <w:tab/>
        </w:r>
        <w:r w:rsidR="00692187">
          <w:rPr>
            <w:rStyle w:val="aff"/>
            <w:rFonts w:ascii="Times New Roman" w:eastAsia="仿宋_GB2312" w:hAnsi="Times New Roman" w:cs="Arial"/>
            <w:noProof/>
            <w:lang w:eastAsia="zh-CN"/>
          </w:rPr>
          <w:t>Allowable residue limit for dis-assemble major cleaning</w:t>
        </w:r>
        <w:r w:rsidR="00692187">
          <w:rPr>
            <w:noProof/>
          </w:rPr>
          <w:tab/>
        </w:r>
        <w:r w:rsidR="00692187">
          <w:rPr>
            <w:noProof/>
          </w:rPr>
          <w:fldChar w:fldCharType="begin"/>
        </w:r>
        <w:r w:rsidR="00692187">
          <w:rPr>
            <w:noProof/>
          </w:rPr>
          <w:instrText xml:space="preserve"> PAGEREF _Toc243680251 \h </w:instrText>
        </w:r>
        <w:r w:rsidR="00692187">
          <w:rPr>
            <w:noProof/>
          </w:rPr>
        </w:r>
        <w:r w:rsidR="00692187">
          <w:rPr>
            <w:noProof/>
          </w:rPr>
          <w:fldChar w:fldCharType="separate"/>
        </w:r>
        <w:r w:rsidR="0062388E">
          <w:rPr>
            <w:noProof/>
          </w:rPr>
          <w:t>21</w:t>
        </w:r>
        <w:r w:rsidR="00692187">
          <w:rPr>
            <w:noProof/>
          </w:rPr>
          <w:fldChar w:fldCharType="end"/>
        </w:r>
      </w:hyperlink>
    </w:p>
    <w:p w14:paraId="56C12257" w14:textId="62201559" w:rsidR="00EB6880" w:rsidRDefault="00D84968">
      <w:pPr>
        <w:pStyle w:val="32"/>
        <w:tabs>
          <w:tab w:val="left" w:pos="1320"/>
        </w:tabs>
        <w:ind w:left="709"/>
        <w:rPr>
          <w:rFonts w:asciiTheme="minorHAnsi" w:eastAsiaTheme="minorEastAsia" w:hAnsiTheme="minorHAnsi" w:cstheme="minorBidi"/>
          <w:noProof/>
          <w:kern w:val="2"/>
          <w:sz w:val="21"/>
          <w:szCs w:val="22"/>
          <w:lang w:val="en-US" w:eastAsia="zh-CN"/>
        </w:rPr>
      </w:pPr>
      <w:r>
        <w:rPr>
          <w:noProof/>
        </w:rPr>
        <w:fldChar w:fldCharType="begin"/>
      </w:r>
      <w:r>
        <w:rPr>
          <w:noProof/>
        </w:rPr>
        <w:instrText xml:space="preserve"> HYPERLINK \l "_Toc243680252" </w:instrText>
      </w:r>
      <w:r>
        <w:rPr>
          <w:noProof/>
        </w:rPr>
        <w:fldChar w:fldCharType="separate"/>
      </w:r>
      <w:r w:rsidR="00692187">
        <w:rPr>
          <w:rStyle w:val="aff"/>
          <w:rFonts w:ascii="Times New Roman" w:eastAsia="仿宋_GB2312" w:hAnsi="Times New Roman" w:cs="Arial"/>
          <w:noProof/>
          <w:lang w:eastAsia="zh-CN"/>
        </w:rPr>
        <w:t>6.6.3</w:t>
      </w:r>
      <w:r w:rsidR="00692187">
        <w:rPr>
          <w:rFonts w:asciiTheme="minorHAnsi" w:eastAsiaTheme="minorEastAsia" w:hAnsiTheme="minorHAnsi" w:cstheme="minorBidi"/>
          <w:noProof/>
          <w:kern w:val="2"/>
          <w:sz w:val="21"/>
          <w:szCs w:val="22"/>
          <w:lang w:val="en-US" w:eastAsia="zh-CN"/>
        </w:rPr>
        <w:tab/>
      </w:r>
      <w:r w:rsidR="00692187">
        <w:rPr>
          <w:rStyle w:val="aff"/>
          <w:rFonts w:ascii="Times New Roman" w:eastAsia="仿宋_GB2312" w:hAnsi="Times New Roman" w:cs="Arial"/>
          <w:noProof/>
          <w:lang w:eastAsia="zh-CN"/>
        </w:rPr>
        <w:t>Rationale for Exemption of Microbial/Bioburden Assessment for SPPS</w:t>
      </w:r>
      <w:r w:rsidR="00692187">
        <w:rPr>
          <w:noProof/>
        </w:rPr>
        <w:tab/>
      </w:r>
      <w:r w:rsidR="00692187">
        <w:rPr>
          <w:noProof/>
        </w:rPr>
        <w:fldChar w:fldCharType="begin"/>
      </w:r>
      <w:r w:rsidR="00692187">
        <w:rPr>
          <w:noProof/>
        </w:rPr>
        <w:instrText xml:space="preserve"> PAGEREF _Toc243680252 \h </w:instrText>
      </w:r>
      <w:r w:rsidR="00692187">
        <w:rPr>
          <w:noProof/>
        </w:rPr>
      </w:r>
      <w:r w:rsidR="00692187">
        <w:rPr>
          <w:noProof/>
        </w:rPr>
        <w:fldChar w:fldCharType="separate"/>
      </w:r>
      <w:ins w:id="12" w:author="fuzhonghua" w:date="2026-10-28T13:31:00Z">
        <w:r w:rsidR="0062388E">
          <w:rPr>
            <w:noProof/>
          </w:rPr>
          <w:t>22</w:t>
        </w:r>
      </w:ins>
      <w:del w:id="13" w:author="fuzhonghua" w:date="2026-10-28T13:31:00Z">
        <w:r w:rsidR="00692187" w:rsidDel="0062388E">
          <w:rPr>
            <w:noProof/>
          </w:rPr>
          <w:delText>23</w:delText>
        </w:r>
      </w:del>
      <w:r w:rsidR="00692187">
        <w:rPr>
          <w:noProof/>
        </w:rPr>
        <w:fldChar w:fldCharType="end"/>
      </w:r>
      <w:r>
        <w:rPr>
          <w:noProof/>
        </w:rPr>
        <w:fldChar w:fldCharType="end"/>
      </w:r>
    </w:p>
    <w:p w14:paraId="4A4F48FC" w14:textId="3E3441F7" w:rsidR="00EB6880" w:rsidRDefault="00D84968">
      <w:pPr>
        <w:pStyle w:val="22"/>
        <w:tabs>
          <w:tab w:val="left" w:pos="1100"/>
        </w:tabs>
        <w:rPr>
          <w:rFonts w:asciiTheme="minorHAnsi" w:eastAsiaTheme="minorEastAsia" w:hAnsiTheme="minorHAnsi" w:cstheme="minorBidi"/>
          <w:i w:val="0"/>
          <w:noProof/>
          <w:kern w:val="2"/>
          <w:sz w:val="21"/>
          <w:szCs w:val="22"/>
          <w:lang w:val="en-US"/>
        </w:rPr>
      </w:pPr>
      <w:r>
        <w:rPr>
          <w:noProof/>
        </w:rPr>
        <w:fldChar w:fldCharType="begin"/>
      </w:r>
      <w:r>
        <w:rPr>
          <w:noProof/>
        </w:rPr>
        <w:instrText xml:space="preserve"> HYPERLINK \l "_Toc243680253" </w:instrText>
      </w:r>
      <w:r>
        <w:rPr>
          <w:noProof/>
        </w:rPr>
        <w:fldChar w:fldCharType="separate"/>
      </w:r>
      <w:r w:rsidR="00692187">
        <w:rPr>
          <w:rStyle w:val="aff"/>
          <w:rFonts w:ascii="Times New Roman" w:eastAsia="仿宋_GB2312" w:hAnsi="Times New Roman"/>
          <w:noProof/>
          <w:lang w:eastAsia="zh-CN"/>
        </w:rPr>
        <w:t>6.7.</w:t>
      </w:r>
      <w:r w:rsidR="00692187">
        <w:rPr>
          <w:rFonts w:asciiTheme="minorHAnsi" w:eastAsiaTheme="minorEastAsia" w:hAnsiTheme="minorHAnsi" w:cstheme="minorBidi"/>
          <w:i w:val="0"/>
          <w:noProof/>
          <w:kern w:val="2"/>
          <w:sz w:val="21"/>
          <w:szCs w:val="22"/>
          <w:lang w:val="en-US"/>
        </w:rPr>
        <w:tab/>
      </w:r>
      <w:r w:rsidR="00692187">
        <w:rPr>
          <w:rStyle w:val="aff"/>
          <w:rFonts w:ascii="Times New Roman" w:eastAsia="仿宋_GB2312" w:hAnsi="Times New Roman"/>
          <w:noProof/>
          <w:lang w:eastAsia="zh-CN"/>
        </w:rPr>
        <w:t>Equipment cleaning evaluation based on the risk analysis</w:t>
      </w:r>
      <w:r w:rsidR="00692187">
        <w:rPr>
          <w:noProof/>
        </w:rPr>
        <w:tab/>
      </w:r>
      <w:r w:rsidR="00692187">
        <w:rPr>
          <w:noProof/>
        </w:rPr>
        <w:fldChar w:fldCharType="begin"/>
      </w:r>
      <w:r w:rsidR="00692187">
        <w:rPr>
          <w:noProof/>
        </w:rPr>
        <w:instrText xml:space="preserve"> PAGEREF _Toc243680253 \h </w:instrText>
      </w:r>
      <w:r w:rsidR="00692187">
        <w:rPr>
          <w:noProof/>
        </w:rPr>
      </w:r>
      <w:r w:rsidR="00692187">
        <w:rPr>
          <w:noProof/>
        </w:rPr>
        <w:fldChar w:fldCharType="separate"/>
      </w:r>
      <w:ins w:id="14" w:author="fuzhonghua" w:date="2026-10-28T13:31:00Z">
        <w:r w:rsidR="0062388E">
          <w:rPr>
            <w:noProof/>
          </w:rPr>
          <w:t>23</w:t>
        </w:r>
      </w:ins>
      <w:del w:id="15" w:author="fuzhonghua" w:date="2026-10-28T13:31:00Z">
        <w:r w:rsidR="00692187" w:rsidDel="0062388E">
          <w:rPr>
            <w:noProof/>
          </w:rPr>
          <w:delText>24</w:delText>
        </w:r>
      </w:del>
      <w:r w:rsidR="00692187">
        <w:rPr>
          <w:noProof/>
        </w:rPr>
        <w:fldChar w:fldCharType="end"/>
      </w:r>
      <w:r>
        <w:rPr>
          <w:noProof/>
        </w:rPr>
        <w:fldChar w:fldCharType="end"/>
      </w:r>
    </w:p>
    <w:p w14:paraId="5EAFBC2B" w14:textId="4BECD1E7" w:rsidR="00EB6880" w:rsidRDefault="00D84968">
      <w:pPr>
        <w:pStyle w:val="22"/>
        <w:tabs>
          <w:tab w:val="left" w:pos="1100"/>
        </w:tabs>
        <w:rPr>
          <w:rFonts w:asciiTheme="minorHAnsi" w:eastAsiaTheme="minorEastAsia" w:hAnsiTheme="minorHAnsi" w:cstheme="minorBidi"/>
          <w:i w:val="0"/>
          <w:noProof/>
          <w:kern w:val="2"/>
          <w:sz w:val="21"/>
          <w:szCs w:val="22"/>
          <w:lang w:val="en-US"/>
        </w:rPr>
      </w:pPr>
      <w:r>
        <w:rPr>
          <w:noProof/>
        </w:rPr>
        <w:fldChar w:fldCharType="begin"/>
      </w:r>
      <w:r>
        <w:rPr>
          <w:noProof/>
        </w:rPr>
        <w:instrText xml:space="preserve"> HYPERLINK \l "_Toc243680255" </w:instrText>
      </w:r>
      <w:r>
        <w:rPr>
          <w:noProof/>
        </w:rPr>
        <w:fldChar w:fldCharType="separate"/>
      </w:r>
      <w:r w:rsidR="00692187">
        <w:rPr>
          <w:rStyle w:val="aff"/>
          <w:rFonts w:ascii="Times New Roman" w:eastAsia="仿宋_GB2312" w:hAnsi="Times New Roman"/>
          <w:noProof/>
          <w:lang w:eastAsia="zh-CN"/>
        </w:rPr>
        <w:t>6.8.</w:t>
      </w:r>
      <w:r w:rsidR="00692187">
        <w:rPr>
          <w:rFonts w:asciiTheme="minorHAnsi" w:eastAsiaTheme="minorEastAsia" w:hAnsiTheme="minorHAnsi" w:cstheme="minorBidi"/>
          <w:i w:val="0"/>
          <w:noProof/>
          <w:kern w:val="2"/>
          <w:sz w:val="21"/>
          <w:szCs w:val="22"/>
          <w:lang w:val="en-US"/>
        </w:rPr>
        <w:tab/>
      </w:r>
      <w:r w:rsidR="00692187">
        <w:rPr>
          <w:rStyle w:val="aff"/>
          <w:rFonts w:ascii="Times New Roman" w:eastAsia="仿宋_GB2312" w:hAnsi="Times New Roman"/>
          <w:noProof/>
          <w:lang w:eastAsia="zh-CN"/>
        </w:rPr>
        <w:t>Cleaning method</w:t>
      </w:r>
      <w:r w:rsidR="00692187">
        <w:rPr>
          <w:noProof/>
        </w:rPr>
        <w:tab/>
      </w:r>
      <w:r w:rsidR="00692187">
        <w:rPr>
          <w:noProof/>
        </w:rPr>
        <w:fldChar w:fldCharType="begin"/>
      </w:r>
      <w:r w:rsidR="00692187">
        <w:rPr>
          <w:noProof/>
        </w:rPr>
        <w:instrText xml:space="preserve"> PAGEREF _Toc243680255 \h </w:instrText>
      </w:r>
      <w:r w:rsidR="00692187">
        <w:rPr>
          <w:noProof/>
        </w:rPr>
      </w:r>
      <w:r w:rsidR="00692187">
        <w:rPr>
          <w:noProof/>
        </w:rPr>
        <w:fldChar w:fldCharType="separate"/>
      </w:r>
      <w:ins w:id="16" w:author="fuzhonghua" w:date="2026-10-28T13:31:00Z">
        <w:r w:rsidR="0062388E">
          <w:rPr>
            <w:noProof/>
          </w:rPr>
          <w:t>29</w:t>
        </w:r>
      </w:ins>
      <w:del w:id="17" w:author="fuzhonghua" w:date="2026-10-28T13:31:00Z">
        <w:r w:rsidR="00692187" w:rsidDel="0062388E">
          <w:rPr>
            <w:noProof/>
          </w:rPr>
          <w:delText>30</w:delText>
        </w:r>
      </w:del>
      <w:r w:rsidR="00692187">
        <w:rPr>
          <w:noProof/>
        </w:rPr>
        <w:fldChar w:fldCharType="end"/>
      </w:r>
      <w:r>
        <w:rPr>
          <w:noProof/>
        </w:rPr>
        <w:fldChar w:fldCharType="end"/>
      </w:r>
    </w:p>
    <w:p w14:paraId="16D2A88C" w14:textId="68FEBBC4" w:rsidR="00EB6880" w:rsidRDefault="00D84968">
      <w:pPr>
        <w:pStyle w:val="22"/>
        <w:tabs>
          <w:tab w:val="left" w:pos="1100"/>
        </w:tabs>
        <w:rPr>
          <w:rFonts w:asciiTheme="minorHAnsi" w:eastAsiaTheme="minorEastAsia" w:hAnsiTheme="minorHAnsi" w:cstheme="minorBidi"/>
          <w:i w:val="0"/>
          <w:noProof/>
          <w:kern w:val="2"/>
          <w:sz w:val="21"/>
          <w:szCs w:val="22"/>
          <w:lang w:val="en-US"/>
        </w:rPr>
      </w:pPr>
      <w:r>
        <w:rPr>
          <w:noProof/>
        </w:rPr>
        <w:fldChar w:fldCharType="begin"/>
      </w:r>
      <w:r>
        <w:rPr>
          <w:noProof/>
        </w:rPr>
        <w:instrText xml:space="preserve"> HYPERLINK \l "_Toc243680257" </w:instrText>
      </w:r>
      <w:r>
        <w:rPr>
          <w:noProof/>
        </w:rPr>
        <w:fldChar w:fldCharType="separate"/>
      </w:r>
      <w:r w:rsidR="00692187">
        <w:rPr>
          <w:rStyle w:val="aff"/>
          <w:rFonts w:ascii="Times New Roman" w:eastAsia="仿宋_GB2312" w:hAnsi="Times New Roman"/>
          <w:noProof/>
          <w:lang w:eastAsia="zh-CN"/>
        </w:rPr>
        <w:t>6.9.</w:t>
      </w:r>
      <w:r w:rsidR="00692187">
        <w:rPr>
          <w:rFonts w:asciiTheme="minorHAnsi" w:eastAsiaTheme="minorEastAsia" w:hAnsiTheme="minorHAnsi" w:cstheme="minorBidi"/>
          <w:i w:val="0"/>
          <w:noProof/>
          <w:kern w:val="2"/>
          <w:sz w:val="21"/>
          <w:szCs w:val="22"/>
          <w:lang w:val="en-US"/>
        </w:rPr>
        <w:tab/>
      </w:r>
      <w:r w:rsidR="00692187">
        <w:rPr>
          <w:rStyle w:val="aff"/>
          <w:rFonts w:ascii="Times New Roman" w:eastAsia="仿宋_GB2312" w:hAnsi="Times New Roman"/>
          <w:noProof/>
          <w:lang w:eastAsia="zh-CN"/>
        </w:rPr>
        <w:t>Sampling plan and method</w:t>
      </w:r>
      <w:r w:rsidR="00692187">
        <w:rPr>
          <w:noProof/>
        </w:rPr>
        <w:tab/>
      </w:r>
      <w:r w:rsidR="00692187">
        <w:rPr>
          <w:noProof/>
        </w:rPr>
        <w:fldChar w:fldCharType="begin"/>
      </w:r>
      <w:r w:rsidR="00692187">
        <w:rPr>
          <w:noProof/>
        </w:rPr>
        <w:instrText xml:space="preserve"> PAGEREF _Toc243680257 \h </w:instrText>
      </w:r>
      <w:r w:rsidR="00692187">
        <w:rPr>
          <w:noProof/>
        </w:rPr>
      </w:r>
      <w:r w:rsidR="00692187">
        <w:rPr>
          <w:noProof/>
        </w:rPr>
        <w:fldChar w:fldCharType="separate"/>
      </w:r>
      <w:ins w:id="18" w:author="fuzhonghua" w:date="2026-10-28T13:31:00Z">
        <w:r w:rsidR="0062388E">
          <w:rPr>
            <w:noProof/>
          </w:rPr>
          <w:t>31</w:t>
        </w:r>
      </w:ins>
      <w:del w:id="19" w:author="fuzhonghua" w:date="2026-10-28T13:31:00Z">
        <w:r w:rsidR="00692187" w:rsidDel="0062388E">
          <w:rPr>
            <w:noProof/>
          </w:rPr>
          <w:delText>32</w:delText>
        </w:r>
      </w:del>
      <w:r w:rsidR="00692187">
        <w:rPr>
          <w:noProof/>
        </w:rPr>
        <w:fldChar w:fldCharType="end"/>
      </w:r>
      <w:r>
        <w:rPr>
          <w:noProof/>
        </w:rPr>
        <w:fldChar w:fldCharType="end"/>
      </w:r>
    </w:p>
    <w:p w14:paraId="2A98BE0E" w14:textId="48A4FDB6" w:rsidR="00EB6880" w:rsidRDefault="00D84968">
      <w:pPr>
        <w:pStyle w:val="22"/>
        <w:tabs>
          <w:tab w:val="left" w:pos="1320"/>
        </w:tabs>
        <w:rPr>
          <w:rFonts w:asciiTheme="minorHAnsi" w:eastAsiaTheme="minorEastAsia" w:hAnsiTheme="minorHAnsi" w:cstheme="minorBidi"/>
          <w:i w:val="0"/>
          <w:noProof/>
          <w:kern w:val="2"/>
          <w:sz w:val="21"/>
          <w:szCs w:val="22"/>
          <w:lang w:val="en-US"/>
        </w:rPr>
      </w:pPr>
      <w:r>
        <w:rPr>
          <w:noProof/>
        </w:rPr>
        <w:fldChar w:fldCharType="begin"/>
      </w:r>
      <w:r>
        <w:rPr>
          <w:noProof/>
        </w:rPr>
        <w:instrText xml:space="preserve"> HYPERLINK \l "_Toc243680258" </w:instrText>
      </w:r>
      <w:r>
        <w:rPr>
          <w:noProof/>
        </w:rPr>
        <w:fldChar w:fldCharType="separate"/>
      </w:r>
      <w:r w:rsidR="00692187">
        <w:rPr>
          <w:rStyle w:val="aff"/>
          <w:rFonts w:ascii="Times New Roman" w:eastAsia="仿宋_GB2312" w:hAnsi="Times New Roman"/>
          <w:noProof/>
          <w:lang w:eastAsia="zh-CN"/>
        </w:rPr>
        <w:t>6.10.</w:t>
      </w:r>
      <w:r w:rsidR="00692187">
        <w:rPr>
          <w:rFonts w:asciiTheme="minorHAnsi" w:eastAsiaTheme="minorEastAsia" w:hAnsiTheme="minorHAnsi" w:cstheme="minorBidi"/>
          <w:i w:val="0"/>
          <w:noProof/>
          <w:kern w:val="2"/>
          <w:sz w:val="21"/>
          <w:szCs w:val="22"/>
          <w:lang w:val="en-US"/>
        </w:rPr>
        <w:tab/>
      </w:r>
      <w:r w:rsidR="00692187">
        <w:rPr>
          <w:rStyle w:val="aff"/>
          <w:rFonts w:ascii="Times New Roman" w:eastAsia="仿宋_GB2312" w:hAnsi="Times New Roman"/>
          <w:noProof/>
          <w:lang w:eastAsia="zh-CN"/>
        </w:rPr>
        <w:t>Test method validation and recovery study</w:t>
      </w:r>
      <w:r w:rsidR="00692187">
        <w:rPr>
          <w:noProof/>
        </w:rPr>
        <w:tab/>
      </w:r>
      <w:r w:rsidR="00692187">
        <w:rPr>
          <w:noProof/>
        </w:rPr>
        <w:fldChar w:fldCharType="begin"/>
      </w:r>
      <w:r w:rsidR="00692187">
        <w:rPr>
          <w:noProof/>
        </w:rPr>
        <w:instrText xml:space="preserve"> PAGEREF _Toc243680258 \h </w:instrText>
      </w:r>
      <w:r w:rsidR="00692187">
        <w:rPr>
          <w:noProof/>
        </w:rPr>
      </w:r>
      <w:r w:rsidR="00692187">
        <w:rPr>
          <w:noProof/>
        </w:rPr>
        <w:fldChar w:fldCharType="separate"/>
      </w:r>
      <w:ins w:id="20" w:author="fuzhonghua" w:date="2026-10-28T13:31:00Z">
        <w:r w:rsidR="0062388E">
          <w:rPr>
            <w:noProof/>
          </w:rPr>
          <w:t>33</w:t>
        </w:r>
      </w:ins>
      <w:del w:id="21" w:author="fuzhonghua" w:date="2026-10-28T13:31:00Z">
        <w:r w:rsidR="00692187" w:rsidDel="0062388E">
          <w:rPr>
            <w:noProof/>
          </w:rPr>
          <w:delText>34</w:delText>
        </w:r>
      </w:del>
      <w:r w:rsidR="00692187">
        <w:rPr>
          <w:noProof/>
        </w:rPr>
        <w:fldChar w:fldCharType="end"/>
      </w:r>
      <w:r>
        <w:rPr>
          <w:noProof/>
        </w:rPr>
        <w:fldChar w:fldCharType="end"/>
      </w:r>
    </w:p>
    <w:p w14:paraId="40BFE598" w14:textId="0D347B05" w:rsidR="00EB6880" w:rsidRDefault="00E00211">
      <w:pPr>
        <w:pStyle w:val="22"/>
        <w:tabs>
          <w:tab w:val="left" w:pos="1320"/>
        </w:tabs>
        <w:rPr>
          <w:rFonts w:asciiTheme="minorHAnsi" w:eastAsiaTheme="minorEastAsia" w:hAnsiTheme="minorHAnsi" w:cstheme="minorBidi"/>
          <w:i w:val="0"/>
          <w:noProof/>
          <w:kern w:val="2"/>
          <w:sz w:val="21"/>
          <w:szCs w:val="22"/>
          <w:lang w:val="en-US"/>
        </w:rPr>
      </w:pPr>
      <w:hyperlink w:anchor="_Toc243680260" w:history="1">
        <w:r w:rsidR="00692187">
          <w:rPr>
            <w:rStyle w:val="aff"/>
            <w:rFonts w:ascii="Times New Roman" w:eastAsia="仿宋_GB2312" w:hAnsi="Times New Roman"/>
            <w:noProof/>
            <w:lang w:eastAsia="zh-CN"/>
          </w:rPr>
          <w:t>6.11.</w:t>
        </w:r>
        <w:r w:rsidR="00692187">
          <w:rPr>
            <w:rFonts w:asciiTheme="minorHAnsi" w:eastAsiaTheme="minorEastAsia" w:hAnsiTheme="minorHAnsi" w:cstheme="minorBidi"/>
            <w:i w:val="0"/>
            <w:noProof/>
            <w:kern w:val="2"/>
            <w:sz w:val="21"/>
            <w:szCs w:val="22"/>
            <w:lang w:val="en-US"/>
          </w:rPr>
          <w:tab/>
        </w:r>
        <w:r w:rsidR="00692187">
          <w:rPr>
            <w:rStyle w:val="aff"/>
            <w:rFonts w:ascii="Times New Roman" w:eastAsia="仿宋_GB2312" w:hAnsi="Times New Roman"/>
            <w:noProof/>
            <w:lang w:eastAsia="zh-CN"/>
          </w:rPr>
          <w:t>Dirty Hold Time Study</w:t>
        </w:r>
        <w:r w:rsidR="00692187">
          <w:rPr>
            <w:noProof/>
          </w:rPr>
          <w:tab/>
        </w:r>
        <w:r w:rsidR="00692187">
          <w:rPr>
            <w:noProof/>
          </w:rPr>
          <w:fldChar w:fldCharType="begin"/>
        </w:r>
        <w:r w:rsidR="00692187">
          <w:rPr>
            <w:noProof/>
          </w:rPr>
          <w:instrText xml:space="preserve"> PAGEREF _Toc243680260 \h </w:instrText>
        </w:r>
        <w:r w:rsidR="00692187">
          <w:rPr>
            <w:noProof/>
          </w:rPr>
        </w:r>
        <w:r w:rsidR="00692187">
          <w:rPr>
            <w:noProof/>
          </w:rPr>
          <w:fldChar w:fldCharType="separate"/>
        </w:r>
        <w:r w:rsidR="0062388E">
          <w:rPr>
            <w:noProof/>
          </w:rPr>
          <w:t>35</w:t>
        </w:r>
        <w:r w:rsidR="00692187">
          <w:rPr>
            <w:noProof/>
          </w:rPr>
          <w:fldChar w:fldCharType="end"/>
        </w:r>
      </w:hyperlink>
    </w:p>
    <w:p w14:paraId="1CD7CF23" w14:textId="508083E0" w:rsidR="00EB6880" w:rsidRDefault="00D84968">
      <w:pPr>
        <w:pStyle w:val="22"/>
        <w:tabs>
          <w:tab w:val="left" w:pos="1320"/>
        </w:tabs>
        <w:rPr>
          <w:rFonts w:asciiTheme="minorHAnsi" w:eastAsiaTheme="minorEastAsia" w:hAnsiTheme="minorHAnsi" w:cstheme="minorBidi"/>
          <w:i w:val="0"/>
          <w:noProof/>
          <w:kern w:val="2"/>
          <w:sz w:val="21"/>
          <w:szCs w:val="22"/>
          <w:lang w:val="en-US"/>
        </w:rPr>
      </w:pPr>
      <w:r>
        <w:rPr>
          <w:noProof/>
        </w:rPr>
        <w:fldChar w:fldCharType="begin"/>
      </w:r>
      <w:r>
        <w:rPr>
          <w:noProof/>
        </w:rPr>
        <w:instrText xml:space="preserve"> HYPERLINK \l "_Toc243680261" </w:instrText>
      </w:r>
      <w:r>
        <w:rPr>
          <w:noProof/>
        </w:rPr>
        <w:fldChar w:fldCharType="separate"/>
      </w:r>
      <w:r w:rsidR="00692187">
        <w:rPr>
          <w:rStyle w:val="aff"/>
          <w:rFonts w:ascii="Times New Roman" w:eastAsia="仿宋_GB2312" w:hAnsi="Times New Roman"/>
          <w:noProof/>
          <w:lang w:eastAsia="zh-CN"/>
        </w:rPr>
        <w:t>6.12.</w:t>
      </w:r>
      <w:r w:rsidR="00692187">
        <w:rPr>
          <w:rFonts w:asciiTheme="minorHAnsi" w:eastAsiaTheme="minorEastAsia" w:hAnsiTheme="minorHAnsi" w:cstheme="minorBidi"/>
          <w:i w:val="0"/>
          <w:noProof/>
          <w:kern w:val="2"/>
          <w:sz w:val="21"/>
          <w:szCs w:val="22"/>
          <w:lang w:val="en-US"/>
        </w:rPr>
        <w:tab/>
      </w:r>
      <w:r w:rsidR="00692187">
        <w:rPr>
          <w:rStyle w:val="aff"/>
          <w:rFonts w:ascii="Times New Roman" w:eastAsia="仿宋_GB2312" w:hAnsi="Times New Roman"/>
          <w:noProof/>
          <w:lang w:eastAsia="zh-CN"/>
        </w:rPr>
        <w:t>Clean Hold Time</w:t>
      </w:r>
      <w:r w:rsidR="00692187">
        <w:rPr>
          <w:noProof/>
        </w:rPr>
        <w:tab/>
      </w:r>
      <w:r w:rsidR="00692187">
        <w:rPr>
          <w:noProof/>
        </w:rPr>
        <w:fldChar w:fldCharType="begin"/>
      </w:r>
      <w:r w:rsidR="00692187">
        <w:rPr>
          <w:noProof/>
        </w:rPr>
        <w:instrText xml:space="preserve"> PAGEREF _Toc243680261 \h </w:instrText>
      </w:r>
      <w:r w:rsidR="00692187">
        <w:rPr>
          <w:noProof/>
        </w:rPr>
      </w:r>
      <w:r w:rsidR="00692187">
        <w:rPr>
          <w:noProof/>
        </w:rPr>
        <w:fldChar w:fldCharType="separate"/>
      </w:r>
      <w:ins w:id="22" w:author="fuzhonghua" w:date="2026-10-28T13:31:00Z">
        <w:r w:rsidR="0062388E">
          <w:rPr>
            <w:noProof/>
          </w:rPr>
          <w:t>36</w:t>
        </w:r>
      </w:ins>
      <w:del w:id="23" w:author="fuzhonghua" w:date="2026-10-28T13:31:00Z">
        <w:r w:rsidR="00692187" w:rsidDel="0062388E">
          <w:rPr>
            <w:noProof/>
          </w:rPr>
          <w:delText>37</w:delText>
        </w:r>
      </w:del>
      <w:r w:rsidR="00692187">
        <w:rPr>
          <w:noProof/>
        </w:rPr>
        <w:fldChar w:fldCharType="end"/>
      </w:r>
      <w:r>
        <w:rPr>
          <w:noProof/>
        </w:rPr>
        <w:fldChar w:fldCharType="end"/>
      </w:r>
    </w:p>
    <w:p w14:paraId="1E32402B" w14:textId="3049B6F9" w:rsidR="00EB6880" w:rsidRDefault="00D84968">
      <w:pPr>
        <w:pStyle w:val="10"/>
        <w:tabs>
          <w:tab w:val="left" w:pos="576"/>
        </w:tabs>
        <w:rPr>
          <w:rFonts w:asciiTheme="minorHAnsi" w:eastAsiaTheme="minorEastAsia" w:hAnsiTheme="minorHAnsi" w:cstheme="minorBidi"/>
          <w:b w:val="0"/>
          <w:noProof/>
          <w:kern w:val="2"/>
          <w:sz w:val="21"/>
          <w:szCs w:val="22"/>
          <w:lang w:val="en-US" w:eastAsia="zh-CN"/>
        </w:rPr>
      </w:pPr>
      <w:r>
        <w:rPr>
          <w:noProof/>
        </w:rPr>
        <w:fldChar w:fldCharType="begin"/>
      </w:r>
      <w:r>
        <w:rPr>
          <w:noProof/>
        </w:rPr>
        <w:instrText xml:space="preserve"> HYPERLINK \l "_Toc243680262" </w:instrText>
      </w:r>
      <w:r>
        <w:rPr>
          <w:noProof/>
        </w:rPr>
        <w:fldChar w:fldCharType="separate"/>
      </w:r>
      <w:r w:rsidR="00692187">
        <w:rPr>
          <w:rStyle w:val="aff"/>
          <w:rFonts w:ascii="Times New Roman" w:eastAsia="仿宋_GB2312" w:hAnsi="Times New Roman"/>
          <w:b w:val="0"/>
          <w:noProof/>
          <w:lang w:eastAsia="zh-CN"/>
        </w:rPr>
        <w:t>7</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b w:val="0"/>
          <w:noProof/>
          <w:lang w:eastAsia="zh-CN"/>
        </w:rPr>
        <w:t>Product distribution plan during the cleaning validation</w:t>
      </w:r>
      <w:r w:rsidR="00692187">
        <w:rPr>
          <w:b w:val="0"/>
          <w:noProof/>
        </w:rPr>
        <w:tab/>
      </w:r>
      <w:r w:rsidR="00692187">
        <w:rPr>
          <w:b w:val="0"/>
          <w:noProof/>
        </w:rPr>
        <w:fldChar w:fldCharType="begin"/>
      </w:r>
      <w:r w:rsidR="00692187">
        <w:rPr>
          <w:b w:val="0"/>
          <w:noProof/>
        </w:rPr>
        <w:instrText xml:space="preserve"> PAGEREF _Toc243680262 \h </w:instrText>
      </w:r>
      <w:r w:rsidR="00692187">
        <w:rPr>
          <w:b w:val="0"/>
          <w:noProof/>
        </w:rPr>
      </w:r>
      <w:r w:rsidR="00692187">
        <w:rPr>
          <w:b w:val="0"/>
          <w:noProof/>
        </w:rPr>
        <w:fldChar w:fldCharType="separate"/>
      </w:r>
      <w:ins w:id="24" w:author="fuzhonghua" w:date="2026-10-28T13:31:00Z">
        <w:r w:rsidR="0062388E">
          <w:rPr>
            <w:b w:val="0"/>
            <w:noProof/>
          </w:rPr>
          <w:t>36</w:t>
        </w:r>
      </w:ins>
      <w:del w:id="25" w:author="fuzhonghua" w:date="2026-10-28T13:31:00Z">
        <w:r w:rsidR="00692187" w:rsidDel="0062388E">
          <w:rPr>
            <w:b w:val="0"/>
            <w:noProof/>
          </w:rPr>
          <w:delText>37</w:delText>
        </w:r>
      </w:del>
      <w:r w:rsidR="00692187">
        <w:rPr>
          <w:b w:val="0"/>
          <w:noProof/>
        </w:rPr>
        <w:fldChar w:fldCharType="end"/>
      </w:r>
      <w:r>
        <w:rPr>
          <w:b w:val="0"/>
          <w:noProof/>
        </w:rPr>
        <w:fldChar w:fldCharType="end"/>
      </w:r>
    </w:p>
    <w:p w14:paraId="08D46BEB" w14:textId="0E1BD9AA" w:rsidR="00EB6880" w:rsidRDefault="00D84968">
      <w:pPr>
        <w:pStyle w:val="10"/>
        <w:tabs>
          <w:tab w:val="left" w:pos="576"/>
        </w:tabs>
        <w:rPr>
          <w:rFonts w:asciiTheme="minorHAnsi" w:eastAsiaTheme="minorEastAsia" w:hAnsiTheme="minorHAnsi" w:cstheme="minorBidi"/>
          <w:b w:val="0"/>
          <w:noProof/>
          <w:kern w:val="2"/>
          <w:sz w:val="21"/>
          <w:szCs w:val="22"/>
          <w:lang w:val="en-US" w:eastAsia="zh-CN"/>
        </w:rPr>
      </w:pPr>
      <w:r>
        <w:rPr>
          <w:noProof/>
        </w:rPr>
        <w:fldChar w:fldCharType="begin"/>
      </w:r>
      <w:r>
        <w:rPr>
          <w:noProof/>
        </w:rPr>
        <w:instrText xml:space="preserve"> HYPERLINK \l "_Toc243680263" </w:instrText>
      </w:r>
      <w:r>
        <w:rPr>
          <w:noProof/>
        </w:rPr>
        <w:fldChar w:fldCharType="separate"/>
      </w:r>
      <w:r w:rsidR="00692187">
        <w:rPr>
          <w:rStyle w:val="aff"/>
          <w:rFonts w:ascii="Times New Roman" w:eastAsia="仿宋_GB2312" w:hAnsi="Times New Roman"/>
          <w:b w:val="0"/>
          <w:noProof/>
          <w:lang w:eastAsia="zh-CN"/>
        </w:rPr>
        <w:t>8</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b w:val="0"/>
          <w:noProof/>
          <w:lang w:eastAsia="zh-CN"/>
        </w:rPr>
        <w:t>Impurity profile summary and impurity trending analysis</w:t>
      </w:r>
      <w:r w:rsidR="00692187">
        <w:rPr>
          <w:b w:val="0"/>
          <w:noProof/>
        </w:rPr>
        <w:tab/>
      </w:r>
      <w:r w:rsidR="00692187">
        <w:rPr>
          <w:b w:val="0"/>
          <w:noProof/>
        </w:rPr>
        <w:fldChar w:fldCharType="begin"/>
      </w:r>
      <w:r w:rsidR="00692187">
        <w:rPr>
          <w:b w:val="0"/>
          <w:noProof/>
        </w:rPr>
        <w:instrText xml:space="preserve"> PAGEREF _Toc243680263 \h </w:instrText>
      </w:r>
      <w:r w:rsidR="00692187">
        <w:rPr>
          <w:b w:val="0"/>
          <w:noProof/>
        </w:rPr>
      </w:r>
      <w:r w:rsidR="00692187">
        <w:rPr>
          <w:b w:val="0"/>
          <w:noProof/>
        </w:rPr>
        <w:fldChar w:fldCharType="separate"/>
      </w:r>
      <w:ins w:id="26" w:author="fuzhonghua" w:date="2026-10-28T13:31:00Z">
        <w:r w:rsidR="0062388E">
          <w:rPr>
            <w:b w:val="0"/>
            <w:noProof/>
          </w:rPr>
          <w:t>36</w:t>
        </w:r>
      </w:ins>
      <w:del w:id="27" w:author="fuzhonghua" w:date="2026-10-28T13:31:00Z">
        <w:r w:rsidR="00692187" w:rsidDel="0062388E">
          <w:rPr>
            <w:b w:val="0"/>
            <w:noProof/>
          </w:rPr>
          <w:delText>37</w:delText>
        </w:r>
      </w:del>
      <w:r w:rsidR="00692187">
        <w:rPr>
          <w:b w:val="0"/>
          <w:noProof/>
        </w:rPr>
        <w:fldChar w:fldCharType="end"/>
      </w:r>
      <w:r>
        <w:rPr>
          <w:b w:val="0"/>
          <w:noProof/>
        </w:rPr>
        <w:fldChar w:fldCharType="end"/>
      </w:r>
    </w:p>
    <w:p w14:paraId="583CD5FC" w14:textId="564A7713" w:rsidR="00EB6880" w:rsidRDefault="00E00211">
      <w:pPr>
        <w:pStyle w:val="10"/>
        <w:tabs>
          <w:tab w:val="left" w:pos="576"/>
        </w:tabs>
        <w:rPr>
          <w:rFonts w:asciiTheme="minorHAnsi" w:eastAsiaTheme="minorEastAsia" w:hAnsiTheme="minorHAnsi" w:cstheme="minorBidi"/>
          <w:b w:val="0"/>
          <w:noProof/>
          <w:kern w:val="2"/>
          <w:sz w:val="21"/>
          <w:szCs w:val="22"/>
          <w:lang w:val="en-US" w:eastAsia="zh-CN"/>
        </w:rPr>
      </w:pPr>
      <w:hyperlink w:anchor="_Toc243680265" w:history="1">
        <w:r w:rsidR="00692187">
          <w:rPr>
            <w:rStyle w:val="aff"/>
            <w:rFonts w:ascii="Times New Roman" w:eastAsia="仿宋_GB2312" w:hAnsi="Times New Roman"/>
            <w:b w:val="0"/>
            <w:noProof/>
            <w:lang w:eastAsia="zh-CN"/>
          </w:rPr>
          <w:t>9</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b w:val="0"/>
            <w:noProof/>
            <w:lang w:eastAsia="zh-CN"/>
          </w:rPr>
          <w:t>Amendment of protocol</w:t>
        </w:r>
        <w:r w:rsidR="00692187">
          <w:rPr>
            <w:b w:val="0"/>
            <w:noProof/>
          </w:rPr>
          <w:tab/>
        </w:r>
        <w:r w:rsidR="00692187">
          <w:rPr>
            <w:b w:val="0"/>
            <w:noProof/>
          </w:rPr>
          <w:fldChar w:fldCharType="begin"/>
        </w:r>
        <w:r w:rsidR="00692187">
          <w:rPr>
            <w:b w:val="0"/>
            <w:noProof/>
          </w:rPr>
          <w:instrText xml:space="preserve"> PAGEREF _Toc243680265 \h </w:instrText>
        </w:r>
        <w:r w:rsidR="00692187">
          <w:rPr>
            <w:b w:val="0"/>
            <w:noProof/>
          </w:rPr>
        </w:r>
        <w:r w:rsidR="00692187">
          <w:rPr>
            <w:b w:val="0"/>
            <w:noProof/>
          </w:rPr>
          <w:fldChar w:fldCharType="separate"/>
        </w:r>
        <w:r w:rsidR="0062388E">
          <w:rPr>
            <w:b w:val="0"/>
            <w:noProof/>
          </w:rPr>
          <w:t>37</w:t>
        </w:r>
        <w:r w:rsidR="00692187">
          <w:rPr>
            <w:b w:val="0"/>
            <w:noProof/>
          </w:rPr>
          <w:fldChar w:fldCharType="end"/>
        </w:r>
      </w:hyperlink>
    </w:p>
    <w:p w14:paraId="30EA068E" w14:textId="4B0DDBFE" w:rsidR="00EB6880" w:rsidRDefault="00D84968">
      <w:pPr>
        <w:pStyle w:val="10"/>
        <w:tabs>
          <w:tab w:val="left" w:pos="576"/>
        </w:tabs>
        <w:rPr>
          <w:rFonts w:asciiTheme="minorHAnsi" w:eastAsiaTheme="minorEastAsia" w:hAnsiTheme="minorHAnsi" w:cstheme="minorBidi"/>
          <w:b w:val="0"/>
          <w:noProof/>
          <w:kern w:val="2"/>
          <w:sz w:val="21"/>
          <w:szCs w:val="22"/>
          <w:lang w:val="en-US" w:eastAsia="zh-CN"/>
        </w:rPr>
      </w:pPr>
      <w:r>
        <w:rPr>
          <w:noProof/>
        </w:rPr>
        <w:fldChar w:fldCharType="begin"/>
      </w:r>
      <w:r>
        <w:rPr>
          <w:noProof/>
        </w:rPr>
        <w:instrText xml:space="preserve"> HYPERLINK \l "_Toc243680266" </w:instrText>
      </w:r>
      <w:r>
        <w:rPr>
          <w:noProof/>
        </w:rPr>
        <w:fldChar w:fldCharType="separate"/>
      </w:r>
      <w:r w:rsidR="00692187">
        <w:rPr>
          <w:rStyle w:val="aff"/>
          <w:rFonts w:ascii="Times New Roman" w:eastAsia="仿宋_GB2312" w:hAnsi="Times New Roman"/>
          <w:b w:val="0"/>
          <w:noProof/>
          <w:lang w:eastAsia="zh-CN"/>
        </w:rPr>
        <w:t>10</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b w:val="0"/>
          <w:noProof/>
          <w:lang w:eastAsia="zh-CN"/>
        </w:rPr>
        <w:t>Deviation and Change Handling</w:t>
      </w:r>
      <w:r w:rsidR="00692187">
        <w:rPr>
          <w:b w:val="0"/>
          <w:noProof/>
        </w:rPr>
        <w:tab/>
      </w:r>
      <w:r w:rsidR="00692187">
        <w:rPr>
          <w:b w:val="0"/>
          <w:noProof/>
        </w:rPr>
        <w:fldChar w:fldCharType="begin"/>
      </w:r>
      <w:r w:rsidR="00692187">
        <w:rPr>
          <w:b w:val="0"/>
          <w:noProof/>
        </w:rPr>
        <w:instrText xml:space="preserve"> PAGEREF _Toc243680266 \h </w:instrText>
      </w:r>
      <w:r w:rsidR="00692187">
        <w:rPr>
          <w:b w:val="0"/>
          <w:noProof/>
        </w:rPr>
      </w:r>
      <w:r w:rsidR="00692187">
        <w:rPr>
          <w:b w:val="0"/>
          <w:noProof/>
        </w:rPr>
        <w:fldChar w:fldCharType="separate"/>
      </w:r>
      <w:ins w:id="28" w:author="fuzhonghua" w:date="2026-10-28T13:31:00Z">
        <w:r w:rsidR="0062388E">
          <w:rPr>
            <w:b w:val="0"/>
            <w:noProof/>
          </w:rPr>
          <w:t>37</w:t>
        </w:r>
      </w:ins>
      <w:del w:id="29" w:author="fuzhonghua" w:date="2026-10-28T13:31:00Z">
        <w:r w:rsidR="00692187" w:rsidDel="0062388E">
          <w:rPr>
            <w:b w:val="0"/>
            <w:noProof/>
          </w:rPr>
          <w:delText>38</w:delText>
        </w:r>
      </w:del>
      <w:r w:rsidR="00692187">
        <w:rPr>
          <w:b w:val="0"/>
          <w:noProof/>
        </w:rPr>
        <w:fldChar w:fldCharType="end"/>
      </w:r>
      <w:r>
        <w:rPr>
          <w:b w:val="0"/>
          <w:noProof/>
        </w:rPr>
        <w:fldChar w:fldCharType="end"/>
      </w:r>
    </w:p>
    <w:p w14:paraId="1D0A3F8B" w14:textId="18EA9591" w:rsidR="00EB6880" w:rsidRDefault="00D84968">
      <w:pPr>
        <w:pStyle w:val="10"/>
        <w:tabs>
          <w:tab w:val="left" w:pos="576"/>
        </w:tabs>
        <w:rPr>
          <w:rFonts w:asciiTheme="minorHAnsi" w:eastAsiaTheme="minorEastAsia" w:hAnsiTheme="minorHAnsi" w:cstheme="minorBidi"/>
          <w:b w:val="0"/>
          <w:noProof/>
          <w:kern w:val="2"/>
          <w:sz w:val="21"/>
          <w:szCs w:val="22"/>
          <w:lang w:val="en-US" w:eastAsia="zh-CN"/>
        </w:rPr>
      </w:pPr>
      <w:r>
        <w:rPr>
          <w:noProof/>
        </w:rPr>
        <w:fldChar w:fldCharType="begin"/>
      </w:r>
      <w:r>
        <w:rPr>
          <w:noProof/>
        </w:rPr>
        <w:instrText xml:space="preserve"> HYPERLINK \l "_Toc243680267" </w:instrText>
      </w:r>
      <w:r>
        <w:rPr>
          <w:noProof/>
        </w:rPr>
        <w:fldChar w:fldCharType="separate"/>
      </w:r>
      <w:r w:rsidR="00692187">
        <w:rPr>
          <w:rStyle w:val="aff"/>
          <w:rFonts w:ascii="Times New Roman" w:eastAsia="仿宋_GB2312" w:hAnsi="Times New Roman"/>
          <w:b w:val="0"/>
          <w:noProof/>
          <w:lang w:eastAsia="zh-CN"/>
        </w:rPr>
        <w:t>11</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b w:val="0"/>
          <w:noProof/>
          <w:lang w:eastAsia="zh-CN"/>
        </w:rPr>
        <w:t>Action taken when out-of-limit result found</w:t>
      </w:r>
      <w:r w:rsidR="00692187">
        <w:rPr>
          <w:b w:val="0"/>
          <w:noProof/>
        </w:rPr>
        <w:tab/>
      </w:r>
      <w:r w:rsidR="00692187">
        <w:rPr>
          <w:b w:val="0"/>
          <w:noProof/>
        </w:rPr>
        <w:fldChar w:fldCharType="begin"/>
      </w:r>
      <w:r w:rsidR="00692187">
        <w:rPr>
          <w:b w:val="0"/>
          <w:noProof/>
        </w:rPr>
        <w:instrText xml:space="preserve"> PAGEREF _Toc243680267 \h </w:instrText>
      </w:r>
      <w:r w:rsidR="00692187">
        <w:rPr>
          <w:b w:val="0"/>
          <w:noProof/>
        </w:rPr>
      </w:r>
      <w:r w:rsidR="00692187">
        <w:rPr>
          <w:b w:val="0"/>
          <w:noProof/>
        </w:rPr>
        <w:fldChar w:fldCharType="separate"/>
      </w:r>
      <w:ins w:id="30" w:author="fuzhonghua" w:date="2026-10-28T13:31:00Z">
        <w:r w:rsidR="0062388E">
          <w:rPr>
            <w:b w:val="0"/>
            <w:noProof/>
          </w:rPr>
          <w:t>37</w:t>
        </w:r>
      </w:ins>
      <w:del w:id="31" w:author="fuzhonghua" w:date="2026-10-28T13:31:00Z">
        <w:r w:rsidR="00692187" w:rsidDel="0062388E">
          <w:rPr>
            <w:b w:val="0"/>
            <w:noProof/>
          </w:rPr>
          <w:delText>38</w:delText>
        </w:r>
      </w:del>
      <w:r w:rsidR="00692187">
        <w:rPr>
          <w:b w:val="0"/>
          <w:noProof/>
        </w:rPr>
        <w:fldChar w:fldCharType="end"/>
      </w:r>
      <w:r>
        <w:rPr>
          <w:b w:val="0"/>
          <w:noProof/>
        </w:rPr>
        <w:fldChar w:fldCharType="end"/>
      </w:r>
    </w:p>
    <w:p w14:paraId="2D3475B0" w14:textId="7F5A8E5A" w:rsidR="00EB6880" w:rsidRDefault="00D84968">
      <w:pPr>
        <w:pStyle w:val="10"/>
        <w:tabs>
          <w:tab w:val="left" w:pos="576"/>
        </w:tabs>
        <w:rPr>
          <w:rFonts w:asciiTheme="minorHAnsi" w:eastAsiaTheme="minorEastAsia" w:hAnsiTheme="minorHAnsi" w:cstheme="minorBidi"/>
          <w:b w:val="0"/>
          <w:noProof/>
          <w:kern w:val="2"/>
          <w:sz w:val="21"/>
          <w:szCs w:val="22"/>
          <w:lang w:val="en-US" w:eastAsia="zh-CN"/>
        </w:rPr>
      </w:pPr>
      <w:r>
        <w:rPr>
          <w:noProof/>
        </w:rPr>
        <w:fldChar w:fldCharType="begin"/>
      </w:r>
      <w:r>
        <w:rPr>
          <w:noProof/>
        </w:rPr>
        <w:instrText xml:space="preserve"> HYPERLINK \l "_Toc243680268" </w:instrText>
      </w:r>
      <w:r>
        <w:rPr>
          <w:noProof/>
        </w:rPr>
        <w:fldChar w:fldCharType="separate"/>
      </w:r>
      <w:r w:rsidR="00692187">
        <w:rPr>
          <w:rStyle w:val="aff"/>
          <w:rFonts w:ascii="Times New Roman" w:eastAsia="仿宋_GB2312" w:hAnsi="Times New Roman"/>
          <w:b w:val="0"/>
          <w:noProof/>
          <w:lang w:eastAsia="zh-CN"/>
        </w:rPr>
        <w:t>12</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b w:val="0"/>
          <w:noProof/>
          <w:lang w:eastAsia="zh-CN"/>
        </w:rPr>
        <w:t>Summary and Conclusion</w:t>
      </w:r>
      <w:r w:rsidR="00692187">
        <w:rPr>
          <w:b w:val="0"/>
          <w:noProof/>
        </w:rPr>
        <w:tab/>
      </w:r>
      <w:r w:rsidR="00692187">
        <w:rPr>
          <w:b w:val="0"/>
          <w:noProof/>
        </w:rPr>
        <w:fldChar w:fldCharType="begin"/>
      </w:r>
      <w:r w:rsidR="00692187">
        <w:rPr>
          <w:b w:val="0"/>
          <w:noProof/>
        </w:rPr>
        <w:instrText xml:space="preserve"> PAGEREF _Toc243680268 \h </w:instrText>
      </w:r>
      <w:r w:rsidR="00692187">
        <w:rPr>
          <w:b w:val="0"/>
          <w:noProof/>
        </w:rPr>
      </w:r>
      <w:r w:rsidR="00692187">
        <w:rPr>
          <w:b w:val="0"/>
          <w:noProof/>
        </w:rPr>
        <w:fldChar w:fldCharType="separate"/>
      </w:r>
      <w:ins w:id="32" w:author="fuzhonghua" w:date="2026-10-28T13:31:00Z">
        <w:r w:rsidR="0062388E">
          <w:rPr>
            <w:b w:val="0"/>
            <w:noProof/>
          </w:rPr>
          <w:t>38</w:t>
        </w:r>
      </w:ins>
      <w:del w:id="33" w:author="fuzhonghua" w:date="2026-10-28T13:31:00Z">
        <w:r w:rsidR="00692187" w:rsidDel="0062388E">
          <w:rPr>
            <w:b w:val="0"/>
            <w:noProof/>
          </w:rPr>
          <w:delText>39</w:delText>
        </w:r>
      </w:del>
      <w:r w:rsidR="00692187">
        <w:rPr>
          <w:b w:val="0"/>
          <w:noProof/>
        </w:rPr>
        <w:fldChar w:fldCharType="end"/>
      </w:r>
      <w:r>
        <w:rPr>
          <w:b w:val="0"/>
          <w:noProof/>
        </w:rPr>
        <w:fldChar w:fldCharType="end"/>
      </w:r>
    </w:p>
    <w:p w14:paraId="5093B1A2" w14:textId="2CEC55E4" w:rsidR="00EB6880" w:rsidRDefault="00D84968">
      <w:pPr>
        <w:pStyle w:val="10"/>
        <w:tabs>
          <w:tab w:val="left" w:pos="576"/>
        </w:tabs>
        <w:rPr>
          <w:rFonts w:asciiTheme="minorHAnsi" w:eastAsiaTheme="minorEastAsia" w:hAnsiTheme="minorHAnsi" w:cstheme="minorBidi"/>
          <w:b w:val="0"/>
          <w:noProof/>
          <w:kern w:val="2"/>
          <w:sz w:val="21"/>
          <w:szCs w:val="22"/>
          <w:lang w:val="en-US" w:eastAsia="zh-CN"/>
        </w:rPr>
      </w:pPr>
      <w:r>
        <w:rPr>
          <w:noProof/>
        </w:rPr>
        <w:fldChar w:fldCharType="begin"/>
      </w:r>
      <w:r>
        <w:rPr>
          <w:noProof/>
        </w:rPr>
        <w:instrText xml:space="preserve"> HYPERLINK \l "_Toc243680269" </w:instrText>
      </w:r>
      <w:r>
        <w:rPr>
          <w:noProof/>
        </w:rPr>
        <w:fldChar w:fldCharType="separate"/>
      </w:r>
      <w:r w:rsidR="00692187">
        <w:rPr>
          <w:rStyle w:val="aff"/>
          <w:rFonts w:ascii="Times New Roman" w:eastAsia="仿宋_GB2312" w:hAnsi="Times New Roman"/>
          <w:b w:val="0"/>
          <w:noProof/>
          <w:lang w:eastAsia="zh-CN"/>
        </w:rPr>
        <w:t>13</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b w:val="0"/>
          <w:noProof/>
          <w:lang w:eastAsia="zh-CN"/>
        </w:rPr>
        <w:t>Revalidation</w:t>
      </w:r>
      <w:r w:rsidR="00692187">
        <w:rPr>
          <w:b w:val="0"/>
          <w:noProof/>
        </w:rPr>
        <w:tab/>
      </w:r>
      <w:r w:rsidR="00692187">
        <w:rPr>
          <w:b w:val="0"/>
          <w:noProof/>
        </w:rPr>
        <w:fldChar w:fldCharType="begin"/>
      </w:r>
      <w:r w:rsidR="00692187">
        <w:rPr>
          <w:b w:val="0"/>
          <w:noProof/>
        </w:rPr>
        <w:instrText xml:space="preserve"> PAGEREF _Toc243680269 \h </w:instrText>
      </w:r>
      <w:r w:rsidR="00692187">
        <w:rPr>
          <w:b w:val="0"/>
          <w:noProof/>
        </w:rPr>
      </w:r>
      <w:r w:rsidR="00692187">
        <w:rPr>
          <w:b w:val="0"/>
          <w:noProof/>
        </w:rPr>
        <w:fldChar w:fldCharType="separate"/>
      </w:r>
      <w:ins w:id="34" w:author="fuzhonghua" w:date="2026-10-28T13:31:00Z">
        <w:r w:rsidR="0062388E">
          <w:rPr>
            <w:b w:val="0"/>
            <w:noProof/>
          </w:rPr>
          <w:t>38</w:t>
        </w:r>
      </w:ins>
      <w:del w:id="35" w:author="fuzhonghua" w:date="2026-10-28T13:31:00Z">
        <w:r w:rsidR="00692187" w:rsidDel="0062388E">
          <w:rPr>
            <w:b w:val="0"/>
            <w:noProof/>
          </w:rPr>
          <w:delText>39</w:delText>
        </w:r>
      </w:del>
      <w:r w:rsidR="00692187">
        <w:rPr>
          <w:b w:val="0"/>
          <w:noProof/>
        </w:rPr>
        <w:fldChar w:fldCharType="end"/>
      </w:r>
      <w:r>
        <w:rPr>
          <w:b w:val="0"/>
          <w:noProof/>
        </w:rPr>
        <w:fldChar w:fldCharType="end"/>
      </w:r>
    </w:p>
    <w:p w14:paraId="4D1285BE" w14:textId="1D376FEE" w:rsidR="00EB6880" w:rsidRDefault="00D84968">
      <w:pPr>
        <w:pStyle w:val="10"/>
        <w:tabs>
          <w:tab w:val="left" w:pos="576"/>
        </w:tabs>
        <w:rPr>
          <w:rFonts w:asciiTheme="minorHAnsi" w:eastAsiaTheme="minorEastAsia" w:hAnsiTheme="minorHAnsi" w:cstheme="minorBidi"/>
          <w:b w:val="0"/>
          <w:noProof/>
          <w:kern w:val="2"/>
          <w:sz w:val="21"/>
          <w:szCs w:val="22"/>
          <w:lang w:val="en-US" w:eastAsia="zh-CN"/>
        </w:rPr>
      </w:pPr>
      <w:r>
        <w:rPr>
          <w:noProof/>
        </w:rPr>
        <w:fldChar w:fldCharType="begin"/>
      </w:r>
      <w:r>
        <w:rPr>
          <w:noProof/>
        </w:rPr>
        <w:instrText xml:space="preserve"> HYPERLINK \l "_Toc243680270" </w:instrText>
      </w:r>
      <w:r>
        <w:rPr>
          <w:noProof/>
        </w:rPr>
        <w:fldChar w:fldCharType="separate"/>
      </w:r>
      <w:r w:rsidR="00692187">
        <w:rPr>
          <w:rStyle w:val="aff"/>
          <w:rFonts w:ascii="Times New Roman" w:eastAsia="仿宋_GB2312" w:hAnsi="Times New Roman" w:cs="Arial"/>
          <w:b w:val="0"/>
          <w:noProof/>
          <w:lang w:eastAsia="zh-CN"/>
        </w:rPr>
        <w:t>14</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cs="Arial"/>
          <w:b w:val="0"/>
          <w:noProof/>
          <w:lang w:eastAsia="zh-CN"/>
        </w:rPr>
        <w:t>References</w:t>
      </w:r>
      <w:r w:rsidR="00692187">
        <w:rPr>
          <w:b w:val="0"/>
          <w:noProof/>
        </w:rPr>
        <w:tab/>
      </w:r>
      <w:r w:rsidR="00692187">
        <w:rPr>
          <w:b w:val="0"/>
          <w:noProof/>
        </w:rPr>
        <w:fldChar w:fldCharType="begin"/>
      </w:r>
      <w:r w:rsidR="00692187">
        <w:rPr>
          <w:b w:val="0"/>
          <w:noProof/>
        </w:rPr>
        <w:instrText xml:space="preserve"> PAGEREF _Toc243680270 \h </w:instrText>
      </w:r>
      <w:r w:rsidR="00692187">
        <w:rPr>
          <w:b w:val="0"/>
          <w:noProof/>
        </w:rPr>
      </w:r>
      <w:r w:rsidR="00692187">
        <w:rPr>
          <w:b w:val="0"/>
          <w:noProof/>
        </w:rPr>
        <w:fldChar w:fldCharType="separate"/>
      </w:r>
      <w:ins w:id="36" w:author="fuzhonghua" w:date="2026-10-28T13:31:00Z">
        <w:r w:rsidR="0062388E">
          <w:rPr>
            <w:b w:val="0"/>
            <w:noProof/>
          </w:rPr>
          <w:t>38</w:t>
        </w:r>
      </w:ins>
      <w:del w:id="37" w:author="fuzhonghua" w:date="2026-10-28T13:31:00Z">
        <w:r w:rsidR="00692187" w:rsidDel="0062388E">
          <w:rPr>
            <w:b w:val="0"/>
            <w:noProof/>
          </w:rPr>
          <w:delText>39</w:delText>
        </w:r>
      </w:del>
      <w:r w:rsidR="00692187">
        <w:rPr>
          <w:b w:val="0"/>
          <w:noProof/>
        </w:rPr>
        <w:fldChar w:fldCharType="end"/>
      </w:r>
      <w:r>
        <w:rPr>
          <w:b w:val="0"/>
          <w:noProof/>
        </w:rPr>
        <w:fldChar w:fldCharType="end"/>
      </w:r>
    </w:p>
    <w:p w14:paraId="5AA1A775" w14:textId="5ACA04AD" w:rsidR="00EB6880" w:rsidRDefault="00D84968">
      <w:pPr>
        <w:pStyle w:val="22"/>
        <w:rPr>
          <w:rFonts w:asciiTheme="minorHAnsi" w:eastAsiaTheme="minorEastAsia" w:hAnsiTheme="minorHAnsi" w:cstheme="minorBidi"/>
          <w:i w:val="0"/>
          <w:noProof/>
          <w:kern w:val="2"/>
          <w:sz w:val="21"/>
          <w:szCs w:val="22"/>
          <w:lang w:val="en-US"/>
        </w:rPr>
      </w:pPr>
      <w:r>
        <w:rPr>
          <w:noProof/>
        </w:rPr>
        <w:fldChar w:fldCharType="begin"/>
      </w:r>
      <w:r>
        <w:rPr>
          <w:noProof/>
        </w:rPr>
        <w:instrText xml:space="preserve"> HYPERLINK \l "_Toc243680271" </w:instrText>
      </w:r>
      <w:r>
        <w:rPr>
          <w:noProof/>
        </w:rPr>
        <w:fldChar w:fldCharType="separate"/>
      </w:r>
      <w:r w:rsidR="00692187">
        <w:rPr>
          <w:rStyle w:val="aff"/>
          <w:rFonts w:ascii="Times New Roman" w:eastAsia="仿宋_GB2312" w:hAnsi="Times New Roman" w:cs="Arial"/>
          <w:noProof/>
          <w:lang w:eastAsia="zh-CN"/>
        </w:rPr>
        <w:t>Annex</w:t>
      </w:r>
      <w:r w:rsidR="00692187">
        <w:rPr>
          <w:rStyle w:val="aff"/>
          <w:rFonts w:ascii="Times New Roman" w:eastAsia="仿宋_GB2312" w:hAnsi="Times New Roman"/>
          <w:noProof/>
          <w:lang w:eastAsia="zh-CN"/>
        </w:rPr>
        <w:t xml:space="preserve"> 1: Cleaning method list</w:t>
      </w:r>
      <w:r w:rsidR="00692187">
        <w:rPr>
          <w:noProof/>
        </w:rPr>
        <w:tab/>
      </w:r>
      <w:r w:rsidR="00692187">
        <w:rPr>
          <w:noProof/>
        </w:rPr>
        <w:fldChar w:fldCharType="begin"/>
      </w:r>
      <w:r w:rsidR="00692187">
        <w:rPr>
          <w:noProof/>
        </w:rPr>
        <w:instrText xml:space="preserve"> PAGEREF _Toc243680271 \h </w:instrText>
      </w:r>
      <w:r w:rsidR="00692187">
        <w:rPr>
          <w:noProof/>
        </w:rPr>
      </w:r>
      <w:r w:rsidR="00692187">
        <w:rPr>
          <w:noProof/>
        </w:rPr>
        <w:fldChar w:fldCharType="separate"/>
      </w:r>
      <w:ins w:id="38" w:author="fuzhonghua" w:date="2026-10-28T13:31:00Z">
        <w:r w:rsidR="0062388E">
          <w:rPr>
            <w:noProof/>
          </w:rPr>
          <w:t>40</w:t>
        </w:r>
      </w:ins>
      <w:del w:id="39" w:author="fuzhonghua" w:date="2026-10-28T13:31:00Z">
        <w:r w:rsidR="00692187" w:rsidDel="0062388E">
          <w:rPr>
            <w:noProof/>
          </w:rPr>
          <w:delText>41</w:delText>
        </w:r>
      </w:del>
      <w:r w:rsidR="00692187">
        <w:rPr>
          <w:noProof/>
        </w:rPr>
        <w:fldChar w:fldCharType="end"/>
      </w:r>
      <w:r>
        <w:rPr>
          <w:noProof/>
        </w:rPr>
        <w:fldChar w:fldCharType="end"/>
      </w:r>
    </w:p>
    <w:p w14:paraId="06A220C1" w14:textId="2382BFFE" w:rsidR="00EB6880" w:rsidRDefault="00D84968">
      <w:pPr>
        <w:pStyle w:val="22"/>
        <w:rPr>
          <w:rFonts w:asciiTheme="minorHAnsi" w:eastAsiaTheme="minorEastAsia" w:hAnsiTheme="minorHAnsi" w:cstheme="minorBidi"/>
          <w:i w:val="0"/>
          <w:noProof/>
          <w:kern w:val="2"/>
          <w:sz w:val="21"/>
          <w:szCs w:val="22"/>
          <w:lang w:val="en-US"/>
        </w:rPr>
      </w:pPr>
      <w:r>
        <w:rPr>
          <w:noProof/>
        </w:rPr>
        <w:fldChar w:fldCharType="begin"/>
      </w:r>
      <w:r>
        <w:rPr>
          <w:noProof/>
        </w:rPr>
        <w:instrText xml:space="preserve"> HYPERLINK \l "_Toc243680272" </w:instrText>
      </w:r>
      <w:r>
        <w:rPr>
          <w:noProof/>
        </w:rPr>
        <w:fldChar w:fldCharType="separate"/>
      </w:r>
      <w:r w:rsidR="00692187">
        <w:rPr>
          <w:rStyle w:val="aff"/>
          <w:rFonts w:ascii="Times New Roman" w:eastAsia="仿宋_GB2312" w:hAnsi="Times New Roman" w:cs="Arial"/>
          <w:noProof/>
          <w:lang w:eastAsia="zh-CN"/>
        </w:rPr>
        <w:t>Annex</w:t>
      </w:r>
      <w:r w:rsidR="00692187">
        <w:rPr>
          <w:rStyle w:val="aff"/>
          <w:rFonts w:ascii="Times New Roman" w:eastAsia="仿宋_GB2312" w:hAnsi="Times New Roman"/>
          <w:bCs/>
          <w:noProof/>
          <w:lang w:eastAsia="zh-CN"/>
        </w:rPr>
        <w:t xml:space="preserve"> </w:t>
      </w:r>
      <w:r w:rsidR="00692187">
        <w:rPr>
          <w:rStyle w:val="aff"/>
          <w:rFonts w:ascii="Times New Roman" w:eastAsia="仿宋_GB2312" w:hAnsi="Times New Roman"/>
          <w:noProof/>
          <w:lang w:eastAsia="zh-CN"/>
        </w:rPr>
        <w:t xml:space="preserve"> 2: P&amp;ID diagram for the swab and</w:t>
      </w:r>
      <w:r w:rsidR="00692187">
        <w:rPr>
          <w:rStyle w:val="aff"/>
          <w:rFonts w:ascii="Times New Roman" w:eastAsia="仿宋_GB2312" w:hAnsi="Times New Roman" w:cs="Arial"/>
          <w:noProof/>
          <w:lang w:eastAsia="zh-CN"/>
        </w:rPr>
        <w:t xml:space="preserve"> rinse</w:t>
      </w:r>
      <w:r w:rsidR="00692187">
        <w:rPr>
          <w:rStyle w:val="aff"/>
          <w:rFonts w:ascii="Times New Roman" w:eastAsia="仿宋_GB2312" w:hAnsi="Times New Roman"/>
          <w:noProof/>
          <w:lang w:eastAsia="zh-CN"/>
        </w:rPr>
        <w:t xml:space="preserve"> sampling locations</w:t>
      </w:r>
      <w:r w:rsidR="00692187">
        <w:rPr>
          <w:noProof/>
        </w:rPr>
        <w:tab/>
      </w:r>
      <w:r w:rsidR="00692187">
        <w:rPr>
          <w:noProof/>
        </w:rPr>
        <w:fldChar w:fldCharType="begin"/>
      </w:r>
      <w:r w:rsidR="00692187">
        <w:rPr>
          <w:noProof/>
        </w:rPr>
        <w:instrText xml:space="preserve"> PAGEREF _Toc243680272 \h </w:instrText>
      </w:r>
      <w:r w:rsidR="00692187">
        <w:rPr>
          <w:noProof/>
        </w:rPr>
      </w:r>
      <w:r w:rsidR="00692187">
        <w:rPr>
          <w:noProof/>
        </w:rPr>
        <w:fldChar w:fldCharType="separate"/>
      </w:r>
      <w:ins w:id="40" w:author="fuzhonghua" w:date="2026-10-28T13:31:00Z">
        <w:r w:rsidR="0062388E">
          <w:rPr>
            <w:noProof/>
          </w:rPr>
          <w:t>40</w:t>
        </w:r>
      </w:ins>
      <w:del w:id="41" w:author="fuzhonghua" w:date="2026-10-28T13:31:00Z">
        <w:r w:rsidR="00692187" w:rsidDel="0062388E">
          <w:rPr>
            <w:noProof/>
          </w:rPr>
          <w:delText>41</w:delText>
        </w:r>
      </w:del>
      <w:r w:rsidR="00692187">
        <w:rPr>
          <w:noProof/>
        </w:rPr>
        <w:fldChar w:fldCharType="end"/>
      </w:r>
      <w:r>
        <w:rPr>
          <w:noProof/>
        </w:rPr>
        <w:fldChar w:fldCharType="end"/>
      </w:r>
    </w:p>
    <w:p w14:paraId="14CF3926" w14:textId="6F1AA6B6" w:rsidR="00EB6880" w:rsidRDefault="00D84968">
      <w:pPr>
        <w:pStyle w:val="22"/>
        <w:rPr>
          <w:rFonts w:asciiTheme="minorHAnsi" w:eastAsiaTheme="minorEastAsia" w:hAnsiTheme="minorHAnsi" w:cstheme="minorBidi"/>
          <w:i w:val="0"/>
          <w:noProof/>
          <w:kern w:val="2"/>
          <w:sz w:val="21"/>
          <w:szCs w:val="22"/>
          <w:lang w:val="en-US"/>
        </w:rPr>
      </w:pPr>
      <w:r>
        <w:rPr>
          <w:noProof/>
        </w:rPr>
        <w:fldChar w:fldCharType="begin"/>
      </w:r>
      <w:r>
        <w:rPr>
          <w:noProof/>
        </w:rPr>
        <w:instrText xml:space="preserve"> HYPERLINK \l "_Toc243680273" </w:instrText>
      </w:r>
      <w:r>
        <w:rPr>
          <w:noProof/>
        </w:rPr>
        <w:fldChar w:fldCharType="separate"/>
      </w:r>
      <w:r w:rsidR="00692187">
        <w:rPr>
          <w:rStyle w:val="aff"/>
          <w:rFonts w:ascii="Times New Roman" w:eastAsia="仿宋_GB2312" w:hAnsi="Times New Roman" w:cs="Arial"/>
          <w:noProof/>
          <w:lang w:eastAsia="zh-CN"/>
        </w:rPr>
        <w:t>Annex</w:t>
      </w:r>
      <w:r w:rsidR="00692187">
        <w:rPr>
          <w:rStyle w:val="aff"/>
          <w:rFonts w:ascii="Times New Roman" w:eastAsia="仿宋_GB2312" w:hAnsi="Times New Roman"/>
          <w:noProof/>
          <w:lang w:eastAsia="zh-CN"/>
        </w:rPr>
        <w:t xml:space="preserve">  3: Deviation record</w:t>
      </w:r>
      <w:r w:rsidR="00692187">
        <w:rPr>
          <w:noProof/>
        </w:rPr>
        <w:tab/>
      </w:r>
      <w:r w:rsidR="00692187">
        <w:rPr>
          <w:noProof/>
        </w:rPr>
        <w:fldChar w:fldCharType="begin"/>
      </w:r>
      <w:r w:rsidR="00692187">
        <w:rPr>
          <w:noProof/>
        </w:rPr>
        <w:instrText xml:space="preserve"> PAGEREF _Toc243680273 \h </w:instrText>
      </w:r>
      <w:r w:rsidR="00692187">
        <w:rPr>
          <w:noProof/>
        </w:rPr>
      </w:r>
      <w:r w:rsidR="00692187">
        <w:rPr>
          <w:noProof/>
        </w:rPr>
        <w:fldChar w:fldCharType="separate"/>
      </w:r>
      <w:ins w:id="42" w:author="fuzhonghua" w:date="2026-10-28T13:31:00Z">
        <w:r w:rsidR="0062388E">
          <w:rPr>
            <w:noProof/>
          </w:rPr>
          <w:t>40</w:t>
        </w:r>
      </w:ins>
      <w:del w:id="43" w:author="fuzhonghua" w:date="2026-10-28T13:31:00Z">
        <w:r w:rsidR="00692187" w:rsidDel="0062388E">
          <w:rPr>
            <w:noProof/>
          </w:rPr>
          <w:delText>41</w:delText>
        </w:r>
      </w:del>
      <w:r w:rsidR="00692187">
        <w:rPr>
          <w:noProof/>
        </w:rPr>
        <w:fldChar w:fldCharType="end"/>
      </w:r>
      <w:r>
        <w:rPr>
          <w:noProof/>
        </w:rPr>
        <w:fldChar w:fldCharType="end"/>
      </w:r>
    </w:p>
    <w:p w14:paraId="6CD020A6" w14:textId="35F4DB66" w:rsidR="00EB6880" w:rsidRDefault="00D84968">
      <w:pPr>
        <w:pStyle w:val="22"/>
        <w:rPr>
          <w:rFonts w:asciiTheme="minorHAnsi" w:eastAsiaTheme="minorEastAsia" w:hAnsiTheme="minorHAnsi" w:cstheme="minorBidi"/>
          <w:i w:val="0"/>
          <w:noProof/>
          <w:kern w:val="2"/>
          <w:sz w:val="21"/>
          <w:szCs w:val="22"/>
          <w:lang w:val="en-US"/>
        </w:rPr>
      </w:pPr>
      <w:r>
        <w:rPr>
          <w:noProof/>
        </w:rPr>
        <w:fldChar w:fldCharType="begin"/>
      </w:r>
      <w:r>
        <w:rPr>
          <w:noProof/>
        </w:rPr>
        <w:instrText xml:space="preserve"> HYPERLINK \l "_Toc243680274" </w:instrText>
      </w:r>
      <w:r>
        <w:rPr>
          <w:noProof/>
        </w:rPr>
        <w:fldChar w:fldCharType="separate"/>
      </w:r>
      <w:r w:rsidR="00692187">
        <w:rPr>
          <w:rStyle w:val="aff"/>
          <w:rFonts w:ascii="Times New Roman" w:eastAsia="仿宋_GB2312" w:hAnsi="Times New Roman" w:cs="Arial"/>
          <w:noProof/>
          <w:lang w:eastAsia="zh-CN"/>
        </w:rPr>
        <w:t>Annex</w:t>
      </w:r>
      <w:r w:rsidR="00692187">
        <w:rPr>
          <w:rStyle w:val="aff"/>
          <w:rFonts w:ascii="Times New Roman" w:eastAsia="仿宋_GB2312" w:hAnsi="Times New Roman"/>
          <w:noProof/>
          <w:lang w:eastAsia="zh-CN"/>
        </w:rPr>
        <w:t xml:space="preserve">  4: Change record</w:t>
      </w:r>
      <w:r w:rsidR="00692187">
        <w:rPr>
          <w:noProof/>
        </w:rPr>
        <w:tab/>
      </w:r>
      <w:r w:rsidR="00692187">
        <w:rPr>
          <w:noProof/>
        </w:rPr>
        <w:fldChar w:fldCharType="begin"/>
      </w:r>
      <w:r w:rsidR="00692187">
        <w:rPr>
          <w:noProof/>
        </w:rPr>
        <w:instrText xml:space="preserve"> PAGEREF _Toc243680274 \h </w:instrText>
      </w:r>
      <w:r w:rsidR="00692187">
        <w:rPr>
          <w:noProof/>
        </w:rPr>
      </w:r>
      <w:r w:rsidR="00692187">
        <w:rPr>
          <w:noProof/>
        </w:rPr>
        <w:fldChar w:fldCharType="separate"/>
      </w:r>
      <w:ins w:id="44" w:author="fuzhonghua" w:date="2026-10-28T13:31:00Z">
        <w:r w:rsidR="0062388E">
          <w:rPr>
            <w:noProof/>
          </w:rPr>
          <w:t>40</w:t>
        </w:r>
      </w:ins>
      <w:del w:id="45" w:author="fuzhonghua" w:date="2026-10-28T13:31:00Z">
        <w:r w:rsidR="00692187" w:rsidDel="0062388E">
          <w:rPr>
            <w:noProof/>
          </w:rPr>
          <w:delText>41</w:delText>
        </w:r>
      </w:del>
      <w:r w:rsidR="00692187">
        <w:rPr>
          <w:noProof/>
        </w:rPr>
        <w:fldChar w:fldCharType="end"/>
      </w:r>
      <w:r>
        <w:rPr>
          <w:noProof/>
        </w:rPr>
        <w:fldChar w:fldCharType="end"/>
      </w:r>
    </w:p>
    <w:p w14:paraId="078162D7" w14:textId="27DB8174" w:rsidR="00EB6880" w:rsidRDefault="00D84968">
      <w:pPr>
        <w:pStyle w:val="22"/>
        <w:rPr>
          <w:rFonts w:asciiTheme="minorHAnsi" w:eastAsiaTheme="minorEastAsia" w:hAnsiTheme="minorHAnsi" w:cstheme="minorBidi"/>
          <w:i w:val="0"/>
          <w:noProof/>
          <w:kern w:val="2"/>
          <w:sz w:val="21"/>
          <w:szCs w:val="22"/>
          <w:lang w:val="en-US"/>
        </w:rPr>
      </w:pPr>
      <w:r>
        <w:rPr>
          <w:noProof/>
        </w:rPr>
        <w:fldChar w:fldCharType="begin"/>
      </w:r>
      <w:r>
        <w:rPr>
          <w:noProof/>
        </w:rPr>
        <w:instrText xml:space="preserve"> HYPERLINK \l "_Toc243680275" </w:instrText>
      </w:r>
      <w:r>
        <w:rPr>
          <w:noProof/>
        </w:rPr>
        <w:fldChar w:fldCharType="separate"/>
      </w:r>
      <w:r w:rsidR="00692187">
        <w:rPr>
          <w:rStyle w:val="aff"/>
          <w:rFonts w:ascii="Times New Roman" w:eastAsia="仿宋_GB2312" w:hAnsi="Times New Roman" w:cs="Arial"/>
          <w:noProof/>
          <w:lang w:eastAsia="zh-CN"/>
        </w:rPr>
        <w:t xml:space="preserve">Annex </w:t>
      </w:r>
      <w:r w:rsidR="00692187">
        <w:rPr>
          <w:rStyle w:val="aff"/>
          <w:rFonts w:ascii="Times New Roman" w:eastAsia="仿宋_GB2312" w:hAnsi="Times New Roman"/>
          <w:noProof/>
          <w:lang w:eastAsia="zh-CN"/>
        </w:rPr>
        <w:t>5: The definition of abbreviation</w:t>
      </w:r>
      <w:r w:rsidR="00692187">
        <w:rPr>
          <w:noProof/>
        </w:rPr>
        <w:tab/>
      </w:r>
      <w:r w:rsidR="00692187">
        <w:rPr>
          <w:noProof/>
        </w:rPr>
        <w:fldChar w:fldCharType="begin"/>
      </w:r>
      <w:r w:rsidR="00692187">
        <w:rPr>
          <w:noProof/>
        </w:rPr>
        <w:instrText xml:space="preserve"> PAGEREF _Toc243680275 \h </w:instrText>
      </w:r>
      <w:r w:rsidR="00692187">
        <w:rPr>
          <w:noProof/>
        </w:rPr>
      </w:r>
      <w:r w:rsidR="00692187">
        <w:rPr>
          <w:noProof/>
        </w:rPr>
        <w:fldChar w:fldCharType="separate"/>
      </w:r>
      <w:ins w:id="46" w:author="fuzhonghua" w:date="2026-10-28T13:31:00Z">
        <w:r w:rsidR="0062388E">
          <w:rPr>
            <w:noProof/>
          </w:rPr>
          <w:t>40</w:t>
        </w:r>
      </w:ins>
      <w:del w:id="47" w:author="fuzhonghua" w:date="2026-10-28T13:31:00Z">
        <w:r w:rsidR="00692187" w:rsidDel="0062388E">
          <w:rPr>
            <w:noProof/>
          </w:rPr>
          <w:delText>41</w:delText>
        </w:r>
      </w:del>
      <w:r w:rsidR="00692187">
        <w:rPr>
          <w:noProof/>
        </w:rPr>
        <w:fldChar w:fldCharType="end"/>
      </w:r>
      <w:r>
        <w:rPr>
          <w:noProof/>
        </w:rPr>
        <w:fldChar w:fldCharType="end"/>
      </w:r>
    </w:p>
    <w:p w14:paraId="09B98031" w14:textId="77777777" w:rsidR="00EB6880" w:rsidRDefault="00692187">
      <w:pPr>
        <w:ind w:right="137"/>
        <w:rPr>
          <w:rFonts w:ascii="Times New Roman" w:eastAsia="仿宋_GB2312" w:hAnsi="Times New Roman"/>
          <w:sz w:val="20"/>
          <w:szCs w:val="20"/>
          <w:lang w:eastAsia="zh-CN"/>
        </w:rPr>
      </w:pPr>
      <w:r>
        <w:rPr>
          <w:rFonts w:ascii="Times New Roman" w:eastAsia="仿宋_GB2312" w:hAnsi="Times New Roman"/>
          <w:sz w:val="20"/>
          <w:szCs w:val="18"/>
          <w:lang w:eastAsia="zh-CN"/>
        </w:rPr>
        <w:fldChar w:fldCharType="end"/>
      </w:r>
    </w:p>
    <w:p w14:paraId="2C77801D" w14:textId="77777777" w:rsidR="00EB6880" w:rsidRDefault="00692187">
      <w:pPr>
        <w:pStyle w:val="af5"/>
        <w:numPr>
          <w:ilvl w:val="0"/>
          <w:numId w:val="5"/>
        </w:numPr>
        <w:spacing w:after="240"/>
        <w:jc w:val="left"/>
        <w:rPr>
          <w:rFonts w:ascii="Times New Roman" w:eastAsia="仿宋_GB2312" w:hAnsi="Times New Roman" w:cs="Times New Roman"/>
          <w:i/>
          <w:sz w:val="21"/>
          <w:szCs w:val="20"/>
          <w:lang w:eastAsia="zh-CN"/>
        </w:rPr>
      </w:pPr>
      <w:r>
        <w:rPr>
          <w:rFonts w:ascii="Times New Roman" w:eastAsia="仿宋_GB2312" w:hAnsi="Times New Roman" w:cs="Times New Roman"/>
          <w:szCs w:val="22"/>
          <w:lang w:eastAsia="zh-CN"/>
        </w:rPr>
        <w:br w:type="page"/>
      </w:r>
      <w:bookmarkStart w:id="48" w:name="_Toc243680203"/>
      <w:bookmarkStart w:id="49" w:name="_Toc292955182"/>
      <w:r>
        <w:rPr>
          <w:rFonts w:ascii="Times New Roman" w:eastAsia="仿宋_GB2312" w:hAnsi="Times New Roman" w:cs="Times New Roman"/>
          <w:i/>
          <w:sz w:val="21"/>
          <w:szCs w:val="20"/>
          <w:lang w:eastAsia="zh-CN"/>
        </w:rPr>
        <w:lastRenderedPageBreak/>
        <w:t>Purpose</w:t>
      </w:r>
      <w:bookmarkEnd w:id="48"/>
      <w:bookmarkEnd w:id="49"/>
      <w:r>
        <w:rPr>
          <w:rFonts w:ascii="Times New Roman" w:eastAsia="仿宋_GB2312" w:hAnsi="Times New Roman" w:cs="Times New Roman"/>
          <w:i/>
          <w:sz w:val="21"/>
          <w:szCs w:val="20"/>
          <w:lang w:eastAsia="zh-CN"/>
        </w:rPr>
        <w:t xml:space="preserve"> </w:t>
      </w:r>
    </w:p>
    <w:p w14:paraId="7F7AA7BB" w14:textId="77777777" w:rsidR="00EB6880" w:rsidRDefault="00692187">
      <w:pPr>
        <w:pStyle w:val="af2"/>
        <w:tabs>
          <w:tab w:val="clear" w:pos="8640"/>
        </w:tabs>
        <w:spacing w:line="360" w:lineRule="auto"/>
        <w:jc w:val="both"/>
        <w:rPr>
          <w:rFonts w:ascii="Times New Roman" w:eastAsia="仿宋_GB2312" w:hAnsi="Times New Roman"/>
          <w:sz w:val="21"/>
          <w:szCs w:val="21"/>
          <w:lang w:eastAsia="zh-CN"/>
        </w:rPr>
      </w:pPr>
      <w:r>
        <w:rPr>
          <w:rFonts w:ascii="Times New Roman" w:eastAsia="仿宋_GB2312" w:hAnsi="Times New Roman"/>
          <w:sz w:val="21"/>
          <w:szCs w:val="21"/>
          <w:lang w:eastAsia="zh-CN"/>
        </w:rPr>
        <w:t xml:space="preserve">The purpose of this cleaning validation protocol is to </w:t>
      </w:r>
      <w:r>
        <w:rPr>
          <w:rFonts w:ascii="Times New Roman" w:eastAsia="仿宋_GB2312" w:hAnsi="Times New Roman" w:cs="Arial"/>
          <w:sz w:val="21"/>
          <w:szCs w:val="20"/>
        </w:rPr>
        <w:t>ensure</w:t>
      </w:r>
      <w:r>
        <w:rPr>
          <w:rFonts w:ascii="Times New Roman" w:eastAsia="仿宋_GB2312" w:hAnsi="Times New Roman"/>
          <w:sz w:val="21"/>
          <w:szCs w:val="21"/>
          <w:lang w:eastAsia="zh-CN"/>
        </w:rPr>
        <w:t xml:space="preserve"> that the cleaning </w:t>
      </w:r>
      <w:r>
        <w:rPr>
          <w:rFonts w:ascii="Times New Roman" w:eastAsia="仿宋_GB2312" w:hAnsi="Times New Roman" w:cs="Arial"/>
          <w:sz w:val="21"/>
          <w:szCs w:val="20"/>
        </w:rPr>
        <w:t>program</w:t>
      </w:r>
      <w:r>
        <w:rPr>
          <w:rFonts w:ascii="Times New Roman" w:eastAsia="仿宋_GB2312" w:hAnsi="Times New Roman"/>
          <w:sz w:val="21"/>
          <w:szCs w:val="21"/>
          <w:lang w:eastAsia="zh-CN"/>
        </w:rPr>
        <w:t xml:space="preserve"> for all </w:t>
      </w:r>
      <w:r>
        <w:rPr>
          <w:rFonts w:ascii="Times New Roman" w:eastAsia="仿宋_GB2312" w:hAnsi="Times New Roman"/>
          <w:sz w:val="21"/>
          <w:szCs w:val="21"/>
        </w:rPr>
        <w:t xml:space="preserve">the material-contact </w:t>
      </w:r>
      <w:r>
        <w:rPr>
          <w:rFonts w:ascii="Times New Roman" w:eastAsia="仿宋_GB2312" w:hAnsi="Times New Roman"/>
          <w:sz w:val="21"/>
          <w:szCs w:val="21"/>
          <w:lang w:eastAsia="zh-CN"/>
        </w:rPr>
        <w:t>equipment</w:t>
      </w:r>
      <w:r>
        <w:rPr>
          <w:rFonts w:ascii="Times New Roman" w:eastAsia="仿宋_GB2312" w:hAnsi="Times New Roman"/>
          <w:sz w:val="21"/>
          <w:szCs w:val="21"/>
        </w:rPr>
        <w:t xml:space="preserve"> used </w:t>
      </w:r>
      <w:r>
        <w:rPr>
          <w:rFonts w:ascii="Times New Roman" w:eastAsia="仿宋_GB2312" w:hAnsi="Times New Roman"/>
          <w:sz w:val="21"/>
          <w:szCs w:val="21"/>
          <w:lang w:eastAsia="zh-CN"/>
        </w:rPr>
        <w:t xml:space="preserve">for manufacturing ASYM-141366 (CPo140020-03, Step 1) </w:t>
      </w:r>
      <w:r>
        <w:rPr>
          <w:rFonts w:ascii="Times New Roman" w:eastAsia="仿宋_GB2312" w:hAnsi="Times New Roman" w:cs="Arial"/>
          <w:sz w:val="21"/>
          <w:szCs w:val="20"/>
        </w:rPr>
        <w:t>are in place and that product contamination is minimized</w:t>
      </w:r>
      <w:r>
        <w:rPr>
          <w:rFonts w:ascii="Times New Roman" w:eastAsia="仿宋_GB2312" w:hAnsi="Times New Roman"/>
          <w:sz w:val="21"/>
          <w:szCs w:val="21"/>
          <w:lang w:eastAsia="zh-CN"/>
        </w:rPr>
        <w:t>.</w:t>
      </w:r>
      <w:commentRangeStart w:id="50"/>
      <w:commentRangeStart w:id="51"/>
      <w:r>
        <w:rPr>
          <w:rStyle w:val="aff0"/>
          <w:rFonts w:ascii="Times New Roman" w:eastAsia="仿宋_GB2312" w:hAnsi="Times New Roman"/>
          <w:lang w:eastAsia="zh-CN"/>
        </w:rPr>
        <w:commentReference w:id="50"/>
      </w:r>
      <w:commentRangeEnd w:id="50"/>
      <w:commentRangeEnd w:id="51"/>
      <w:r>
        <w:rPr>
          <w:rStyle w:val="aff0"/>
          <w:rFonts w:ascii="Times New Roman" w:eastAsia="仿宋_GB2312" w:hAnsi="Times New Roman"/>
          <w:lang w:eastAsia="zh-CN"/>
        </w:rPr>
        <w:commentReference w:id="51"/>
      </w:r>
    </w:p>
    <w:p w14:paraId="5FB93AAE" w14:textId="77777777" w:rsidR="00EB6880" w:rsidRDefault="00692187">
      <w:pPr>
        <w:pStyle w:val="af5"/>
        <w:numPr>
          <w:ilvl w:val="0"/>
          <w:numId w:val="5"/>
        </w:numPr>
        <w:spacing w:after="240"/>
        <w:jc w:val="left"/>
        <w:rPr>
          <w:rFonts w:ascii="Times New Roman" w:eastAsia="仿宋_GB2312" w:hAnsi="Times New Roman" w:cs="Times New Roman"/>
          <w:i/>
          <w:sz w:val="21"/>
          <w:szCs w:val="20"/>
          <w:lang w:eastAsia="zh-CN"/>
        </w:rPr>
      </w:pPr>
      <w:bookmarkStart w:id="53" w:name="_Toc243680204"/>
      <w:bookmarkStart w:id="54" w:name="_Toc292955183"/>
      <w:r>
        <w:rPr>
          <w:rFonts w:ascii="Times New Roman" w:eastAsia="仿宋_GB2312" w:hAnsi="Times New Roman" w:cs="Times New Roman"/>
          <w:i/>
          <w:sz w:val="21"/>
          <w:szCs w:val="20"/>
          <w:lang w:eastAsia="zh-CN"/>
        </w:rPr>
        <w:t>Scope</w:t>
      </w:r>
      <w:bookmarkEnd w:id="53"/>
      <w:bookmarkEnd w:id="54"/>
      <w:r>
        <w:rPr>
          <w:rFonts w:ascii="Times New Roman" w:eastAsia="仿宋_GB2312" w:hAnsi="Times New Roman" w:cs="Times New Roman"/>
          <w:i/>
          <w:sz w:val="21"/>
          <w:szCs w:val="20"/>
          <w:lang w:eastAsia="zh-CN"/>
        </w:rPr>
        <w:t xml:space="preserve"> </w:t>
      </w:r>
    </w:p>
    <w:p w14:paraId="600D18AC" w14:textId="77777777" w:rsidR="00EB6880" w:rsidRDefault="00692187">
      <w:pPr>
        <w:pStyle w:val="af2"/>
        <w:tabs>
          <w:tab w:val="clear" w:pos="8640"/>
        </w:tabs>
        <w:spacing w:line="360" w:lineRule="auto"/>
        <w:jc w:val="both"/>
        <w:rPr>
          <w:rFonts w:ascii="Times New Roman" w:eastAsia="仿宋_GB2312" w:hAnsi="Times New Roman"/>
          <w:sz w:val="21"/>
          <w:szCs w:val="20"/>
          <w:lang w:eastAsia="zh-CN"/>
        </w:rPr>
      </w:pPr>
      <w:r>
        <w:rPr>
          <w:rFonts w:ascii="Times New Roman" w:eastAsia="仿宋_GB2312" w:hAnsi="Times New Roman"/>
          <w:sz w:val="21"/>
          <w:szCs w:val="20"/>
          <w:lang w:eastAsia="zh-CN"/>
        </w:rPr>
        <w:t>This protocol is applicable for cleaning validation of the equipment used for manufacturing</w:t>
      </w:r>
      <w:r>
        <w:rPr>
          <w:rFonts w:ascii="Times New Roman" w:eastAsia="仿宋_GB2312" w:hAnsi="Times New Roman" w:hint="eastAsia"/>
          <w:sz w:val="21"/>
          <w:szCs w:val="20"/>
          <w:lang w:eastAsia="zh-CN"/>
        </w:rPr>
        <w:t xml:space="preserve"> ste</w:t>
      </w:r>
      <w:r>
        <w:rPr>
          <w:rFonts w:ascii="Times New Roman" w:eastAsia="仿宋_GB2312" w:hAnsi="Times New Roman"/>
          <w:sz w:val="21"/>
          <w:szCs w:val="20"/>
          <w:lang w:eastAsia="zh-CN"/>
        </w:rPr>
        <w:t xml:space="preserve">p 1 in-process </w:t>
      </w:r>
      <w:r>
        <w:rPr>
          <w:rFonts w:ascii="Times New Roman" w:eastAsia="仿宋_GB2312" w:hAnsi="Times New Roman"/>
          <w:color w:val="0000FF"/>
          <w:sz w:val="21"/>
          <w:szCs w:val="20"/>
          <w:lang w:eastAsia="zh-CN"/>
        </w:rPr>
        <w:t>intermediate</w:t>
      </w:r>
      <w:r>
        <w:rPr>
          <w:rFonts w:ascii="Times New Roman" w:eastAsia="仿宋_GB2312" w:hAnsi="Times New Roman"/>
          <w:sz w:val="21"/>
          <w:szCs w:val="20"/>
          <w:lang w:eastAsia="zh-CN"/>
        </w:rPr>
        <w:t xml:space="preserve"> </w:t>
      </w:r>
      <w:r>
        <w:rPr>
          <w:rFonts w:ascii="Times New Roman" w:eastAsia="仿宋_GB2312" w:hAnsi="Times New Roman"/>
          <w:sz w:val="21"/>
          <w:szCs w:val="21"/>
          <w:lang w:eastAsia="zh-CN"/>
        </w:rPr>
        <w:t>ASYM-141366</w:t>
      </w:r>
      <w:r>
        <w:rPr>
          <w:rFonts w:ascii="Times New Roman" w:eastAsia="仿宋_GB2312" w:hAnsi="Times New Roman"/>
          <w:sz w:val="21"/>
          <w:szCs w:val="20"/>
          <w:lang w:eastAsia="zh-CN"/>
        </w:rPr>
        <w:t xml:space="preserve"> according to the defined process (s</w:t>
      </w:r>
      <w:r>
        <w:rPr>
          <w:rFonts w:ascii="Times New Roman" w:eastAsia="仿宋_GB2312" w:hAnsi="Times New Roman" w:cs="Arial"/>
          <w:sz w:val="21"/>
          <w:szCs w:val="21"/>
          <w:lang w:eastAsia="zh-CN"/>
        </w:rPr>
        <w:t>ee PVP-1400200301 &lt;Process Performance Qualification Protocol of ASYM-</w:t>
      </w:r>
      <w:r>
        <w:rPr>
          <w:rFonts w:ascii="Times New Roman" w:eastAsia="仿宋_GB2312" w:hAnsi="Times New Roman" w:cs="Arial" w:hint="eastAsia"/>
          <w:sz w:val="21"/>
          <w:szCs w:val="21"/>
          <w:lang w:eastAsia="zh-CN"/>
        </w:rPr>
        <w:t>141366</w:t>
      </w:r>
      <w:r>
        <w:rPr>
          <w:rFonts w:ascii="Times New Roman" w:eastAsia="仿宋_GB2312" w:hAnsi="Times New Roman" w:cs="Arial"/>
          <w:sz w:val="21"/>
          <w:szCs w:val="21"/>
          <w:lang w:eastAsia="zh-CN"/>
        </w:rPr>
        <w:t>&gt; (current version)) in th</w:t>
      </w:r>
      <w:r>
        <w:rPr>
          <w:rFonts w:ascii="Times New Roman" w:eastAsia="仿宋_GB2312" w:hAnsi="Times New Roman"/>
          <w:sz w:val="21"/>
          <w:szCs w:val="20"/>
          <w:lang w:eastAsia="zh-CN"/>
        </w:rPr>
        <w:t xml:space="preserve">e defined equipment train </w:t>
      </w:r>
      <w:r>
        <w:rPr>
          <w:rFonts w:ascii="Times New Roman" w:eastAsia="仿宋_GB2312" w:hAnsi="Times New Roman" w:cs="Arial"/>
          <w:sz w:val="21"/>
          <w:szCs w:val="21"/>
          <w:lang w:eastAsia="zh-CN"/>
        </w:rPr>
        <w:t>(</w:t>
      </w:r>
      <w:r>
        <w:rPr>
          <w:rFonts w:ascii="Times New Roman" w:eastAsia="仿宋_GB2312" w:hAnsi="Times New Roman" w:cs="Arial"/>
          <w:b/>
          <w:sz w:val="21"/>
          <w:szCs w:val="21"/>
          <w:lang w:eastAsia="zh-CN"/>
        </w:rPr>
        <w:t>Fig.1</w:t>
      </w:r>
      <w:r>
        <w:rPr>
          <w:rFonts w:ascii="Times New Roman" w:eastAsia="仿宋_GB2312" w:hAnsi="Times New Roman" w:cs="Arial"/>
          <w:sz w:val="21"/>
          <w:szCs w:val="21"/>
          <w:lang w:eastAsia="zh-CN"/>
        </w:rPr>
        <w:t>)</w:t>
      </w:r>
      <w:r>
        <w:rPr>
          <w:rFonts w:ascii="Times New Roman" w:eastAsia="仿宋_GB2312" w:hAnsi="Times New Roman"/>
          <w:sz w:val="21"/>
          <w:szCs w:val="20"/>
          <w:lang w:eastAsia="zh-CN"/>
        </w:rPr>
        <w:t xml:space="preserve"> and the defined batch size (</w:t>
      </w:r>
      <w:r>
        <w:rPr>
          <w:rFonts w:ascii="Times New Roman" w:eastAsia="仿宋_GB2312" w:hAnsi="Times New Roman"/>
          <w:sz w:val="21"/>
          <w:szCs w:val="21"/>
          <w:lang w:eastAsia="zh-CN"/>
        </w:rPr>
        <w:t>105.63 ~ 278.62 kg</w:t>
      </w:r>
      <w:r>
        <w:rPr>
          <w:rFonts w:ascii="Times New Roman" w:eastAsia="仿宋_GB2312" w:hAnsi="Times New Roman"/>
          <w:sz w:val="21"/>
          <w:szCs w:val="20"/>
          <w:lang w:eastAsia="zh-CN"/>
        </w:rPr>
        <w:t xml:space="preserve">) in Building 12 Module 13 at Asymchem Life Science (Tianjin) Co., Ltd (Address: No. 265, South Avenue, Binhai New Area TEDA, Tianjin, 300462, China, referred to as Asymchem </w:t>
      </w:r>
      <w:commentRangeStart w:id="55"/>
      <w:r>
        <w:rPr>
          <w:rFonts w:ascii="Times New Roman" w:eastAsia="仿宋_GB2312" w:hAnsi="Times New Roman"/>
          <w:sz w:val="21"/>
          <w:szCs w:val="20"/>
          <w:lang w:eastAsia="zh-CN"/>
        </w:rPr>
        <w:t>TJ4</w:t>
      </w:r>
      <w:commentRangeEnd w:id="55"/>
      <w:r w:rsidR="00DF4DED">
        <w:rPr>
          <w:rStyle w:val="aff0"/>
        </w:rPr>
        <w:commentReference w:id="55"/>
      </w:r>
      <w:r>
        <w:rPr>
          <w:rFonts w:ascii="Times New Roman" w:eastAsia="仿宋_GB2312" w:hAnsi="Times New Roman"/>
          <w:sz w:val="21"/>
          <w:szCs w:val="20"/>
          <w:lang w:eastAsia="zh-CN"/>
        </w:rPr>
        <w:t>). The cleaning validation will be performed following the approved cleaning method (</w:t>
      </w:r>
      <w:r>
        <w:rPr>
          <w:rFonts w:ascii="Times New Roman" w:eastAsia="仿宋_GB2312" w:hAnsi="Times New Roman"/>
          <w:sz w:val="21"/>
          <w:szCs w:val="21"/>
          <w:lang w:eastAsia="zh-CN"/>
        </w:rPr>
        <w:t>CMa-TJ414002001</w:t>
      </w:r>
      <w:r>
        <w:rPr>
          <w:rFonts w:ascii="Times New Roman" w:eastAsia="仿宋_GB2312" w:hAnsi="Times New Roman" w:cs="Arial"/>
          <w:sz w:val="21"/>
          <w:szCs w:val="21"/>
          <w:lang w:eastAsia="zh-CN"/>
        </w:rPr>
        <w:t>&lt;Equipment Cleaning Method &gt;</w:t>
      </w:r>
      <w:r>
        <w:rPr>
          <w:rFonts w:ascii="Times New Roman" w:eastAsia="仿宋_GB2312" w:hAnsi="Times New Roman"/>
          <w:sz w:val="21"/>
          <w:szCs w:val="21"/>
          <w:lang w:eastAsia="zh-CN"/>
        </w:rPr>
        <w:t xml:space="preserve"> </w:t>
      </w:r>
      <w:r>
        <w:rPr>
          <w:rFonts w:ascii="Times New Roman" w:eastAsia="仿宋_GB2312" w:hAnsi="Times New Roman"/>
          <w:sz w:val="21"/>
          <w:szCs w:val="20"/>
          <w:lang w:eastAsia="zh-CN"/>
        </w:rPr>
        <w:t>(current version)</w:t>
      </w:r>
      <w:r>
        <w:rPr>
          <w:rFonts w:ascii="Times New Roman" w:eastAsia="仿宋_GB2312" w:hAnsi="Times New Roman"/>
          <w:sz w:val="21"/>
          <w:szCs w:val="21"/>
          <w:lang w:eastAsia="zh-CN"/>
        </w:rPr>
        <w:t>, CMb-TJ414002001</w:t>
      </w:r>
      <w:r>
        <w:rPr>
          <w:rFonts w:ascii="Times New Roman" w:eastAsia="仿宋_GB2312" w:hAnsi="Times New Roman" w:cs="Arial"/>
          <w:sz w:val="21"/>
          <w:szCs w:val="21"/>
          <w:lang w:eastAsia="zh-CN"/>
        </w:rPr>
        <w:t>&lt;Equipment Cleaning Method &gt;</w:t>
      </w:r>
      <w:r>
        <w:rPr>
          <w:rFonts w:ascii="Times New Roman" w:eastAsia="仿宋_GB2312" w:hAnsi="Times New Roman"/>
          <w:sz w:val="21"/>
          <w:szCs w:val="21"/>
          <w:lang w:eastAsia="zh-CN"/>
        </w:rPr>
        <w:t xml:space="preserve"> </w:t>
      </w:r>
      <w:r>
        <w:rPr>
          <w:rFonts w:ascii="Times New Roman" w:eastAsia="仿宋_GB2312" w:hAnsi="Times New Roman"/>
          <w:sz w:val="21"/>
          <w:szCs w:val="20"/>
          <w:lang w:eastAsia="zh-CN"/>
        </w:rPr>
        <w:t>(current ve</w:t>
      </w:r>
      <w:r>
        <w:rPr>
          <w:rFonts w:ascii="Times New Roman" w:eastAsia="仿宋_GB2312" w:hAnsi="Times New Roman"/>
          <w:color w:val="0000FF"/>
          <w:sz w:val="21"/>
          <w:szCs w:val="20"/>
          <w:lang w:eastAsia="zh-CN"/>
        </w:rPr>
        <w:t>rsion</w:t>
      </w:r>
      <w:r>
        <w:rPr>
          <w:rFonts w:ascii="Times New Roman" w:eastAsia="仿宋_GB2312" w:hAnsi="Times New Roman"/>
          <w:sz w:val="21"/>
          <w:szCs w:val="20"/>
          <w:lang w:eastAsia="zh-CN"/>
        </w:rPr>
        <w:t>)</w:t>
      </w:r>
      <w:r>
        <w:rPr>
          <w:rFonts w:ascii="Times New Roman" w:eastAsia="仿宋_GB2312" w:hAnsi="Times New Roman"/>
          <w:sz w:val="21"/>
          <w:szCs w:val="21"/>
          <w:lang w:eastAsia="zh-CN"/>
        </w:rPr>
        <w:t>)</w:t>
      </w:r>
      <w:r>
        <w:rPr>
          <w:rFonts w:ascii="Times New Roman" w:eastAsia="仿宋_GB2312" w:hAnsi="Times New Roman"/>
          <w:sz w:val="21"/>
          <w:szCs w:val="20"/>
          <w:lang w:eastAsia="zh-CN"/>
        </w:rPr>
        <w:t>. The cleaning validation will cover at least three continuous successful cleaning verification cycles.</w:t>
      </w:r>
    </w:p>
    <w:p w14:paraId="71787B2A" w14:textId="77777777" w:rsidR="00EB6880" w:rsidRDefault="00692187">
      <w:pPr>
        <w:pStyle w:val="af2"/>
        <w:spacing w:beforeLines="50" w:before="120" w:line="360" w:lineRule="auto"/>
        <w:jc w:val="both"/>
        <w:rPr>
          <w:rFonts w:ascii="Times New Roman" w:eastAsia="仿宋_GB2312" w:hAnsi="Times New Roman"/>
          <w:sz w:val="21"/>
          <w:szCs w:val="20"/>
          <w:lang w:eastAsia="zh-CN"/>
        </w:rPr>
      </w:pPr>
      <w:r>
        <w:rPr>
          <w:rFonts w:ascii="Times New Roman" w:eastAsia="仿宋_GB2312" w:hAnsi="Times New Roman"/>
          <w:sz w:val="21"/>
          <w:szCs w:val="20"/>
          <w:lang w:eastAsia="zh-CN"/>
        </w:rPr>
        <w:t xml:space="preserve">The production building/module/equipment used for the manufacturing of the in-process intermediate </w:t>
      </w:r>
      <w:r>
        <w:rPr>
          <w:rFonts w:ascii="Times New Roman" w:eastAsia="仿宋_GB2312" w:hAnsi="Times New Roman"/>
          <w:sz w:val="21"/>
          <w:szCs w:val="21"/>
          <w:lang w:eastAsia="zh-CN"/>
        </w:rPr>
        <w:t>ASYM-141366</w:t>
      </w:r>
      <w:r>
        <w:rPr>
          <w:rFonts w:ascii="Times New Roman" w:eastAsia="仿宋_GB2312" w:hAnsi="Times New Roman"/>
          <w:sz w:val="21"/>
          <w:szCs w:val="20"/>
          <w:lang w:eastAsia="zh-CN"/>
        </w:rPr>
        <w:t xml:space="preserve"> are non-dedicated.</w:t>
      </w:r>
    </w:p>
    <w:p w14:paraId="3619DDB0" w14:textId="77777777" w:rsidR="00EB6880" w:rsidRDefault="00692187">
      <w:pPr>
        <w:pStyle w:val="af2"/>
        <w:spacing w:line="360" w:lineRule="auto"/>
        <w:jc w:val="both"/>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 xml:space="preserve">To sum up, the equipment and cleaning information involved in this Cleaning Validation Protocol is listed in </w:t>
      </w:r>
      <w:r>
        <w:rPr>
          <w:rFonts w:ascii="Times New Roman" w:eastAsia="仿宋_GB2312" w:hAnsi="Times New Roman" w:cs="Arial"/>
          <w:b/>
          <w:sz w:val="21"/>
          <w:szCs w:val="21"/>
          <w:lang w:eastAsia="zh-CN"/>
        </w:rPr>
        <w:t>Table 1</w:t>
      </w:r>
      <w:r>
        <w:rPr>
          <w:rFonts w:ascii="Times New Roman" w:eastAsia="仿宋_GB2312" w:hAnsi="Times New Roman" w:cs="Arial"/>
          <w:sz w:val="21"/>
          <w:szCs w:val="21"/>
          <w:lang w:eastAsia="zh-CN"/>
        </w:rPr>
        <w:t xml:space="preserve">. Detail evaluation of each specific part are further determined in separate section. </w:t>
      </w:r>
    </w:p>
    <w:p w14:paraId="195A8447" w14:textId="77777777" w:rsidR="00EB6880" w:rsidRDefault="00692187">
      <w:pPr>
        <w:spacing w:beforeLines="50" w:before="120" w:afterLines="50" w:after="120"/>
        <w:jc w:val="center"/>
        <w:rPr>
          <w:rFonts w:ascii="Times New Roman" w:eastAsia="仿宋_GB2312" w:hAnsi="Times New Roman"/>
          <w:b/>
          <w:i/>
          <w:sz w:val="21"/>
          <w:szCs w:val="20"/>
        </w:rPr>
      </w:pPr>
      <w:r>
        <w:rPr>
          <w:rFonts w:ascii="Times New Roman" w:eastAsia="仿宋_GB2312" w:hAnsi="Times New Roman"/>
          <w:b/>
          <w:i/>
          <w:sz w:val="21"/>
          <w:szCs w:val="20"/>
        </w:rPr>
        <w:t>Table 1 The equipment and cleaning information involved in this Cleaning Validation Protocol</w:t>
      </w:r>
    </w:p>
    <w:p w14:paraId="40915B61" w14:textId="77777777" w:rsidR="00EB6880" w:rsidRDefault="00EB6880">
      <w:pPr>
        <w:spacing w:beforeLines="50" w:before="120" w:afterLines="50" w:after="120"/>
        <w:jc w:val="center"/>
        <w:rPr>
          <w:rFonts w:ascii="Times New Roman" w:eastAsia="仿宋_GB2312" w:hAnsi="Times New Roman"/>
          <w:b/>
          <w:i/>
          <w:sz w:val="21"/>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125"/>
        <w:gridCol w:w="1330"/>
        <w:gridCol w:w="2758"/>
        <w:gridCol w:w="1510"/>
        <w:gridCol w:w="1508"/>
        <w:gridCol w:w="1508"/>
      </w:tblGrid>
      <w:tr w:rsidR="00EB6880" w14:paraId="52F060A3" w14:textId="77777777">
        <w:trPr>
          <w:trHeight w:val="454"/>
          <w:tblHeader/>
        </w:trPr>
        <w:tc>
          <w:tcPr>
            <w:tcW w:w="578" w:type="pct"/>
            <w:vMerge w:val="restart"/>
            <w:shd w:val="clear" w:color="auto" w:fill="D9D9D9" w:themeFill="background1" w:themeFillShade="D9"/>
            <w:vAlign w:val="center"/>
          </w:tcPr>
          <w:p w14:paraId="236B6BEF" w14:textId="77777777" w:rsidR="00EB6880" w:rsidRDefault="00692187">
            <w:pPr>
              <w:spacing w:line="240" w:lineRule="exact"/>
              <w:jc w:val="center"/>
              <w:rPr>
                <w:rFonts w:ascii="Times New Roman" w:eastAsia="仿宋" w:hAnsi="Times New Roman"/>
                <w:b/>
                <w:bCs/>
                <w:color w:val="000000" w:themeColor="text1"/>
                <w:sz w:val="18"/>
                <w:szCs w:val="18"/>
              </w:rPr>
            </w:pPr>
            <w:r>
              <w:rPr>
                <w:rFonts w:ascii="Times New Roman" w:eastAsia="仿宋" w:hAnsi="Times New Roman"/>
                <w:b/>
                <w:color w:val="000000" w:themeColor="text1"/>
                <w:sz w:val="18"/>
                <w:szCs w:val="18"/>
              </w:rPr>
              <w:t>Equipment name</w:t>
            </w:r>
          </w:p>
        </w:tc>
        <w:tc>
          <w:tcPr>
            <w:tcW w:w="683" w:type="pct"/>
            <w:vMerge w:val="restart"/>
            <w:shd w:val="clear" w:color="auto" w:fill="D9D9D9" w:themeFill="background1" w:themeFillShade="D9"/>
            <w:vAlign w:val="center"/>
          </w:tcPr>
          <w:p w14:paraId="6B18858A" w14:textId="77777777" w:rsidR="00EB6880" w:rsidRDefault="00692187">
            <w:pPr>
              <w:spacing w:line="240" w:lineRule="exact"/>
              <w:jc w:val="center"/>
              <w:rPr>
                <w:rFonts w:ascii="Times New Roman" w:eastAsia="仿宋" w:hAnsi="Times New Roman"/>
                <w:b/>
                <w:bCs/>
                <w:color w:val="000000" w:themeColor="text1"/>
                <w:sz w:val="18"/>
                <w:szCs w:val="18"/>
              </w:rPr>
            </w:pPr>
            <w:r>
              <w:rPr>
                <w:rFonts w:ascii="Times New Roman" w:eastAsia="仿宋" w:hAnsi="Times New Roman"/>
                <w:b/>
                <w:color w:val="000000" w:themeColor="text1"/>
                <w:sz w:val="18"/>
                <w:szCs w:val="18"/>
              </w:rPr>
              <w:t>Equipment ID</w:t>
            </w:r>
          </w:p>
        </w:tc>
        <w:tc>
          <w:tcPr>
            <w:tcW w:w="1416" w:type="pct"/>
            <w:vMerge w:val="restart"/>
            <w:shd w:val="clear" w:color="auto" w:fill="D9D9D9" w:themeFill="background1" w:themeFillShade="D9"/>
            <w:vAlign w:val="center"/>
          </w:tcPr>
          <w:p w14:paraId="26C7F78B" w14:textId="77777777" w:rsidR="00EB6880" w:rsidRDefault="00692187">
            <w:pPr>
              <w:spacing w:line="240" w:lineRule="exact"/>
              <w:jc w:val="center"/>
              <w:rPr>
                <w:rFonts w:ascii="Times New Roman" w:eastAsia="仿宋" w:hAnsi="Times New Roman"/>
                <w:b/>
                <w:color w:val="000000" w:themeColor="text1"/>
                <w:sz w:val="18"/>
                <w:szCs w:val="18"/>
                <w:lang w:eastAsia="zh-CN"/>
              </w:rPr>
            </w:pPr>
            <w:r>
              <w:rPr>
                <w:rFonts w:ascii="Times New Roman" w:eastAsia="仿宋" w:hAnsi="Times New Roman"/>
                <w:b/>
                <w:color w:val="000000" w:themeColor="text1"/>
                <w:sz w:val="18"/>
                <w:szCs w:val="18"/>
                <w:lang w:eastAsia="zh-CN"/>
              </w:rPr>
              <w:t>Cleaning Process</w:t>
            </w:r>
          </w:p>
        </w:tc>
        <w:tc>
          <w:tcPr>
            <w:tcW w:w="2324" w:type="pct"/>
            <w:gridSpan w:val="3"/>
            <w:shd w:val="clear" w:color="auto" w:fill="D9D9D9" w:themeFill="background1" w:themeFillShade="D9"/>
            <w:vAlign w:val="center"/>
          </w:tcPr>
          <w:p w14:paraId="60706570" w14:textId="77777777" w:rsidR="00EB6880" w:rsidRDefault="00692187">
            <w:pPr>
              <w:spacing w:line="240" w:lineRule="exact"/>
              <w:jc w:val="center"/>
              <w:rPr>
                <w:rFonts w:ascii="Times New Roman" w:eastAsia="仿宋" w:hAnsi="Times New Roman"/>
                <w:b/>
                <w:color w:val="000000" w:themeColor="text1"/>
                <w:sz w:val="18"/>
                <w:szCs w:val="18"/>
                <w:lang w:eastAsia="zh-CN"/>
              </w:rPr>
            </w:pPr>
            <w:r>
              <w:rPr>
                <w:rFonts w:ascii="Times New Roman" w:eastAsia="仿宋" w:hAnsi="Times New Roman"/>
                <w:b/>
                <w:color w:val="000000" w:themeColor="text1"/>
                <w:sz w:val="18"/>
                <w:szCs w:val="18"/>
                <w:lang w:eastAsia="zh-CN"/>
              </w:rPr>
              <w:t>Cleaning frequency</w:t>
            </w:r>
          </w:p>
        </w:tc>
      </w:tr>
      <w:tr w:rsidR="00EB6880" w14:paraId="03A7C5E6" w14:textId="77777777">
        <w:trPr>
          <w:trHeight w:val="454"/>
          <w:tblHeader/>
        </w:trPr>
        <w:tc>
          <w:tcPr>
            <w:tcW w:w="578" w:type="pct"/>
            <w:vMerge/>
            <w:shd w:val="clear" w:color="auto" w:fill="D9D9D9" w:themeFill="background1" w:themeFillShade="D9"/>
            <w:vAlign w:val="center"/>
          </w:tcPr>
          <w:p w14:paraId="6AB83D15" w14:textId="77777777" w:rsidR="00EB6880" w:rsidRDefault="00EB6880">
            <w:pPr>
              <w:spacing w:line="240" w:lineRule="exact"/>
              <w:jc w:val="center"/>
              <w:rPr>
                <w:rFonts w:ascii="Times New Roman" w:eastAsia="仿宋" w:hAnsi="Times New Roman"/>
                <w:b/>
                <w:color w:val="000000" w:themeColor="text1"/>
                <w:sz w:val="18"/>
                <w:szCs w:val="18"/>
              </w:rPr>
            </w:pPr>
          </w:p>
        </w:tc>
        <w:tc>
          <w:tcPr>
            <w:tcW w:w="683" w:type="pct"/>
            <w:vMerge/>
            <w:shd w:val="clear" w:color="auto" w:fill="D9D9D9" w:themeFill="background1" w:themeFillShade="D9"/>
            <w:vAlign w:val="center"/>
          </w:tcPr>
          <w:p w14:paraId="390C2FBD" w14:textId="77777777" w:rsidR="00EB6880" w:rsidRDefault="00EB6880">
            <w:pPr>
              <w:spacing w:line="240" w:lineRule="exact"/>
              <w:jc w:val="center"/>
              <w:rPr>
                <w:rFonts w:ascii="Times New Roman" w:eastAsia="仿宋" w:hAnsi="Times New Roman"/>
                <w:b/>
                <w:color w:val="000000" w:themeColor="text1"/>
                <w:sz w:val="18"/>
                <w:szCs w:val="18"/>
              </w:rPr>
            </w:pPr>
          </w:p>
        </w:tc>
        <w:tc>
          <w:tcPr>
            <w:tcW w:w="1416" w:type="pct"/>
            <w:vMerge/>
            <w:shd w:val="clear" w:color="auto" w:fill="D9D9D9" w:themeFill="background1" w:themeFillShade="D9"/>
            <w:vAlign w:val="center"/>
          </w:tcPr>
          <w:p w14:paraId="239028B9" w14:textId="77777777" w:rsidR="00EB6880" w:rsidRDefault="00EB6880">
            <w:pPr>
              <w:spacing w:line="240" w:lineRule="exact"/>
              <w:jc w:val="center"/>
              <w:rPr>
                <w:rFonts w:ascii="Times New Roman" w:eastAsia="仿宋" w:hAnsi="Times New Roman"/>
                <w:b/>
                <w:color w:val="000000" w:themeColor="text1"/>
                <w:sz w:val="18"/>
                <w:szCs w:val="18"/>
                <w:lang w:eastAsia="zh-CN"/>
              </w:rPr>
            </w:pPr>
          </w:p>
        </w:tc>
        <w:tc>
          <w:tcPr>
            <w:tcW w:w="775" w:type="pct"/>
            <w:shd w:val="clear" w:color="auto" w:fill="D9D9D9" w:themeFill="background1" w:themeFillShade="D9"/>
            <w:vAlign w:val="center"/>
          </w:tcPr>
          <w:p w14:paraId="6C770A7C" w14:textId="77777777" w:rsidR="00EB6880" w:rsidRDefault="00692187">
            <w:pPr>
              <w:spacing w:line="240" w:lineRule="exact"/>
              <w:jc w:val="center"/>
              <w:rPr>
                <w:rFonts w:ascii="Times New Roman" w:eastAsia="仿宋" w:hAnsi="Times New Roman"/>
                <w:b/>
                <w:color w:val="000000" w:themeColor="text1"/>
                <w:sz w:val="18"/>
                <w:szCs w:val="18"/>
                <w:lang w:eastAsia="zh-CN"/>
              </w:rPr>
            </w:pPr>
            <w:r>
              <w:rPr>
                <w:rFonts w:ascii="Times New Roman" w:eastAsia="仿宋" w:hAnsi="Times New Roman"/>
                <w:b/>
                <w:color w:val="000000" w:themeColor="text1"/>
                <w:sz w:val="18"/>
                <w:szCs w:val="18"/>
                <w:lang w:eastAsia="zh-CN"/>
              </w:rPr>
              <w:t>Batch to batch flush</w:t>
            </w:r>
          </w:p>
        </w:tc>
        <w:tc>
          <w:tcPr>
            <w:tcW w:w="774" w:type="pct"/>
            <w:shd w:val="clear" w:color="auto" w:fill="D9D9D9" w:themeFill="background1" w:themeFillShade="D9"/>
            <w:vAlign w:val="center"/>
          </w:tcPr>
          <w:p w14:paraId="2DDA299D" w14:textId="77777777" w:rsidR="00EB6880" w:rsidRDefault="00692187">
            <w:pPr>
              <w:spacing w:line="240" w:lineRule="exact"/>
              <w:jc w:val="center"/>
              <w:rPr>
                <w:rFonts w:ascii="Times New Roman" w:eastAsia="仿宋" w:hAnsi="Times New Roman"/>
                <w:b/>
                <w:color w:val="000000" w:themeColor="text1"/>
                <w:sz w:val="18"/>
                <w:szCs w:val="18"/>
                <w:lang w:eastAsia="zh-CN"/>
              </w:rPr>
            </w:pPr>
            <w:r>
              <w:rPr>
                <w:rFonts w:ascii="Times New Roman" w:eastAsia="仿宋" w:hAnsi="Times New Roman"/>
                <w:b/>
                <w:color w:val="000000" w:themeColor="text1"/>
                <w:sz w:val="18"/>
                <w:szCs w:val="18"/>
                <w:lang w:eastAsia="zh-CN"/>
              </w:rPr>
              <w:t>In-situ minor cleaning</w:t>
            </w:r>
          </w:p>
        </w:tc>
        <w:tc>
          <w:tcPr>
            <w:tcW w:w="774" w:type="pct"/>
            <w:shd w:val="clear" w:color="auto" w:fill="D9D9D9" w:themeFill="background1" w:themeFillShade="D9"/>
            <w:vAlign w:val="center"/>
          </w:tcPr>
          <w:p w14:paraId="257B3B89" w14:textId="77777777" w:rsidR="00EB6880" w:rsidRDefault="00692187">
            <w:pPr>
              <w:spacing w:line="240" w:lineRule="exact"/>
              <w:jc w:val="center"/>
              <w:rPr>
                <w:rFonts w:ascii="Times New Roman" w:eastAsia="仿宋" w:hAnsi="Times New Roman"/>
                <w:b/>
                <w:color w:val="000000" w:themeColor="text1"/>
                <w:sz w:val="18"/>
                <w:szCs w:val="18"/>
                <w:lang w:eastAsia="zh-CN"/>
              </w:rPr>
            </w:pPr>
            <w:r>
              <w:rPr>
                <w:rFonts w:ascii="Times New Roman" w:eastAsia="仿宋" w:hAnsi="Times New Roman"/>
                <w:b/>
                <w:color w:val="000000" w:themeColor="text1"/>
                <w:sz w:val="18"/>
                <w:szCs w:val="18"/>
                <w:lang w:eastAsia="zh-CN"/>
              </w:rPr>
              <w:t>Disassemble major cleaning</w:t>
            </w:r>
          </w:p>
        </w:tc>
      </w:tr>
      <w:tr w:rsidR="00EB6880" w14:paraId="4C55B625" w14:textId="77777777">
        <w:trPr>
          <w:trHeight w:val="390"/>
        </w:trPr>
        <w:tc>
          <w:tcPr>
            <w:tcW w:w="578" w:type="pct"/>
            <w:vMerge w:val="restart"/>
            <w:vAlign w:val="center"/>
          </w:tcPr>
          <w:p w14:paraId="565FB4D6" w14:textId="77777777" w:rsidR="00EB6880" w:rsidRDefault="00692187">
            <w:pPr>
              <w:jc w:val="center"/>
              <w:rPr>
                <w:rFonts w:ascii="Times New Roman" w:eastAsia="仿宋" w:hAnsi="Times New Roman"/>
                <w:color w:val="000000" w:themeColor="text1"/>
                <w:sz w:val="18"/>
                <w:szCs w:val="18"/>
              </w:rPr>
            </w:pPr>
            <w:r>
              <w:rPr>
                <w:rFonts w:ascii="Times New Roman" w:eastAsia="仿宋_GB2312" w:hAnsi="Times New Roman"/>
                <w:bCs/>
                <w:sz w:val="18"/>
                <w:szCs w:val="18"/>
                <w:lang w:eastAsia="zh-CN"/>
              </w:rPr>
              <w:t>Peptide Solid Phase Synthesizer</w:t>
            </w:r>
          </w:p>
        </w:tc>
        <w:tc>
          <w:tcPr>
            <w:tcW w:w="683" w:type="pct"/>
            <w:vAlign w:val="center"/>
          </w:tcPr>
          <w:p w14:paraId="30A95CFF" w14:textId="77777777" w:rsidR="00EB6880" w:rsidRDefault="00692187">
            <w:pPr>
              <w:jc w:val="center"/>
              <w:rPr>
                <w:rFonts w:ascii="Times New Roman" w:eastAsia="仿宋" w:hAnsi="Times New Roman"/>
                <w:color w:val="000000" w:themeColor="text1"/>
                <w:sz w:val="18"/>
                <w:szCs w:val="18"/>
                <w:lang w:eastAsia="zh-CN"/>
              </w:rPr>
            </w:pPr>
            <w:r>
              <w:rPr>
                <w:rFonts w:ascii="Times New Roman" w:eastAsia="仿宋_GB2312" w:hAnsi="Times New Roman"/>
                <w:bCs/>
                <w:sz w:val="18"/>
                <w:szCs w:val="18"/>
                <w:lang w:eastAsia="zh-CN"/>
              </w:rPr>
              <w:t>TJ4S-1213-Sy15</w:t>
            </w:r>
          </w:p>
        </w:tc>
        <w:tc>
          <w:tcPr>
            <w:tcW w:w="1416" w:type="pct"/>
            <w:vMerge w:val="restart"/>
            <w:vAlign w:val="center"/>
          </w:tcPr>
          <w:p w14:paraId="6C6161A6" w14:textId="77777777" w:rsidR="00EB6880" w:rsidRDefault="00692187">
            <w:pPr>
              <w:spacing w:before="60" w:after="60" w:line="240" w:lineRule="exact"/>
              <w:jc w:val="center"/>
              <w:rPr>
                <w:rFonts w:ascii="Times New Roman" w:eastAsia="仿宋" w:hAnsi="Times New Roman"/>
                <w:color w:val="000000" w:themeColor="text1"/>
                <w:sz w:val="18"/>
                <w:szCs w:val="18"/>
                <w:lang w:eastAsia="zh-CN"/>
              </w:rPr>
            </w:pPr>
            <w:r>
              <w:rPr>
                <w:rFonts w:ascii="Times New Roman" w:eastAsia="仿宋" w:hAnsi="Times New Roman"/>
                <w:color w:val="000000" w:themeColor="text1"/>
                <w:sz w:val="18"/>
                <w:szCs w:val="18"/>
                <w:lang w:eastAsia="zh-CN"/>
              </w:rPr>
              <w:t xml:space="preserve">Refer to </w:t>
            </w:r>
            <w:r>
              <w:rPr>
                <w:rFonts w:ascii="Times New Roman" w:eastAsia="仿宋_GB2312" w:hAnsi="Times New Roman" w:cs="Arial"/>
                <w:sz w:val="18"/>
                <w:szCs w:val="18"/>
                <w:lang w:eastAsia="zh-CN"/>
              </w:rPr>
              <w:t>CMa-TJ414002</w:t>
            </w:r>
            <w:r>
              <w:rPr>
                <w:rFonts w:ascii="Times New Roman" w:eastAsia="仿宋_GB2312" w:hAnsi="Times New Roman" w:cs="Arial" w:hint="eastAsia"/>
                <w:sz w:val="18"/>
                <w:szCs w:val="18"/>
                <w:lang w:eastAsia="zh-CN"/>
              </w:rPr>
              <w:t>0</w:t>
            </w:r>
            <w:r>
              <w:rPr>
                <w:rFonts w:ascii="Times New Roman" w:eastAsia="仿宋_GB2312" w:hAnsi="Times New Roman" w:cs="Arial"/>
                <w:sz w:val="18"/>
                <w:szCs w:val="18"/>
                <w:lang w:eastAsia="zh-CN"/>
              </w:rPr>
              <w:t>01&lt;Equipment Cleaning Method &gt; (current version), CMb-TJ414002</w:t>
            </w:r>
            <w:r>
              <w:rPr>
                <w:rFonts w:ascii="Times New Roman" w:eastAsia="仿宋_GB2312" w:hAnsi="Times New Roman" w:cs="Arial" w:hint="eastAsia"/>
                <w:sz w:val="18"/>
                <w:szCs w:val="18"/>
                <w:lang w:eastAsia="zh-CN"/>
              </w:rPr>
              <w:t>0</w:t>
            </w:r>
            <w:r>
              <w:rPr>
                <w:rFonts w:ascii="Times New Roman" w:eastAsia="仿宋_GB2312" w:hAnsi="Times New Roman" w:cs="Arial"/>
                <w:sz w:val="18"/>
                <w:szCs w:val="18"/>
                <w:lang w:eastAsia="zh-CN"/>
              </w:rPr>
              <w:t>01&lt;Equipment Cleaning Method &gt; (current version) which are evaluated during cleaning process design and development</w:t>
            </w:r>
          </w:p>
        </w:tc>
        <w:tc>
          <w:tcPr>
            <w:tcW w:w="775" w:type="pct"/>
            <w:vMerge w:val="restart"/>
            <w:vAlign w:val="center"/>
          </w:tcPr>
          <w:p w14:paraId="6EEC144A" w14:textId="77777777" w:rsidR="00EB6880" w:rsidRDefault="00692187">
            <w:pPr>
              <w:spacing w:before="60" w:after="60" w:line="240" w:lineRule="exact"/>
              <w:jc w:val="center"/>
              <w:rPr>
                <w:rFonts w:ascii="Times New Roman" w:eastAsia="仿宋" w:hAnsi="Times New Roman"/>
                <w:color w:val="000000" w:themeColor="text1"/>
                <w:sz w:val="18"/>
                <w:szCs w:val="18"/>
                <w:lang w:eastAsia="zh-CN"/>
              </w:rPr>
            </w:pPr>
            <w:r>
              <w:rPr>
                <w:rFonts w:ascii="Times New Roman" w:eastAsia="仿宋" w:hAnsi="Times New Roman"/>
                <w:color w:val="000000" w:themeColor="text1"/>
                <w:sz w:val="18"/>
                <w:szCs w:val="18"/>
                <w:lang w:eastAsia="zh-CN"/>
              </w:rPr>
              <w:t>Not applicable</w:t>
            </w:r>
          </w:p>
        </w:tc>
        <w:tc>
          <w:tcPr>
            <w:tcW w:w="774" w:type="pct"/>
            <w:vMerge w:val="restart"/>
            <w:vAlign w:val="center"/>
          </w:tcPr>
          <w:p w14:paraId="71D345CE" w14:textId="77777777" w:rsidR="00EB6880" w:rsidRDefault="00692187">
            <w:pPr>
              <w:spacing w:before="60" w:after="60" w:line="240" w:lineRule="exact"/>
              <w:jc w:val="center"/>
              <w:rPr>
                <w:rFonts w:ascii="Times New Roman" w:eastAsia="仿宋" w:hAnsi="Times New Roman"/>
                <w:color w:val="000000" w:themeColor="text1"/>
                <w:sz w:val="18"/>
                <w:szCs w:val="18"/>
                <w:lang w:eastAsia="zh-CN"/>
              </w:rPr>
            </w:pPr>
            <w:r>
              <w:rPr>
                <w:rFonts w:ascii="Times New Roman" w:eastAsia="仿宋" w:hAnsi="Times New Roman"/>
                <w:color w:val="000000" w:themeColor="text1"/>
                <w:sz w:val="18"/>
                <w:szCs w:val="18"/>
                <w:lang w:eastAsia="zh-CN"/>
              </w:rPr>
              <w:t>Not applicable</w:t>
            </w:r>
          </w:p>
        </w:tc>
        <w:tc>
          <w:tcPr>
            <w:tcW w:w="774" w:type="pct"/>
            <w:vMerge w:val="restart"/>
            <w:vAlign w:val="center"/>
          </w:tcPr>
          <w:p w14:paraId="5129D177" w14:textId="77777777" w:rsidR="00EB6880" w:rsidRDefault="00692187">
            <w:pPr>
              <w:spacing w:before="60" w:after="60" w:line="240" w:lineRule="exact"/>
              <w:jc w:val="center"/>
              <w:rPr>
                <w:rFonts w:ascii="Times New Roman" w:eastAsia="仿宋" w:hAnsi="Times New Roman"/>
                <w:color w:val="000000" w:themeColor="text1"/>
                <w:sz w:val="18"/>
                <w:szCs w:val="18"/>
                <w:lang w:eastAsia="zh-CN"/>
              </w:rPr>
            </w:pPr>
            <w:r>
              <w:rPr>
                <w:rFonts w:ascii="Times New Roman" w:eastAsia="仿宋" w:hAnsi="Times New Roman"/>
                <w:color w:val="000000" w:themeColor="text1"/>
                <w:sz w:val="18"/>
                <w:szCs w:val="18"/>
                <w:lang w:eastAsia="zh-CN"/>
              </w:rPr>
              <w:t>After every batch</w:t>
            </w:r>
          </w:p>
        </w:tc>
      </w:tr>
      <w:tr w:rsidR="00EB6880" w14:paraId="7C6E9A32" w14:textId="77777777">
        <w:trPr>
          <w:trHeight w:val="390"/>
        </w:trPr>
        <w:tc>
          <w:tcPr>
            <w:tcW w:w="578" w:type="pct"/>
            <w:vMerge/>
            <w:vAlign w:val="center"/>
          </w:tcPr>
          <w:p w14:paraId="0F398335" w14:textId="77777777" w:rsidR="00EB6880" w:rsidRDefault="00EB6880">
            <w:pPr>
              <w:jc w:val="center"/>
              <w:rPr>
                <w:rFonts w:ascii="Times New Roman" w:eastAsia="仿宋_GB2312" w:hAnsi="Times New Roman"/>
                <w:bCs/>
                <w:sz w:val="18"/>
                <w:szCs w:val="18"/>
                <w:lang w:eastAsia="zh-CN"/>
              </w:rPr>
            </w:pPr>
          </w:p>
        </w:tc>
        <w:tc>
          <w:tcPr>
            <w:tcW w:w="683" w:type="pct"/>
            <w:vAlign w:val="center"/>
          </w:tcPr>
          <w:p w14:paraId="2C6B52F5" w14:textId="77777777" w:rsidR="00EB6880" w:rsidRDefault="00692187">
            <w:pPr>
              <w:jc w:val="center"/>
              <w:rPr>
                <w:rFonts w:ascii="Times New Roman" w:eastAsia="仿宋_GB2312" w:hAnsi="Times New Roman"/>
                <w:bCs/>
                <w:sz w:val="18"/>
                <w:szCs w:val="18"/>
                <w:lang w:eastAsia="zh-CN"/>
              </w:rPr>
            </w:pPr>
            <w:r>
              <w:rPr>
                <w:rFonts w:ascii="Times New Roman" w:hAnsi="Times New Roman"/>
                <w:sz w:val="18"/>
                <w:szCs w:val="18"/>
                <w:shd w:val="clear" w:color="auto" w:fill="FFFFFF"/>
              </w:rPr>
              <w:t>TJ4S-1213-Sy15-R01</w:t>
            </w:r>
          </w:p>
        </w:tc>
        <w:tc>
          <w:tcPr>
            <w:tcW w:w="1416" w:type="pct"/>
            <w:vMerge/>
            <w:vAlign w:val="center"/>
          </w:tcPr>
          <w:p w14:paraId="2C5A5E84" w14:textId="77777777" w:rsidR="00EB6880" w:rsidRDefault="00EB6880">
            <w:pPr>
              <w:spacing w:before="60" w:after="60" w:line="240" w:lineRule="exact"/>
              <w:jc w:val="center"/>
              <w:rPr>
                <w:rFonts w:ascii="Times New Roman" w:eastAsia="仿宋" w:hAnsi="Times New Roman"/>
                <w:color w:val="000000" w:themeColor="text1"/>
                <w:sz w:val="18"/>
                <w:szCs w:val="18"/>
                <w:lang w:eastAsia="zh-CN"/>
              </w:rPr>
            </w:pPr>
          </w:p>
        </w:tc>
        <w:tc>
          <w:tcPr>
            <w:tcW w:w="775" w:type="pct"/>
            <w:vMerge/>
            <w:vAlign w:val="center"/>
          </w:tcPr>
          <w:p w14:paraId="21E8BBCE" w14:textId="77777777" w:rsidR="00EB6880" w:rsidRDefault="00EB6880">
            <w:pPr>
              <w:spacing w:before="60" w:after="60" w:line="240" w:lineRule="exact"/>
              <w:jc w:val="center"/>
              <w:rPr>
                <w:rFonts w:ascii="Times New Roman" w:eastAsia="仿宋" w:hAnsi="Times New Roman"/>
                <w:color w:val="000000" w:themeColor="text1"/>
                <w:sz w:val="18"/>
                <w:szCs w:val="18"/>
                <w:lang w:eastAsia="zh-CN"/>
              </w:rPr>
            </w:pPr>
          </w:p>
        </w:tc>
        <w:tc>
          <w:tcPr>
            <w:tcW w:w="774" w:type="pct"/>
            <w:vMerge/>
            <w:vAlign w:val="center"/>
          </w:tcPr>
          <w:p w14:paraId="78799D1B" w14:textId="77777777" w:rsidR="00EB6880" w:rsidRDefault="00EB6880">
            <w:pPr>
              <w:spacing w:before="60" w:after="60" w:line="240" w:lineRule="exact"/>
              <w:jc w:val="center"/>
              <w:rPr>
                <w:rFonts w:ascii="Times New Roman" w:eastAsia="仿宋" w:hAnsi="Times New Roman"/>
                <w:color w:val="000000" w:themeColor="text1"/>
                <w:sz w:val="18"/>
                <w:szCs w:val="18"/>
                <w:lang w:eastAsia="zh-CN"/>
              </w:rPr>
            </w:pPr>
          </w:p>
        </w:tc>
        <w:tc>
          <w:tcPr>
            <w:tcW w:w="774" w:type="pct"/>
            <w:vMerge/>
            <w:vAlign w:val="center"/>
          </w:tcPr>
          <w:p w14:paraId="6C8D1BC1" w14:textId="77777777" w:rsidR="00EB6880" w:rsidRDefault="00EB6880">
            <w:pPr>
              <w:spacing w:before="60" w:after="60" w:line="240" w:lineRule="exact"/>
              <w:jc w:val="center"/>
              <w:rPr>
                <w:rFonts w:ascii="Times New Roman" w:eastAsia="仿宋" w:hAnsi="Times New Roman"/>
                <w:color w:val="000000" w:themeColor="text1"/>
                <w:sz w:val="18"/>
                <w:szCs w:val="18"/>
                <w:lang w:eastAsia="zh-CN"/>
              </w:rPr>
            </w:pPr>
          </w:p>
        </w:tc>
      </w:tr>
      <w:tr w:rsidR="00EB6880" w14:paraId="06C3BCD8" w14:textId="77777777">
        <w:trPr>
          <w:trHeight w:val="918"/>
        </w:trPr>
        <w:tc>
          <w:tcPr>
            <w:tcW w:w="578" w:type="pct"/>
            <w:vAlign w:val="center"/>
          </w:tcPr>
          <w:p w14:paraId="3A1E5D56" w14:textId="77777777" w:rsidR="00EB6880" w:rsidRDefault="00692187">
            <w:pPr>
              <w:jc w:val="center"/>
              <w:rPr>
                <w:rFonts w:ascii="Times New Roman" w:eastAsia="仿宋" w:hAnsi="Times New Roman"/>
                <w:color w:val="000000" w:themeColor="text1"/>
                <w:kern w:val="2"/>
                <w:sz w:val="18"/>
                <w:szCs w:val="18"/>
                <w:lang w:eastAsia="zh-CN"/>
              </w:rPr>
            </w:pPr>
            <w:r>
              <w:rPr>
                <w:rFonts w:ascii="Times New Roman" w:eastAsia="仿宋_GB2312" w:hAnsi="Times New Roman"/>
                <w:bCs/>
                <w:sz w:val="18"/>
                <w:szCs w:val="18"/>
                <w:lang w:eastAsia="zh-CN"/>
              </w:rPr>
              <w:t>Glass-lined Reactor</w:t>
            </w:r>
          </w:p>
        </w:tc>
        <w:tc>
          <w:tcPr>
            <w:tcW w:w="683" w:type="pct"/>
            <w:vAlign w:val="center"/>
          </w:tcPr>
          <w:p w14:paraId="39EF78BF" w14:textId="77777777" w:rsidR="00EB6880" w:rsidRDefault="00692187">
            <w:pPr>
              <w:jc w:val="center"/>
              <w:rPr>
                <w:rFonts w:ascii="Times New Roman" w:eastAsia="仿宋" w:hAnsi="Times New Roman"/>
                <w:color w:val="000000" w:themeColor="text1"/>
                <w:sz w:val="18"/>
                <w:szCs w:val="18"/>
                <w:lang w:eastAsia="zh-CN"/>
              </w:rPr>
            </w:pPr>
            <w:del w:id="56" w:author="fuzhonghua" w:date="2026-10-27T09:33:00Z">
              <w:r>
                <w:rPr>
                  <w:rFonts w:ascii="Times New Roman" w:eastAsia="仿宋_GB2312" w:hAnsi="Times New Roman"/>
                  <w:bCs/>
                  <w:sz w:val="18"/>
                  <w:szCs w:val="18"/>
                  <w:lang w:eastAsia="zh-CN"/>
                </w:rPr>
                <w:delText>TJ4-1213-R22</w:delText>
              </w:r>
            </w:del>
            <w:ins w:id="57" w:author="fuzhonghua" w:date="2026-10-27T09:33:00Z">
              <w:r>
                <w:rPr>
                  <w:rFonts w:ascii="Times New Roman" w:eastAsia="仿宋_GB2312" w:hAnsi="Times New Roman"/>
                  <w:bCs/>
                  <w:sz w:val="18"/>
                  <w:szCs w:val="18"/>
                  <w:lang w:eastAsia="zh-CN"/>
                </w:rPr>
                <w:t>TJ4S-1213-R22</w:t>
              </w:r>
            </w:ins>
          </w:p>
        </w:tc>
        <w:tc>
          <w:tcPr>
            <w:tcW w:w="1416" w:type="pct"/>
            <w:vMerge/>
            <w:vAlign w:val="center"/>
          </w:tcPr>
          <w:p w14:paraId="32F7FC52" w14:textId="77777777" w:rsidR="00EB6880" w:rsidRDefault="00EB6880">
            <w:pPr>
              <w:spacing w:before="60" w:after="60" w:line="240" w:lineRule="exact"/>
              <w:jc w:val="center"/>
              <w:rPr>
                <w:rFonts w:ascii="Times New Roman" w:eastAsia="仿宋" w:hAnsi="Times New Roman"/>
                <w:color w:val="000000" w:themeColor="text1"/>
                <w:sz w:val="18"/>
                <w:szCs w:val="18"/>
                <w:lang w:eastAsia="zh-CN"/>
              </w:rPr>
            </w:pPr>
          </w:p>
        </w:tc>
        <w:tc>
          <w:tcPr>
            <w:tcW w:w="775" w:type="pct"/>
            <w:vAlign w:val="center"/>
          </w:tcPr>
          <w:p w14:paraId="6E97B3D2" w14:textId="77777777" w:rsidR="00EB6880" w:rsidRDefault="00692187">
            <w:pPr>
              <w:spacing w:before="60" w:after="60" w:line="240" w:lineRule="exact"/>
              <w:jc w:val="center"/>
              <w:rPr>
                <w:rFonts w:ascii="Times New Roman" w:eastAsia="仿宋" w:hAnsi="Times New Roman"/>
                <w:color w:val="000000" w:themeColor="text1"/>
                <w:sz w:val="18"/>
                <w:szCs w:val="18"/>
                <w:lang w:eastAsia="zh-CN"/>
              </w:rPr>
            </w:pPr>
            <w:r>
              <w:rPr>
                <w:rFonts w:ascii="Times New Roman" w:eastAsia="仿宋" w:hAnsi="Times New Roman"/>
                <w:color w:val="000000" w:themeColor="text1"/>
                <w:sz w:val="18"/>
                <w:szCs w:val="18"/>
                <w:lang w:eastAsia="zh-CN"/>
              </w:rPr>
              <w:t>After each batch</w:t>
            </w:r>
          </w:p>
        </w:tc>
        <w:tc>
          <w:tcPr>
            <w:tcW w:w="774" w:type="pct"/>
            <w:vAlign w:val="center"/>
          </w:tcPr>
          <w:p w14:paraId="4CDA7DEB" w14:textId="77777777" w:rsidR="00EB6880" w:rsidRDefault="00692187">
            <w:pPr>
              <w:spacing w:before="60" w:after="60" w:line="240" w:lineRule="exact"/>
              <w:jc w:val="center"/>
              <w:rPr>
                <w:rFonts w:ascii="Times New Roman" w:eastAsia="仿宋" w:hAnsi="Times New Roman"/>
                <w:color w:val="000000" w:themeColor="text1"/>
                <w:sz w:val="18"/>
                <w:szCs w:val="18"/>
                <w:lang w:eastAsia="zh-CN"/>
              </w:rPr>
            </w:pPr>
            <w:r>
              <w:rPr>
                <w:rFonts w:ascii="Times New Roman" w:eastAsia="仿宋" w:hAnsi="Times New Roman"/>
                <w:color w:val="000000" w:themeColor="text1"/>
                <w:sz w:val="18"/>
                <w:szCs w:val="18"/>
                <w:lang w:eastAsia="zh-CN"/>
              </w:rPr>
              <w:t>Not applicable</w:t>
            </w:r>
          </w:p>
        </w:tc>
        <w:tc>
          <w:tcPr>
            <w:tcW w:w="774" w:type="pct"/>
            <w:vAlign w:val="center"/>
          </w:tcPr>
          <w:p w14:paraId="751D794F" w14:textId="77777777" w:rsidR="00EB6880" w:rsidRDefault="00692187">
            <w:pPr>
              <w:spacing w:before="60" w:after="60" w:line="240" w:lineRule="exact"/>
              <w:jc w:val="center"/>
              <w:rPr>
                <w:rFonts w:ascii="Times New Roman" w:eastAsia="仿宋" w:hAnsi="Times New Roman"/>
                <w:color w:val="000000" w:themeColor="text1"/>
                <w:sz w:val="18"/>
                <w:szCs w:val="18"/>
                <w:lang w:eastAsia="zh-CN"/>
              </w:rPr>
            </w:pPr>
            <w:r>
              <w:rPr>
                <w:rFonts w:ascii="Times New Roman" w:eastAsia="仿宋" w:hAnsi="Times New Roman"/>
                <w:color w:val="000000" w:themeColor="text1"/>
                <w:sz w:val="18"/>
                <w:szCs w:val="18"/>
                <w:lang w:eastAsia="zh-CN"/>
              </w:rPr>
              <w:t>After end of production</w:t>
            </w:r>
          </w:p>
        </w:tc>
      </w:tr>
      <w:tr w:rsidR="00EB6880" w14:paraId="4D46EB1F" w14:textId="77777777">
        <w:trPr>
          <w:trHeight w:val="1064"/>
        </w:trPr>
        <w:tc>
          <w:tcPr>
            <w:tcW w:w="578" w:type="pct"/>
            <w:vAlign w:val="center"/>
          </w:tcPr>
          <w:p w14:paraId="1E3068BD" w14:textId="77777777" w:rsidR="00EB6880" w:rsidRDefault="00692187">
            <w:pPr>
              <w:jc w:val="center"/>
              <w:rPr>
                <w:rFonts w:ascii="Times New Roman" w:eastAsia="仿宋" w:hAnsi="Times New Roman"/>
                <w:color w:val="000000" w:themeColor="text1"/>
                <w:sz w:val="18"/>
                <w:szCs w:val="18"/>
                <w:lang w:eastAsia="zh-CN"/>
              </w:rPr>
            </w:pPr>
            <w:r>
              <w:rPr>
                <w:rFonts w:ascii="Times New Roman" w:eastAsia="仿宋_GB2312" w:hAnsi="Times New Roman"/>
                <w:bCs/>
                <w:sz w:val="18"/>
                <w:szCs w:val="18"/>
                <w:lang w:eastAsia="zh-CN"/>
              </w:rPr>
              <w:t>Agitation tank</w:t>
            </w:r>
          </w:p>
        </w:tc>
        <w:tc>
          <w:tcPr>
            <w:tcW w:w="683" w:type="pct"/>
            <w:vAlign w:val="center"/>
          </w:tcPr>
          <w:p w14:paraId="422ECBF7" w14:textId="77777777" w:rsidR="00EB6880" w:rsidRDefault="00692187">
            <w:pPr>
              <w:jc w:val="center"/>
              <w:rPr>
                <w:rFonts w:ascii="Times New Roman" w:eastAsia="仿宋" w:hAnsi="Times New Roman"/>
                <w:color w:val="000000" w:themeColor="text1"/>
                <w:sz w:val="18"/>
                <w:szCs w:val="18"/>
                <w:lang w:eastAsia="zh-CN"/>
              </w:rPr>
            </w:pPr>
            <w:r>
              <w:rPr>
                <w:rFonts w:ascii="Times New Roman" w:eastAsia="仿宋_GB2312" w:hAnsi="Times New Roman"/>
                <w:bCs/>
                <w:sz w:val="18"/>
                <w:szCs w:val="18"/>
                <w:lang w:eastAsia="zh-CN"/>
              </w:rPr>
              <w:t>TJ4S-1200-AT02</w:t>
            </w:r>
          </w:p>
        </w:tc>
        <w:tc>
          <w:tcPr>
            <w:tcW w:w="1416" w:type="pct"/>
            <w:vMerge/>
            <w:vAlign w:val="center"/>
          </w:tcPr>
          <w:p w14:paraId="18538A24" w14:textId="77777777" w:rsidR="00EB6880" w:rsidRDefault="00EB6880">
            <w:pPr>
              <w:spacing w:before="60" w:after="60" w:line="240" w:lineRule="exact"/>
              <w:jc w:val="center"/>
              <w:rPr>
                <w:rFonts w:ascii="Times New Roman" w:eastAsia="仿宋" w:hAnsi="Times New Roman"/>
                <w:color w:val="000000" w:themeColor="text1"/>
                <w:sz w:val="18"/>
                <w:szCs w:val="18"/>
                <w:lang w:eastAsia="zh-CN"/>
              </w:rPr>
            </w:pPr>
          </w:p>
        </w:tc>
        <w:tc>
          <w:tcPr>
            <w:tcW w:w="775" w:type="pct"/>
            <w:vAlign w:val="center"/>
          </w:tcPr>
          <w:p w14:paraId="57E73E86" w14:textId="77777777" w:rsidR="00EB6880" w:rsidRDefault="00692187">
            <w:pPr>
              <w:spacing w:before="60" w:after="60" w:line="240" w:lineRule="exact"/>
              <w:jc w:val="center"/>
              <w:rPr>
                <w:rFonts w:ascii="Times New Roman" w:eastAsia="仿宋" w:hAnsi="Times New Roman"/>
                <w:color w:val="000000" w:themeColor="text1"/>
                <w:sz w:val="18"/>
                <w:szCs w:val="18"/>
                <w:lang w:eastAsia="zh-CN"/>
              </w:rPr>
            </w:pPr>
            <w:r>
              <w:rPr>
                <w:rFonts w:ascii="Times New Roman" w:eastAsia="仿宋" w:hAnsi="Times New Roman"/>
                <w:color w:val="000000" w:themeColor="text1"/>
                <w:sz w:val="18"/>
                <w:szCs w:val="18"/>
                <w:lang w:eastAsia="zh-CN"/>
              </w:rPr>
              <w:t>After each batch</w:t>
            </w:r>
          </w:p>
        </w:tc>
        <w:tc>
          <w:tcPr>
            <w:tcW w:w="774" w:type="pct"/>
            <w:vAlign w:val="center"/>
          </w:tcPr>
          <w:p w14:paraId="5D568467" w14:textId="77777777" w:rsidR="00EB6880" w:rsidRDefault="00692187">
            <w:pPr>
              <w:spacing w:before="60" w:after="60" w:line="240" w:lineRule="exact"/>
              <w:jc w:val="center"/>
              <w:rPr>
                <w:rFonts w:ascii="Times New Roman" w:eastAsia="仿宋" w:hAnsi="Times New Roman"/>
                <w:color w:val="000000" w:themeColor="text1"/>
                <w:sz w:val="18"/>
                <w:szCs w:val="18"/>
                <w:lang w:eastAsia="zh-CN"/>
              </w:rPr>
            </w:pPr>
            <w:r>
              <w:rPr>
                <w:rFonts w:ascii="Times New Roman" w:eastAsia="仿宋" w:hAnsi="Times New Roman"/>
                <w:color w:val="000000" w:themeColor="text1"/>
                <w:sz w:val="18"/>
                <w:szCs w:val="18"/>
                <w:lang w:eastAsia="zh-CN"/>
              </w:rPr>
              <w:t>Not applicable</w:t>
            </w:r>
          </w:p>
        </w:tc>
        <w:tc>
          <w:tcPr>
            <w:tcW w:w="774" w:type="pct"/>
            <w:vAlign w:val="center"/>
          </w:tcPr>
          <w:p w14:paraId="5B224892" w14:textId="77777777" w:rsidR="00EB6880" w:rsidRDefault="00692187">
            <w:pPr>
              <w:spacing w:before="60" w:after="60" w:line="240" w:lineRule="exact"/>
              <w:jc w:val="center"/>
              <w:rPr>
                <w:rFonts w:ascii="Times New Roman" w:eastAsia="仿宋" w:hAnsi="Times New Roman"/>
                <w:color w:val="000000" w:themeColor="text1"/>
                <w:sz w:val="18"/>
                <w:szCs w:val="18"/>
                <w:lang w:eastAsia="zh-CN"/>
              </w:rPr>
            </w:pPr>
            <w:r>
              <w:rPr>
                <w:rFonts w:ascii="Times New Roman" w:eastAsia="仿宋" w:hAnsi="Times New Roman"/>
                <w:color w:val="000000" w:themeColor="text1"/>
                <w:sz w:val="18"/>
                <w:szCs w:val="18"/>
                <w:lang w:eastAsia="zh-CN"/>
              </w:rPr>
              <w:t>After end of production</w:t>
            </w:r>
          </w:p>
        </w:tc>
      </w:tr>
    </w:tbl>
    <w:p w14:paraId="00E2A387" w14:textId="77777777" w:rsidR="00EB6880" w:rsidRDefault="00EB6880">
      <w:pPr>
        <w:spacing w:beforeLines="50" w:before="120" w:afterLines="50" w:after="120"/>
        <w:jc w:val="center"/>
        <w:rPr>
          <w:rFonts w:ascii="Times New Roman" w:eastAsia="仿宋_GB2312" w:hAnsi="Times New Roman"/>
          <w:b/>
          <w:i/>
          <w:sz w:val="21"/>
          <w:szCs w:val="20"/>
        </w:rPr>
        <w:sectPr w:rsidR="00EB6880">
          <w:headerReference w:type="default" r:id="rId17"/>
          <w:pgSz w:w="11909" w:h="16834"/>
          <w:pgMar w:top="1440" w:right="1080" w:bottom="1440" w:left="1080" w:header="720" w:footer="964" w:gutter="0"/>
          <w:cols w:space="720"/>
          <w:docGrid w:linePitch="360"/>
        </w:sectPr>
      </w:pPr>
    </w:p>
    <w:p w14:paraId="11A82286" w14:textId="77777777" w:rsidR="00EB6880" w:rsidRDefault="00EB6880">
      <w:pPr>
        <w:spacing w:beforeLines="50" w:before="120" w:afterLines="50" w:after="120"/>
        <w:jc w:val="center"/>
        <w:rPr>
          <w:rFonts w:ascii="Times New Roman" w:eastAsia="仿宋_GB2312" w:hAnsi="Times New Roman"/>
          <w:b/>
          <w:i/>
          <w:sz w:val="21"/>
          <w:szCs w:val="20"/>
        </w:rPr>
      </w:pPr>
    </w:p>
    <w:p w14:paraId="32319359" w14:textId="77777777" w:rsidR="00EB6880" w:rsidRDefault="00692187">
      <w:pPr>
        <w:spacing w:line="360" w:lineRule="auto"/>
        <w:jc w:val="both"/>
        <w:rPr>
          <w:rFonts w:ascii="Times New Roman" w:hAnsi="Times New Roman"/>
          <w:i/>
          <w:sz w:val="18"/>
          <w:szCs w:val="18"/>
        </w:rPr>
      </w:pPr>
      <w:r>
        <w:rPr>
          <w:rFonts w:ascii="Times New Roman" w:eastAsia="仿宋_GB2312" w:hAnsi="Times New Roman"/>
          <w:noProof/>
          <w:sz w:val="21"/>
          <w:szCs w:val="20"/>
          <w:lang w:eastAsia="zh-CN"/>
        </w:rPr>
        <w:drawing>
          <wp:inline distT="0" distB="0" distL="0" distR="0">
            <wp:extent cx="9439910" cy="4463415"/>
            <wp:effectExtent l="0" t="0" r="8890" b="0"/>
            <wp:docPr id="6" name="图片 6" descr="C:\Users\FUZHON~1\AppData\Local\Temp\DingtalkPic\E4FD7016-23AF-4841-9AC2-8FA38CC8427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FUZHON~1\AppData\Local\Temp\DingtalkPic\E4FD7016-23AF-4841-9AC2-8FA38CC8427D.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9445938" cy="4466241"/>
                    </a:xfrm>
                    <a:prstGeom prst="rect">
                      <a:avLst/>
                    </a:prstGeom>
                    <a:noFill/>
                    <a:ln>
                      <a:noFill/>
                    </a:ln>
                  </pic:spPr>
                </pic:pic>
              </a:graphicData>
            </a:graphic>
          </wp:inline>
        </w:drawing>
      </w:r>
    </w:p>
    <w:p w14:paraId="777ED8E1" w14:textId="77777777" w:rsidR="00EB6880" w:rsidRDefault="00692187">
      <w:pPr>
        <w:spacing w:afterLines="50" w:after="120"/>
        <w:jc w:val="center"/>
        <w:rPr>
          <w:rFonts w:ascii="Times New Roman" w:eastAsia="仿宋_GB2312" w:hAnsi="Times New Roman"/>
          <w:b/>
          <w:i/>
          <w:sz w:val="21"/>
          <w:szCs w:val="21"/>
          <w:lang w:eastAsia="zh-CN"/>
        </w:rPr>
        <w:sectPr w:rsidR="00EB6880">
          <w:headerReference w:type="default" r:id="rId19"/>
          <w:pgSz w:w="16834" w:h="11909" w:orient="landscape"/>
          <w:pgMar w:top="1080" w:right="1440" w:bottom="1080" w:left="1440" w:header="720" w:footer="964" w:gutter="0"/>
          <w:cols w:space="720"/>
          <w:docGrid w:linePitch="360"/>
        </w:sectPr>
      </w:pPr>
      <w:r>
        <w:rPr>
          <w:rFonts w:ascii="Times New Roman" w:eastAsia="仿宋_GB2312" w:hAnsi="Times New Roman"/>
          <w:b/>
          <w:i/>
          <w:sz w:val="21"/>
          <w:szCs w:val="21"/>
        </w:rPr>
        <w:t>Fig. 1, The defined equipment train diagram and cleaning b</w:t>
      </w:r>
      <w:r>
        <w:rPr>
          <w:rFonts w:ascii="Times New Roman" w:eastAsia="仿宋_GB2312" w:hAnsi="Times New Roman"/>
          <w:b/>
          <w:i/>
          <w:sz w:val="21"/>
          <w:szCs w:val="21"/>
          <w:lang w:eastAsia="zh-CN"/>
        </w:rPr>
        <w:t>oundary</w:t>
      </w:r>
    </w:p>
    <w:p w14:paraId="07D0A89C" w14:textId="77777777" w:rsidR="00EB6880" w:rsidRDefault="00692187">
      <w:pPr>
        <w:pStyle w:val="af5"/>
        <w:numPr>
          <w:ilvl w:val="0"/>
          <w:numId w:val="5"/>
        </w:numPr>
        <w:spacing w:after="240"/>
        <w:jc w:val="left"/>
        <w:rPr>
          <w:rFonts w:ascii="Times New Roman" w:eastAsia="仿宋_GB2312" w:hAnsi="Times New Roman" w:cs="Times New Roman"/>
          <w:sz w:val="21"/>
          <w:szCs w:val="20"/>
          <w:lang w:eastAsia="zh-CN"/>
        </w:rPr>
      </w:pPr>
      <w:bookmarkStart w:id="58" w:name="_Toc243680205"/>
      <w:bookmarkStart w:id="59" w:name="_Toc292955184"/>
      <w:bookmarkStart w:id="60" w:name="_Toc225566036"/>
      <w:bookmarkStart w:id="61" w:name="_Toc243680206"/>
      <w:bookmarkEnd w:id="58"/>
      <w:r>
        <w:rPr>
          <w:rFonts w:ascii="Times New Roman" w:eastAsia="仿宋_GB2312" w:hAnsi="Times New Roman" w:cs="Times New Roman"/>
          <w:sz w:val="21"/>
          <w:szCs w:val="20"/>
          <w:lang w:eastAsia="zh-CN"/>
        </w:rPr>
        <w:lastRenderedPageBreak/>
        <w:t>Responsibility</w:t>
      </w:r>
      <w:bookmarkEnd w:id="59"/>
      <w:bookmarkEnd w:id="60"/>
      <w:bookmarkEnd w:id="61"/>
    </w:p>
    <w:p w14:paraId="6AE124B0" w14:textId="77777777" w:rsidR="00EB6880" w:rsidRDefault="00692187">
      <w:pPr>
        <w:pStyle w:val="af2"/>
        <w:tabs>
          <w:tab w:val="clear" w:pos="8640"/>
        </w:tabs>
        <w:spacing w:line="360" w:lineRule="auto"/>
        <w:jc w:val="both"/>
        <w:rPr>
          <w:rFonts w:ascii="Times New Roman" w:eastAsia="仿宋_GB2312" w:hAnsi="Times New Roman"/>
          <w:sz w:val="21"/>
          <w:szCs w:val="20"/>
        </w:rPr>
      </w:pPr>
      <w:r>
        <w:rPr>
          <w:rFonts w:ascii="Times New Roman" w:eastAsia="仿宋_GB2312" w:hAnsi="Times New Roman"/>
          <w:sz w:val="21"/>
          <w:szCs w:val="20"/>
        </w:rPr>
        <w:t xml:space="preserve">The following </w:t>
      </w:r>
      <w:r>
        <w:rPr>
          <w:rFonts w:ascii="Times New Roman" w:eastAsia="仿宋_GB2312" w:hAnsi="Times New Roman"/>
          <w:sz w:val="21"/>
          <w:szCs w:val="20"/>
          <w:lang w:eastAsia="zh-CN"/>
        </w:rPr>
        <w:t>responsibilities</w:t>
      </w:r>
      <w:r>
        <w:rPr>
          <w:rFonts w:ascii="Times New Roman" w:eastAsia="仿宋_GB2312" w:hAnsi="Times New Roman"/>
          <w:sz w:val="21"/>
          <w:szCs w:val="20"/>
        </w:rPr>
        <w:t xml:space="preserve"> are assigned to the relevant departments and as listed in </w:t>
      </w:r>
      <w:r>
        <w:rPr>
          <w:rFonts w:ascii="Times New Roman" w:eastAsia="仿宋_GB2312" w:hAnsi="Times New Roman"/>
          <w:b/>
          <w:sz w:val="21"/>
          <w:szCs w:val="20"/>
        </w:rPr>
        <w:t>Table 3-1</w:t>
      </w:r>
      <w:r>
        <w:rPr>
          <w:rFonts w:ascii="Times New Roman" w:eastAsia="仿宋_GB2312" w:hAnsi="Times New Roman"/>
          <w:sz w:val="21"/>
          <w:szCs w:val="20"/>
        </w:rPr>
        <w:t>.</w:t>
      </w:r>
    </w:p>
    <w:p w14:paraId="5A4960BB" w14:textId="77777777" w:rsidR="00EB6880" w:rsidRDefault="00692187">
      <w:pPr>
        <w:spacing w:beforeLines="50" w:before="120" w:afterLines="50" w:after="120"/>
        <w:jc w:val="center"/>
        <w:rPr>
          <w:rFonts w:ascii="Times New Roman" w:eastAsia="仿宋_GB2312" w:hAnsi="Times New Roman"/>
          <w:b/>
          <w:i/>
          <w:sz w:val="21"/>
          <w:szCs w:val="20"/>
        </w:rPr>
      </w:pPr>
      <w:bookmarkStart w:id="62" w:name="_Toc253738415"/>
      <w:bookmarkStart w:id="63" w:name="_Toc294622987"/>
      <w:bookmarkStart w:id="64" w:name="_Toc357346937"/>
      <w:bookmarkStart w:id="65" w:name="OLE_LINK16"/>
      <w:r>
        <w:rPr>
          <w:rFonts w:ascii="Times New Roman" w:eastAsia="仿宋_GB2312" w:hAnsi="Times New Roman"/>
          <w:b/>
          <w:i/>
          <w:sz w:val="21"/>
          <w:szCs w:val="20"/>
        </w:rPr>
        <w:t>Table 3-</w:t>
      </w:r>
      <w:r>
        <w:rPr>
          <w:rFonts w:ascii="Times New Roman" w:eastAsia="仿宋_GB2312" w:hAnsi="Times New Roman"/>
          <w:b/>
          <w:i/>
          <w:sz w:val="21"/>
          <w:szCs w:val="20"/>
          <w:lang w:eastAsia="zh-CN"/>
        </w:rPr>
        <w:t>1</w:t>
      </w:r>
      <w:r>
        <w:rPr>
          <w:rFonts w:ascii="Times New Roman" w:eastAsia="仿宋_GB2312" w:hAnsi="Times New Roman"/>
          <w:b/>
          <w:i/>
          <w:sz w:val="21"/>
          <w:szCs w:val="20"/>
        </w:rPr>
        <w:t xml:space="preserve">, </w:t>
      </w:r>
      <w:bookmarkStart w:id="66" w:name="OLE_LINK14"/>
      <w:bookmarkStart w:id="67" w:name="OLE_LINK15"/>
      <w:r>
        <w:rPr>
          <w:rFonts w:ascii="Times New Roman" w:eastAsia="仿宋_GB2312" w:hAnsi="Times New Roman"/>
          <w:b/>
          <w:i/>
          <w:sz w:val="21"/>
          <w:szCs w:val="20"/>
        </w:rPr>
        <w:t>Functions and Responsibilities</w:t>
      </w:r>
      <w:bookmarkEnd w:id="62"/>
      <w:bookmarkEnd w:id="63"/>
      <w:bookmarkEnd w:id="64"/>
      <w:bookmarkEnd w:id="66"/>
      <w:bookmarkEnd w:id="6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5654"/>
      </w:tblGrid>
      <w:tr w:rsidR="00EB6880" w14:paraId="0FCF7BCA" w14:textId="77777777">
        <w:trPr>
          <w:trHeight w:val="340"/>
          <w:tblHeader/>
          <w:jc w:val="center"/>
        </w:trPr>
        <w:tc>
          <w:tcPr>
            <w:tcW w:w="2689" w:type="dxa"/>
            <w:shd w:val="clear" w:color="auto" w:fill="F2F2F2" w:themeFill="background1" w:themeFillShade="F2"/>
            <w:vAlign w:val="center"/>
          </w:tcPr>
          <w:bookmarkEnd w:id="65"/>
          <w:p w14:paraId="4C10DC3F" w14:textId="77777777" w:rsidR="00EB6880" w:rsidRDefault="00692187">
            <w:pPr>
              <w:jc w:val="center"/>
              <w:rPr>
                <w:rFonts w:ascii="Times New Roman" w:eastAsia="仿宋_GB2312" w:hAnsi="Times New Roman"/>
                <w:b/>
                <w:sz w:val="18"/>
                <w:szCs w:val="18"/>
              </w:rPr>
            </w:pPr>
            <w:r>
              <w:rPr>
                <w:rFonts w:ascii="Times New Roman" w:eastAsia="仿宋_GB2312" w:hAnsi="Times New Roman"/>
                <w:b/>
                <w:sz w:val="18"/>
                <w:szCs w:val="18"/>
              </w:rPr>
              <w:t xml:space="preserve">Function </w:t>
            </w:r>
          </w:p>
        </w:tc>
        <w:tc>
          <w:tcPr>
            <w:tcW w:w="5654" w:type="dxa"/>
            <w:shd w:val="clear" w:color="auto" w:fill="F2F2F2" w:themeFill="background1" w:themeFillShade="F2"/>
            <w:vAlign w:val="center"/>
          </w:tcPr>
          <w:p w14:paraId="3DDE2F75" w14:textId="77777777" w:rsidR="00EB6880" w:rsidRDefault="00692187">
            <w:pPr>
              <w:jc w:val="center"/>
              <w:rPr>
                <w:rFonts w:ascii="Times New Roman" w:eastAsia="仿宋_GB2312" w:hAnsi="Times New Roman"/>
                <w:b/>
                <w:sz w:val="18"/>
                <w:szCs w:val="18"/>
              </w:rPr>
            </w:pPr>
            <w:r>
              <w:rPr>
                <w:rFonts w:ascii="Times New Roman" w:eastAsia="仿宋_GB2312" w:hAnsi="Times New Roman"/>
                <w:b/>
                <w:sz w:val="18"/>
                <w:szCs w:val="18"/>
              </w:rPr>
              <w:t xml:space="preserve">Responsible </w:t>
            </w:r>
          </w:p>
        </w:tc>
      </w:tr>
      <w:tr w:rsidR="00EB6880" w14:paraId="2C1237C2" w14:textId="77777777">
        <w:trPr>
          <w:trHeight w:val="340"/>
          <w:jc w:val="center"/>
        </w:trPr>
        <w:tc>
          <w:tcPr>
            <w:tcW w:w="2689" w:type="dxa"/>
            <w:vAlign w:val="center"/>
          </w:tcPr>
          <w:p w14:paraId="25CCB785"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rPr>
              <w:t xml:space="preserve">Project Manager or associate </w:t>
            </w:r>
            <w:r>
              <w:rPr>
                <w:rFonts w:ascii="Times New Roman" w:eastAsia="仿宋_GB2312" w:hAnsi="Times New Roman"/>
                <w:sz w:val="18"/>
                <w:szCs w:val="18"/>
                <w:lang w:eastAsia="zh-CN"/>
              </w:rPr>
              <w:t>d</w:t>
            </w:r>
            <w:r>
              <w:rPr>
                <w:rFonts w:ascii="Times New Roman" w:eastAsia="仿宋_GB2312" w:hAnsi="Times New Roman"/>
                <w:sz w:val="18"/>
                <w:szCs w:val="18"/>
              </w:rPr>
              <w:t>irector</w:t>
            </w:r>
          </w:p>
        </w:tc>
        <w:tc>
          <w:tcPr>
            <w:tcW w:w="5654" w:type="dxa"/>
            <w:vAlign w:val="center"/>
          </w:tcPr>
          <w:p w14:paraId="39A93991"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Prepare the cleaning validation protocol and report</w:t>
            </w:r>
          </w:p>
        </w:tc>
      </w:tr>
      <w:tr w:rsidR="00EB6880" w14:paraId="266F0D03" w14:textId="77777777">
        <w:trPr>
          <w:trHeight w:val="340"/>
          <w:jc w:val="center"/>
        </w:trPr>
        <w:tc>
          <w:tcPr>
            <w:tcW w:w="2689" w:type="dxa"/>
            <w:vAlign w:val="center"/>
          </w:tcPr>
          <w:p w14:paraId="51F1DD46"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rPr>
              <w:t xml:space="preserve">QA </w:t>
            </w:r>
            <w:r>
              <w:rPr>
                <w:rFonts w:ascii="Times New Roman" w:eastAsia="仿宋_GB2312" w:hAnsi="Times New Roman"/>
                <w:sz w:val="18"/>
                <w:szCs w:val="18"/>
                <w:lang w:eastAsia="zh-CN"/>
              </w:rPr>
              <w:t>engineer/ manager/director</w:t>
            </w:r>
          </w:p>
        </w:tc>
        <w:tc>
          <w:tcPr>
            <w:tcW w:w="5654" w:type="dxa"/>
            <w:vAlign w:val="center"/>
          </w:tcPr>
          <w:p w14:paraId="46C2B16D"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Release the equipment after satisfactory cleaning</w:t>
            </w:r>
          </w:p>
          <w:p w14:paraId="361D8B20"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Re</w:t>
            </w:r>
            <w:r>
              <w:rPr>
                <w:rFonts w:ascii="Times New Roman" w:eastAsia="仿宋_GB2312" w:hAnsi="Times New Roman"/>
                <w:sz w:val="18"/>
                <w:szCs w:val="18"/>
              </w:rPr>
              <w:t>view the cleaning validation protocol and report</w:t>
            </w:r>
          </w:p>
        </w:tc>
      </w:tr>
      <w:tr w:rsidR="00EB6880" w14:paraId="049CDA76" w14:textId="77777777">
        <w:trPr>
          <w:trHeight w:val="340"/>
          <w:jc w:val="center"/>
        </w:trPr>
        <w:tc>
          <w:tcPr>
            <w:tcW w:w="2689" w:type="dxa"/>
            <w:vAlign w:val="center"/>
          </w:tcPr>
          <w:p w14:paraId="0D530362"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rPr>
              <w:t>Production Manager/</w:t>
            </w:r>
            <w:r>
              <w:rPr>
                <w:rFonts w:ascii="Times New Roman" w:eastAsia="仿宋_GB2312" w:hAnsi="Times New Roman"/>
                <w:sz w:val="18"/>
                <w:szCs w:val="18"/>
                <w:lang w:eastAsia="zh-CN"/>
              </w:rPr>
              <w:t xml:space="preserve"> director</w:t>
            </w:r>
          </w:p>
        </w:tc>
        <w:tc>
          <w:tcPr>
            <w:tcW w:w="5654" w:type="dxa"/>
            <w:vAlign w:val="center"/>
          </w:tcPr>
          <w:p w14:paraId="44B59188"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Organize the Cleaning and collect the rinse/reflux sample</w:t>
            </w:r>
          </w:p>
        </w:tc>
      </w:tr>
      <w:tr w:rsidR="00EB6880" w14:paraId="03C25787" w14:textId="77777777">
        <w:trPr>
          <w:trHeight w:val="340"/>
          <w:jc w:val="center"/>
        </w:trPr>
        <w:tc>
          <w:tcPr>
            <w:tcW w:w="2689" w:type="dxa"/>
            <w:vAlign w:val="center"/>
          </w:tcPr>
          <w:p w14:paraId="1075A25C" w14:textId="77777777" w:rsidR="00EB6880" w:rsidRDefault="00692187">
            <w:pPr>
              <w:jc w:val="both"/>
              <w:rPr>
                <w:rFonts w:ascii="Times New Roman" w:eastAsia="仿宋_GB2312" w:hAnsi="Times New Roman"/>
                <w:sz w:val="18"/>
                <w:szCs w:val="18"/>
              </w:rPr>
            </w:pPr>
            <w:r>
              <w:rPr>
                <w:rFonts w:ascii="Times New Roman" w:eastAsia="仿宋_GB2312" w:hAnsi="Times New Roman"/>
                <w:sz w:val="18"/>
                <w:szCs w:val="18"/>
                <w:lang w:eastAsia="zh-CN"/>
              </w:rPr>
              <w:t>Director/ senior director/</w:t>
            </w:r>
            <w:r>
              <w:rPr>
                <w:rFonts w:ascii="Times New Roman" w:eastAsia="仿宋_GB2312" w:hAnsi="Times New Roman"/>
                <w:sz w:val="18"/>
                <w:szCs w:val="18"/>
              </w:rPr>
              <w:t>Associate Chief Engineer, Production</w:t>
            </w:r>
          </w:p>
        </w:tc>
        <w:tc>
          <w:tcPr>
            <w:tcW w:w="5654" w:type="dxa"/>
            <w:vAlign w:val="center"/>
          </w:tcPr>
          <w:p w14:paraId="0BE24D76"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Re</w:t>
            </w:r>
            <w:r>
              <w:rPr>
                <w:rFonts w:ascii="Times New Roman" w:eastAsia="仿宋_GB2312" w:hAnsi="Times New Roman"/>
                <w:sz w:val="18"/>
                <w:szCs w:val="18"/>
              </w:rPr>
              <w:t>view the cleaning validation protocol and report</w:t>
            </w:r>
          </w:p>
        </w:tc>
      </w:tr>
      <w:tr w:rsidR="00EB6880" w14:paraId="69B661B8" w14:textId="77777777">
        <w:trPr>
          <w:trHeight w:val="340"/>
          <w:jc w:val="center"/>
        </w:trPr>
        <w:tc>
          <w:tcPr>
            <w:tcW w:w="2689" w:type="dxa"/>
            <w:vAlign w:val="center"/>
          </w:tcPr>
          <w:p w14:paraId="51A4773C"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Analytical department</w:t>
            </w:r>
          </w:p>
        </w:tc>
        <w:tc>
          <w:tcPr>
            <w:tcW w:w="5654" w:type="dxa"/>
            <w:vAlign w:val="center"/>
          </w:tcPr>
          <w:p w14:paraId="2D7F248C"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rPr>
              <w:t>Perform the swab sampling</w:t>
            </w:r>
          </w:p>
          <w:p w14:paraId="01A9C9FB"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rPr>
              <w:t>Analysis and report</w:t>
            </w:r>
            <w:r>
              <w:rPr>
                <w:rFonts w:ascii="Times New Roman" w:eastAsia="仿宋_GB2312" w:hAnsi="Times New Roman"/>
                <w:sz w:val="18"/>
                <w:szCs w:val="18"/>
                <w:lang w:eastAsia="zh-CN"/>
              </w:rPr>
              <w:t xml:space="preserve">ing </w:t>
            </w:r>
            <w:r>
              <w:rPr>
                <w:rFonts w:ascii="Times New Roman" w:eastAsia="仿宋_GB2312" w:hAnsi="Times New Roman"/>
                <w:sz w:val="18"/>
                <w:szCs w:val="18"/>
              </w:rPr>
              <w:t>the analytical results to QA</w:t>
            </w:r>
          </w:p>
        </w:tc>
      </w:tr>
      <w:tr w:rsidR="00EB6880" w14:paraId="74AA2CC2" w14:textId="77777777">
        <w:trPr>
          <w:trHeight w:val="340"/>
          <w:jc w:val="center"/>
        </w:trPr>
        <w:tc>
          <w:tcPr>
            <w:tcW w:w="2689" w:type="dxa"/>
            <w:vAlign w:val="center"/>
          </w:tcPr>
          <w:p w14:paraId="14CFD140" w14:textId="77777777" w:rsidR="00EB6880" w:rsidRDefault="00692187">
            <w:pPr>
              <w:autoSpaceDE w:val="0"/>
              <w:autoSpaceDN w:val="0"/>
              <w:adjustRightInd w:val="0"/>
              <w:rPr>
                <w:rFonts w:ascii="Times New Roman" w:eastAsia="仿宋_GB2312" w:hAnsi="Times New Roman"/>
                <w:sz w:val="18"/>
                <w:szCs w:val="18"/>
                <w:lang w:eastAsia="zh-CN"/>
              </w:rPr>
            </w:pPr>
            <w:r>
              <w:rPr>
                <w:rFonts w:ascii="Times New Roman" w:eastAsia="仿宋_GB2312" w:hAnsi="Times New Roman"/>
                <w:sz w:val="18"/>
                <w:szCs w:val="18"/>
                <w:lang w:eastAsia="zh-CN"/>
              </w:rPr>
              <w:t>Senior</w:t>
            </w:r>
            <w:r>
              <w:rPr>
                <w:rFonts w:ascii="Times New Roman" w:eastAsia="仿宋_GB2312" w:hAnsi="Times New Roman"/>
                <w:sz w:val="18"/>
                <w:szCs w:val="18"/>
              </w:rPr>
              <w:t xml:space="preserve"> </w:t>
            </w:r>
            <w:r>
              <w:rPr>
                <w:rFonts w:ascii="Times New Roman" w:eastAsia="仿宋_GB2312" w:hAnsi="Times New Roman"/>
                <w:sz w:val="18"/>
                <w:szCs w:val="18"/>
                <w:lang w:eastAsia="zh-CN"/>
              </w:rPr>
              <w:t>Director, QC</w:t>
            </w:r>
          </w:p>
        </w:tc>
        <w:tc>
          <w:tcPr>
            <w:tcW w:w="5654" w:type="dxa"/>
            <w:vAlign w:val="center"/>
          </w:tcPr>
          <w:p w14:paraId="039B376E"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A</w:t>
            </w:r>
            <w:r>
              <w:rPr>
                <w:rFonts w:ascii="Times New Roman" w:eastAsia="仿宋_GB2312" w:hAnsi="Times New Roman"/>
                <w:sz w:val="18"/>
                <w:szCs w:val="18"/>
              </w:rPr>
              <w:t>pprove the cleaning validation protocol and report</w:t>
            </w:r>
          </w:p>
        </w:tc>
      </w:tr>
      <w:tr w:rsidR="00EB6880" w14:paraId="2F3825F2" w14:textId="77777777">
        <w:trPr>
          <w:trHeight w:val="340"/>
          <w:jc w:val="center"/>
        </w:trPr>
        <w:tc>
          <w:tcPr>
            <w:tcW w:w="2689" w:type="dxa"/>
            <w:vAlign w:val="center"/>
          </w:tcPr>
          <w:p w14:paraId="3F83F85A" w14:textId="77777777" w:rsidR="00EB6880" w:rsidRDefault="00692187">
            <w:pPr>
              <w:widowControl w:val="0"/>
              <w:autoSpaceDE w:val="0"/>
              <w:autoSpaceDN w:val="0"/>
              <w:adjustRightInd w:val="0"/>
              <w:spacing w:line="276" w:lineRule="auto"/>
              <w:rPr>
                <w:rFonts w:ascii="Times New Roman" w:eastAsia="仿宋_GB2312" w:hAnsi="Times New Roman"/>
                <w:bCs/>
                <w:kern w:val="32"/>
                <w:sz w:val="18"/>
                <w:szCs w:val="18"/>
                <w:lang w:eastAsia="zh-CN"/>
              </w:rPr>
            </w:pPr>
            <w:r>
              <w:rPr>
                <w:rFonts w:ascii="Times New Roman" w:eastAsia="仿宋_GB2312" w:hAnsi="Times New Roman"/>
                <w:bCs/>
                <w:kern w:val="32"/>
                <w:sz w:val="18"/>
                <w:szCs w:val="18"/>
                <w:lang w:eastAsia="zh-CN"/>
              </w:rPr>
              <w:t>Executive</w:t>
            </w:r>
            <w:r>
              <w:rPr>
                <w:rFonts w:ascii="Times New Roman" w:eastAsia="仿宋_GB2312" w:hAnsi="Times New Roman"/>
                <w:sz w:val="18"/>
                <w:szCs w:val="18"/>
                <w:lang w:eastAsia="zh-CN"/>
              </w:rPr>
              <w:t xml:space="preserve"> Director, </w:t>
            </w:r>
            <w:r>
              <w:rPr>
                <w:rFonts w:ascii="Times New Roman" w:eastAsia="仿宋_GB2312" w:hAnsi="Times New Roman"/>
                <w:bCs/>
                <w:kern w:val="32"/>
                <w:sz w:val="18"/>
                <w:szCs w:val="18"/>
                <w:lang w:eastAsia="zh-CN"/>
              </w:rPr>
              <w:t xml:space="preserve">Chemical Macromolecule Division </w:t>
            </w:r>
          </w:p>
        </w:tc>
        <w:tc>
          <w:tcPr>
            <w:tcW w:w="5654" w:type="dxa"/>
            <w:vAlign w:val="center"/>
          </w:tcPr>
          <w:p w14:paraId="44DB617F"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A</w:t>
            </w:r>
            <w:r>
              <w:rPr>
                <w:rFonts w:ascii="Times New Roman" w:eastAsia="仿宋_GB2312" w:hAnsi="Times New Roman"/>
                <w:sz w:val="18"/>
                <w:szCs w:val="18"/>
              </w:rPr>
              <w:t>pprove the cleaning validation protocol and report</w:t>
            </w:r>
          </w:p>
        </w:tc>
      </w:tr>
      <w:tr w:rsidR="00EB6880" w14:paraId="0D404958" w14:textId="77777777">
        <w:trPr>
          <w:trHeight w:val="340"/>
          <w:jc w:val="center"/>
        </w:trPr>
        <w:tc>
          <w:tcPr>
            <w:tcW w:w="2689" w:type="dxa"/>
            <w:vAlign w:val="center"/>
          </w:tcPr>
          <w:p w14:paraId="18148278" w14:textId="77777777" w:rsidR="00EB6880" w:rsidRDefault="00692187">
            <w:pPr>
              <w:widowControl w:val="0"/>
              <w:autoSpaceDE w:val="0"/>
              <w:autoSpaceDN w:val="0"/>
              <w:adjustRightInd w:val="0"/>
              <w:rPr>
                <w:rFonts w:ascii="Times New Roman" w:eastAsia="仿宋_GB2312" w:hAnsi="Times New Roman"/>
                <w:bCs/>
                <w:kern w:val="32"/>
                <w:sz w:val="18"/>
                <w:szCs w:val="18"/>
                <w:lang w:eastAsia="zh-CN"/>
              </w:rPr>
            </w:pPr>
            <w:r>
              <w:rPr>
                <w:rFonts w:ascii="Times New Roman" w:eastAsia="仿宋_GB2312" w:hAnsi="Times New Roman"/>
                <w:bCs/>
                <w:kern w:val="32"/>
                <w:sz w:val="18"/>
                <w:szCs w:val="18"/>
                <w:lang w:eastAsia="zh-CN"/>
              </w:rPr>
              <w:t>VGM, Analysis of CMMD</w:t>
            </w:r>
          </w:p>
        </w:tc>
        <w:tc>
          <w:tcPr>
            <w:tcW w:w="5654" w:type="dxa"/>
            <w:vAlign w:val="center"/>
          </w:tcPr>
          <w:p w14:paraId="65DDE8FE"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A</w:t>
            </w:r>
            <w:r>
              <w:rPr>
                <w:rFonts w:ascii="Times New Roman" w:eastAsia="仿宋_GB2312" w:hAnsi="Times New Roman"/>
                <w:sz w:val="18"/>
                <w:szCs w:val="18"/>
              </w:rPr>
              <w:t>pprove the cleaning validation protocol and report</w:t>
            </w:r>
          </w:p>
        </w:tc>
      </w:tr>
      <w:tr w:rsidR="00EB6880" w14:paraId="67E4FD19" w14:textId="77777777">
        <w:trPr>
          <w:trHeight w:val="340"/>
          <w:jc w:val="center"/>
        </w:trPr>
        <w:tc>
          <w:tcPr>
            <w:tcW w:w="2689" w:type="dxa"/>
            <w:vAlign w:val="center"/>
          </w:tcPr>
          <w:p w14:paraId="764A6C1D" w14:textId="77777777" w:rsidR="00EB6880" w:rsidRDefault="00692187">
            <w:pPr>
              <w:widowControl w:val="0"/>
              <w:autoSpaceDE w:val="0"/>
              <w:autoSpaceDN w:val="0"/>
              <w:adjustRightInd w:val="0"/>
              <w:rPr>
                <w:rFonts w:ascii="Times New Roman" w:eastAsia="仿宋_GB2312" w:hAnsi="Times New Roman"/>
                <w:bCs/>
                <w:kern w:val="32"/>
                <w:sz w:val="18"/>
                <w:szCs w:val="18"/>
                <w:lang w:eastAsia="zh-CN"/>
              </w:rPr>
            </w:pPr>
            <w:r>
              <w:rPr>
                <w:rFonts w:ascii="Times New Roman" w:eastAsia="仿宋_GB2312" w:hAnsi="Times New Roman"/>
                <w:bCs/>
                <w:kern w:val="32"/>
                <w:sz w:val="18"/>
                <w:szCs w:val="18"/>
                <w:lang w:eastAsia="zh-CN"/>
              </w:rPr>
              <w:t>The head of Production management department /</w:t>
            </w:r>
          </w:p>
        </w:tc>
        <w:tc>
          <w:tcPr>
            <w:tcW w:w="5654" w:type="dxa"/>
            <w:vAlign w:val="center"/>
          </w:tcPr>
          <w:p w14:paraId="202288C0"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A</w:t>
            </w:r>
            <w:r>
              <w:rPr>
                <w:rFonts w:ascii="Times New Roman" w:eastAsia="仿宋_GB2312" w:hAnsi="Times New Roman"/>
                <w:sz w:val="18"/>
                <w:szCs w:val="18"/>
              </w:rPr>
              <w:t>pprove the cleaning validation protocol and report</w:t>
            </w:r>
          </w:p>
        </w:tc>
      </w:tr>
      <w:tr w:rsidR="00EB6880" w14:paraId="534D7D29" w14:textId="77777777">
        <w:trPr>
          <w:trHeight w:val="340"/>
          <w:jc w:val="center"/>
        </w:trPr>
        <w:tc>
          <w:tcPr>
            <w:tcW w:w="2689" w:type="dxa"/>
            <w:vAlign w:val="center"/>
          </w:tcPr>
          <w:p w14:paraId="56CE8FA2" w14:textId="77777777" w:rsidR="00EB6880" w:rsidRDefault="00692187">
            <w:pPr>
              <w:jc w:val="both"/>
              <w:rPr>
                <w:rFonts w:ascii="Times New Roman" w:eastAsia="仿宋_GB2312" w:hAnsi="Times New Roman"/>
                <w:sz w:val="18"/>
                <w:szCs w:val="18"/>
              </w:rPr>
            </w:pPr>
            <w:r>
              <w:rPr>
                <w:rFonts w:ascii="Times New Roman" w:eastAsia="仿宋_GB2312" w:hAnsi="Times New Roman"/>
                <w:bCs/>
                <w:kern w:val="32"/>
                <w:sz w:val="18"/>
                <w:szCs w:val="18"/>
                <w:lang w:eastAsia="zh-CN"/>
              </w:rPr>
              <w:t>The head of Quality management department</w:t>
            </w:r>
            <w:r>
              <w:rPr>
                <w:rFonts w:ascii="Times New Roman" w:eastAsia="仿宋_GB2312" w:hAnsi="Times New Roman"/>
                <w:sz w:val="18"/>
                <w:szCs w:val="18"/>
              </w:rPr>
              <w:t xml:space="preserve"> </w:t>
            </w:r>
          </w:p>
        </w:tc>
        <w:tc>
          <w:tcPr>
            <w:tcW w:w="5654" w:type="dxa"/>
            <w:vAlign w:val="center"/>
          </w:tcPr>
          <w:p w14:paraId="4D6914BD"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A</w:t>
            </w:r>
            <w:r>
              <w:rPr>
                <w:rFonts w:ascii="Times New Roman" w:eastAsia="仿宋_GB2312" w:hAnsi="Times New Roman"/>
                <w:sz w:val="18"/>
                <w:szCs w:val="18"/>
              </w:rPr>
              <w:t>pprove the cleaning validation protocol and report</w:t>
            </w:r>
          </w:p>
        </w:tc>
      </w:tr>
    </w:tbl>
    <w:p w14:paraId="5EC77A50" w14:textId="77777777" w:rsidR="00EB6880" w:rsidRDefault="00692187">
      <w:pPr>
        <w:pStyle w:val="af2"/>
        <w:tabs>
          <w:tab w:val="clear" w:pos="8640"/>
        </w:tabs>
        <w:spacing w:beforeLines="50" w:before="120" w:line="360" w:lineRule="auto"/>
        <w:contextualSpacing/>
        <w:jc w:val="both"/>
        <w:rPr>
          <w:rFonts w:ascii="Times New Roman" w:eastAsia="仿宋_GB2312" w:hAnsi="Times New Roman"/>
          <w:sz w:val="21"/>
          <w:szCs w:val="18"/>
          <w:lang w:eastAsia="zh-CN"/>
        </w:rPr>
      </w:pPr>
      <w:bookmarkStart w:id="68" w:name="_Toc292955185"/>
      <w:r>
        <w:rPr>
          <w:rFonts w:ascii="Times New Roman" w:eastAsia="仿宋_GB2312" w:hAnsi="Times New Roman"/>
          <w:sz w:val="21"/>
          <w:szCs w:val="18"/>
          <w:lang w:eastAsia="zh-CN"/>
        </w:rPr>
        <w:t xml:space="preserve">All the employees who participate in this cleaning validation will be trained on this protocol, the corresponding cleaning method and SOPs outlined in section 4 of this protocol. Responsible personnel shall enter his/her name and sign in &lt;Sign in table&gt; (QF06006) and attach this table to the cleaning validation report. </w:t>
      </w:r>
    </w:p>
    <w:p w14:paraId="25AC48E6" w14:textId="77777777" w:rsidR="00EB6880" w:rsidRDefault="00692187">
      <w:pPr>
        <w:pStyle w:val="af5"/>
        <w:numPr>
          <w:ilvl w:val="0"/>
          <w:numId w:val="5"/>
        </w:numPr>
        <w:spacing w:after="240"/>
        <w:jc w:val="left"/>
        <w:rPr>
          <w:rFonts w:ascii="Times New Roman" w:eastAsia="仿宋_GB2312" w:hAnsi="Times New Roman" w:cs="Times New Roman"/>
          <w:i/>
          <w:sz w:val="21"/>
          <w:szCs w:val="18"/>
          <w:lang w:eastAsia="zh-CN"/>
        </w:rPr>
      </w:pPr>
      <w:bookmarkStart w:id="69" w:name="_Toc243680207"/>
      <w:bookmarkEnd w:id="68"/>
      <w:r>
        <w:rPr>
          <w:rFonts w:ascii="Times New Roman" w:eastAsia="仿宋_GB2312" w:hAnsi="Times New Roman" w:cs="Times New Roman"/>
          <w:i/>
          <w:sz w:val="21"/>
          <w:szCs w:val="18"/>
          <w:lang w:eastAsia="zh-CN"/>
        </w:rPr>
        <w:t>Procedure support</w:t>
      </w:r>
      <w:bookmarkEnd w:id="69"/>
      <w:r>
        <w:rPr>
          <w:rFonts w:ascii="Times New Roman" w:eastAsia="仿宋_GB2312" w:hAnsi="Times New Roman" w:cs="Times New Roman"/>
          <w:i/>
          <w:sz w:val="21"/>
          <w:szCs w:val="18"/>
          <w:lang w:eastAsia="zh-CN"/>
        </w:rPr>
        <w:t xml:space="preserve"> </w:t>
      </w:r>
    </w:p>
    <w:p w14:paraId="5D75605E" w14:textId="77777777" w:rsidR="00EB6880" w:rsidRDefault="00692187">
      <w:pPr>
        <w:pStyle w:val="af2"/>
        <w:tabs>
          <w:tab w:val="clear" w:pos="8640"/>
        </w:tabs>
        <w:spacing w:line="360" w:lineRule="auto"/>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 xml:space="preserve">The corresponding SOPs are listed in </w:t>
      </w:r>
      <w:r>
        <w:rPr>
          <w:rFonts w:ascii="Times New Roman" w:eastAsia="仿宋_GB2312" w:hAnsi="Times New Roman"/>
          <w:b/>
          <w:sz w:val="21"/>
          <w:szCs w:val="18"/>
          <w:lang w:eastAsia="zh-CN"/>
        </w:rPr>
        <w:t>Table 4-1</w:t>
      </w:r>
      <w:r>
        <w:rPr>
          <w:rFonts w:ascii="Times New Roman" w:eastAsia="仿宋_GB2312" w:hAnsi="Times New Roman"/>
          <w:sz w:val="21"/>
          <w:szCs w:val="18"/>
          <w:lang w:eastAsia="zh-CN"/>
        </w:rPr>
        <w:t>.</w:t>
      </w:r>
    </w:p>
    <w:p w14:paraId="7AFED48E" w14:textId="77777777" w:rsidR="00EB6880" w:rsidRDefault="00692187">
      <w:pPr>
        <w:tabs>
          <w:tab w:val="left" w:pos="448"/>
          <w:tab w:val="left" w:pos="702"/>
        </w:tabs>
        <w:spacing w:beforeLines="50" w:before="120" w:line="360" w:lineRule="auto"/>
        <w:jc w:val="center"/>
        <w:rPr>
          <w:rFonts w:ascii="Times New Roman" w:eastAsia="仿宋_GB2312" w:hAnsi="Times New Roman"/>
          <w:b/>
          <w:i/>
          <w:sz w:val="21"/>
          <w:szCs w:val="18"/>
          <w:lang w:eastAsia="zh-CN"/>
        </w:rPr>
      </w:pPr>
      <w:r>
        <w:rPr>
          <w:rFonts w:ascii="Times New Roman" w:eastAsia="仿宋_GB2312" w:hAnsi="Times New Roman"/>
          <w:b/>
          <w:i/>
          <w:sz w:val="21"/>
          <w:szCs w:val="18"/>
          <w:lang w:eastAsia="zh-CN"/>
        </w:rPr>
        <w:t>Table 4-1, Corresponding SOP related to the cleaning validation, Equipment Cleaning, sampling and testing</w:t>
      </w:r>
    </w:p>
    <w:tbl>
      <w:tblPr>
        <w:tblW w:w="8359" w:type="dxa"/>
        <w:jc w:val="center"/>
        <w:tblLook w:val="04A0" w:firstRow="1" w:lastRow="0" w:firstColumn="1" w:lastColumn="0" w:noHBand="0" w:noVBand="1"/>
      </w:tblPr>
      <w:tblGrid>
        <w:gridCol w:w="5098"/>
        <w:gridCol w:w="3261"/>
      </w:tblGrid>
      <w:tr w:rsidR="00EB6880" w14:paraId="625DEFC7" w14:textId="77777777">
        <w:trPr>
          <w:trHeight w:val="340"/>
          <w:tblHeader/>
          <w:jc w:val="center"/>
        </w:trPr>
        <w:tc>
          <w:tcPr>
            <w:tcW w:w="509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D2D46B2" w14:textId="77777777" w:rsidR="00EB6880" w:rsidRDefault="00692187">
            <w:pPr>
              <w:pStyle w:val="af2"/>
              <w:tabs>
                <w:tab w:val="clear" w:pos="4320"/>
                <w:tab w:val="clear" w:pos="8640"/>
              </w:tabs>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Title</w:t>
            </w:r>
          </w:p>
        </w:tc>
        <w:tc>
          <w:tcPr>
            <w:tcW w:w="3261"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6CFDDEEC" w14:textId="77777777" w:rsidR="00EB6880" w:rsidRDefault="00692187">
            <w:pPr>
              <w:pStyle w:val="af2"/>
              <w:tabs>
                <w:tab w:val="clear" w:pos="4320"/>
                <w:tab w:val="clear" w:pos="8640"/>
              </w:tabs>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SOP version #/SOP</w:t>
            </w:r>
          </w:p>
        </w:tc>
      </w:tr>
      <w:tr w:rsidR="00EB6880" w14:paraId="19435C87" w14:textId="77777777">
        <w:trPr>
          <w:trHeight w:val="340"/>
          <w:jc w:val="center"/>
        </w:trPr>
        <w:tc>
          <w:tcPr>
            <w:tcW w:w="5098" w:type="dxa"/>
            <w:tcBorders>
              <w:top w:val="single" w:sz="4" w:space="0" w:color="auto"/>
              <w:left w:val="single" w:sz="4" w:space="0" w:color="auto"/>
              <w:bottom w:val="single" w:sz="4" w:space="0" w:color="auto"/>
              <w:right w:val="single" w:sz="4" w:space="0" w:color="auto"/>
            </w:tcBorders>
            <w:vAlign w:val="center"/>
          </w:tcPr>
          <w:p w14:paraId="48C4A2CC" w14:textId="77777777" w:rsidR="00EB6880" w:rsidRDefault="00692187">
            <w:pPr>
              <w:rPr>
                <w:rFonts w:ascii="Times New Roman" w:eastAsia="仿宋_GB2312" w:hAnsi="Times New Roman"/>
                <w:sz w:val="18"/>
                <w:szCs w:val="18"/>
                <w:lang w:eastAsia="zh-CN"/>
              </w:rPr>
            </w:pPr>
            <w:r>
              <w:rPr>
                <w:rFonts w:ascii="Times New Roman" w:eastAsia="仿宋_GB2312" w:hAnsi="Times New Roman"/>
                <w:sz w:val="18"/>
                <w:szCs w:val="18"/>
                <w:lang w:eastAsia="zh-CN"/>
              </w:rPr>
              <w:t>Cleaning Validation Master Plan</w:t>
            </w:r>
          </w:p>
        </w:tc>
        <w:tc>
          <w:tcPr>
            <w:tcW w:w="3261" w:type="dxa"/>
            <w:tcBorders>
              <w:top w:val="single" w:sz="4" w:space="0" w:color="auto"/>
              <w:left w:val="nil"/>
              <w:bottom w:val="single" w:sz="4" w:space="0" w:color="auto"/>
              <w:right w:val="single" w:sz="4" w:space="0" w:color="auto"/>
            </w:tcBorders>
            <w:noWrap/>
            <w:vAlign w:val="center"/>
          </w:tcPr>
          <w:p w14:paraId="3AA64F77"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CVMP-01 (current version)</w:t>
            </w:r>
          </w:p>
        </w:tc>
      </w:tr>
      <w:tr w:rsidR="00EB6880" w14:paraId="31E306F3" w14:textId="77777777">
        <w:trPr>
          <w:trHeight w:val="340"/>
          <w:jc w:val="center"/>
        </w:trPr>
        <w:tc>
          <w:tcPr>
            <w:tcW w:w="5098" w:type="dxa"/>
            <w:tcBorders>
              <w:top w:val="single" w:sz="4" w:space="0" w:color="auto"/>
              <w:left w:val="single" w:sz="4" w:space="0" w:color="auto"/>
              <w:bottom w:val="single" w:sz="4" w:space="0" w:color="auto"/>
              <w:right w:val="single" w:sz="4" w:space="0" w:color="auto"/>
            </w:tcBorders>
            <w:vAlign w:val="center"/>
          </w:tcPr>
          <w:p w14:paraId="484167C8" w14:textId="77777777" w:rsidR="00EB6880" w:rsidRDefault="00692187">
            <w:pPr>
              <w:rPr>
                <w:rFonts w:ascii="Times New Roman" w:eastAsia="仿宋_GB2312" w:hAnsi="Times New Roman"/>
                <w:sz w:val="18"/>
                <w:szCs w:val="18"/>
                <w:lang w:eastAsia="zh-CN"/>
              </w:rPr>
            </w:pPr>
            <w:r>
              <w:rPr>
                <w:rFonts w:ascii="Times New Roman" w:eastAsia="仿宋_GB2312" w:hAnsi="Times New Roman"/>
                <w:sz w:val="18"/>
                <w:szCs w:val="18"/>
              </w:rPr>
              <w:t>E</w:t>
            </w:r>
            <w:r>
              <w:rPr>
                <w:rFonts w:ascii="Times New Roman" w:eastAsia="仿宋_GB2312" w:hAnsi="Times New Roman"/>
                <w:sz w:val="18"/>
                <w:szCs w:val="18"/>
                <w:lang w:eastAsia="zh-CN"/>
              </w:rPr>
              <w:t>quipment</w:t>
            </w:r>
            <w:r>
              <w:rPr>
                <w:rFonts w:ascii="Times New Roman" w:eastAsia="仿宋_GB2312" w:hAnsi="Times New Roman"/>
                <w:sz w:val="18"/>
                <w:szCs w:val="18"/>
              </w:rPr>
              <w:t xml:space="preserve"> </w:t>
            </w:r>
            <w:r>
              <w:rPr>
                <w:rFonts w:ascii="Times New Roman" w:eastAsia="仿宋_GB2312" w:hAnsi="Times New Roman"/>
                <w:sz w:val="18"/>
                <w:szCs w:val="18"/>
                <w:lang w:eastAsia="zh-CN"/>
              </w:rPr>
              <w:t>cleaning</w:t>
            </w:r>
            <w:r>
              <w:rPr>
                <w:rFonts w:ascii="Times New Roman" w:eastAsia="仿宋_GB2312" w:hAnsi="Times New Roman"/>
                <w:sz w:val="18"/>
                <w:szCs w:val="18"/>
              </w:rPr>
              <w:t xml:space="preserve"> </w:t>
            </w:r>
            <w:r>
              <w:rPr>
                <w:rFonts w:ascii="Times New Roman" w:eastAsia="仿宋_GB2312" w:hAnsi="Times New Roman"/>
                <w:sz w:val="18"/>
                <w:szCs w:val="18"/>
                <w:lang w:eastAsia="zh-CN"/>
              </w:rPr>
              <w:t>management</w:t>
            </w:r>
            <w:r>
              <w:rPr>
                <w:rFonts w:ascii="Times New Roman" w:eastAsia="仿宋_GB2312" w:hAnsi="Times New Roman"/>
                <w:sz w:val="18"/>
                <w:szCs w:val="18"/>
              </w:rPr>
              <w:t xml:space="preserve"> </w:t>
            </w:r>
            <w:r>
              <w:rPr>
                <w:rFonts w:ascii="Times New Roman" w:eastAsia="仿宋_GB2312" w:hAnsi="Times New Roman"/>
                <w:sz w:val="18"/>
                <w:szCs w:val="18"/>
                <w:lang w:eastAsia="zh-CN"/>
              </w:rPr>
              <w:t>procedure</w:t>
            </w:r>
            <w:r>
              <w:rPr>
                <w:rFonts w:ascii="Times New Roman" w:eastAsia="仿宋_GB2312" w:hAnsi="Times New Roman"/>
                <w:sz w:val="18"/>
                <w:szCs w:val="18"/>
              </w:rPr>
              <w:t xml:space="preserve"> </w:t>
            </w:r>
            <w:r>
              <w:rPr>
                <w:rFonts w:ascii="Times New Roman" w:eastAsia="仿宋_GB2312" w:hAnsi="Times New Roman"/>
                <w:sz w:val="18"/>
                <w:szCs w:val="18"/>
                <w:lang w:eastAsia="zh-CN"/>
              </w:rPr>
              <w:t>for</w:t>
            </w:r>
            <w:r>
              <w:rPr>
                <w:rFonts w:ascii="Times New Roman" w:eastAsia="仿宋_GB2312" w:hAnsi="Times New Roman"/>
                <w:sz w:val="18"/>
                <w:szCs w:val="18"/>
              </w:rPr>
              <w:t xml:space="preserve"> GMP </w:t>
            </w:r>
            <w:r>
              <w:rPr>
                <w:rFonts w:ascii="Times New Roman" w:eastAsia="仿宋_GB2312" w:hAnsi="Times New Roman"/>
                <w:sz w:val="18"/>
                <w:szCs w:val="18"/>
                <w:lang w:eastAsia="zh-CN"/>
              </w:rPr>
              <w:t>production</w:t>
            </w:r>
          </w:p>
        </w:tc>
        <w:tc>
          <w:tcPr>
            <w:tcW w:w="3261" w:type="dxa"/>
            <w:tcBorders>
              <w:top w:val="single" w:sz="4" w:space="0" w:color="auto"/>
              <w:left w:val="nil"/>
              <w:bottom w:val="single" w:sz="4" w:space="0" w:color="auto"/>
              <w:right w:val="single" w:sz="4" w:space="0" w:color="auto"/>
            </w:tcBorders>
            <w:vAlign w:val="center"/>
          </w:tcPr>
          <w:p w14:paraId="10373B1A"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DS-GMP-003 (current version)</w:t>
            </w:r>
          </w:p>
        </w:tc>
      </w:tr>
      <w:tr w:rsidR="00EB6880" w14:paraId="1A70B093" w14:textId="77777777">
        <w:trPr>
          <w:trHeight w:val="340"/>
          <w:jc w:val="center"/>
        </w:trPr>
        <w:tc>
          <w:tcPr>
            <w:tcW w:w="5098" w:type="dxa"/>
            <w:tcBorders>
              <w:top w:val="single" w:sz="4" w:space="0" w:color="auto"/>
              <w:left w:val="single" w:sz="4" w:space="0" w:color="auto"/>
              <w:bottom w:val="single" w:sz="4" w:space="0" w:color="auto"/>
              <w:right w:val="single" w:sz="4" w:space="0" w:color="auto"/>
            </w:tcBorders>
            <w:vAlign w:val="center"/>
          </w:tcPr>
          <w:p w14:paraId="6D8E5C16" w14:textId="77777777" w:rsidR="00EB6880" w:rsidRDefault="00692187">
            <w:pPr>
              <w:rPr>
                <w:rFonts w:ascii="Times New Roman" w:eastAsia="仿宋_GB2312" w:hAnsi="Times New Roman"/>
                <w:sz w:val="18"/>
                <w:szCs w:val="18"/>
                <w:lang w:eastAsia="zh-CN"/>
              </w:rPr>
            </w:pPr>
            <w:r>
              <w:rPr>
                <w:rFonts w:ascii="Times New Roman" w:eastAsia="仿宋_GB2312" w:hAnsi="Times New Roman"/>
                <w:sz w:val="18"/>
                <w:szCs w:val="18"/>
              </w:rPr>
              <w:t>Cleaning Validation</w:t>
            </w:r>
          </w:p>
        </w:tc>
        <w:tc>
          <w:tcPr>
            <w:tcW w:w="3261" w:type="dxa"/>
            <w:tcBorders>
              <w:top w:val="single" w:sz="4" w:space="0" w:color="auto"/>
              <w:left w:val="nil"/>
              <w:bottom w:val="single" w:sz="4" w:space="0" w:color="auto"/>
              <w:right w:val="single" w:sz="4" w:space="0" w:color="auto"/>
            </w:tcBorders>
            <w:vAlign w:val="center"/>
          </w:tcPr>
          <w:p w14:paraId="096FA099"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DS-GMP-043 (current version/)</w:t>
            </w:r>
          </w:p>
        </w:tc>
      </w:tr>
      <w:tr w:rsidR="00EB6880" w14:paraId="6EFCCC5B" w14:textId="77777777">
        <w:trPr>
          <w:trHeight w:val="340"/>
          <w:jc w:val="center"/>
        </w:trPr>
        <w:tc>
          <w:tcPr>
            <w:tcW w:w="5098" w:type="dxa"/>
            <w:tcBorders>
              <w:top w:val="single" w:sz="4" w:space="0" w:color="auto"/>
              <w:left w:val="single" w:sz="4" w:space="0" w:color="auto"/>
              <w:bottom w:val="single" w:sz="4" w:space="0" w:color="auto"/>
              <w:right w:val="single" w:sz="4" w:space="0" w:color="auto"/>
            </w:tcBorders>
            <w:vAlign w:val="center"/>
          </w:tcPr>
          <w:p w14:paraId="7032CA92" w14:textId="77777777" w:rsidR="00EB6880" w:rsidRDefault="00692187">
            <w:pPr>
              <w:rPr>
                <w:rFonts w:ascii="Times New Roman" w:eastAsia="仿宋_GB2312" w:hAnsi="Times New Roman"/>
                <w:sz w:val="18"/>
                <w:szCs w:val="18"/>
                <w:lang w:eastAsia="zh-CN"/>
              </w:rPr>
            </w:pPr>
            <w:r>
              <w:rPr>
                <w:rFonts w:ascii="Times New Roman" w:eastAsia="仿宋_GB2312" w:hAnsi="Times New Roman"/>
                <w:sz w:val="18"/>
                <w:szCs w:val="18"/>
                <w:lang w:eastAsia="zh-CN"/>
              </w:rPr>
              <w:t>OOS Result Investigation</w:t>
            </w:r>
          </w:p>
        </w:tc>
        <w:tc>
          <w:tcPr>
            <w:tcW w:w="3261" w:type="dxa"/>
            <w:tcBorders>
              <w:top w:val="single" w:sz="4" w:space="0" w:color="auto"/>
              <w:left w:val="nil"/>
              <w:bottom w:val="single" w:sz="4" w:space="0" w:color="auto"/>
              <w:right w:val="single" w:sz="4" w:space="0" w:color="auto"/>
            </w:tcBorders>
            <w:noWrap/>
            <w:vAlign w:val="center"/>
          </w:tcPr>
          <w:p w14:paraId="679234B4"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QA-015 (current version/)</w:t>
            </w:r>
          </w:p>
        </w:tc>
      </w:tr>
      <w:tr w:rsidR="00EB6880" w14:paraId="5BF44102" w14:textId="77777777">
        <w:trPr>
          <w:trHeight w:val="340"/>
          <w:jc w:val="center"/>
        </w:trPr>
        <w:tc>
          <w:tcPr>
            <w:tcW w:w="5098" w:type="dxa"/>
            <w:tcBorders>
              <w:top w:val="single" w:sz="4" w:space="0" w:color="auto"/>
              <w:left w:val="single" w:sz="4" w:space="0" w:color="auto"/>
              <w:bottom w:val="single" w:sz="4" w:space="0" w:color="auto"/>
              <w:right w:val="single" w:sz="4" w:space="0" w:color="auto"/>
            </w:tcBorders>
            <w:vAlign w:val="center"/>
          </w:tcPr>
          <w:p w14:paraId="7338BFA2" w14:textId="77777777" w:rsidR="00EB6880" w:rsidRDefault="00692187">
            <w:pPr>
              <w:rPr>
                <w:rFonts w:ascii="Times New Roman" w:eastAsia="仿宋_GB2312" w:hAnsi="Times New Roman"/>
                <w:sz w:val="18"/>
                <w:szCs w:val="18"/>
                <w:lang w:eastAsia="zh-CN"/>
              </w:rPr>
            </w:pPr>
            <w:r>
              <w:rPr>
                <w:rFonts w:ascii="Times New Roman" w:eastAsia="仿宋_GB2312" w:hAnsi="Times New Roman"/>
                <w:sz w:val="18"/>
                <w:szCs w:val="18"/>
                <w:lang w:eastAsia="zh-CN"/>
              </w:rPr>
              <w:t>ATR result investigation</w:t>
            </w:r>
          </w:p>
        </w:tc>
        <w:tc>
          <w:tcPr>
            <w:tcW w:w="3261" w:type="dxa"/>
            <w:tcBorders>
              <w:top w:val="single" w:sz="4" w:space="0" w:color="auto"/>
              <w:left w:val="nil"/>
              <w:bottom w:val="single" w:sz="4" w:space="0" w:color="auto"/>
              <w:right w:val="single" w:sz="4" w:space="0" w:color="auto"/>
            </w:tcBorders>
            <w:noWrap/>
            <w:vAlign w:val="center"/>
          </w:tcPr>
          <w:p w14:paraId="631C9E5D"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QA-032 (current version)</w:t>
            </w:r>
          </w:p>
        </w:tc>
      </w:tr>
      <w:tr w:rsidR="00EB6880" w14:paraId="252FD8C5" w14:textId="77777777">
        <w:trPr>
          <w:trHeight w:val="340"/>
          <w:jc w:val="center"/>
        </w:trPr>
        <w:tc>
          <w:tcPr>
            <w:tcW w:w="5098" w:type="dxa"/>
            <w:tcBorders>
              <w:top w:val="single" w:sz="4" w:space="0" w:color="auto"/>
              <w:left w:val="single" w:sz="4" w:space="0" w:color="auto"/>
              <w:bottom w:val="single" w:sz="4" w:space="0" w:color="auto"/>
              <w:right w:val="single" w:sz="4" w:space="0" w:color="auto"/>
            </w:tcBorders>
            <w:vAlign w:val="center"/>
          </w:tcPr>
          <w:p w14:paraId="446EC0CB" w14:textId="77777777" w:rsidR="00EB6880" w:rsidRDefault="00692187">
            <w:pPr>
              <w:rPr>
                <w:rFonts w:ascii="Times New Roman" w:eastAsia="仿宋_GB2312" w:hAnsi="Times New Roman"/>
                <w:sz w:val="18"/>
                <w:szCs w:val="18"/>
              </w:rPr>
            </w:pPr>
            <w:r>
              <w:rPr>
                <w:rFonts w:ascii="Times New Roman" w:eastAsia="仿宋_GB2312" w:hAnsi="Times New Roman"/>
                <w:sz w:val="18"/>
                <w:szCs w:val="18"/>
              </w:rPr>
              <w:t>Sampling and Testing Procedure for cleaning verification</w:t>
            </w:r>
          </w:p>
        </w:tc>
        <w:tc>
          <w:tcPr>
            <w:tcW w:w="3261" w:type="dxa"/>
            <w:tcBorders>
              <w:top w:val="single" w:sz="4" w:space="0" w:color="auto"/>
              <w:left w:val="nil"/>
              <w:bottom w:val="single" w:sz="4" w:space="0" w:color="auto"/>
              <w:right w:val="single" w:sz="4" w:space="0" w:color="auto"/>
            </w:tcBorders>
            <w:vAlign w:val="center"/>
          </w:tcPr>
          <w:p w14:paraId="67E70821"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AC-053 (current version/)</w:t>
            </w:r>
          </w:p>
        </w:tc>
      </w:tr>
      <w:tr w:rsidR="00EB6880" w14:paraId="564BD2B4" w14:textId="77777777">
        <w:trPr>
          <w:trHeight w:val="340"/>
          <w:jc w:val="center"/>
        </w:trPr>
        <w:tc>
          <w:tcPr>
            <w:tcW w:w="5098" w:type="dxa"/>
            <w:tcBorders>
              <w:top w:val="single" w:sz="4" w:space="0" w:color="auto"/>
              <w:left w:val="single" w:sz="4" w:space="0" w:color="auto"/>
              <w:bottom w:val="single" w:sz="4" w:space="0" w:color="auto"/>
              <w:right w:val="single" w:sz="4" w:space="0" w:color="auto"/>
            </w:tcBorders>
            <w:vAlign w:val="center"/>
          </w:tcPr>
          <w:p w14:paraId="379BBDEE" w14:textId="77777777" w:rsidR="00EB6880" w:rsidRDefault="00692187">
            <w:pPr>
              <w:rPr>
                <w:rFonts w:ascii="Times New Roman" w:eastAsia="仿宋_GB2312" w:hAnsi="Times New Roman"/>
                <w:sz w:val="18"/>
                <w:szCs w:val="18"/>
                <w:lang w:eastAsia="zh-CN"/>
              </w:rPr>
            </w:pPr>
            <w:r>
              <w:rPr>
                <w:rFonts w:ascii="Times New Roman" w:eastAsia="仿宋_GB2312" w:hAnsi="Times New Roman"/>
                <w:sz w:val="18"/>
                <w:szCs w:val="18"/>
                <w:lang w:eastAsia="zh-CN"/>
              </w:rPr>
              <w:t>Production Equipment Cleaning manual</w:t>
            </w:r>
          </w:p>
        </w:tc>
        <w:tc>
          <w:tcPr>
            <w:tcW w:w="3261" w:type="dxa"/>
            <w:tcBorders>
              <w:top w:val="single" w:sz="4" w:space="0" w:color="auto"/>
              <w:left w:val="nil"/>
              <w:bottom w:val="single" w:sz="4" w:space="0" w:color="auto"/>
              <w:right w:val="single" w:sz="4" w:space="0" w:color="auto"/>
            </w:tcBorders>
            <w:noWrap/>
            <w:vAlign w:val="center"/>
          </w:tcPr>
          <w:p w14:paraId="6CD22E6C"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QM03024 (current version)</w:t>
            </w:r>
          </w:p>
        </w:tc>
      </w:tr>
      <w:tr w:rsidR="00EB6880" w14:paraId="61F84DFC" w14:textId="77777777">
        <w:trPr>
          <w:trHeight w:val="340"/>
          <w:jc w:val="center"/>
        </w:trPr>
        <w:tc>
          <w:tcPr>
            <w:tcW w:w="5098" w:type="dxa"/>
            <w:tcBorders>
              <w:top w:val="single" w:sz="4" w:space="0" w:color="auto"/>
              <w:left w:val="single" w:sz="4" w:space="0" w:color="auto"/>
              <w:bottom w:val="single" w:sz="4" w:space="0" w:color="auto"/>
              <w:right w:val="single" w:sz="4" w:space="0" w:color="auto"/>
            </w:tcBorders>
            <w:vAlign w:val="center"/>
          </w:tcPr>
          <w:p w14:paraId="35DF2BC4" w14:textId="77777777" w:rsidR="00EB6880" w:rsidRDefault="00692187">
            <w:pPr>
              <w:rPr>
                <w:rFonts w:ascii="Times New Roman" w:eastAsia="仿宋_GB2312" w:hAnsi="Times New Roman"/>
                <w:sz w:val="18"/>
                <w:szCs w:val="18"/>
                <w:lang w:eastAsia="zh-CN"/>
              </w:rPr>
            </w:pPr>
            <w:r>
              <w:rPr>
                <w:rFonts w:ascii="Times New Roman" w:eastAsia="仿宋_GB2312" w:hAnsi="Times New Roman"/>
                <w:sz w:val="18"/>
                <w:szCs w:val="18"/>
                <w:lang w:eastAsia="zh-CN"/>
              </w:rPr>
              <w:t>Minimum lot size, rinse volume, reflux volume and internal surface area of equipment</w:t>
            </w:r>
            <w:del w:id="70" w:author="Lu Li0762" w:date="2026-10-26T14:18:00Z">
              <w:r>
                <w:rPr>
                  <w:rFonts w:ascii="Times New Roman" w:eastAsia="仿宋_GB2312" w:hAnsi="Times New Roman"/>
                  <w:sz w:val="18"/>
                  <w:szCs w:val="18"/>
                  <w:lang w:eastAsia="zh-CN"/>
                </w:rPr>
                <w:delText>/</w:delText>
              </w:r>
            </w:del>
          </w:p>
        </w:tc>
        <w:tc>
          <w:tcPr>
            <w:tcW w:w="3261" w:type="dxa"/>
            <w:tcBorders>
              <w:top w:val="single" w:sz="4" w:space="0" w:color="auto"/>
              <w:left w:val="nil"/>
              <w:bottom w:val="single" w:sz="4" w:space="0" w:color="auto"/>
              <w:right w:val="single" w:sz="4" w:space="0" w:color="auto"/>
            </w:tcBorders>
            <w:noWrap/>
            <w:vAlign w:val="center"/>
          </w:tcPr>
          <w:p w14:paraId="4D9ED904"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QM05004 (current version)</w:t>
            </w:r>
          </w:p>
        </w:tc>
      </w:tr>
      <w:tr w:rsidR="00EB6880" w14:paraId="4CFA0C7A" w14:textId="77777777">
        <w:trPr>
          <w:trHeight w:val="340"/>
          <w:jc w:val="center"/>
        </w:trPr>
        <w:tc>
          <w:tcPr>
            <w:tcW w:w="5098" w:type="dxa"/>
            <w:tcBorders>
              <w:top w:val="single" w:sz="4" w:space="0" w:color="auto"/>
              <w:left w:val="single" w:sz="4" w:space="0" w:color="auto"/>
              <w:bottom w:val="single" w:sz="4" w:space="0" w:color="auto"/>
              <w:right w:val="single" w:sz="4" w:space="0" w:color="auto"/>
            </w:tcBorders>
            <w:vAlign w:val="center"/>
          </w:tcPr>
          <w:p w14:paraId="0DD4AD18" w14:textId="77777777" w:rsidR="00EB6880" w:rsidRDefault="00692187">
            <w:pPr>
              <w:rPr>
                <w:rFonts w:ascii="Times New Roman" w:eastAsia="仿宋_GB2312" w:hAnsi="Times New Roman"/>
                <w:sz w:val="18"/>
                <w:szCs w:val="18"/>
                <w:lang w:eastAsia="zh-CN"/>
              </w:rPr>
            </w:pPr>
            <w:r>
              <w:rPr>
                <w:rFonts w:ascii="Times New Roman" w:eastAsia="仿宋_GB2312" w:hAnsi="Times New Roman"/>
                <w:sz w:val="18"/>
                <w:szCs w:val="18"/>
                <w:lang w:eastAsia="zh-CN"/>
              </w:rPr>
              <w:t>Equipment to be swab-tested and the sampling point diagram</w:t>
            </w:r>
          </w:p>
        </w:tc>
        <w:tc>
          <w:tcPr>
            <w:tcW w:w="3261" w:type="dxa"/>
            <w:tcBorders>
              <w:top w:val="single" w:sz="4" w:space="0" w:color="auto"/>
              <w:left w:val="nil"/>
              <w:bottom w:val="single" w:sz="4" w:space="0" w:color="auto"/>
              <w:right w:val="single" w:sz="4" w:space="0" w:color="auto"/>
            </w:tcBorders>
            <w:noWrap/>
            <w:vAlign w:val="center"/>
          </w:tcPr>
          <w:p w14:paraId="33011E74"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QM04005 (current version)</w:t>
            </w:r>
          </w:p>
        </w:tc>
      </w:tr>
    </w:tbl>
    <w:p w14:paraId="2FBD70F9" w14:textId="77777777" w:rsidR="00EB6880" w:rsidRDefault="00692187">
      <w:pPr>
        <w:pStyle w:val="af5"/>
        <w:numPr>
          <w:ilvl w:val="0"/>
          <w:numId w:val="5"/>
        </w:numPr>
        <w:snapToGrid w:val="0"/>
        <w:spacing w:after="240"/>
        <w:jc w:val="left"/>
        <w:rPr>
          <w:rFonts w:ascii="Times New Roman" w:eastAsia="仿宋_GB2312" w:hAnsi="Times New Roman" w:cs="Times New Roman"/>
          <w:i/>
          <w:sz w:val="21"/>
          <w:szCs w:val="20"/>
          <w:lang w:eastAsia="zh-CN"/>
        </w:rPr>
      </w:pPr>
      <w:bookmarkStart w:id="71" w:name="_Toc243680208"/>
      <w:r>
        <w:rPr>
          <w:rFonts w:ascii="Times New Roman" w:eastAsia="仿宋_GB2312" w:hAnsi="Times New Roman" w:cs="Times New Roman"/>
          <w:i/>
          <w:sz w:val="21"/>
          <w:szCs w:val="20"/>
          <w:lang w:eastAsia="zh-CN"/>
        </w:rPr>
        <w:t>Cleaning Validation Strategy</w:t>
      </w:r>
      <w:bookmarkEnd w:id="71"/>
      <w:r>
        <w:rPr>
          <w:rFonts w:ascii="Times New Roman" w:eastAsia="仿宋_GB2312" w:hAnsi="Times New Roman" w:cs="Times New Roman"/>
          <w:i/>
          <w:sz w:val="21"/>
          <w:szCs w:val="20"/>
          <w:lang w:eastAsia="zh-CN"/>
        </w:rPr>
        <w:t xml:space="preserve"> </w:t>
      </w:r>
    </w:p>
    <w:p w14:paraId="11A3D355" w14:textId="77777777" w:rsidR="00EB6880" w:rsidRDefault="00692187">
      <w:pPr>
        <w:pStyle w:val="af2"/>
        <w:tabs>
          <w:tab w:val="clear" w:pos="8640"/>
        </w:tabs>
        <w:spacing w:beforeLines="50" w:before="120" w:afterLines="50" w:after="120" w:line="360" w:lineRule="auto"/>
        <w:jc w:val="both"/>
        <w:rPr>
          <w:rFonts w:ascii="Times New Roman" w:eastAsia="仿宋_GB2312" w:hAnsi="Times New Roman" w:cs="Arial"/>
          <w:color w:val="0000FF"/>
          <w:sz w:val="21"/>
          <w:szCs w:val="18"/>
          <w:lang w:eastAsia="zh-CN"/>
        </w:rPr>
      </w:pPr>
      <w:r>
        <w:rPr>
          <w:rFonts w:ascii="Times New Roman" w:eastAsia="仿宋_GB2312" w:hAnsi="Times New Roman" w:cs="Arial"/>
          <w:color w:val="0000FF"/>
          <w:sz w:val="21"/>
          <w:szCs w:val="18"/>
          <w:lang w:eastAsia="zh-CN"/>
        </w:rPr>
        <w:lastRenderedPageBreak/>
        <w:t>A</w:t>
      </w:r>
      <w:r>
        <w:rPr>
          <w:rFonts w:ascii="Times New Roman" w:eastAsia="仿宋_GB2312" w:hAnsi="Times New Roman" w:cs="Arial" w:hint="eastAsia"/>
          <w:color w:val="0000FF"/>
          <w:sz w:val="21"/>
          <w:szCs w:val="18"/>
          <w:lang w:eastAsia="zh-CN"/>
        </w:rPr>
        <w:t>cc</w:t>
      </w:r>
      <w:r>
        <w:rPr>
          <w:rFonts w:ascii="Times New Roman" w:eastAsia="仿宋_GB2312" w:hAnsi="Times New Roman" w:cs="Arial"/>
          <w:color w:val="0000FF"/>
          <w:sz w:val="21"/>
          <w:szCs w:val="18"/>
          <w:lang w:eastAsia="zh-CN"/>
        </w:rPr>
        <w:t>ording to Asymchem’s SOP &lt;Cleaning Validation&gt; DS-GMP-043 (</w:t>
      </w:r>
      <w:r>
        <w:rPr>
          <w:rFonts w:ascii="Times New Roman" w:eastAsia="仿宋_GB2312" w:hAnsi="Times New Roman" w:cs="Arial" w:hint="eastAsia"/>
          <w:color w:val="0000FF"/>
          <w:sz w:val="21"/>
          <w:szCs w:val="18"/>
          <w:lang w:eastAsia="zh-CN"/>
        </w:rPr>
        <w:t>curr</w:t>
      </w:r>
      <w:r>
        <w:rPr>
          <w:rFonts w:ascii="Times New Roman" w:eastAsia="仿宋_GB2312" w:hAnsi="Times New Roman" w:cs="Arial"/>
          <w:color w:val="0000FF"/>
          <w:sz w:val="21"/>
          <w:szCs w:val="18"/>
          <w:lang w:eastAsia="zh-CN"/>
        </w:rPr>
        <w:t xml:space="preserve">ent version), the life </w:t>
      </w:r>
      <w:commentRangeStart w:id="72"/>
      <w:r>
        <w:rPr>
          <w:rFonts w:ascii="Times New Roman" w:eastAsia="仿宋_GB2312" w:hAnsi="Times New Roman" w:cs="Arial"/>
          <w:color w:val="0000FF"/>
          <w:sz w:val="21"/>
          <w:szCs w:val="18"/>
          <w:lang w:eastAsia="zh-CN"/>
        </w:rPr>
        <w:t>cycle</w:t>
      </w:r>
      <w:commentRangeEnd w:id="72"/>
      <w:r w:rsidR="00DF4DED">
        <w:rPr>
          <w:rStyle w:val="aff0"/>
        </w:rPr>
        <w:commentReference w:id="72"/>
      </w:r>
      <w:r>
        <w:rPr>
          <w:rFonts w:ascii="Times New Roman" w:eastAsia="仿宋_GB2312" w:hAnsi="Times New Roman" w:cs="Arial"/>
          <w:color w:val="0000FF"/>
          <w:sz w:val="21"/>
          <w:szCs w:val="18"/>
          <w:lang w:eastAsia="zh-CN"/>
        </w:rPr>
        <w:t xml:space="preserve"> of cleaning validation includes three stages:</w:t>
      </w:r>
    </w:p>
    <w:p w14:paraId="54EF134F" w14:textId="77777777" w:rsidR="00EB6880" w:rsidRDefault="00692187">
      <w:pPr>
        <w:pStyle w:val="af2"/>
        <w:numPr>
          <w:ilvl w:val="0"/>
          <w:numId w:val="6"/>
        </w:numPr>
        <w:tabs>
          <w:tab w:val="clear" w:pos="8640"/>
        </w:tabs>
        <w:spacing w:beforeLines="50" w:before="120" w:afterLines="50" w:after="120" w:line="360" w:lineRule="auto"/>
        <w:jc w:val="both"/>
        <w:rPr>
          <w:rFonts w:ascii="Times New Roman" w:eastAsia="仿宋_GB2312" w:hAnsi="Times New Roman" w:cs="Arial"/>
          <w:color w:val="0000FF"/>
          <w:sz w:val="21"/>
          <w:szCs w:val="18"/>
          <w:lang w:eastAsia="zh-CN"/>
        </w:rPr>
      </w:pPr>
      <w:r>
        <w:rPr>
          <w:rFonts w:ascii="Times New Roman" w:eastAsia="仿宋_GB2312" w:hAnsi="Times New Roman" w:cs="Arial"/>
          <w:color w:val="0000FF"/>
          <w:sz w:val="21"/>
          <w:szCs w:val="18"/>
          <w:lang w:eastAsia="zh-CN"/>
        </w:rPr>
        <w:t>Stage 1: Cleaning process design and development, according to the pharmacology, toxicology, solubility and other information obtained in the process of product development, cleaning process is designed, transferred, scaled-up, and then determined. The detail information for Cleaning process design and development refer to separate documentation TR-1400200310 &lt; LSN4182924 (ASYM-140020) Step 1 Cleaning Process Design and Development Report&gt;.</w:t>
      </w:r>
    </w:p>
    <w:p w14:paraId="1AFFDD81" w14:textId="77777777" w:rsidR="00EB6880" w:rsidRDefault="00692187">
      <w:pPr>
        <w:pStyle w:val="af2"/>
        <w:numPr>
          <w:ilvl w:val="0"/>
          <w:numId w:val="6"/>
        </w:numPr>
        <w:tabs>
          <w:tab w:val="clear" w:pos="8640"/>
        </w:tabs>
        <w:spacing w:beforeLines="50" w:before="120" w:afterLines="50" w:after="120" w:line="360" w:lineRule="auto"/>
        <w:jc w:val="both"/>
        <w:rPr>
          <w:rFonts w:ascii="Times New Roman" w:eastAsia="仿宋_GB2312" w:hAnsi="Times New Roman" w:cs="Arial"/>
          <w:color w:val="0000FF"/>
          <w:sz w:val="21"/>
          <w:szCs w:val="18"/>
          <w:lang w:eastAsia="zh-CN"/>
        </w:rPr>
      </w:pPr>
      <w:r>
        <w:rPr>
          <w:rFonts w:ascii="Times New Roman" w:eastAsia="仿宋_GB2312" w:hAnsi="Times New Roman" w:cs="Arial"/>
          <w:color w:val="0000FF"/>
          <w:sz w:val="21"/>
          <w:szCs w:val="18"/>
          <w:lang w:eastAsia="zh-CN"/>
        </w:rPr>
        <w:t>Stage 2: Cleaning process validation to ensure that the cleaning process developed and designed can repeatedly produce the desired results. This document Cleaning Validation Protocol CVP-1400200301.01 is intended to demonstrate that the approved cleaning procedures consistently remove process residues from product-contact equipment used in the manufacture of ASYM-141366 Step 1 and maintain equipment in a state suitable for subsequent manufacture.</w:t>
      </w:r>
    </w:p>
    <w:p w14:paraId="64E16F02" w14:textId="77777777" w:rsidR="00EB6880" w:rsidRDefault="00692187">
      <w:pPr>
        <w:pStyle w:val="af2"/>
        <w:numPr>
          <w:ilvl w:val="0"/>
          <w:numId w:val="6"/>
        </w:numPr>
        <w:tabs>
          <w:tab w:val="clear" w:pos="8640"/>
        </w:tabs>
        <w:spacing w:beforeLines="50" w:before="120" w:afterLines="50" w:after="120" w:line="360" w:lineRule="auto"/>
        <w:jc w:val="both"/>
        <w:rPr>
          <w:rFonts w:ascii="Times New Roman" w:eastAsia="仿宋_GB2312" w:hAnsi="Times New Roman" w:cs="Arial"/>
          <w:color w:val="0000FF"/>
          <w:sz w:val="21"/>
          <w:szCs w:val="18"/>
          <w:lang w:eastAsia="zh-CN"/>
        </w:rPr>
      </w:pPr>
      <w:r>
        <w:rPr>
          <w:rFonts w:ascii="Times New Roman" w:eastAsia="仿宋_GB2312" w:hAnsi="Times New Roman" w:cs="Arial"/>
          <w:color w:val="0000FF"/>
          <w:sz w:val="21"/>
          <w:szCs w:val="18"/>
          <w:lang w:eastAsia="zh-CN"/>
        </w:rPr>
        <w:t xml:space="preserve">Stage 3: Continued cleaning process verification, to ensure that the key parameters and cleaning effect of the cleaning process are continuously monitored, and the cleaning effect is regularly confirmed to ensure that the cleaning process is in a controlled status. The protocol for Continued cleaning process verification will be separately raised after Cleaning process validation defined in this document during subsequent routine commercial production. </w:t>
      </w:r>
    </w:p>
    <w:p w14:paraId="376C9511" w14:textId="77777777" w:rsidR="00EB6880" w:rsidRDefault="00692187">
      <w:pPr>
        <w:pStyle w:val="af2"/>
        <w:tabs>
          <w:tab w:val="clear" w:pos="8640"/>
        </w:tabs>
        <w:spacing w:beforeLines="50" w:before="120" w:afterLines="50" w:after="120" w:line="360" w:lineRule="auto"/>
        <w:jc w:val="both"/>
        <w:rPr>
          <w:rFonts w:ascii="Times New Roman" w:eastAsia="仿宋_GB2312" w:hAnsi="Times New Roman" w:cs="Arial"/>
          <w:sz w:val="21"/>
          <w:szCs w:val="18"/>
          <w:lang w:eastAsia="zh-CN"/>
        </w:rPr>
      </w:pPr>
      <w:r>
        <w:rPr>
          <w:rFonts w:ascii="Times New Roman" w:eastAsia="仿宋_GB2312" w:hAnsi="Times New Roman" w:cs="Arial"/>
          <w:color w:val="0000FF"/>
          <w:sz w:val="21"/>
          <w:szCs w:val="18"/>
          <w:lang w:eastAsia="zh-CN"/>
        </w:rPr>
        <w:t xml:space="preserve">The cleaning process validation execution will be performed from the first commercial manufacturing campaign supporting Process Performance Qualification activities. Cleaning validation data will be generated from three consecutive cleaning cycles performed under routine operating conditions by trained production personnel using approved manufacturing and cleaning procedures. Successful completion of three consecutive cleaning validation runs without unexplained failures, deviations impacting cleaning effectiveness, or out-of-limit analytical results will constitute successful cleaning process qualification. </w:t>
      </w:r>
      <w:r>
        <w:rPr>
          <w:rFonts w:ascii="Times New Roman" w:eastAsia="仿宋_GB2312" w:hAnsi="Times New Roman" w:cs="Arial"/>
          <w:sz w:val="21"/>
          <w:szCs w:val="18"/>
          <w:lang w:eastAsia="zh-CN"/>
        </w:rPr>
        <w:t>For c</w:t>
      </w:r>
      <w:r>
        <w:rPr>
          <w:rFonts w:ascii="Times New Roman" w:eastAsia="仿宋_GB2312" w:hAnsi="Times New Roman" w:cs="Arial" w:hint="eastAsia"/>
          <w:sz w:val="21"/>
          <w:szCs w:val="18"/>
          <w:lang w:eastAsia="zh-CN"/>
        </w:rPr>
        <w:t>leaning</w:t>
      </w:r>
      <w:r>
        <w:rPr>
          <w:rFonts w:ascii="Times New Roman" w:eastAsia="仿宋_GB2312" w:hAnsi="Times New Roman" w:cs="Arial"/>
          <w:sz w:val="21"/>
          <w:szCs w:val="18"/>
          <w:lang w:eastAsia="zh-CN"/>
        </w:rPr>
        <w:t xml:space="preserve"> validation strategy diagram within Asymchem, see Fig. 2.</w:t>
      </w:r>
    </w:p>
    <w:p w14:paraId="5B9F71E2" w14:textId="518A2E00" w:rsidR="00EB6880" w:rsidRDefault="00DF4DED">
      <w:pPr>
        <w:pStyle w:val="a6"/>
        <w:spacing w:line="312" w:lineRule="auto"/>
        <w:jc w:val="center"/>
      </w:pPr>
      <w:ins w:id="73" w:author="fuzhonghua" w:date="2026-10-27T10:35:00Z">
        <w:r>
          <w:object w:dxaOrig="12662" w:dyaOrig="6324" w14:anchorId="1236E6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5.35pt;height:252.65pt" o:ole="">
              <v:imagedata r:id="rId20" o:title=""/>
            </v:shape>
            <o:OLEObject Type="Embed" ProgID="ChemDraw.Document.6.0" ShapeID="_x0000_i1025" DrawAspect="Content" ObjectID="_1854714605" r:id="rId21"/>
          </w:object>
        </w:r>
      </w:ins>
    </w:p>
    <w:p w14:paraId="7C52CC13" w14:textId="77777777" w:rsidR="00EB6880" w:rsidRDefault="00692187">
      <w:pPr>
        <w:pStyle w:val="af2"/>
        <w:tabs>
          <w:tab w:val="clear" w:pos="8640"/>
        </w:tabs>
        <w:spacing w:beforeLines="50" w:before="120" w:line="312" w:lineRule="auto"/>
        <w:jc w:val="center"/>
        <w:rPr>
          <w:rFonts w:ascii="Times New Roman" w:eastAsia="仿宋_GB2312" w:hAnsi="Times New Roman"/>
          <w:b/>
          <w:sz w:val="21"/>
          <w:szCs w:val="21"/>
          <w:lang w:eastAsia="zh-CN"/>
        </w:rPr>
      </w:pPr>
      <w:r>
        <w:rPr>
          <w:rFonts w:ascii="Times New Roman" w:eastAsia="仿宋_GB2312" w:hAnsi="Times New Roman"/>
          <w:b/>
          <w:sz w:val="21"/>
          <w:szCs w:val="21"/>
          <w:lang w:eastAsia="zh-CN"/>
        </w:rPr>
        <w:t>Fig. 2. G</w:t>
      </w:r>
      <w:r>
        <w:rPr>
          <w:rFonts w:ascii="Times New Roman" w:eastAsia="仿宋_GB2312" w:hAnsi="Times New Roman" w:hint="eastAsia"/>
          <w:b/>
          <w:sz w:val="21"/>
          <w:szCs w:val="21"/>
          <w:lang w:eastAsia="zh-CN"/>
        </w:rPr>
        <w:t>eneral</w:t>
      </w:r>
      <w:r>
        <w:rPr>
          <w:rFonts w:ascii="Times New Roman" w:eastAsia="仿宋_GB2312" w:hAnsi="Times New Roman"/>
          <w:b/>
          <w:sz w:val="21"/>
          <w:szCs w:val="21"/>
          <w:lang w:eastAsia="zh-CN"/>
        </w:rPr>
        <w:t xml:space="preserve"> c</w:t>
      </w:r>
      <w:r>
        <w:rPr>
          <w:rFonts w:ascii="Times New Roman" w:eastAsia="仿宋_GB2312" w:hAnsi="Times New Roman" w:hint="eastAsia"/>
          <w:b/>
          <w:sz w:val="21"/>
          <w:szCs w:val="21"/>
          <w:lang w:eastAsia="zh-CN"/>
        </w:rPr>
        <w:t>l</w:t>
      </w:r>
      <w:r>
        <w:rPr>
          <w:rFonts w:ascii="Times New Roman" w:eastAsia="仿宋_GB2312" w:hAnsi="Times New Roman"/>
          <w:b/>
          <w:sz w:val="21"/>
          <w:szCs w:val="21"/>
          <w:lang w:eastAsia="zh-CN"/>
        </w:rPr>
        <w:t>eaning validation strategy</w:t>
      </w:r>
    </w:p>
    <w:p w14:paraId="1740234F" w14:textId="77777777" w:rsidR="00EB6880" w:rsidRDefault="00692187">
      <w:pPr>
        <w:pStyle w:val="af2"/>
        <w:tabs>
          <w:tab w:val="clear" w:pos="8640"/>
        </w:tabs>
        <w:spacing w:line="360" w:lineRule="auto"/>
        <w:jc w:val="both"/>
        <w:rPr>
          <w:del w:id="74" w:author="Lu Li0762" w:date="2026-10-26T14:24:00Z"/>
          <w:rFonts w:ascii="Times New Roman" w:eastAsia="仿宋_GB2312" w:hAnsi="Times New Roman"/>
          <w:sz w:val="21"/>
          <w:szCs w:val="18"/>
          <w:lang w:eastAsia="zh-CN"/>
        </w:rPr>
      </w:pPr>
      <w:ins w:id="75" w:author="Lu Li0762" w:date="2026-10-26T14:24:00Z">
        <w:r>
          <w:rPr>
            <w:rFonts w:ascii="Times New Roman" w:eastAsia="仿宋_GB2312" w:hAnsi="Times New Roman"/>
            <w:b/>
            <w:sz w:val="21"/>
            <w:szCs w:val="18"/>
            <w:lang w:eastAsia="zh-CN"/>
          </w:rPr>
          <w:t xml:space="preserve">For definition of cleaning criteria: </w:t>
        </w:r>
      </w:ins>
      <w:del w:id="76" w:author="Lu Li0762" w:date="2026-10-26T14:24:00Z">
        <w:r>
          <w:rPr>
            <w:rFonts w:ascii="Times New Roman" w:eastAsia="仿宋_GB2312" w:hAnsi="Times New Roman"/>
            <w:b/>
            <w:sz w:val="21"/>
            <w:szCs w:val="18"/>
            <w:lang w:eastAsia="zh-CN"/>
          </w:rPr>
          <w:delText xml:space="preserve">For cleaning criteria: </w:delText>
        </w:r>
      </w:del>
    </w:p>
    <w:p w14:paraId="12973F88" w14:textId="77777777" w:rsidR="00EB6880" w:rsidRDefault="00692187">
      <w:pPr>
        <w:pStyle w:val="af2"/>
        <w:tabs>
          <w:tab w:val="clear" w:pos="8640"/>
        </w:tabs>
        <w:spacing w:beforeLines="50" w:before="120" w:line="360" w:lineRule="auto"/>
        <w:jc w:val="both"/>
        <w:rPr>
          <w:rFonts w:ascii="Times New Roman" w:eastAsia="仿宋_GB2312" w:hAnsi="Times New Roman"/>
          <w:color w:val="0000FF"/>
          <w:sz w:val="21"/>
          <w:szCs w:val="18"/>
          <w:lang w:eastAsia="zh-CN"/>
        </w:rPr>
      </w:pPr>
      <w:r>
        <w:rPr>
          <w:rFonts w:ascii="Times New Roman" w:eastAsia="仿宋_GB2312" w:hAnsi="Times New Roman"/>
          <w:color w:val="0000FF"/>
          <w:sz w:val="21"/>
          <w:szCs w:val="18"/>
          <w:lang w:eastAsia="zh-CN"/>
        </w:rPr>
        <w:t xml:space="preserve">The </w:t>
      </w:r>
      <w:r>
        <w:rPr>
          <w:rFonts w:ascii="Times New Roman" w:eastAsia="仿宋_GB2312" w:hAnsi="Times New Roman" w:hint="eastAsia"/>
          <w:color w:val="0000FF"/>
          <w:sz w:val="21"/>
          <w:szCs w:val="18"/>
          <w:lang w:eastAsia="zh-CN"/>
        </w:rPr>
        <w:t>clea</w:t>
      </w:r>
      <w:r>
        <w:rPr>
          <w:rFonts w:ascii="Times New Roman" w:eastAsia="仿宋_GB2312" w:hAnsi="Times New Roman"/>
          <w:color w:val="0000FF"/>
          <w:sz w:val="21"/>
          <w:szCs w:val="18"/>
          <w:lang w:eastAsia="zh-CN"/>
        </w:rPr>
        <w:t>ning criteria for equipment at each level have been defined in DS-GMP-003&lt;Equipment cleaning management procedure for GMP productions (DS)&gt;. There are three levels of cleaning check, including Level 0, Level I, and Level II.</w:t>
      </w:r>
    </w:p>
    <w:p w14:paraId="4F6CEFDD" w14:textId="77777777" w:rsidR="00EB6880" w:rsidRDefault="00692187">
      <w:pPr>
        <w:pStyle w:val="af2"/>
        <w:tabs>
          <w:tab w:val="clear" w:pos="8640"/>
        </w:tabs>
        <w:spacing w:line="360" w:lineRule="auto"/>
        <w:jc w:val="both"/>
        <w:rPr>
          <w:rFonts w:ascii="Times New Roman" w:eastAsia="仿宋_GB2312" w:hAnsi="Times New Roman"/>
          <w:sz w:val="21"/>
          <w:szCs w:val="18"/>
          <w:lang w:eastAsia="zh-CN"/>
        </w:rPr>
      </w:pPr>
      <w:r>
        <w:rPr>
          <w:rFonts w:ascii="Times New Roman" w:eastAsia="仿宋_GB2312" w:hAnsi="Times New Roman"/>
          <w:b/>
          <w:sz w:val="21"/>
          <w:szCs w:val="18"/>
          <w:lang w:eastAsia="zh-CN"/>
        </w:rPr>
        <w:t>Level 0</w:t>
      </w:r>
      <w:r>
        <w:rPr>
          <w:rFonts w:ascii="Times New Roman" w:eastAsia="仿宋_GB2312" w:hAnsi="Times New Roman"/>
          <w:sz w:val="21"/>
          <w:szCs w:val="18"/>
          <w:lang w:eastAsia="zh-CN"/>
        </w:rPr>
        <w:t xml:space="preserve"> is further classified into two scenarios: Level 0/A and Level 0/B (batch-to-batch flush).</w:t>
      </w:r>
    </w:p>
    <w:p w14:paraId="213AD89D" w14:textId="77777777" w:rsidR="00EB6880" w:rsidRDefault="00692187">
      <w:pPr>
        <w:pStyle w:val="af2"/>
        <w:numPr>
          <w:ilvl w:val="0"/>
          <w:numId w:val="7"/>
        </w:numPr>
        <w:tabs>
          <w:tab w:val="clear" w:pos="8640"/>
        </w:tabs>
        <w:spacing w:line="360" w:lineRule="auto"/>
        <w:ind w:left="709" w:hanging="278"/>
        <w:jc w:val="both"/>
        <w:rPr>
          <w:rFonts w:ascii="Times New Roman" w:eastAsia="仿宋_GB2312" w:hAnsi="Times New Roman"/>
          <w:sz w:val="21"/>
          <w:szCs w:val="18"/>
          <w:lang w:eastAsia="zh-CN"/>
        </w:rPr>
      </w:pPr>
      <w:r>
        <w:rPr>
          <w:rFonts w:ascii="Times New Roman" w:eastAsia="仿宋_GB2312" w:hAnsi="Times New Roman"/>
          <w:b/>
          <w:sz w:val="21"/>
          <w:szCs w:val="18"/>
          <w:lang w:eastAsia="zh-CN"/>
        </w:rPr>
        <w:t>Level 0/A</w:t>
      </w:r>
      <w:r>
        <w:rPr>
          <w:rFonts w:ascii="Times New Roman" w:eastAsia="仿宋_GB2312" w:hAnsi="Times New Roman"/>
          <w:sz w:val="21"/>
          <w:szCs w:val="18"/>
          <w:lang w:eastAsia="zh-CN"/>
        </w:rPr>
        <w:t>: The equipment can be successively used between batches without any treatment.</w:t>
      </w:r>
    </w:p>
    <w:p w14:paraId="6994C504" w14:textId="77777777" w:rsidR="00EB6880" w:rsidRDefault="00692187">
      <w:pPr>
        <w:pStyle w:val="af2"/>
        <w:numPr>
          <w:ilvl w:val="0"/>
          <w:numId w:val="7"/>
        </w:numPr>
        <w:tabs>
          <w:tab w:val="clear" w:pos="8640"/>
        </w:tabs>
        <w:spacing w:line="360" w:lineRule="auto"/>
        <w:ind w:left="709" w:hanging="278"/>
        <w:jc w:val="both"/>
        <w:rPr>
          <w:rFonts w:ascii="Times New Roman" w:eastAsia="仿宋_GB2312" w:hAnsi="Times New Roman"/>
          <w:sz w:val="21"/>
          <w:szCs w:val="21"/>
          <w:lang w:eastAsia="zh-CN"/>
        </w:rPr>
      </w:pPr>
      <w:r>
        <w:rPr>
          <w:rFonts w:ascii="Times New Roman" w:eastAsia="仿宋_GB2312" w:hAnsi="Times New Roman"/>
          <w:b/>
          <w:sz w:val="21"/>
          <w:szCs w:val="21"/>
          <w:lang w:eastAsia="zh-CN"/>
        </w:rPr>
        <w:t>Level 0/B</w:t>
      </w:r>
      <w:r>
        <w:rPr>
          <w:rFonts w:ascii="Times New Roman" w:eastAsia="仿宋_GB2312" w:hAnsi="Times New Roman"/>
          <w:sz w:val="21"/>
          <w:szCs w:val="21"/>
          <w:lang w:eastAsia="zh-CN"/>
        </w:rPr>
        <w:t xml:space="preserve"> (batch-to-batch flush): The equipment will be simply flushed in-between batches prior to use in the next batch per the process tolerance requirement.</w:t>
      </w:r>
    </w:p>
    <w:p w14:paraId="0B571D52" w14:textId="77777777" w:rsidR="00EB6880" w:rsidRDefault="00692187">
      <w:pPr>
        <w:pStyle w:val="af2"/>
        <w:tabs>
          <w:tab w:val="clear" w:pos="8640"/>
        </w:tabs>
        <w:spacing w:line="360" w:lineRule="auto"/>
        <w:jc w:val="both"/>
        <w:rPr>
          <w:rFonts w:ascii="Times New Roman" w:eastAsia="仿宋_GB2312" w:hAnsi="Times New Roman"/>
          <w:color w:val="0000FF"/>
          <w:sz w:val="21"/>
          <w:szCs w:val="18"/>
          <w:lang w:eastAsia="zh-CN"/>
        </w:rPr>
      </w:pPr>
      <w:r>
        <w:rPr>
          <w:rFonts w:ascii="Times New Roman" w:eastAsia="仿宋_GB2312" w:hAnsi="Times New Roman"/>
          <w:b/>
          <w:sz w:val="21"/>
          <w:szCs w:val="18"/>
          <w:lang w:eastAsia="zh-CN"/>
        </w:rPr>
        <w:t>Level I</w:t>
      </w:r>
      <w:r>
        <w:rPr>
          <w:rFonts w:ascii="Times New Roman" w:eastAsia="仿宋_GB2312" w:hAnsi="Times New Roman"/>
          <w:sz w:val="21"/>
          <w:szCs w:val="18"/>
          <w:lang w:eastAsia="zh-CN"/>
        </w:rPr>
        <w:t xml:space="preserve">: Visual check on the inner surface of the equipment body after cleaning to confirm it is free of any material residue under adequate light. </w:t>
      </w:r>
      <w:r>
        <w:rPr>
          <w:rFonts w:ascii="Times New Roman" w:eastAsia="仿宋_GB2312" w:hAnsi="Times New Roman"/>
          <w:color w:val="0000FF"/>
          <w:sz w:val="21"/>
          <w:szCs w:val="18"/>
          <w:lang w:eastAsia="zh-CN"/>
        </w:rPr>
        <w:t xml:space="preserve">Equipment cleaning is performed in accordance with Equipment Cleaning Method CMb-TJ414002001 and CMa-TJ414002001. Level I visual inspection shall be </w:t>
      </w:r>
      <w:commentRangeStart w:id="77"/>
      <w:r>
        <w:rPr>
          <w:rFonts w:ascii="Times New Roman" w:eastAsia="仿宋_GB2312" w:hAnsi="Times New Roman"/>
          <w:color w:val="0000FF"/>
          <w:sz w:val="21"/>
          <w:szCs w:val="18"/>
          <w:lang w:eastAsia="zh-CN"/>
        </w:rPr>
        <w:t>carried</w:t>
      </w:r>
      <w:commentRangeEnd w:id="77"/>
      <w:r w:rsidR="00DF4DED">
        <w:rPr>
          <w:rStyle w:val="aff0"/>
        </w:rPr>
        <w:commentReference w:id="77"/>
      </w:r>
      <w:r>
        <w:rPr>
          <w:rFonts w:ascii="Times New Roman" w:eastAsia="仿宋_GB2312" w:hAnsi="Times New Roman"/>
          <w:color w:val="0000FF"/>
          <w:sz w:val="21"/>
          <w:szCs w:val="18"/>
          <w:lang w:eastAsia="zh-CN"/>
        </w:rPr>
        <w:t xml:space="preserve"> out on equipment under dry condition upon completion of final nitrogen drying. Lighting conditions and inspection aids are specified, and designated inspection points are defined. All cleaning and inspection activities are documented in the cleaning records, which capture lighting conditions, inspection aids, designated inspection points and equipment components. The inspection results are signed off by the QA personnel</w:t>
      </w:r>
      <w:r>
        <w:rPr>
          <w:rFonts w:ascii="Times New Roman" w:eastAsia="仿宋_GB2312" w:hAnsi="Times New Roman"/>
          <w:color w:val="0000FF"/>
          <w:szCs w:val="18"/>
          <w:lang w:eastAsia="zh-CN"/>
        </w:rPr>
        <w:t>.</w:t>
      </w:r>
    </w:p>
    <w:p w14:paraId="280C97BA" w14:textId="77777777" w:rsidR="00EB6880" w:rsidRDefault="00692187">
      <w:pPr>
        <w:pStyle w:val="af2"/>
        <w:tabs>
          <w:tab w:val="clear" w:pos="8640"/>
        </w:tabs>
        <w:spacing w:line="360" w:lineRule="auto"/>
        <w:jc w:val="both"/>
        <w:rPr>
          <w:rFonts w:ascii="Times New Roman" w:eastAsia="仿宋_GB2312" w:hAnsi="Times New Roman"/>
          <w:sz w:val="21"/>
          <w:szCs w:val="18"/>
          <w:lang w:eastAsia="zh-CN"/>
        </w:rPr>
      </w:pPr>
      <w:r>
        <w:rPr>
          <w:rFonts w:ascii="Times New Roman" w:eastAsia="仿宋_GB2312" w:hAnsi="Times New Roman"/>
          <w:b/>
          <w:sz w:val="21"/>
          <w:szCs w:val="18"/>
          <w:lang w:eastAsia="zh-CN"/>
        </w:rPr>
        <w:t>Level II</w:t>
      </w:r>
      <w:r>
        <w:rPr>
          <w:rFonts w:ascii="Times New Roman" w:eastAsia="仿宋_GB2312" w:hAnsi="Times New Roman"/>
          <w:sz w:val="21"/>
          <w:szCs w:val="18"/>
          <w:lang w:eastAsia="zh-CN"/>
        </w:rPr>
        <w:t xml:space="preserve">: </w:t>
      </w:r>
      <w:r>
        <w:rPr>
          <w:rFonts w:ascii="Times New Roman" w:eastAsia="仿宋_GB2312" w:hAnsi="Times New Roman"/>
          <w:color w:val="0000FF"/>
          <w:sz w:val="21"/>
          <w:szCs w:val="21"/>
          <w:lang w:eastAsia="zh-CN"/>
        </w:rPr>
        <w:t>Quantitative determination of the target residue on the equipment surface to ensure carryover of the target residue NMT Allowable/Acceptable Residue Limit (ARL) calculated based on health data.</w:t>
      </w:r>
      <w:r>
        <w:rPr>
          <w:color w:val="0000FF"/>
        </w:rPr>
        <w:t xml:space="preserve"> </w:t>
      </w:r>
      <w:r>
        <w:rPr>
          <w:rFonts w:ascii="Times New Roman" w:eastAsia="仿宋_GB2312" w:hAnsi="Times New Roman"/>
          <w:color w:val="0000FF"/>
          <w:sz w:val="21"/>
          <w:szCs w:val="21"/>
          <w:lang w:eastAsia="zh-CN"/>
        </w:rPr>
        <w:t>Results shall be presented in numerical form, rather than relying solely on a Pass/Fail assessment.</w:t>
      </w:r>
    </w:p>
    <w:p w14:paraId="0625723F" w14:textId="77777777" w:rsidR="00EB6880" w:rsidRDefault="00692187">
      <w:pPr>
        <w:pStyle w:val="af2"/>
        <w:tabs>
          <w:tab w:val="clear" w:pos="8640"/>
        </w:tabs>
        <w:spacing w:beforeLines="50" w:before="120" w:line="360" w:lineRule="auto"/>
        <w:jc w:val="both"/>
        <w:rPr>
          <w:rFonts w:ascii="Times New Roman" w:eastAsia="仿宋_GB2312" w:hAnsi="Times New Roman"/>
          <w:b/>
          <w:sz w:val="21"/>
          <w:szCs w:val="18"/>
          <w:lang w:eastAsia="zh-CN"/>
        </w:rPr>
      </w:pPr>
      <w:r>
        <w:rPr>
          <w:rFonts w:ascii="Times New Roman" w:eastAsia="仿宋_GB2312" w:hAnsi="Times New Roman"/>
          <w:b/>
          <w:sz w:val="21"/>
          <w:szCs w:val="18"/>
          <w:lang w:eastAsia="zh-CN"/>
        </w:rPr>
        <w:t xml:space="preserve">For cleaning frequency: </w:t>
      </w:r>
    </w:p>
    <w:p w14:paraId="659C8CC9" w14:textId="77777777" w:rsidR="00EB6880" w:rsidRDefault="00692187">
      <w:pPr>
        <w:pStyle w:val="af2"/>
        <w:numPr>
          <w:ilvl w:val="0"/>
          <w:numId w:val="8"/>
        </w:numPr>
        <w:tabs>
          <w:tab w:val="clear" w:pos="8640"/>
        </w:tabs>
        <w:spacing w:line="360" w:lineRule="auto"/>
        <w:ind w:leftChars="2" w:left="424"/>
        <w:jc w:val="both"/>
        <w:rPr>
          <w:rFonts w:ascii="Times New Roman" w:eastAsia="仿宋_GB2312" w:hAnsi="Times New Roman"/>
          <w:b/>
          <w:sz w:val="21"/>
          <w:szCs w:val="18"/>
          <w:lang w:eastAsia="zh-CN"/>
        </w:rPr>
      </w:pPr>
      <w:r>
        <w:rPr>
          <w:rFonts w:ascii="Times New Roman" w:eastAsia="仿宋_GB2312" w:hAnsi="Times New Roman"/>
          <w:b/>
          <w:sz w:val="21"/>
          <w:szCs w:val="18"/>
          <w:lang w:eastAsia="zh-CN"/>
        </w:rPr>
        <w:t>In-situ minor cleaning</w:t>
      </w:r>
    </w:p>
    <w:p w14:paraId="41D1FA2C" w14:textId="77777777" w:rsidR="00EB6880" w:rsidRDefault="00692187">
      <w:pPr>
        <w:pStyle w:val="af2"/>
        <w:tabs>
          <w:tab w:val="clear" w:pos="8640"/>
        </w:tabs>
        <w:spacing w:line="360" w:lineRule="auto"/>
        <w:ind w:left="424"/>
        <w:jc w:val="both"/>
        <w:rPr>
          <w:rFonts w:ascii="Times New Roman" w:eastAsia="仿宋_GB2312" w:hAnsi="Times New Roman"/>
          <w:sz w:val="21"/>
          <w:szCs w:val="18"/>
          <w:lang w:eastAsia="zh-CN"/>
        </w:rPr>
      </w:pPr>
      <w:r>
        <w:rPr>
          <w:rFonts w:ascii="Times New Roman" w:eastAsia="仿宋_GB2312" w:hAnsi="Times New Roman"/>
          <w:b/>
          <w:sz w:val="21"/>
          <w:szCs w:val="18"/>
          <w:lang w:eastAsia="zh-CN"/>
        </w:rPr>
        <w:lastRenderedPageBreak/>
        <w:t xml:space="preserve">Within-campaign in-situ minor cleaning: </w:t>
      </w:r>
      <w:r>
        <w:rPr>
          <w:rFonts w:ascii="Times New Roman" w:eastAsia="仿宋_GB2312" w:hAnsi="Times New Roman"/>
          <w:sz w:val="21"/>
          <w:szCs w:val="18"/>
          <w:lang w:eastAsia="zh-CN"/>
        </w:rPr>
        <w:t xml:space="preserve">To avoid the following batches being contaminated with residues and degradants from the previous batch, the equipment will be in-situ cleaned (un-disassemble) at defined batch frequency. This validation includes 3 rounds of cleaning and quantitative residue testing (Level I check followed by Level II quantitative test). </w:t>
      </w:r>
      <w:r>
        <w:rPr>
          <w:rFonts w:ascii="Times New Roman" w:eastAsia="仿宋_GB2312" w:hAnsi="Times New Roman"/>
          <w:color w:val="0000FF"/>
          <w:sz w:val="21"/>
          <w:szCs w:val="21"/>
          <w:lang w:eastAsia="zh-CN"/>
        </w:rPr>
        <w:t>After completion of the 3 rounds of cleaning validation</w:t>
      </w:r>
      <w:r>
        <w:rPr>
          <w:rFonts w:ascii="Times New Roman" w:eastAsia="仿宋_GB2312" w:hAnsi="Times New Roman" w:cs="Arial"/>
          <w:color w:val="0000FF"/>
          <w:sz w:val="21"/>
          <w:szCs w:val="21"/>
          <w:lang w:eastAsia="zh-CN"/>
        </w:rPr>
        <w:t xml:space="preserve">, the </w:t>
      </w:r>
      <w:r>
        <w:rPr>
          <w:rFonts w:ascii="Times New Roman" w:eastAsia="仿宋_GB2312" w:hAnsi="Times New Roman"/>
          <w:color w:val="0000FF"/>
          <w:sz w:val="21"/>
          <w:szCs w:val="21"/>
          <w:lang w:eastAsia="zh-CN"/>
        </w:rPr>
        <w:t>equipment shall be cleaned per the validated cleaning method and batch frequency without extra residue testing</w:t>
      </w:r>
    </w:p>
    <w:p w14:paraId="2F774D31" w14:textId="77777777" w:rsidR="00EB6880" w:rsidRDefault="00692187">
      <w:pPr>
        <w:pStyle w:val="af2"/>
        <w:spacing w:line="360" w:lineRule="auto"/>
        <w:ind w:left="420"/>
        <w:jc w:val="both"/>
        <w:rPr>
          <w:rFonts w:ascii="Times New Roman" w:eastAsia="仿宋_GB2312" w:hAnsi="Times New Roman" w:cs="Arial"/>
          <w:color w:val="FF0000"/>
          <w:sz w:val="21"/>
          <w:szCs w:val="21"/>
          <w:lang w:eastAsia="zh-CN"/>
        </w:rPr>
      </w:pPr>
      <w:r>
        <w:rPr>
          <w:rFonts w:ascii="Times New Roman" w:eastAsia="仿宋_GB2312" w:hAnsi="Times New Roman"/>
          <w:color w:val="0000FF"/>
          <w:sz w:val="21"/>
          <w:szCs w:val="18"/>
          <w:lang w:eastAsia="zh-CN"/>
        </w:rPr>
        <w:t xml:space="preserve">Based on the cleaning frequency assessment, within campaign in-situ minor cleaning is not involved during </w:t>
      </w:r>
      <w:r>
        <w:rPr>
          <w:rFonts w:ascii="Times New Roman" w:eastAsia="仿宋_GB2312" w:hAnsi="Times New Roman" w:cs="Arial"/>
          <w:color w:val="0000FF"/>
          <w:sz w:val="21"/>
          <w:szCs w:val="18"/>
          <w:lang w:eastAsia="zh-CN"/>
        </w:rPr>
        <w:t>manufacture of ASYM-141366 Step 1</w:t>
      </w:r>
      <w:r>
        <w:rPr>
          <w:rFonts w:ascii="Times New Roman" w:eastAsia="仿宋_GB2312" w:hAnsi="Times New Roman"/>
          <w:color w:val="0000FF"/>
          <w:sz w:val="21"/>
          <w:szCs w:val="18"/>
          <w:lang w:eastAsia="zh-CN"/>
        </w:rPr>
        <w:t>. The Solid Phase Synthesizer reactor has a complex internal structure, and peptide resin exhibits poor solubility. So, Solid Phase Synthesizer (TJ4S-1213-Sy15) will be disassemble major cleaned after every batch, instead of within campaign in-situ minor cleaning.</w:t>
      </w:r>
    </w:p>
    <w:p w14:paraId="0ED91729" w14:textId="77777777" w:rsidR="00EB6880" w:rsidRDefault="00692187">
      <w:pPr>
        <w:pStyle w:val="af2"/>
        <w:tabs>
          <w:tab w:val="clear" w:pos="8640"/>
        </w:tabs>
        <w:spacing w:line="360" w:lineRule="auto"/>
        <w:ind w:left="424"/>
        <w:jc w:val="both"/>
        <w:rPr>
          <w:rFonts w:ascii="Times New Roman" w:eastAsia="仿宋_GB2312" w:hAnsi="Times New Roman"/>
          <w:sz w:val="21"/>
          <w:szCs w:val="21"/>
          <w:lang w:eastAsia="zh-CN"/>
        </w:rPr>
      </w:pPr>
      <w:r>
        <w:rPr>
          <w:rFonts w:ascii="Times New Roman" w:eastAsia="仿宋_GB2312" w:hAnsi="Times New Roman"/>
          <w:b/>
          <w:sz w:val="21"/>
          <w:szCs w:val="18"/>
          <w:lang w:eastAsia="zh-CN"/>
        </w:rPr>
        <w:t>Batch to batch flus</w:t>
      </w:r>
      <w:r>
        <w:rPr>
          <w:rFonts w:ascii="Times New Roman" w:eastAsia="仿宋_GB2312" w:hAnsi="Times New Roman"/>
          <w:b/>
          <w:sz w:val="21"/>
          <w:szCs w:val="21"/>
          <w:lang w:eastAsia="zh-CN"/>
        </w:rPr>
        <w:t>h</w:t>
      </w:r>
      <w:r>
        <w:rPr>
          <w:rFonts w:ascii="Times New Roman" w:eastAsia="仿宋_GB2312" w:hAnsi="Times New Roman"/>
          <w:sz w:val="21"/>
          <w:szCs w:val="21"/>
          <w:lang w:eastAsia="zh-CN"/>
        </w:rPr>
        <w:t>: Equipment with higher risk will be flushed after each batch as per Level 0/B procedure.</w:t>
      </w:r>
    </w:p>
    <w:p w14:paraId="395A48E0" w14:textId="77777777" w:rsidR="00EB6880" w:rsidRDefault="00692187">
      <w:pPr>
        <w:pStyle w:val="af2"/>
        <w:spacing w:line="360" w:lineRule="auto"/>
        <w:ind w:left="420"/>
        <w:jc w:val="both"/>
        <w:rPr>
          <w:rFonts w:ascii="Times New Roman" w:eastAsia="仿宋_GB2312" w:hAnsi="Times New Roman"/>
          <w:color w:val="0000FF"/>
          <w:sz w:val="21"/>
          <w:szCs w:val="18"/>
          <w:lang w:eastAsia="zh-CN"/>
        </w:rPr>
      </w:pPr>
      <w:r>
        <w:rPr>
          <w:rFonts w:ascii="Times New Roman" w:eastAsia="仿宋_GB2312" w:hAnsi="Times New Roman"/>
          <w:color w:val="0000FF"/>
          <w:sz w:val="21"/>
          <w:szCs w:val="21"/>
          <w:lang w:eastAsia="zh-CN"/>
        </w:rPr>
        <w:t>Based on the cleaning frequency assessment, batch to batch flush will be performed for key equipment pyridine/acetic anhydride/DMF solution preparation reactor (TJ4</w:t>
      </w:r>
      <w:ins w:id="78" w:author="fuzhonghua" w:date="2026-10-27T09:31:00Z">
        <w:r>
          <w:rPr>
            <w:rFonts w:ascii="Times New Roman" w:eastAsia="仿宋_GB2312" w:hAnsi="Times New Roman"/>
            <w:color w:val="0000FF"/>
            <w:sz w:val="21"/>
            <w:szCs w:val="21"/>
            <w:lang w:eastAsia="zh-CN"/>
          </w:rPr>
          <w:t>S</w:t>
        </w:r>
      </w:ins>
      <w:r>
        <w:rPr>
          <w:rFonts w:ascii="Times New Roman" w:eastAsia="仿宋_GB2312" w:hAnsi="Times New Roman"/>
          <w:color w:val="0000FF"/>
          <w:sz w:val="21"/>
          <w:szCs w:val="21"/>
          <w:lang w:eastAsia="zh-CN"/>
        </w:rPr>
        <w:t>-1213-R22) and Oxyma/DMF solution preparation tank (TJ4S-1200-AT02). The pyridine/acetic anhydride/DMF solution preparation reactor (</w:t>
      </w:r>
      <w:del w:id="79" w:author="fuzhonghua" w:date="2026-10-27T09:33:00Z">
        <w:r>
          <w:rPr>
            <w:rFonts w:ascii="Times New Roman" w:eastAsia="仿宋_GB2312" w:hAnsi="Times New Roman"/>
            <w:color w:val="0000FF"/>
            <w:sz w:val="21"/>
            <w:szCs w:val="21"/>
            <w:lang w:eastAsia="zh-CN"/>
          </w:rPr>
          <w:delText>TJ4-1213-R22</w:delText>
        </w:r>
      </w:del>
      <w:ins w:id="80" w:author="fuzhonghua" w:date="2026-10-27T09:33:00Z">
        <w:r>
          <w:rPr>
            <w:rFonts w:ascii="Times New Roman" w:eastAsia="仿宋_GB2312" w:hAnsi="Times New Roman"/>
            <w:color w:val="0000FF"/>
            <w:sz w:val="21"/>
            <w:szCs w:val="21"/>
            <w:lang w:eastAsia="zh-CN"/>
          </w:rPr>
          <w:t>TJ4S-1213-R22</w:t>
        </w:r>
      </w:ins>
      <w:r>
        <w:rPr>
          <w:rFonts w:ascii="Times New Roman" w:eastAsia="仿宋_GB2312" w:hAnsi="Times New Roman"/>
          <w:color w:val="0000FF"/>
          <w:sz w:val="21"/>
          <w:szCs w:val="21"/>
          <w:lang w:eastAsia="zh-CN"/>
        </w:rPr>
        <w:t>) and Oxyma/DMF solution preparation tank (TJ4S-1200-AT02)</w:t>
      </w:r>
      <w:r>
        <w:rPr>
          <w:rFonts w:ascii="Times New Roman" w:eastAsia="仿宋_GB2312" w:hAnsi="Times New Roman"/>
          <w:sz w:val="21"/>
          <w:szCs w:val="21"/>
          <w:lang w:eastAsia="zh-CN"/>
        </w:rPr>
        <w:t xml:space="preserve"> </w:t>
      </w:r>
      <w:r>
        <w:rPr>
          <w:rFonts w:ascii="Times New Roman" w:eastAsia="仿宋_GB2312" w:hAnsi="Times New Roman"/>
          <w:color w:val="0000FF"/>
          <w:sz w:val="21"/>
          <w:szCs w:val="21"/>
          <w:lang w:eastAsia="zh-CN"/>
        </w:rPr>
        <w:t>will be batch to batch flushed after every batch.</w:t>
      </w:r>
    </w:p>
    <w:p w14:paraId="6AED5EA6" w14:textId="77777777" w:rsidR="00EB6880" w:rsidRDefault="00692187">
      <w:pPr>
        <w:pStyle w:val="af2"/>
        <w:numPr>
          <w:ilvl w:val="0"/>
          <w:numId w:val="8"/>
        </w:numPr>
        <w:tabs>
          <w:tab w:val="clear" w:pos="8640"/>
        </w:tabs>
        <w:spacing w:line="360" w:lineRule="auto"/>
        <w:ind w:leftChars="2" w:left="424"/>
        <w:jc w:val="both"/>
        <w:rPr>
          <w:rFonts w:ascii="Times New Roman" w:eastAsia="仿宋_GB2312" w:hAnsi="Times New Roman"/>
          <w:b/>
          <w:sz w:val="21"/>
          <w:szCs w:val="18"/>
          <w:lang w:eastAsia="zh-CN"/>
        </w:rPr>
      </w:pPr>
      <w:r>
        <w:rPr>
          <w:rFonts w:ascii="Times New Roman" w:eastAsia="仿宋_GB2312" w:hAnsi="Times New Roman"/>
          <w:b/>
          <w:sz w:val="21"/>
          <w:szCs w:val="18"/>
          <w:lang w:eastAsia="zh-CN"/>
        </w:rPr>
        <w:t>Disassemble Major cleaning</w:t>
      </w:r>
      <w:r>
        <w:rPr>
          <w:rFonts w:ascii="Times New Roman" w:eastAsia="仿宋_GB2312" w:hAnsi="Times New Roman"/>
          <w:b/>
          <w:sz w:val="21"/>
          <w:szCs w:val="18"/>
          <w:lang w:eastAsia="zh-CN"/>
        </w:rPr>
        <w:t>：</w:t>
      </w:r>
    </w:p>
    <w:p w14:paraId="2F54EB29" w14:textId="77777777" w:rsidR="00EB6880" w:rsidRDefault="00692187">
      <w:pPr>
        <w:pStyle w:val="af2"/>
        <w:numPr>
          <w:ilvl w:val="0"/>
          <w:numId w:val="9"/>
        </w:numPr>
        <w:tabs>
          <w:tab w:val="clear" w:pos="8640"/>
        </w:tabs>
        <w:spacing w:line="360" w:lineRule="auto"/>
        <w:ind w:leftChars="192" w:left="709" w:hangingChars="136" w:hanging="287"/>
        <w:jc w:val="both"/>
        <w:rPr>
          <w:rFonts w:ascii="Times New Roman" w:eastAsia="仿宋_GB2312" w:hAnsi="Times New Roman"/>
          <w:sz w:val="21"/>
          <w:szCs w:val="18"/>
          <w:lang w:eastAsia="zh-CN"/>
        </w:rPr>
      </w:pPr>
      <w:r>
        <w:rPr>
          <w:rFonts w:ascii="Times New Roman" w:eastAsia="仿宋_GB2312" w:hAnsi="Times New Roman"/>
          <w:b/>
          <w:sz w:val="21"/>
          <w:szCs w:val="18"/>
          <w:lang w:eastAsia="zh-CN"/>
        </w:rPr>
        <w:t>Pre-production cleaning</w:t>
      </w:r>
      <w:r>
        <w:rPr>
          <w:rFonts w:ascii="Times New Roman" w:eastAsia="仿宋_GB2312" w:hAnsi="Times New Roman"/>
          <w:sz w:val="21"/>
          <w:szCs w:val="18"/>
          <w:lang w:eastAsia="zh-CN"/>
        </w:rPr>
        <w:t xml:space="preserve">: To ensure that there is no cross contamination from previous production, and before starting the production activity, all the equipment shall be cleaned to meet the defined </w:t>
      </w:r>
      <w:r>
        <w:rPr>
          <w:rFonts w:ascii="Times New Roman" w:eastAsia="仿宋_GB2312" w:hAnsi="Times New Roman"/>
          <w:sz w:val="21"/>
          <w:szCs w:val="21"/>
          <w:lang w:eastAsia="zh-CN"/>
        </w:rPr>
        <w:t>ARL (Allowable Residual Limit) or MACO (Maximum Allowable Carry Over)</w:t>
      </w:r>
      <w:r>
        <w:rPr>
          <w:rFonts w:ascii="Times New Roman" w:eastAsia="仿宋_GB2312" w:hAnsi="Times New Roman"/>
          <w:sz w:val="21"/>
          <w:szCs w:val="18"/>
          <w:lang w:eastAsia="zh-CN"/>
        </w:rPr>
        <w:t xml:space="preserve"> in terms of the previous product in each piece of equipment of the equipment train.</w:t>
      </w:r>
    </w:p>
    <w:p w14:paraId="67CE4A40" w14:textId="77777777" w:rsidR="00EB6880" w:rsidRDefault="00692187">
      <w:pPr>
        <w:pStyle w:val="af2"/>
        <w:numPr>
          <w:ilvl w:val="0"/>
          <w:numId w:val="9"/>
        </w:numPr>
        <w:tabs>
          <w:tab w:val="clear" w:pos="8640"/>
        </w:tabs>
        <w:spacing w:line="360" w:lineRule="auto"/>
        <w:ind w:leftChars="192" w:left="709" w:hangingChars="136" w:hanging="287"/>
        <w:jc w:val="both"/>
        <w:rPr>
          <w:rFonts w:ascii="Times New Roman" w:eastAsia="仿宋_GB2312" w:hAnsi="Times New Roman"/>
          <w:sz w:val="21"/>
          <w:szCs w:val="18"/>
          <w:lang w:eastAsia="zh-CN"/>
        </w:rPr>
      </w:pPr>
      <w:r>
        <w:rPr>
          <w:rFonts w:ascii="Times New Roman" w:eastAsia="仿宋_GB2312" w:hAnsi="Times New Roman"/>
          <w:b/>
          <w:sz w:val="21"/>
          <w:szCs w:val="18"/>
          <w:lang w:eastAsia="zh-CN"/>
        </w:rPr>
        <w:t>Within Campaign cleaning:</w:t>
      </w:r>
      <w:r>
        <w:rPr>
          <w:rFonts w:ascii="Times New Roman" w:eastAsia="仿宋_GB2312" w:hAnsi="Times New Roman"/>
          <w:sz w:val="21"/>
          <w:szCs w:val="18"/>
          <w:lang w:eastAsia="zh-CN"/>
        </w:rPr>
        <w:t xml:space="preserve"> To further eliminate </w:t>
      </w:r>
      <w:commentRangeStart w:id="81"/>
      <w:r>
        <w:rPr>
          <w:rFonts w:ascii="Times New Roman" w:eastAsia="仿宋_GB2312" w:hAnsi="Times New Roman"/>
          <w:sz w:val="21"/>
          <w:szCs w:val="18"/>
          <w:lang w:eastAsia="zh-CN"/>
        </w:rPr>
        <w:t>the</w:t>
      </w:r>
      <w:commentRangeEnd w:id="81"/>
      <w:r>
        <w:rPr>
          <w:rStyle w:val="aff0"/>
        </w:rPr>
        <w:commentReference w:id="81"/>
      </w:r>
      <w:r>
        <w:rPr>
          <w:rFonts w:ascii="Times New Roman" w:eastAsia="仿宋_GB2312" w:hAnsi="Times New Roman"/>
          <w:sz w:val="21"/>
          <w:szCs w:val="18"/>
          <w:lang w:eastAsia="zh-CN"/>
        </w:rPr>
        <w:t xml:space="preserve"> possible impact to subsequent batches from the traceable residual after designed in-situ minor cleaning (un-disassembled), the equipment will be disassembled cleaned at defined batch frequency. Considering the in-situ minor cleaning is validated in three cycles, after run the forth cycle, the next in-situ cleaning may be at risk, so the within campaign disassemble major cleaning is planned at this point to refresh the equipment train’s cleanliness. Hence the maximum continuous batches before disassemble major cleaning is defined as: 4n (n stands for the maximum batches for in-situ minor cleaning). </w:t>
      </w:r>
    </w:p>
    <w:p w14:paraId="4DD065E9" w14:textId="77777777" w:rsidR="00EB6880" w:rsidRDefault="00692187">
      <w:pPr>
        <w:pStyle w:val="af2"/>
        <w:tabs>
          <w:tab w:val="clear" w:pos="8640"/>
        </w:tabs>
        <w:spacing w:line="360" w:lineRule="auto"/>
        <w:ind w:left="844"/>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 xml:space="preserve">Based on the cleaning frequency assessment, disassemble major cleaning will be performed after each batch, so the 4n in-situ minor cleaning frequency is not applicable. The solid-phase synthesis reactor has a complex internal structure, and peptide resin exhibits poor solubility. So, Solid Phase Synthesizer (TJ4S-1213-Sy15) will be disassemble major cleaned after every batch. </w:t>
      </w:r>
    </w:p>
    <w:p w14:paraId="4EE27BA1" w14:textId="77777777" w:rsidR="00EB6880" w:rsidRDefault="00692187">
      <w:pPr>
        <w:pStyle w:val="af2"/>
        <w:numPr>
          <w:ilvl w:val="0"/>
          <w:numId w:val="9"/>
        </w:numPr>
        <w:tabs>
          <w:tab w:val="clear" w:pos="8640"/>
        </w:tabs>
        <w:spacing w:line="360" w:lineRule="auto"/>
        <w:ind w:leftChars="192" w:left="709" w:hangingChars="136" w:hanging="287"/>
        <w:jc w:val="both"/>
        <w:rPr>
          <w:rFonts w:ascii="Times New Roman" w:eastAsia="仿宋_GB2312" w:hAnsi="Times New Roman"/>
          <w:sz w:val="21"/>
          <w:szCs w:val="18"/>
          <w:lang w:eastAsia="zh-CN"/>
        </w:rPr>
      </w:pPr>
      <w:r>
        <w:rPr>
          <w:rFonts w:ascii="Times New Roman" w:eastAsia="仿宋_GB2312" w:hAnsi="Times New Roman"/>
          <w:b/>
          <w:sz w:val="21"/>
          <w:szCs w:val="18"/>
          <w:lang w:eastAsia="zh-CN"/>
        </w:rPr>
        <w:t>End of production cleaning</w:t>
      </w:r>
      <w:r>
        <w:rPr>
          <w:rFonts w:ascii="Times New Roman" w:eastAsia="仿宋_GB2312" w:hAnsi="Times New Roman"/>
          <w:sz w:val="21"/>
          <w:szCs w:val="18"/>
          <w:lang w:eastAsia="zh-CN"/>
        </w:rPr>
        <w:t>: In order to prevent the next product from being contaminated from residue of this product remaining on the equipment, at the end of the production, the equipment will be cleaned following the post-production cleaning method—disassemble cleaning. Disassemble cleaning method will be verified by testing the residue in each piece of equipment separately by sampling from the worst-case location. Three rounds of cleaning verification consists of cleaning validation.</w:t>
      </w:r>
    </w:p>
    <w:p w14:paraId="61AD9D1D" w14:textId="77777777" w:rsidR="00EB6880" w:rsidRDefault="00692187">
      <w:pPr>
        <w:pStyle w:val="af2"/>
        <w:tabs>
          <w:tab w:val="clear" w:pos="8640"/>
        </w:tabs>
        <w:spacing w:beforeLines="50" w:before="120" w:line="360" w:lineRule="auto"/>
        <w:jc w:val="both"/>
        <w:rPr>
          <w:rFonts w:ascii="Times New Roman" w:eastAsia="仿宋_GB2312" w:hAnsi="Times New Roman"/>
          <w:color w:val="0000FF"/>
          <w:sz w:val="21"/>
          <w:szCs w:val="18"/>
          <w:lang w:eastAsia="zh-CN"/>
        </w:rPr>
      </w:pPr>
      <w:r>
        <w:rPr>
          <w:rFonts w:ascii="Times New Roman" w:eastAsia="仿宋_GB2312" w:hAnsi="Times New Roman" w:cs="Arial"/>
          <w:color w:val="0000FF"/>
          <w:sz w:val="21"/>
          <w:szCs w:val="18"/>
          <w:lang w:eastAsia="zh-CN"/>
        </w:rPr>
        <w:lastRenderedPageBreak/>
        <w:t>According to above cleaning validation strategy (including cleaning criteria and cleaning frequency), f</w:t>
      </w:r>
      <w:r>
        <w:rPr>
          <w:rFonts w:ascii="Times New Roman" w:eastAsia="仿宋_GB2312" w:hAnsi="Times New Roman"/>
          <w:color w:val="0000FF"/>
          <w:sz w:val="21"/>
          <w:szCs w:val="18"/>
          <w:lang w:eastAsia="zh-CN"/>
        </w:rPr>
        <w:t xml:space="preserve">or the Step 1 manufacture of ASYM-140020, the cleaning frequency and criteria for each key equipment have been evaluated based on existing data and historical production experience, the detail risk assessment refer to the specific part within this cleaning validation protocol, and the brief information has been summarized as follow in </w:t>
      </w:r>
      <w:r>
        <w:rPr>
          <w:rFonts w:ascii="Times New Roman" w:eastAsia="仿宋_GB2312" w:hAnsi="Times New Roman"/>
          <w:b/>
          <w:color w:val="0000FF"/>
          <w:sz w:val="21"/>
          <w:szCs w:val="18"/>
          <w:lang w:eastAsia="zh-CN"/>
        </w:rPr>
        <w:t>Table 5-1</w:t>
      </w:r>
      <w:r>
        <w:rPr>
          <w:rFonts w:ascii="Times New Roman" w:eastAsia="仿宋_GB2312" w:hAnsi="Times New Roman"/>
          <w:color w:val="0000FF"/>
          <w:sz w:val="21"/>
          <w:szCs w:val="18"/>
          <w:lang w:eastAsia="zh-CN"/>
        </w:rPr>
        <w:t>:</w:t>
      </w:r>
    </w:p>
    <w:p w14:paraId="5C714244" w14:textId="77777777" w:rsidR="00EB6880" w:rsidRDefault="00692187">
      <w:pPr>
        <w:pStyle w:val="af2"/>
        <w:numPr>
          <w:ilvl w:val="0"/>
          <w:numId w:val="10"/>
        </w:numPr>
        <w:tabs>
          <w:tab w:val="clear" w:pos="8640"/>
        </w:tabs>
        <w:spacing w:line="360" w:lineRule="auto"/>
        <w:ind w:left="426"/>
        <w:jc w:val="both"/>
        <w:rPr>
          <w:rFonts w:ascii="Times New Roman" w:eastAsia="仿宋_GB2312" w:hAnsi="Times New Roman"/>
          <w:color w:val="0000FF"/>
          <w:sz w:val="21"/>
          <w:szCs w:val="18"/>
          <w:lang w:eastAsia="zh-CN"/>
        </w:rPr>
      </w:pPr>
      <w:r>
        <w:rPr>
          <w:rFonts w:ascii="Times New Roman" w:eastAsia="仿宋_GB2312" w:hAnsi="Times New Roman"/>
          <w:color w:val="0000FF"/>
          <w:sz w:val="21"/>
          <w:szCs w:val="18"/>
          <w:lang w:eastAsia="zh-CN"/>
        </w:rPr>
        <w:t xml:space="preserve">The </w:t>
      </w:r>
      <w:r>
        <w:rPr>
          <w:rFonts w:ascii="Times New Roman" w:eastAsia="仿宋_GB2312" w:hAnsi="Times New Roman"/>
          <w:color w:val="0000FF"/>
          <w:sz w:val="21"/>
          <w:szCs w:val="21"/>
          <w:lang w:eastAsia="zh-CN"/>
        </w:rPr>
        <w:t>pyridine/acetic anhydride/DMF</w:t>
      </w:r>
      <w:r>
        <w:rPr>
          <w:rFonts w:ascii="Times New Roman" w:eastAsia="仿宋_GB2312" w:hAnsi="Times New Roman"/>
          <w:color w:val="0000FF"/>
          <w:sz w:val="21"/>
          <w:szCs w:val="18"/>
          <w:lang w:eastAsia="zh-CN"/>
        </w:rPr>
        <w:t xml:space="preserve"> solution preparation reactor (</w:t>
      </w:r>
      <w:r>
        <w:rPr>
          <w:rFonts w:ascii="Times New Roman" w:eastAsia="仿宋_GB2312" w:hAnsi="Times New Roman"/>
          <w:color w:val="0000FF"/>
          <w:sz w:val="21"/>
          <w:szCs w:val="21"/>
          <w:lang w:eastAsia="zh-CN"/>
        </w:rPr>
        <w:t>(TJ4</w:t>
      </w:r>
      <w:ins w:id="82" w:author="fuzhonghua" w:date="2026-10-27T09:31:00Z">
        <w:r>
          <w:rPr>
            <w:rFonts w:ascii="Times New Roman" w:eastAsia="仿宋_GB2312" w:hAnsi="Times New Roman"/>
            <w:color w:val="0000FF"/>
            <w:sz w:val="21"/>
            <w:szCs w:val="21"/>
            <w:lang w:eastAsia="zh-CN"/>
          </w:rPr>
          <w:t>S</w:t>
        </w:r>
      </w:ins>
      <w:r>
        <w:rPr>
          <w:rFonts w:ascii="Times New Roman" w:eastAsia="仿宋_GB2312" w:hAnsi="Times New Roman"/>
          <w:color w:val="0000FF"/>
          <w:sz w:val="21"/>
          <w:szCs w:val="21"/>
          <w:lang w:eastAsia="zh-CN"/>
        </w:rPr>
        <w:t>-1213-R22</w:t>
      </w:r>
      <w:r>
        <w:rPr>
          <w:rFonts w:ascii="Times New Roman" w:eastAsia="仿宋_GB2312" w:hAnsi="Times New Roman"/>
          <w:color w:val="0000FF"/>
          <w:sz w:val="21"/>
          <w:szCs w:val="18"/>
          <w:lang w:eastAsia="zh-CN"/>
        </w:rPr>
        <w:t xml:space="preserve">) and </w:t>
      </w:r>
      <w:r>
        <w:rPr>
          <w:rFonts w:ascii="Times New Roman" w:eastAsia="仿宋_GB2312" w:hAnsi="Times New Roman"/>
          <w:color w:val="0000FF"/>
          <w:sz w:val="21"/>
          <w:szCs w:val="21"/>
          <w:lang w:eastAsia="zh-CN"/>
        </w:rPr>
        <w:t xml:space="preserve">Oxyma/DMF solution preparation tank (TJ4S-1200-AT02) </w:t>
      </w:r>
      <w:r>
        <w:rPr>
          <w:rFonts w:ascii="Times New Roman" w:eastAsia="仿宋_GB2312" w:hAnsi="Times New Roman"/>
          <w:color w:val="0000FF"/>
          <w:sz w:val="21"/>
          <w:szCs w:val="18"/>
          <w:lang w:eastAsia="zh-CN"/>
        </w:rPr>
        <w:t xml:space="preserve">will be batch to batch flushed after each batch as per Level 0/B criteria. They were assessed as having no target residue (more detail see the Section 6.5), hence, chemical residue testing is not required, only perform the Level 0/B verification. </w:t>
      </w:r>
    </w:p>
    <w:p w14:paraId="000817A7" w14:textId="77777777" w:rsidR="00EB6880" w:rsidRDefault="00692187">
      <w:pPr>
        <w:pStyle w:val="af2"/>
        <w:numPr>
          <w:ilvl w:val="0"/>
          <w:numId w:val="10"/>
        </w:numPr>
        <w:tabs>
          <w:tab w:val="clear" w:pos="8640"/>
        </w:tabs>
        <w:spacing w:line="360" w:lineRule="auto"/>
        <w:ind w:left="426"/>
        <w:jc w:val="both"/>
        <w:rPr>
          <w:rFonts w:ascii="Times New Roman" w:eastAsia="仿宋_GB2312" w:hAnsi="Times New Roman"/>
          <w:color w:val="0000FF"/>
          <w:sz w:val="21"/>
          <w:szCs w:val="18"/>
          <w:lang w:eastAsia="zh-CN"/>
        </w:rPr>
      </w:pPr>
      <w:r>
        <w:rPr>
          <w:rFonts w:ascii="Times New Roman" w:eastAsia="仿宋_GB2312" w:hAnsi="Times New Roman"/>
          <w:color w:val="0000FF"/>
          <w:sz w:val="21"/>
          <w:szCs w:val="18"/>
          <w:lang w:eastAsia="zh-CN"/>
        </w:rPr>
        <w:t xml:space="preserve">Solid Phase Synthesizer (TJ4S-1213-Sy15) will be disassemble major cleaned after every batch. Therefore, it does not involve in-situ minor cleaning. </w:t>
      </w:r>
    </w:p>
    <w:p w14:paraId="51801930" w14:textId="77777777" w:rsidR="00EB6880" w:rsidRDefault="00692187">
      <w:pPr>
        <w:spacing w:beforeLines="50" w:before="120" w:afterLines="50" w:after="120"/>
        <w:jc w:val="center"/>
        <w:rPr>
          <w:rFonts w:ascii="Times New Roman" w:eastAsia="仿宋_GB2312" w:hAnsi="Times New Roman"/>
          <w:b/>
          <w:i/>
          <w:color w:val="0000FF"/>
          <w:sz w:val="21"/>
          <w:szCs w:val="20"/>
        </w:rPr>
      </w:pPr>
      <w:r>
        <w:rPr>
          <w:rFonts w:ascii="Times New Roman" w:eastAsia="仿宋_GB2312" w:hAnsi="Times New Roman"/>
          <w:b/>
          <w:i/>
          <w:color w:val="0000FF"/>
          <w:sz w:val="21"/>
          <w:szCs w:val="20"/>
        </w:rPr>
        <w:t xml:space="preserve">Table 5-1, The basic cleaning information for the equipment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987"/>
        <w:gridCol w:w="1281"/>
        <w:gridCol w:w="1675"/>
        <w:gridCol w:w="3106"/>
        <w:gridCol w:w="2690"/>
      </w:tblGrid>
      <w:tr w:rsidR="00EB6880" w14:paraId="5775CE5B" w14:textId="77777777">
        <w:trPr>
          <w:trHeight w:val="454"/>
          <w:tblHeader/>
        </w:trPr>
        <w:tc>
          <w:tcPr>
            <w:tcW w:w="987" w:type="dxa"/>
            <w:shd w:val="clear" w:color="auto" w:fill="D9D9D9" w:themeFill="background1" w:themeFillShade="D9"/>
            <w:vAlign w:val="center"/>
          </w:tcPr>
          <w:p w14:paraId="3A533722" w14:textId="77777777" w:rsidR="00EB6880" w:rsidRDefault="00692187">
            <w:pPr>
              <w:spacing w:line="240" w:lineRule="exact"/>
              <w:jc w:val="center"/>
              <w:rPr>
                <w:rFonts w:ascii="Times New Roman" w:eastAsia="FangSong" w:hAnsi="Times New Roman"/>
                <w:b/>
                <w:bCs/>
                <w:sz w:val="16"/>
                <w:szCs w:val="16"/>
              </w:rPr>
            </w:pPr>
            <w:r>
              <w:rPr>
                <w:rFonts w:ascii="Times New Roman" w:eastAsia="FangSong" w:hAnsi="Times New Roman"/>
                <w:b/>
                <w:sz w:val="16"/>
                <w:szCs w:val="16"/>
              </w:rPr>
              <w:t>Equipment name</w:t>
            </w:r>
            <w:r>
              <w:rPr>
                <w:rFonts w:ascii="Times New Roman" w:eastAsia="FangSong" w:hAnsi="Times New Roman"/>
                <w:b/>
                <w:bCs/>
                <w:sz w:val="16"/>
                <w:szCs w:val="16"/>
              </w:rPr>
              <w:t xml:space="preserve"> </w:t>
            </w:r>
          </w:p>
        </w:tc>
        <w:tc>
          <w:tcPr>
            <w:tcW w:w="1281" w:type="dxa"/>
            <w:shd w:val="clear" w:color="auto" w:fill="D9D9D9" w:themeFill="background1" w:themeFillShade="D9"/>
            <w:vAlign w:val="center"/>
          </w:tcPr>
          <w:p w14:paraId="2576DBA9" w14:textId="77777777" w:rsidR="00EB6880" w:rsidRDefault="00692187">
            <w:pPr>
              <w:spacing w:line="240" w:lineRule="exact"/>
              <w:jc w:val="center"/>
              <w:rPr>
                <w:rFonts w:ascii="Times New Roman" w:eastAsia="FangSong" w:hAnsi="Times New Roman"/>
                <w:b/>
                <w:bCs/>
                <w:sz w:val="16"/>
                <w:szCs w:val="16"/>
              </w:rPr>
            </w:pPr>
            <w:r>
              <w:rPr>
                <w:rFonts w:ascii="Times New Roman" w:eastAsia="FangSong" w:hAnsi="Times New Roman"/>
                <w:b/>
                <w:sz w:val="16"/>
                <w:szCs w:val="16"/>
              </w:rPr>
              <w:t>Equipment ID</w:t>
            </w:r>
          </w:p>
        </w:tc>
        <w:tc>
          <w:tcPr>
            <w:tcW w:w="0" w:type="auto"/>
            <w:shd w:val="clear" w:color="auto" w:fill="D9D9D9" w:themeFill="background1" w:themeFillShade="D9"/>
            <w:vAlign w:val="center"/>
          </w:tcPr>
          <w:p w14:paraId="5BD5A0BC" w14:textId="77777777" w:rsidR="00EB6880" w:rsidRDefault="00692187">
            <w:pPr>
              <w:spacing w:line="240" w:lineRule="exact"/>
              <w:jc w:val="center"/>
              <w:rPr>
                <w:rFonts w:ascii="Times New Roman" w:eastAsia="FangSong" w:hAnsi="Times New Roman"/>
                <w:b/>
                <w:bCs/>
                <w:sz w:val="16"/>
                <w:szCs w:val="16"/>
                <w:lang w:eastAsia="zh-CN"/>
              </w:rPr>
            </w:pPr>
            <w:r>
              <w:rPr>
                <w:rFonts w:ascii="Times New Roman" w:eastAsia="FangSong" w:hAnsi="Times New Roman"/>
                <w:b/>
                <w:sz w:val="16"/>
                <w:szCs w:val="16"/>
                <w:lang w:eastAsia="zh-CN"/>
              </w:rPr>
              <w:t>Cleaning frequency</w:t>
            </w:r>
          </w:p>
        </w:tc>
        <w:tc>
          <w:tcPr>
            <w:tcW w:w="3106" w:type="dxa"/>
            <w:shd w:val="clear" w:color="auto" w:fill="D9D9D9" w:themeFill="background1" w:themeFillShade="D9"/>
            <w:vAlign w:val="center"/>
          </w:tcPr>
          <w:p w14:paraId="2D842AEF" w14:textId="77777777" w:rsidR="00EB6880" w:rsidRDefault="00692187">
            <w:pPr>
              <w:spacing w:line="240" w:lineRule="exact"/>
              <w:jc w:val="center"/>
              <w:rPr>
                <w:rFonts w:ascii="Times New Roman" w:eastAsia="FangSong" w:hAnsi="Times New Roman"/>
                <w:b/>
                <w:bCs/>
                <w:sz w:val="16"/>
                <w:szCs w:val="16"/>
                <w:lang w:eastAsia="zh-CN"/>
              </w:rPr>
            </w:pPr>
            <w:r>
              <w:rPr>
                <w:rFonts w:ascii="Times New Roman" w:eastAsia="FangSong" w:hAnsi="Times New Roman"/>
                <w:b/>
                <w:sz w:val="16"/>
                <w:szCs w:val="16"/>
                <w:lang w:eastAsia="zh-CN"/>
              </w:rPr>
              <w:t>Cleaning effectiveness verification</w:t>
            </w:r>
          </w:p>
        </w:tc>
        <w:tc>
          <w:tcPr>
            <w:tcW w:w="2690" w:type="dxa"/>
            <w:shd w:val="clear" w:color="auto" w:fill="D9D9D9" w:themeFill="background1" w:themeFillShade="D9"/>
            <w:vAlign w:val="center"/>
          </w:tcPr>
          <w:p w14:paraId="426FD61C" w14:textId="77777777" w:rsidR="00EB6880" w:rsidRDefault="00692187">
            <w:pPr>
              <w:spacing w:line="240" w:lineRule="exact"/>
              <w:jc w:val="center"/>
              <w:rPr>
                <w:rFonts w:ascii="Times New Roman" w:eastAsia="FangSong" w:hAnsi="Times New Roman"/>
                <w:b/>
                <w:bCs/>
                <w:sz w:val="16"/>
                <w:szCs w:val="16"/>
                <w:lang w:eastAsia="zh-CN"/>
              </w:rPr>
            </w:pPr>
            <w:r>
              <w:rPr>
                <w:rFonts w:ascii="Times New Roman" w:eastAsia="FangSong" w:hAnsi="Times New Roman"/>
                <w:b/>
                <w:sz w:val="16"/>
                <w:szCs w:val="16"/>
                <w:lang w:eastAsia="zh-CN"/>
              </w:rPr>
              <w:t>Residue limits and basis</w:t>
            </w:r>
            <w:r>
              <w:rPr>
                <w:rFonts w:ascii="Times New Roman" w:eastAsia="FangSong" w:hAnsi="Times New Roman"/>
                <w:b/>
                <w:bCs/>
                <w:sz w:val="16"/>
                <w:szCs w:val="16"/>
                <w:lang w:eastAsia="zh-CN"/>
              </w:rPr>
              <w:t xml:space="preserve"> </w:t>
            </w:r>
          </w:p>
        </w:tc>
      </w:tr>
      <w:tr w:rsidR="00EB6880" w14:paraId="603B22AD" w14:textId="77777777">
        <w:trPr>
          <w:trHeight w:val="454"/>
        </w:trPr>
        <w:tc>
          <w:tcPr>
            <w:tcW w:w="987" w:type="dxa"/>
            <w:vAlign w:val="center"/>
          </w:tcPr>
          <w:p w14:paraId="5D7A5F42" w14:textId="77777777" w:rsidR="00EB6880" w:rsidRDefault="00692187">
            <w:pPr>
              <w:jc w:val="center"/>
              <w:rPr>
                <w:rFonts w:ascii="Times New Roman" w:eastAsia="FangSong" w:hAnsi="Times New Roman"/>
                <w:sz w:val="16"/>
                <w:szCs w:val="16"/>
              </w:rPr>
            </w:pPr>
            <w:r>
              <w:rPr>
                <w:rFonts w:ascii="Times New Roman" w:eastAsia="仿宋_GB2312" w:hAnsi="Times New Roman"/>
                <w:bCs/>
                <w:sz w:val="16"/>
                <w:szCs w:val="16"/>
                <w:lang w:eastAsia="zh-CN"/>
              </w:rPr>
              <w:t>Peptide Solid Phase Synthesizer</w:t>
            </w:r>
          </w:p>
        </w:tc>
        <w:tc>
          <w:tcPr>
            <w:tcW w:w="1281" w:type="dxa"/>
            <w:vAlign w:val="center"/>
          </w:tcPr>
          <w:p w14:paraId="3AA55DE3" w14:textId="77777777" w:rsidR="00EB6880" w:rsidRDefault="00692187">
            <w:pPr>
              <w:jc w:val="center"/>
              <w:rPr>
                <w:rFonts w:ascii="Times New Roman" w:eastAsia="仿宋_GB2312" w:hAnsi="Times New Roman"/>
                <w:bCs/>
                <w:sz w:val="16"/>
                <w:szCs w:val="16"/>
                <w:lang w:eastAsia="zh-CN"/>
              </w:rPr>
            </w:pPr>
            <w:r>
              <w:rPr>
                <w:rFonts w:ascii="Times New Roman" w:eastAsia="仿宋_GB2312" w:hAnsi="Times New Roman"/>
                <w:bCs/>
                <w:sz w:val="16"/>
                <w:szCs w:val="16"/>
                <w:lang w:eastAsia="zh-CN"/>
              </w:rPr>
              <w:t>TJ4S-1213-Sy15</w:t>
            </w:r>
          </w:p>
          <w:p w14:paraId="750FB16B" w14:textId="77777777" w:rsidR="00EB6880" w:rsidRDefault="00692187">
            <w:pPr>
              <w:jc w:val="center"/>
              <w:rPr>
                <w:rFonts w:ascii="Times New Roman" w:eastAsia="FangSong" w:hAnsi="Times New Roman"/>
                <w:sz w:val="16"/>
                <w:szCs w:val="16"/>
                <w:lang w:eastAsia="zh-CN"/>
              </w:rPr>
            </w:pPr>
            <w:r>
              <w:rPr>
                <w:rFonts w:ascii="Times New Roman" w:hAnsi="Times New Roman"/>
                <w:sz w:val="16"/>
                <w:szCs w:val="16"/>
                <w:shd w:val="clear" w:color="auto" w:fill="FFFFFF"/>
              </w:rPr>
              <w:t>TJ4S-1213-Sy15-R01</w:t>
            </w:r>
          </w:p>
        </w:tc>
        <w:tc>
          <w:tcPr>
            <w:tcW w:w="0" w:type="auto"/>
            <w:vAlign w:val="center"/>
          </w:tcPr>
          <w:p w14:paraId="76163B8C" w14:textId="77777777" w:rsidR="00EB6880" w:rsidRDefault="00692187">
            <w:pPr>
              <w:spacing w:before="60" w:after="60" w:line="240" w:lineRule="exact"/>
              <w:rPr>
                <w:rFonts w:ascii="Times New Roman" w:eastAsia="FangSong" w:hAnsi="Times New Roman"/>
                <w:sz w:val="16"/>
                <w:szCs w:val="16"/>
                <w:lang w:eastAsia="zh-CN"/>
              </w:rPr>
            </w:pPr>
            <w:r>
              <w:rPr>
                <w:rFonts w:ascii="Times New Roman" w:eastAsia="FangSong" w:hAnsi="Times New Roman"/>
                <w:sz w:val="16"/>
                <w:szCs w:val="16"/>
                <w:lang w:eastAsia="zh-CN"/>
              </w:rPr>
              <w:t>Disassem</w:t>
            </w:r>
            <w:r>
              <w:rPr>
                <w:rFonts w:ascii="Times New Roman" w:eastAsia="FangSong" w:hAnsi="Times New Roman" w:hint="eastAsia"/>
                <w:sz w:val="16"/>
                <w:szCs w:val="16"/>
                <w:lang w:eastAsia="zh-CN"/>
              </w:rPr>
              <w:t>ble</w:t>
            </w:r>
            <w:r>
              <w:rPr>
                <w:rFonts w:ascii="Times New Roman" w:eastAsia="FangSong" w:hAnsi="Times New Roman"/>
                <w:sz w:val="16"/>
                <w:szCs w:val="16"/>
                <w:lang w:eastAsia="zh-CN"/>
              </w:rPr>
              <w:t xml:space="preserve"> cleaning after every batch</w:t>
            </w:r>
          </w:p>
        </w:tc>
        <w:tc>
          <w:tcPr>
            <w:tcW w:w="3106" w:type="dxa"/>
            <w:vAlign w:val="center"/>
          </w:tcPr>
          <w:p w14:paraId="4DF7566E" w14:textId="77777777" w:rsidR="00EB6880" w:rsidRDefault="00692187">
            <w:pPr>
              <w:pStyle w:val="aff1"/>
              <w:numPr>
                <w:ilvl w:val="0"/>
                <w:numId w:val="11"/>
              </w:numPr>
              <w:spacing w:line="240" w:lineRule="exact"/>
              <w:ind w:firstLineChars="0"/>
              <w:jc w:val="both"/>
              <w:rPr>
                <w:rFonts w:ascii="Times New Roman" w:eastAsia="FangSong" w:hAnsi="Times New Roman"/>
                <w:sz w:val="16"/>
                <w:szCs w:val="16"/>
                <w:lang w:eastAsia="zh-CN"/>
              </w:rPr>
            </w:pPr>
            <w:r>
              <w:rPr>
                <w:rFonts w:ascii="Times New Roman" w:eastAsia="FangSong" w:hAnsi="Times New Roman"/>
                <w:sz w:val="16"/>
                <w:szCs w:val="16"/>
                <w:lang w:eastAsia="zh-CN"/>
              </w:rPr>
              <w:t xml:space="preserve">Level I visual check after disassemble cleaning </w:t>
            </w:r>
          </w:p>
          <w:p w14:paraId="24BB9B72" w14:textId="77777777" w:rsidR="00EB6880" w:rsidRDefault="00692187">
            <w:pPr>
              <w:pStyle w:val="aff1"/>
              <w:numPr>
                <w:ilvl w:val="0"/>
                <w:numId w:val="11"/>
              </w:numPr>
              <w:spacing w:line="240" w:lineRule="exact"/>
              <w:ind w:firstLineChars="0"/>
              <w:jc w:val="both"/>
              <w:rPr>
                <w:rFonts w:ascii="Times New Roman" w:eastAsia="FangSong" w:hAnsi="Times New Roman"/>
                <w:sz w:val="16"/>
                <w:szCs w:val="16"/>
                <w:lang w:eastAsia="zh-CN"/>
              </w:rPr>
            </w:pPr>
            <w:r>
              <w:rPr>
                <w:rFonts w:ascii="Times New Roman" w:eastAsia="FangSong" w:hAnsi="Times New Roman"/>
                <w:sz w:val="16"/>
                <w:szCs w:val="16"/>
                <w:lang w:eastAsia="zh-CN"/>
              </w:rPr>
              <w:t>Level II chemical residue test after disassemble cleaning,</w:t>
            </w:r>
            <w:r>
              <w:rPr>
                <w:rFonts w:ascii="Times New Roman" w:eastAsia="FangSong" w:hAnsi="Times New Roman" w:hint="eastAsia"/>
                <w:sz w:val="16"/>
                <w:szCs w:val="16"/>
                <w:lang w:eastAsia="zh-CN"/>
              </w:rPr>
              <w:t xml:space="preserve"> </w:t>
            </w:r>
            <w:r>
              <w:rPr>
                <w:rFonts w:ascii="Times New Roman" w:eastAsia="FangSong" w:hAnsi="Times New Roman"/>
                <w:sz w:val="16"/>
                <w:szCs w:val="16"/>
                <w:lang w:eastAsia="zh-CN"/>
              </w:rPr>
              <w:t xml:space="preserve">including Rinse sample and Swab sample </w:t>
            </w:r>
          </w:p>
        </w:tc>
        <w:tc>
          <w:tcPr>
            <w:tcW w:w="2690" w:type="dxa"/>
            <w:vAlign w:val="center"/>
          </w:tcPr>
          <w:p w14:paraId="4C4723F4" w14:textId="77777777" w:rsidR="00EB6880" w:rsidRDefault="00692187">
            <w:pPr>
              <w:spacing w:line="240" w:lineRule="exact"/>
              <w:jc w:val="both"/>
              <w:rPr>
                <w:rFonts w:ascii="Times New Roman" w:eastAsia="FangSong" w:hAnsi="Times New Roman"/>
                <w:sz w:val="16"/>
                <w:szCs w:val="16"/>
                <w:lang w:eastAsia="zh-CN"/>
              </w:rPr>
            </w:pPr>
            <w:r>
              <w:rPr>
                <w:rFonts w:ascii="Times New Roman" w:eastAsia="FangSong" w:hAnsi="Times New Roman"/>
                <w:sz w:val="16"/>
                <w:szCs w:val="16"/>
                <w:lang w:eastAsia="zh-CN"/>
              </w:rPr>
              <w:t xml:space="preserve">The lower between 10ppm and the calculated allowable residue limit (ARL) based on the health data of compound </w:t>
            </w:r>
          </w:p>
        </w:tc>
      </w:tr>
      <w:tr w:rsidR="00EB6880" w14:paraId="7AC554B5" w14:textId="77777777">
        <w:trPr>
          <w:trHeight w:val="454"/>
        </w:trPr>
        <w:tc>
          <w:tcPr>
            <w:tcW w:w="987" w:type="dxa"/>
            <w:vMerge w:val="restart"/>
            <w:vAlign w:val="center"/>
          </w:tcPr>
          <w:p w14:paraId="57AE3B49" w14:textId="77777777" w:rsidR="00EB6880" w:rsidRDefault="00692187">
            <w:pPr>
              <w:jc w:val="center"/>
              <w:rPr>
                <w:rFonts w:ascii="Times New Roman" w:eastAsia="FangSong" w:hAnsi="Times New Roman"/>
                <w:kern w:val="2"/>
                <w:sz w:val="16"/>
                <w:szCs w:val="16"/>
                <w:lang w:eastAsia="zh-CN"/>
              </w:rPr>
            </w:pPr>
            <w:r>
              <w:rPr>
                <w:rFonts w:ascii="Times New Roman" w:eastAsia="仿宋_GB2312" w:hAnsi="Times New Roman"/>
                <w:bCs/>
                <w:sz w:val="16"/>
                <w:szCs w:val="16"/>
                <w:lang w:eastAsia="zh-CN"/>
              </w:rPr>
              <w:t>Glass-lined Reactor</w:t>
            </w:r>
          </w:p>
        </w:tc>
        <w:tc>
          <w:tcPr>
            <w:tcW w:w="1281" w:type="dxa"/>
            <w:vMerge w:val="restart"/>
            <w:vAlign w:val="center"/>
          </w:tcPr>
          <w:p w14:paraId="522543B3" w14:textId="77777777" w:rsidR="00EB6880" w:rsidRDefault="00692187">
            <w:pPr>
              <w:jc w:val="center"/>
              <w:rPr>
                <w:rFonts w:ascii="Times New Roman" w:eastAsia="FangSong" w:hAnsi="Times New Roman"/>
                <w:sz w:val="16"/>
                <w:szCs w:val="16"/>
                <w:lang w:eastAsia="zh-CN"/>
              </w:rPr>
            </w:pPr>
            <w:r>
              <w:rPr>
                <w:rFonts w:ascii="Times New Roman" w:eastAsia="仿宋_GB2312" w:hAnsi="Times New Roman"/>
                <w:bCs/>
                <w:sz w:val="16"/>
                <w:szCs w:val="16"/>
                <w:lang w:eastAsia="zh-CN"/>
              </w:rPr>
              <w:t>TJ4</w:t>
            </w:r>
            <w:ins w:id="83" w:author="fuzhonghua" w:date="2026-10-27T09:31:00Z">
              <w:r>
                <w:rPr>
                  <w:rFonts w:ascii="Times New Roman" w:eastAsia="仿宋_GB2312" w:hAnsi="Times New Roman"/>
                  <w:bCs/>
                  <w:sz w:val="16"/>
                  <w:szCs w:val="16"/>
                  <w:lang w:eastAsia="zh-CN"/>
                </w:rPr>
                <w:t>S</w:t>
              </w:r>
            </w:ins>
            <w:r>
              <w:rPr>
                <w:rFonts w:ascii="Times New Roman" w:eastAsia="仿宋_GB2312" w:hAnsi="Times New Roman"/>
                <w:bCs/>
                <w:sz w:val="16"/>
                <w:szCs w:val="16"/>
                <w:lang w:eastAsia="zh-CN"/>
              </w:rPr>
              <w:t>-1213-R22</w:t>
            </w:r>
          </w:p>
        </w:tc>
        <w:tc>
          <w:tcPr>
            <w:tcW w:w="0" w:type="auto"/>
            <w:vAlign w:val="center"/>
          </w:tcPr>
          <w:p w14:paraId="7AA2FE3E" w14:textId="77777777" w:rsidR="00EB6880" w:rsidRDefault="00692187">
            <w:pPr>
              <w:spacing w:before="60" w:after="60" w:line="240" w:lineRule="exact"/>
              <w:rPr>
                <w:rFonts w:ascii="Times New Roman" w:eastAsia="FangSong" w:hAnsi="Times New Roman"/>
                <w:sz w:val="16"/>
                <w:szCs w:val="16"/>
                <w:lang w:eastAsia="zh-CN"/>
              </w:rPr>
            </w:pPr>
            <w:r>
              <w:rPr>
                <w:rFonts w:ascii="Times New Roman" w:eastAsia="FangSong" w:hAnsi="Times New Roman"/>
                <w:sz w:val="16"/>
                <w:szCs w:val="16"/>
                <w:lang w:eastAsia="zh-CN"/>
              </w:rPr>
              <w:t xml:space="preserve">Batch to batch flushing after each batch </w:t>
            </w:r>
          </w:p>
        </w:tc>
        <w:tc>
          <w:tcPr>
            <w:tcW w:w="3106" w:type="dxa"/>
            <w:vAlign w:val="center"/>
          </w:tcPr>
          <w:p w14:paraId="5A009705" w14:textId="77777777" w:rsidR="00EB6880" w:rsidRDefault="00692187">
            <w:pPr>
              <w:spacing w:before="60" w:after="60" w:line="240" w:lineRule="exact"/>
              <w:rPr>
                <w:rFonts w:ascii="Times New Roman" w:eastAsia="FangSong" w:hAnsi="Times New Roman"/>
                <w:sz w:val="16"/>
                <w:szCs w:val="16"/>
                <w:lang w:eastAsia="zh-CN"/>
              </w:rPr>
            </w:pPr>
            <w:r>
              <w:rPr>
                <w:rFonts w:ascii="Times New Roman" w:eastAsia="FangSong" w:hAnsi="Times New Roman"/>
                <w:sz w:val="16"/>
                <w:szCs w:val="16"/>
                <w:lang w:eastAsia="zh-CN"/>
              </w:rPr>
              <w:t xml:space="preserve">Level 0/B visual check after flush by pre-defined solvent </w:t>
            </w:r>
          </w:p>
        </w:tc>
        <w:tc>
          <w:tcPr>
            <w:tcW w:w="2690" w:type="dxa"/>
            <w:vMerge w:val="restart"/>
            <w:vAlign w:val="center"/>
          </w:tcPr>
          <w:p w14:paraId="63AE7674" w14:textId="77777777" w:rsidR="00EB6880" w:rsidRDefault="00692187">
            <w:pPr>
              <w:spacing w:before="60" w:after="60" w:line="240" w:lineRule="exact"/>
              <w:jc w:val="both"/>
              <w:rPr>
                <w:rFonts w:ascii="Times New Roman" w:eastAsia="FangSong" w:hAnsi="Times New Roman"/>
                <w:sz w:val="16"/>
                <w:szCs w:val="16"/>
              </w:rPr>
            </w:pPr>
            <w:ins w:id="84" w:author="fuzhonghua" w:date="2026-10-27T09:45:00Z">
              <w:r>
                <w:rPr>
                  <w:rFonts w:ascii="Times New Roman" w:eastAsia="FangSong" w:hAnsi="Times New Roman"/>
                  <w:color w:val="0000FF"/>
                  <w:sz w:val="16"/>
                  <w:szCs w:val="16"/>
                  <w:lang w:eastAsia="zh-CN"/>
                  <w:rPrChange w:id="85" w:author="fuzhonghua" w:date="2026-10-27T09:45:00Z">
                    <w:rPr>
                      <w:rFonts w:eastAsia="仿宋_GB2312"/>
                      <w:sz w:val="18"/>
                      <w:szCs w:val="18"/>
                      <w:lang w:val="fr-FR"/>
                    </w:rPr>
                  </w:rPrChange>
                </w:rPr>
                <w:t>Only for preparing Ac</w:t>
              </w:r>
              <w:r>
                <w:rPr>
                  <w:rFonts w:ascii="Times New Roman" w:eastAsia="FangSong" w:hAnsi="Times New Roman"/>
                  <w:color w:val="0000FF"/>
                  <w:sz w:val="16"/>
                  <w:szCs w:val="16"/>
                  <w:lang w:eastAsia="zh-CN"/>
                  <w:rPrChange w:id="86" w:author="fuzhonghua" w:date="2026-10-27T09:45:00Z">
                    <w:rPr>
                      <w:rFonts w:eastAsia="仿宋_GB2312"/>
                      <w:sz w:val="18"/>
                      <w:szCs w:val="18"/>
                      <w:vertAlign w:val="subscript"/>
                      <w:lang w:val="fr-FR"/>
                    </w:rPr>
                  </w:rPrChange>
                </w:rPr>
                <w:t xml:space="preserve">2O/Pyridine /DMF solution, rinse thoroughly with DMF followed by water; the risk </w:t>
              </w:r>
              <w:r>
                <w:rPr>
                  <w:rFonts w:ascii="Times New Roman" w:eastAsia="FangSong" w:hAnsi="Times New Roman"/>
                  <w:color w:val="0000FF"/>
                  <w:sz w:val="16"/>
                  <w:szCs w:val="16"/>
                  <w:lang w:eastAsia="zh-CN"/>
                  <w:rPrChange w:id="87" w:author="fuzhonghua" w:date="2026-10-27T09:45:00Z">
                    <w:rPr>
                      <w:rFonts w:eastAsia="仿宋_GB2312"/>
                      <w:color w:val="0000FF"/>
                      <w:sz w:val="18"/>
                      <w:szCs w:val="18"/>
                      <w:lang w:val="fr-FR"/>
                    </w:rPr>
                  </w:rPrChange>
                </w:rPr>
                <w:t>of residual carryover remains low,</w:t>
              </w:r>
            </w:ins>
            <w:ins w:id="88" w:author="fuzhonghua" w:date="2026-10-27T10:38:00Z">
              <w:r>
                <w:rPr>
                  <w:rFonts w:ascii="Times New Roman" w:eastAsia="FangSong" w:hAnsi="Times New Roman"/>
                  <w:color w:val="0000FF"/>
                  <w:sz w:val="16"/>
                  <w:szCs w:val="16"/>
                  <w:lang w:eastAsia="zh-CN"/>
                </w:rPr>
                <w:t xml:space="preserve"> </w:t>
              </w:r>
            </w:ins>
            <w:ins w:id="89" w:author="fuzhonghua" w:date="2026-10-27T09:48:00Z">
              <w:r>
                <w:rPr>
                  <w:rFonts w:ascii="Times New Roman" w:eastAsia="FangSong" w:hAnsi="Times New Roman"/>
                  <w:color w:val="0000FF"/>
                  <w:sz w:val="16"/>
                  <w:szCs w:val="16"/>
                  <w:lang w:eastAsia="zh-CN"/>
                </w:rPr>
                <w:t>no need for chemical residue test.</w:t>
              </w:r>
            </w:ins>
            <w:del w:id="90" w:author="fuzhonghua" w:date="2026-10-27T09:45:00Z">
              <w:r>
                <w:rPr>
                  <w:rFonts w:ascii="Times New Roman" w:eastAsia="FangSong" w:hAnsi="Times New Roman"/>
                  <w:sz w:val="16"/>
                  <w:szCs w:val="16"/>
                </w:rPr>
                <w:delText xml:space="preserve">Only solvent </w:delText>
              </w:r>
              <w:r>
                <w:rPr>
                  <w:rFonts w:ascii="Times New Roman" w:eastAsia="FangSong" w:hAnsi="Times New Roman"/>
                  <w:sz w:val="16"/>
                  <w:szCs w:val="16"/>
                  <w:lang w:eastAsia="zh-CN"/>
                </w:rPr>
                <w:delText>is</w:delText>
              </w:r>
              <w:r>
                <w:rPr>
                  <w:rFonts w:ascii="Times New Roman" w:eastAsia="FangSong" w:hAnsi="Times New Roman"/>
                  <w:sz w:val="16"/>
                  <w:szCs w:val="16"/>
                </w:rPr>
                <w:delText xml:space="preserve"> used,</w:delText>
              </w:r>
              <w:r>
                <w:rPr>
                  <w:rFonts w:ascii="Times New Roman" w:eastAsia="FangSong" w:hAnsi="Times New Roman"/>
                  <w:sz w:val="16"/>
                  <w:szCs w:val="16"/>
                  <w:lang w:eastAsia="zh-CN"/>
                </w:rPr>
                <w:delText xml:space="preserve"> </w:delText>
              </w:r>
              <w:r>
                <w:rPr>
                  <w:rFonts w:ascii="Times New Roman" w:eastAsia="FangSong" w:hAnsi="Times New Roman"/>
                  <w:sz w:val="16"/>
                  <w:szCs w:val="16"/>
                </w:rPr>
                <w:delText xml:space="preserve">no need for chemical residue test. </w:delText>
              </w:r>
            </w:del>
          </w:p>
        </w:tc>
      </w:tr>
      <w:tr w:rsidR="00EB6880" w14:paraId="710AF2D4" w14:textId="77777777">
        <w:trPr>
          <w:trHeight w:val="454"/>
        </w:trPr>
        <w:tc>
          <w:tcPr>
            <w:tcW w:w="987" w:type="dxa"/>
            <w:vMerge/>
            <w:vAlign w:val="center"/>
          </w:tcPr>
          <w:p w14:paraId="7F4F9A49" w14:textId="77777777" w:rsidR="00EB6880" w:rsidRDefault="00EB6880">
            <w:pPr>
              <w:jc w:val="center"/>
              <w:rPr>
                <w:rFonts w:ascii="Times New Roman" w:eastAsia="FangSong" w:hAnsi="Times New Roman"/>
                <w:sz w:val="16"/>
                <w:szCs w:val="16"/>
              </w:rPr>
            </w:pPr>
          </w:p>
        </w:tc>
        <w:tc>
          <w:tcPr>
            <w:tcW w:w="1281" w:type="dxa"/>
            <w:vMerge/>
            <w:vAlign w:val="center"/>
          </w:tcPr>
          <w:p w14:paraId="2BDEF083" w14:textId="77777777" w:rsidR="00EB6880" w:rsidRDefault="00EB6880">
            <w:pPr>
              <w:jc w:val="center"/>
              <w:rPr>
                <w:rFonts w:ascii="Times New Roman" w:eastAsia="FangSong" w:hAnsi="Times New Roman"/>
                <w:sz w:val="16"/>
                <w:szCs w:val="16"/>
              </w:rPr>
            </w:pPr>
          </w:p>
        </w:tc>
        <w:tc>
          <w:tcPr>
            <w:tcW w:w="0" w:type="auto"/>
            <w:vAlign w:val="center"/>
          </w:tcPr>
          <w:p w14:paraId="22BD8D29" w14:textId="77777777" w:rsidR="00EB6880" w:rsidRDefault="00692187">
            <w:pPr>
              <w:spacing w:before="60" w:after="60" w:line="240" w:lineRule="exact"/>
              <w:rPr>
                <w:rFonts w:ascii="Times New Roman" w:eastAsia="FangSong" w:hAnsi="Times New Roman"/>
                <w:sz w:val="16"/>
                <w:szCs w:val="16"/>
                <w:lang w:eastAsia="zh-CN"/>
              </w:rPr>
            </w:pPr>
            <w:r>
              <w:rPr>
                <w:rFonts w:ascii="Times New Roman" w:eastAsia="FangSong" w:hAnsi="Times New Roman"/>
                <w:sz w:val="16"/>
                <w:szCs w:val="16"/>
                <w:lang w:eastAsia="zh-CN"/>
              </w:rPr>
              <w:t>Disassemble cleaning after end of production</w:t>
            </w:r>
          </w:p>
        </w:tc>
        <w:tc>
          <w:tcPr>
            <w:tcW w:w="3106" w:type="dxa"/>
            <w:vAlign w:val="center"/>
          </w:tcPr>
          <w:p w14:paraId="5CDD20E1" w14:textId="77777777" w:rsidR="00EB6880" w:rsidRDefault="00692187">
            <w:pPr>
              <w:spacing w:before="60" w:after="60" w:line="240" w:lineRule="exact"/>
              <w:rPr>
                <w:rFonts w:ascii="Times New Roman" w:eastAsia="FangSong" w:hAnsi="Times New Roman"/>
                <w:sz w:val="16"/>
                <w:szCs w:val="16"/>
                <w:lang w:eastAsia="zh-CN"/>
              </w:rPr>
            </w:pPr>
            <w:r>
              <w:rPr>
                <w:rFonts w:ascii="Times New Roman" w:eastAsia="FangSong" w:hAnsi="Times New Roman"/>
                <w:sz w:val="16"/>
                <w:szCs w:val="16"/>
                <w:lang w:eastAsia="zh-CN"/>
              </w:rPr>
              <w:t>Level I visual check after disassemble cleaning</w:t>
            </w:r>
          </w:p>
        </w:tc>
        <w:tc>
          <w:tcPr>
            <w:tcW w:w="2690" w:type="dxa"/>
            <w:vMerge/>
            <w:vAlign w:val="center"/>
          </w:tcPr>
          <w:p w14:paraId="2A43406A" w14:textId="77777777" w:rsidR="00EB6880" w:rsidRDefault="00EB6880">
            <w:pPr>
              <w:spacing w:before="60" w:after="60" w:line="240" w:lineRule="exact"/>
              <w:jc w:val="both"/>
              <w:rPr>
                <w:rFonts w:ascii="Times New Roman" w:eastAsia="FangSong" w:hAnsi="Times New Roman"/>
                <w:sz w:val="16"/>
                <w:szCs w:val="16"/>
              </w:rPr>
            </w:pPr>
          </w:p>
        </w:tc>
      </w:tr>
      <w:tr w:rsidR="00EB6880" w14:paraId="26527E7A" w14:textId="77777777">
        <w:trPr>
          <w:trHeight w:val="454"/>
        </w:trPr>
        <w:tc>
          <w:tcPr>
            <w:tcW w:w="987" w:type="dxa"/>
            <w:vMerge w:val="restart"/>
            <w:vAlign w:val="center"/>
          </w:tcPr>
          <w:p w14:paraId="4C12A46E" w14:textId="77777777" w:rsidR="00EB6880" w:rsidRDefault="00692187">
            <w:pPr>
              <w:jc w:val="center"/>
              <w:rPr>
                <w:rFonts w:ascii="Times New Roman" w:eastAsia="FangSong" w:hAnsi="Times New Roman"/>
                <w:sz w:val="16"/>
                <w:szCs w:val="16"/>
                <w:lang w:eastAsia="zh-CN"/>
              </w:rPr>
            </w:pPr>
            <w:r>
              <w:rPr>
                <w:rFonts w:ascii="Times New Roman" w:eastAsia="仿宋_GB2312" w:hAnsi="Times New Roman"/>
                <w:bCs/>
                <w:sz w:val="16"/>
                <w:szCs w:val="16"/>
                <w:lang w:eastAsia="zh-CN"/>
              </w:rPr>
              <w:t>Agitation tank</w:t>
            </w:r>
          </w:p>
        </w:tc>
        <w:tc>
          <w:tcPr>
            <w:tcW w:w="1281" w:type="dxa"/>
            <w:vMerge w:val="restart"/>
            <w:vAlign w:val="center"/>
          </w:tcPr>
          <w:p w14:paraId="023ADBB8" w14:textId="77777777" w:rsidR="00EB6880" w:rsidRDefault="00692187">
            <w:pPr>
              <w:jc w:val="center"/>
              <w:rPr>
                <w:rFonts w:ascii="Times New Roman" w:eastAsia="FangSong" w:hAnsi="Times New Roman"/>
                <w:sz w:val="16"/>
                <w:szCs w:val="16"/>
                <w:lang w:eastAsia="zh-CN"/>
              </w:rPr>
            </w:pPr>
            <w:ins w:id="91" w:author="fuzhonghua" w:date="2026-10-27T09:46:00Z">
              <w:r>
                <w:rPr>
                  <w:rFonts w:ascii="Times New Roman" w:eastAsia="仿宋_GB2312" w:hAnsi="Times New Roman"/>
                  <w:bCs/>
                  <w:color w:val="0000FF"/>
                  <w:sz w:val="16"/>
                  <w:szCs w:val="16"/>
                  <w:lang w:eastAsia="zh-CN"/>
                  <w:rPrChange w:id="92" w:author="fuzhonghua" w:date="2026-10-27T09:46:00Z">
                    <w:rPr>
                      <w:rFonts w:ascii="Times New Roman" w:eastAsia="仿宋_GB2312" w:hAnsi="Times New Roman"/>
                      <w:color w:val="0000FF"/>
                      <w:sz w:val="21"/>
                      <w:szCs w:val="21"/>
                      <w:lang w:eastAsia="zh-CN"/>
                    </w:rPr>
                  </w:rPrChange>
                </w:rPr>
                <w:t>TJ4S-1200-AT02</w:t>
              </w:r>
            </w:ins>
            <w:del w:id="93" w:author="fuzhonghua" w:date="2026-10-27T09:46:00Z">
              <w:r>
                <w:rPr>
                  <w:rFonts w:ascii="Times New Roman" w:hAnsi="Times New Roman"/>
                  <w:sz w:val="16"/>
                  <w:szCs w:val="16"/>
                  <w:shd w:val="clear" w:color="auto" w:fill="FFFFFF"/>
                </w:rPr>
                <w:delText>TJ4S-1213-Sy15-R01</w:delText>
              </w:r>
            </w:del>
          </w:p>
        </w:tc>
        <w:tc>
          <w:tcPr>
            <w:tcW w:w="0" w:type="auto"/>
            <w:vAlign w:val="center"/>
          </w:tcPr>
          <w:p w14:paraId="4BE8257D" w14:textId="77777777" w:rsidR="00EB6880" w:rsidRDefault="00692187">
            <w:pPr>
              <w:spacing w:before="60" w:after="60" w:line="240" w:lineRule="exact"/>
              <w:rPr>
                <w:rFonts w:ascii="Times New Roman" w:eastAsia="FangSong" w:hAnsi="Times New Roman"/>
                <w:sz w:val="16"/>
                <w:szCs w:val="16"/>
                <w:lang w:eastAsia="zh-CN"/>
              </w:rPr>
            </w:pPr>
            <w:r>
              <w:rPr>
                <w:rFonts w:ascii="Times New Roman" w:eastAsia="FangSong" w:hAnsi="Times New Roman"/>
                <w:sz w:val="16"/>
                <w:szCs w:val="16"/>
                <w:lang w:eastAsia="zh-CN"/>
              </w:rPr>
              <w:t xml:space="preserve">Batch to batch flushing after each batch </w:t>
            </w:r>
          </w:p>
        </w:tc>
        <w:tc>
          <w:tcPr>
            <w:tcW w:w="3106" w:type="dxa"/>
            <w:vAlign w:val="center"/>
          </w:tcPr>
          <w:p w14:paraId="23F2F8FD" w14:textId="77777777" w:rsidR="00EB6880" w:rsidRDefault="00692187">
            <w:pPr>
              <w:spacing w:before="60" w:after="60" w:line="240" w:lineRule="exact"/>
              <w:rPr>
                <w:rFonts w:ascii="Times New Roman" w:eastAsia="FangSong" w:hAnsi="Times New Roman"/>
                <w:sz w:val="16"/>
                <w:szCs w:val="16"/>
                <w:lang w:eastAsia="zh-CN"/>
              </w:rPr>
            </w:pPr>
            <w:r>
              <w:rPr>
                <w:rFonts w:ascii="Times New Roman" w:eastAsia="FangSong" w:hAnsi="Times New Roman"/>
                <w:sz w:val="16"/>
                <w:szCs w:val="16"/>
                <w:lang w:eastAsia="zh-CN"/>
              </w:rPr>
              <w:t>Level 0/B visual check after flush by pre-defined solvent</w:t>
            </w:r>
          </w:p>
        </w:tc>
        <w:tc>
          <w:tcPr>
            <w:tcW w:w="2690" w:type="dxa"/>
            <w:vMerge w:val="restart"/>
            <w:vAlign w:val="center"/>
          </w:tcPr>
          <w:p w14:paraId="3B46CDD0" w14:textId="77777777" w:rsidR="00EB6880" w:rsidRDefault="00692187">
            <w:pPr>
              <w:spacing w:before="60" w:after="60" w:line="240" w:lineRule="exact"/>
              <w:jc w:val="both"/>
              <w:rPr>
                <w:rFonts w:ascii="Times New Roman" w:eastAsia="FangSong" w:hAnsi="Times New Roman"/>
                <w:sz w:val="16"/>
                <w:szCs w:val="16"/>
              </w:rPr>
            </w:pPr>
            <w:ins w:id="94" w:author="fuzhonghua" w:date="2026-10-27T09:48:00Z">
              <w:r>
                <w:rPr>
                  <w:rFonts w:ascii="Times New Roman" w:eastAsia="FangSong" w:hAnsi="Times New Roman"/>
                  <w:color w:val="0000FF"/>
                  <w:sz w:val="16"/>
                  <w:szCs w:val="16"/>
                  <w:lang w:eastAsia="zh-CN"/>
                  <w:rPrChange w:id="95" w:author="fuzhonghua" w:date="2026-10-27T09:48:00Z">
                    <w:rPr>
                      <w:rFonts w:eastAsia="仿宋_GB2312"/>
                      <w:sz w:val="18"/>
                      <w:szCs w:val="18"/>
                      <w:lang w:val="fr-FR"/>
                    </w:rPr>
                  </w:rPrChange>
                </w:rPr>
                <w:t xml:space="preserve">Only for preparing Oxyma Pure /DMF solution, </w:t>
              </w:r>
              <w:r>
                <w:rPr>
                  <w:rFonts w:ascii="Times New Roman" w:eastAsia="FangSong" w:hAnsi="Times New Roman"/>
                  <w:color w:val="0000FF"/>
                  <w:sz w:val="16"/>
                  <w:szCs w:val="16"/>
                  <w:lang w:eastAsia="zh-CN"/>
                  <w:rPrChange w:id="96" w:author="fuzhonghua" w:date="2026-10-27T09:48:00Z">
                    <w:rPr>
                      <w:rFonts w:eastAsia="仿宋_GB2312"/>
                      <w:color w:val="0000FF"/>
                      <w:sz w:val="18"/>
                      <w:szCs w:val="18"/>
                      <w:lang w:val="fr-FR"/>
                    </w:rPr>
                  </w:rPrChange>
                </w:rPr>
                <w:t xml:space="preserve">rinse thoroughly with DMF followed by water; the risk of residual carryover remains low, </w:t>
              </w:r>
              <w:r>
                <w:rPr>
                  <w:rFonts w:ascii="Times New Roman" w:eastAsia="FangSong" w:hAnsi="Times New Roman"/>
                  <w:color w:val="0000FF"/>
                  <w:sz w:val="16"/>
                  <w:szCs w:val="16"/>
                  <w:lang w:eastAsia="zh-CN"/>
                  <w:rPrChange w:id="97" w:author="fuzhonghua" w:date="2026-10-27T09:48:00Z">
                    <w:rPr>
                      <w:rFonts w:eastAsia="仿宋_GB2312"/>
                      <w:sz w:val="18"/>
                      <w:szCs w:val="18"/>
                      <w:lang w:val="fr-FR"/>
                    </w:rPr>
                  </w:rPrChange>
                </w:rPr>
                <w:t>no need for level II test.</w:t>
              </w:r>
            </w:ins>
            <w:del w:id="98" w:author="fuzhonghua" w:date="2026-10-27T09:48:00Z">
              <w:r>
                <w:rPr>
                  <w:rFonts w:ascii="Times New Roman" w:eastAsia="FangSong" w:hAnsi="Times New Roman"/>
                  <w:color w:val="0000FF"/>
                  <w:sz w:val="16"/>
                  <w:szCs w:val="16"/>
                  <w:lang w:eastAsia="zh-CN"/>
                  <w:rPrChange w:id="99" w:author="fuzhonghua" w:date="2026-10-27T09:48:00Z">
                    <w:rPr>
                      <w:rFonts w:ascii="Times New Roman" w:eastAsia="FangSong" w:hAnsi="Times New Roman"/>
                      <w:sz w:val="16"/>
                      <w:szCs w:val="16"/>
                    </w:rPr>
                  </w:rPrChange>
                </w:rPr>
                <w:delText xml:space="preserve">Only solvent </w:delText>
              </w:r>
              <w:r>
                <w:rPr>
                  <w:rFonts w:ascii="Times New Roman" w:eastAsia="FangSong" w:hAnsi="Times New Roman"/>
                  <w:color w:val="0000FF"/>
                  <w:sz w:val="16"/>
                  <w:szCs w:val="16"/>
                  <w:lang w:eastAsia="zh-CN"/>
                  <w:rPrChange w:id="100" w:author="fuzhonghua" w:date="2026-10-27T09:48:00Z">
                    <w:rPr>
                      <w:rFonts w:ascii="Times New Roman" w:eastAsia="FangSong" w:hAnsi="Times New Roman"/>
                      <w:sz w:val="16"/>
                      <w:szCs w:val="16"/>
                      <w:lang w:eastAsia="zh-CN"/>
                    </w:rPr>
                  </w:rPrChange>
                </w:rPr>
                <w:delText>is</w:delText>
              </w:r>
              <w:r>
                <w:rPr>
                  <w:rFonts w:ascii="Times New Roman" w:eastAsia="FangSong" w:hAnsi="Times New Roman"/>
                  <w:color w:val="0000FF"/>
                  <w:sz w:val="16"/>
                  <w:szCs w:val="16"/>
                  <w:lang w:eastAsia="zh-CN"/>
                  <w:rPrChange w:id="101" w:author="fuzhonghua" w:date="2026-10-27T09:48:00Z">
                    <w:rPr>
                      <w:rFonts w:ascii="Times New Roman" w:eastAsia="FangSong" w:hAnsi="Times New Roman"/>
                      <w:sz w:val="16"/>
                      <w:szCs w:val="16"/>
                    </w:rPr>
                  </w:rPrChange>
                </w:rPr>
                <w:delText xml:space="preserve"> used</w:delText>
              </w:r>
            </w:del>
            <w:r>
              <w:rPr>
                <w:rFonts w:ascii="Times New Roman" w:eastAsia="FangSong" w:hAnsi="Times New Roman"/>
                <w:color w:val="0000FF"/>
                <w:sz w:val="16"/>
                <w:szCs w:val="16"/>
                <w:lang w:eastAsia="zh-CN"/>
                <w:rPrChange w:id="102" w:author="fuzhonghua" w:date="2026-10-27T09:48:00Z">
                  <w:rPr>
                    <w:rFonts w:ascii="Times New Roman" w:eastAsia="FangSong" w:hAnsi="Times New Roman"/>
                    <w:sz w:val="16"/>
                    <w:szCs w:val="16"/>
                  </w:rPr>
                </w:rPrChange>
              </w:rPr>
              <w:t>,</w:t>
            </w:r>
            <w:r>
              <w:rPr>
                <w:rFonts w:ascii="Times New Roman" w:eastAsia="FangSong" w:hAnsi="Times New Roman"/>
                <w:color w:val="0000FF"/>
                <w:sz w:val="16"/>
                <w:szCs w:val="16"/>
                <w:lang w:eastAsia="zh-CN"/>
                <w:rPrChange w:id="103" w:author="fuzhonghua" w:date="2026-10-27T09:48:00Z">
                  <w:rPr>
                    <w:rFonts w:ascii="Times New Roman" w:eastAsia="FangSong" w:hAnsi="Times New Roman"/>
                    <w:sz w:val="16"/>
                    <w:szCs w:val="16"/>
                    <w:lang w:eastAsia="zh-CN"/>
                  </w:rPr>
                </w:rPrChange>
              </w:rPr>
              <w:t xml:space="preserve"> </w:t>
            </w:r>
            <w:r>
              <w:rPr>
                <w:rFonts w:ascii="Times New Roman" w:eastAsia="FangSong" w:hAnsi="Times New Roman"/>
                <w:color w:val="0000FF"/>
                <w:sz w:val="16"/>
                <w:szCs w:val="16"/>
                <w:lang w:eastAsia="zh-CN"/>
                <w:rPrChange w:id="104" w:author="fuzhonghua" w:date="2026-10-27T09:48:00Z">
                  <w:rPr>
                    <w:rFonts w:ascii="Times New Roman" w:eastAsia="FangSong" w:hAnsi="Times New Roman"/>
                    <w:sz w:val="16"/>
                    <w:szCs w:val="16"/>
                  </w:rPr>
                </w:rPrChange>
              </w:rPr>
              <w:t xml:space="preserve">no need for chemical residue test. </w:t>
            </w:r>
          </w:p>
        </w:tc>
      </w:tr>
      <w:tr w:rsidR="00EB6880" w14:paraId="2B2CD076" w14:textId="77777777">
        <w:trPr>
          <w:trHeight w:val="454"/>
        </w:trPr>
        <w:tc>
          <w:tcPr>
            <w:tcW w:w="987" w:type="dxa"/>
            <w:vMerge/>
            <w:vAlign w:val="center"/>
          </w:tcPr>
          <w:p w14:paraId="45CAE6F6" w14:textId="77777777" w:rsidR="00EB6880" w:rsidRDefault="00EB6880">
            <w:pPr>
              <w:jc w:val="center"/>
              <w:rPr>
                <w:rFonts w:ascii="Times New Roman" w:eastAsia="FangSong" w:hAnsi="Times New Roman"/>
                <w:sz w:val="16"/>
                <w:szCs w:val="16"/>
              </w:rPr>
            </w:pPr>
          </w:p>
        </w:tc>
        <w:tc>
          <w:tcPr>
            <w:tcW w:w="1281" w:type="dxa"/>
            <w:vMerge/>
            <w:vAlign w:val="center"/>
          </w:tcPr>
          <w:p w14:paraId="140B40A3" w14:textId="77777777" w:rsidR="00EB6880" w:rsidRDefault="00EB6880">
            <w:pPr>
              <w:jc w:val="center"/>
              <w:rPr>
                <w:rFonts w:ascii="Times New Roman" w:eastAsia="FangSong" w:hAnsi="Times New Roman"/>
                <w:sz w:val="16"/>
                <w:szCs w:val="16"/>
              </w:rPr>
            </w:pPr>
          </w:p>
        </w:tc>
        <w:tc>
          <w:tcPr>
            <w:tcW w:w="0" w:type="auto"/>
            <w:vAlign w:val="center"/>
          </w:tcPr>
          <w:p w14:paraId="0EBB7BD1" w14:textId="77777777" w:rsidR="00EB6880" w:rsidRDefault="00692187">
            <w:pPr>
              <w:spacing w:before="60" w:after="60" w:line="240" w:lineRule="exact"/>
              <w:rPr>
                <w:rFonts w:ascii="Times New Roman" w:eastAsia="FangSong" w:hAnsi="Times New Roman"/>
                <w:sz w:val="16"/>
                <w:szCs w:val="16"/>
                <w:lang w:eastAsia="zh-CN"/>
              </w:rPr>
            </w:pPr>
            <w:r>
              <w:rPr>
                <w:rFonts w:ascii="Times New Roman" w:eastAsia="FangSong" w:hAnsi="Times New Roman"/>
                <w:sz w:val="16"/>
                <w:szCs w:val="16"/>
                <w:lang w:eastAsia="zh-CN"/>
              </w:rPr>
              <w:t>Disassemble cleaning after end of production</w:t>
            </w:r>
          </w:p>
        </w:tc>
        <w:tc>
          <w:tcPr>
            <w:tcW w:w="3106" w:type="dxa"/>
            <w:vAlign w:val="center"/>
          </w:tcPr>
          <w:p w14:paraId="4989C928" w14:textId="77777777" w:rsidR="00EB6880" w:rsidRDefault="00692187">
            <w:pPr>
              <w:spacing w:before="60" w:after="60" w:line="240" w:lineRule="exact"/>
              <w:rPr>
                <w:rFonts w:ascii="Times New Roman" w:eastAsia="FangSong" w:hAnsi="Times New Roman"/>
                <w:sz w:val="16"/>
                <w:szCs w:val="16"/>
                <w:lang w:eastAsia="zh-CN"/>
              </w:rPr>
            </w:pPr>
            <w:r>
              <w:rPr>
                <w:rFonts w:ascii="Times New Roman" w:eastAsia="FangSong" w:hAnsi="Times New Roman"/>
                <w:sz w:val="16"/>
                <w:szCs w:val="16"/>
                <w:lang w:eastAsia="zh-CN"/>
              </w:rPr>
              <w:t>Level I visual check after disassemble cleaning</w:t>
            </w:r>
          </w:p>
        </w:tc>
        <w:tc>
          <w:tcPr>
            <w:tcW w:w="2690" w:type="dxa"/>
            <w:vMerge/>
            <w:vAlign w:val="center"/>
          </w:tcPr>
          <w:p w14:paraId="45F6E144" w14:textId="77777777" w:rsidR="00EB6880" w:rsidRDefault="00EB6880">
            <w:pPr>
              <w:spacing w:before="60" w:after="60" w:line="240" w:lineRule="exact"/>
              <w:jc w:val="both"/>
              <w:rPr>
                <w:rFonts w:ascii="Times New Roman" w:eastAsia="FangSong" w:hAnsi="Times New Roman"/>
                <w:sz w:val="16"/>
                <w:szCs w:val="16"/>
              </w:rPr>
            </w:pPr>
          </w:p>
        </w:tc>
      </w:tr>
    </w:tbl>
    <w:p w14:paraId="714601C7" w14:textId="77777777" w:rsidR="00EB6880" w:rsidRDefault="00692187">
      <w:pPr>
        <w:pStyle w:val="af2"/>
        <w:tabs>
          <w:tab w:val="clear" w:pos="8640"/>
        </w:tabs>
        <w:spacing w:beforeLines="50" w:before="120" w:afterLines="50" w:after="120" w:line="360" w:lineRule="auto"/>
        <w:jc w:val="both"/>
        <w:rPr>
          <w:rFonts w:ascii="Times New Roman" w:eastAsia="仿宋_GB2312" w:hAnsi="Times New Roman" w:cs="Arial"/>
          <w:sz w:val="21"/>
          <w:szCs w:val="21"/>
          <w:lang w:eastAsia="zh-CN"/>
        </w:rPr>
      </w:pPr>
      <w:r>
        <w:rPr>
          <w:rFonts w:ascii="Times New Roman" w:eastAsia="仿宋_GB2312" w:hAnsi="Times New Roman" w:cs="Arial"/>
          <w:sz w:val="21"/>
          <w:szCs w:val="18"/>
          <w:lang w:eastAsia="zh-CN"/>
        </w:rPr>
        <w:t>In addition to consider the production arrangement, t</w:t>
      </w:r>
      <w:r>
        <w:rPr>
          <w:rFonts w:ascii="Times New Roman" w:eastAsia="仿宋_GB2312" w:hAnsi="Times New Roman" w:cs="Arial" w:hint="eastAsia"/>
          <w:sz w:val="21"/>
          <w:szCs w:val="18"/>
          <w:lang w:eastAsia="zh-CN"/>
        </w:rPr>
        <w:t>o</w:t>
      </w:r>
      <w:r>
        <w:rPr>
          <w:rFonts w:ascii="Times New Roman" w:eastAsia="仿宋_GB2312" w:hAnsi="Times New Roman" w:cs="Arial"/>
          <w:sz w:val="21"/>
          <w:szCs w:val="18"/>
          <w:lang w:eastAsia="zh-CN"/>
        </w:rPr>
        <w:t xml:space="preserve">tal 21 continuous batches are planned in the first commercial manufacturing campaign supporting Process Performance Qualification activities, including 3 PPQ batches (CPo140020-03-01-02, CPo140020-03-01-03, CPo140020-03-01-04) and 18 commercial batches </w:t>
      </w:r>
      <w:r>
        <w:rPr>
          <w:rFonts w:ascii="Times New Roman" w:eastAsia="仿宋_GB2312" w:hAnsi="Times New Roman"/>
          <w:sz w:val="21"/>
          <w:szCs w:val="18"/>
          <w:lang w:eastAsia="zh-CN"/>
        </w:rPr>
        <w:t>starting</w:t>
      </w:r>
      <w:r>
        <w:rPr>
          <w:rFonts w:ascii="Times New Roman" w:eastAsia="仿宋_GB2312" w:hAnsi="Times New Roman"/>
          <w:sz w:val="21"/>
          <w:szCs w:val="21"/>
          <w:lang w:eastAsia="zh-CN"/>
        </w:rPr>
        <w:t xml:space="preserve"> from O</w:t>
      </w:r>
      <w:r>
        <w:rPr>
          <w:rFonts w:ascii="Times New Roman" w:eastAsia="仿宋_GB2312" w:hAnsi="Times New Roman" w:hint="eastAsia"/>
          <w:sz w:val="21"/>
          <w:szCs w:val="21"/>
          <w:lang w:eastAsia="zh-CN"/>
        </w:rPr>
        <w:t>c</w:t>
      </w:r>
      <w:r>
        <w:rPr>
          <w:rFonts w:ascii="Times New Roman" w:eastAsia="仿宋_GB2312" w:hAnsi="Times New Roman"/>
          <w:sz w:val="21"/>
          <w:szCs w:val="21"/>
          <w:lang w:eastAsia="zh-CN"/>
        </w:rPr>
        <w:t>tober 2026</w:t>
      </w:r>
      <w:r>
        <w:rPr>
          <w:rFonts w:ascii="Times New Roman" w:eastAsia="仿宋_GB2312" w:hAnsi="Times New Roman"/>
          <w:sz w:val="21"/>
          <w:szCs w:val="18"/>
          <w:lang w:eastAsia="zh-CN"/>
        </w:rPr>
        <w:t>. Hence, the scope of this cleaning validation has been specific determined, refer</w:t>
      </w:r>
      <w:r>
        <w:rPr>
          <w:rFonts w:ascii="Times New Roman" w:eastAsia="仿宋_GB2312" w:hAnsi="Times New Roman" w:cs="Arial"/>
          <w:sz w:val="21"/>
          <w:szCs w:val="18"/>
          <w:lang w:eastAsia="zh-CN"/>
        </w:rPr>
        <w:t xml:space="preserve"> to</w:t>
      </w:r>
      <w:r>
        <w:rPr>
          <w:rFonts w:ascii="Times New Roman" w:eastAsia="仿宋_GB2312" w:hAnsi="Times New Roman" w:cs="Arial"/>
          <w:b/>
          <w:sz w:val="21"/>
          <w:lang w:eastAsia="zh-CN"/>
        </w:rPr>
        <w:t xml:space="preserve"> Fig. 3</w:t>
      </w:r>
      <w:r>
        <w:rPr>
          <w:rFonts w:ascii="Times New Roman" w:eastAsia="仿宋_GB2312" w:hAnsi="Times New Roman" w:cs="Arial"/>
          <w:sz w:val="21"/>
          <w:lang w:eastAsia="zh-CN"/>
        </w:rPr>
        <w:t>.</w:t>
      </w:r>
    </w:p>
    <w:p w14:paraId="25BF1100" w14:textId="77777777" w:rsidR="00EB6880" w:rsidRDefault="00EB6880">
      <w:pPr>
        <w:pStyle w:val="af2"/>
        <w:spacing w:line="360" w:lineRule="auto"/>
        <w:jc w:val="both"/>
        <w:rPr>
          <w:rFonts w:ascii="Times New Roman" w:eastAsia="仿宋_GB2312" w:hAnsi="Times New Roman"/>
          <w:sz w:val="21"/>
          <w:lang w:eastAsia="zh-CN"/>
        </w:rPr>
      </w:pPr>
    </w:p>
    <w:p w14:paraId="2DFC0172" w14:textId="77777777" w:rsidR="00EB6880" w:rsidRDefault="00692187">
      <w:pPr>
        <w:spacing w:beforeLines="50" w:before="120" w:afterLines="50" w:after="120"/>
        <w:rPr>
          <w:rFonts w:ascii="Times New Roman" w:hAnsi="Times New Roman"/>
        </w:rPr>
      </w:pPr>
      <w:r>
        <w:object w:dxaOrig="9387" w:dyaOrig="4173" w14:anchorId="65135CDB">
          <v:shape id="_x0000_i1026" type="#_x0000_t75" style="width:469.35pt;height:208.65pt" o:ole="">
            <v:imagedata r:id="rId22" o:title=""/>
          </v:shape>
          <o:OLEObject Type="Embed" ProgID="ChemDraw.Document.6.0" ShapeID="_x0000_i1026" DrawAspect="Content" ObjectID="_1854714606" r:id="rId23"/>
        </w:object>
      </w:r>
    </w:p>
    <w:p w14:paraId="1216DD79" w14:textId="77777777" w:rsidR="00EB6880" w:rsidRDefault="00692187">
      <w:pPr>
        <w:pStyle w:val="af2"/>
        <w:tabs>
          <w:tab w:val="clear" w:pos="8640"/>
        </w:tabs>
        <w:spacing w:beforeLines="50" w:before="120" w:line="360" w:lineRule="auto"/>
        <w:jc w:val="center"/>
        <w:rPr>
          <w:rFonts w:ascii="Times New Roman" w:eastAsia="仿宋_GB2312" w:hAnsi="Times New Roman"/>
          <w:sz w:val="21"/>
        </w:rPr>
      </w:pPr>
      <w:r>
        <w:rPr>
          <w:rFonts w:ascii="Times New Roman" w:eastAsia="仿宋_GB2312" w:hAnsi="Times New Roman"/>
          <w:b/>
          <w:i/>
          <w:sz w:val="21"/>
          <w:szCs w:val="20"/>
        </w:rPr>
        <w:t>F</w:t>
      </w:r>
      <w:r>
        <w:rPr>
          <w:rFonts w:ascii="Times New Roman" w:eastAsia="仿宋_GB2312" w:hAnsi="Times New Roman"/>
          <w:b/>
          <w:i/>
          <w:sz w:val="21"/>
          <w:szCs w:val="20"/>
          <w:lang w:eastAsia="zh-CN"/>
        </w:rPr>
        <w:t>ig</w:t>
      </w:r>
      <w:r>
        <w:rPr>
          <w:rFonts w:ascii="Times New Roman" w:eastAsia="仿宋_GB2312" w:hAnsi="Times New Roman"/>
          <w:b/>
          <w:i/>
          <w:sz w:val="21"/>
          <w:szCs w:val="20"/>
        </w:rPr>
        <w:t xml:space="preserve">. </w:t>
      </w:r>
      <w:r>
        <w:rPr>
          <w:rFonts w:ascii="Times New Roman" w:eastAsia="仿宋_GB2312" w:hAnsi="Times New Roman"/>
          <w:b/>
          <w:i/>
          <w:sz w:val="21"/>
          <w:szCs w:val="20"/>
          <w:lang w:eastAsia="zh-CN"/>
        </w:rPr>
        <w:t>3</w:t>
      </w:r>
      <w:r>
        <w:rPr>
          <w:rFonts w:ascii="Times New Roman" w:eastAsia="仿宋_GB2312" w:hAnsi="Times New Roman"/>
          <w:b/>
          <w:i/>
          <w:sz w:val="21"/>
          <w:szCs w:val="20"/>
        </w:rPr>
        <w:t>, Solid Phase Synthesizer (TJ4S-1213-Sy15) cleaning validation strategy</w:t>
      </w:r>
      <w:r>
        <w:rPr>
          <w:rFonts w:ascii="Times New Roman" w:eastAsia="仿宋_GB2312" w:hAnsi="Times New Roman"/>
          <w:sz w:val="21"/>
        </w:rPr>
        <w:t xml:space="preserve"> </w:t>
      </w:r>
    </w:p>
    <w:p w14:paraId="123B2867" w14:textId="77777777" w:rsidR="00EB6880" w:rsidRDefault="00692187">
      <w:pPr>
        <w:pStyle w:val="af2"/>
        <w:tabs>
          <w:tab w:val="clear" w:pos="8640"/>
        </w:tabs>
        <w:spacing w:line="360" w:lineRule="auto"/>
        <w:jc w:val="both"/>
        <w:rPr>
          <w:rFonts w:ascii="Times New Roman" w:eastAsia="仿宋_GB2312" w:hAnsi="Times New Roman"/>
          <w:sz w:val="21"/>
        </w:rPr>
      </w:pPr>
      <w:r>
        <w:rPr>
          <w:rFonts w:ascii="Times New Roman" w:eastAsia="仿宋_GB2312" w:hAnsi="Times New Roman"/>
          <w:sz w:val="21"/>
        </w:rPr>
        <w:t xml:space="preserve">Any changes in the cleaning approach post-validation, will be assessed for any impact on the validated cleaning method, and if needed, the cleaning method will be re-validated. </w:t>
      </w:r>
    </w:p>
    <w:p w14:paraId="0289A8CD" w14:textId="77777777" w:rsidR="00EB6880" w:rsidRDefault="00692187">
      <w:pPr>
        <w:pStyle w:val="af5"/>
        <w:numPr>
          <w:ilvl w:val="0"/>
          <w:numId w:val="5"/>
        </w:numPr>
        <w:snapToGrid w:val="0"/>
        <w:spacing w:after="240"/>
        <w:jc w:val="left"/>
        <w:rPr>
          <w:rFonts w:ascii="Times New Roman" w:eastAsia="仿宋_GB2312" w:hAnsi="Times New Roman" w:cs="Times New Roman"/>
          <w:i/>
          <w:sz w:val="21"/>
          <w:szCs w:val="20"/>
          <w:lang w:eastAsia="zh-CN"/>
        </w:rPr>
      </w:pPr>
      <w:bookmarkStart w:id="105" w:name="_Toc50555141"/>
      <w:bookmarkStart w:id="106" w:name="_Toc49520069"/>
      <w:bookmarkStart w:id="107" w:name="_Toc49520485"/>
      <w:bookmarkStart w:id="108" w:name="_Toc46145588"/>
      <w:bookmarkStart w:id="109" w:name="_Toc243680209"/>
      <w:bookmarkStart w:id="110" w:name="_Toc292955187"/>
      <w:bookmarkStart w:id="111" w:name="_Toc125460005"/>
      <w:bookmarkEnd w:id="105"/>
      <w:bookmarkEnd w:id="106"/>
      <w:bookmarkEnd w:id="107"/>
      <w:bookmarkEnd w:id="108"/>
      <w:r>
        <w:rPr>
          <w:rFonts w:ascii="Times New Roman" w:eastAsia="仿宋_GB2312" w:hAnsi="Times New Roman" w:cs="Times New Roman"/>
          <w:i/>
          <w:sz w:val="21"/>
          <w:szCs w:val="20"/>
          <w:lang w:eastAsia="zh-CN"/>
        </w:rPr>
        <w:t>Execution procedure</w:t>
      </w:r>
      <w:bookmarkEnd w:id="109"/>
      <w:bookmarkEnd w:id="110"/>
    </w:p>
    <w:p w14:paraId="761D687B" w14:textId="77777777" w:rsidR="00EB6880" w:rsidRDefault="00692187">
      <w:pPr>
        <w:pStyle w:val="2"/>
        <w:numPr>
          <w:ilvl w:val="0"/>
          <w:numId w:val="12"/>
        </w:numPr>
        <w:rPr>
          <w:rFonts w:ascii="Times New Roman" w:eastAsia="仿宋_GB2312" w:hAnsi="Times New Roman"/>
          <w:sz w:val="21"/>
          <w:szCs w:val="18"/>
          <w:lang w:eastAsia="zh-CN"/>
        </w:rPr>
      </w:pPr>
      <w:bookmarkStart w:id="112" w:name="_Toc243680210"/>
      <w:bookmarkStart w:id="113" w:name="_Toc292955188"/>
      <w:r>
        <w:rPr>
          <w:rFonts w:ascii="Times New Roman" w:eastAsia="仿宋_GB2312" w:hAnsi="Times New Roman"/>
          <w:sz w:val="21"/>
          <w:szCs w:val="18"/>
          <w:lang w:eastAsia="zh-CN"/>
        </w:rPr>
        <w:t>Summary of equipment train used in the production</w:t>
      </w:r>
      <w:bookmarkEnd w:id="112"/>
    </w:p>
    <w:p w14:paraId="613E36BD" w14:textId="77777777" w:rsidR="00EB6880" w:rsidRDefault="00692187">
      <w:pPr>
        <w:spacing w:line="360" w:lineRule="auto"/>
        <w:rPr>
          <w:rFonts w:ascii="Times New Roman" w:eastAsia="仿宋_GB2312" w:hAnsi="Times New Roman"/>
          <w:sz w:val="21"/>
          <w:szCs w:val="18"/>
          <w:lang w:eastAsia="zh-CN"/>
        </w:rPr>
      </w:pPr>
      <w:r>
        <w:rPr>
          <w:rFonts w:ascii="Times New Roman" w:eastAsia="仿宋_GB2312" w:hAnsi="Times New Roman"/>
          <w:sz w:val="21"/>
          <w:szCs w:val="18"/>
          <w:lang w:eastAsia="zh-CN"/>
        </w:rPr>
        <w:t xml:space="preserve">The equipment train, intended for CPo140020-03 Step 1, is listed in </w:t>
      </w:r>
      <w:r>
        <w:rPr>
          <w:rFonts w:ascii="Times New Roman" w:eastAsia="仿宋_GB2312" w:hAnsi="Times New Roman"/>
          <w:b/>
          <w:sz w:val="21"/>
          <w:szCs w:val="18"/>
          <w:lang w:eastAsia="zh-CN"/>
        </w:rPr>
        <w:t>Table 6-1</w:t>
      </w:r>
      <w:r>
        <w:rPr>
          <w:rFonts w:ascii="Times New Roman" w:eastAsia="仿宋_GB2312" w:hAnsi="Times New Roman"/>
          <w:sz w:val="21"/>
          <w:szCs w:val="18"/>
          <w:lang w:eastAsia="zh-CN"/>
        </w:rPr>
        <w:t>.</w:t>
      </w:r>
    </w:p>
    <w:p w14:paraId="2AC6CB66" w14:textId="77777777" w:rsidR="00EB6880" w:rsidRDefault="00692187">
      <w:pPr>
        <w:pStyle w:val="af2"/>
        <w:keepNext/>
        <w:tabs>
          <w:tab w:val="clear" w:pos="8640"/>
        </w:tabs>
        <w:spacing w:line="360" w:lineRule="auto"/>
        <w:jc w:val="center"/>
        <w:rPr>
          <w:rFonts w:ascii="Times New Roman" w:eastAsia="仿宋_GB2312" w:hAnsi="Times New Roman"/>
          <w:b/>
          <w:i/>
          <w:sz w:val="21"/>
          <w:szCs w:val="18"/>
          <w:lang w:eastAsia="zh-CN"/>
        </w:rPr>
      </w:pPr>
      <w:r>
        <w:rPr>
          <w:rFonts w:ascii="Times New Roman" w:eastAsia="仿宋_GB2312" w:hAnsi="Times New Roman"/>
          <w:b/>
          <w:i/>
          <w:sz w:val="21"/>
          <w:szCs w:val="18"/>
          <w:lang w:eastAsia="zh-CN"/>
        </w:rPr>
        <w:t>Table 6-1, Intended equipment train in CPo140020-03</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Change w:id="114" w:author="付忠华" w:date="2026-10-27T12:45:00Z">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PrChange>
      </w:tblPr>
      <w:tblGrid>
        <w:gridCol w:w="887"/>
        <w:gridCol w:w="1582"/>
        <w:gridCol w:w="1549"/>
        <w:gridCol w:w="2589"/>
        <w:gridCol w:w="1860"/>
        <w:gridCol w:w="1272"/>
        <w:tblGridChange w:id="115">
          <w:tblGrid>
            <w:gridCol w:w="889"/>
            <w:gridCol w:w="1582"/>
            <w:gridCol w:w="1549"/>
            <w:gridCol w:w="2587"/>
            <w:gridCol w:w="1860"/>
            <w:gridCol w:w="1272"/>
          </w:tblGrid>
        </w:tblGridChange>
      </w:tblGrid>
      <w:tr w:rsidR="00EB6880" w14:paraId="1AC9C45F" w14:textId="77777777" w:rsidTr="00EB6880">
        <w:trPr>
          <w:trHeight w:val="429"/>
          <w:tblHeader/>
          <w:jc w:val="center"/>
          <w:trPrChange w:id="116" w:author="付忠华" w:date="2026-10-27T12:45:00Z">
            <w:trPr>
              <w:trHeight w:val="429"/>
              <w:tblHeader/>
              <w:jc w:val="center"/>
            </w:trPr>
          </w:trPrChange>
        </w:trPr>
        <w:tc>
          <w:tcPr>
            <w:tcW w:w="455" w:type="pct"/>
            <w:shd w:val="clear" w:color="auto" w:fill="F2F2F2" w:themeFill="background1" w:themeFillShade="F2"/>
            <w:vAlign w:val="center"/>
            <w:tcPrChange w:id="117" w:author="付忠华" w:date="2026-10-27T12:45:00Z">
              <w:tcPr>
                <w:tcW w:w="456" w:type="pct"/>
                <w:shd w:val="clear" w:color="auto" w:fill="F2F2F2" w:themeFill="background1" w:themeFillShade="F2"/>
                <w:vAlign w:val="center"/>
              </w:tcPr>
            </w:tcPrChange>
          </w:tcPr>
          <w:p w14:paraId="2775E09F" w14:textId="77777777" w:rsidR="00EB6880" w:rsidRDefault="00692187">
            <w:pPr>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Step No.</w:t>
            </w:r>
          </w:p>
        </w:tc>
        <w:tc>
          <w:tcPr>
            <w:tcW w:w="812" w:type="pct"/>
            <w:shd w:val="clear" w:color="auto" w:fill="F2F2F2" w:themeFill="background1" w:themeFillShade="F2"/>
            <w:vAlign w:val="center"/>
            <w:tcPrChange w:id="118" w:author="付忠华" w:date="2026-10-27T12:45:00Z">
              <w:tcPr>
                <w:tcW w:w="812" w:type="pct"/>
                <w:shd w:val="clear" w:color="auto" w:fill="F2F2F2" w:themeFill="background1" w:themeFillShade="F2"/>
                <w:vAlign w:val="center"/>
              </w:tcPr>
            </w:tcPrChange>
          </w:tcPr>
          <w:p w14:paraId="7037020F" w14:textId="77777777" w:rsidR="00EB6880" w:rsidRDefault="00692187">
            <w:pPr>
              <w:jc w:val="center"/>
              <w:rPr>
                <w:rFonts w:ascii="Times New Roman" w:eastAsia="仿宋_GB2312" w:hAnsi="Times New Roman"/>
                <w:b/>
                <w:bCs/>
                <w:sz w:val="18"/>
                <w:szCs w:val="18"/>
              </w:rPr>
            </w:pPr>
            <w:r>
              <w:rPr>
                <w:rFonts w:ascii="Times New Roman" w:eastAsia="仿宋_GB2312" w:hAnsi="Times New Roman"/>
                <w:b/>
                <w:bCs/>
                <w:sz w:val="18"/>
                <w:szCs w:val="18"/>
                <w:lang w:eastAsia="zh-CN"/>
              </w:rPr>
              <w:t>E</w:t>
            </w:r>
            <w:r>
              <w:rPr>
                <w:rFonts w:ascii="Times New Roman" w:eastAsia="仿宋_GB2312" w:hAnsi="Times New Roman"/>
                <w:b/>
                <w:bCs/>
                <w:sz w:val="18"/>
                <w:szCs w:val="18"/>
              </w:rPr>
              <w:t>quipment name</w:t>
            </w:r>
          </w:p>
        </w:tc>
        <w:tc>
          <w:tcPr>
            <w:tcW w:w="795" w:type="pct"/>
            <w:shd w:val="clear" w:color="auto" w:fill="F2F2F2" w:themeFill="background1" w:themeFillShade="F2"/>
            <w:vAlign w:val="center"/>
            <w:tcPrChange w:id="119" w:author="付忠华" w:date="2026-10-27T12:45:00Z">
              <w:tcPr>
                <w:tcW w:w="795" w:type="pct"/>
                <w:shd w:val="clear" w:color="auto" w:fill="F2F2F2" w:themeFill="background1" w:themeFillShade="F2"/>
                <w:vAlign w:val="center"/>
              </w:tcPr>
            </w:tcPrChange>
          </w:tcPr>
          <w:p w14:paraId="0956F289" w14:textId="77777777" w:rsidR="00EB6880" w:rsidRDefault="00692187">
            <w:pPr>
              <w:jc w:val="center"/>
              <w:rPr>
                <w:rFonts w:ascii="Times New Roman" w:eastAsia="仿宋_GB2312" w:hAnsi="Times New Roman"/>
                <w:b/>
                <w:bCs/>
                <w:sz w:val="18"/>
                <w:szCs w:val="18"/>
              </w:rPr>
            </w:pPr>
            <w:r>
              <w:rPr>
                <w:rFonts w:ascii="Times New Roman" w:eastAsia="仿宋_GB2312" w:hAnsi="Times New Roman"/>
                <w:b/>
                <w:bCs/>
                <w:sz w:val="18"/>
                <w:szCs w:val="18"/>
              </w:rPr>
              <w:t>Equipment ID</w:t>
            </w:r>
          </w:p>
        </w:tc>
        <w:tc>
          <w:tcPr>
            <w:tcW w:w="1328" w:type="pct"/>
            <w:shd w:val="clear" w:color="auto" w:fill="F2F2F2" w:themeFill="background1" w:themeFillShade="F2"/>
            <w:vAlign w:val="center"/>
            <w:tcPrChange w:id="120" w:author="付忠华" w:date="2026-10-27T12:45:00Z">
              <w:tcPr>
                <w:tcW w:w="1328" w:type="pct"/>
                <w:shd w:val="clear" w:color="auto" w:fill="F2F2F2" w:themeFill="background1" w:themeFillShade="F2"/>
                <w:vAlign w:val="center"/>
              </w:tcPr>
            </w:tcPrChange>
          </w:tcPr>
          <w:p w14:paraId="67A339A0" w14:textId="77777777" w:rsidR="00EB6880" w:rsidRDefault="00692187">
            <w:pPr>
              <w:jc w:val="center"/>
              <w:rPr>
                <w:rFonts w:ascii="Times New Roman" w:eastAsia="仿宋_GB2312" w:hAnsi="Times New Roman"/>
                <w:b/>
                <w:bCs/>
                <w:sz w:val="18"/>
                <w:szCs w:val="18"/>
              </w:rPr>
            </w:pPr>
            <w:r>
              <w:rPr>
                <w:rFonts w:ascii="Times New Roman" w:eastAsia="仿宋_GB2312" w:hAnsi="Times New Roman"/>
                <w:b/>
                <w:bCs/>
                <w:sz w:val="18"/>
                <w:szCs w:val="18"/>
              </w:rPr>
              <w:t xml:space="preserve">Size </w:t>
            </w:r>
          </w:p>
        </w:tc>
        <w:tc>
          <w:tcPr>
            <w:tcW w:w="955" w:type="pct"/>
            <w:shd w:val="clear" w:color="auto" w:fill="F2F2F2" w:themeFill="background1" w:themeFillShade="F2"/>
            <w:vAlign w:val="center"/>
            <w:tcPrChange w:id="121" w:author="付忠华" w:date="2026-10-27T12:45:00Z">
              <w:tcPr>
                <w:tcW w:w="955" w:type="pct"/>
                <w:shd w:val="clear" w:color="auto" w:fill="F2F2F2" w:themeFill="background1" w:themeFillShade="F2"/>
                <w:vAlign w:val="center"/>
              </w:tcPr>
            </w:tcPrChange>
          </w:tcPr>
          <w:p w14:paraId="7BE69061" w14:textId="77777777" w:rsidR="00EB6880" w:rsidRDefault="00692187">
            <w:pPr>
              <w:jc w:val="center"/>
              <w:rPr>
                <w:rFonts w:ascii="Times New Roman" w:eastAsia="仿宋_GB2312" w:hAnsi="Times New Roman"/>
                <w:b/>
                <w:bCs/>
                <w:sz w:val="18"/>
                <w:szCs w:val="18"/>
              </w:rPr>
            </w:pPr>
            <w:r>
              <w:rPr>
                <w:rFonts w:ascii="Times New Roman" w:eastAsia="仿宋_GB2312" w:hAnsi="Times New Roman"/>
                <w:b/>
                <w:bCs/>
                <w:sz w:val="18"/>
                <w:szCs w:val="18"/>
              </w:rPr>
              <w:t>MOC</w:t>
            </w:r>
          </w:p>
        </w:tc>
        <w:tc>
          <w:tcPr>
            <w:tcW w:w="653" w:type="pct"/>
            <w:shd w:val="clear" w:color="auto" w:fill="F2F2F2" w:themeFill="background1" w:themeFillShade="F2"/>
            <w:vAlign w:val="center"/>
            <w:tcPrChange w:id="122" w:author="付忠华" w:date="2026-10-27T12:45:00Z">
              <w:tcPr>
                <w:tcW w:w="653" w:type="pct"/>
                <w:shd w:val="clear" w:color="auto" w:fill="F2F2F2" w:themeFill="background1" w:themeFillShade="F2"/>
                <w:vAlign w:val="center"/>
              </w:tcPr>
            </w:tcPrChange>
          </w:tcPr>
          <w:p w14:paraId="7978650E" w14:textId="77777777" w:rsidR="00EB6880" w:rsidRDefault="00692187">
            <w:pPr>
              <w:jc w:val="center"/>
              <w:rPr>
                <w:rFonts w:ascii="Times New Roman" w:eastAsia="仿宋_GB2312" w:hAnsi="Times New Roman"/>
                <w:b/>
                <w:bCs/>
                <w:sz w:val="18"/>
                <w:szCs w:val="18"/>
              </w:rPr>
            </w:pPr>
            <w:r>
              <w:rPr>
                <w:rFonts w:ascii="Times New Roman" w:eastAsia="仿宋_GB2312" w:hAnsi="Times New Roman"/>
                <w:b/>
                <w:bCs/>
                <w:sz w:val="18"/>
                <w:szCs w:val="18"/>
              </w:rPr>
              <w:t>Function</w:t>
            </w:r>
          </w:p>
        </w:tc>
      </w:tr>
      <w:tr w:rsidR="00EB6880" w14:paraId="2714558E" w14:textId="77777777" w:rsidTr="00EB6880">
        <w:trPr>
          <w:trHeight w:val="426"/>
          <w:jc w:val="center"/>
          <w:trPrChange w:id="123" w:author="付忠华" w:date="2026-10-27T12:45:00Z">
            <w:trPr>
              <w:trHeight w:val="426"/>
              <w:jc w:val="center"/>
            </w:trPr>
          </w:trPrChange>
        </w:trPr>
        <w:tc>
          <w:tcPr>
            <w:tcW w:w="455" w:type="pct"/>
            <w:vMerge w:val="restart"/>
            <w:vAlign w:val="center"/>
            <w:tcPrChange w:id="124" w:author="付忠华" w:date="2026-10-27T12:45:00Z">
              <w:tcPr>
                <w:tcW w:w="456" w:type="pct"/>
                <w:vMerge w:val="restart"/>
                <w:vAlign w:val="center"/>
              </w:tcPr>
            </w:tcPrChange>
          </w:tcPr>
          <w:p w14:paraId="497F34C5"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w:t>
            </w:r>
          </w:p>
        </w:tc>
        <w:tc>
          <w:tcPr>
            <w:tcW w:w="812" w:type="pct"/>
            <w:vAlign w:val="center"/>
            <w:tcPrChange w:id="125" w:author="付忠华" w:date="2026-10-27T12:45:00Z">
              <w:tcPr>
                <w:tcW w:w="812" w:type="pct"/>
                <w:vAlign w:val="center"/>
              </w:tcPr>
            </w:tcPrChange>
          </w:tcPr>
          <w:p w14:paraId="3018559D"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 xml:space="preserve">Peptide Solid Phase Synthesizer </w:t>
            </w:r>
          </w:p>
        </w:tc>
        <w:tc>
          <w:tcPr>
            <w:tcW w:w="795" w:type="pct"/>
            <w:vAlign w:val="center"/>
            <w:tcPrChange w:id="126" w:author="付忠华" w:date="2026-10-27T12:45:00Z">
              <w:tcPr>
                <w:tcW w:w="795" w:type="pct"/>
                <w:vAlign w:val="center"/>
              </w:tcPr>
            </w:tcPrChange>
          </w:tcPr>
          <w:p w14:paraId="30993F07"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TJ4S-1213-Sy15</w:t>
            </w:r>
          </w:p>
        </w:tc>
        <w:tc>
          <w:tcPr>
            <w:tcW w:w="1328" w:type="pct"/>
            <w:vAlign w:val="center"/>
            <w:tcPrChange w:id="127" w:author="付忠华" w:date="2026-10-27T12:45:00Z">
              <w:tcPr>
                <w:tcW w:w="1328" w:type="pct"/>
                <w:vAlign w:val="center"/>
              </w:tcPr>
            </w:tcPrChange>
          </w:tcPr>
          <w:p w14:paraId="0213C4F7"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3000 L</w:t>
            </w:r>
          </w:p>
        </w:tc>
        <w:tc>
          <w:tcPr>
            <w:tcW w:w="955" w:type="pct"/>
            <w:vAlign w:val="center"/>
            <w:tcPrChange w:id="128" w:author="付忠华" w:date="2026-10-27T12:45:00Z">
              <w:tcPr>
                <w:tcW w:w="955" w:type="pct"/>
                <w:vAlign w:val="center"/>
              </w:tcPr>
            </w:tcPrChange>
          </w:tcPr>
          <w:p w14:paraId="4B77EDE7"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 xml:space="preserve">Hastelloy </w:t>
            </w:r>
          </w:p>
        </w:tc>
        <w:tc>
          <w:tcPr>
            <w:tcW w:w="653" w:type="pct"/>
            <w:vMerge w:val="restart"/>
            <w:vAlign w:val="center"/>
            <w:tcPrChange w:id="129" w:author="付忠华" w:date="2026-10-27T12:45:00Z">
              <w:tcPr>
                <w:tcW w:w="653" w:type="pct"/>
                <w:vMerge w:val="restart"/>
                <w:vAlign w:val="center"/>
              </w:tcPr>
            </w:tcPrChange>
          </w:tcPr>
          <w:p w14:paraId="52EE9D46"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Peptide synthesis, Activat</w:t>
            </w:r>
            <w:r>
              <w:rPr>
                <w:rFonts w:ascii="Times New Roman" w:eastAsia="仿宋_GB2312" w:hAnsi="Times New Roman" w:hint="eastAsia"/>
                <w:bCs/>
                <w:sz w:val="18"/>
                <w:szCs w:val="18"/>
                <w:lang w:eastAsia="zh-CN"/>
              </w:rPr>
              <w:t>e,</w:t>
            </w:r>
            <w:r>
              <w:rPr>
                <w:rFonts w:ascii="Times New Roman" w:eastAsia="仿宋_GB2312" w:hAnsi="Times New Roman"/>
                <w:bCs/>
                <w:sz w:val="18"/>
                <w:szCs w:val="18"/>
                <w:lang w:eastAsia="zh-CN"/>
              </w:rPr>
              <w:t xml:space="preserve"> Drying</w:t>
            </w:r>
          </w:p>
        </w:tc>
      </w:tr>
      <w:tr w:rsidR="00EB6880" w14:paraId="1A0FC611" w14:textId="77777777" w:rsidTr="00EB6880">
        <w:trPr>
          <w:trHeight w:val="426"/>
          <w:jc w:val="center"/>
          <w:trPrChange w:id="130" w:author="付忠华" w:date="2026-10-27T12:45:00Z">
            <w:trPr>
              <w:trHeight w:val="426"/>
              <w:jc w:val="center"/>
            </w:trPr>
          </w:trPrChange>
        </w:trPr>
        <w:tc>
          <w:tcPr>
            <w:tcW w:w="455" w:type="pct"/>
            <w:vMerge/>
            <w:vAlign w:val="center"/>
            <w:tcPrChange w:id="131" w:author="付忠华" w:date="2026-10-27T12:45:00Z">
              <w:tcPr>
                <w:tcW w:w="456" w:type="pct"/>
                <w:vMerge/>
                <w:vAlign w:val="center"/>
              </w:tcPr>
            </w:tcPrChange>
          </w:tcPr>
          <w:p w14:paraId="5222FB3B" w14:textId="77777777" w:rsidR="00EB6880" w:rsidRDefault="00EB6880">
            <w:pPr>
              <w:jc w:val="center"/>
              <w:rPr>
                <w:rFonts w:ascii="Times New Roman" w:eastAsia="仿宋_GB2312" w:hAnsi="Times New Roman"/>
                <w:sz w:val="18"/>
                <w:szCs w:val="18"/>
                <w:lang w:eastAsia="zh-CN"/>
              </w:rPr>
            </w:pPr>
          </w:p>
        </w:tc>
        <w:tc>
          <w:tcPr>
            <w:tcW w:w="812" w:type="pct"/>
            <w:vAlign w:val="center"/>
            <w:tcPrChange w:id="132" w:author="付忠华" w:date="2026-10-27T12:45:00Z">
              <w:tcPr>
                <w:tcW w:w="812" w:type="pct"/>
                <w:vAlign w:val="center"/>
              </w:tcPr>
            </w:tcPrChange>
          </w:tcPr>
          <w:p w14:paraId="230CEDB0" w14:textId="77777777" w:rsidR="00EB6880" w:rsidRDefault="00692187">
            <w:pPr>
              <w:jc w:val="center"/>
              <w:rPr>
                <w:rFonts w:ascii="Times New Roman" w:eastAsia="仿宋_GB2312" w:hAnsi="Times New Roman"/>
                <w:bCs/>
                <w:sz w:val="18"/>
                <w:szCs w:val="18"/>
                <w:lang w:eastAsia="zh-CN"/>
              </w:rPr>
            </w:pPr>
            <w:r>
              <w:rPr>
                <w:rFonts w:ascii="Times New Roman" w:eastAsia="FangSong" w:hAnsi="Times New Roman"/>
                <w:sz w:val="18"/>
                <w:szCs w:val="18"/>
                <w:lang w:eastAsia="zh-CN"/>
              </w:rPr>
              <w:t>Activation tank</w:t>
            </w:r>
            <w:r>
              <w:rPr>
                <w:rFonts w:ascii="Times New Roman" w:eastAsia="FangSong" w:hAnsi="Times New Roman"/>
                <w:sz w:val="18"/>
                <w:szCs w:val="18"/>
                <w:vertAlign w:val="superscript"/>
                <w:lang w:eastAsia="zh-CN"/>
              </w:rPr>
              <w:t>2</w:t>
            </w:r>
          </w:p>
        </w:tc>
        <w:tc>
          <w:tcPr>
            <w:tcW w:w="795" w:type="pct"/>
            <w:vAlign w:val="center"/>
            <w:tcPrChange w:id="133" w:author="付忠华" w:date="2026-10-27T12:45:00Z">
              <w:tcPr>
                <w:tcW w:w="795" w:type="pct"/>
                <w:vAlign w:val="center"/>
              </w:tcPr>
            </w:tcPrChange>
          </w:tcPr>
          <w:p w14:paraId="420737F4" w14:textId="77777777" w:rsidR="00EB6880" w:rsidRDefault="00692187">
            <w:pPr>
              <w:jc w:val="center"/>
              <w:rPr>
                <w:rFonts w:ascii="Times New Roman" w:eastAsia="仿宋_GB2312" w:hAnsi="Times New Roman"/>
                <w:bCs/>
                <w:sz w:val="18"/>
                <w:szCs w:val="18"/>
                <w:lang w:eastAsia="zh-CN"/>
              </w:rPr>
            </w:pPr>
            <w:r>
              <w:rPr>
                <w:rFonts w:ascii="Times New Roman" w:hAnsi="Times New Roman"/>
                <w:sz w:val="18"/>
                <w:szCs w:val="18"/>
                <w:shd w:val="clear" w:color="auto" w:fill="FFFFFF"/>
              </w:rPr>
              <w:t>TJ4S-1213-Sy15-R01</w:t>
            </w:r>
          </w:p>
        </w:tc>
        <w:tc>
          <w:tcPr>
            <w:tcW w:w="1328" w:type="pct"/>
            <w:vAlign w:val="center"/>
            <w:tcPrChange w:id="134" w:author="付忠华" w:date="2026-10-27T12:45:00Z">
              <w:tcPr>
                <w:tcW w:w="1328" w:type="pct"/>
                <w:vAlign w:val="center"/>
              </w:tcPr>
            </w:tcPrChange>
          </w:tcPr>
          <w:p w14:paraId="29FA5C44" w14:textId="77777777" w:rsidR="00EB6880" w:rsidRDefault="00692187">
            <w:pPr>
              <w:jc w:val="center"/>
              <w:rPr>
                <w:rFonts w:ascii="Times New Roman" w:eastAsia="仿宋_GB2312" w:hAnsi="Times New Roman"/>
                <w:bCs/>
                <w:sz w:val="18"/>
                <w:szCs w:val="18"/>
                <w:lang w:eastAsia="zh-CN"/>
              </w:rPr>
            </w:pPr>
            <w:r>
              <w:rPr>
                <w:rFonts w:ascii="Times New Roman" w:hAnsi="Times New Roman"/>
                <w:sz w:val="18"/>
                <w:szCs w:val="18"/>
                <w:shd w:val="clear" w:color="auto" w:fill="FFFFFF"/>
              </w:rPr>
              <w:t>1500 L</w:t>
            </w:r>
          </w:p>
        </w:tc>
        <w:tc>
          <w:tcPr>
            <w:tcW w:w="955" w:type="pct"/>
            <w:vAlign w:val="center"/>
            <w:tcPrChange w:id="135" w:author="付忠华" w:date="2026-10-27T12:45:00Z">
              <w:tcPr>
                <w:tcW w:w="955" w:type="pct"/>
                <w:vAlign w:val="center"/>
              </w:tcPr>
            </w:tcPrChange>
          </w:tcPr>
          <w:p w14:paraId="04B26144" w14:textId="77777777" w:rsidR="00EB6880" w:rsidRDefault="00692187">
            <w:pPr>
              <w:jc w:val="center"/>
              <w:rPr>
                <w:rFonts w:ascii="Times New Roman" w:eastAsia="仿宋_GB2312" w:hAnsi="Times New Roman"/>
                <w:sz w:val="18"/>
                <w:szCs w:val="18"/>
                <w:shd w:val="clear" w:color="auto" w:fill="FFFFFF"/>
                <w:lang w:eastAsia="zh-CN"/>
              </w:rPr>
            </w:pPr>
            <w:r>
              <w:rPr>
                <w:rFonts w:ascii="Times New Roman" w:eastAsia="仿宋_GB2312" w:hAnsi="Times New Roman"/>
                <w:bCs/>
                <w:sz w:val="18"/>
                <w:szCs w:val="18"/>
                <w:lang w:eastAsia="zh-CN"/>
              </w:rPr>
              <w:t>Hastelloy</w:t>
            </w:r>
          </w:p>
        </w:tc>
        <w:tc>
          <w:tcPr>
            <w:tcW w:w="653" w:type="pct"/>
            <w:vMerge/>
            <w:vAlign w:val="center"/>
            <w:tcPrChange w:id="136" w:author="付忠华" w:date="2026-10-27T12:45:00Z">
              <w:tcPr>
                <w:tcW w:w="653" w:type="pct"/>
                <w:vMerge/>
                <w:vAlign w:val="center"/>
              </w:tcPr>
            </w:tcPrChange>
          </w:tcPr>
          <w:p w14:paraId="4A4A28E5" w14:textId="77777777" w:rsidR="00EB6880" w:rsidRDefault="00EB6880">
            <w:pPr>
              <w:spacing w:before="60" w:after="60"/>
              <w:jc w:val="center"/>
              <w:rPr>
                <w:rFonts w:ascii="Times New Roman" w:eastAsia="仿宋_GB2312" w:hAnsi="Times New Roman"/>
                <w:bCs/>
                <w:sz w:val="18"/>
                <w:szCs w:val="18"/>
                <w:lang w:eastAsia="zh-CN"/>
              </w:rPr>
            </w:pPr>
          </w:p>
        </w:tc>
      </w:tr>
      <w:tr w:rsidR="00EB6880" w14:paraId="1B06E788" w14:textId="77777777" w:rsidTr="00EB6880">
        <w:trPr>
          <w:trHeight w:val="426"/>
          <w:jc w:val="center"/>
          <w:trPrChange w:id="137" w:author="付忠华" w:date="2026-10-27T12:45:00Z">
            <w:trPr>
              <w:trHeight w:val="426"/>
              <w:jc w:val="center"/>
            </w:trPr>
          </w:trPrChange>
        </w:trPr>
        <w:tc>
          <w:tcPr>
            <w:tcW w:w="455" w:type="pct"/>
            <w:vMerge/>
            <w:vAlign w:val="center"/>
            <w:tcPrChange w:id="138" w:author="付忠华" w:date="2026-10-27T12:45:00Z">
              <w:tcPr>
                <w:tcW w:w="456" w:type="pct"/>
                <w:vMerge/>
                <w:vAlign w:val="center"/>
              </w:tcPr>
            </w:tcPrChange>
          </w:tcPr>
          <w:p w14:paraId="6A2E2ABA" w14:textId="77777777" w:rsidR="00EB6880" w:rsidRDefault="00EB6880">
            <w:pPr>
              <w:jc w:val="center"/>
              <w:rPr>
                <w:rFonts w:ascii="Times New Roman" w:eastAsia="仿宋_GB2312" w:hAnsi="Times New Roman"/>
                <w:sz w:val="18"/>
                <w:szCs w:val="18"/>
                <w:lang w:eastAsia="zh-CN"/>
              </w:rPr>
            </w:pPr>
          </w:p>
        </w:tc>
        <w:tc>
          <w:tcPr>
            <w:tcW w:w="812" w:type="pct"/>
            <w:vAlign w:val="center"/>
            <w:tcPrChange w:id="139" w:author="付忠华" w:date="2026-10-27T12:45:00Z">
              <w:tcPr>
                <w:tcW w:w="812" w:type="pct"/>
                <w:vAlign w:val="center"/>
              </w:tcPr>
            </w:tcPrChange>
          </w:tcPr>
          <w:p w14:paraId="082A1663"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 xml:space="preserve">Glass-lined Reactor </w:t>
            </w:r>
          </w:p>
        </w:tc>
        <w:tc>
          <w:tcPr>
            <w:tcW w:w="795" w:type="pct"/>
            <w:vAlign w:val="center"/>
            <w:tcPrChange w:id="140" w:author="付忠华" w:date="2026-10-27T12:45:00Z">
              <w:tcPr>
                <w:tcW w:w="795" w:type="pct"/>
                <w:vAlign w:val="center"/>
              </w:tcPr>
            </w:tcPrChange>
          </w:tcPr>
          <w:p w14:paraId="51A98E42"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TJ4</w:t>
            </w:r>
            <w:ins w:id="141" w:author="fuzhonghua" w:date="2026-10-27T09:32:00Z">
              <w:r>
                <w:rPr>
                  <w:rFonts w:ascii="Times New Roman" w:eastAsia="仿宋_GB2312" w:hAnsi="Times New Roman"/>
                  <w:bCs/>
                  <w:sz w:val="18"/>
                  <w:szCs w:val="18"/>
                  <w:lang w:eastAsia="zh-CN"/>
                </w:rPr>
                <w:t>S</w:t>
              </w:r>
            </w:ins>
            <w:r>
              <w:rPr>
                <w:rFonts w:ascii="Times New Roman" w:eastAsia="仿宋_GB2312" w:hAnsi="Times New Roman"/>
                <w:bCs/>
                <w:sz w:val="18"/>
                <w:szCs w:val="18"/>
                <w:lang w:eastAsia="zh-CN"/>
              </w:rPr>
              <w:t>-1213-R22</w:t>
            </w:r>
          </w:p>
        </w:tc>
        <w:tc>
          <w:tcPr>
            <w:tcW w:w="1328" w:type="pct"/>
            <w:vAlign w:val="center"/>
            <w:tcPrChange w:id="142" w:author="付忠华" w:date="2026-10-27T12:45:00Z">
              <w:tcPr>
                <w:tcW w:w="1328" w:type="pct"/>
                <w:vAlign w:val="center"/>
              </w:tcPr>
            </w:tcPrChange>
          </w:tcPr>
          <w:p w14:paraId="70C35FF4"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1000 L</w:t>
            </w:r>
          </w:p>
        </w:tc>
        <w:tc>
          <w:tcPr>
            <w:tcW w:w="955" w:type="pct"/>
            <w:vAlign w:val="center"/>
            <w:tcPrChange w:id="143" w:author="付忠华" w:date="2026-10-27T12:45:00Z">
              <w:tcPr>
                <w:tcW w:w="955" w:type="pct"/>
                <w:vAlign w:val="center"/>
              </w:tcPr>
            </w:tcPrChange>
          </w:tcPr>
          <w:p w14:paraId="1244F5A6" w14:textId="77777777" w:rsidR="00EB6880" w:rsidRDefault="00692187">
            <w:pPr>
              <w:jc w:val="center"/>
              <w:rPr>
                <w:rFonts w:ascii="Times New Roman" w:eastAsia="仿宋_GB2312" w:hAnsi="Times New Roman"/>
                <w:sz w:val="18"/>
                <w:szCs w:val="18"/>
                <w:shd w:val="clear" w:color="auto" w:fill="FFFFFF"/>
                <w:lang w:eastAsia="zh-CN"/>
              </w:rPr>
            </w:pPr>
            <w:r>
              <w:rPr>
                <w:rFonts w:ascii="Times New Roman" w:eastAsia="仿宋_GB2312" w:hAnsi="Times New Roman"/>
                <w:sz w:val="18"/>
                <w:szCs w:val="18"/>
                <w:shd w:val="clear" w:color="auto" w:fill="FFFFFF"/>
                <w:lang w:eastAsia="zh-CN"/>
              </w:rPr>
              <w:t xml:space="preserve">Glass-lined </w:t>
            </w:r>
          </w:p>
        </w:tc>
        <w:tc>
          <w:tcPr>
            <w:tcW w:w="653" w:type="pct"/>
            <w:vAlign w:val="center"/>
            <w:tcPrChange w:id="144" w:author="付忠华" w:date="2026-10-27T12:45:00Z">
              <w:tcPr>
                <w:tcW w:w="653" w:type="pct"/>
                <w:vAlign w:val="center"/>
              </w:tcPr>
            </w:tcPrChange>
          </w:tcPr>
          <w:p w14:paraId="7A90AB41" w14:textId="77777777" w:rsidR="00EB6880" w:rsidRDefault="00692187">
            <w:pPr>
              <w:spacing w:before="60" w:after="60"/>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 xml:space="preserve">Pyridine/acetic anhydride DMF solution </w:t>
            </w:r>
          </w:p>
        </w:tc>
      </w:tr>
      <w:tr w:rsidR="00EB6880" w14:paraId="0251909B" w14:textId="77777777" w:rsidTr="00EB6880">
        <w:trPr>
          <w:trHeight w:val="426"/>
          <w:jc w:val="center"/>
          <w:trPrChange w:id="145" w:author="付忠华" w:date="2026-10-27T12:45:00Z">
            <w:trPr>
              <w:trHeight w:val="426"/>
              <w:jc w:val="center"/>
            </w:trPr>
          </w:trPrChange>
        </w:trPr>
        <w:tc>
          <w:tcPr>
            <w:tcW w:w="455" w:type="pct"/>
            <w:vMerge/>
            <w:vAlign w:val="center"/>
            <w:tcPrChange w:id="146" w:author="付忠华" w:date="2026-10-27T12:45:00Z">
              <w:tcPr>
                <w:tcW w:w="456" w:type="pct"/>
                <w:vMerge/>
                <w:vAlign w:val="center"/>
              </w:tcPr>
            </w:tcPrChange>
          </w:tcPr>
          <w:p w14:paraId="72ED1D40" w14:textId="77777777" w:rsidR="00EB6880" w:rsidRDefault="00EB6880">
            <w:pPr>
              <w:jc w:val="center"/>
              <w:rPr>
                <w:rFonts w:ascii="Times New Roman" w:eastAsia="仿宋_GB2312" w:hAnsi="Times New Roman"/>
                <w:sz w:val="18"/>
                <w:szCs w:val="18"/>
                <w:lang w:eastAsia="zh-CN"/>
              </w:rPr>
            </w:pPr>
          </w:p>
        </w:tc>
        <w:tc>
          <w:tcPr>
            <w:tcW w:w="812" w:type="pct"/>
            <w:vAlign w:val="center"/>
            <w:tcPrChange w:id="147" w:author="付忠华" w:date="2026-10-27T12:45:00Z">
              <w:tcPr>
                <w:tcW w:w="812" w:type="pct"/>
                <w:vAlign w:val="center"/>
              </w:tcPr>
            </w:tcPrChange>
          </w:tcPr>
          <w:p w14:paraId="0D882015"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 xml:space="preserve">Agitation tank </w:t>
            </w:r>
          </w:p>
        </w:tc>
        <w:tc>
          <w:tcPr>
            <w:tcW w:w="795" w:type="pct"/>
            <w:vAlign w:val="center"/>
            <w:tcPrChange w:id="148" w:author="付忠华" w:date="2026-10-27T12:45:00Z">
              <w:tcPr>
                <w:tcW w:w="795" w:type="pct"/>
                <w:vAlign w:val="center"/>
              </w:tcPr>
            </w:tcPrChange>
          </w:tcPr>
          <w:p w14:paraId="3A43749C"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TJ4S-1200-AT02</w:t>
            </w:r>
          </w:p>
        </w:tc>
        <w:tc>
          <w:tcPr>
            <w:tcW w:w="1328" w:type="pct"/>
            <w:vAlign w:val="center"/>
            <w:tcPrChange w:id="149" w:author="付忠华" w:date="2026-10-27T12:45:00Z">
              <w:tcPr>
                <w:tcW w:w="1328" w:type="pct"/>
                <w:vAlign w:val="center"/>
              </w:tcPr>
            </w:tcPrChange>
          </w:tcPr>
          <w:p w14:paraId="48DD5A3D"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500 L</w:t>
            </w:r>
          </w:p>
        </w:tc>
        <w:tc>
          <w:tcPr>
            <w:tcW w:w="955" w:type="pct"/>
            <w:vAlign w:val="center"/>
            <w:tcPrChange w:id="150" w:author="付忠华" w:date="2026-10-27T12:45:00Z">
              <w:tcPr>
                <w:tcW w:w="955" w:type="pct"/>
                <w:vAlign w:val="center"/>
              </w:tcPr>
            </w:tcPrChange>
          </w:tcPr>
          <w:p w14:paraId="6EDBC0A1" w14:textId="77777777" w:rsidR="00EB6880" w:rsidRDefault="00692187">
            <w:pPr>
              <w:jc w:val="center"/>
              <w:rPr>
                <w:rFonts w:ascii="Times New Roman" w:eastAsia="仿宋_GB2312" w:hAnsi="Times New Roman"/>
                <w:bCs/>
                <w:sz w:val="18"/>
                <w:szCs w:val="18"/>
                <w:lang w:eastAsia="zh-CN"/>
              </w:rPr>
            </w:pPr>
            <w:ins w:id="151" w:author="付忠华" w:date="2026-10-27T12:45:00Z">
              <w:r>
                <w:rPr>
                  <w:rFonts w:ascii="Times New Roman" w:eastAsia="仿宋_GB2312" w:hAnsi="Times New Roman"/>
                  <w:bCs/>
                  <w:sz w:val="18"/>
                  <w:szCs w:val="18"/>
                  <w:lang w:eastAsia="zh-CN" w:bidi="ar"/>
                </w:rPr>
                <w:t xml:space="preserve">Hastelloy </w:t>
              </w:r>
            </w:ins>
            <w:del w:id="152" w:author="付忠华" w:date="2026-10-27T12:45:00Z">
              <w:r>
                <w:rPr>
                  <w:rFonts w:ascii="Times New Roman" w:eastAsia="仿宋" w:hAnsi="Times New Roman"/>
                  <w:sz w:val="18"/>
                  <w:szCs w:val="18"/>
                  <w:lang w:eastAsia="zh-CN"/>
                </w:rPr>
                <w:delText>Stainless Steel</w:delText>
              </w:r>
            </w:del>
          </w:p>
        </w:tc>
        <w:tc>
          <w:tcPr>
            <w:tcW w:w="653" w:type="pct"/>
            <w:vAlign w:val="center"/>
            <w:tcPrChange w:id="153" w:author="付忠华" w:date="2026-10-27T12:45:00Z">
              <w:tcPr>
                <w:tcW w:w="653" w:type="pct"/>
                <w:vAlign w:val="center"/>
              </w:tcPr>
            </w:tcPrChange>
          </w:tcPr>
          <w:p w14:paraId="7F79E4F5" w14:textId="77777777" w:rsidR="00EB6880" w:rsidRDefault="00692187">
            <w:pPr>
              <w:spacing w:before="60" w:after="60"/>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 xml:space="preserve">Oxyma/DMF solution preparation </w:t>
            </w:r>
          </w:p>
        </w:tc>
      </w:tr>
    </w:tbl>
    <w:p w14:paraId="0E2538B1" w14:textId="77777777" w:rsidR="00EB6880" w:rsidRDefault="00692187">
      <w:pPr>
        <w:spacing w:beforeLines="50" w:before="120" w:line="360" w:lineRule="auto"/>
        <w:jc w:val="both"/>
        <w:rPr>
          <w:rFonts w:ascii="Times New Roman" w:eastAsia="Times New Roman" w:hAnsi="Times New Roman"/>
          <w:i/>
          <w:sz w:val="18"/>
          <w:szCs w:val="18"/>
        </w:rPr>
      </w:pPr>
      <w:r>
        <w:rPr>
          <w:rFonts w:ascii="Times New Roman" w:eastAsia="Times New Roman" w:hAnsi="Times New Roman"/>
          <w:b/>
          <w:bCs/>
          <w:i/>
          <w:sz w:val="18"/>
          <w:szCs w:val="18"/>
        </w:rPr>
        <w:t>Note2:</w:t>
      </w:r>
      <w:r>
        <w:rPr>
          <w:rFonts w:eastAsia="Arial" w:cs="Arial"/>
          <w:i/>
          <w:szCs w:val="22"/>
        </w:rPr>
        <w:t xml:space="preserve"> </w:t>
      </w:r>
      <w:r>
        <w:rPr>
          <w:rFonts w:ascii="Times New Roman" w:eastAsia="Times New Roman" w:hAnsi="Times New Roman"/>
          <w:i/>
          <w:sz w:val="18"/>
          <w:szCs w:val="18"/>
        </w:rPr>
        <w:t>The Activation Tank (TJ4S-1213-Sy15-R01) is part of the Peptide Solid Phase Synthesizer (TJ4S-1213-Sy15) and is cleaned together with the entire unit. This document will discuss the complete Peptide Solid Phase Synthesizer (TJ4S-1213-Sy15).</w:t>
      </w:r>
    </w:p>
    <w:p w14:paraId="19EF6624" w14:textId="77777777" w:rsidR="00EB6880" w:rsidRDefault="00692187">
      <w:pPr>
        <w:spacing w:beforeLines="50" w:before="120" w:afterLines="50" w:after="120"/>
        <w:jc w:val="center"/>
        <w:rPr>
          <w:rFonts w:ascii="Times New Roman" w:eastAsia="仿宋_GB2312" w:hAnsi="Times New Roman"/>
          <w:b/>
          <w:i/>
          <w:sz w:val="21"/>
          <w:szCs w:val="20"/>
        </w:rPr>
      </w:pPr>
      <w:r>
        <w:rPr>
          <w:rFonts w:ascii="Times New Roman" w:eastAsia="仿宋_GB2312" w:hAnsi="Times New Roman"/>
          <w:b/>
          <w:i/>
          <w:sz w:val="21"/>
          <w:szCs w:val="20"/>
        </w:rPr>
        <w:t>Table 6-2, A</w:t>
      </w:r>
      <w:r>
        <w:rPr>
          <w:rFonts w:ascii="Times New Roman" w:eastAsia="仿宋_GB2312" w:hAnsi="Times New Roman" w:hint="eastAsia"/>
          <w:b/>
          <w:i/>
          <w:sz w:val="21"/>
          <w:szCs w:val="20"/>
          <w:lang w:eastAsia="zh-CN"/>
        </w:rPr>
        <w:t>u</w:t>
      </w:r>
      <w:r>
        <w:rPr>
          <w:rFonts w:ascii="Times New Roman" w:eastAsia="仿宋_GB2312" w:hAnsi="Times New Roman"/>
          <w:b/>
          <w:i/>
          <w:sz w:val="21"/>
          <w:szCs w:val="20"/>
          <w:lang w:eastAsia="zh-CN"/>
        </w:rPr>
        <w:t>xiliary</w:t>
      </w:r>
      <w:r>
        <w:rPr>
          <w:rFonts w:ascii="Times New Roman" w:eastAsia="仿宋_GB2312" w:hAnsi="Times New Roman"/>
          <w:b/>
          <w:i/>
          <w:sz w:val="21"/>
          <w:szCs w:val="20"/>
        </w:rPr>
        <w:t xml:space="preserve"> equipment in </w:t>
      </w:r>
      <w:r>
        <w:rPr>
          <w:rFonts w:ascii="Times New Roman" w:eastAsia="仿宋_GB2312" w:hAnsi="Times New Roman" w:hint="eastAsia"/>
          <w:b/>
          <w:i/>
          <w:sz w:val="21"/>
          <w:szCs w:val="20"/>
        </w:rPr>
        <w:t>CPo</w:t>
      </w:r>
      <w:r>
        <w:rPr>
          <w:rFonts w:ascii="Times New Roman" w:eastAsia="仿宋_GB2312" w:hAnsi="Times New Roman"/>
          <w:b/>
          <w:i/>
          <w:sz w:val="21"/>
          <w:szCs w:val="20"/>
        </w:rPr>
        <w:t>140020-03 S</w:t>
      </w:r>
      <w:r>
        <w:rPr>
          <w:rFonts w:ascii="Times New Roman" w:eastAsia="仿宋_GB2312" w:hAnsi="Times New Roman" w:hint="eastAsia"/>
          <w:b/>
          <w:i/>
          <w:sz w:val="21"/>
          <w:szCs w:val="20"/>
        </w:rPr>
        <w:t>tep</w:t>
      </w:r>
      <w:r>
        <w:rPr>
          <w:rFonts w:ascii="Times New Roman" w:eastAsia="仿宋_GB2312" w:hAnsi="Times New Roman"/>
          <w:b/>
          <w:i/>
          <w:sz w:val="21"/>
          <w:szCs w:val="20"/>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795"/>
        <w:gridCol w:w="1744"/>
        <w:gridCol w:w="2245"/>
        <w:gridCol w:w="3955"/>
      </w:tblGrid>
      <w:tr w:rsidR="00EB6880" w14:paraId="38A08CB6" w14:textId="77777777">
        <w:trPr>
          <w:trHeight w:val="433"/>
          <w:tblHeader/>
          <w:jc w:val="center"/>
        </w:trPr>
        <w:tc>
          <w:tcPr>
            <w:tcW w:w="0" w:type="auto"/>
            <w:shd w:val="clear" w:color="auto" w:fill="F2F2F2" w:themeFill="background1" w:themeFillShade="F2"/>
            <w:vAlign w:val="center"/>
          </w:tcPr>
          <w:p w14:paraId="79079366" w14:textId="77777777" w:rsidR="00EB6880" w:rsidRDefault="00692187">
            <w:pPr>
              <w:spacing w:line="240" w:lineRule="exact"/>
              <w:jc w:val="center"/>
              <w:rPr>
                <w:rFonts w:ascii="Times New Roman" w:eastAsia="仿宋_GB2312" w:hAnsi="Times New Roman"/>
                <w:b/>
                <w:bCs/>
                <w:sz w:val="18"/>
                <w:szCs w:val="18"/>
              </w:rPr>
            </w:pPr>
            <w:r>
              <w:rPr>
                <w:rFonts w:ascii="Times New Roman" w:eastAsia="仿宋_GB2312" w:hAnsi="Times New Roman"/>
                <w:b/>
                <w:bCs/>
                <w:sz w:val="18"/>
                <w:szCs w:val="18"/>
                <w:lang w:eastAsia="zh-CN"/>
              </w:rPr>
              <w:t>E</w:t>
            </w:r>
            <w:r>
              <w:rPr>
                <w:rFonts w:ascii="Times New Roman" w:eastAsia="仿宋_GB2312" w:hAnsi="Times New Roman"/>
                <w:b/>
                <w:bCs/>
                <w:sz w:val="18"/>
                <w:szCs w:val="18"/>
              </w:rPr>
              <w:t>quipment name(ID)</w:t>
            </w:r>
          </w:p>
        </w:tc>
        <w:tc>
          <w:tcPr>
            <w:tcW w:w="1744" w:type="dxa"/>
            <w:shd w:val="clear" w:color="auto" w:fill="F2F2F2" w:themeFill="background1" w:themeFillShade="F2"/>
            <w:vAlign w:val="center"/>
          </w:tcPr>
          <w:p w14:paraId="32AE9D00" w14:textId="77777777" w:rsidR="00EB6880" w:rsidRDefault="00692187">
            <w:pPr>
              <w:spacing w:line="240" w:lineRule="exact"/>
              <w:jc w:val="center"/>
              <w:rPr>
                <w:rFonts w:ascii="Times New Roman" w:eastAsia="仿宋_GB2312" w:hAnsi="Times New Roman"/>
                <w:b/>
                <w:bCs/>
                <w:sz w:val="18"/>
                <w:szCs w:val="18"/>
              </w:rPr>
            </w:pPr>
            <w:r>
              <w:rPr>
                <w:rFonts w:ascii="Times New Roman" w:eastAsia="仿宋_GB2312" w:hAnsi="Times New Roman"/>
                <w:b/>
                <w:bCs/>
                <w:sz w:val="18"/>
                <w:szCs w:val="18"/>
              </w:rPr>
              <w:t>Auxiliary equipment</w:t>
            </w:r>
          </w:p>
        </w:tc>
        <w:tc>
          <w:tcPr>
            <w:tcW w:w="2245" w:type="dxa"/>
            <w:shd w:val="clear" w:color="auto" w:fill="F2F2F2" w:themeFill="background1" w:themeFillShade="F2"/>
            <w:vAlign w:val="center"/>
          </w:tcPr>
          <w:p w14:paraId="6FC9E708" w14:textId="77777777" w:rsidR="00EB6880" w:rsidRDefault="00692187">
            <w:pPr>
              <w:spacing w:line="240" w:lineRule="exact"/>
              <w:jc w:val="center"/>
              <w:rPr>
                <w:rFonts w:ascii="Times New Roman" w:eastAsia="仿宋_GB2312" w:hAnsi="Times New Roman"/>
                <w:b/>
                <w:bCs/>
                <w:sz w:val="18"/>
                <w:szCs w:val="18"/>
              </w:rPr>
            </w:pPr>
            <w:r>
              <w:rPr>
                <w:rFonts w:ascii="Times New Roman" w:eastAsia="仿宋_GB2312" w:hAnsi="Times New Roman"/>
                <w:b/>
                <w:bCs/>
                <w:sz w:val="18"/>
                <w:szCs w:val="18"/>
              </w:rPr>
              <w:t>Function</w:t>
            </w:r>
          </w:p>
        </w:tc>
        <w:tc>
          <w:tcPr>
            <w:tcW w:w="0" w:type="auto"/>
            <w:shd w:val="clear" w:color="auto" w:fill="F2F2F2" w:themeFill="background1" w:themeFillShade="F2"/>
            <w:vAlign w:val="center"/>
          </w:tcPr>
          <w:p w14:paraId="2FB11C89" w14:textId="77777777" w:rsidR="00EB6880" w:rsidRDefault="00692187">
            <w:pPr>
              <w:spacing w:line="240" w:lineRule="exact"/>
              <w:jc w:val="center"/>
              <w:rPr>
                <w:rFonts w:ascii="Times New Roman" w:eastAsia="仿宋_GB2312" w:hAnsi="Times New Roman"/>
                <w:b/>
                <w:bCs/>
                <w:sz w:val="18"/>
                <w:szCs w:val="18"/>
              </w:rPr>
            </w:pPr>
            <w:r>
              <w:rPr>
                <w:rFonts w:ascii="Times New Roman" w:eastAsia="仿宋_GB2312" w:hAnsi="Times New Roman"/>
                <w:b/>
                <w:bCs/>
                <w:sz w:val="18"/>
                <w:szCs w:val="18"/>
              </w:rPr>
              <w:t>Cleaning C</w:t>
            </w:r>
            <w:r>
              <w:rPr>
                <w:rFonts w:ascii="Times New Roman" w:eastAsia="仿宋_GB2312" w:hAnsi="Times New Roman"/>
                <w:b/>
                <w:bCs/>
                <w:sz w:val="18"/>
                <w:szCs w:val="18"/>
                <w:lang w:eastAsia="zh-CN"/>
              </w:rPr>
              <w:t>ycle</w:t>
            </w:r>
          </w:p>
        </w:tc>
      </w:tr>
      <w:tr w:rsidR="00EB6880" w14:paraId="7042F43E" w14:textId="77777777">
        <w:trPr>
          <w:trHeight w:val="430"/>
          <w:jc w:val="center"/>
        </w:trPr>
        <w:tc>
          <w:tcPr>
            <w:tcW w:w="0" w:type="auto"/>
            <w:vMerge w:val="restart"/>
            <w:vAlign w:val="center"/>
          </w:tcPr>
          <w:p w14:paraId="0242ECE6"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sz w:val="18"/>
                <w:szCs w:val="18"/>
              </w:rPr>
              <w:t>Peptide Solid Phase Synthesizer</w:t>
            </w:r>
          </w:p>
          <w:p w14:paraId="5C86F1AB"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(TJ4S-1213-Sy15)</w:t>
            </w:r>
          </w:p>
        </w:tc>
        <w:tc>
          <w:tcPr>
            <w:tcW w:w="1744" w:type="dxa"/>
            <w:vAlign w:val="center"/>
          </w:tcPr>
          <w:p w14:paraId="3FF21D37"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 xml:space="preserve">Solid sampler </w:t>
            </w:r>
          </w:p>
          <w:p w14:paraId="4657ADA2"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(TJ4S-1213-Sy15-Sam01)</w:t>
            </w:r>
          </w:p>
        </w:tc>
        <w:tc>
          <w:tcPr>
            <w:tcW w:w="2245" w:type="dxa"/>
            <w:vAlign w:val="center"/>
          </w:tcPr>
          <w:p w14:paraId="2CACF3D9"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Sampling</w:t>
            </w:r>
          </w:p>
        </w:tc>
        <w:tc>
          <w:tcPr>
            <w:tcW w:w="0" w:type="auto"/>
            <w:vAlign w:val="center"/>
          </w:tcPr>
          <w:p w14:paraId="02139710" w14:textId="77777777" w:rsidR="00EB6880" w:rsidRDefault="00692187">
            <w:pPr>
              <w:rPr>
                <w:rFonts w:ascii="Times New Roman" w:eastAsia="FangSong" w:hAnsi="Times New Roman"/>
                <w:color w:val="000000" w:themeColor="text1"/>
                <w:sz w:val="18"/>
                <w:szCs w:val="18"/>
                <w:lang w:eastAsia="zh-CN"/>
              </w:rPr>
              <w:pPrChange w:id="154" w:author="Lu Li0762" w:date="2026-10-26T15:05:00Z">
                <w:pPr>
                  <w:jc w:val="center"/>
                </w:pPr>
              </w:pPrChange>
            </w:pPr>
            <w:r>
              <w:rPr>
                <w:rFonts w:ascii="Times New Roman" w:eastAsia="FangSong" w:hAnsi="Times New Roman"/>
                <w:color w:val="000000" w:themeColor="text1"/>
                <w:sz w:val="18"/>
                <w:szCs w:val="18"/>
                <w:lang w:eastAsia="zh-CN"/>
              </w:rPr>
              <w:t>Perform Level 0/B cleaning after each sampling within batch.</w:t>
            </w:r>
          </w:p>
          <w:p w14:paraId="44970260" w14:textId="77777777" w:rsidR="00EB6880" w:rsidRDefault="00692187">
            <w:pPr>
              <w:rPr>
                <w:rFonts w:ascii="Times New Roman" w:eastAsia="FangSong" w:hAnsi="Times New Roman"/>
                <w:color w:val="000000" w:themeColor="text1"/>
                <w:sz w:val="18"/>
                <w:szCs w:val="18"/>
                <w:lang w:eastAsia="zh-CN"/>
              </w:rPr>
              <w:pPrChange w:id="155" w:author="Lu Li0762" w:date="2026-10-26T15:05:00Z">
                <w:pPr>
                  <w:jc w:val="center"/>
                </w:pPr>
              </w:pPrChange>
            </w:pPr>
            <w:r>
              <w:rPr>
                <w:rFonts w:ascii="Times New Roman" w:eastAsia="FangSong" w:hAnsi="Times New Roman"/>
                <w:color w:val="000000" w:themeColor="text1"/>
                <w:sz w:val="18"/>
                <w:szCs w:val="18"/>
                <w:lang w:eastAsia="zh-CN"/>
              </w:rPr>
              <w:t xml:space="preserve">Cleaning after production or between batches with </w:t>
            </w:r>
            <w:r>
              <w:rPr>
                <w:rFonts w:ascii="Times New Roman" w:eastAsia="仿宋_GB2312" w:hAnsi="Times New Roman"/>
                <w:sz w:val="18"/>
                <w:szCs w:val="18"/>
              </w:rPr>
              <w:t>Peptide Solid Phase Synthesizer</w:t>
            </w:r>
            <w:r>
              <w:rPr>
                <w:rFonts w:ascii="Times New Roman" w:eastAsia="仿宋_GB2312" w:hAnsi="Times New Roman"/>
                <w:bCs/>
                <w:sz w:val="18"/>
                <w:szCs w:val="18"/>
                <w:lang w:eastAsia="zh-CN"/>
              </w:rPr>
              <w:t xml:space="preserve"> (TJ4S-1213-Sy15)</w:t>
            </w:r>
          </w:p>
        </w:tc>
      </w:tr>
      <w:tr w:rsidR="00EB6880" w14:paraId="00DA474D" w14:textId="77777777">
        <w:trPr>
          <w:trHeight w:val="430"/>
          <w:jc w:val="center"/>
        </w:trPr>
        <w:tc>
          <w:tcPr>
            <w:tcW w:w="0" w:type="auto"/>
            <w:vMerge/>
            <w:vAlign w:val="center"/>
          </w:tcPr>
          <w:p w14:paraId="53A0D76C" w14:textId="77777777" w:rsidR="00EB6880" w:rsidRDefault="00EB6880">
            <w:pPr>
              <w:jc w:val="center"/>
              <w:rPr>
                <w:rFonts w:ascii="Times New Roman" w:eastAsia="仿宋_GB2312" w:hAnsi="Times New Roman"/>
                <w:bCs/>
                <w:sz w:val="18"/>
                <w:szCs w:val="18"/>
                <w:lang w:eastAsia="zh-CN"/>
              </w:rPr>
            </w:pPr>
          </w:p>
        </w:tc>
        <w:tc>
          <w:tcPr>
            <w:tcW w:w="1744" w:type="dxa"/>
            <w:vAlign w:val="center"/>
          </w:tcPr>
          <w:p w14:paraId="5C752F76"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Receiving Rake</w:t>
            </w:r>
          </w:p>
          <w:p w14:paraId="16AAAAEB"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(TJ4S-1213-Sy15-Ra01)</w:t>
            </w:r>
          </w:p>
        </w:tc>
        <w:tc>
          <w:tcPr>
            <w:tcW w:w="2245" w:type="dxa"/>
            <w:vAlign w:val="center"/>
          </w:tcPr>
          <w:p w14:paraId="2C6BC62D"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Receiving</w:t>
            </w:r>
          </w:p>
        </w:tc>
        <w:tc>
          <w:tcPr>
            <w:tcW w:w="0" w:type="auto"/>
            <w:vMerge w:val="restart"/>
            <w:vAlign w:val="center"/>
          </w:tcPr>
          <w:p w14:paraId="3D9E66CB"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 xml:space="preserve">Cleaning after production or between batches with </w:t>
            </w:r>
            <w:r>
              <w:rPr>
                <w:rFonts w:ascii="Times New Roman" w:eastAsia="仿宋_GB2312" w:hAnsi="Times New Roman"/>
                <w:sz w:val="18"/>
                <w:szCs w:val="18"/>
              </w:rPr>
              <w:t>Peptide Solid Phase Synthesizer</w:t>
            </w:r>
            <w:r>
              <w:rPr>
                <w:rFonts w:ascii="Times New Roman" w:eastAsia="仿宋_GB2312" w:hAnsi="Times New Roman"/>
                <w:bCs/>
                <w:sz w:val="18"/>
                <w:szCs w:val="18"/>
                <w:lang w:eastAsia="zh-CN"/>
              </w:rPr>
              <w:t xml:space="preserve"> (TJ4S-1213-Sy15)</w:t>
            </w:r>
          </w:p>
        </w:tc>
      </w:tr>
      <w:tr w:rsidR="00EB6880" w14:paraId="6963EB7C" w14:textId="77777777">
        <w:trPr>
          <w:trHeight w:val="430"/>
          <w:jc w:val="center"/>
        </w:trPr>
        <w:tc>
          <w:tcPr>
            <w:tcW w:w="0" w:type="auto"/>
            <w:vMerge/>
            <w:vAlign w:val="center"/>
          </w:tcPr>
          <w:p w14:paraId="50EE085F" w14:textId="77777777" w:rsidR="00EB6880" w:rsidRDefault="00EB6880">
            <w:pPr>
              <w:jc w:val="center"/>
              <w:rPr>
                <w:rFonts w:ascii="Times New Roman" w:eastAsia="仿宋_GB2312" w:hAnsi="Times New Roman"/>
                <w:bCs/>
                <w:sz w:val="18"/>
                <w:szCs w:val="18"/>
                <w:lang w:eastAsia="zh-CN"/>
              </w:rPr>
            </w:pPr>
          </w:p>
        </w:tc>
        <w:tc>
          <w:tcPr>
            <w:tcW w:w="1744" w:type="dxa"/>
            <w:vAlign w:val="center"/>
          </w:tcPr>
          <w:p w14:paraId="56C41594"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In-line Sampler</w:t>
            </w:r>
          </w:p>
        </w:tc>
        <w:tc>
          <w:tcPr>
            <w:tcW w:w="2245" w:type="dxa"/>
            <w:vAlign w:val="center"/>
          </w:tcPr>
          <w:p w14:paraId="3B7CB7BE"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Sampling</w:t>
            </w:r>
          </w:p>
        </w:tc>
        <w:tc>
          <w:tcPr>
            <w:tcW w:w="0" w:type="auto"/>
            <w:vMerge/>
            <w:vAlign w:val="center"/>
          </w:tcPr>
          <w:p w14:paraId="3AA1B9DB" w14:textId="77777777" w:rsidR="00EB6880" w:rsidRDefault="00EB6880">
            <w:pPr>
              <w:jc w:val="center"/>
              <w:rPr>
                <w:rFonts w:ascii="Times New Roman" w:eastAsia="FangSong" w:hAnsi="Times New Roman"/>
                <w:color w:val="000000" w:themeColor="text1"/>
                <w:sz w:val="18"/>
                <w:szCs w:val="18"/>
                <w:lang w:eastAsia="zh-CN"/>
              </w:rPr>
            </w:pPr>
          </w:p>
        </w:tc>
      </w:tr>
      <w:tr w:rsidR="00EB6880" w14:paraId="0E104997" w14:textId="77777777">
        <w:trPr>
          <w:trHeight w:val="430"/>
          <w:jc w:val="center"/>
        </w:trPr>
        <w:tc>
          <w:tcPr>
            <w:tcW w:w="0" w:type="auto"/>
            <w:vMerge/>
            <w:vAlign w:val="center"/>
          </w:tcPr>
          <w:p w14:paraId="394DE796" w14:textId="77777777" w:rsidR="00EB6880" w:rsidRDefault="00EB6880">
            <w:pPr>
              <w:jc w:val="center"/>
              <w:rPr>
                <w:rFonts w:ascii="Times New Roman" w:eastAsia="仿宋_GB2312" w:hAnsi="Times New Roman"/>
                <w:bCs/>
                <w:sz w:val="18"/>
                <w:szCs w:val="18"/>
                <w:lang w:eastAsia="zh-CN"/>
              </w:rPr>
            </w:pPr>
          </w:p>
        </w:tc>
        <w:tc>
          <w:tcPr>
            <w:tcW w:w="1744" w:type="dxa"/>
            <w:vAlign w:val="center"/>
          </w:tcPr>
          <w:p w14:paraId="7CBA42C6"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Glove box</w:t>
            </w:r>
          </w:p>
        </w:tc>
        <w:tc>
          <w:tcPr>
            <w:tcW w:w="2245" w:type="dxa"/>
            <w:vAlign w:val="center"/>
          </w:tcPr>
          <w:p w14:paraId="10A0AB9B"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Receiving</w:t>
            </w:r>
          </w:p>
        </w:tc>
        <w:tc>
          <w:tcPr>
            <w:tcW w:w="0" w:type="auto"/>
            <w:vMerge/>
            <w:vAlign w:val="center"/>
          </w:tcPr>
          <w:p w14:paraId="7EE40E94" w14:textId="77777777" w:rsidR="00EB6880" w:rsidRDefault="00EB6880">
            <w:pPr>
              <w:jc w:val="center"/>
              <w:rPr>
                <w:rFonts w:ascii="Times New Roman" w:eastAsia="FangSong" w:hAnsi="Times New Roman"/>
                <w:color w:val="000000" w:themeColor="text1"/>
                <w:sz w:val="18"/>
                <w:szCs w:val="18"/>
                <w:lang w:eastAsia="zh-CN"/>
              </w:rPr>
            </w:pPr>
          </w:p>
        </w:tc>
      </w:tr>
      <w:tr w:rsidR="00EB6880" w14:paraId="2E00724B" w14:textId="77777777">
        <w:trPr>
          <w:trHeight w:val="430"/>
          <w:jc w:val="center"/>
        </w:trPr>
        <w:tc>
          <w:tcPr>
            <w:tcW w:w="0" w:type="auto"/>
            <w:vMerge w:val="restart"/>
            <w:vAlign w:val="center"/>
          </w:tcPr>
          <w:p w14:paraId="21E3E938" w14:textId="77777777" w:rsidR="00EB6880" w:rsidRDefault="00692187">
            <w:pPr>
              <w:jc w:val="center"/>
              <w:rPr>
                <w:rFonts w:ascii="Times New Roman" w:hAnsi="Times New Roman"/>
                <w:sz w:val="18"/>
                <w:szCs w:val="18"/>
              </w:rPr>
            </w:pPr>
            <w:r>
              <w:rPr>
                <w:rFonts w:ascii="Times New Roman" w:eastAsia="FangSong" w:hAnsi="Times New Roman"/>
                <w:color w:val="000000" w:themeColor="text1"/>
                <w:sz w:val="18"/>
                <w:szCs w:val="18"/>
                <w:lang w:eastAsia="zh-CN"/>
              </w:rPr>
              <w:t>Activation tank</w:t>
            </w:r>
          </w:p>
          <w:p w14:paraId="3F76C822"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(TJ4S-1213-Sy15-R01)</w:t>
            </w:r>
          </w:p>
        </w:tc>
        <w:tc>
          <w:tcPr>
            <w:tcW w:w="1744" w:type="dxa"/>
            <w:vAlign w:val="center"/>
          </w:tcPr>
          <w:p w14:paraId="4AE8A26F" w14:textId="77777777" w:rsidR="00EB6880" w:rsidRDefault="00692187">
            <w:pPr>
              <w:jc w:val="center"/>
              <w:rPr>
                <w:rFonts w:ascii="Times New Roman" w:eastAsia="FangSong" w:hAnsi="Times New Roman"/>
                <w:color w:val="0000FF"/>
                <w:sz w:val="18"/>
                <w:szCs w:val="18"/>
                <w:lang w:eastAsia="zh-CN"/>
              </w:rPr>
            </w:pPr>
            <w:r>
              <w:rPr>
                <w:rFonts w:ascii="Times New Roman" w:eastAsia="FangSong" w:hAnsi="Times New Roman"/>
                <w:color w:val="0000FF"/>
                <w:sz w:val="18"/>
                <w:szCs w:val="18"/>
                <w:lang w:eastAsia="zh-CN"/>
              </w:rPr>
              <w:t>Metering pump</w:t>
            </w:r>
          </w:p>
          <w:p w14:paraId="59AC4D3F" w14:textId="77777777" w:rsidR="00EB6880" w:rsidRDefault="00692187">
            <w:pPr>
              <w:jc w:val="center"/>
              <w:rPr>
                <w:rFonts w:ascii="Times New Roman" w:eastAsia="FangSong" w:hAnsi="Times New Roman"/>
                <w:color w:val="0000FF"/>
                <w:sz w:val="18"/>
                <w:szCs w:val="18"/>
                <w:lang w:eastAsia="zh-CN"/>
              </w:rPr>
            </w:pPr>
            <w:r>
              <w:rPr>
                <w:rFonts w:ascii="Times New Roman" w:eastAsia="FangSong" w:hAnsi="Times New Roman"/>
                <w:color w:val="0000FF"/>
                <w:sz w:val="18"/>
                <w:szCs w:val="18"/>
                <w:lang w:eastAsia="zh-CN"/>
              </w:rPr>
              <w:t>(TJ4S-1213-Sy15-P04)</w:t>
            </w:r>
          </w:p>
        </w:tc>
        <w:tc>
          <w:tcPr>
            <w:tcW w:w="2245" w:type="dxa"/>
            <w:vAlign w:val="center"/>
          </w:tcPr>
          <w:p w14:paraId="421C4A52"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Add DIPEA</w:t>
            </w:r>
          </w:p>
        </w:tc>
        <w:tc>
          <w:tcPr>
            <w:tcW w:w="0" w:type="auto"/>
            <w:vMerge w:val="restart"/>
            <w:vAlign w:val="center"/>
          </w:tcPr>
          <w:p w14:paraId="525BFCDC" w14:textId="77777777" w:rsidR="00EB6880" w:rsidRDefault="00692187">
            <w:pPr>
              <w:jc w:val="center"/>
              <w:rPr>
                <w:rFonts w:ascii="Times New Roman" w:eastAsia="仿宋_GB2312" w:hAnsi="Times New Roman"/>
                <w:bCs/>
                <w:sz w:val="18"/>
                <w:szCs w:val="18"/>
                <w:lang w:eastAsia="zh-CN"/>
              </w:rPr>
            </w:pPr>
            <w:r>
              <w:rPr>
                <w:rFonts w:ascii="Times New Roman" w:eastAsia="FangSong" w:hAnsi="Times New Roman"/>
                <w:color w:val="000000" w:themeColor="text1"/>
                <w:sz w:val="18"/>
                <w:szCs w:val="18"/>
                <w:lang w:eastAsia="zh-CN"/>
              </w:rPr>
              <w:t xml:space="preserve">Cleaning after production or between batches with </w:t>
            </w:r>
            <w:r>
              <w:rPr>
                <w:rFonts w:ascii="Times New Roman" w:eastAsia="仿宋_GB2312" w:hAnsi="Times New Roman"/>
                <w:sz w:val="18"/>
                <w:szCs w:val="18"/>
              </w:rPr>
              <w:t>Peptide Solid Phase Synthesizer</w:t>
            </w:r>
            <w:r>
              <w:rPr>
                <w:rFonts w:ascii="Times New Roman" w:eastAsia="仿宋_GB2312" w:hAnsi="Times New Roman"/>
                <w:bCs/>
                <w:sz w:val="18"/>
                <w:szCs w:val="18"/>
                <w:lang w:eastAsia="zh-CN"/>
              </w:rPr>
              <w:t xml:space="preserve"> (TJ4S-1213-Sy15)</w:t>
            </w:r>
          </w:p>
        </w:tc>
      </w:tr>
      <w:tr w:rsidR="00EB6880" w14:paraId="4C922A7B" w14:textId="77777777">
        <w:trPr>
          <w:trHeight w:val="430"/>
          <w:jc w:val="center"/>
        </w:trPr>
        <w:tc>
          <w:tcPr>
            <w:tcW w:w="0" w:type="auto"/>
            <w:vMerge/>
            <w:vAlign w:val="center"/>
          </w:tcPr>
          <w:p w14:paraId="622D7013" w14:textId="77777777" w:rsidR="00EB6880" w:rsidRDefault="00EB6880">
            <w:pPr>
              <w:jc w:val="center"/>
              <w:rPr>
                <w:rFonts w:ascii="Times New Roman" w:eastAsia="仿宋_GB2312" w:hAnsi="Times New Roman"/>
                <w:sz w:val="18"/>
                <w:szCs w:val="18"/>
                <w:lang w:eastAsia="zh-CN"/>
              </w:rPr>
            </w:pPr>
          </w:p>
        </w:tc>
        <w:tc>
          <w:tcPr>
            <w:tcW w:w="1744" w:type="dxa"/>
            <w:vAlign w:val="center"/>
          </w:tcPr>
          <w:p w14:paraId="04317806" w14:textId="77777777" w:rsidR="00EB6880" w:rsidRDefault="00692187">
            <w:pPr>
              <w:jc w:val="center"/>
              <w:rPr>
                <w:rFonts w:ascii="Times New Roman" w:eastAsia="FangSong" w:hAnsi="Times New Roman"/>
                <w:color w:val="0000FF"/>
                <w:sz w:val="18"/>
                <w:szCs w:val="18"/>
                <w:lang w:eastAsia="zh-CN"/>
              </w:rPr>
            </w:pPr>
            <w:r>
              <w:rPr>
                <w:rFonts w:ascii="Times New Roman" w:eastAsia="FangSong" w:hAnsi="Times New Roman"/>
                <w:color w:val="0000FF"/>
                <w:sz w:val="18"/>
                <w:szCs w:val="18"/>
                <w:lang w:eastAsia="zh-CN"/>
              </w:rPr>
              <w:t>Metering pump</w:t>
            </w:r>
          </w:p>
          <w:p w14:paraId="78D63FF7" w14:textId="77777777" w:rsidR="00EB6880" w:rsidRDefault="00692187">
            <w:pPr>
              <w:jc w:val="center"/>
              <w:rPr>
                <w:rFonts w:ascii="Times New Roman" w:eastAsia="FangSong" w:hAnsi="Times New Roman"/>
                <w:color w:val="0000FF"/>
                <w:sz w:val="18"/>
                <w:szCs w:val="18"/>
                <w:lang w:eastAsia="zh-CN"/>
              </w:rPr>
            </w:pPr>
            <w:r>
              <w:rPr>
                <w:rFonts w:ascii="Times New Roman" w:eastAsia="FangSong" w:hAnsi="Times New Roman"/>
                <w:color w:val="0000FF"/>
                <w:sz w:val="18"/>
                <w:szCs w:val="18"/>
                <w:lang w:eastAsia="zh-CN"/>
              </w:rPr>
              <w:t>(TJ4S-1213-Sy15-P03)</w:t>
            </w:r>
          </w:p>
        </w:tc>
        <w:tc>
          <w:tcPr>
            <w:tcW w:w="2245" w:type="dxa"/>
            <w:vAlign w:val="center"/>
          </w:tcPr>
          <w:p w14:paraId="4E60D300"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Add DIC</w:t>
            </w:r>
          </w:p>
        </w:tc>
        <w:tc>
          <w:tcPr>
            <w:tcW w:w="0" w:type="auto"/>
            <w:vMerge/>
            <w:vAlign w:val="center"/>
          </w:tcPr>
          <w:p w14:paraId="738B92F8" w14:textId="77777777" w:rsidR="00EB6880" w:rsidRDefault="00EB6880">
            <w:pPr>
              <w:jc w:val="center"/>
              <w:rPr>
                <w:rFonts w:ascii="Times New Roman" w:eastAsia="FangSong" w:hAnsi="Times New Roman"/>
                <w:color w:val="000000" w:themeColor="text1"/>
                <w:sz w:val="18"/>
                <w:szCs w:val="18"/>
                <w:lang w:eastAsia="zh-CN"/>
              </w:rPr>
            </w:pPr>
          </w:p>
        </w:tc>
      </w:tr>
      <w:tr w:rsidR="00EB6880" w14:paraId="1EBBF954" w14:textId="77777777">
        <w:trPr>
          <w:trHeight w:val="430"/>
          <w:jc w:val="center"/>
        </w:trPr>
        <w:tc>
          <w:tcPr>
            <w:tcW w:w="0" w:type="auto"/>
            <w:vMerge/>
            <w:vAlign w:val="center"/>
          </w:tcPr>
          <w:p w14:paraId="1E748A3A" w14:textId="77777777" w:rsidR="00EB6880" w:rsidRDefault="00EB6880">
            <w:pPr>
              <w:jc w:val="center"/>
              <w:rPr>
                <w:rFonts w:ascii="Times New Roman" w:eastAsia="仿宋_GB2312" w:hAnsi="Times New Roman"/>
                <w:sz w:val="18"/>
                <w:szCs w:val="18"/>
                <w:lang w:eastAsia="zh-CN"/>
              </w:rPr>
            </w:pPr>
          </w:p>
        </w:tc>
        <w:tc>
          <w:tcPr>
            <w:tcW w:w="1744" w:type="dxa"/>
            <w:vAlign w:val="center"/>
          </w:tcPr>
          <w:p w14:paraId="77E788DE" w14:textId="77777777" w:rsidR="00EB6880" w:rsidRDefault="00692187">
            <w:pPr>
              <w:jc w:val="center"/>
              <w:rPr>
                <w:rFonts w:ascii="Times New Roman" w:eastAsia="FangSong" w:hAnsi="Times New Roman"/>
                <w:color w:val="0000FF"/>
                <w:sz w:val="18"/>
                <w:szCs w:val="18"/>
                <w:lang w:eastAsia="zh-CN"/>
              </w:rPr>
            </w:pPr>
            <w:r>
              <w:rPr>
                <w:rFonts w:ascii="Times New Roman" w:eastAsia="FangSong" w:hAnsi="Times New Roman"/>
                <w:color w:val="0000FF"/>
                <w:sz w:val="18"/>
                <w:szCs w:val="18"/>
                <w:lang w:eastAsia="zh-CN"/>
              </w:rPr>
              <w:t>System Pump</w:t>
            </w:r>
          </w:p>
          <w:p w14:paraId="087A9687" w14:textId="77777777" w:rsidR="00EB6880" w:rsidRDefault="00692187">
            <w:pPr>
              <w:jc w:val="center"/>
              <w:rPr>
                <w:rFonts w:ascii="Times New Roman" w:eastAsia="FangSong" w:hAnsi="Times New Roman"/>
                <w:color w:val="0000FF"/>
                <w:sz w:val="18"/>
                <w:szCs w:val="18"/>
                <w:lang w:eastAsia="zh-CN"/>
              </w:rPr>
            </w:pPr>
            <w:r>
              <w:rPr>
                <w:rFonts w:ascii="Times New Roman" w:eastAsia="FangSong" w:hAnsi="Times New Roman"/>
                <w:color w:val="0000FF"/>
                <w:sz w:val="18"/>
                <w:szCs w:val="18"/>
                <w:lang w:eastAsia="zh-CN"/>
              </w:rPr>
              <w:t>(TJ4S-1213-Sy15-P02)</w:t>
            </w:r>
          </w:p>
        </w:tc>
        <w:tc>
          <w:tcPr>
            <w:tcW w:w="2245" w:type="dxa"/>
            <w:vAlign w:val="center"/>
          </w:tcPr>
          <w:p w14:paraId="61ED5F7B"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 xml:space="preserve">From </w:t>
            </w:r>
            <w:r>
              <w:rPr>
                <w:rFonts w:ascii="Times New Roman" w:eastAsia="仿宋_GB2312" w:hAnsi="Times New Roman"/>
                <w:sz w:val="18"/>
                <w:szCs w:val="18"/>
                <w:lang w:eastAsia="zh-CN"/>
              </w:rPr>
              <w:t xml:space="preserve">TJ4S-1213-Sy15-R01 to </w:t>
            </w:r>
            <w:r>
              <w:rPr>
                <w:rFonts w:ascii="Times New Roman" w:eastAsia="仿宋_GB2312" w:hAnsi="Times New Roman"/>
                <w:bCs/>
                <w:sz w:val="18"/>
                <w:szCs w:val="18"/>
                <w:lang w:eastAsia="zh-CN"/>
              </w:rPr>
              <w:t>TJ4S-1213-Sy15</w:t>
            </w:r>
          </w:p>
        </w:tc>
        <w:tc>
          <w:tcPr>
            <w:tcW w:w="0" w:type="auto"/>
            <w:vMerge/>
            <w:vAlign w:val="center"/>
          </w:tcPr>
          <w:p w14:paraId="6A74D27D" w14:textId="77777777" w:rsidR="00EB6880" w:rsidRDefault="00EB6880">
            <w:pPr>
              <w:jc w:val="center"/>
              <w:rPr>
                <w:rFonts w:ascii="Times New Roman" w:eastAsia="FangSong" w:hAnsi="Times New Roman"/>
                <w:color w:val="000000" w:themeColor="text1"/>
                <w:sz w:val="18"/>
                <w:szCs w:val="18"/>
                <w:lang w:eastAsia="zh-CN"/>
              </w:rPr>
            </w:pPr>
          </w:p>
        </w:tc>
      </w:tr>
      <w:tr w:rsidR="00EB6880" w14:paraId="428D4EE5" w14:textId="77777777">
        <w:trPr>
          <w:trHeight w:val="430"/>
          <w:jc w:val="center"/>
        </w:trPr>
        <w:tc>
          <w:tcPr>
            <w:tcW w:w="0" w:type="auto"/>
            <w:vAlign w:val="center"/>
          </w:tcPr>
          <w:p w14:paraId="2C58BEEB"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Glass-lined Reactor (TJ4S-1213-R22)</w:t>
            </w:r>
          </w:p>
        </w:tc>
        <w:tc>
          <w:tcPr>
            <w:tcW w:w="1744" w:type="dxa"/>
            <w:vAlign w:val="center"/>
          </w:tcPr>
          <w:p w14:paraId="63A10813" w14:textId="77777777" w:rsidR="00EB6880" w:rsidRDefault="00692187">
            <w:pPr>
              <w:jc w:val="center"/>
              <w:rPr>
                <w:rFonts w:ascii="Times New Roman" w:eastAsia="FangSong" w:hAnsi="Times New Roman"/>
                <w:color w:val="0000FF"/>
                <w:sz w:val="18"/>
                <w:szCs w:val="18"/>
                <w:lang w:eastAsia="zh-CN"/>
              </w:rPr>
            </w:pPr>
            <w:r>
              <w:rPr>
                <w:rFonts w:ascii="Times New Roman" w:eastAsia="FangSong" w:hAnsi="Times New Roman"/>
                <w:color w:val="0000FF"/>
                <w:sz w:val="18"/>
                <w:szCs w:val="18"/>
                <w:lang w:eastAsia="zh-CN"/>
              </w:rPr>
              <w:t>Diaphragm Pump</w:t>
            </w:r>
          </w:p>
          <w:p w14:paraId="33BF9E6A" w14:textId="77777777" w:rsidR="00EB6880" w:rsidRDefault="00692187">
            <w:pPr>
              <w:pStyle w:val="a6"/>
              <w:rPr>
                <w:rFonts w:ascii="Times New Roman" w:eastAsia="FangSong" w:hAnsi="Times New Roman"/>
                <w:color w:val="000000" w:themeColor="text1"/>
                <w:sz w:val="18"/>
                <w:szCs w:val="18"/>
                <w:lang w:eastAsia="zh-CN"/>
              </w:rPr>
            </w:pPr>
            <w:r>
              <w:rPr>
                <w:rFonts w:ascii="Times New Roman" w:eastAsia="FangSong" w:hAnsi="Times New Roman"/>
                <w:color w:val="0000FF"/>
                <w:sz w:val="18"/>
                <w:szCs w:val="18"/>
                <w:lang w:eastAsia="zh-CN"/>
              </w:rPr>
              <w:t>(TJ4S1200-PDP040)</w:t>
            </w:r>
          </w:p>
        </w:tc>
        <w:tc>
          <w:tcPr>
            <w:tcW w:w="2245" w:type="dxa"/>
            <w:vAlign w:val="center"/>
          </w:tcPr>
          <w:p w14:paraId="592D165B" w14:textId="77777777" w:rsidR="00EB6880" w:rsidRDefault="00692187">
            <w:pPr>
              <w:spacing w:before="60" w:after="60"/>
              <w:jc w:val="center"/>
              <w:rPr>
                <w:rFonts w:ascii="Times New Roman" w:eastAsia="FangSong" w:hAnsi="Times New Roman"/>
                <w:color w:val="000000" w:themeColor="text1"/>
                <w:sz w:val="18"/>
                <w:szCs w:val="18"/>
                <w:lang w:eastAsia="zh-CN"/>
              </w:rPr>
            </w:pPr>
            <w:r>
              <w:rPr>
                <w:rFonts w:ascii="Times New Roman" w:eastAsia="仿宋_GB2312" w:hAnsi="Times New Roman"/>
                <w:color w:val="0000FF"/>
                <w:sz w:val="18"/>
                <w:szCs w:val="18"/>
                <w:lang w:eastAsia="zh-CN"/>
              </w:rPr>
              <w:t>Add pyridine/acetic anhydride/DMF solution</w:t>
            </w:r>
          </w:p>
        </w:tc>
        <w:tc>
          <w:tcPr>
            <w:tcW w:w="0" w:type="auto"/>
            <w:vAlign w:val="center"/>
          </w:tcPr>
          <w:p w14:paraId="31BF96B2" w14:textId="77777777" w:rsidR="00EB6880" w:rsidRDefault="00692187">
            <w:pPr>
              <w:rPr>
                <w:rFonts w:ascii="Times New Roman" w:eastAsia="仿宋_GB2312" w:hAnsi="Times New Roman"/>
                <w:bCs/>
                <w:sz w:val="18"/>
                <w:szCs w:val="18"/>
                <w:lang w:eastAsia="zh-CN"/>
              </w:rPr>
              <w:pPrChange w:id="156" w:author="Lu Li0762" w:date="2026-10-26T15:07:00Z">
                <w:pPr>
                  <w:jc w:val="center"/>
                </w:pPr>
              </w:pPrChange>
            </w:pPr>
            <w:r>
              <w:rPr>
                <w:rFonts w:ascii="Times New Roman" w:eastAsia="FangSong" w:hAnsi="Times New Roman"/>
                <w:color w:val="000000" w:themeColor="text1"/>
                <w:sz w:val="18"/>
                <w:szCs w:val="18"/>
                <w:lang w:eastAsia="zh-CN"/>
              </w:rPr>
              <w:t xml:space="preserve">Perform Level 0/B cleaning between batches with </w:t>
            </w:r>
            <w:r>
              <w:rPr>
                <w:rFonts w:ascii="Times New Roman" w:eastAsia="仿宋_GB2312" w:hAnsi="Times New Roman"/>
                <w:bCs/>
                <w:sz w:val="18"/>
                <w:szCs w:val="18"/>
                <w:lang w:eastAsia="zh-CN"/>
              </w:rPr>
              <w:t>Glass-lined Reactor (TJ4S-1213-R22)</w:t>
            </w:r>
          </w:p>
          <w:p w14:paraId="1E050B40" w14:textId="77777777" w:rsidR="00EB6880" w:rsidRDefault="00692187">
            <w:pPr>
              <w:spacing w:before="60" w:after="60"/>
              <w:rPr>
                <w:rFonts w:ascii="Times New Roman" w:eastAsia="FangSong" w:hAnsi="Times New Roman"/>
                <w:color w:val="000000" w:themeColor="text1"/>
                <w:sz w:val="18"/>
                <w:szCs w:val="18"/>
                <w:lang w:eastAsia="zh-CN"/>
              </w:rPr>
              <w:pPrChange w:id="157" w:author="Lu Li0762" w:date="2026-10-26T15:07:00Z">
                <w:pPr>
                  <w:spacing w:before="60" w:after="60"/>
                  <w:jc w:val="center"/>
                </w:pPr>
              </w:pPrChange>
            </w:pPr>
            <w:r>
              <w:rPr>
                <w:rFonts w:ascii="Times New Roman" w:eastAsia="FangSong" w:hAnsi="Times New Roman"/>
                <w:color w:val="000000" w:themeColor="text1"/>
                <w:sz w:val="18"/>
                <w:szCs w:val="18"/>
                <w:lang w:eastAsia="zh-CN"/>
              </w:rPr>
              <w:t xml:space="preserve">Perform Level I Cleaning after production with </w:t>
            </w:r>
            <w:r>
              <w:rPr>
                <w:rFonts w:ascii="Times New Roman" w:eastAsia="仿宋_GB2312" w:hAnsi="Times New Roman"/>
                <w:bCs/>
                <w:sz w:val="18"/>
                <w:szCs w:val="18"/>
                <w:lang w:eastAsia="zh-CN"/>
              </w:rPr>
              <w:t>Glass-lined Reactor (TJ4S-1213-R22)</w:t>
            </w:r>
          </w:p>
        </w:tc>
      </w:tr>
      <w:tr w:rsidR="00EB6880" w14:paraId="37CF0274" w14:textId="77777777">
        <w:trPr>
          <w:trHeight w:val="430"/>
          <w:jc w:val="center"/>
        </w:trPr>
        <w:tc>
          <w:tcPr>
            <w:tcW w:w="0" w:type="auto"/>
            <w:vAlign w:val="center"/>
          </w:tcPr>
          <w:p w14:paraId="42188D52"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A</w:t>
            </w:r>
            <w:r>
              <w:rPr>
                <w:rFonts w:ascii="Times New Roman" w:eastAsia="仿宋_GB2312" w:hAnsi="Times New Roman"/>
                <w:sz w:val="18"/>
                <w:szCs w:val="18"/>
              </w:rPr>
              <w:t>gitation tank</w:t>
            </w:r>
          </w:p>
          <w:p w14:paraId="42F24C5E"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(TJ4S-1200-AT02)</w:t>
            </w:r>
          </w:p>
        </w:tc>
        <w:tc>
          <w:tcPr>
            <w:tcW w:w="1744" w:type="dxa"/>
            <w:vAlign w:val="center"/>
          </w:tcPr>
          <w:p w14:paraId="64689A39" w14:textId="77777777" w:rsidR="00EB6880" w:rsidRDefault="00692187">
            <w:pPr>
              <w:jc w:val="center"/>
              <w:rPr>
                <w:rFonts w:ascii="Times New Roman" w:eastAsia="FangSong" w:hAnsi="Times New Roman"/>
                <w:color w:val="0000FF"/>
                <w:sz w:val="18"/>
                <w:szCs w:val="18"/>
                <w:lang w:eastAsia="zh-CN"/>
              </w:rPr>
            </w:pPr>
            <w:r>
              <w:rPr>
                <w:rFonts w:ascii="Times New Roman" w:eastAsia="FangSong" w:hAnsi="Times New Roman"/>
                <w:color w:val="0000FF"/>
                <w:sz w:val="18"/>
                <w:szCs w:val="18"/>
                <w:lang w:eastAsia="zh-CN"/>
              </w:rPr>
              <w:t>Diaphragm Pump</w:t>
            </w:r>
          </w:p>
          <w:p w14:paraId="1BF16203" w14:textId="77777777" w:rsidR="00EB6880" w:rsidRDefault="00692187">
            <w:pPr>
              <w:jc w:val="center"/>
              <w:rPr>
                <w:rFonts w:ascii="Times New Roman" w:eastAsia="FangSong" w:hAnsi="Times New Roman"/>
                <w:color w:val="0000FF"/>
                <w:sz w:val="18"/>
                <w:szCs w:val="18"/>
                <w:lang w:eastAsia="zh-CN"/>
              </w:rPr>
            </w:pPr>
            <w:r>
              <w:rPr>
                <w:rFonts w:ascii="Times New Roman" w:eastAsia="FangSong" w:hAnsi="Times New Roman"/>
                <w:color w:val="0000FF"/>
                <w:sz w:val="18"/>
                <w:szCs w:val="18"/>
                <w:lang w:eastAsia="zh-CN"/>
              </w:rPr>
              <w:t>(TJ4S-1200-PDP039)</w:t>
            </w:r>
          </w:p>
        </w:tc>
        <w:tc>
          <w:tcPr>
            <w:tcW w:w="2245" w:type="dxa"/>
            <w:vAlign w:val="center"/>
          </w:tcPr>
          <w:p w14:paraId="1649D6BF" w14:textId="77777777" w:rsidR="00EB6880" w:rsidRDefault="00692187">
            <w:pPr>
              <w:spacing w:before="60" w:after="60"/>
              <w:jc w:val="center"/>
              <w:rPr>
                <w:rFonts w:ascii="Times New Roman" w:eastAsia="FangSong" w:hAnsi="Times New Roman"/>
                <w:color w:val="000000" w:themeColor="text1"/>
                <w:sz w:val="18"/>
                <w:szCs w:val="18"/>
                <w:lang w:eastAsia="zh-CN"/>
              </w:rPr>
            </w:pPr>
            <w:r>
              <w:rPr>
                <w:rFonts w:ascii="Times New Roman" w:eastAsia="仿宋_GB2312" w:hAnsi="Times New Roman"/>
                <w:color w:val="0000FF"/>
                <w:sz w:val="18"/>
                <w:szCs w:val="18"/>
                <w:lang w:eastAsia="zh-CN"/>
              </w:rPr>
              <w:t>Add Oxyma/DMF solution</w:t>
            </w:r>
          </w:p>
        </w:tc>
        <w:tc>
          <w:tcPr>
            <w:tcW w:w="0" w:type="auto"/>
            <w:vAlign w:val="center"/>
          </w:tcPr>
          <w:p w14:paraId="29C02612" w14:textId="77777777" w:rsidR="00EB6880" w:rsidRDefault="00692187">
            <w:pPr>
              <w:jc w:val="both"/>
              <w:rPr>
                <w:rFonts w:ascii="Times New Roman" w:eastAsia="仿宋_GB2312" w:hAnsi="Times New Roman"/>
                <w:bCs/>
                <w:sz w:val="18"/>
                <w:szCs w:val="18"/>
                <w:lang w:eastAsia="zh-CN"/>
              </w:rPr>
              <w:pPrChange w:id="158" w:author="Lu Li0762" w:date="2026-10-26T15:08:00Z">
                <w:pPr>
                  <w:jc w:val="center"/>
                </w:pPr>
              </w:pPrChange>
            </w:pPr>
            <w:r>
              <w:rPr>
                <w:rFonts w:ascii="Times New Roman" w:eastAsia="FangSong" w:hAnsi="Times New Roman"/>
                <w:color w:val="000000" w:themeColor="text1"/>
                <w:sz w:val="18"/>
                <w:szCs w:val="18"/>
                <w:lang w:eastAsia="zh-CN"/>
              </w:rPr>
              <w:t xml:space="preserve">Perform Level 0/B cleaning between batches with </w:t>
            </w:r>
            <w:r>
              <w:rPr>
                <w:rFonts w:ascii="Times New Roman" w:eastAsia="仿宋_GB2312" w:hAnsi="Times New Roman"/>
                <w:bCs/>
                <w:sz w:val="18"/>
                <w:szCs w:val="18"/>
                <w:lang w:eastAsia="zh-CN"/>
              </w:rPr>
              <w:t>A</w:t>
            </w:r>
            <w:r>
              <w:rPr>
                <w:rFonts w:ascii="Times New Roman" w:eastAsia="仿宋_GB2312" w:hAnsi="Times New Roman"/>
                <w:sz w:val="18"/>
                <w:szCs w:val="18"/>
              </w:rPr>
              <w:t>gitation tank</w:t>
            </w:r>
            <w:r>
              <w:rPr>
                <w:rFonts w:ascii="Times New Roman" w:eastAsia="仿宋_GB2312" w:hAnsi="Times New Roman"/>
                <w:bCs/>
                <w:sz w:val="18"/>
                <w:szCs w:val="18"/>
                <w:lang w:eastAsia="zh-CN"/>
              </w:rPr>
              <w:t xml:space="preserve"> (TJ4S-1200-AT02))</w:t>
            </w:r>
          </w:p>
          <w:p w14:paraId="4B813B5B" w14:textId="77777777" w:rsidR="00EB6880" w:rsidRDefault="00692187">
            <w:pPr>
              <w:spacing w:before="60" w:after="60"/>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Perform Level I Cleaning after production</w:t>
            </w:r>
          </w:p>
        </w:tc>
      </w:tr>
      <w:tr w:rsidR="00EB6880" w14:paraId="4C96E033" w14:textId="77777777">
        <w:trPr>
          <w:trHeight w:val="430"/>
          <w:jc w:val="center"/>
        </w:trPr>
        <w:tc>
          <w:tcPr>
            <w:tcW w:w="0" w:type="auto"/>
            <w:vMerge w:val="restart"/>
            <w:vAlign w:val="center"/>
          </w:tcPr>
          <w:p w14:paraId="1B9DE14D"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Pipeline</w:t>
            </w:r>
          </w:p>
        </w:tc>
        <w:tc>
          <w:tcPr>
            <w:tcW w:w="1744" w:type="dxa"/>
            <w:vAlign w:val="center"/>
          </w:tcPr>
          <w:p w14:paraId="12D9138D" w14:textId="77777777" w:rsidR="00EB6880" w:rsidRDefault="00692187">
            <w:pPr>
              <w:spacing w:line="240" w:lineRule="exact"/>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140020-step01-P02</w:t>
            </w:r>
          </w:p>
        </w:tc>
        <w:tc>
          <w:tcPr>
            <w:tcW w:w="2245" w:type="dxa"/>
            <w:vAlign w:val="center"/>
          </w:tcPr>
          <w:p w14:paraId="2CCFD420" w14:textId="77777777" w:rsidR="00EB6880" w:rsidRDefault="00692187">
            <w:pPr>
              <w:spacing w:before="60" w:after="60" w:line="240" w:lineRule="exact"/>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From TJ4S-1213-R22 to TJ4S-1213-Sy15</w:t>
            </w:r>
          </w:p>
        </w:tc>
        <w:tc>
          <w:tcPr>
            <w:tcW w:w="0" w:type="auto"/>
            <w:vAlign w:val="center"/>
          </w:tcPr>
          <w:p w14:paraId="3C09A98A" w14:textId="77777777" w:rsidR="00EB6880" w:rsidRDefault="00692187">
            <w:pPr>
              <w:spacing w:before="60" w:after="60"/>
              <w:jc w:val="both"/>
              <w:rPr>
                <w:rFonts w:ascii="Times New Roman" w:eastAsia="FangSong" w:hAnsi="Times New Roman"/>
                <w:color w:val="000000" w:themeColor="text1"/>
                <w:sz w:val="18"/>
                <w:szCs w:val="18"/>
                <w:lang w:eastAsia="zh-CN"/>
              </w:rPr>
              <w:pPrChange w:id="159" w:author="Lu Li0762" w:date="2026-10-26T15:08:00Z">
                <w:pPr>
                  <w:spacing w:before="60" w:after="60"/>
                  <w:jc w:val="center"/>
                </w:pPr>
              </w:pPrChange>
            </w:pPr>
            <w:r>
              <w:rPr>
                <w:rFonts w:ascii="Times New Roman" w:eastAsia="FangSong" w:hAnsi="Times New Roman"/>
                <w:color w:val="000000" w:themeColor="text1"/>
                <w:sz w:val="18"/>
                <w:szCs w:val="18"/>
                <w:lang w:eastAsia="zh-CN"/>
              </w:rPr>
              <w:t xml:space="preserve">Perform Level 0/B cleaning between batches with </w:t>
            </w:r>
            <w:r>
              <w:rPr>
                <w:rFonts w:ascii="Times New Roman" w:eastAsia="仿宋_GB2312" w:hAnsi="Times New Roman"/>
                <w:bCs/>
                <w:sz w:val="18"/>
                <w:szCs w:val="18"/>
                <w:lang w:eastAsia="zh-CN"/>
              </w:rPr>
              <w:t>Glass-lined Reactor (TJ4S-1213-R22)</w:t>
            </w:r>
          </w:p>
          <w:p w14:paraId="59B9EBC6" w14:textId="77777777" w:rsidR="00EB6880" w:rsidRDefault="00692187">
            <w:pPr>
              <w:spacing w:before="60" w:after="60"/>
              <w:jc w:val="center"/>
              <w:rPr>
                <w:rFonts w:ascii="Times New Roman" w:eastAsia="仿宋_GB2312" w:hAnsi="Times New Roman"/>
                <w:bCs/>
                <w:sz w:val="18"/>
                <w:szCs w:val="18"/>
                <w:lang w:eastAsia="zh-CN"/>
              </w:rPr>
            </w:pPr>
            <w:r>
              <w:rPr>
                <w:rFonts w:ascii="Times New Roman" w:eastAsia="FangSong" w:hAnsi="Times New Roman"/>
                <w:color w:val="000000" w:themeColor="text1"/>
                <w:sz w:val="18"/>
                <w:szCs w:val="18"/>
                <w:lang w:eastAsia="zh-CN"/>
              </w:rPr>
              <w:t>Perform Level I Cleaning separately after production</w:t>
            </w:r>
          </w:p>
        </w:tc>
      </w:tr>
      <w:tr w:rsidR="00EB6880" w14:paraId="42D6A610" w14:textId="77777777">
        <w:trPr>
          <w:trHeight w:val="430"/>
          <w:jc w:val="center"/>
        </w:trPr>
        <w:tc>
          <w:tcPr>
            <w:tcW w:w="0" w:type="auto"/>
            <w:vMerge/>
            <w:vAlign w:val="center"/>
          </w:tcPr>
          <w:p w14:paraId="5323D320" w14:textId="77777777" w:rsidR="00EB6880" w:rsidRDefault="00EB6880">
            <w:pPr>
              <w:jc w:val="center"/>
              <w:rPr>
                <w:rFonts w:ascii="Times New Roman" w:eastAsia="仿宋_GB2312" w:hAnsi="Times New Roman"/>
                <w:bCs/>
                <w:sz w:val="18"/>
                <w:szCs w:val="18"/>
                <w:lang w:eastAsia="zh-CN"/>
              </w:rPr>
            </w:pPr>
          </w:p>
        </w:tc>
        <w:tc>
          <w:tcPr>
            <w:tcW w:w="1744" w:type="dxa"/>
            <w:vAlign w:val="center"/>
          </w:tcPr>
          <w:p w14:paraId="20676139" w14:textId="77777777" w:rsidR="00EB6880" w:rsidRDefault="00692187">
            <w:pPr>
              <w:spacing w:line="240" w:lineRule="exact"/>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140020-step01-P01</w:t>
            </w:r>
          </w:p>
        </w:tc>
        <w:tc>
          <w:tcPr>
            <w:tcW w:w="2245" w:type="dxa"/>
            <w:vAlign w:val="center"/>
          </w:tcPr>
          <w:p w14:paraId="39097F14" w14:textId="77777777" w:rsidR="00EB6880" w:rsidRDefault="00692187">
            <w:pPr>
              <w:spacing w:before="60" w:after="60" w:line="240" w:lineRule="exact"/>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From TJ4S-1200-AT02 to TJ4S-1213-Sy15</w:t>
            </w:r>
          </w:p>
        </w:tc>
        <w:tc>
          <w:tcPr>
            <w:tcW w:w="0" w:type="auto"/>
            <w:vAlign w:val="center"/>
          </w:tcPr>
          <w:p w14:paraId="3C5D0506" w14:textId="77777777" w:rsidR="00EB6880" w:rsidRDefault="00692187">
            <w:pPr>
              <w:jc w:val="both"/>
              <w:rPr>
                <w:rFonts w:ascii="Times New Roman" w:eastAsia="仿宋_GB2312" w:hAnsi="Times New Roman"/>
                <w:bCs/>
                <w:sz w:val="18"/>
                <w:szCs w:val="18"/>
                <w:lang w:eastAsia="zh-CN"/>
              </w:rPr>
              <w:pPrChange w:id="160" w:author="Lu Li0762" w:date="2026-10-26T15:08:00Z">
                <w:pPr>
                  <w:jc w:val="center"/>
                </w:pPr>
              </w:pPrChange>
            </w:pPr>
            <w:r>
              <w:rPr>
                <w:rFonts w:ascii="Times New Roman" w:eastAsia="FangSong" w:hAnsi="Times New Roman"/>
                <w:color w:val="000000" w:themeColor="text1"/>
                <w:sz w:val="18"/>
                <w:szCs w:val="18"/>
                <w:lang w:eastAsia="zh-CN"/>
              </w:rPr>
              <w:t xml:space="preserve">Perform Level 0/B cleaning between batches with </w:t>
            </w:r>
            <w:r>
              <w:rPr>
                <w:rFonts w:ascii="Times New Roman" w:eastAsia="仿宋_GB2312" w:hAnsi="Times New Roman"/>
                <w:bCs/>
                <w:sz w:val="18"/>
                <w:szCs w:val="18"/>
                <w:lang w:eastAsia="zh-CN"/>
              </w:rPr>
              <w:t>A</w:t>
            </w:r>
            <w:r>
              <w:rPr>
                <w:rFonts w:ascii="Times New Roman" w:eastAsia="仿宋_GB2312" w:hAnsi="Times New Roman"/>
                <w:sz w:val="18"/>
                <w:szCs w:val="18"/>
              </w:rPr>
              <w:t>gitation tank</w:t>
            </w:r>
            <w:r>
              <w:rPr>
                <w:rFonts w:ascii="Times New Roman" w:eastAsia="仿宋_GB2312" w:hAnsi="Times New Roman"/>
                <w:bCs/>
                <w:sz w:val="18"/>
                <w:szCs w:val="18"/>
                <w:lang w:eastAsia="zh-CN"/>
              </w:rPr>
              <w:t xml:space="preserve"> (TJ4S-1200-AT02)</w:t>
            </w:r>
          </w:p>
          <w:p w14:paraId="57967A17" w14:textId="77777777" w:rsidR="00EB6880" w:rsidRDefault="00692187">
            <w:pPr>
              <w:spacing w:before="60" w:after="60" w:line="240" w:lineRule="exact"/>
              <w:jc w:val="center"/>
              <w:rPr>
                <w:rFonts w:ascii="Times New Roman" w:eastAsia="仿宋_GB2312" w:hAnsi="Times New Roman"/>
                <w:bCs/>
                <w:sz w:val="18"/>
                <w:szCs w:val="18"/>
                <w:lang w:eastAsia="zh-CN"/>
              </w:rPr>
            </w:pPr>
            <w:r>
              <w:rPr>
                <w:rFonts w:ascii="Times New Roman" w:eastAsia="FangSong" w:hAnsi="Times New Roman"/>
                <w:color w:val="000000" w:themeColor="text1"/>
                <w:sz w:val="18"/>
                <w:szCs w:val="18"/>
                <w:lang w:eastAsia="zh-CN"/>
              </w:rPr>
              <w:t xml:space="preserve">Perform Level I Cleaning separately after production </w:t>
            </w:r>
          </w:p>
        </w:tc>
      </w:tr>
    </w:tbl>
    <w:p w14:paraId="3FAD8842" w14:textId="77777777" w:rsidR="00EB6880" w:rsidRDefault="00EB6880">
      <w:pPr>
        <w:spacing w:beforeLines="50" w:before="120" w:line="360" w:lineRule="auto"/>
        <w:jc w:val="both"/>
        <w:rPr>
          <w:rFonts w:ascii="Times New Roman" w:eastAsia="Times New Roman" w:hAnsi="Times New Roman"/>
          <w:i/>
          <w:sz w:val="18"/>
          <w:szCs w:val="18"/>
        </w:rPr>
      </w:pPr>
    </w:p>
    <w:p w14:paraId="7F511AA6" w14:textId="77777777" w:rsidR="00EB6880" w:rsidRDefault="00692187">
      <w:pPr>
        <w:pStyle w:val="2"/>
        <w:numPr>
          <w:ilvl w:val="0"/>
          <w:numId w:val="12"/>
        </w:numPr>
        <w:rPr>
          <w:rFonts w:ascii="Times New Roman" w:eastAsia="仿宋_GB2312" w:hAnsi="Times New Roman"/>
          <w:caps/>
          <w:sz w:val="21"/>
          <w:szCs w:val="18"/>
          <w:lang w:eastAsia="zh-CN"/>
        </w:rPr>
      </w:pPr>
      <w:bookmarkStart w:id="161" w:name="_Toc243680233"/>
      <w:bookmarkStart w:id="162" w:name="_Toc243680211"/>
      <w:bookmarkStart w:id="163" w:name="_Toc243680241"/>
      <w:bookmarkEnd w:id="161"/>
      <w:bookmarkEnd w:id="162"/>
      <w:r>
        <w:rPr>
          <w:rFonts w:ascii="Times New Roman" w:eastAsia="仿宋_GB2312" w:hAnsi="Times New Roman"/>
          <w:sz w:val="21"/>
          <w:szCs w:val="18"/>
          <w:lang w:eastAsia="zh-CN"/>
        </w:rPr>
        <w:t>Pre-production equipment cleaning check</w:t>
      </w:r>
      <w:bookmarkEnd w:id="163"/>
      <w:r>
        <w:rPr>
          <w:rFonts w:ascii="Times New Roman" w:eastAsia="仿宋_GB2312" w:hAnsi="Times New Roman"/>
          <w:caps/>
          <w:sz w:val="21"/>
          <w:szCs w:val="18"/>
          <w:lang w:eastAsia="zh-CN"/>
        </w:rPr>
        <w:t xml:space="preserve"> </w:t>
      </w:r>
    </w:p>
    <w:p w14:paraId="657847DD" w14:textId="77777777" w:rsidR="00EB6880" w:rsidRDefault="00692187">
      <w:pPr>
        <w:pStyle w:val="af2"/>
        <w:tabs>
          <w:tab w:val="clear" w:pos="8640"/>
        </w:tabs>
        <w:spacing w:line="360" w:lineRule="auto"/>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 xml:space="preserve">Before using the equipment for manufacture, all the equipment shall be cleaned. The details of previous product produced in each piece of equipment in the planned equipment train, the calculated MACO (Maximum Allowable Carry Over) of the target residue compound (absolute data), and the corresponding ARL (Allowable Residual Limit, relative data which is calculated from MACO and minimum batch size of next product) are listed in </w:t>
      </w:r>
      <w:r>
        <w:rPr>
          <w:rFonts w:ascii="Times New Roman" w:eastAsia="仿宋_GB2312" w:hAnsi="Times New Roman"/>
          <w:b/>
          <w:sz w:val="21"/>
          <w:szCs w:val="18"/>
          <w:lang w:eastAsia="zh-CN"/>
        </w:rPr>
        <w:t>Table 6-3</w:t>
      </w:r>
      <w:r>
        <w:rPr>
          <w:rFonts w:ascii="Times New Roman" w:eastAsia="仿宋_GB2312" w:hAnsi="Times New Roman"/>
          <w:sz w:val="21"/>
          <w:szCs w:val="18"/>
          <w:lang w:eastAsia="zh-CN"/>
        </w:rPr>
        <w:t>. The relative limit of target residue compound shall be either NMT</w:t>
      </w:r>
      <w:commentRangeStart w:id="164"/>
      <w:commentRangeStart w:id="165"/>
      <w:r>
        <w:rPr>
          <w:rFonts w:ascii="Times New Roman" w:eastAsia="仿宋_GB2312" w:hAnsi="Times New Roman"/>
          <w:sz w:val="21"/>
          <w:szCs w:val="18"/>
          <w:lang w:eastAsia="zh-CN"/>
        </w:rPr>
        <w:t xml:space="preserve">10 ppm </w:t>
      </w:r>
      <w:commentRangeEnd w:id="164"/>
      <w:r>
        <w:rPr>
          <w:rStyle w:val="aff0"/>
          <w:rFonts w:ascii="Times New Roman" w:eastAsia="仿宋_GB2312" w:hAnsi="Times New Roman"/>
          <w:szCs w:val="18"/>
          <w:lang w:eastAsia="zh-CN"/>
        </w:rPr>
        <w:commentReference w:id="164"/>
      </w:r>
      <w:commentRangeEnd w:id="165"/>
      <w:r>
        <w:rPr>
          <w:rStyle w:val="aff0"/>
          <w:rFonts w:ascii="Times New Roman" w:eastAsia="仿宋_GB2312" w:hAnsi="Times New Roman"/>
          <w:szCs w:val="18"/>
          <w:lang w:eastAsia="zh-CN"/>
        </w:rPr>
        <w:commentReference w:id="165"/>
      </w:r>
      <w:r>
        <w:rPr>
          <w:rFonts w:ascii="Times New Roman" w:eastAsia="仿宋_GB2312" w:hAnsi="Times New Roman"/>
          <w:sz w:val="21"/>
          <w:szCs w:val="18"/>
          <w:lang w:eastAsia="zh-CN"/>
        </w:rPr>
        <w:t>or the calculated ARL (Allowable Residual Limit), whichever is lower.</w:t>
      </w:r>
    </w:p>
    <w:p w14:paraId="0514553E" w14:textId="77777777" w:rsidR="00EB6880" w:rsidRDefault="00692187">
      <w:pPr>
        <w:pStyle w:val="af2"/>
        <w:tabs>
          <w:tab w:val="clear" w:pos="8640"/>
        </w:tabs>
        <w:spacing w:line="360" w:lineRule="auto"/>
        <w:jc w:val="both"/>
        <w:rPr>
          <w:rFonts w:ascii="Times New Roman" w:eastAsia="仿宋_GB2312" w:hAnsi="Times New Roman" w:cs="Arial"/>
          <w:color w:val="0000FF"/>
          <w:sz w:val="21"/>
          <w:szCs w:val="21"/>
          <w:lang w:eastAsia="zh-CN"/>
        </w:rPr>
      </w:pPr>
      <w:r>
        <w:rPr>
          <w:rFonts w:ascii="Times New Roman" w:eastAsia="仿宋_GB2312" w:hAnsi="Times New Roman" w:cs="Arial"/>
          <w:color w:val="0000FF"/>
          <w:sz w:val="21"/>
          <w:szCs w:val="21"/>
          <w:lang w:eastAsia="zh-CN"/>
        </w:rPr>
        <w:t xml:space="preserve">Within the campaign (ASYM-141366 into ASYM-141366), the quality-based limit of 10ppm is applicable, and a health-based limit is not needed. </w:t>
      </w:r>
    </w:p>
    <w:p w14:paraId="7816D2A2" w14:textId="77777777" w:rsidR="00EB6880" w:rsidRDefault="00692187">
      <w:pPr>
        <w:pStyle w:val="af2"/>
        <w:tabs>
          <w:tab w:val="clear" w:pos="8640"/>
        </w:tabs>
        <w:spacing w:line="360" w:lineRule="auto"/>
        <w:jc w:val="both"/>
        <w:rPr>
          <w:rFonts w:ascii="Times New Roman" w:eastAsia="仿宋_GB2312" w:hAnsi="Times New Roman" w:cs="Arial"/>
          <w:color w:val="0000FF"/>
          <w:sz w:val="21"/>
          <w:szCs w:val="21"/>
          <w:lang w:eastAsia="zh-CN"/>
        </w:rPr>
      </w:pPr>
      <w:r>
        <w:rPr>
          <w:rFonts w:ascii="Times New Roman" w:eastAsia="仿宋_GB2312" w:hAnsi="Times New Roman" w:cs="Arial"/>
          <w:color w:val="0000FF"/>
          <w:sz w:val="21"/>
          <w:szCs w:val="21"/>
          <w:lang w:eastAsia="zh-CN"/>
        </w:rPr>
        <w:t xml:space="preserve">The glass-lined reactor </w:t>
      </w:r>
      <w:del w:id="166" w:author="fuzhonghua" w:date="2026-10-27T09:33:00Z">
        <w:r>
          <w:rPr>
            <w:rFonts w:ascii="Times New Roman" w:eastAsia="仿宋_GB2312" w:hAnsi="Times New Roman" w:cs="Arial"/>
            <w:color w:val="0000FF"/>
            <w:sz w:val="21"/>
            <w:szCs w:val="21"/>
            <w:lang w:eastAsia="zh-CN"/>
          </w:rPr>
          <w:delText>TJ4-1213-R22</w:delText>
        </w:r>
      </w:del>
      <w:ins w:id="167" w:author="fuzhonghua" w:date="2026-10-27T09:33:00Z">
        <w:r>
          <w:rPr>
            <w:rFonts w:ascii="Times New Roman" w:eastAsia="仿宋_GB2312" w:hAnsi="Times New Roman" w:cs="Arial"/>
            <w:color w:val="0000FF"/>
            <w:sz w:val="21"/>
            <w:szCs w:val="21"/>
            <w:lang w:eastAsia="zh-CN"/>
          </w:rPr>
          <w:t>TJ4S-1213-R22</w:t>
        </w:r>
      </w:ins>
      <w:r>
        <w:rPr>
          <w:rFonts w:ascii="Times New Roman" w:eastAsia="仿宋_GB2312" w:hAnsi="Times New Roman" w:cs="Arial"/>
          <w:color w:val="0000FF"/>
          <w:sz w:val="21"/>
          <w:szCs w:val="21"/>
          <w:lang w:eastAsia="zh-CN"/>
        </w:rPr>
        <w:t xml:space="preserve"> was previously used for manufacturing ASYM-146362. A quality-based limit of 10 ppm applies, and no health-based limit is required.</w:t>
      </w:r>
    </w:p>
    <w:p w14:paraId="1E9B8A03" w14:textId="77777777" w:rsidR="00EB6880" w:rsidRDefault="00EB6880">
      <w:pPr>
        <w:pStyle w:val="af2"/>
        <w:tabs>
          <w:tab w:val="clear" w:pos="8640"/>
        </w:tabs>
        <w:spacing w:line="360" w:lineRule="auto"/>
        <w:jc w:val="both"/>
        <w:rPr>
          <w:rFonts w:ascii="Times New Roman" w:eastAsia="仿宋_GB2312" w:hAnsi="Times New Roman"/>
          <w:sz w:val="21"/>
          <w:szCs w:val="18"/>
          <w:lang w:eastAsia="zh-CN"/>
        </w:rPr>
      </w:pPr>
    </w:p>
    <w:p w14:paraId="500A63FD" w14:textId="77777777" w:rsidR="00EB6880" w:rsidRDefault="00692187">
      <w:pPr>
        <w:pStyle w:val="af2"/>
        <w:keepNext/>
        <w:tabs>
          <w:tab w:val="clear" w:pos="8640"/>
        </w:tabs>
        <w:spacing w:line="360" w:lineRule="auto"/>
        <w:jc w:val="center"/>
        <w:rPr>
          <w:rFonts w:ascii="Times New Roman" w:eastAsia="仿宋_GB2312" w:hAnsi="Times New Roman"/>
          <w:b/>
          <w:i/>
          <w:sz w:val="21"/>
          <w:szCs w:val="18"/>
          <w:lang w:eastAsia="zh-CN"/>
        </w:rPr>
      </w:pPr>
      <w:r>
        <w:rPr>
          <w:rFonts w:ascii="Times New Roman" w:eastAsia="仿宋_GB2312" w:hAnsi="Times New Roman"/>
          <w:b/>
          <w:i/>
          <w:sz w:val="21"/>
          <w:szCs w:val="18"/>
          <w:lang w:eastAsia="zh-CN"/>
        </w:rPr>
        <w:lastRenderedPageBreak/>
        <w:t>Table 6-3, Calculated MACO and ARL</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083"/>
        <w:gridCol w:w="1083"/>
        <w:gridCol w:w="1083"/>
        <w:gridCol w:w="1083"/>
        <w:gridCol w:w="1083"/>
        <w:gridCol w:w="1083"/>
        <w:gridCol w:w="1083"/>
        <w:gridCol w:w="1083"/>
        <w:gridCol w:w="1075"/>
      </w:tblGrid>
      <w:tr w:rsidR="00EB6880" w14:paraId="2F68C581" w14:textId="77777777">
        <w:trPr>
          <w:trHeight w:val="1861"/>
          <w:tblHeader/>
          <w:jc w:val="center"/>
        </w:trPr>
        <w:tc>
          <w:tcPr>
            <w:tcW w:w="556" w:type="pct"/>
            <w:shd w:val="clear" w:color="auto" w:fill="F2F2F2" w:themeFill="background1" w:themeFillShade="F2"/>
            <w:vAlign w:val="center"/>
          </w:tcPr>
          <w:p w14:paraId="39AAC504" w14:textId="77777777" w:rsidR="00EB6880" w:rsidRDefault="00692187">
            <w:pPr>
              <w:jc w:val="center"/>
              <w:rPr>
                <w:rFonts w:ascii="Times New Roman" w:eastAsia="仿宋_GB2312" w:hAnsi="Times New Roman"/>
                <w:b/>
                <w:bCs/>
                <w:iCs/>
                <w:sz w:val="18"/>
                <w:szCs w:val="18"/>
                <w:lang w:eastAsia="zh-CN"/>
              </w:rPr>
            </w:pPr>
            <w:r>
              <w:rPr>
                <w:rFonts w:ascii="Times New Roman" w:eastAsia="仿宋_GB2312" w:hAnsi="Times New Roman"/>
                <w:b/>
                <w:bCs/>
                <w:iCs/>
                <w:sz w:val="18"/>
                <w:szCs w:val="18"/>
                <w:lang w:eastAsia="zh-CN"/>
              </w:rPr>
              <w:t xml:space="preserve">Equipment ID </w:t>
            </w:r>
          </w:p>
        </w:tc>
        <w:tc>
          <w:tcPr>
            <w:tcW w:w="556" w:type="pct"/>
            <w:shd w:val="clear" w:color="auto" w:fill="F2F2F2" w:themeFill="background1" w:themeFillShade="F2"/>
            <w:vAlign w:val="center"/>
          </w:tcPr>
          <w:p w14:paraId="6754F7B4" w14:textId="77777777" w:rsidR="00EB6880" w:rsidRDefault="00692187">
            <w:pPr>
              <w:jc w:val="center"/>
              <w:rPr>
                <w:rFonts w:ascii="Times New Roman" w:eastAsia="仿宋_GB2312" w:hAnsi="Times New Roman"/>
                <w:b/>
                <w:bCs/>
                <w:iCs/>
                <w:sz w:val="18"/>
                <w:szCs w:val="18"/>
                <w:lang w:eastAsia="zh-CN"/>
              </w:rPr>
            </w:pPr>
            <w:r>
              <w:rPr>
                <w:rFonts w:ascii="Times New Roman" w:eastAsia="仿宋_GB2312" w:hAnsi="Times New Roman"/>
                <w:b/>
                <w:bCs/>
                <w:iCs/>
                <w:sz w:val="18"/>
                <w:szCs w:val="18"/>
                <w:lang w:eastAsia="zh-CN"/>
              </w:rPr>
              <w:t xml:space="preserve">Prev. Product </w:t>
            </w:r>
          </w:p>
        </w:tc>
        <w:tc>
          <w:tcPr>
            <w:tcW w:w="556" w:type="pct"/>
            <w:shd w:val="clear" w:color="auto" w:fill="F2F2F2" w:themeFill="background1" w:themeFillShade="F2"/>
            <w:vAlign w:val="center"/>
          </w:tcPr>
          <w:p w14:paraId="41AF98A5" w14:textId="77777777" w:rsidR="00EB6880" w:rsidRDefault="00692187">
            <w:pPr>
              <w:jc w:val="center"/>
              <w:rPr>
                <w:rFonts w:ascii="Times New Roman" w:eastAsia="仿宋_GB2312" w:hAnsi="Times New Roman"/>
                <w:b/>
                <w:bCs/>
                <w:iCs/>
                <w:sz w:val="18"/>
                <w:szCs w:val="18"/>
                <w:lang w:eastAsia="zh-CN"/>
              </w:rPr>
            </w:pPr>
            <w:r>
              <w:rPr>
                <w:rFonts w:ascii="Times New Roman" w:eastAsia="仿宋_GB2312" w:hAnsi="Times New Roman"/>
                <w:b/>
                <w:bCs/>
                <w:iCs/>
                <w:sz w:val="18"/>
                <w:szCs w:val="18"/>
                <w:lang w:eastAsia="zh-CN"/>
              </w:rPr>
              <w:t>Prev. product health data</w:t>
            </w:r>
          </w:p>
        </w:tc>
        <w:tc>
          <w:tcPr>
            <w:tcW w:w="556" w:type="pct"/>
            <w:shd w:val="clear" w:color="auto" w:fill="F2F2F2" w:themeFill="background1" w:themeFillShade="F2"/>
            <w:vAlign w:val="center"/>
          </w:tcPr>
          <w:p w14:paraId="087FCD22" w14:textId="77777777" w:rsidR="00EB6880" w:rsidRDefault="00692187">
            <w:pPr>
              <w:jc w:val="center"/>
              <w:rPr>
                <w:rFonts w:ascii="Times New Roman" w:eastAsia="仿宋_GB2312" w:hAnsi="Times New Roman"/>
                <w:b/>
                <w:bCs/>
                <w:iCs/>
                <w:sz w:val="18"/>
                <w:szCs w:val="18"/>
                <w:lang w:eastAsia="zh-CN"/>
              </w:rPr>
            </w:pPr>
            <w:r>
              <w:rPr>
                <w:rFonts w:ascii="Times New Roman" w:eastAsia="仿宋_GB2312" w:hAnsi="Times New Roman"/>
                <w:b/>
                <w:bCs/>
                <w:iCs/>
                <w:sz w:val="18"/>
                <w:szCs w:val="18"/>
                <w:lang w:eastAsia="zh-CN"/>
              </w:rPr>
              <w:t>Next product</w:t>
            </w:r>
          </w:p>
        </w:tc>
        <w:tc>
          <w:tcPr>
            <w:tcW w:w="556" w:type="pct"/>
            <w:shd w:val="clear" w:color="auto" w:fill="F2F2F2" w:themeFill="background1" w:themeFillShade="F2"/>
            <w:vAlign w:val="center"/>
          </w:tcPr>
          <w:p w14:paraId="29ED4700" w14:textId="77777777" w:rsidR="00EB6880" w:rsidRDefault="00692187">
            <w:pPr>
              <w:jc w:val="center"/>
              <w:rPr>
                <w:rFonts w:ascii="Times New Roman" w:eastAsia="仿宋_GB2312" w:hAnsi="Times New Roman"/>
                <w:b/>
                <w:bCs/>
                <w:iCs/>
                <w:sz w:val="18"/>
                <w:szCs w:val="18"/>
                <w:lang w:eastAsia="zh-CN"/>
              </w:rPr>
            </w:pPr>
            <w:r>
              <w:rPr>
                <w:rFonts w:ascii="Times New Roman" w:eastAsia="仿宋_GB2312" w:hAnsi="Times New Roman"/>
                <w:b/>
                <w:bCs/>
                <w:iCs/>
                <w:sz w:val="18"/>
                <w:szCs w:val="18"/>
                <w:lang w:eastAsia="zh-CN"/>
              </w:rPr>
              <w:t>Next product health data</w:t>
            </w:r>
          </w:p>
        </w:tc>
        <w:tc>
          <w:tcPr>
            <w:tcW w:w="556" w:type="pct"/>
            <w:shd w:val="clear" w:color="auto" w:fill="F2F2F2" w:themeFill="background1" w:themeFillShade="F2"/>
            <w:vAlign w:val="center"/>
          </w:tcPr>
          <w:p w14:paraId="0EC9A6F1" w14:textId="77777777" w:rsidR="00EB6880" w:rsidRDefault="00692187">
            <w:pPr>
              <w:jc w:val="center"/>
              <w:rPr>
                <w:rFonts w:ascii="Times New Roman" w:eastAsia="仿宋_GB2312" w:hAnsi="Times New Roman"/>
                <w:b/>
                <w:bCs/>
                <w:iCs/>
                <w:sz w:val="18"/>
                <w:szCs w:val="18"/>
                <w:lang w:eastAsia="zh-CN"/>
              </w:rPr>
            </w:pPr>
            <w:r>
              <w:rPr>
                <w:rFonts w:ascii="Times New Roman" w:eastAsia="仿宋_GB2312" w:hAnsi="Times New Roman"/>
                <w:b/>
                <w:bCs/>
                <w:iCs/>
                <w:sz w:val="18"/>
                <w:szCs w:val="18"/>
                <w:lang w:eastAsia="zh-CN"/>
              </w:rPr>
              <w:t>MACO of prev. product</w:t>
            </w:r>
          </w:p>
        </w:tc>
        <w:tc>
          <w:tcPr>
            <w:tcW w:w="556" w:type="pct"/>
            <w:shd w:val="clear" w:color="auto" w:fill="F2F2F2" w:themeFill="background1" w:themeFillShade="F2"/>
            <w:vAlign w:val="center"/>
          </w:tcPr>
          <w:p w14:paraId="69161A27" w14:textId="77777777" w:rsidR="00EB6880" w:rsidRDefault="00692187">
            <w:pPr>
              <w:jc w:val="center"/>
              <w:rPr>
                <w:rFonts w:ascii="Times New Roman" w:eastAsia="仿宋_GB2312" w:hAnsi="Times New Roman"/>
                <w:b/>
                <w:bCs/>
                <w:iCs/>
                <w:sz w:val="18"/>
                <w:szCs w:val="18"/>
                <w:lang w:eastAsia="zh-CN"/>
              </w:rPr>
            </w:pPr>
            <w:r>
              <w:rPr>
                <w:rFonts w:ascii="Times New Roman" w:eastAsia="仿宋_GB2312" w:hAnsi="Times New Roman"/>
                <w:b/>
                <w:bCs/>
                <w:iCs/>
                <w:sz w:val="18"/>
                <w:szCs w:val="18"/>
                <w:lang w:eastAsia="zh-CN"/>
              </w:rPr>
              <w:t>Next product MBS (min. batch size)</w:t>
            </w:r>
          </w:p>
        </w:tc>
        <w:tc>
          <w:tcPr>
            <w:tcW w:w="556" w:type="pct"/>
            <w:shd w:val="clear" w:color="auto" w:fill="F2F2F2" w:themeFill="background1" w:themeFillShade="F2"/>
            <w:vAlign w:val="center"/>
          </w:tcPr>
          <w:p w14:paraId="0FF649A0" w14:textId="77777777" w:rsidR="00EB6880" w:rsidRDefault="00692187">
            <w:pPr>
              <w:jc w:val="center"/>
              <w:rPr>
                <w:rFonts w:ascii="Times New Roman" w:eastAsia="仿宋_GB2312" w:hAnsi="Times New Roman"/>
                <w:b/>
                <w:bCs/>
                <w:iCs/>
                <w:sz w:val="18"/>
                <w:szCs w:val="18"/>
                <w:lang w:eastAsia="zh-CN"/>
              </w:rPr>
            </w:pPr>
            <w:r>
              <w:rPr>
                <w:rFonts w:ascii="Times New Roman" w:eastAsia="仿宋_GB2312" w:hAnsi="Times New Roman"/>
                <w:b/>
                <w:bCs/>
                <w:iCs/>
                <w:sz w:val="18"/>
                <w:szCs w:val="18"/>
                <w:lang w:eastAsia="zh-CN"/>
              </w:rPr>
              <w:t>Calculated ARL</w:t>
            </w:r>
          </w:p>
        </w:tc>
        <w:tc>
          <w:tcPr>
            <w:tcW w:w="552" w:type="pct"/>
            <w:shd w:val="clear" w:color="auto" w:fill="F2F2F2" w:themeFill="background1" w:themeFillShade="F2"/>
            <w:vAlign w:val="center"/>
          </w:tcPr>
          <w:p w14:paraId="76733179" w14:textId="77777777" w:rsidR="00EB6880" w:rsidRDefault="00692187">
            <w:pPr>
              <w:jc w:val="center"/>
              <w:rPr>
                <w:rFonts w:ascii="Times New Roman" w:eastAsia="仿宋_GB2312" w:hAnsi="Times New Roman"/>
                <w:b/>
                <w:bCs/>
                <w:iCs/>
                <w:sz w:val="18"/>
                <w:szCs w:val="18"/>
                <w:lang w:eastAsia="zh-CN"/>
              </w:rPr>
            </w:pPr>
            <w:r>
              <w:rPr>
                <w:rFonts w:ascii="Times New Roman" w:eastAsia="仿宋_GB2312" w:hAnsi="Times New Roman"/>
                <w:b/>
                <w:bCs/>
                <w:iCs/>
                <w:sz w:val="18"/>
                <w:szCs w:val="18"/>
              </w:rPr>
              <w:t>Calculated</w:t>
            </w:r>
            <w:r>
              <w:rPr>
                <w:rFonts w:ascii="Times New Roman" w:eastAsia="仿宋_GB2312" w:hAnsi="Times New Roman"/>
                <w:b/>
                <w:bCs/>
                <w:iCs/>
                <w:sz w:val="18"/>
                <w:szCs w:val="18"/>
                <w:lang w:eastAsia="zh-CN"/>
              </w:rPr>
              <w:t xml:space="preserve"> ARL in the equipment release compared to 10 ppm which is </w:t>
            </w:r>
          </w:p>
          <w:p w14:paraId="3C3DF18F" w14:textId="77777777" w:rsidR="00EB6880" w:rsidRDefault="00692187">
            <w:pPr>
              <w:jc w:val="center"/>
              <w:rPr>
                <w:rFonts w:ascii="Times New Roman" w:eastAsia="仿宋_GB2312" w:hAnsi="Times New Roman"/>
                <w:b/>
                <w:bCs/>
                <w:iCs/>
                <w:sz w:val="18"/>
                <w:szCs w:val="18"/>
                <w:lang w:eastAsia="zh-CN"/>
              </w:rPr>
            </w:pPr>
            <w:r>
              <w:rPr>
                <w:rFonts w:ascii="Times New Roman" w:eastAsia="仿宋_GB2312" w:hAnsi="Times New Roman"/>
                <w:b/>
                <w:bCs/>
                <w:iCs/>
                <w:sz w:val="18"/>
                <w:szCs w:val="18"/>
                <w:lang w:eastAsia="zh-CN"/>
              </w:rPr>
              <w:t>lower</w:t>
            </w:r>
          </w:p>
        </w:tc>
      </w:tr>
      <w:tr w:rsidR="00EB6880" w14:paraId="400E7DD5" w14:textId="77777777">
        <w:trPr>
          <w:trHeight w:val="442"/>
          <w:jc w:val="center"/>
        </w:trPr>
        <w:tc>
          <w:tcPr>
            <w:tcW w:w="556" w:type="pct"/>
            <w:vAlign w:val="center"/>
          </w:tcPr>
          <w:p w14:paraId="616DB56F"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TJ4S-1213-Sy15</w:t>
            </w:r>
          </w:p>
        </w:tc>
        <w:tc>
          <w:tcPr>
            <w:tcW w:w="556" w:type="pct"/>
            <w:vAlign w:val="center"/>
          </w:tcPr>
          <w:p w14:paraId="48D65FC8" w14:textId="77777777" w:rsidR="00EB6880" w:rsidRDefault="00692187">
            <w:pPr>
              <w:jc w:val="center"/>
              <w:rPr>
                <w:rFonts w:ascii="Times New Roman" w:eastAsia="仿宋_GB2312" w:hAnsi="Times New Roman"/>
                <w:kern w:val="2"/>
                <w:sz w:val="18"/>
                <w:szCs w:val="18"/>
                <w:lang w:eastAsia="zh-CN"/>
              </w:rPr>
            </w:pPr>
            <w:r>
              <w:rPr>
                <w:rFonts w:ascii="Times New Roman" w:eastAsia="仿宋_GB2312" w:hAnsi="Times New Roman"/>
                <w:kern w:val="2"/>
                <w:sz w:val="18"/>
                <w:szCs w:val="18"/>
                <w:lang w:eastAsia="zh-CN"/>
              </w:rPr>
              <w:t>ASYM-124852</w:t>
            </w:r>
            <w:r>
              <w:rPr>
                <w:rFonts w:ascii="Times New Roman" w:eastAsia="仿宋_GB2312" w:hAnsi="Times New Roman" w:hint="eastAsia"/>
                <w:kern w:val="2"/>
                <w:sz w:val="18"/>
                <w:szCs w:val="18"/>
                <w:lang w:eastAsia="zh-CN"/>
              </w:rPr>
              <w:t>/</w:t>
            </w:r>
          </w:p>
          <w:p w14:paraId="63254A2E"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kern w:val="2"/>
                <w:sz w:val="18"/>
                <w:szCs w:val="18"/>
                <w:lang w:eastAsia="zh-CN"/>
              </w:rPr>
              <w:t xml:space="preserve">YL005318 </w:t>
            </w:r>
            <w:r>
              <w:rPr>
                <w:rFonts w:ascii="Times New Roman" w:eastAsia="仿宋_GB2312" w:hAnsi="Times New Roman" w:hint="eastAsia"/>
                <w:kern w:val="2"/>
                <w:sz w:val="18"/>
                <w:szCs w:val="18"/>
                <w:lang w:eastAsia="zh-CN"/>
              </w:rPr>
              <w:t>an</w:t>
            </w:r>
            <w:r>
              <w:rPr>
                <w:rFonts w:ascii="Times New Roman" w:eastAsia="仿宋_GB2312" w:hAnsi="Times New Roman"/>
                <w:kern w:val="2"/>
                <w:sz w:val="18"/>
                <w:szCs w:val="18"/>
                <w:lang w:eastAsia="zh-CN"/>
              </w:rPr>
              <w:t xml:space="preserve">d </w:t>
            </w:r>
            <w:r>
              <w:rPr>
                <w:rFonts w:ascii="Times New Roman" w:eastAsia="仿宋_GB2312" w:hAnsi="Times New Roman"/>
                <w:sz w:val="18"/>
                <w:szCs w:val="18"/>
                <w:lang w:eastAsia="zh-CN"/>
              </w:rPr>
              <w:t>ASYM-140020</w:t>
            </w:r>
          </w:p>
        </w:tc>
        <w:tc>
          <w:tcPr>
            <w:tcW w:w="556" w:type="pct"/>
            <w:vAlign w:val="center"/>
          </w:tcPr>
          <w:p w14:paraId="289BAE57"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OEL:10-100 ug/m</w:t>
            </w:r>
            <w:r>
              <w:rPr>
                <w:rFonts w:ascii="Times New Roman" w:eastAsia="仿宋_GB2312" w:hAnsi="Times New Roman"/>
                <w:sz w:val="18"/>
                <w:szCs w:val="18"/>
                <w:vertAlign w:val="superscript"/>
                <w:lang w:eastAsia="zh-CN"/>
              </w:rPr>
              <w:t>3</w:t>
            </w:r>
          </w:p>
        </w:tc>
        <w:tc>
          <w:tcPr>
            <w:tcW w:w="556" w:type="pct"/>
            <w:vAlign w:val="center"/>
          </w:tcPr>
          <w:p w14:paraId="777BFB18"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ASYM-141366</w:t>
            </w:r>
          </w:p>
        </w:tc>
        <w:tc>
          <w:tcPr>
            <w:tcW w:w="556" w:type="pct"/>
            <w:vAlign w:val="center"/>
          </w:tcPr>
          <w:p w14:paraId="6A5CD076" w14:textId="77777777" w:rsidR="00EB6880" w:rsidRDefault="00692187">
            <w:pPr>
              <w:jc w:val="center"/>
              <w:rPr>
                <w:rFonts w:ascii="Times New Roman" w:eastAsia="仿宋_GB2312" w:hAnsi="Times New Roman"/>
                <w:sz w:val="18"/>
                <w:szCs w:val="18"/>
                <w:lang w:eastAsia="zh-CN"/>
              </w:rPr>
            </w:pPr>
            <w:commentRangeStart w:id="168"/>
            <w:r>
              <w:rPr>
                <w:rFonts w:ascii="Times New Roman" w:eastAsia="仿宋_GB2312" w:hAnsi="Times New Roman"/>
                <w:sz w:val="18"/>
                <w:szCs w:val="18"/>
                <w:lang w:eastAsia="zh-CN"/>
              </w:rPr>
              <w:t>MTDDnext</w:t>
            </w:r>
            <w:commentRangeEnd w:id="168"/>
            <w:r>
              <w:rPr>
                <w:rStyle w:val="aff0"/>
                <w:rFonts w:ascii="Times New Roman" w:eastAsia="仿宋_GB2312" w:hAnsi="Times New Roman"/>
                <w:sz w:val="18"/>
                <w:szCs w:val="18"/>
                <w:lang w:eastAsia="zh-CN"/>
              </w:rPr>
              <w:commentReference w:id="168"/>
            </w:r>
            <w:r>
              <w:rPr>
                <w:rFonts w:ascii="Times New Roman" w:eastAsia="仿宋_GB2312" w:hAnsi="Times New Roman"/>
                <w:sz w:val="18"/>
                <w:szCs w:val="18"/>
                <w:lang w:eastAsia="zh-CN"/>
              </w:rPr>
              <w:t>=</w:t>
            </w:r>
          </w:p>
          <w:p w14:paraId="38B8C894"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1000</w:t>
            </w:r>
            <w:r>
              <w:rPr>
                <w:rFonts w:ascii="Times New Roman" w:eastAsia="仿宋_GB2312" w:hAnsi="Times New Roman"/>
                <w:sz w:val="18"/>
                <w:szCs w:val="18"/>
                <w:lang w:eastAsia="zh-CN"/>
              </w:rPr>
              <w:t xml:space="preserve"> mg/day</w:t>
            </w:r>
          </w:p>
        </w:tc>
        <w:tc>
          <w:tcPr>
            <w:tcW w:w="556" w:type="pct"/>
            <w:vAlign w:val="center"/>
          </w:tcPr>
          <w:p w14:paraId="23F3A438" w14:textId="193C3A19"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1056.3 mg</w:t>
            </w:r>
          </w:p>
        </w:tc>
        <w:tc>
          <w:tcPr>
            <w:tcW w:w="556" w:type="pct"/>
            <w:vAlign w:val="center"/>
          </w:tcPr>
          <w:p w14:paraId="54EFB2A3" w14:textId="368D915F"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105.63 kg</w:t>
            </w:r>
          </w:p>
        </w:tc>
        <w:tc>
          <w:tcPr>
            <w:tcW w:w="556" w:type="pct"/>
            <w:vAlign w:val="center"/>
          </w:tcPr>
          <w:p w14:paraId="5F4E2927"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ARL=PDE/ MTDDnext</w:t>
            </w:r>
          </w:p>
          <w:p w14:paraId="548DA1CC"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=OEL×V/MTDDnext</w:t>
            </w:r>
          </w:p>
          <w:p w14:paraId="5884E6C6"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=10 μg/m</w:t>
            </w:r>
            <w:r>
              <w:rPr>
                <w:rFonts w:ascii="Times New Roman" w:eastAsia="仿宋_GB2312" w:hAnsi="Times New Roman"/>
                <w:sz w:val="18"/>
                <w:szCs w:val="18"/>
                <w:vertAlign w:val="superscript"/>
                <w:lang w:eastAsia="zh-CN"/>
              </w:rPr>
              <w:t>3</w:t>
            </w:r>
            <w:r>
              <w:rPr>
                <w:rFonts w:ascii="Times New Roman" w:eastAsia="仿宋_GB2312" w:hAnsi="Times New Roman"/>
                <w:sz w:val="18"/>
                <w:szCs w:val="18"/>
                <w:lang w:eastAsia="zh-CN"/>
              </w:rPr>
              <w:t>×10 m</w:t>
            </w:r>
            <w:r>
              <w:rPr>
                <w:rFonts w:ascii="Times New Roman" w:eastAsia="仿宋_GB2312" w:hAnsi="Times New Roman"/>
                <w:sz w:val="18"/>
                <w:szCs w:val="18"/>
                <w:vertAlign w:val="superscript"/>
                <w:lang w:eastAsia="zh-CN"/>
              </w:rPr>
              <w:t>3</w:t>
            </w:r>
            <w:r>
              <w:rPr>
                <w:rFonts w:ascii="Times New Roman" w:eastAsia="仿宋_GB2312" w:hAnsi="Times New Roman"/>
                <w:sz w:val="18"/>
                <w:szCs w:val="18"/>
                <w:lang w:eastAsia="zh-CN"/>
              </w:rPr>
              <w:t>/day/</w:t>
            </w:r>
            <w:r>
              <w:rPr>
                <w:rFonts w:ascii="Times New Roman" w:eastAsia="仿宋_GB2312" w:hAnsi="Times New Roman" w:hint="eastAsia"/>
                <w:sz w:val="18"/>
                <w:szCs w:val="18"/>
                <w:lang w:eastAsia="zh-CN"/>
              </w:rPr>
              <w:t>1000</w:t>
            </w:r>
            <w:r>
              <w:rPr>
                <w:rFonts w:ascii="Times New Roman" w:eastAsia="仿宋_GB2312" w:hAnsi="Times New Roman"/>
                <w:sz w:val="18"/>
                <w:szCs w:val="18"/>
                <w:lang w:eastAsia="zh-CN"/>
              </w:rPr>
              <w:t xml:space="preserve"> mg/day</w:t>
            </w:r>
          </w:p>
          <w:p w14:paraId="7D9627B2"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w:t>
            </w:r>
            <w:r>
              <w:rPr>
                <w:rFonts w:ascii="Times New Roman" w:eastAsia="仿宋_GB2312" w:hAnsi="Times New Roman" w:hint="eastAsia"/>
                <w:sz w:val="18"/>
                <w:szCs w:val="18"/>
                <w:lang w:eastAsia="zh-CN"/>
              </w:rPr>
              <w:t>100</w:t>
            </w:r>
            <w:r>
              <w:rPr>
                <w:rFonts w:ascii="Times New Roman" w:eastAsia="仿宋_GB2312" w:hAnsi="Times New Roman"/>
                <w:sz w:val="18"/>
                <w:szCs w:val="18"/>
                <w:lang w:eastAsia="zh-CN"/>
              </w:rPr>
              <w:t xml:space="preserve"> ppm&gt;10 ppm</w:t>
            </w:r>
          </w:p>
        </w:tc>
        <w:tc>
          <w:tcPr>
            <w:tcW w:w="552" w:type="pct"/>
            <w:shd w:val="clear" w:color="auto" w:fill="FFFFFF" w:themeFill="background1"/>
            <w:vAlign w:val="center"/>
          </w:tcPr>
          <w:p w14:paraId="047DDBD7"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NMT </w:t>
            </w:r>
            <w:commentRangeStart w:id="169"/>
            <w:commentRangeStart w:id="170"/>
            <w:r>
              <w:rPr>
                <w:rFonts w:ascii="Times New Roman" w:eastAsia="仿宋_GB2312" w:hAnsi="Times New Roman"/>
                <w:sz w:val="18"/>
                <w:szCs w:val="18"/>
                <w:lang w:eastAsia="zh-CN"/>
              </w:rPr>
              <w:t>10 ppm</w:t>
            </w:r>
            <w:commentRangeEnd w:id="169"/>
            <w:r>
              <w:rPr>
                <w:rStyle w:val="aff0"/>
                <w:rFonts w:ascii="Times New Roman" w:eastAsia="仿宋_GB2312" w:hAnsi="Times New Roman"/>
                <w:sz w:val="18"/>
                <w:szCs w:val="18"/>
                <w:lang w:eastAsia="zh-CN"/>
              </w:rPr>
              <w:commentReference w:id="169"/>
            </w:r>
            <w:commentRangeEnd w:id="170"/>
            <w:r>
              <w:rPr>
                <w:rStyle w:val="aff0"/>
                <w:rFonts w:ascii="Times New Roman" w:eastAsia="仿宋_GB2312" w:hAnsi="Times New Roman"/>
                <w:sz w:val="18"/>
                <w:szCs w:val="18"/>
                <w:lang w:eastAsia="zh-CN"/>
              </w:rPr>
              <w:commentReference w:id="170"/>
            </w:r>
          </w:p>
        </w:tc>
      </w:tr>
      <w:tr w:rsidR="00EB6880" w14:paraId="50CDD596" w14:textId="77777777">
        <w:trPr>
          <w:trHeight w:val="606"/>
          <w:jc w:val="center"/>
        </w:trPr>
        <w:tc>
          <w:tcPr>
            <w:tcW w:w="556" w:type="pct"/>
            <w:vAlign w:val="center"/>
          </w:tcPr>
          <w:p w14:paraId="06FE3351" w14:textId="700EBD81" w:rsidR="00EB6880" w:rsidRDefault="00692187">
            <w:pPr>
              <w:jc w:val="center"/>
              <w:rPr>
                <w:rFonts w:ascii="Times New Roman" w:hAnsi="Times New Roman"/>
                <w:sz w:val="18"/>
                <w:szCs w:val="18"/>
                <w:shd w:val="clear" w:color="auto" w:fill="FFFFFF"/>
              </w:rPr>
            </w:pPr>
            <w:r>
              <w:rPr>
                <w:rFonts w:ascii="Times New Roman" w:eastAsia="仿宋_GB2312" w:hAnsi="Times New Roman"/>
                <w:bCs/>
                <w:sz w:val="18"/>
                <w:szCs w:val="18"/>
                <w:lang w:eastAsia="zh-CN"/>
              </w:rPr>
              <w:t>TJ4S-1213-R22</w:t>
            </w:r>
          </w:p>
        </w:tc>
        <w:tc>
          <w:tcPr>
            <w:tcW w:w="556" w:type="pct"/>
            <w:vAlign w:val="center"/>
          </w:tcPr>
          <w:p w14:paraId="61036338"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ASYM-146362</w:t>
            </w:r>
          </w:p>
        </w:tc>
        <w:tc>
          <w:tcPr>
            <w:tcW w:w="556" w:type="pct"/>
            <w:vAlign w:val="center"/>
          </w:tcPr>
          <w:p w14:paraId="5A024F68"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OEL:</w:t>
            </w:r>
          </w:p>
          <w:p w14:paraId="25AD307C"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 ug/m</w:t>
            </w:r>
            <w:r>
              <w:rPr>
                <w:rFonts w:ascii="Times New Roman" w:eastAsia="仿宋_GB2312" w:hAnsi="Times New Roman"/>
                <w:sz w:val="18"/>
                <w:szCs w:val="18"/>
                <w:vertAlign w:val="superscript"/>
                <w:lang w:eastAsia="zh-CN"/>
              </w:rPr>
              <w:t>3</w:t>
            </w:r>
          </w:p>
        </w:tc>
        <w:tc>
          <w:tcPr>
            <w:tcW w:w="556" w:type="pct"/>
            <w:vAlign w:val="center"/>
          </w:tcPr>
          <w:p w14:paraId="0029C783"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ASYM-141366</w:t>
            </w:r>
          </w:p>
        </w:tc>
        <w:tc>
          <w:tcPr>
            <w:tcW w:w="556" w:type="pct"/>
            <w:vAlign w:val="center"/>
          </w:tcPr>
          <w:p w14:paraId="5DD7A47C"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MTDDnext=</w:t>
            </w:r>
          </w:p>
          <w:p w14:paraId="34CE1638"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1000</w:t>
            </w:r>
            <w:r>
              <w:rPr>
                <w:rFonts w:ascii="Times New Roman" w:eastAsia="仿宋_GB2312" w:hAnsi="Times New Roman"/>
                <w:sz w:val="18"/>
                <w:szCs w:val="18"/>
                <w:lang w:eastAsia="zh-CN"/>
              </w:rPr>
              <w:t xml:space="preserve"> mg/day</w:t>
            </w:r>
          </w:p>
        </w:tc>
        <w:tc>
          <w:tcPr>
            <w:tcW w:w="556" w:type="pct"/>
            <w:vAlign w:val="center"/>
          </w:tcPr>
          <w:p w14:paraId="61373D28" w14:textId="0088EF75"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1056.3 mg</w:t>
            </w:r>
          </w:p>
        </w:tc>
        <w:tc>
          <w:tcPr>
            <w:tcW w:w="556" w:type="pct"/>
            <w:vAlign w:val="center"/>
          </w:tcPr>
          <w:p w14:paraId="1F320711" w14:textId="20571D12"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105.63 kg</w:t>
            </w:r>
          </w:p>
        </w:tc>
        <w:tc>
          <w:tcPr>
            <w:tcW w:w="556" w:type="pct"/>
            <w:vAlign w:val="center"/>
          </w:tcPr>
          <w:p w14:paraId="132E49DE"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ARL=PDE/ MTDDnext</w:t>
            </w:r>
          </w:p>
          <w:p w14:paraId="71D4964C"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=OEL×V/MTDDnext</w:t>
            </w:r>
          </w:p>
          <w:p w14:paraId="0396DAD9"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=1 μg/m</w:t>
            </w:r>
            <w:r>
              <w:rPr>
                <w:rFonts w:ascii="Times New Roman" w:eastAsia="仿宋_GB2312" w:hAnsi="Times New Roman"/>
                <w:sz w:val="18"/>
                <w:szCs w:val="18"/>
                <w:vertAlign w:val="superscript"/>
                <w:lang w:eastAsia="zh-CN"/>
              </w:rPr>
              <w:t>3</w:t>
            </w:r>
            <w:r>
              <w:rPr>
                <w:rFonts w:ascii="Times New Roman" w:eastAsia="仿宋_GB2312" w:hAnsi="Times New Roman"/>
                <w:sz w:val="18"/>
                <w:szCs w:val="18"/>
                <w:lang w:eastAsia="zh-CN"/>
              </w:rPr>
              <w:t>×10 m</w:t>
            </w:r>
            <w:r>
              <w:rPr>
                <w:rFonts w:ascii="Times New Roman" w:eastAsia="仿宋_GB2312" w:hAnsi="Times New Roman"/>
                <w:sz w:val="18"/>
                <w:szCs w:val="18"/>
                <w:vertAlign w:val="superscript"/>
                <w:lang w:eastAsia="zh-CN"/>
              </w:rPr>
              <w:t>3</w:t>
            </w:r>
            <w:r>
              <w:rPr>
                <w:rFonts w:ascii="Times New Roman" w:eastAsia="仿宋_GB2312" w:hAnsi="Times New Roman"/>
                <w:sz w:val="18"/>
                <w:szCs w:val="18"/>
                <w:lang w:eastAsia="zh-CN"/>
              </w:rPr>
              <w:t>/day/</w:t>
            </w:r>
            <w:r>
              <w:rPr>
                <w:rFonts w:ascii="Times New Roman" w:eastAsia="仿宋_GB2312" w:hAnsi="Times New Roman" w:hint="eastAsia"/>
                <w:sz w:val="18"/>
                <w:szCs w:val="18"/>
                <w:lang w:eastAsia="zh-CN"/>
              </w:rPr>
              <w:t>1000</w:t>
            </w:r>
            <w:r>
              <w:rPr>
                <w:rFonts w:ascii="Times New Roman" w:eastAsia="仿宋_GB2312" w:hAnsi="Times New Roman"/>
                <w:sz w:val="18"/>
                <w:szCs w:val="18"/>
                <w:lang w:eastAsia="zh-CN"/>
              </w:rPr>
              <w:t xml:space="preserve"> mg/day</w:t>
            </w:r>
          </w:p>
          <w:p w14:paraId="4D566669"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w:t>
            </w:r>
            <w:r>
              <w:rPr>
                <w:rFonts w:ascii="Times New Roman" w:eastAsia="仿宋_GB2312" w:hAnsi="Times New Roman" w:hint="eastAsia"/>
                <w:sz w:val="18"/>
                <w:szCs w:val="18"/>
                <w:lang w:eastAsia="zh-CN"/>
              </w:rPr>
              <w:t>10</w:t>
            </w:r>
            <w:r>
              <w:rPr>
                <w:rFonts w:ascii="Times New Roman" w:eastAsia="仿宋_GB2312" w:hAnsi="Times New Roman"/>
                <w:sz w:val="18"/>
                <w:szCs w:val="18"/>
                <w:lang w:eastAsia="zh-CN"/>
              </w:rPr>
              <w:t xml:space="preserve"> ppm</w:t>
            </w:r>
          </w:p>
        </w:tc>
        <w:tc>
          <w:tcPr>
            <w:tcW w:w="552" w:type="pct"/>
            <w:shd w:val="clear" w:color="auto" w:fill="FFFFFF" w:themeFill="background1"/>
            <w:vAlign w:val="center"/>
          </w:tcPr>
          <w:p w14:paraId="06A3B11A"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NMT 10 ppm</w:t>
            </w:r>
          </w:p>
        </w:tc>
      </w:tr>
      <w:tr w:rsidR="00EB6880" w14:paraId="6311B841" w14:textId="77777777">
        <w:trPr>
          <w:trHeight w:val="606"/>
          <w:jc w:val="center"/>
        </w:trPr>
        <w:tc>
          <w:tcPr>
            <w:tcW w:w="556" w:type="pct"/>
            <w:vAlign w:val="center"/>
          </w:tcPr>
          <w:p w14:paraId="0387BC9A" w14:textId="77777777" w:rsidR="00EB6880" w:rsidRDefault="00692187">
            <w:pPr>
              <w:jc w:val="center"/>
              <w:rPr>
                <w:rFonts w:ascii="Times New Roman" w:hAnsi="Times New Roman"/>
                <w:sz w:val="18"/>
                <w:szCs w:val="18"/>
                <w:shd w:val="clear" w:color="auto" w:fill="FFFFFF"/>
              </w:rPr>
            </w:pPr>
            <w:r>
              <w:rPr>
                <w:rFonts w:ascii="Times New Roman" w:eastAsia="仿宋_GB2312" w:hAnsi="Times New Roman"/>
                <w:bCs/>
                <w:sz w:val="18"/>
                <w:szCs w:val="18"/>
                <w:lang w:eastAsia="zh-CN"/>
              </w:rPr>
              <w:t>TJ4S-1200-AT02</w:t>
            </w:r>
          </w:p>
        </w:tc>
        <w:tc>
          <w:tcPr>
            <w:tcW w:w="556" w:type="pct"/>
            <w:vAlign w:val="center"/>
          </w:tcPr>
          <w:p w14:paraId="095B2303" w14:textId="4902EC8B"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N/A</w:t>
            </w:r>
            <w:r>
              <w:rPr>
                <w:rFonts w:ascii="Times New Roman" w:eastAsia="仿宋_GB2312" w:hAnsi="Times New Roman"/>
                <w:sz w:val="18"/>
                <w:szCs w:val="18"/>
                <w:vertAlign w:val="superscript"/>
                <w:lang w:eastAsia="zh-CN"/>
              </w:rPr>
              <w:t>3</w:t>
            </w:r>
          </w:p>
        </w:tc>
        <w:tc>
          <w:tcPr>
            <w:tcW w:w="556" w:type="pct"/>
            <w:vAlign w:val="center"/>
          </w:tcPr>
          <w:p w14:paraId="085ACD03" w14:textId="10396DE6"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N/A</w:t>
            </w:r>
            <w:r>
              <w:rPr>
                <w:rFonts w:ascii="Times New Roman" w:eastAsia="仿宋_GB2312" w:hAnsi="Times New Roman" w:hint="eastAsia"/>
                <w:sz w:val="18"/>
                <w:szCs w:val="18"/>
                <w:vertAlign w:val="superscript"/>
                <w:lang w:eastAsia="zh-CN"/>
              </w:rPr>
              <w:t>3</w:t>
            </w:r>
          </w:p>
        </w:tc>
        <w:tc>
          <w:tcPr>
            <w:tcW w:w="556" w:type="pct"/>
            <w:vAlign w:val="center"/>
          </w:tcPr>
          <w:p w14:paraId="6C2626E2"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ASYM-141366</w:t>
            </w:r>
          </w:p>
        </w:tc>
        <w:tc>
          <w:tcPr>
            <w:tcW w:w="556" w:type="pct"/>
            <w:vAlign w:val="center"/>
          </w:tcPr>
          <w:p w14:paraId="0EAE9AA0"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MTDDnext=</w:t>
            </w:r>
          </w:p>
          <w:p w14:paraId="5B6E9C9A"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1000</w:t>
            </w:r>
            <w:r>
              <w:rPr>
                <w:rFonts w:ascii="Times New Roman" w:eastAsia="仿宋_GB2312" w:hAnsi="Times New Roman"/>
                <w:sz w:val="18"/>
                <w:szCs w:val="18"/>
                <w:lang w:eastAsia="zh-CN"/>
              </w:rPr>
              <w:t xml:space="preserve"> mg/day</w:t>
            </w:r>
          </w:p>
        </w:tc>
        <w:tc>
          <w:tcPr>
            <w:tcW w:w="556" w:type="pct"/>
            <w:vAlign w:val="center"/>
          </w:tcPr>
          <w:p w14:paraId="3D7AADCA" w14:textId="0639C0D0"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N/A</w:t>
            </w:r>
            <w:r>
              <w:rPr>
                <w:rFonts w:ascii="Times New Roman" w:eastAsia="仿宋_GB2312" w:hAnsi="Times New Roman"/>
                <w:sz w:val="18"/>
                <w:szCs w:val="18"/>
                <w:vertAlign w:val="superscript"/>
                <w:lang w:eastAsia="zh-CN"/>
              </w:rPr>
              <w:t>3</w:t>
            </w:r>
          </w:p>
        </w:tc>
        <w:tc>
          <w:tcPr>
            <w:tcW w:w="556" w:type="pct"/>
            <w:vAlign w:val="center"/>
          </w:tcPr>
          <w:p w14:paraId="266A032A" w14:textId="70A69E23"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105.63kg</w:t>
            </w:r>
          </w:p>
        </w:tc>
        <w:tc>
          <w:tcPr>
            <w:tcW w:w="556" w:type="pct"/>
            <w:vAlign w:val="center"/>
          </w:tcPr>
          <w:p w14:paraId="6EF9EAA9" w14:textId="430D95DB"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N/A</w:t>
            </w:r>
            <w:r>
              <w:rPr>
                <w:rFonts w:ascii="Times New Roman" w:eastAsia="仿宋_GB2312" w:hAnsi="Times New Roman"/>
                <w:sz w:val="18"/>
                <w:szCs w:val="18"/>
                <w:vertAlign w:val="superscript"/>
                <w:lang w:eastAsia="zh-CN"/>
              </w:rPr>
              <w:t>3</w:t>
            </w:r>
          </w:p>
        </w:tc>
        <w:tc>
          <w:tcPr>
            <w:tcW w:w="552" w:type="pct"/>
            <w:shd w:val="clear" w:color="auto" w:fill="FFFFFF" w:themeFill="background1"/>
            <w:vAlign w:val="center"/>
          </w:tcPr>
          <w:p w14:paraId="04AC5A52" w14:textId="7B3AD72F"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N/A</w:t>
            </w:r>
            <w:r>
              <w:rPr>
                <w:rFonts w:ascii="Times New Roman" w:eastAsia="仿宋_GB2312" w:hAnsi="Times New Roman"/>
                <w:sz w:val="18"/>
                <w:szCs w:val="18"/>
                <w:vertAlign w:val="superscript"/>
                <w:lang w:eastAsia="zh-CN"/>
              </w:rPr>
              <w:t>3</w:t>
            </w:r>
          </w:p>
        </w:tc>
      </w:tr>
    </w:tbl>
    <w:p w14:paraId="39D685DB" w14:textId="77777777" w:rsidR="00EB6880" w:rsidRDefault="00692187">
      <w:pPr>
        <w:spacing w:beforeLines="50" w:before="120" w:line="360" w:lineRule="auto"/>
        <w:jc w:val="both"/>
        <w:rPr>
          <w:rFonts w:ascii="Times New Roman" w:eastAsia="仿宋_GB2312" w:hAnsi="Times New Roman"/>
          <w:b/>
          <w:i/>
          <w:sz w:val="18"/>
          <w:szCs w:val="18"/>
          <w:lang w:eastAsia="zh-CN"/>
        </w:rPr>
      </w:pPr>
      <w:r>
        <w:rPr>
          <w:rFonts w:ascii="Times New Roman" w:eastAsia="仿宋_GB2312" w:hAnsi="Times New Roman"/>
          <w:b/>
          <w:i/>
          <w:sz w:val="18"/>
          <w:szCs w:val="18"/>
          <w:lang w:eastAsia="zh-CN"/>
        </w:rPr>
        <w:t>Note 3</w:t>
      </w:r>
      <w:r>
        <w:rPr>
          <w:rFonts w:ascii="Times New Roman" w:eastAsia="仿宋_GB2312" w:hAnsi="Times New Roman" w:hint="eastAsia"/>
          <w:i/>
          <w:sz w:val="18"/>
          <w:szCs w:val="18"/>
          <w:lang w:eastAsia="zh-CN"/>
        </w:rPr>
        <w:t>：</w:t>
      </w:r>
      <w:r>
        <w:rPr>
          <w:rFonts w:ascii="Times New Roman" w:eastAsia="仿宋_GB2312" w:hAnsi="Times New Roman"/>
          <w:i/>
          <w:sz w:val="18"/>
          <w:szCs w:val="18"/>
          <w:lang w:eastAsia="zh-CN"/>
        </w:rPr>
        <w:t>Before TJ4S-1200-AT02 is used for ASYM-141366 production, the storage tank was mainly used to prepare solutions such as DMF/methanol, with extremely low residual risk and therefore no target substances.</w:t>
      </w:r>
    </w:p>
    <w:p w14:paraId="252DB57F" w14:textId="77777777" w:rsidR="00EB6880" w:rsidRDefault="00692187">
      <w:pPr>
        <w:spacing w:line="360" w:lineRule="auto"/>
        <w:jc w:val="both"/>
        <w:rPr>
          <w:rFonts w:ascii="Times New Roman" w:eastAsia="仿宋_GB2312" w:hAnsi="Times New Roman"/>
          <w:sz w:val="21"/>
          <w:szCs w:val="20"/>
          <w:lang w:eastAsia="zh-CN"/>
        </w:rPr>
      </w:pPr>
      <w:r>
        <w:rPr>
          <w:rFonts w:ascii="Times New Roman" w:eastAsia="仿宋_GB2312" w:hAnsi="Times New Roman"/>
          <w:sz w:val="21"/>
          <w:szCs w:val="20"/>
          <w:lang w:eastAsia="zh-CN"/>
        </w:rPr>
        <w:t>The calculation of MACO and ARL following the formula as specified in DS-GMP-003 &lt;</w:t>
      </w:r>
      <w:r>
        <w:rPr>
          <w:rFonts w:ascii="Times New Roman" w:hAnsi="Times New Roman"/>
        </w:rPr>
        <w:t xml:space="preserve"> </w:t>
      </w:r>
      <w:r>
        <w:rPr>
          <w:rFonts w:ascii="Times New Roman" w:eastAsia="仿宋_GB2312" w:hAnsi="Times New Roman"/>
          <w:sz w:val="21"/>
          <w:szCs w:val="20"/>
          <w:lang w:eastAsia="zh-CN"/>
        </w:rPr>
        <w:t xml:space="preserve">Equipment cleaning management procedure for GMP production&gt; (current version), for example: </w:t>
      </w:r>
    </w:p>
    <w:p w14:paraId="659883BB" w14:textId="77777777" w:rsidR="00EB6880" w:rsidRDefault="00692187">
      <w:pPr>
        <w:rPr>
          <w:rFonts w:ascii="Times New Roman" w:eastAsiaTheme="minorEastAsia" w:hAnsi="Times New Roman"/>
          <w:szCs w:val="22"/>
        </w:rPr>
      </w:pPr>
      <m:oMathPara>
        <m:oMath>
          <m:r>
            <w:rPr>
              <w:rFonts w:ascii="Cambria Math" w:hAnsi="Cambria Math"/>
            </w:rPr>
            <m:t>ARL=</m:t>
          </m:r>
          <m:f>
            <m:fPr>
              <m:ctrlPr>
                <w:rPr>
                  <w:rFonts w:ascii="Cambria Math" w:eastAsiaTheme="minorHAnsi" w:hAnsi="Cambria Math"/>
                  <w:i/>
                  <w:szCs w:val="22"/>
                </w:rPr>
              </m:ctrlPr>
            </m:fPr>
            <m:num>
              <m:r>
                <w:rPr>
                  <w:rFonts w:ascii="Cambria Math" w:hAnsi="Cambria Math"/>
                </w:rPr>
                <m:t>PDE</m:t>
              </m:r>
            </m:num>
            <m:den>
              <m:r>
                <w:rPr>
                  <w:rFonts w:ascii="Cambria Math" w:hAnsi="Cambria Math"/>
                </w:rPr>
                <m:t>MTDDnext</m:t>
              </m:r>
            </m:den>
          </m:f>
        </m:oMath>
      </m:oMathPara>
    </w:p>
    <w:p w14:paraId="54B37277" w14:textId="77777777" w:rsidR="00EB6880" w:rsidRDefault="00692187">
      <w:pPr>
        <w:spacing w:beforeLines="50" w:before="120" w:line="312" w:lineRule="auto"/>
        <w:jc w:val="center"/>
        <w:rPr>
          <w:rFonts w:ascii="Times New Roman" w:eastAsia="仿宋_GB2312" w:hAnsi="Times New Roman"/>
          <w:sz w:val="21"/>
          <w:szCs w:val="21"/>
          <w:lang w:eastAsia="zh-CN"/>
        </w:rPr>
      </w:pPr>
      <m:oMathPara>
        <m:oMath>
          <m:r>
            <w:rPr>
              <w:rFonts w:ascii="Cambria Math" w:hAnsi="Cambria Math"/>
            </w:rPr>
            <m:t>MACO=ARL×MBS=</m:t>
          </m:r>
          <m:f>
            <m:fPr>
              <m:ctrlPr>
                <w:rPr>
                  <w:rFonts w:ascii="Cambria Math" w:eastAsiaTheme="minorHAnsi" w:hAnsi="Cambria Math"/>
                  <w:i/>
                  <w:szCs w:val="22"/>
                </w:rPr>
              </m:ctrlPr>
            </m:fPr>
            <m:num>
              <m:r>
                <w:rPr>
                  <w:rFonts w:ascii="Cambria Math" w:hAnsi="Cambria Math"/>
                </w:rPr>
                <m:t>PDE×MBS</m:t>
              </m:r>
            </m:num>
            <m:den>
              <m:r>
                <w:rPr>
                  <w:rFonts w:ascii="Cambria Math" w:hAnsi="Cambria Math"/>
                </w:rPr>
                <m:t>MTDDnext</m:t>
              </m:r>
            </m:den>
          </m:f>
        </m:oMath>
      </m:oMathPara>
    </w:p>
    <w:p w14:paraId="14D06979" w14:textId="77777777" w:rsidR="00EB6880" w:rsidRDefault="00692187">
      <w:pPr>
        <w:spacing w:line="360" w:lineRule="auto"/>
        <w:jc w:val="both"/>
        <w:rPr>
          <w:rFonts w:ascii="Times New Roman" w:eastAsia="仿宋_GB2312" w:hAnsi="Times New Roman"/>
          <w:sz w:val="21"/>
          <w:szCs w:val="20"/>
          <w:lang w:eastAsia="zh-CN"/>
        </w:rPr>
      </w:pPr>
      <w:r>
        <w:rPr>
          <w:rFonts w:ascii="Times New Roman" w:eastAsia="仿宋_GB2312" w:hAnsi="Times New Roman"/>
          <w:sz w:val="21"/>
          <w:szCs w:val="21"/>
          <w:lang w:eastAsia="zh-CN"/>
        </w:rPr>
        <w:t xml:space="preserve">The acronyms in the above equations are listed in </w:t>
      </w:r>
      <w:r>
        <w:rPr>
          <w:rFonts w:ascii="Times New Roman" w:eastAsia="仿宋_GB2312" w:hAnsi="Times New Roman"/>
          <w:b/>
          <w:bCs/>
          <w:sz w:val="21"/>
          <w:szCs w:val="21"/>
          <w:lang w:eastAsia="zh-CN"/>
        </w:rPr>
        <w:t>Attachment 5</w:t>
      </w:r>
      <w:r>
        <w:rPr>
          <w:rFonts w:ascii="Times New Roman" w:eastAsia="仿宋_GB2312" w:hAnsi="Times New Roman"/>
          <w:sz w:val="21"/>
          <w:szCs w:val="21"/>
          <w:lang w:eastAsia="zh-CN"/>
        </w:rPr>
        <w:t xml:space="preserve">. </w:t>
      </w:r>
      <w:r>
        <w:rPr>
          <w:rFonts w:ascii="Times New Roman" w:eastAsia="仿宋_GB2312" w:hAnsi="Times New Roman"/>
          <w:sz w:val="21"/>
          <w:szCs w:val="20"/>
          <w:lang w:eastAsia="zh-CN"/>
        </w:rPr>
        <w:t>The release result of the equipment train will summarized into &lt;Equipment Training release checklist</w:t>
      </w:r>
      <w:bookmarkStart w:id="171" w:name="OLE_LINK6"/>
      <w:bookmarkStart w:id="172" w:name="OLE_LINK7"/>
      <w:r>
        <w:rPr>
          <w:rFonts w:ascii="Times New Roman" w:eastAsia="仿宋_GB2312" w:hAnsi="Times New Roman"/>
          <w:sz w:val="21"/>
          <w:szCs w:val="20"/>
          <w:lang w:eastAsia="zh-CN"/>
        </w:rPr>
        <w:t xml:space="preserve">&gt; </w:t>
      </w:r>
      <w:bookmarkEnd w:id="171"/>
      <w:bookmarkEnd w:id="172"/>
      <w:r>
        <w:rPr>
          <w:rFonts w:ascii="Times New Roman" w:eastAsia="仿宋_GB2312" w:hAnsi="Times New Roman"/>
          <w:sz w:val="21"/>
          <w:szCs w:val="20"/>
          <w:lang w:eastAsia="zh-CN"/>
        </w:rPr>
        <w:t xml:space="preserve">(QF03282). </w:t>
      </w:r>
    </w:p>
    <w:p w14:paraId="1A6AF856" w14:textId="77777777" w:rsidR="00EB6880" w:rsidRDefault="00692187">
      <w:pPr>
        <w:pStyle w:val="2"/>
        <w:numPr>
          <w:ilvl w:val="0"/>
          <w:numId w:val="12"/>
        </w:numPr>
        <w:spacing w:line="360" w:lineRule="auto"/>
        <w:ind w:rightChars="-64" w:right="-141"/>
        <w:jc w:val="left"/>
        <w:rPr>
          <w:rFonts w:ascii="Times New Roman" w:eastAsia="仿宋_GB2312" w:hAnsi="Times New Roman"/>
          <w:sz w:val="21"/>
          <w:lang w:eastAsia="zh-CN"/>
        </w:rPr>
      </w:pPr>
      <w:bookmarkStart w:id="173" w:name="_Toc243680242"/>
      <w:r>
        <w:rPr>
          <w:rFonts w:ascii="Times New Roman" w:eastAsia="仿宋_GB2312" w:hAnsi="Times New Roman"/>
          <w:sz w:val="21"/>
          <w:lang w:eastAsia="zh-CN"/>
        </w:rPr>
        <w:t>Batch to batch flushing to mitigate the risk in the high risk equipment</w:t>
      </w:r>
      <w:bookmarkEnd w:id="173"/>
      <w:r>
        <w:rPr>
          <w:rFonts w:ascii="Times New Roman" w:eastAsia="仿宋_GB2312" w:hAnsi="Times New Roman"/>
          <w:sz w:val="21"/>
          <w:lang w:eastAsia="zh-CN"/>
        </w:rPr>
        <w:t xml:space="preserve">                                                              </w:t>
      </w:r>
    </w:p>
    <w:p w14:paraId="14C5C99F" w14:textId="77777777" w:rsidR="00EB6880" w:rsidRDefault="00692187">
      <w:pPr>
        <w:spacing w:line="360" w:lineRule="auto"/>
        <w:jc w:val="both"/>
        <w:rPr>
          <w:rFonts w:ascii="Times New Roman" w:eastAsia="仿宋_GB2312" w:hAnsi="Times New Roman"/>
          <w:sz w:val="21"/>
          <w:szCs w:val="21"/>
          <w:lang w:eastAsia="zh-CN"/>
        </w:rPr>
      </w:pPr>
      <w:r>
        <w:rPr>
          <w:rFonts w:ascii="Times New Roman" w:eastAsia="仿宋_GB2312" w:hAnsi="Times New Roman"/>
          <w:sz w:val="21"/>
          <w:szCs w:val="21"/>
          <w:lang w:eastAsia="zh-CN"/>
        </w:rPr>
        <w:t xml:space="preserve">The equipment with high risk shall be cleaned after each batch per Level 0/B criteria to mitigate the risk per step 1 process tolerance, as summarized in </w:t>
      </w:r>
      <w:r>
        <w:rPr>
          <w:rFonts w:ascii="Times New Roman" w:eastAsia="仿宋_GB2312" w:hAnsi="Times New Roman"/>
          <w:b/>
          <w:sz w:val="21"/>
          <w:szCs w:val="21"/>
          <w:lang w:eastAsia="zh-CN"/>
        </w:rPr>
        <w:t>Table 6-4</w:t>
      </w:r>
      <w:r>
        <w:rPr>
          <w:rFonts w:ascii="Times New Roman" w:eastAsia="仿宋_GB2312" w:hAnsi="Times New Roman"/>
          <w:sz w:val="21"/>
          <w:szCs w:val="21"/>
          <w:lang w:eastAsia="zh-CN"/>
        </w:rPr>
        <w:t xml:space="preserve">. According to the assessment in </w:t>
      </w:r>
      <w:r>
        <w:rPr>
          <w:rFonts w:ascii="Times New Roman" w:eastAsia="仿宋_GB2312" w:hAnsi="Times New Roman"/>
          <w:b/>
          <w:sz w:val="21"/>
          <w:szCs w:val="21"/>
          <w:lang w:eastAsia="zh-CN"/>
        </w:rPr>
        <w:t>Table 6-4</w:t>
      </w:r>
      <w:r>
        <w:rPr>
          <w:rFonts w:ascii="Times New Roman" w:eastAsia="仿宋_GB2312" w:hAnsi="Times New Roman"/>
          <w:sz w:val="21"/>
          <w:szCs w:val="21"/>
          <w:lang w:eastAsia="zh-CN"/>
        </w:rPr>
        <w:t xml:space="preserve">, the equipment </w:t>
      </w:r>
      <w:del w:id="174" w:author="fuzhonghua" w:date="2026-10-27T09:33:00Z">
        <w:r>
          <w:rPr>
            <w:rFonts w:ascii="Times New Roman" w:eastAsia="仿宋_GB2312" w:hAnsi="Times New Roman"/>
            <w:sz w:val="21"/>
            <w:szCs w:val="21"/>
            <w:lang w:eastAsia="zh-CN"/>
          </w:rPr>
          <w:delText>TJ4-1213-R22</w:delText>
        </w:r>
      </w:del>
      <w:ins w:id="175" w:author="fuzhonghua" w:date="2026-10-27T09:33:00Z">
        <w:r>
          <w:rPr>
            <w:rFonts w:ascii="Times New Roman" w:eastAsia="仿宋_GB2312" w:hAnsi="Times New Roman"/>
            <w:sz w:val="21"/>
            <w:szCs w:val="21"/>
            <w:lang w:eastAsia="zh-CN"/>
          </w:rPr>
          <w:t>TJ4S-1213-R22</w:t>
        </w:r>
      </w:ins>
      <w:r>
        <w:rPr>
          <w:rFonts w:ascii="Times New Roman" w:eastAsia="仿宋_GB2312" w:hAnsi="Times New Roman"/>
          <w:sz w:val="21"/>
          <w:szCs w:val="21"/>
          <w:lang w:eastAsia="zh-CN"/>
        </w:rPr>
        <w:t xml:space="preserve"> and equipment TJ4S-1200-AT02 show high risks, respectively, thus they will be subjected to batch-to-batch flushing. The batch-to-batch cleaning method shall be defined in &lt; CMb-TJ414002001&gt; (current version).</w:t>
      </w:r>
    </w:p>
    <w:p w14:paraId="02D48C17" w14:textId="77777777" w:rsidR="00EB6880" w:rsidRDefault="00692187">
      <w:pPr>
        <w:pStyle w:val="af2"/>
        <w:tabs>
          <w:tab w:val="clear" w:pos="8640"/>
        </w:tabs>
        <w:spacing w:beforeLines="50" w:before="120" w:afterLines="50" w:after="120" w:line="360" w:lineRule="auto"/>
        <w:jc w:val="center"/>
        <w:rPr>
          <w:rFonts w:ascii="Times New Roman" w:eastAsia="仿宋_GB2312" w:hAnsi="Times New Roman"/>
          <w:b/>
          <w:i/>
          <w:sz w:val="21"/>
          <w:szCs w:val="20"/>
          <w:lang w:eastAsia="zh-CN"/>
        </w:rPr>
      </w:pPr>
      <w:r>
        <w:rPr>
          <w:rFonts w:ascii="Times New Roman" w:eastAsia="仿宋_GB2312" w:hAnsi="Times New Roman"/>
          <w:b/>
          <w:i/>
          <w:sz w:val="21"/>
          <w:szCs w:val="20"/>
          <w:lang w:eastAsia="zh-CN"/>
        </w:rPr>
        <w:t>Table 6-4, Risk assessment on batch to batch flushing</w:t>
      </w:r>
    </w:p>
    <w:tbl>
      <w:tblPr>
        <w:tblW w:w="48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97"/>
        <w:gridCol w:w="969"/>
        <w:gridCol w:w="917"/>
        <w:gridCol w:w="1369"/>
        <w:gridCol w:w="4235"/>
        <w:gridCol w:w="1527"/>
        <w:tblGridChange w:id="176">
          <w:tblGrid>
            <w:gridCol w:w="397"/>
            <w:gridCol w:w="969"/>
            <w:gridCol w:w="917"/>
            <w:gridCol w:w="1369"/>
            <w:gridCol w:w="163"/>
            <w:gridCol w:w="4072"/>
            <w:gridCol w:w="238"/>
            <w:gridCol w:w="1289"/>
          </w:tblGrid>
        </w:tblGridChange>
      </w:tblGrid>
      <w:tr w:rsidR="00EB6880" w14:paraId="58C8B6D6" w14:textId="77777777">
        <w:trPr>
          <w:trHeight w:val="397"/>
          <w:tblHeader/>
          <w:jc w:val="center"/>
        </w:trPr>
        <w:tc>
          <w:tcPr>
            <w:tcW w:w="227" w:type="pct"/>
            <w:shd w:val="clear" w:color="auto" w:fill="F2F2F2" w:themeFill="background1" w:themeFillShade="F2"/>
            <w:vAlign w:val="center"/>
          </w:tcPr>
          <w:p w14:paraId="2F0F1218" w14:textId="77777777" w:rsidR="00EB6880" w:rsidRDefault="00692187">
            <w:pPr>
              <w:spacing w:line="360" w:lineRule="auto"/>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lastRenderedPageBreak/>
              <w:t>Step No.</w:t>
            </w:r>
          </w:p>
        </w:tc>
        <w:tc>
          <w:tcPr>
            <w:tcW w:w="523" w:type="pct"/>
            <w:shd w:val="clear" w:color="auto" w:fill="F2F2F2" w:themeFill="background1" w:themeFillShade="F2"/>
            <w:vAlign w:val="center"/>
          </w:tcPr>
          <w:p w14:paraId="7035DDFD"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lang w:eastAsia="zh-CN"/>
              </w:rPr>
              <w:t>E</w:t>
            </w:r>
            <w:r>
              <w:rPr>
                <w:rFonts w:ascii="Times New Roman" w:eastAsia="仿宋_GB2312" w:hAnsi="Times New Roman"/>
                <w:b/>
                <w:bCs/>
                <w:sz w:val="18"/>
                <w:szCs w:val="18"/>
              </w:rPr>
              <w:t>quipment name</w:t>
            </w:r>
          </w:p>
        </w:tc>
        <w:tc>
          <w:tcPr>
            <w:tcW w:w="523" w:type="pct"/>
            <w:shd w:val="clear" w:color="auto" w:fill="F2F2F2" w:themeFill="background1" w:themeFillShade="F2"/>
            <w:vAlign w:val="center"/>
          </w:tcPr>
          <w:p w14:paraId="5D921763"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rPr>
              <w:t>Equipment ID</w:t>
            </w:r>
          </w:p>
        </w:tc>
        <w:tc>
          <w:tcPr>
            <w:tcW w:w="890" w:type="pct"/>
            <w:shd w:val="clear" w:color="auto" w:fill="F2F2F2" w:themeFill="background1" w:themeFillShade="F2"/>
            <w:vAlign w:val="center"/>
          </w:tcPr>
          <w:p w14:paraId="48982122"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rPr>
              <w:t>Function</w:t>
            </w:r>
          </w:p>
        </w:tc>
        <w:tc>
          <w:tcPr>
            <w:tcW w:w="2323" w:type="pct"/>
            <w:shd w:val="clear" w:color="auto" w:fill="F2F2F2" w:themeFill="background1" w:themeFillShade="F2"/>
            <w:vAlign w:val="center"/>
          </w:tcPr>
          <w:p w14:paraId="0F3BEBF9"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rPr>
              <w:t>Risk assessment</w:t>
            </w:r>
          </w:p>
        </w:tc>
        <w:tc>
          <w:tcPr>
            <w:tcW w:w="513" w:type="pct"/>
            <w:shd w:val="clear" w:color="auto" w:fill="F2F2F2" w:themeFill="background1" w:themeFillShade="F2"/>
            <w:vAlign w:val="center"/>
          </w:tcPr>
          <w:p w14:paraId="08D8620A" w14:textId="77777777" w:rsidR="00EB6880" w:rsidRDefault="00692187">
            <w:pPr>
              <w:spacing w:line="360" w:lineRule="auto"/>
              <w:contextualSpacing/>
              <w:jc w:val="center"/>
              <w:rPr>
                <w:rFonts w:ascii="Times New Roman" w:eastAsia="仿宋_GB2312" w:hAnsi="Times New Roman"/>
                <w:b/>
                <w:bCs/>
                <w:sz w:val="18"/>
                <w:szCs w:val="18"/>
              </w:rPr>
            </w:pPr>
            <w:ins w:id="177" w:author="fuzhonghua" w:date="2026-10-27T09:55:00Z">
              <w:r>
                <w:rPr>
                  <w:rFonts w:ascii="Times New Roman" w:eastAsia="仿宋_GB2312" w:hAnsi="Times New Roman"/>
                  <w:b/>
                  <w:bCs/>
                  <w:sz w:val="18"/>
                  <w:szCs w:val="18"/>
                </w:rPr>
                <w:t>Conclusion</w:t>
              </w:r>
            </w:ins>
            <w:del w:id="178" w:author="fuzhonghua" w:date="2026-10-27T09:55:00Z">
              <w:r>
                <w:rPr>
                  <w:rFonts w:ascii="Times New Roman" w:eastAsia="仿宋_GB2312" w:hAnsi="Times New Roman"/>
                  <w:b/>
                  <w:bCs/>
                  <w:sz w:val="18"/>
                  <w:szCs w:val="18"/>
                </w:rPr>
                <w:delText>Risk rank</w:delText>
              </w:r>
            </w:del>
          </w:p>
        </w:tc>
      </w:tr>
      <w:tr w:rsidR="00EB6880" w14:paraId="22A001D4" w14:textId="77777777">
        <w:trPr>
          <w:trHeight w:val="397"/>
          <w:jc w:val="center"/>
        </w:trPr>
        <w:tc>
          <w:tcPr>
            <w:tcW w:w="227" w:type="pct"/>
            <w:vMerge w:val="restart"/>
            <w:vAlign w:val="center"/>
          </w:tcPr>
          <w:p w14:paraId="271B1FE9"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w:t>
            </w:r>
          </w:p>
        </w:tc>
        <w:tc>
          <w:tcPr>
            <w:tcW w:w="523" w:type="pct"/>
            <w:vAlign w:val="center"/>
          </w:tcPr>
          <w:p w14:paraId="56A40443" w14:textId="77777777" w:rsidR="00EB6880" w:rsidRDefault="00692187">
            <w:pPr>
              <w:spacing w:line="360" w:lineRule="auto"/>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 xml:space="preserve">Peptide Solid Phase Synthesizer </w:t>
            </w:r>
          </w:p>
        </w:tc>
        <w:tc>
          <w:tcPr>
            <w:tcW w:w="523" w:type="pct"/>
            <w:vAlign w:val="center"/>
          </w:tcPr>
          <w:p w14:paraId="6D445747" w14:textId="77777777" w:rsidR="00EB6880" w:rsidRDefault="00692187">
            <w:pPr>
              <w:spacing w:line="360" w:lineRule="auto"/>
              <w:ind w:leftChars="55" w:left="121" w:rightChars="50" w:right="110" w:firstLineChars="1" w:firstLine="2"/>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TJ4S-1213-Sy15</w:t>
            </w:r>
          </w:p>
          <w:p w14:paraId="71D52FEF" w14:textId="77777777" w:rsidR="00EB6880" w:rsidRDefault="00692187">
            <w:pPr>
              <w:spacing w:line="360" w:lineRule="auto"/>
              <w:ind w:leftChars="55" w:left="121" w:rightChars="50" w:right="110" w:firstLineChars="1" w:firstLine="2"/>
              <w:contextualSpacing/>
              <w:jc w:val="center"/>
              <w:rPr>
                <w:rFonts w:ascii="Times New Roman" w:hAnsi="Times New Roman"/>
                <w:sz w:val="18"/>
                <w:szCs w:val="18"/>
                <w:shd w:val="clear" w:color="auto" w:fill="FFFFFF"/>
              </w:rPr>
            </w:pPr>
            <w:r>
              <w:rPr>
                <w:rFonts w:ascii="Times New Roman" w:eastAsia="仿宋_GB2312" w:hAnsi="Times New Roman"/>
                <w:bCs/>
                <w:sz w:val="18"/>
                <w:szCs w:val="18"/>
                <w:lang w:eastAsia="zh-CN"/>
              </w:rPr>
              <w:t>(3000L)</w:t>
            </w:r>
          </w:p>
        </w:tc>
        <w:tc>
          <w:tcPr>
            <w:tcW w:w="890" w:type="pct"/>
            <w:vAlign w:val="center"/>
          </w:tcPr>
          <w:p w14:paraId="1A9CC875" w14:textId="77777777" w:rsidR="00EB6880" w:rsidRDefault="00692187">
            <w:pPr>
              <w:spacing w:line="360" w:lineRule="auto"/>
              <w:ind w:leftChars="55" w:left="121" w:rightChars="50" w:right="110" w:firstLineChars="1" w:firstLine="2"/>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Amino acid activation, Peptide synthesis, Activat</w:t>
            </w:r>
            <w:r>
              <w:rPr>
                <w:rFonts w:ascii="Times New Roman" w:eastAsia="仿宋_GB2312" w:hAnsi="Times New Roman" w:hint="eastAsia"/>
                <w:bCs/>
                <w:sz w:val="18"/>
                <w:szCs w:val="18"/>
                <w:lang w:eastAsia="zh-CN"/>
              </w:rPr>
              <w:t>e,</w:t>
            </w:r>
            <w:r>
              <w:rPr>
                <w:rFonts w:ascii="Times New Roman" w:eastAsia="仿宋_GB2312" w:hAnsi="Times New Roman"/>
                <w:bCs/>
                <w:sz w:val="18"/>
                <w:szCs w:val="18"/>
                <w:lang w:eastAsia="zh-CN"/>
              </w:rPr>
              <w:t xml:space="preserve"> Drying</w:t>
            </w:r>
          </w:p>
        </w:tc>
        <w:tc>
          <w:tcPr>
            <w:tcW w:w="2323" w:type="pct"/>
            <w:vAlign w:val="center"/>
          </w:tcPr>
          <w:p w14:paraId="0BC2E1E3" w14:textId="77777777" w:rsidR="00EB6880" w:rsidRDefault="00692187">
            <w:pPr>
              <w:spacing w:line="360" w:lineRule="auto"/>
              <w:ind w:leftChars="55" w:left="121" w:rightChars="50" w:right="110" w:firstLineChars="1" w:firstLine="2"/>
              <w:contextualSpacing/>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This equipment is critical for solid-phase synthesis. The solid-phase synthesis reactor has a complex internal structure, and peptidyl resin exhibits poor solubility, making it hard to </w:t>
            </w:r>
            <w:r>
              <w:rPr>
                <w:rFonts w:ascii="Times New Roman" w:eastAsia="仿宋_GB2312" w:hAnsi="Times New Roman" w:hint="eastAsia"/>
                <w:sz w:val="18"/>
                <w:szCs w:val="18"/>
                <w:lang w:eastAsia="zh-CN"/>
              </w:rPr>
              <w:t>b</w:t>
            </w:r>
            <w:r>
              <w:rPr>
                <w:rFonts w:ascii="Times New Roman" w:eastAsia="仿宋_GB2312" w:hAnsi="Times New Roman"/>
                <w:sz w:val="18"/>
                <w:szCs w:val="18"/>
                <w:lang w:eastAsia="zh-CN"/>
              </w:rPr>
              <w:t xml:space="preserve">e cleaned completely by batch to batch flush. Inadequate cleaning will directly compromise the product quality of subsequent batches. </w:t>
            </w:r>
          </w:p>
          <w:p w14:paraId="4E60697A" w14:textId="77777777" w:rsidR="00EB6880" w:rsidRDefault="00692187">
            <w:pPr>
              <w:spacing w:line="360" w:lineRule="auto"/>
              <w:ind w:leftChars="55" w:left="121" w:rightChars="50" w:right="110" w:firstLineChars="1" w:firstLine="2"/>
              <w:contextualSpacing/>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In the solid-phase synthesis reactor, 2-CTC resin undergoes repeated cycles of coupling, washing, deprotection and re-washing, last drying to produce the peptidyl resin in-process intermediate ASYM-141366. Incomplete cleaning within campaign may lead to formation of additional long-chain impurities during the reaction cycles of the next batch. The reactor shall be disassembled for thorough cleaning upon completion of each batch to ensure no solid peptide resin residues remain, performing disassemble major cleaning every batch, so no need batch to batch flush.</w:t>
            </w:r>
          </w:p>
        </w:tc>
        <w:tc>
          <w:tcPr>
            <w:tcW w:w="513" w:type="pct"/>
            <w:vAlign w:val="center"/>
          </w:tcPr>
          <w:p w14:paraId="63BB4702" w14:textId="77777777" w:rsidR="00EB6880" w:rsidRDefault="00692187">
            <w:pPr>
              <w:spacing w:line="360" w:lineRule="auto"/>
              <w:ind w:leftChars="55" w:left="121" w:rightChars="50" w:right="110" w:firstLineChars="1" w:firstLine="2"/>
              <w:contextualSpacing/>
              <w:jc w:val="center"/>
              <w:rPr>
                <w:rFonts w:ascii="Times New Roman" w:eastAsia="仿宋_GB2312" w:hAnsi="Times New Roman"/>
                <w:sz w:val="18"/>
                <w:szCs w:val="18"/>
                <w:lang w:eastAsia="zh-CN"/>
              </w:rPr>
            </w:pPr>
            <w:r>
              <w:rPr>
                <w:rFonts w:ascii="Times New Roman" w:eastAsia="仿宋_GB2312" w:hAnsi="Times New Roman" w:cs="Arial"/>
                <w:sz w:val="18"/>
                <w:szCs w:val="18"/>
              </w:rPr>
              <w:t>Disassembled major cleaning is performed for every batch; therefore, batch-to-batch flush is not required.</w:t>
            </w:r>
            <w:r>
              <w:rPr>
                <w:rFonts w:ascii="Times New Roman" w:eastAsia="仿宋_GB2312" w:hAnsi="Times New Roman"/>
                <w:sz w:val="18"/>
                <w:szCs w:val="18"/>
                <w:lang w:eastAsia="zh-CN"/>
              </w:rPr>
              <w:t xml:space="preserve"> </w:t>
            </w:r>
          </w:p>
        </w:tc>
      </w:tr>
      <w:tr w:rsidR="00EB6880" w14:paraId="0777693D" w14:textId="77777777">
        <w:trPr>
          <w:trHeight w:val="397"/>
          <w:jc w:val="center"/>
        </w:trPr>
        <w:tc>
          <w:tcPr>
            <w:tcW w:w="227" w:type="pct"/>
            <w:vMerge/>
            <w:vAlign w:val="center"/>
          </w:tcPr>
          <w:p w14:paraId="6F72DD48" w14:textId="77777777" w:rsidR="00EB6880" w:rsidRDefault="00EB6880">
            <w:pPr>
              <w:spacing w:line="360" w:lineRule="auto"/>
              <w:contextualSpacing/>
              <w:jc w:val="center"/>
              <w:rPr>
                <w:rFonts w:ascii="Times New Roman" w:eastAsia="仿宋_GB2312" w:hAnsi="Times New Roman"/>
                <w:sz w:val="18"/>
                <w:szCs w:val="18"/>
                <w:lang w:eastAsia="zh-CN"/>
              </w:rPr>
            </w:pPr>
          </w:p>
        </w:tc>
        <w:tc>
          <w:tcPr>
            <w:tcW w:w="523" w:type="pct"/>
            <w:vAlign w:val="center"/>
          </w:tcPr>
          <w:p w14:paraId="24A006FF" w14:textId="77777777" w:rsidR="00EB6880" w:rsidRDefault="00692187">
            <w:pPr>
              <w:spacing w:line="360" w:lineRule="auto"/>
              <w:ind w:leftChars="55" w:left="121" w:rightChars="50" w:right="110" w:firstLineChars="1" w:firstLine="2"/>
              <w:contextualSpacing/>
              <w:jc w:val="center"/>
              <w:rPr>
                <w:rFonts w:ascii="Times New Roman" w:eastAsia="仿宋_GB2312" w:hAnsi="Times New Roman"/>
                <w:sz w:val="18"/>
                <w:szCs w:val="18"/>
                <w:lang w:eastAsia="zh-CN"/>
              </w:rPr>
            </w:pPr>
            <w:r>
              <w:rPr>
                <w:rFonts w:ascii="Times New Roman" w:hAnsi="Times New Roman"/>
                <w:sz w:val="18"/>
                <w:szCs w:val="18"/>
                <w:shd w:val="clear" w:color="auto" w:fill="FFFFFF"/>
              </w:rPr>
              <w:t>Glass-lined Reactor</w:t>
            </w:r>
            <w:r>
              <w:rPr>
                <w:rFonts w:ascii="Times New Roman" w:eastAsia="仿宋_GB2312" w:hAnsi="Times New Roman"/>
                <w:bCs/>
                <w:sz w:val="18"/>
                <w:szCs w:val="18"/>
                <w:lang w:eastAsia="zh-CN"/>
              </w:rPr>
              <w:t xml:space="preserve"> </w:t>
            </w:r>
          </w:p>
        </w:tc>
        <w:tc>
          <w:tcPr>
            <w:tcW w:w="523" w:type="pct"/>
            <w:vAlign w:val="center"/>
          </w:tcPr>
          <w:p w14:paraId="2A393796" w14:textId="77777777" w:rsidR="00EB6880" w:rsidRDefault="00692187">
            <w:pPr>
              <w:spacing w:line="360" w:lineRule="auto"/>
              <w:ind w:leftChars="55" w:left="121" w:rightChars="50" w:right="110" w:firstLineChars="1" w:firstLine="2"/>
              <w:contextualSpacing/>
              <w:jc w:val="center"/>
              <w:rPr>
                <w:rFonts w:ascii="Times New Roman" w:hAnsi="Times New Roman"/>
                <w:sz w:val="18"/>
                <w:szCs w:val="18"/>
                <w:shd w:val="clear" w:color="auto" w:fill="FFFFFF"/>
              </w:rPr>
            </w:pPr>
            <w:r>
              <w:rPr>
                <w:rFonts w:ascii="Times New Roman" w:hAnsi="Times New Roman"/>
                <w:sz w:val="18"/>
                <w:szCs w:val="18"/>
                <w:shd w:val="clear" w:color="auto" w:fill="FFFFFF"/>
              </w:rPr>
              <w:t>TJ4S-1213-R22</w:t>
            </w:r>
          </w:p>
          <w:p w14:paraId="70162BE3" w14:textId="77777777" w:rsidR="00EB6880" w:rsidRDefault="00692187">
            <w:pPr>
              <w:spacing w:line="360" w:lineRule="auto"/>
              <w:ind w:leftChars="55" w:left="121" w:rightChars="50" w:right="110" w:firstLineChars="1" w:firstLine="2"/>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(1000L)</w:t>
            </w:r>
          </w:p>
        </w:tc>
        <w:tc>
          <w:tcPr>
            <w:tcW w:w="890" w:type="pct"/>
            <w:vAlign w:val="center"/>
          </w:tcPr>
          <w:p w14:paraId="1D9E9EB9" w14:textId="77777777" w:rsidR="00EB6880" w:rsidRDefault="00692187">
            <w:pPr>
              <w:spacing w:line="360" w:lineRule="auto"/>
              <w:ind w:leftChars="55" w:left="121" w:rightChars="50" w:right="110" w:firstLineChars="1" w:firstLine="2"/>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Pyridine/acetic anhydride DMF solution preparation</w:t>
            </w:r>
          </w:p>
        </w:tc>
        <w:tc>
          <w:tcPr>
            <w:tcW w:w="2323" w:type="pct"/>
            <w:vAlign w:val="center"/>
          </w:tcPr>
          <w:p w14:paraId="693BF167" w14:textId="77777777" w:rsidR="00EB6880" w:rsidRDefault="00692187">
            <w:pPr>
              <w:spacing w:line="360" w:lineRule="auto"/>
              <w:ind w:leftChars="55" w:left="121" w:rightChars="50" w:right="110" w:firstLineChars="1" w:firstLine="2"/>
              <w:contextualSpacing/>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This equipment is used to prepare </w:t>
            </w:r>
            <w:r>
              <w:rPr>
                <w:rFonts w:ascii="Times New Roman" w:eastAsia="仿宋_GB2312" w:hAnsi="Times New Roman" w:hint="eastAsia"/>
                <w:bCs/>
                <w:sz w:val="18"/>
                <w:szCs w:val="18"/>
                <w:lang w:eastAsia="zh-CN"/>
              </w:rPr>
              <w:t>p</w:t>
            </w:r>
            <w:r>
              <w:rPr>
                <w:rFonts w:ascii="Times New Roman" w:eastAsia="仿宋_GB2312" w:hAnsi="Times New Roman"/>
                <w:bCs/>
                <w:sz w:val="18"/>
                <w:szCs w:val="18"/>
                <w:lang w:eastAsia="zh-CN"/>
              </w:rPr>
              <w:t>yridine/acetic anhydride DMF</w:t>
            </w:r>
            <w:r>
              <w:rPr>
                <w:rFonts w:ascii="Times New Roman" w:eastAsia="仿宋_GB2312" w:hAnsi="Times New Roman"/>
                <w:sz w:val="18"/>
                <w:szCs w:val="18"/>
                <w:lang w:eastAsia="zh-CN"/>
              </w:rPr>
              <w:t xml:space="preserve"> solution. During the continuous production, the residual pyridine and acetic anhydride in the reactor may lead to the accumulation of impurities. </w:t>
            </w:r>
            <w:r>
              <w:rPr>
                <w:rFonts w:ascii="Times New Roman" w:eastAsia="仿宋_GB2312" w:hAnsi="Times New Roman" w:hint="eastAsia"/>
                <w:bCs/>
                <w:sz w:val="18"/>
                <w:szCs w:val="18"/>
                <w:lang w:eastAsia="zh-CN"/>
              </w:rPr>
              <w:t>p</w:t>
            </w:r>
            <w:r>
              <w:rPr>
                <w:rFonts w:ascii="Times New Roman" w:eastAsia="仿宋_GB2312" w:hAnsi="Times New Roman"/>
                <w:bCs/>
                <w:sz w:val="18"/>
                <w:szCs w:val="18"/>
                <w:lang w:eastAsia="zh-CN"/>
              </w:rPr>
              <w:t>yridine</w:t>
            </w:r>
            <w:r>
              <w:rPr>
                <w:rFonts w:ascii="Times New Roman" w:eastAsia="仿宋_GB2312" w:hAnsi="Times New Roman"/>
                <w:sz w:val="18"/>
                <w:szCs w:val="18"/>
                <w:lang w:eastAsia="zh-CN"/>
              </w:rPr>
              <w:t xml:space="preserve"> and acetic anhydride are easily removed using </w:t>
            </w:r>
            <w:r>
              <w:rPr>
                <w:rFonts w:ascii="Times New Roman" w:eastAsia="仿宋_GB2312" w:hAnsi="Times New Roman"/>
                <w:bCs/>
                <w:sz w:val="18"/>
                <w:szCs w:val="18"/>
                <w:lang w:eastAsia="zh-CN"/>
              </w:rPr>
              <w:t>DMF</w:t>
            </w:r>
            <w:del w:id="179" w:author="fuzhonghua" w:date="2026-10-27T09:56:00Z">
              <w:r>
                <w:rPr>
                  <w:rFonts w:ascii="Times New Roman" w:eastAsia="仿宋_GB2312" w:hAnsi="Times New Roman"/>
                  <w:sz w:val="18"/>
                  <w:szCs w:val="18"/>
                  <w:lang w:eastAsia="zh-CN"/>
                </w:rPr>
                <w:delText xml:space="preserve">, perform </w:delText>
              </w:r>
              <w:commentRangeStart w:id="180"/>
              <w:r>
                <w:rPr>
                  <w:rFonts w:ascii="Times New Roman" w:eastAsia="仿宋_GB2312" w:hAnsi="Times New Roman"/>
                  <w:sz w:val="18"/>
                  <w:szCs w:val="18"/>
                  <w:lang w:eastAsia="zh-CN"/>
                </w:rPr>
                <w:delText>batch</w:delText>
              </w:r>
              <w:commentRangeEnd w:id="180"/>
              <w:r>
                <w:rPr>
                  <w:rStyle w:val="aff0"/>
                </w:rPr>
                <w:commentReference w:id="180"/>
              </w:r>
              <w:r>
                <w:rPr>
                  <w:rFonts w:ascii="Times New Roman" w:eastAsia="仿宋_GB2312" w:hAnsi="Times New Roman"/>
                  <w:sz w:val="18"/>
                  <w:szCs w:val="18"/>
                  <w:lang w:eastAsia="zh-CN"/>
                </w:rPr>
                <w:delText xml:space="preserve"> to batch flushing</w:delText>
              </w:r>
            </w:del>
            <w:r>
              <w:rPr>
                <w:rFonts w:ascii="Times New Roman" w:eastAsia="仿宋_GB2312" w:hAnsi="Times New Roman"/>
                <w:sz w:val="18"/>
                <w:szCs w:val="18"/>
                <w:lang w:eastAsia="zh-CN"/>
              </w:rPr>
              <w:t xml:space="preserve">. Based on above, it is low risk </w:t>
            </w:r>
            <w:r>
              <w:rPr>
                <w:rFonts w:ascii="Times New Roman" w:eastAsia="仿宋_GB2312" w:hAnsi="Times New Roman"/>
                <w:color w:val="0000FF"/>
                <w:sz w:val="18"/>
                <w:szCs w:val="18"/>
                <w:lang w:eastAsia="zh-CN"/>
              </w:rPr>
              <w:t>to perform batch to batch flushing</w:t>
            </w:r>
            <w:r>
              <w:rPr>
                <w:rFonts w:ascii="Times New Roman" w:eastAsia="仿宋_GB2312" w:hAnsi="Times New Roman"/>
                <w:sz w:val="18"/>
                <w:szCs w:val="18"/>
                <w:lang w:eastAsia="zh-CN"/>
              </w:rPr>
              <w:t xml:space="preserve">. Therefore, after each batch is completed, </w:t>
            </w:r>
            <w:r>
              <w:rPr>
                <w:rFonts w:ascii="Times New Roman" w:eastAsia="仿宋_GB2312" w:hAnsi="Times New Roman"/>
                <w:color w:val="0000FF"/>
                <w:sz w:val="18"/>
                <w:szCs w:val="18"/>
                <w:lang w:eastAsia="zh-CN"/>
              </w:rPr>
              <w:t xml:space="preserve">the </w:t>
            </w:r>
            <w:r>
              <w:rPr>
                <w:rFonts w:ascii="Times New Roman" w:hAnsi="Times New Roman"/>
                <w:color w:val="0000FF"/>
                <w:sz w:val="18"/>
                <w:szCs w:val="18"/>
                <w:shd w:val="clear" w:color="auto" w:fill="FFFFFF"/>
              </w:rPr>
              <w:t>Glass-lined Reactor</w:t>
            </w:r>
            <w:r>
              <w:rPr>
                <w:rFonts w:ascii="Times New Roman" w:eastAsia="仿宋_GB2312" w:hAnsi="Times New Roman"/>
                <w:color w:val="0000FF"/>
                <w:sz w:val="18"/>
                <w:szCs w:val="18"/>
                <w:lang w:eastAsia="zh-CN"/>
              </w:rPr>
              <w:t xml:space="preserve"> needs to </w:t>
            </w:r>
            <w:ins w:id="181" w:author="Lu Li0762" w:date="2026-10-26T15:35:00Z">
              <w:r>
                <w:rPr>
                  <w:rFonts w:ascii="Times New Roman" w:eastAsia="仿宋_GB2312" w:hAnsi="Times New Roman"/>
                  <w:color w:val="0000FF"/>
                  <w:sz w:val="18"/>
                  <w:szCs w:val="18"/>
                  <w:lang w:eastAsia="zh-CN"/>
                </w:rPr>
                <w:t xml:space="preserve">perform </w:t>
              </w:r>
            </w:ins>
            <w:del w:id="182" w:author="Lu Li0762" w:date="2026-10-26T15:35:00Z">
              <w:r>
                <w:rPr>
                  <w:rFonts w:ascii="Times New Roman" w:eastAsia="仿宋_GB2312" w:hAnsi="Times New Roman"/>
                  <w:color w:val="0000FF"/>
                  <w:sz w:val="18"/>
                  <w:szCs w:val="18"/>
                  <w:lang w:eastAsia="zh-CN"/>
                </w:rPr>
                <w:delText xml:space="preserve">conduct </w:delText>
              </w:r>
            </w:del>
            <w:r>
              <w:rPr>
                <w:rFonts w:ascii="Times New Roman" w:eastAsia="仿宋_GB2312" w:hAnsi="Times New Roman"/>
                <w:color w:val="0000FF"/>
                <w:sz w:val="18"/>
                <w:szCs w:val="18"/>
                <w:lang w:eastAsia="zh-CN"/>
              </w:rPr>
              <w:t>batch to batch flush by spray ball (coverage test qualification refer to SVP-TJ4-101.12-052).</w:t>
            </w:r>
          </w:p>
        </w:tc>
        <w:tc>
          <w:tcPr>
            <w:tcW w:w="513" w:type="pct"/>
            <w:vAlign w:val="center"/>
          </w:tcPr>
          <w:p w14:paraId="4EE8A5DB" w14:textId="77777777" w:rsidR="00EB6880" w:rsidRDefault="00692187">
            <w:pPr>
              <w:spacing w:line="360" w:lineRule="auto"/>
              <w:ind w:leftChars="55" w:left="121" w:rightChars="50" w:right="110" w:firstLineChars="1" w:firstLine="2"/>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After each batch is completed, the </w:t>
            </w:r>
            <w:ins w:id="183" w:author="fuzhonghua" w:date="2026-10-27T09:55:00Z">
              <w:r>
                <w:rPr>
                  <w:rFonts w:ascii="Times New Roman" w:hAnsi="Times New Roman"/>
                  <w:sz w:val="18"/>
                  <w:szCs w:val="18"/>
                  <w:shd w:val="clear" w:color="auto" w:fill="FFFFFF"/>
                </w:rPr>
                <w:t>Glass-lined Reactor</w:t>
              </w:r>
            </w:ins>
            <w:del w:id="184" w:author="fuzhonghua" w:date="2026-10-27T09:55:00Z">
              <w:r>
                <w:rPr>
                  <w:rFonts w:ascii="Times New Roman" w:eastAsia="仿宋_GB2312" w:hAnsi="Times New Roman"/>
                  <w:bCs/>
                  <w:sz w:val="18"/>
                  <w:szCs w:val="18"/>
                  <w:lang w:eastAsia="zh-CN"/>
                </w:rPr>
                <w:delText>Agitation tank</w:delText>
              </w:r>
            </w:del>
            <w:r>
              <w:rPr>
                <w:rFonts w:ascii="Times New Roman" w:eastAsia="仿宋_GB2312" w:hAnsi="Times New Roman"/>
                <w:sz w:val="18"/>
                <w:szCs w:val="18"/>
                <w:lang w:eastAsia="zh-CN"/>
              </w:rPr>
              <w:t xml:space="preserve"> needs to conduct batch to batch flush</w:t>
            </w:r>
          </w:p>
        </w:tc>
      </w:tr>
      <w:tr w:rsidR="00EB6880" w14:paraId="75EDCDF0" w14:textId="77777777" w:rsidTr="00EB6880">
        <w:tblPrEx>
          <w:tblW w:w="48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Change w:id="185" w:author="Lu Li0762" w:date="2026-10-26T15:38:00Z">
            <w:tblPrEx>
              <w:tblW w:w="48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blPrExChange>
        </w:tblPrEx>
        <w:trPr>
          <w:trHeight w:val="607"/>
          <w:jc w:val="center"/>
          <w:trPrChange w:id="186" w:author="Lu Li0762" w:date="2026-10-26T15:38:00Z">
            <w:trPr>
              <w:trHeight w:val="2549"/>
              <w:jc w:val="center"/>
            </w:trPr>
          </w:trPrChange>
        </w:trPr>
        <w:tc>
          <w:tcPr>
            <w:tcW w:w="227" w:type="pct"/>
            <w:vMerge/>
            <w:vAlign w:val="center"/>
            <w:tcPrChange w:id="187" w:author="Lu Li0762" w:date="2026-10-26T15:38:00Z">
              <w:tcPr>
                <w:tcW w:w="227" w:type="pct"/>
                <w:vMerge/>
                <w:vAlign w:val="center"/>
              </w:tcPr>
            </w:tcPrChange>
          </w:tcPr>
          <w:p w14:paraId="0B0CF599" w14:textId="77777777" w:rsidR="00EB6880" w:rsidRDefault="00EB6880">
            <w:pPr>
              <w:spacing w:line="360" w:lineRule="auto"/>
              <w:contextualSpacing/>
              <w:jc w:val="center"/>
              <w:rPr>
                <w:rFonts w:ascii="Times New Roman" w:eastAsia="仿宋_GB2312" w:hAnsi="Times New Roman"/>
                <w:sz w:val="18"/>
                <w:szCs w:val="18"/>
                <w:lang w:eastAsia="zh-CN"/>
              </w:rPr>
            </w:pPr>
          </w:p>
        </w:tc>
        <w:tc>
          <w:tcPr>
            <w:tcW w:w="523" w:type="pct"/>
            <w:vAlign w:val="center"/>
            <w:tcPrChange w:id="188" w:author="Lu Li0762" w:date="2026-10-26T15:38:00Z">
              <w:tcPr>
                <w:tcW w:w="523" w:type="pct"/>
                <w:vAlign w:val="center"/>
              </w:tcPr>
            </w:tcPrChange>
          </w:tcPr>
          <w:p w14:paraId="0B36970C" w14:textId="77777777" w:rsidR="00EB6880" w:rsidRDefault="00692187">
            <w:pPr>
              <w:spacing w:line="360" w:lineRule="auto"/>
              <w:ind w:leftChars="55" w:left="121" w:rightChars="50" w:right="110" w:firstLineChars="1" w:firstLine="2"/>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Agitation tank</w:t>
            </w:r>
          </w:p>
        </w:tc>
        <w:tc>
          <w:tcPr>
            <w:tcW w:w="523" w:type="pct"/>
            <w:vAlign w:val="center"/>
            <w:tcPrChange w:id="189" w:author="Lu Li0762" w:date="2026-10-26T15:38:00Z">
              <w:tcPr>
                <w:tcW w:w="523" w:type="pct"/>
                <w:vAlign w:val="center"/>
              </w:tcPr>
            </w:tcPrChange>
          </w:tcPr>
          <w:p w14:paraId="484D5E22" w14:textId="77777777" w:rsidR="00EB6880" w:rsidRDefault="00692187">
            <w:pPr>
              <w:spacing w:line="360" w:lineRule="auto"/>
              <w:ind w:leftChars="55" w:left="121" w:rightChars="50" w:right="110" w:firstLineChars="1" w:firstLine="2"/>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TJ4S-1200-AT02</w:t>
            </w:r>
          </w:p>
          <w:p w14:paraId="5B210FB9" w14:textId="77777777" w:rsidR="00EB6880" w:rsidRDefault="00692187">
            <w:pPr>
              <w:spacing w:line="360" w:lineRule="auto"/>
              <w:ind w:leftChars="55" w:left="121" w:rightChars="50" w:right="110" w:firstLineChars="1" w:firstLine="2"/>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(500L)</w:t>
            </w:r>
          </w:p>
        </w:tc>
        <w:tc>
          <w:tcPr>
            <w:tcW w:w="890" w:type="pct"/>
            <w:vAlign w:val="center"/>
            <w:tcPrChange w:id="190" w:author="Lu Li0762" w:date="2026-10-26T15:38:00Z">
              <w:tcPr>
                <w:tcW w:w="890" w:type="pct"/>
                <w:gridSpan w:val="2"/>
                <w:vAlign w:val="center"/>
              </w:tcPr>
            </w:tcPrChange>
          </w:tcPr>
          <w:p w14:paraId="1E651017" w14:textId="77777777" w:rsidR="00EB6880" w:rsidRDefault="00692187">
            <w:pPr>
              <w:spacing w:line="360" w:lineRule="auto"/>
              <w:ind w:leftChars="55" w:left="121" w:rightChars="50" w:right="110" w:firstLineChars="1" w:firstLine="2"/>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 xml:space="preserve">Oxyma/DMF solution preparation </w:t>
            </w:r>
          </w:p>
        </w:tc>
        <w:tc>
          <w:tcPr>
            <w:tcW w:w="2323" w:type="pct"/>
            <w:vAlign w:val="center"/>
            <w:tcPrChange w:id="191" w:author="Lu Li0762" w:date="2026-10-26T15:38:00Z">
              <w:tcPr>
                <w:tcW w:w="2323" w:type="pct"/>
                <w:gridSpan w:val="2"/>
                <w:vAlign w:val="center"/>
              </w:tcPr>
            </w:tcPrChange>
          </w:tcPr>
          <w:p w14:paraId="2626FAB4" w14:textId="77777777" w:rsidR="00EB6880" w:rsidRDefault="00692187">
            <w:pPr>
              <w:spacing w:line="360" w:lineRule="auto"/>
              <w:ind w:leftChars="55" w:left="121" w:rightChars="50" w:right="110" w:firstLineChars="1" w:firstLine="2"/>
              <w:contextualSpacing/>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This equipment is used to prepare the Oxyma/DMF solution. During the continuous production, due to long interval between batches, dissolved Oxyma may lead to the accumulation of impurities. If residual material from previous batch remains uncleaned in the reactor, it will be incorporated into subsequent batch, and residues may accumulate inside the reactor over successive batches. </w:t>
            </w:r>
            <w:r>
              <w:rPr>
                <w:rFonts w:ascii="Times New Roman" w:eastAsia="仿宋_GB2312" w:hAnsi="Times New Roman"/>
                <w:bCs/>
                <w:sz w:val="18"/>
                <w:szCs w:val="18"/>
                <w:lang w:eastAsia="zh-CN"/>
              </w:rPr>
              <w:t>Oxyma</w:t>
            </w:r>
            <w:r>
              <w:rPr>
                <w:rFonts w:ascii="Times New Roman" w:eastAsia="仿宋_GB2312" w:hAnsi="Times New Roman"/>
                <w:sz w:val="18"/>
                <w:szCs w:val="18"/>
                <w:lang w:eastAsia="zh-CN"/>
              </w:rPr>
              <w:t xml:space="preserve"> </w:t>
            </w:r>
            <w:r>
              <w:rPr>
                <w:rFonts w:ascii="Times New Roman" w:eastAsia="仿宋_GB2312" w:hAnsi="Times New Roman" w:hint="eastAsia"/>
                <w:sz w:val="18"/>
                <w:szCs w:val="18"/>
                <w:lang w:eastAsia="zh-CN"/>
              </w:rPr>
              <w:t>is</w:t>
            </w:r>
            <w:r>
              <w:rPr>
                <w:rFonts w:ascii="Times New Roman" w:eastAsia="仿宋_GB2312" w:hAnsi="Times New Roman"/>
                <w:sz w:val="18"/>
                <w:szCs w:val="18"/>
                <w:lang w:eastAsia="zh-CN"/>
              </w:rPr>
              <w:t xml:space="preserve"> easily removed using </w:t>
            </w:r>
            <w:r>
              <w:rPr>
                <w:rFonts w:ascii="Times New Roman" w:eastAsia="仿宋_GB2312" w:hAnsi="Times New Roman"/>
                <w:bCs/>
                <w:sz w:val="18"/>
                <w:szCs w:val="18"/>
                <w:lang w:eastAsia="zh-CN"/>
              </w:rPr>
              <w:t>DMF</w:t>
            </w:r>
            <w:del w:id="192" w:author="fuzhonghua" w:date="2026-10-27T09:56:00Z">
              <w:r>
                <w:rPr>
                  <w:rFonts w:ascii="Times New Roman" w:eastAsia="仿宋_GB2312" w:hAnsi="Times New Roman"/>
                  <w:sz w:val="18"/>
                  <w:szCs w:val="18"/>
                  <w:lang w:eastAsia="zh-CN"/>
                </w:rPr>
                <w:delText>, perform batch to batch flushing.</w:delText>
              </w:r>
            </w:del>
            <w:r>
              <w:rPr>
                <w:rFonts w:ascii="Times New Roman" w:eastAsia="仿宋_GB2312" w:hAnsi="Times New Roman"/>
                <w:sz w:val="18"/>
                <w:szCs w:val="18"/>
                <w:lang w:eastAsia="zh-CN"/>
              </w:rPr>
              <w:t xml:space="preserve"> Based on above, it is low risk to perform </w:t>
            </w:r>
            <w:r>
              <w:rPr>
                <w:rFonts w:ascii="Times New Roman" w:eastAsia="仿宋_GB2312" w:hAnsi="Times New Roman"/>
                <w:color w:val="0000FF"/>
                <w:sz w:val="18"/>
                <w:szCs w:val="18"/>
                <w:lang w:eastAsia="zh-CN"/>
              </w:rPr>
              <w:t>batch to batch flushing</w:t>
            </w:r>
            <w:r>
              <w:rPr>
                <w:rFonts w:ascii="Times New Roman" w:eastAsia="仿宋_GB2312" w:hAnsi="Times New Roman"/>
                <w:sz w:val="18"/>
                <w:szCs w:val="18"/>
                <w:lang w:eastAsia="zh-CN"/>
              </w:rPr>
              <w:t xml:space="preserve">. </w:t>
            </w:r>
            <w:r>
              <w:rPr>
                <w:rFonts w:ascii="Times New Roman" w:eastAsia="仿宋_GB2312" w:hAnsi="Times New Roman"/>
                <w:color w:val="0000FF"/>
                <w:sz w:val="18"/>
                <w:szCs w:val="18"/>
                <w:lang w:eastAsia="zh-CN"/>
              </w:rPr>
              <w:t xml:space="preserve">Therefore, after each batch is completed, the Agitation tank needs to conduct batch to </w:t>
            </w:r>
            <w:r>
              <w:rPr>
                <w:rFonts w:ascii="Times New Roman" w:eastAsia="仿宋_GB2312" w:hAnsi="Times New Roman"/>
                <w:color w:val="0000FF"/>
                <w:sz w:val="18"/>
                <w:szCs w:val="18"/>
                <w:lang w:eastAsia="zh-CN"/>
              </w:rPr>
              <w:lastRenderedPageBreak/>
              <w:t>batch flush by spray ball (coverage test qualification refer to SVP-TJ4-170.01-068).</w:t>
            </w:r>
          </w:p>
        </w:tc>
        <w:tc>
          <w:tcPr>
            <w:tcW w:w="513" w:type="pct"/>
            <w:vAlign w:val="center"/>
            <w:tcPrChange w:id="193" w:author="Lu Li0762" w:date="2026-10-26T15:38:00Z">
              <w:tcPr>
                <w:tcW w:w="513" w:type="pct"/>
                <w:vAlign w:val="center"/>
              </w:tcPr>
            </w:tcPrChange>
          </w:tcPr>
          <w:p w14:paraId="20B5B502" w14:textId="77777777" w:rsidR="00EB6880" w:rsidRDefault="00692187">
            <w:pPr>
              <w:spacing w:line="360" w:lineRule="auto"/>
              <w:ind w:leftChars="55" w:left="121" w:rightChars="50" w:right="110" w:firstLineChars="1" w:firstLine="2"/>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lastRenderedPageBreak/>
              <w:t xml:space="preserve">After each batch is completed, the </w:t>
            </w:r>
            <w:r>
              <w:rPr>
                <w:rFonts w:ascii="Times New Roman" w:eastAsia="仿宋_GB2312" w:hAnsi="Times New Roman"/>
                <w:bCs/>
                <w:sz w:val="18"/>
                <w:szCs w:val="18"/>
                <w:lang w:eastAsia="zh-CN"/>
              </w:rPr>
              <w:t>Agitation tank</w:t>
            </w:r>
            <w:r>
              <w:rPr>
                <w:rFonts w:ascii="Times New Roman" w:eastAsia="仿宋_GB2312" w:hAnsi="Times New Roman"/>
                <w:sz w:val="18"/>
                <w:szCs w:val="18"/>
                <w:lang w:eastAsia="zh-CN"/>
              </w:rPr>
              <w:t xml:space="preserve"> needs to conduct batch to batch flush</w:t>
            </w:r>
          </w:p>
        </w:tc>
      </w:tr>
    </w:tbl>
    <w:p w14:paraId="3F026394" w14:textId="77777777" w:rsidR="00EB6880" w:rsidRDefault="00692187">
      <w:pPr>
        <w:pStyle w:val="2"/>
        <w:numPr>
          <w:ilvl w:val="0"/>
          <w:numId w:val="12"/>
        </w:numPr>
        <w:rPr>
          <w:rFonts w:ascii="Times New Roman" w:eastAsia="仿宋_GB2312" w:hAnsi="Times New Roman"/>
          <w:sz w:val="21"/>
          <w:szCs w:val="18"/>
          <w:lang w:eastAsia="zh-CN"/>
        </w:rPr>
      </w:pPr>
      <w:bookmarkStart w:id="194" w:name="_Toc243680243"/>
      <w:r>
        <w:rPr>
          <w:rFonts w:ascii="Times New Roman" w:eastAsia="仿宋_GB2312" w:hAnsi="Times New Roman"/>
          <w:sz w:val="21"/>
          <w:szCs w:val="18"/>
          <w:lang w:eastAsia="zh-CN"/>
        </w:rPr>
        <w:lastRenderedPageBreak/>
        <w:t>Selection of the target residue compounds</w:t>
      </w:r>
      <w:bookmarkEnd w:id="194"/>
      <w:r>
        <w:rPr>
          <w:rFonts w:ascii="Times New Roman" w:eastAsia="仿宋_GB2312" w:hAnsi="Times New Roman"/>
          <w:sz w:val="21"/>
          <w:szCs w:val="18"/>
          <w:lang w:eastAsia="zh-CN"/>
        </w:rPr>
        <w:t xml:space="preserve"> </w:t>
      </w:r>
    </w:p>
    <w:p w14:paraId="59B2F41D" w14:textId="77777777" w:rsidR="00EB6880" w:rsidRDefault="00692187">
      <w:pPr>
        <w:spacing w:line="360" w:lineRule="auto"/>
        <w:jc w:val="both"/>
        <w:rPr>
          <w:rFonts w:ascii="Times New Roman" w:eastAsia="仿宋_GB2312" w:hAnsi="Times New Roman" w:cs="Arial"/>
          <w:sz w:val="21"/>
          <w:szCs w:val="21"/>
          <w:lang w:eastAsia="zh-CN"/>
        </w:rPr>
      </w:pPr>
      <w:r>
        <w:rPr>
          <w:rFonts w:ascii="Times New Roman" w:eastAsia="仿宋_GB2312" w:hAnsi="Times New Roman"/>
          <w:sz w:val="21"/>
          <w:szCs w:val="18"/>
          <w:lang w:eastAsia="zh-CN"/>
        </w:rPr>
        <w:t xml:space="preserve">As per the process of Step 1, the following materials are selected as the target residue compound for testing, see </w:t>
      </w:r>
      <w:r>
        <w:rPr>
          <w:rFonts w:ascii="Times New Roman" w:eastAsia="仿宋_GB2312" w:hAnsi="Times New Roman"/>
          <w:b/>
          <w:sz w:val="21"/>
          <w:szCs w:val="18"/>
          <w:lang w:eastAsia="zh-CN"/>
        </w:rPr>
        <w:t>Table 6-5</w:t>
      </w:r>
      <w:r>
        <w:rPr>
          <w:rFonts w:ascii="Times New Roman" w:eastAsia="仿宋_GB2312" w:hAnsi="Times New Roman"/>
          <w:sz w:val="21"/>
          <w:szCs w:val="18"/>
          <w:lang w:eastAsia="zh-CN"/>
        </w:rPr>
        <w:t>.</w:t>
      </w:r>
      <w:r>
        <w:rPr>
          <w:rFonts w:ascii="Times New Roman" w:eastAsia="仿宋_GB2312" w:hAnsi="Times New Roman" w:cs="Arial"/>
          <w:sz w:val="21"/>
          <w:szCs w:val="21"/>
          <w:lang w:eastAsia="zh-CN"/>
        </w:rPr>
        <w:t xml:space="preserve"> A</w:t>
      </w:r>
      <w:r>
        <w:rPr>
          <w:rFonts w:ascii="Times New Roman" w:eastAsia="仿宋_GB2312" w:hAnsi="Times New Roman" w:cs="Arial" w:hint="eastAsia"/>
          <w:sz w:val="21"/>
          <w:szCs w:val="21"/>
          <w:lang w:eastAsia="zh-CN"/>
        </w:rPr>
        <w:t>nd</w:t>
      </w:r>
      <w:r>
        <w:rPr>
          <w:rFonts w:ascii="Times New Roman" w:eastAsia="仿宋_GB2312" w:hAnsi="Times New Roman" w:cs="Arial"/>
          <w:sz w:val="21"/>
          <w:szCs w:val="21"/>
          <w:lang w:eastAsia="zh-CN"/>
        </w:rPr>
        <w:t xml:space="preserve"> the rationale for target residue compound selection of each equipment is listed in </w:t>
      </w:r>
      <w:r>
        <w:rPr>
          <w:rFonts w:ascii="Times New Roman" w:eastAsia="仿宋_GB2312" w:hAnsi="Times New Roman" w:cs="Arial"/>
          <w:b/>
          <w:sz w:val="21"/>
          <w:szCs w:val="21"/>
          <w:lang w:eastAsia="zh-CN"/>
        </w:rPr>
        <w:t>Table 6-6</w:t>
      </w:r>
      <w:r>
        <w:rPr>
          <w:rFonts w:ascii="Times New Roman" w:eastAsia="仿宋_GB2312" w:hAnsi="Times New Roman" w:cs="Arial"/>
          <w:sz w:val="21"/>
          <w:szCs w:val="21"/>
          <w:lang w:eastAsia="zh-CN"/>
        </w:rPr>
        <w:t>.</w:t>
      </w:r>
    </w:p>
    <w:p w14:paraId="414BE416" w14:textId="77777777" w:rsidR="00EB6880" w:rsidRDefault="00692187">
      <w:pPr>
        <w:pStyle w:val="af2"/>
        <w:tabs>
          <w:tab w:val="clear" w:pos="8640"/>
        </w:tabs>
        <w:spacing w:beforeLines="50" w:before="120" w:afterLines="50" w:after="120" w:line="360" w:lineRule="auto"/>
        <w:jc w:val="center"/>
        <w:rPr>
          <w:rFonts w:ascii="Times New Roman" w:eastAsia="仿宋_GB2312" w:hAnsi="Times New Roman"/>
          <w:b/>
          <w:i/>
          <w:sz w:val="21"/>
          <w:szCs w:val="18"/>
          <w:lang w:eastAsia="zh-CN"/>
        </w:rPr>
      </w:pPr>
      <w:r>
        <w:rPr>
          <w:rFonts w:ascii="Times New Roman" w:eastAsia="仿宋_GB2312" w:hAnsi="Times New Roman"/>
          <w:b/>
          <w:i/>
          <w:sz w:val="21"/>
          <w:szCs w:val="18"/>
          <w:lang w:eastAsia="zh-CN"/>
        </w:rPr>
        <w:t xml:space="preserve">Table 6-5, Target residue compound selected for testing </w:t>
      </w:r>
    </w:p>
    <w:tbl>
      <w:tblPr>
        <w:tblStyle w:val="af9"/>
        <w:tblW w:w="5000" w:type="pct"/>
        <w:jc w:val="center"/>
        <w:tblLayout w:type="fixed"/>
        <w:tblLook w:val="04A0" w:firstRow="1" w:lastRow="0" w:firstColumn="1" w:lastColumn="0" w:noHBand="0" w:noVBand="1"/>
      </w:tblPr>
      <w:tblGrid>
        <w:gridCol w:w="2122"/>
        <w:gridCol w:w="992"/>
        <w:gridCol w:w="1276"/>
        <w:gridCol w:w="2692"/>
        <w:gridCol w:w="1278"/>
        <w:gridCol w:w="1379"/>
      </w:tblGrid>
      <w:tr w:rsidR="00EB6880" w14:paraId="17AE2C8E" w14:textId="77777777">
        <w:trPr>
          <w:trHeight w:val="397"/>
          <w:tblHeader/>
          <w:jc w:val="center"/>
        </w:trPr>
        <w:tc>
          <w:tcPr>
            <w:tcW w:w="1089" w:type="pct"/>
            <w:shd w:val="clear" w:color="auto" w:fill="F2F2F2" w:themeFill="background1" w:themeFillShade="F2"/>
            <w:tcMar>
              <w:left w:w="28" w:type="dxa"/>
              <w:right w:w="28" w:type="dxa"/>
            </w:tcMar>
            <w:vAlign w:val="center"/>
          </w:tcPr>
          <w:p w14:paraId="1779FAE2"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Target Compound</w:t>
            </w:r>
          </w:p>
        </w:tc>
        <w:tc>
          <w:tcPr>
            <w:tcW w:w="509" w:type="pct"/>
            <w:shd w:val="clear" w:color="auto" w:fill="F2F2F2" w:themeFill="background1" w:themeFillShade="F2"/>
            <w:tcMar>
              <w:left w:w="28" w:type="dxa"/>
              <w:right w:w="28" w:type="dxa"/>
            </w:tcMar>
            <w:vAlign w:val="center"/>
          </w:tcPr>
          <w:p w14:paraId="3D9A703E"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Asymchem code</w:t>
            </w:r>
          </w:p>
        </w:tc>
        <w:tc>
          <w:tcPr>
            <w:tcW w:w="655" w:type="pct"/>
            <w:shd w:val="clear" w:color="auto" w:fill="F2F2F2" w:themeFill="background1" w:themeFillShade="F2"/>
            <w:tcMar>
              <w:left w:w="28" w:type="dxa"/>
              <w:right w:w="28" w:type="dxa"/>
            </w:tcMar>
            <w:vAlign w:val="center"/>
          </w:tcPr>
          <w:p w14:paraId="68D0C094"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Customer code</w:t>
            </w:r>
          </w:p>
        </w:tc>
        <w:tc>
          <w:tcPr>
            <w:tcW w:w="1382" w:type="pct"/>
            <w:shd w:val="clear" w:color="auto" w:fill="F2F2F2" w:themeFill="background1" w:themeFillShade="F2"/>
            <w:tcMar>
              <w:left w:w="28" w:type="dxa"/>
              <w:right w:w="28" w:type="dxa"/>
            </w:tcMar>
            <w:vAlign w:val="center"/>
          </w:tcPr>
          <w:p w14:paraId="2B78E79A"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Structure</w:t>
            </w:r>
          </w:p>
        </w:tc>
        <w:tc>
          <w:tcPr>
            <w:tcW w:w="656" w:type="pct"/>
            <w:shd w:val="clear" w:color="auto" w:fill="F2F2F2" w:themeFill="background1" w:themeFillShade="F2"/>
            <w:tcMar>
              <w:left w:w="28" w:type="dxa"/>
              <w:right w:w="28" w:type="dxa"/>
            </w:tcMar>
            <w:vAlign w:val="center"/>
          </w:tcPr>
          <w:p w14:paraId="5859BFC2"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Batch size kg</w:t>
            </w:r>
          </w:p>
        </w:tc>
        <w:tc>
          <w:tcPr>
            <w:tcW w:w="708" w:type="pct"/>
            <w:shd w:val="clear" w:color="auto" w:fill="F2F2F2" w:themeFill="background1" w:themeFillShade="F2"/>
            <w:tcMar>
              <w:left w:w="28" w:type="dxa"/>
              <w:right w:w="28" w:type="dxa"/>
            </w:tcMar>
            <w:vAlign w:val="center"/>
          </w:tcPr>
          <w:p w14:paraId="061E53E4"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Solubility data</w:t>
            </w:r>
          </w:p>
        </w:tc>
      </w:tr>
      <w:tr w:rsidR="00EB6880" w14:paraId="3BF50BFB" w14:textId="77777777">
        <w:trPr>
          <w:trHeight w:val="397"/>
          <w:jc w:val="center"/>
        </w:trPr>
        <w:tc>
          <w:tcPr>
            <w:tcW w:w="1089" w:type="pct"/>
            <w:tcMar>
              <w:left w:w="28" w:type="dxa"/>
              <w:right w:w="28" w:type="dxa"/>
            </w:tcMar>
            <w:vAlign w:val="center"/>
          </w:tcPr>
          <w:p w14:paraId="0FEFF857"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Fmoc-N’-Boc-L-ornithyl-L-leucyl-L-alanyl-L-γ-tBu-glutaminyl-α-methylphenylalanyl-L-leucyl-L-valyl-N’-(2,2,4,6,7-pentamethyldihydrobenzofuran-5-sulfonyl)-L-arginyl-tBu-L-seryl-tBu-L-seryl-N-triphenylmethyl-L-asparagyl-N-methyl-N’-triphenylmethyl-asparagyl-phenylalanyl-glycine</w:t>
            </w:r>
          </w:p>
        </w:tc>
        <w:tc>
          <w:tcPr>
            <w:tcW w:w="509" w:type="pct"/>
            <w:tcMar>
              <w:left w:w="28" w:type="dxa"/>
              <w:right w:w="28" w:type="dxa"/>
            </w:tcMar>
            <w:vAlign w:val="center"/>
          </w:tcPr>
          <w:p w14:paraId="0416D04A"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ASYM-140020</w:t>
            </w:r>
          </w:p>
        </w:tc>
        <w:tc>
          <w:tcPr>
            <w:tcW w:w="655" w:type="pct"/>
            <w:tcMar>
              <w:left w:w="28" w:type="dxa"/>
              <w:right w:w="28" w:type="dxa"/>
            </w:tcMar>
            <w:vAlign w:val="center"/>
          </w:tcPr>
          <w:p w14:paraId="7A416093"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LSN4182924</w:t>
            </w:r>
          </w:p>
        </w:tc>
        <w:tc>
          <w:tcPr>
            <w:tcW w:w="1382" w:type="pct"/>
            <w:tcMar>
              <w:left w:w="28" w:type="dxa"/>
              <w:right w:w="28" w:type="dxa"/>
            </w:tcMar>
            <w:vAlign w:val="center"/>
          </w:tcPr>
          <w:p w14:paraId="3922E25C"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rPr>
              <w:object w:dxaOrig="2520" w:dyaOrig="533" w14:anchorId="4D342D9D">
                <v:shape id="_x0000_i1027" type="#_x0000_t75" style="width:126pt;height:26.65pt" o:ole="">
                  <v:imagedata r:id="rId24" o:title=""/>
                </v:shape>
                <o:OLEObject Type="Embed" ProgID="ChemDraw.Document.6.0" ShapeID="_x0000_i1027" DrawAspect="Content" ObjectID="_1854714607" r:id="rId25"/>
              </w:object>
            </w:r>
          </w:p>
        </w:tc>
        <w:tc>
          <w:tcPr>
            <w:tcW w:w="656" w:type="pct"/>
            <w:tcMar>
              <w:left w:w="28" w:type="dxa"/>
              <w:right w:w="28" w:type="dxa"/>
            </w:tcMar>
            <w:vAlign w:val="center"/>
          </w:tcPr>
          <w:p w14:paraId="14AA4E7B"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105.63 ~278.62 </w:t>
            </w:r>
          </w:p>
        </w:tc>
        <w:tc>
          <w:tcPr>
            <w:tcW w:w="708" w:type="pct"/>
            <w:tcMar>
              <w:left w:w="28" w:type="dxa"/>
              <w:right w:w="28" w:type="dxa"/>
            </w:tcMar>
            <w:vAlign w:val="center"/>
          </w:tcPr>
          <w:p w14:paraId="649179A8" w14:textId="77777777" w:rsidR="00EB6880" w:rsidRDefault="00692187">
            <w:pPr>
              <w:contextualSpacing/>
              <w:jc w:val="center"/>
              <w:rPr>
                <w:rFonts w:ascii="Times New Roman" w:eastAsia="仿宋_GB2312" w:hAnsi="Times New Roman"/>
                <w:sz w:val="18"/>
                <w:szCs w:val="18"/>
                <w:lang w:eastAsia="zh-CN"/>
              </w:rPr>
            </w:pPr>
            <w:r>
              <w:rPr>
                <w:rFonts w:ascii="Times New Roman" w:eastAsia="FangSong" w:hAnsi="Times New Roman"/>
                <w:sz w:val="18"/>
                <w:szCs w:val="18"/>
                <w:lang w:eastAsia="zh-CN"/>
              </w:rPr>
              <w:t>1 g in 5 ml DMF at 2</w:t>
            </w:r>
            <w:del w:id="195" w:author="fuzhonghua" w:date="2026-10-27T10:01:00Z">
              <w:r>
                <w:rPr>
                  <w:rFonts w:ascii="Times New Roman" w:eastAsia="FangSong" w:hAnsi="Times New Roman" w:hint="eastAsia"/>
                  <w:sz w:val="18"/>
                  <w:szCs w:val="18"/>
                  <w:lang w:eastAsia="zh-CN"/>
                </w:rPr>
                <w:delText>0</w:delText>
              </w:r>
            </w:del>
            <w:ins w:id="196" w:author="fuzhonghua" w:date="2026-10-27T10:01:00Z">
              <w:r>
                <w:rPr>
                  <w:rFonts w:ascii="Times New Roman" w:eastAsia="FangSong" w:hAnsi="Times New Roman" w:hint="eastAsia"/>
                  <w:sz w:val="18"/>
                  <w:szCs w:val="18"/>
                  <w:lang w:eastAsia="zh-CN"/>
                </w:rPr>
                <w:t>3</w:t>
              </w:r>
            </w:ins>
            <w:r>
              <w:rPr>
                <w:rFonts w:ascii="Times New Roman" w:eastAsia="FangSong" w:hAnsi="Times New Roman"/>
                <w:sz w:val="18"/>
                <w:szCs w:val="18"/>
                <w:lang w:eastAsia="zh-CN"/>
              </w:rPr>
              <w:t>~2</w:t>
            </w:r>
            <w:del w:id="197" w:author="fuzhonghua" w:date="2026-10-27T10:01:00Z">
              <w:r>
                <w:rPr>
                  <w:rFonts w:ascii="Times New Roman" w:eastAsia="FangSong" w:hAnsi="Times New Roman" w:hint="eastAsia"/>
                  <w:sz w:val="18"/>
                  <w:szCs w:val="18"/>
                  <w:lang w:eastAsia="zh-CN"/>
                </w:rPr>
                <w:delText>5</w:delText>
              </w:r>
            </w:del>
            <w:ins w:id="198" w:author="fuzhonghua" w:date="2026-10-27T10:01:00Z">
              <w:r>
                <w:rPr>
                  <w:rFonts w:ascii="Times New Roman" w:eastAsia="FangSong" w:hAnsi="Times New Roman" w:hint="eastAsia"/>
                  <w:sz w:val="18"/>
                  <w:szCs w:val="18"/>
                  <w:lang w:eastAsia="zh-CN"/>
                </w:rPr>
                <w:t>7</w:t>
              </w:r>
            </w:ins>
            <w:r>
              <w:rPr>
                <w:rFonts w:ascii="Times New Roman" w:eastAsia="FangSong" w:hAnsi="Times New Roman"/>
                <w:sz w:val="18"/>
                <w:szCs w:val="18"/>
                <w:lang w:eastAsia="zh-CN"/>
              </w:rPr>
              <w:t xml:space="preserve"> </w:t>
            </w:r>
            <w:r>
              <w:rPr>
                <w:rFonts w:ascii="Times New Roman" w:hAnsi="Times New Roman"/>
                <w:sz w:val="18"/>
                <w:szCs w:val="18"/>
                <w:lang w:eastAsia="zh-CN"/>
              </w:rPr>
              <w:t>℃</w:t>
            </w:r>
            <w:r>
              <w:rPr>
                <w:rFonts w:ascii="Times New Roman" w:eastAsia="仿宋_GB2312" w:hAnsi="Times New Roman"/>
                <w:sz w:val="18"/>
                <w:szCs w:val="18"/>
                <w:lang w:eastAsia="zh-CN"/>
              </w:rPr>
              <w:t xml:space="preserve"> </w:t>
            </w:r>
          </w:p>
        </w:tc>
      </w:tr>
      <w:tr w:rsidR="00EB6880" w14:paraId="74CC72E5" w14:textId="77777777">
        <w:trPr>
          <w:trHeight w:val="440"/>
          <w:jc w:val="center"/>
        </w:trPr>
        <w:tc>
          <w:tcPr>
            <w:tcW w:w="1089" w:type="pct"/>
            <w:tcMar>
              <w:left w:w="28" w:type="dxa"/>
              <w:right w:w="28" w:type="dxa"/>
            </w:tcMar>
            <w:vAlign w:val="center"/>
          </w:tcPr>
          <w:p w14:paraId="42D96FE1"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(2S)-2-(9H-Fluoren-9-ylmethoxycarbonylamino)-5-[(2-methylpropan-2-yl)oxycarbonylamino]pentanoic acid</w:t>
            </w:r>
          </w:p>
          <w:p w14:paraId="2AA5E075"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w:t>
            </w:r>
            <w:r>
              <w:rPr>
                <w:rFonts w:ascii="Times New Roman" w:eastAsia="仿宋_GB2312" w:hAnsi="Times New Roman"/>
                <w:kern w:val="2"/>
                <w:sz w:val="18"/>
                <w:szCs w:val="18"/>
                <w:lang w:eastAsia="zh-CN"/>
              </w:rPr>
              <w:t>Fmoc-</w:t>
            </w:r>
            <w:r>
              <w:rPr>
                <w:rFonts w:ascii="Times New Roman" w:eastAsia="仿宋_GB2312" w:hAnsi="Times New Roman"/>
                <w:i/>
                <w:kern w:val="2"/>
                <w:sz w:val="18"/>
                <w:szCs w:val="18"/>
                <w:lang w:eastAsia="zh-CN"/>
              </w:rPr>
              <w:t>L</w:t>
            </w:r>
            <w:r>
              <w:rPr>
                <w:rFonts w:ascii="Times New Roman" w:eastAsia="仿宋_GB2312" w:hAnsi="Times New Roman"/>
                <w:kern w:val="2"/>
                <w:sz w:val="18"/>
                <w:szCs w:val="18"/>
                <w:lang w:eastAsia="zh-CN"/>
              </w:rPr>
              <w:t>-Orn(Boc)-OH</w:t>
            </w:r>
            <w:r>
              <w:rPr>
                <w:rFonts w:ascii="Times New Roman" w:eastAsia="仿宋_GB2312" w:hAnsi="Times New Roman"/>
                <w:sz w:val="18"/>
                <w:szCs w:val="18"/>
                <w:lang w:eastAsia="zh-CN"/>
              </w:rPr>
              <w:t>)</w:t>
            </w:r>
          </w:p>
        </w:tc>
        <w:tc>
          <w:tcPr>
            <w:tcW w:w="509" w:type="pct"/>
            <w:tcMar>
              <w:left w:w="28" w:type="dxa"/>
              <w:right w:w="28" w:type="dxa"/>
            </w:tcMar>
            <w:vAlign w:val="center"/>
          </w:tcPr>
          <w:p w14:paraId="38A0BA8D"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kern w:val="2"/>
                <w:sz w:val="18"/>
                <w:szCs w:val="18"/>
                <w:lang w:eastAsia="zh-CN"/>
              </w:rPr>
              <w:t>ASYM-124852</w:t>
            </w:r>
            <w:r>
              <w:rPr>
                <w:rFonts w:ascii="Times New Roman" w:eastAsia="仿宋_GB2312" w:hAnsi="Times New Roman" w:hint="eastAsia"/>
                <w:kern w:val="2"/>
                <w:sz w:val="18"/>
                <w:szCs w:val="18"/>
                <w:lang w:eastAsia="zh-CN"/>
              </w:rPr>
              <w:t>/</w:t>
            </w:r>
            <w:r>
              <w:rPr>
                <w:rFonts w:ascii="Times New Roman" w:eastAsia="仿宋_GB2312" w:hAnsi="Times New Roman"/>
                <w:kern w:val="2"/>
                <w:sz w:val="18"/>
                <w:szCs w:val="18"/>
                <w:lang w:eastAsia="zh-CN"/>
              </w:rPr>
              <w:t xml:space="preserve"> YL005318</w:t>
            </w:r>
          </w:p>
        </w:tc>
        <w:tc>
          <w:tcPr>
            <w:tcW w:w="655" w:type="pct"/>
            <w:tcMar>
              <w:left w:w="28" w:type="dxa"/>
              <w:right w:w="28" w:type="dxa"/>
            </w:tcMar>
            <w:vAlign w:val="center"/>
          </w:tcPr>
          <w:p w14:paraId="09218918"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N/A</w:t>
            </w:r>
          </w:p>
        </w:tc>
        <w:tc>
          <w:tcPr>
            <w:tcW w:w="1382" w:type="pct"/>
            <w:tcMar>
              <w:left w:w="28" w:type="dxa"/>
              <w:right w:w="28" w:type="dxa"/>
            </w:tcMar>
            <w:vAlign w:val="center"/>
          </w:tcPr>
          <w:p w14:paraId="66951756" w14:textId="77777777" w:rsidR="00EB6880" w:rsidRDefault="00692187">
            <w:pPr>
              <w:contextualSpacing/>
              <w:jc w:val="center"/>
              <w:rPr>
                <w:rFonts w:ascii="Times New Roman" w:eastAsia="仿宋_GB2312" w:hAnsi="Times New Roman"/>
                <w:sz w:val="18"/>
                <w:szCs w:val="18"/>
              </w:rPr>
            </w:pPr>
            <w:r>
              <w:rPr>
                <w:rFonts w:ascii="Times New Roman" w:hAnsi="Times New Roman"/>
                <w:sz w:val="18"/>
                <w:szCs w:val="18"/>
              </w:rPr>
              <w:object w:dxaOrig="1760" w:dyaOrig="653" w14:anchorId="627442CE">
                <v:shape id="_x0000_i1028" type="#_x0000_t75" style="width:87.35pt;height:33.35pt" o:ole="">
                  <v:imagedata r:id="rId26" o:title=""/>
                </v:shape>
                <o:OLEObject Type="Embed" ProgID="ChemDraw.Document.6.0" ShapeID="_x0000_i1028" DrawAspect="Content" ObjectID="_1854714608" r:id="rId27"/>
              </w:object>
            </w:r>
          </w:p>
        </w:tc>
        <w:tc>
          <w:tcPr>
            <w:tcW w:w="656" w:type="pct"/>
            <w:tcMar>
              <w:left w:w="28" w:type="dxa"/>
              <w:right w:w="28" w:type="dxa"/>
            </w:tcMar>
            <w:vAlign w:val="center"/>
          </w:tcPr>
          <w:p w14:paraId="5BE3B445"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105.63 ~278.62  </w:t>
            </w:r>
          </w:p>
        </w:tc>
        <w:tc>
          <w:tcPr>
            <w:tcW w:w="708" w:type="pct"/>
            <w:tcMar>
              <w:left w:w="28" w:type="dxa"/>
              <w:right w:w="28" w:type="dxa"/>
            </w:tcMar>
            <w:vAlign w:val="center"/>
          </w:tcPr>
          <w:p w14:paraId="4987AB89" w14:textId="77777777" w:rsidR="00EB6880" w:rsidRDefault="00692187">
            <w:pPr>
              <w:contextualSpacing/>
              <w:jc w:val="center"/>
              <w:rPr>
                <w:rFonts w:ascii="Times New Roman" w:eastAsia="FangSong" w:hAnsi="Times New Roman"/>
                <w:sz w:val="18"/>
                <w:szCs w:val="18"/>
                <w:lang w:eastAsia="zh-CN"/>
              </w:rPr>
            </w:pPr>
            <w:r>
              <w:rPr>
                <w:rFonts w:ascii="Times New Roman" w:eastAsia="FangSong" w:hAnsi="Times New Roman"/>
                <w:sz w:val="18"/>
                <w:szCs w:val="18"/>
                <w:lang w:eastAsia="zh-CN"/>
              </w:rPr>
              <w:t xml:space="preserve">1 g </w:t>
            </w:r>
            <w:r>
              <w:rPr>
                <w:rFonts w:ascii="Times New Roman" w:eastAsia="FangSong" w:hAnsi="Times New Roman" w:hint="eastAsia"/>
                <w:sz w:val="18"/>
                <w:szCs w:val="18"/>
                <w:lang w:eastAsia="zh-CN"/>
              </w:rPr>
              <w:t>in</w:t>
            </w:r>
            <w:r>
              <w:rPr>
                <w:rFonts w:ascii="Times New Roman" w:eastAsia="FangSong" w:hAnsi="Times New Roman"/>
                <w:sz w:val="18"/>
                <w:szCs w:val="18"/>
                <w:lang w:eastAsia="zh-CN"/>
              </w:rPr>
              <w:t xml:space="preserve"> 8 ml DMF at 2</w:t>
            </w:r>
            <w:del w:id="199" w:author="fuzhonghua" w:date="2026-10-27T10:01:00Z">
              <w:r>
                <w:rPr>
                  <w:rFonts w:ascii="Times New Roman" w:eastAsia="FangSong" w:hAnsi="Times New Roman" w:hint="eastAsia"/>
                  <w:sz w:val="18"/>
                  <w:szCs w:val="18"/>
                  <w:lang w:eastAsia="zh-CN"/>
                </w:rPr>
                <w:delText>0</w:delText>
              </w:r>
            </w:del>
            <w:ins w:id="200" w:author="fuzhonghua" w:date="2026-10-27T10:01:00Z">
              <w:r>
                <w:rPr>
                  <w:rFonts w:ascii="Times New Roman" w:eastAsia="FangSong" w:hAnsi="Times New Roman" w:hint="eastAsia"/>
                  <w:sz w:val="18"/>
                  <w:szCs w:val="18"/>
                  <w:lang w:eastAsia="zh-CN"/>
                </w:rPr>
                <w:t>3</w:t>
              </w:r>
            </w:ins>
            <w:r>
              <w:rPr>
                <w:rFonts w:ascii="Times New Roman" w:eastAsia="FangSong" w:hAnsi="Times New Roman"/>
                <w:sz w:val="18"/>
                <w:szCs w:val="18"/>
                <w:lang w:eastAsia="zh-CN"/>
              </w:rPr>
              <w:t>~2</w:t>
            </w:r>
            <w:del w:id="201" w:author="fuzhonghua" w:date="2026-10-27T10:02:00Z">
              <w:r>
                <w:rPr>
                  <w:rFonts w:ascii="Times New Roman" w:eastAsia="FangSong" w:hAnsi="Times New Roman" w:hint="eastAsia"/>
                  <w:sz w:val="18"/>
                  <w:szCs w:val="18"/>
                  <w:lang w:eastAsia="zh-CN"/>
                </w:rPr>
                <w:delText>5</w:delText>
              </w:r>
            </w:del>
            <w:ins w:id="202" w:author="fuzhonghua" w:date="2026-10-27T10:02:00Z">
              <w:r>
                <w:rPr>
                  <w:rFonts w:ascii="Times New Roman" w:eastAsia="FangSong" w:hAnsi="Times New Roman" w:hint="eastAsia"/>
                  <w:sz w:val="18"/>
                  <w:szCs w:val="18"/>
                  <w:lang w:eastAsia="zh-CN"/>
                </w:rPr>
                <w:t>7</w:t>
              </w:r>
            </w:ins>
            <w:r>
              <w:rPr>
                <w:rFonts w:ascii="Times New Roman" w:eastAsia="FangSong" w:hAnsi="Times New Roman"/>
                <w:sz w:val="18"/>
                <w:szCs w:val="18"/>
                <w:lang w:eastAsia="zh-CN"/>
              </w:rPr>
              <w:t xml:space="preserve"> </w:t>
            </w:r>
            <w:r>
              <w:rPr>
                <w:rFonts w:ascii="Times New Roman" w:hAnsi="Times New Roman"/>
                <w:sz w:val="18"/>
                <w:szCs w:val="18"/>
                <w:lang w:eastAsia="zh-CN"/>
              </w:rPr>
              <w:t>℃</w:t>
            </w:r>
            <w:r>
              <w:rPr>
                <w:rFonts w:ascii="Times New Roman" w:eastAsia="仿宋_GB2312" w:hAnsi="Times New Roman"/>
                <w:sz w:val="18"/>
                <w:szCs w:val="18"/>
                <w:lang w:eastAsia="zh-CN"/>
              </w:rPr>
              <w:t xml:space="preserve"> </w:t>
            </w:r>
          </w:p>
        </w:tc>
      </w:tr>
    </w:tbl>
    <w:p w14:paraId="6260AA02" w14:textId="77777777" w:rsidR="00EB6880" w:rsidRDefault="00EB6880">
      <w:pPr>
        <w:spacing w:beforeLines="100" w:before="240" w:line="360" w:lineRule="auto"/>
        <w:jc w:val="center"/>
        <w:rPr>
          <w:rFonts w:ascii="Times New Roman" w:eastAsia="仿宋_GB2312" w:hAnsi="Times New Roman"/>
          <w:b/>
          <w:i/>
          <w:sz w:val="21"/>
          <w:szCs w:val="18"/>
          <w:lang w:eastAsia="zh-CN"/>
        </w:rPr>
      </w:pPr>
    </w:p>
    <w:p w14:paraId="31670171" w14:textId="77777777" w:rsidR="00EB6880" w:rsidRDefault="00EB6880">
      <w:pPr>
        <w:spacing w:beforeLines="100" w:before="240" w:line="360" w:lineRule="auto"/>
        <w:jc w:val="center"/>
        <w:rPr>
          <w:rFonts w:ascii="Times New Roman" w:eastAsia="仿宋_GB2312" w:hAnsi="Times New Roman"/>
          <w:b/>
          <w:i/>
          <w:sz w:val="21"/>
          <w:szCs w:val="18"/>
          <w:lang w:eastAsia="zh-CN"/>
        </w:rPr>
      </w:pPr>
    </w:p>
    <w:p w14:paraId="57AF2969" w14:textId="77777777" w:rsidR="00EB6880" w:rsidRDefault="00EB6880">
      <w:pPr>
        <w:spacing w:beforeLines="100" w:before="240" w:line="360" w:lineRule="auto"/>
        <w:jc w:val="center"/>
        <w:rPr>
          <w:rFonts w:ascii="Times New Roman" w:eastAsia="仿宋_GB2312" w:hAnsi="Times New Roman"/>
          <w:b/>
          <w:i/>
          <w:sz w:val="21"/>
          <w:szCs w:val="18"/>
          <w:lang w:eastAsia="zh-CN"/>
        </w:rPr>
      </w:pPr>
    </w:p>
    <w:p w14:paraId="75D4876B" w14:textId="77777777" w:rsidR="00EB6880" w:rsidRDefault="00EB6880">
      <w:pPr>
        <w:spacing w:beforeLines="100" w:before="240" w:line="360" w:lineRule="auto"/>
        <w:jc w:val="center"/>
        <w:rPr>
          <w:rFonts w:ascii="Times New Roman" w:eastAsia="仿宋_GB2312" w:hAnsi="Times New Roman"/>
          <w:b/>
          <w:i/>
          <w:sz w:val="21"/>
          <w:szCs w:val="18"/>
          <w:lang w:eastAsia="zh-CN"/>
        </w:rPr>
      </w:pPr>
    </w:p>
    <w:p w14:paraId="755C11BF" w14:textId="77777777" w:rsidR="00EB6880" w:rsidRDefault="00EB6880">
      <w:pPr>
        <w:spacing w:beforeLines="100" w:before="240" w:line="360" w:lineRule="auto"/>
        <w:jc w:val="center"/>
        <w:rPr>
          <w:rFonts w:ascii="Times New Roman" w:eastAsia="仿宋_GB2312" w:hAnsi="Times New Roman"/>
          <w:b/>
          <w:i/>
          <w:sz w:val="21"/>
          <w:szCs w:val="18"/>
          <w:lang w:eastAsia="zh-CN"/>
        </w:rPr>
      </w:pPr>
    </w:p>
    <w:p w14:paraId="6821D295" w14:textId="77777777" w:rsidR="00EB6880" w:rsidRDefault="00692187">
      <w:pPr>
        <w:spacing w:beforeLines="100" w:before="240" w:line="360" w:lineRule="auto"/>
        <w:jc w:val="center"/>
        <w:rPr>
          <w:rFonts w:ascii="Times New Roman" w:eastAsia="仿宋_GB2312" w:hAnsi="Times New Roman"/>
          <w:b/>
          <w:sz w:val="21"/>
          <w:szCs w:val="18"/>
          <w:lang w:eastAsia="zh-CN"/>
        </w:rPr>
      </w:pPr>
      <w:r>
        <w:rPr>
          <w:rFonts w:ascii="Times New Roman" w:eastAsia="仿宋_GB2312" w:hAnsi="Times New Roman"/>
          <w:b/>
          <w:i/>
          <w:sz w:val="21"/>
          <w:szCs w:val="18"/>
          <w:lang w:eastAsia="zh-CN"/>
        </w:rPr>
        <w:t>Table 6-6, Rationale of target residue compound selection</w:t>
      </w:r>
      <w:r>
        <w:rPr>
          <w:rFonts w:ascii="Times New Roman" w:eastAsia="仿宋_GB2312" w:hAnsi="Times New Roman"/>
          <w:b/>
          <w:sz w:val="21"/>
          <w:szCs w:val="18"/>
          <w:lang w:eastAsia="zh-CN"/>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8"/>
        <w:gridCol w:w="917"/>
        <w:gridCol w:w="917"/>
        <w:gridCol w:w="1307"/>
        <w:gridCol w:w="1418"/>
        <w:gridCol w:w="4782"/>
      </w:tblGrid>
      <w:tr w:rsidR="00EB6880" w14:paraId="2721DB77" w14:textId="77777777">
        <w:trPr>
          <w:trHeight w:val="454"/>
          <w:tblHeader/>
          <w:jc w:val="center"/>
        </w:trPr>
        <w:tc>
          <w:tcPr>
            <w:tcW w:w="204" w:type="pct"/>
            <w:vAlign w:val="center"/>
          </w:tcPr>
          <w:p w14:paraId="74988441" w14:textId="77777777" w:rsidR="00EB6880" w:rsidRDefault="00692187">
            <w:pPr>
              <w:spacing w:line="360" w:lineRule="auto"/>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lastRenderedPageBreak/>
              <w:t>Step No.</w:t>
            </w:r>
          </w:p>
        </w:tc>
        <w:tc>
          <w:tcPr>
            <w:tcW w:w="471" w:type="pct"/>
            <w:vAlign w:val="center"/>
          </w:tcPr>
          <w:p w14:paraId="1A16A18F"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lang w:eastAsia="zh-CN"/>
              </w:rPr>
              <w:t>E</w:t>
            </w:r>
            <w:r>
              <w:rPr>
                <w:rFonts w:ascii="Times New Roman" w:eastAsia="仿宋_GB2312" w:hAnsi="Times New Roman"/>
                <w:b/>
                <w:bCs/>
                <w:sz w:val="18"/>
                <w:szCs w:val="18"/>
              </w:rPr>
              <w:t>quipment name</w:t>
            </w:r>
          </w:p>
        </w:tc>
        <w:tc>
          <w:tcPr>
            <w:tcW w:w="471" w:type="pct"/>
            <w:vAlign w:val="center"/>
          </w:tcPr>
          <w:p w14:paraId="7140ACCF"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lang w:eastAsia="zh-CN"/>
              </w:rPr>
              <w:t>E</w:t>
            </w:r>
            <w:r>
              <w:rPr>
                <w:rFonts w:ascii="Times New Roman" w:eastAsia="仿宋_GB2312" w:hAnsi="Times New Roman"/>
                <w:b/>
                <w:bCs/>
                <w:sz w:val="18"/>
                <w:szCs w:val="18"/>
              </w:rPr>
              <w:t>quipment ID</w:t>
            </w:r>
          </w:p>
        </w:tc>
        <w:tc>
          <w:tcPr>
            <w:tcW w:w="671" w:type="pct"/>
            <w:vAlign w:val="center"/>
          </w:tcPr>
          <w:p w14:paraId="59327470"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rPr>
              <w:t>Function</w:t>
            </w:r>
          </w:p>
        </w:tc>
        <w:tc>
          <w:tcPr>
            <w:tcW w:w="728" w:type="pct"/>
            <w:vAlign w:val="center"/>
          </w:tcPr>
          <w:p w14:paraId="7FA9D49C"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rPr>
              <w:t>Target residue</w:t>
            </w:r>
          </w:p>
        </w:tc>
        <w:tc>
          <w:tcPr>
            <w:tcW w:w="2455" w:type="pct"/>
            <w:vAlign w:val="center"/>
          </w:tcPr>
          <w:p w14:paraId="314E6267"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rPr>
              <w:t>Rationale of target residue compound selection</w:t>
            </w:r>
          </w:p>
        </w:tc>
      </w:tr>
      <w:tr w:rsidR="00EB6880" w14:paraId="3EA46A76" w14:textId="77777777">
        <w:trPr>
          <w:trHeight w:val="5346"/>
          <w:jc w:val="center"/>
        </w:trPr>
        <w:tc>
          <w:tcPr>
            <w:tcW w:w="204" w:type="pct"/>
            <w:vMerge w:val="restart"/>
            <w:vAlign w:val="center"/>
          </w:tcPr>
          <w:p w14:paraId="58ED3A19"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w:t>
            </w:r>
          </w:p>
        </w:tc>
        <w:tc>
          <w:tcPr>
            <w:tcW w:w="471" w:type="pct"/>
            <w:vMerge w:val="restart"/>
            <w:vAlign w:val="center"/>
          </w:tcPr>
          <w:p w14:paraId="1FDAB111"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 xml:space="preserve">Peptide Solid Phase Synthesizer </w:t>
            </w:r>
          </w:p>
        </w:tc>
        <w:tc>
          <w:tcPr>
            <w:tcW w:w="471" w:type="pct"/>
            <w:vMerge w:val="restart"/>
            <w:vAlign w:val="center"/>
          </w:tcPr>
          <w:p w14:paraId="23C7A6CE" w14:textId="77777777" w:rsidR="00EB6880" w:rsidRDefault="00692187">
            <w:pPr>
              <w:spacing w:line="360" w:lineRule="auto"/>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TJ4S-1213-Sy15</w:t>
            </w:r>
          </w:p>
          <w:p w14:paraId="3D56E735"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(3000L)</w:t>
            </w:r>
          </w:p>
        </w:tc>
        <w:tc>
          <w:tcPr>
            <w:tcW w:w="671" w:type="pct"/>
            <w:vMerge w:val="restart"/>
            <w:vAlign w:val="center"/>
          </w:tcPr>
          <w:p w14:paraId="49F0A2D6" w14:textId="77777777" w:rsidR="00EB6880" w:rsidRDefault="00692187">
            <w:pPr>
              <w:spacing w:line="360" w:lineRule="auto"/>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Amino acid activation,</w:t>
            </w:r>
          </w:p>
          <w:p w14:paraId="2FA3C9A1"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 xml:space="preserve">Peptide synthesis, Fmoc deprotection, Wash resin, Drying </w:t>
            </w:r>
          </w:p>
        </w:tc>
        <w:tc>
          <w:tcPr>
            <w:tcW w:w="728" w:type="pct"/>
            <w:vMerge w:val="restart"/>
            <w:vAlign w:val="center"/>
          </w:tcPr>
          <w:p w14:paraId="397AEFD1"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ASYM-140020 and ASYM-124852</w:t>
            </w:r>
          </w:p>
        </w:tc>
        <w:tc>
          <w:tcPr>
            <w:tcW w:w="2455" w:type="pct"/>
            <w:vAlign w:val="center"/>
          </w:tcPr>
          <w:p w14:paraId="3C4F05F5" w14:textId="77777777" w:rsidR="00EB6880" w:rsidRDefault="00692187">
            <w:pPr>
              <w:spacing w:line="360" w:lineRule="auto"/>
              <w:contextualSpacing/>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Combining the process characteristics of the solid-phase synthesis reactor (including synthesizer and activation tank)  and the subsequent soft cleavage process route of ASYM-141366 peptidyl resin, the peptide fragments bound to CTC resin are easily dissociated from the resin carrier in advance, forming the free solid product ASYM-140020, which had been</w:t>
            </w:r>
            <w:r>
              <w:rPr>
                <w:rFonts w:ascii="Times New Roman" w:hAnsi="Times New Roman"/>
              </w:rPr>
              <w:t xml:space="preserve"> </w:t>
            </w:r>
            <w:r>
              <w:rPr>
                <w:rFonts w:ascii="Times New Roman" w:eastAsia="仿宋_GB2312" w:hAnsi="Times New Roman"/>
                <w:sz w:val="18"/>
                <w:szCs w:val="18"/>
                <w:lang w:eastAsia="zh-CN"/>
              </w:rPr>
              <w:t>proved by shaking the peptidyl resin ASYM-141366 in DMF solvent, it was demonstrated that the filtrate was mainly detected of the cleavage product ASYM-140020, ASYM-140020 becomes the main pollutant on the equipment surface. ASYM-141366 peptidyl resin is a resin bonded product, and the resin particles are easy to remove by washing; ASYM-140020 exists as fine solid particles, which are more liable to adsorb onto equipment surfaces and present greater cleaning difficulty. Material drying is the final unit operation carried out in the solid-phase synthesis reactor. No additional solvents are introduced in this step, and the in-process product ASYM-140020 demonstrates favorable stability under drying conditions, such that residues on equipment surfaces are not prone to spontaneous degradation or elimination. In consideration of all the above factors, ASYM-140020 is specified as the target residue for cleaning validation of this equipment.</w:t>
            </w:r>
          </w:p>
        </w:tc>
      </w:tr>
      <w:tr w:rsidR="00EB6880" w14:paraId="23CDC805" w14:textId="77777777">
        <w:trPr>
          <w:trHeight w:hRule="exact" w:val="5871"/>
          <w:jc w:val="center"/>
        </w:trPr>
        <w:tc>
          <w:tcPr>
            <w:tcW w:w="204" w:type="pct"/>
            <w:vMerge/>
            <w:vAlign w:val="center"/>
          </w:tcPr>
          <w:p w14:paraId="4494FE45" w14:textId="77777777" w:rsidR="00EB6880" w:rsidRDefault="00EB6880">
            <w:pPr>
              <w:spacing w:line="360" w:lineRule="auto"/>
              <w:contextualSpacing/>
              <w:jc w:val="center"/>
              <w:rPr>
                <w:rFonts w:ascii="Times New Roman" w:eastAsia="仿宋_GB2312" w:hAnsi="Times New Roman"/>
                <w:sz w:val="18"/>
                <w:szCs w:val="18"/>
                <w:lang w:eastAsia="zh-CN"/>
              </w:rPr>
            </w:pPr>
          </w:p>
        </w:tc>
        <w:tc>
          <w:tcPr>
            <w:tcW w:w="471" w:type="pct"/>
            <w:vMerge/>
            <w:vAlign w:val="center"/>
          </w:tcPr>
          <w:p w14:paraId="22EB68E5" w14:textId="77777777" w:rsidR="00EB6880" w:rsidRDefault="00EB6880">
            <w:pPr>
              <w:spacing w:line="360" w:lineRule="auto"/>
              <w:contextualSpacing/>
              <w:jc w:val="center"/>
              <w:rPr>
                <w:rFonts w:ascii="Times New Roman" w:eastAsia="仿宋_GB2312" w:hAnsi="Times New Roman"/>
                <w:bCs/>
                <w:sz w:val="18"/>
                <w:szCs w:val="18"/>
                <w:lang w:eastAsia="zh-CN"/>
              </w:rPr>
            </w:pPr>
          </w:p>
        </w:tc>
        <w:tc>
          <w:tcPr>
            <w:tcW w:w="471" w:type="pct"/>
            <w:vMerge/>
            <w:vAlign w:val="center"/>
          </w:tcPr>
          <w:p w14:paraId="3C23EC23" w14:textId="77777777" w:rsidR="00EB6880" w:rsidRDefault="00EB6880">
            <w:pPr>
              <w:spacing w:line="360" w:lineRule="auto"/>
              <w:contextualSpacing/>
              <w:jc w:val="center"/>
              <w:rPr>
                <w:rFonts w:ascii="Times New Roman" w:eastAsia="仿宋_GB2312" w:hAnsi="Times New Roman"/>
                <w:bCs/>
                <w:sz w:val="18"/>
                <w:szCs w:val="18"/>
                <w:lang w:eastAsia="zh-CN"/>
              </w:rPr>
            </w:pPr>
          </w:p>
        </w:tc>
        <w:tc>
          <w:tcPr>
            <w:tcW w:w="671" w:type="pct"/>
            <w:vMerge/>
            <w:vAlign w:val="center"/>
          </w:tcPr>
          <w:p w14:paraId="4926D77A" w14:textId="77777777" w:rsidR="00EB6880" w:rsidRDefault="00EB6880">
            <w:pPr>
              <w:spacing w:line="360" w:lineRule="auto"/>
              <w:contextualSpacing/>
              <w:jc w:val="center"/>
              <w:rPr>
                <w:rFonts w:ascii="Times New Roman" w:eastAsia="仿宋_GB2312" w:hAnsi="Times New Roman"/>
                <w:bCs/>
                <w:sz w:val="18"/>
                <w:szCs w:val="18"/>
                <w:lang w:eastAsia="zh-CN"/>
              </w:rPr>
            </w:pPr>
          </w:p>
        </w:tc>
        <w:tc>
          <w:tcPr>
            <w:tcW w:w="728" w:type="pct"/>
            <w:vMerge/>
            <w:vAlign w:val="center"/>
          </w:tcPr>
          <w:p w14:paraId="72253836" w14:textId="77777777" w:rsidR="00EB6880" w:rsidRDefault="00EB6880">
            <w:pPr>
              <w:spacing w:line="360" w:lineRule="auto"/>
              <w:contextualSpacing/>
              <w:jc w:val="center"/>
              <w:rPr>
                <w:rFonts w:ascii="Times New Roman" w:eastAsia="仿宋_GB2312" w:hAnsi="Times New Roman"/>
                <w:sz w:val="18"/>
                <w:szCs w:val="18"/>
                <w:lang w:eastAsia="zh-CN"/>
              </w:rPr>
            </w:pPr>
          </w:p>
        </w:tc>
        <w:tc>
          <w:tcPr>
            <w:tcW w:w="2455" w:type="pct"/>
            <w:vAlign w:val="center"/>
          </w:tcPr>
          <w:p w14:paraId="18EA681B" w14:textId="77777777" w:rsidR="00EB6880" w:rsidRDefault="00692187">
            <w:pPr>
              <w:spacing w:line="360" w:lineRule="auto"/>
              <w:contextualSpacing/>
              <w:jc w:val="both"/>
              <w:textAlignment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The activation tank is exclusively used for amino acid activation. The activated amino acid solution is transferred to the next synthesizer unit via a dedicated pipeline, followed by washing and the next amino acid activation cycle. The tank does not come into contact with resin throughout the entire process. </w:t>
            </w:r>
          </w:p>
          <w:p w14:paraId="73A88A47" w14:textId="77777777" w:rsidR="00EB6880" w:rsidRDefault="00692187">
            <w:pPr>
              <w:spacing w:line="360" w:lineRule="auto"/>
              <w:contextualSpacing/>
              <w:jc w:val="both"/>
              <w:textAlignment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A total of 10 amino acids are used in this equipment. After the activation and transfer of each amino acid is completed, the tank is washed three times with DMF, which has good solubility for amino acids. The peptide solid-phase synthesizer is cleaned as a whole. ASYM-124852 was additionally selected as another target residue because it represents the final activated amino acid processed within the activation tank immediately prior to completion of the synthesis sequence. Due to its repeated exposure to activation and transfer operations and its potential presence within transfer lines and activation system components, it represents an additional worst-case cleaning challenge. ASYM-124852 is stable in the cleaning solvent. Therefore, ASYM-124852 and ASYM-140020 are selected as target residues</w:t>
            </w:r>
            <w:r>
              <w:rPr>
                <w:rFonts w:ascii="Times New Roman" w:eastAsia="仿宋_GB2312" w:hAnsi="Times New Roman" w:hint="eastAsia"/>
                <w:sz w:val="18"/>
                <w:szCs w:val="18"/>
                <w:lang w:eastAsia="zh-CN"/>
              </w:rPr>
              <w:t>.</w:t>
            </w:r>
          </w:p>
        </w:tc>
      </w:tr>
      <w:tr w:rsidR="00EB6880" w14:paraId="346C45AC" w14:textId="77777777">
        <w:trPr>
          <w:trHeight w:hRule="exact" w:val="3178"/>
          <w:jc w:val="center"/>
        </w:trPr>
        <w:tc>
          <w:tcPr>
            <w:tcW w:w="204" w:type="pct"/>
            <w:vMerge/>
            <w:vAlign w:val="center"/>
          </w:tcPr>
          <w:p w14:paraId="287F35F8" w14:textId="77777777" w:rsidR="00EB6880" w:rsidRDefault="00EB6880">
            <w:pPr>
              <w:spacing w:line="360" w:lineRule="auto"/>
              <w:contextualSpacing/>
              <w:jc w:val="center"/>
              <w:rPr>
                <w:rFonts w:ascii="Times New Roman" w:eastAsia="仿宋_GB2312" w:hAnsi="Times New Roman"/>
                <w:sz w:val="18"/>
                <w:szCs w:val="18"/>
                <w:lang w:eastAsia="zh-CN"/>
              </w:rPr>
            </w:pPr>
          </w:p>
        </w:tc>
        <w:tc>
          <w:tcPr>
            <w:tcW w:w="471" w:type="pct"/>
            <w:vAlign w:val="center"/>
          </w:tcPr>
          <w:p w14:paraId="33462FE1"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hAnsi="Times New Roman"/>
                <w:sz w:val="18"/>
                <w:szCs w:val="18"/>
                <w:shd w:val="clear" w:color="auto" w:fill="FFFFFF"/>
              </w:rPr>
              <w:t>Glass-line</w:t>
            </w:r>
            <w:r>
              <w:rPr>
                <w:rFonts w:ascii="Times New Roman" w:hAnsi="Times New Roman"/>
                <w:sz w:val="18"/>
                <w:szCs w:val="18"/>
                <w:shd w:val="clear" w:color="auto" w:fill="FFFFFF"/>
                <w:lang w:eastAsia="zh-CN"/>
              </w:rPr>
              <w:t>d</w:t>
            </w:r>
            <w:r>
              <w:rPr>
                <w:rFonts w:ascii="Times New Roman" w:hAnsi="Times New Roman"/>
                <w:sz w:val="18"/>
                <w:szCs w:val="18"/>
                <w:shd w:val="clear" w:color="auto" w:fill="FFFFFF"/>
              </w:rPr>
              <w:t xml:space="preserve"> Reactor</w:t>
            </w:r>
            <w:r>
              <w:rPr>
                <w:rFonts w:ascii="Times New Roman" w:eastAsia="仿宋_GB2312" w:hAnsi="Times New Roman"/>
                <w:bCs/>
                <w:sz w:val="18"/>
                <w:szCs w:val="18"/>
                <w:lang w:eastAsia="zh-CN"/>
              </w:rPr>
              <w:t xml:space="preserve"> </w:t>
            </w:r>
          </w:p>
        </w:tc>
        <w:tc>
          <w:tcPr>
            <w:tcW w:w="471" w:type="pct"/>
            <w:vAlign w:val="center"/>
          </w:tcPr>
          <w:p w14:paraId="26A79AD7" w14:textId="77777777" w:rsidR="00EB6880" w:rsidRDefault="00692187">
            <w:pPr>
              <w:spacing w:line="360" w:lineRule="auto"/>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TJ4</w:t>
            </w:r>
            <w:ins w:id="203" w:author="fuzhonghua" w:date="2026-10-27T09:33:00Z">
              <w:r>
                <w:rPr>
                  <w:rFonts w:ascii="Times New Roman" w:eastAsia="仿宋_GB2312" w:hAnsi="Times New Roman"/>
                  <w:bCs/>
                  <w:sz w:val="18"/>
                  <w:szCs w:val="18"/>
                  <w:lang w:eastAsia="zh-CN"/>
                </w:rPr>
                <w:t>S</w:t>
              </w:r>
            </w:ins>
            <w:r>
              <w:rPr>
                <w:rFonts w:ascii="Times New Roman" w:eastAsia="仿宋_GB2312" w:hAnsi="Times New Roman"/>
                <w:bCs/>
                <w:sz w:val="18"/>
                <w:szCs w:val="18"/>
                <w:lang w:eastAsia="zh-CN"/>
              </w:rPr>
              <w:t>-1213-R22</w:t>
            </w:r>
          </w:p>
          <w:p w14:paraId="22A0434B" w14:textId="77777777" w:rsidR="00EB6880" w:rsidRDefault="00692187">
            <w:pPr>
              <w:spacing w:line="360" w:lineRule="auto"/>
              <w:contextualSpacing/>
              <w:jc w:val="center"/>
              <w:rPr>
                <w:rFonts w:ascii="Times New Roman" w:eastAsia="仿宋_GB2312" w:hAnsi="Times New Roman"/>
                <w:sz w:val="18"/>
                <w:szCs w:val="21"/>
                <w:lang w:eastAsia="zh-CN"/>
              </w:rPr>
            </w:pPr>
            <w:r>
              <w:rPr>
                <w:rFonts w:ascii="Times New Roman" w:eastAsia="仿宋_GB2312" w:hAnsi="Times New Roman"/>
                <w:bCs/>
                <w:sz w:val="18"/>
                <w:szCs w:val="18"/>
                <w:lang w:eastAsia="zh-CN"/>
              </w:rPr>
              <w:t>(1000L)</w:t>
            </w:r>
          </w:p>
        </w:tc>
        <w:tc>
          <w:tcPr>
            <w:tcW w:w="671" w:type="pct"/>
            <w:vAlign w:val="center"/>
          </w:tcPr>
          <w:p w14:paraId="79425821" w14:textId="77777777" w:rsidR="00EB6880" w:rsidRDefault="00692187">
            <w:pPr>
              <w:spacing w:line="360" w:lineRule="auto"/>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Pyridine/acetic anhydride DMF solution</w:t>
            </w:r>
          </w:p>
          <w:p w14:paraId="013BD990" w14:textId="77777777" w:rsidR="00EB6880" w:rsidRDefault="00692187">
            <w:pPr>
              <w:spacing w:line="360" w:lineRule="auto"/>
              <w:contextualSpacing/>
              <w:jc w:val="center"/>
              <w:rPr>
                <w:rFonts w:ascii="Times New Roman" w:eastAsia="仿宋_GB2312" w:hAnsi="Times New Roman"/>
                <w:sz w:val="18"/>
                <w:szCs w:val="21"/>
                <w:lang w:eastAsia="zh-CN"/>
              </w:rPr>
            </w:pPr>
            <w:r>
              <w:rPr>
                <w:rFonts w:ascii="Times New Roman" w:eastAsia="仿宋_GB2312" w:hAnsi="Times New Roman"/>
                <w:bCs/>
                <w:sz w:val="18"/>
                <w:szCs w:val="18"/>
                <w:lang w:eastAsia="zh-CN"/>
              </w:rPr>
              <w:t xml:space="preserve">Preparation  </w:t>
            </w:r>
          </w:p>
        </w:tc>
        <w:tc>
          <w:tcPr>
            <w:tcW w:w="728" w:type="pct"/>
            <w:vAlign w:val="center"/>
          </w:tcPr>
          <w:p w14:paraId="70160841"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N/A</w:t>
            </w:r>
          </w:p>
        </w:tc>
        <w:tc>
          <w:tcPr>
            <w:tcW w:w="2455" w:type="pct"/>
            <w:vAlign w:val="center"/>
          </w:tcPr>
          <w:p w14:paraId="1847A67E" w14:textId="77777777" w:rsidR="00EB6880" w:rsidRPr="00EB6880" w:rsidRDefault="00692187">
            <w:pPr>
              <w:spacing w:line="360" w:lineRule="auto"/>
              <w:contextualSpacing/>
              <w:jc w:val="both"/>
              <w:rPr>
                <w:rFonts w:ascii="Times New Roman" w:eastAsia="仿宋_GB2312" w:hAnsi="Times New Roman"/>
                <w:color w:val="0000FF"/>
                <w:sz w:val="18"/>
                <w:szCs w:val="18"/>
                <w:lang w:eastAsia="zh-CN"/>
                <w:rPrChange w:id="204" w:author="fuzhonghua" w:date="2026-10-27T10:49:00Z">
                  <w:rPr>
                    <w:rFonts w:ascii="Times New Roman" w:eastAsia="仿宋_GB2312" w:hAnsi="Times New Roman"/>
                    <w:sz w:val="18"/>
                    <w:szCs w:val="18"/>
                    <w:lang w:eastAsia="zh-CN"/>
                  </w:rPr>
                </w:rPrChange>
              </w:rPr>
            </w:pPr>
            <w:ins w:id="205" w:author="fuzhonghua" w:date="2026-10-27T10:48:00Z">
              <w:r>
                <w:rPr>
                  <w:rFonts w:ascii="Times New Roman" w:eastAsia="仿宋_GB2312" w:hAnsi="Times New Roman"/>
                  <w:color w:val="0000FF"/>
                  <w:sz w:val="18"/>
                  <w:szCs w:val="18"/>
                  <w:lang w:eastAsia="zh-CN"/>
                  <w:rPrChange w:id="206" w:author="fuzhonghua" w:date="2026-10-27T10:49:00Z">
                    <w:rPr/>
                  </w:rPrChange>
                </w:rPr>
                <w:t xml:space="preserve">In this reactor, DMF is used to release pyridine and acetic anhydride. Pyridine is a small nitrogen-containing organic base of low molecular weight. It exhibits good solubility in water and polar solvents and has no hydrophobic long chains, so it does not form polymer/gel-like deposits that are difficult to elute. Acetic anhydride hydrolyzes to acetic acid on contact with water; acetic acid is also a small-molecule species and will not form such hard-to-elute deposits. Both pyridine and acetic anhydride can be readily removed with the selected cleaning solvents. </w:t>
              </w:r>
            </w:ins>
            <w:ins w:id="207" w:author="fuzhonghua" w:date="2026-10-27T10:49:00Z">
              <w:r>
                <w:rPr>
                  <w:rFonts w:ascii="Times New Roman" w:eastAsia="仿宋_GB2312" w:hAnsi="Times New Roman"/>
                  <w:bCs/>
                  <w:sz w:val="18"/>
                  <w:szCs w:val="18"/>
                  <w:lang w:eastAsia="zh-CN"/>
                </w:rPr>
                <w:t>Therefore,</w:t>
              </w:r>
              <w:r>
                <w:rPr>
                  <w:rFonts w:ascii="Times New Roman" w:eastAsia="仿宋_GB2312" w:hAnsi="Times New Roman"/>
                  <w:sz w:val="18"/>
                  <w:szCs w:val="18"/>
                  <w:lang w:eastAsia="zh-CN"/>
                </w:rPr>
                <w:t xml:space="preserve"> it is not necessary to quantitatively test the target residue.</w:t>
              </w:r>
            </w:ins>
            <w:del w:id="208" w:author="fuzhonghua" w:date="2026-10-27T10:48:00Z">
              <w:r>
                <w:rPr>
                  <w:rFonts w:ascii="Times New Roman" w:eastAsia="仿宋_GB2312" w:hAnsi="Times New Roman"/>
                  <w:color w:val="0000FF"/>
                  <w:sz w:val="18"/>
                  <w:szCs w:val="18"/>
                  <w:lang w:eastAsia="zh-CN"/>
                  <w:rPrChange w:id="209" w:author="fuzhonghua" w:date="2026-10-27T10:49:00Z">
                    <w:rPr>
                      <w:rFonts w:ascii="Times New Roman" w:eastAsia="仿宋_GB2312" w:hAnsi="Times New Roman"/>
                      <w:sz w:val="18"/>
                      <w:szCs w:val="18"/>
                      <w:lang w:eastAsia="zh-CN"/>
                    </w:rPr>
                  </w:rPrChange>
                </w:rPr>
                <w:delText xml:space="preserve">In this reactor, DMF is used to free the material pyridine and </w:delText>
              </w:r>
              <w:r>
                <w:rPr>
                  <w:rFonts w:ascii="Times New Roman" w:eastAsia="仿宋_GB2312" w:hAnsi="Times New Roman"/>
                  <w:color w:val="0000FF"/>
                  <w:sz w:val="18"/>
                  <w:szCs w:val="18"/>
                  <w:lang w:eastAsia="zh-CN"/>
                  <w:rPrChange w:id="210" w:author="fuzhonghua" w:date="2026-10-27T10:49:00Z">
                    <w:rPr>
                      <w:rFonts w:ascii="Times New Roman" w:eastAsia="仿宋_GB2312" w:hAnsi="Times New Roman"/>
                      <w:bCs/>
                      <w:sz w:val="18"/>
                      <w:szCs w:val="18"/>
                      <w:lang w:eastAsia="zh-CN"/>
                    </w:rPr>
                  </w:rPrChange>
                </w:rPr>
                <w:delText>acetic anhydride</w:delText>
              </w:r>
              <w:r>
                <w:rPr>
                  <w:rFonts w:ascii="Times New Roman" w:eastAsia="仿宋_GB2312" w:hAnsi="Times New Roman"/>
                  <w:color w:val="0000FF"/>
                  <w:sz w:val="18"/>
                  <w:szCs w:val="18"/>
                  <w:lang w:eastAsia="zh-CN"/>
                  <w:rPrChange w:id="211" w:author="fuzhonghua" w:date="2026-10-27T10:49:00Z">
                    <w:rPr>
                      <w:rFonts w:ascii="Times New Roman" w:eastAsia="仿宋_GB2312" w:hAnsi="Times New Roman"/>
                      <w:sz w:val="18"/>
                      <w:szCs w:val="18"/>
                      <w:lang w:eastAsia="zh-CN"/>
                    </w:rPr>
                  </w:rPrChange>
                </w:rPr>
                <w:delText xml:space="preserve"> in DMF and form a clear solution. Then the DMF is transferred into the next reactor via dedicated pipeline. The equipment is kept in closed state under nitrogen atmosphere within batches, according to scientific knowledge, the solution is stable and itself is homogeneous,</w:delText>
              </w:r>
              <w:r>
                <w:rPr>
                  <w:rFonts w:ascii="Times New Roman" w:eastAsia="仿宋_GB2312" w:hAnsi="Times New Roman"/>
                  <w:color w:val="0000FF"/>
                  <w:sz w:val="18"/>
                  <w:szCs w:val="18"/>
                  <w:lang w:eastAsia="zh-CN"/>
                  <w:rPrChange w:id="212" w:author="fuzhonghua" w:date="2026-10-27T10:49:00Z">
                    <w:rPr>
                      <w:rFonts w:ascii="Times New Roman" w:eastAsia="仿宋_GB2312" w:hAnsi="Times New Roman"/>
                      <w:bCs/>
                      <w:sz w:val="18"/>
                      <w:szCs w:val="18"/>
                      <w:lang w:eastAsia="zh-CN"/>
                    </w:rPr>
                  </w:rPrChange>
                </w:rPr>
                <w:delText xml:space="preserve"> pyridine and acetic anhydride </w:delText>
              </w:r>
              <w:r>
                <w:rPr>
                  <w:rFonts w:ascii="Times New Roman" w:eastAsia="仿宋_GB2312" w:hAnsi="Times New Roman"/>
                  <w:color w:val="0000FF"/>
                  <w:sz w:val="18"/>
                  <w:szCs w:val="18"/>
                  <w:lang w:eastAsia="zh-CN"/>
                  <w:rPrChange w:id="213" w:author="fuzhonghua" w:date="2026-10-27T10:49:00Z">
                    <w:rPr>
                      <w:rFonts w:ascii="Times New Roman" w:eastAsia="仿宋_GB2312" w:hAnsi="Times New Roman"/>
                      <w:sz w:val="18"/>
                      <w:szCs w:val="18"/>
                      <w:lang w:eastAsia="zh-CN"/>
                    </w:rPr>
                  </w:rPrChange>
                </w:rPr>
                <w:delText>are easily removed using selected cleaning solvent</w:delText>
              </w:r>
              <w:r>
                <w:rPr>
                  <w:rFonts w:ascii="Times New Roman" w:eastAsia="仿宋_GB2312" w:hAnsi="Times New Roman"/>
                  <w:color w:val="0000FF"/>
                  <w:sz w:val="18"/>
                  <w:szCs w:val="18"/>
                  <w:lang w:eastAsia="zh-CN"/>
                  <w:rPrChange w:id="214" w:author="fuzhonghua" w:date="2026-10-27T10:49:00Z">
                    <w:rPr>
                      <w:rFonts w:ascii="Times New Roman" w:eastAsia="仿宋_GB2312" w:hAnsi="Times New Roman"/>
                      <w:bCs/>
                      <w:sz w:val="18"/>
                      <w:szCs w:val="18"/>
                      <w:lang w:eastAsia="zh-CN"/>
                    </w:rPr>
                  </w:rPrChange>
                </w:rPr>
                <w:delText>. Therefore, it is not necessary to quantitatively test the target residue.</w:delText>
              </w:r>
            </w:del>
          </w:p>
        </w:tc>
      </w:tr>
      <w:tr w:rsidR="00EB6880" w14:paraId="6BAB0ADB" w14:textId="77777777">
        <w:trPr>
          <w:trHeight w:hRule="exact" w:val="2534"/>
          <w:jc w:val="center"/>
        </w:trPr>
        <w:tc>
          <w:tcPr>
            <w:tcW w:w="204" w:type="pct"/>
            <w:vMerge/>
            <w:vAlign w:val="center"/>
          </w:tcPr>
          <w:p w14:paraId="38B996F3" w14:textId="77777777" w:rsidR="00EB6880" w:rsidRDefault="00EB6880">
            <w:pPr>
              <w:spacing w:line="360" w:lineRule="auto"/>
              <w:contextualSpacing/>
              <w:jc w:val="center"/>
              <w:rPr>
                <w:rFonts w:ascii="Times New Roman" w:eastAsia="仿宋_GB2312" w:hAnsi="Times New Roman"/>
                <w:sz w:val="18"/>
                <w:szCs w:val="18"/>
                <w:lang w:eastAsia="zh-CN"/>
              </w:rPr>
            </w:pPr>
          </w:p>
        </w:tc>
        <w:tc>
          <w:tcPr>
            <w:tcW w:w="471" w:type="pct"/>
            <w:vAlign w:val="center"/>
          </w:tcPr>
          <w:p w14:paraId="42E0BC59" w14:textId="77777777" w:rsidR="00EB6880" w:rsidRDefault="00692187">
            <w:pPr>
              <w:spacing w:line="360" w:lineRule="auto"/>
              <w:contextualSpacing/>
              <w:jc w:val="center"/>
              <w:rPr>
                <w:rFonts w:ascii="Times New Roman" w:eastAsia="仿宋_GB2312" w:hAnsi="Times New Roman"/>
                <w:sz w:val="18"/>
                <w:szCs w:val="18"/>
              </w:rPr>
            </w:pPr>
            <w:r>
              <w:rPr>
                <w:rFonts w:ascii="Times New Roman" w:eastAsia="仿宋_GB2312" w:hAnsi="Times New Roman"/>
                <w:bCs/>
                <w:sz w:val="18"/>
                <w:szCs w:val="18"/>
                <w:lang w:eastAsia="zh-CN"/>
              </w:rPr>
              <w:t>Agitation tank</w:t>
            </w:r>
            <w:r>
              <w:rPr>
                <w:rFonts w:ascii="Times New Roman" w:eastAsia="仿宋_GB2312" w:hAnsi="Times New Roman"/>
                <w:sz w:val="18"/>
                <w:szCs w:val="18"/>
                <w:lang w:eastAsia="zh-CN"/>
              </w:rPr>
              <w:t xml:space="preserve"> </w:t>
            </w:r>
          </w:p>
        </w:tc>
        <w:tc>
          <w:tcPr>
            <w:tcW w:w="471" w:type="pct"/>
            <w:vAlign w:val="center"/>
          </w:tcPr>
          <w:p w14:paraId="42A67487" w14:textId="77777777" w:rsidR="00EB6880" w:rsidRDefault="00692187">
            <w:pPr>
              <w:spacing w:line="360" w:lineRule="auto"/>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TJ4S-1200-AT02</w:t>
            </w:r>
          </w:p>
          <w:p w14:paraId="06D142DA"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(500L)</w:t>
            </w:r>
          </w:p>
        </w:tc>
        <w:tc>
          <w:tcPr>
            <w:tcW w:w="671" w:type="pct"/>
            <w:vAlign w:val="center"/>
          </w:tcPr>
          <w:p w14:paraId="24FE5693" w14:textId="77777777" w:rsidR="00EB6880" w:rsidRDefault="00692187">
            <w:pPr>
              <w:kinsoku w:val="0"/>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 xml:space="preserve">Oxyma/DMF solution preparation </w:t>
            </w:r>
          </w:p>
        </w:tc>
        <w:tc>
          <w:tcPr>
            <w:tcW w:w="728" w:type="pct"/>
            <w:vAlign w:val="center"/>
          </w:tcPr>
          <w:p w14:paraId="4C4C13C7"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N/A</w:t>
            </w:r>
            <w:r>
              <w:rPr>
                <w:rFonts w:ascii="Times New Roman" w:eastAsia="仿宋_GB2312" w:hAnsi="Times New Roman"/>
                <w:sz w:val="18"/>
                <w:szCs w:val="18"/>
                <w:lang w:eastAsia="zh-CN"/>
              </w:rPr>
              <w:t xml:space="preserve"> </w:t>
            </w:r>
          </w:p>
        </w:tc>
        <w:tc>
          <w:tcPr>
            <w:tcW w:w="2455" w:type="pct"/>
            <w:vAlign w:val="center"/>
          </w:tcPr>
          <w:p w14:paraId="1D9F92FC" w14:textId="77777777" w:rsidR="00EB6880" w:rsidRDefault="00692187">
            <w:pPr>
              <w:spacing w:line="360" w:lineRule="auto"/>
              <w:contextualSpacing/>
              <w:jc w:val="both"/>
              <w:rPr>
                <w:rFonts w:ascii="Times New Roman" w:eastAsia="仿宋_GB2312" w:hAnsi="Times New Roman"/>
                <w:sz w:val="18"/>
                <w:szCs w:val="18"/>
                <w:lang w:eastAsia="zh-CN"/>
              </w:rPr>
            </w:pPr>
            <w:r>
              <w:rPr>
                <w:rFonts w:ascii="Times New Roman" w:eastAsia="仿宋_GB2312" w:hAnsi="Times New Roman"/>
                <w:color w:val="0000FF"/>
                <w:sz w:val="18"/>
                <w:szCs w:val="18"/>
                <w:lang w:eastAsia="zh-CN"/>
                <w:rPrChange w:id="215" w:author="fuzhonghua" w:date="2026-10-27T11:01:00Z">
                  <w:rPr>
                    <w:rFonts w:ascii="Times New Roman" w:eastAsia="仿宋_GB2312" w:hAnsi="Times New Roman"/>
                    <w:sz w:val="18"/>
                    <w:szCs w:val="18"/>
                    <w:lang w:eastAsia="zh-CN"/>
                  </w:rPr>
                </w:rPrChange>
              </w:rPr>
              <w:t>In this</w:t>
            </w:r>
            <w:r>
              <w:rPr>
                <w:rFonts w:ascii="Times New Roman" w:eastAsia="仿宋_GB2312" w:hAnsi="Times New Roman"/>
                <w:color w:val="0000FF"/>
                <w:sz w:val="18"/>
                <w:szCs w:val="18"/>
                <w:lang w:eastAsia="zh-CN"/>
                <w:rPrChange w:id="216" w:author="fuzhonghua" w:date="2026-10-27T11:01:00Z">
                  <w:rPr>
                    <w:rFonts w:ascii="Times New Roman" w:eastAsia="仿宋_GB2312" w:hAnsi="Times New Roman"/>
                    <w:bCs/>
                    <w:sz w:val="18"/>
                    <w:szCs w:val="18"/>
                    <w:lang w:eastAsia="zh-CN"/>
                  </w:rPr>
                </w:rPrChange>
              </w:rPr>
              <w:t xml:space="preserve"> </w:t>
            </w:r>
            <w:ins w:id="217" w:author="fuzhonghua" w:date="2026-10-27T10:04:00Z">
              <w:r>
                <w:rPr>
                  <w:rFonts w:ascii="Times New Roman" w:eastAsia="仿宋_GB2312" w:hAnsi="Times New Roman"/>
                  <w:color w:val="0000FF"/>
                  <w:sz w:val="18"/>
                  <w:szCs w:val="18"/>
                  <w:lang w:eastAsia="zh-CN"/>
                  <w:rPrChange w:id="218" w:author="fuzhonghua" w:date="2026-10-27T11:01:00Z">
                    <w:rPr>
                      <w:rFonts w:ascii="Times New Roman" w:eastAsia="仿宋_GB2312" w:hAnsi="Times New Roman"/>
                      <w:bCs/>
                      <w:sz w:val="18"/>
                      <w:szCs w:val="18"/>
                      <w:lang w:eastAsia="zh-CN"/>
                    </w:rPr>
                  </w:rPrChange>
                </w:rPr>
                <w:t>Agitation tank</w:t>
              </w:r>
            </w:ins>
            <w:del w:id="219" w:author="fuzhonghua" w:date="2026-10-27T10:04:00Z">
              <w:r>
                <w:rPr>
                  <w:rFonts w:ascii="Times New Roman" w:eastAsia="仿宋_GB2312" w:hAnsi="Times New Roman"/>
                  <w:color w:val="0000FF"/>
                  <w:sz w:val="18"/>
                  <w:szCs w:val="18"/>
                  <w:lang w:eastAsia="zh-CN"/>
                  <w:rPrChange w:id="220" w:author="fuzhonghua" w:date="2026-10-27T11:01:00Z">
                    <w:rPr>
                      <w:rFonts w:ascii="Times New Roman" w:eastAsia="仿宋_GB2312" w:hAnsi="Times New Roman"/>
                      <w:bCs/>
                      <w:sz w:val="18"/>
                      <w:szCs w:val="18"/>
                      <w:lang w:eastAsia="zh-CN"/>
                    </w:rPr>
                  </w:rPrChange>
                </w:rPr>
                <w:delText>reactor</w:delText>
              </w:r>
            </w:del>
            <w:r>
              <w:rPr>
                <w:rFonts w:ascii="Times New Roman" w:eastAsia="仿宋_GB2312" w:hAnsi="Times New Roman"/>
                <w:color w:val="0000FF"/>
                <w:sz w:val="18"/>
                <w:szCs w:val="18"/>
                <w:lang w:eastAsia="zh-CN"/>
                <w:rPrChange w:id="221" w:author="fuzhonghua" w:date="2026-10-27T11:01:00Z">
                  <w:rPr>
                    <w:rFonts w:ascii="Times New Roman" w:eastAsia="仿宋_GB2312" w:hAnsi="Times New Roman"/>
                    <w:sz w:val="18"/>
                    <w:szCs w:val="18"/>
                    <w:lang w:eastAsia="zh-CN"/>
                  </w:rPr>
                </w:rPrChange>
              </w:rPr>
              <w:t xml:space="preserve">, DMF is used to free the material </w:t>
            </w:r>
            <w:r>
              <w:rPr>
                <w:rFonts w:ascii="Times New Roman" w:eastAsia="仿宋_GB2312" w:hAnsi="Times New Roman"/>
                <w:color w:val="0000FF"/>
                <w:sz w:val="18"/>
                <w:szCs w:val="18"/>
                <w:lang w:eastAsia="zh-CN"/>
                <w:rPrChange w:id="222" w:author="fuzhonghua" w:date="2026-10-27T11:01:00Z">
                  <w:rPr>
                    <w:rFonts w:ascii="Times New Roman" w:eastAsia="仿宋_GB2312" w:hAnsi="Times New Roman"/>
                    <w:bCs/>
                    <w:sz w:val="18"/>
                    <w:szCs w:val="18"/>
                    <w:lang w:eastAsia="zh-CN"/>
                  </w:rPr>
                </w:rPrChange>
              </w:rPr>
              <w:t>Oxyma</w:t>
            </w:r>
            <w:r>
              <w:rPr>
                <w:rFonts w:ascii="Times New Roman" w:eastAsia="仿宋_GB2312" w:hAnsi="Times New Roman"/>
                <w:color w:val="0000FF"/>
                <w:sz w:val="18"/>
                <w:szCs w:val="18"/>
                <w:lang w:eastAsia="zh-CN"/>
                <w:rPrChange w:id="223" w:author="fuzhonghua" w:date="2026-10-27T11:01:00Z">
                  <w:rPr>
                    <w:rFonts w:ascii="Times New Roman" w:eastAsia="仿宋_GB2312" w:hAnsi="Times New Roman"/>
                    <w:sz w:val="18"/>
                    <w:szCs w:val="18"/>
                    <w:lang w:eastAsia="zh-CN"/>
                  </w:rPr>
                </w:rPrChange>
              </w:rPr>
              <w:t xml:space="preserve"> in DMF and form a clear solution. </w:t>
            </w:r>
            <w:del w:id="224" w:author="fuzhonghua" w:date="2026-10-27T10:54:00Z">
              <w:r>
                <w:rPr>
                  <w:rFonts w:ascii="Times New Roman" w:eastAsia="仿宋_GB2312" w:hAnsi="Times New Roman"/>
                  <w:color w:val="0000FF"/>
                  <w:sz w:val="18"/>
                  <w:szCs w:val="18"/>
                  <w:lang w:eastAsia="zh-CN"/>
                  <w:rPrChange w:id="225" w:author="fuzhonghua" w:date="2026-10-27T11:01:00Z">
                    <w:rPr>
                      <w:rFonts w:ascii="Times New Roman" w:eastAsia="仿宋_GB2312" w:hAnsi="Times New Roman"/>
                      <w:sz w:val="18"/>
                      <w:szCs w:val="18"/>
                      <w:lang w:eastAsia="zh-CN"/>
                    </w:rPr>
                  </w:rPrChange>
                </w:rPr>
                <w:delText xml:space="preserve">Then the free base in DMF is transferred into next reactor via dedicated pipeline. </w:delText>
              </w:r>
            </w:del>
            <w:ins w:id="226" w:author="fuzhonghua" w:date="2026-10-27T10:54:00Z">
              <w:r>
                <w:rPr>
                  <w:rFonts w:ascii="Times New Roman" w:eastAsia="仿宋_GB2312" w:hAnsi="Times New Roman"/>
                  <w:color w:val="0000FF"/>
                  <w:sz w:val="18"/>
                  <w:szCs w:val="18"/>
                  <w:lang w:eastAsia="zh-CN"/>
                  <w:rPrChange w:id="227" w:author="fuzhonghua" w:date="2026-10-27T11:01:00Z">
                    <w:rPr/>
                  </w:rPrChange>
                </w:rPr>
                <w:t>Oxyma is a small-molecule additive with good solubility in polar solvents such as DMF and water. It has no hydrophobic long alkyl chains and does not tend to adsorb strongly onto equipment surfaces or form poorly soluble polymer/gel deposits. The residual Oxyma can be efficiently purged and removed using the defined cleaning solvents. Therefore, it is considered easy to clean.</w:t>
              </w:r>
            </w:ins>
            <w:del w:id="228" w:author="fuzhonghua" w:date="2026-10-27T10:54:00Z">
              <w:r>
                <w:rPr>
                  <w:rFonts w:ascii="Times New Roman" w:eastAsia="仿宋_GB2312" w:hAnsi="Times New Roman"/>
                  <w:sz w:val="18"/>
                  <w:szCs w:val="18"/>
                  <w:lang w:eastAsia="zh-CN"/>
                </w:rPr>
                <w:delText>The equipment is kept in closed state under nitrogen blanket in-between batches, according to scientific knowledge, the solution is stable and itself is homogeneous, Oxyma is easily removed using selected cleaning solvent. Therefore, it is not necessary to quantitatively test the target residue.</w:delText>
              </w:r>
            </w:del>
          </w:p>
        </w:tc>
      </w:tr>
    </w:tbl>
    <w:p w14:paraId="1BCC6CDF" w14:textId="77777777" w:rsidR="00EB6880" w:rsidRDefault="00692187">
      <w:pPr>
        <w:pStyle w:val="2"/>
        <w:numPr>
          <w:ilvl w:val="0"/>
          <w:numId w:val="12"/>
        </w:numPr>
        <w:rPr>
          <w:rFonts w:ascii="Times New Roman" w:eastAsia="仿宋_GB2312" w:hAnsi="Times New Roman"/>
          <w:sz w:val="21"/>
          <w:szCs w:val="18"/>
          <w:lang w:eastAsia="zh-CN"/>
        </w:rPr>
      </w:pPr>
      <w:bookmarkStart w:id="229" w:name="_Toc243680244"/>
      <w:r>
        <w:rPr>
          <w:rFonts w:ascii="Times New Roman" w:eastAsia="仿宋_GB2312" w:hAnsi="Times New Roman"/>
          <w:sz w:val="21"/>
          <w:szCs w:val="18"/>
          <w:lang w:eastAsia="zh-CN"/>
        </w:rPr>
        <w:t>Cleaning frequency</w:t>
      </w:r>
      <w:bookmarkEnd w:id="229"/>
      <w:r>
        <w:rPr>
          <w:rFonts w:ascii="Times New Roman" w:eastAsia="仿宋_GB2312" w:hAnsi="Times New Roman"/>
          <w:sz w:val="21"/>
          <w:szCs w:val="18"/>
          <w:lang w:eastAsia="zh-CN"/>
        </w:rPr>
        <w:t xml:space="preserve"> </w:t>
      </w:r>
    </w:p>
    <w:p w14:paraId="0C795D7D" w14:textId="77777777" w:rsidR="00EB6880" w:rsidRDefault="00692187">
      <w:pPr>
        <w:pStyle w:val="3"/>
        <w:numPr>
          <w:ilvl w:val="2"/>
          <w:numId w:val="13"/>
        </w:numPr>
        <w:spacing w:afterLines="50" w:after="120" w:afterAutospacing="0" w:line="360" w:lineRule="auto"/>
        <w:jc w:val="left"/>
        <w:rPr>
          <w:rFonts w:ascii="Times New Roman" w:eastAsia="仿宋_GB2312" w:hAnsi="Times New Roman"/>
          <w:sz w:val="21"/>
          <w:szCs w:val="18"/>
          <w:u w:val="none"/>
          <w:lang w:eastAsia="zh-CN"/>
        </w:rPr>
      </w:pPr>
      <w:r>
        <w:rPr>
          <w:rFonts w:ascii="Times New Roman" w:eastAsia="仿宋_GB2312" w:hAnsi="Times New Roman"/>
          <w:sz w:val="21"/>
          <w:szCs w:val="18"/>
          <w:u w:val="none"/>
          <w:lang w:eastAsia="zh-CN"/>
        </w:rPr>
        <w:t xml:space="preserve"> </w:t>
      </w:r>
      <w:bookmarkStart w:id="230" w:name="_Toc243680245"/>
      <w:bookmarkEnd w:id="113"/>
      <w:r>
        <w:rPr>
          <w:rFonts w:ascii="Times New Roman" w:eastAsia="仿宋_GB2312" w:hAnsi="Times New Roman"/>
          <w:sz w:val="21"/>
          <w:szCs w:val="18"/>
          <w:u w:val="none"/>
          <w:lang w:eastAsia="zh-CN"/>
        </w:rPr>
        <w:t>Cleaning frequency for within campaign in-situ minor cleaning</w:t>
      </w:r>
      <w:bookmarkEnd w:id="230"/>
      <w:r>
        <w:rPr>
          <w:rFonts w:ascii="Times New Roman" w:eastAsia="仿宋_GB2312" w:hAnsi="Times New Roman"/>
          <w:sz w:val="21"/>
          <w:szCs w:val="18"/>
          <w:u w:val="none"/>
          <w:lang w:eastAsia="zh-CN"/>
        </w:rPr>
        <w:t xml:space="preserve"> </w:t>
      </w:r>
    </w:p>
    <w:p w14:paraId="270439E9" w14:textId="77777777" w:rsidR="00EB6880" w:rsidRDefault="00692187">
      <w:pPr>
        <w:spacing w:line="360" w:lineRule="auto"/>
        <w:jc w:val="both"/>
        <w:rPr>
          <w:rFonts w:ascii="Times New Roman" w:eastAsia="仿宋_GB2312" w:hAnsi="Times New Roman" w:cs="Arial"/>
          <w:sz w:val="21"/>
          <w:szCs w:val="21"/>
          <w:lang w:eastAsia="zh-CN"/>
        </w:rPr>
      </w:pPr>
      <w:r>
        <w:rPr>
          <w:rFonts w:ascii="Times New Roman" w:eastAsia="仿宋_GB2312" w:hAnsi="Times New Roman"/>
          <w:sz w:val="21"/>
          <w:szCs w:val="18"/>
          <w:lang w:eastAsia="zh-CN"/>
        </w:rPr>
        <w:t xml:space="preserve">The equipment cleaning frequency and justification is further indicated in </w:t>
      </w:r>
      <w:r>
        <w:rPr>
          <w:rFonts w:ascii="Times New Roman" w:eastAsia="仿宋_GB2312" w:hAnsi="Times New Roman"/>
          <w:b/>
          <w:sz w:val="21"/>
          <w:szCs w:val="18"/>
          <w:lang w:eastAsia="zh-CN"/>
        </w:rPr>
        <w:t>Table 6-7</w:t>
      </w:r>
      <w:r>
        <w:rPr>
          <w:rFonts w:ascii="Times New Roman" w:eastAsia="仿宋_GB2312" w:hAnsi="Times New Roman"/>
          <w:sz w:val="21"/>
          <w:szCs w:val="18"/>
          <w:lang w:eastAsia="zh-CN"/>
        </w:rPr>
        <w:t>.</w:t>
      </w:r>
      <w:r>
        <w:rPr>
          <w:rFonts w:ascii="Times New Roman" w:eastAsia="仿宋_GB2312" w:hAnsi="Times New Roman" w:cs="Arial"/>
          <w:sz w:val="21"/>
          <w:szCs w:val="21"/>
          <w:lang w:eastAsia="zh-CN"/>
        </w:rPr>
        <w:t xml:space="preserve"> The cleaning frequency has been established based on process knowledge, equipment design, residue characteristics and manufacturing experience. </w:t>
      </w:r>
    </w:p>
    <w:p w14:paraId="682E6DA5" w14:textId="77777777" w:rsidR="00EB6880" w:rsidRDefault="00692187">
      <w:pPr>
        <w:spacing w:line="360" w:lineRule="auto"/>
        <w:jc w:val="center"/>
        <w:rPr>
          <w:rFonts w:ascii="Times New Roman" w:eastAsia="仿宋_GB2312" w:hAnsi="Times New Roman"/>
          <w:sz w:val="21"/>
          <w:szCs w:val="18"/>
          <w:lang w:eastAsia="zh-CN"/>
        </w:rPr>
      </w:pPr>
      <w:r>
        <w:rPr>
          <w:rFonts w:ascii="Times New Roman" w:eastAsia="仿宋_GB2312" w:hAnsi="Times New Roman"/>
          <w:b/>
          <w:i/>
          <w:sz w:val="21"/>
          <w:szCs w:val="18"/>
          <w:lang w:eastAsia="zh-CN"/>
        </w:rPr>
        <w:t>Table 6-7, Rationale of the equipment batch cleaning frequency</w:t>
      </w:r>
      <w:r>
        <w:rPr>
          <w:rFonts w:ascii="Times New Roman" w:eastAsia="仿宋_GB2312" w:hAnsi="Times New Roman"/>
          <w:b/>
          <w:sz w:val="21"/>
          <w:szCs w:val="18"/>
          <w:lang w:eastAsia="zh-CN"/>
        </w:rPr>
        <w:t xml:space="preserve"> </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674"/>
        <w:gridCol w:w="993"/>
        <w:gridCol w:w="992"/>
        <w:gridCol w:w="964"/>
        <w:gridCol w:w="914"/>
        <w:gridCol w:w="1128"/>
        <w:gridCol w:w="4536"/>
        <w:tblGridChange w:id="231">
          <w:tblGrid>
            <w:gridCol w:w="674"/>
            <w:gridCol w:w="993"/>
            <w:gridCol w:w="992"/>
            <w:gridCol w:w="964"/>
            <w:gridCol w:w="914"/>
            <w:gridCol w:w="1128"/>
            <w:gridCol w:w="4536"/>
          </w:tblGrid>
        </w:tblGridChange>
      </w:tblGrid>
      <w:tr w:rsidR="00EB6880" w14:paraId="6DCDA616" w14:textId="77777777">
        <w:trPr>
          <w:trHeight w:val="454"/>
          <w:jc w:val="center"/>
        </w:trPr>
        <w:tc>
          <w:tcPr>
            <w:tcW w:w="674" w:type="dxa"/>
            <w:vAlign w:val="center"/>
          </w:tcPr>
          <w:p w14:paraId="58313027" w14:textId="77777777" w:rsidR="00EB6880" w:rsidRDefault="00692187">
            <w:pPr>
              <w:spacing w:line="360" w:lineRule="auto"/>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Step No.</w:t>
            </w:r>
          </w:p>
        </w:tc>
        <w:tc>
          <w:tcPr>
            <w:tcW w:w="993" w:type="dxa"/>
            <w:vAlign w:val="center"/>
          </w:tcPr>
          <w:p w14:paraId="72112081"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lang w:eastAsia="zh-CN"/>
              </w:rPr>
              <w:t>E</w:t>
            </w:r>
            <w:r>
              <w:rPr>
                <w:rFonts w:ascii="Times New Roman" w:eastAsia="仿宋_GB2312" w:hAnsi="Times New Roman"/>
                <w:b/>
                <w:bCs/>
                <w:sz w:val="18"/>
                <w:szCs w:val="18"/>
              </w:rPr>
              <w:t>quipment name</w:t>
            </w:r>
          </w:p>
        </w:tc>
        <w:tc>
          <w:tcPr>
            <w:tcW w:w="992" w:type="dxa"/>
            <w:vAlign w:val="center"/>
          </w:tcPr>
          <w:p w14:paraId="1618FAFD"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lang w:eastAsia="zh-CN"/>
              </w:rPr>
              <w:t>E</w:t>
            </w:r>
            <w:r>
              <w:rPr>
                <w:rFonts w:ascii="Times New Roman" w:eastAsia="仿宋_GB2312" w:hAnsi="Times New Roman"/>
                <w:b/>
                <w:bCs/>
                <w:sz w:val="18"/>
                <w:szCs w:val="18"/>
              </w:rPr>
              <w:t>quipment ID</w:t>
            </w:r>
          </w:p>
        </w:tc>
        <w:tc>
          <w:tcPr>
            <w:tcW w:w="964" w:type="dxa"/>
            <w:vAlign w:val="center"/>
          </w:tcPr>
          <w:p w14:paraId="576174C8"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rPr>
              <w:t>Function</w:t>
            </w:r>
          </w:p>
        </w:tc>
        <w:tc>
          <w:tcPr>
            <w:tcW w:w="914" w:type="dxa"/>
            <w:vAlign w:val="center"/>
          </w:tcPr>
          <w:p w14:paraId="50C9F153"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rPr>
              <w:t>Target residue</w:t>
            </w:r>
          </w:p>
        </w:tc>
        <w:tc>
          <w:tcPr>
            <w:tcW w:w="1128" w:type="dxa"/>
            <w:vAlign w:val="center"/>
          </w:tcPr>
          <w:p w14:paraId="6E3BE0BB" w14:textId="77777777" w:rsidR="00EB6880" w:rsidRDefault="00692187">
            <w:pPr>
              <w:spacing w:line="360" w:lineRule="auto"/>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Cleaning Frequency</w:t>
            </w:r>
          </w:p>
        </w:tc>
        <w:tc>
          <w:tcPr>
            <w:tcW w:w="4536" w:type="dxa"/>
            <w:vAlign w:val="center"/>
          </w:tcPr>
          <w:p w14:paraId="0A294F23"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rPr>
              <w:t>Rationale of Cleaning Frequency</w:t>
            </w:r>
          </w:p>
        </w:tc>
      </w:tr>
      <w:tr w:rsidR="00EB6880" w14:paraId="10E50528" w14:textId="77777777" w:rsidTr="00EB6880">
        <w:tblPrEx>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PrExChange w:id="232" w:author="Lu Li0762" w:date="2026-10-26T15:56:00Z">
            <w:tblPrEx>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PrEx>
          </w:tblPrExChange>
        </w:tblPrEx>
        <w:trPr>
          <w:trHeight w:val="1520"/>
          <w:jc w:val="center"/>
          <w:trPrChange w:id="233" w:author="Lu Li0762" w:date="2026-10-26T15:56:00Z">
            <w:trPr>
              <w:trHeight w:val="3264"/>
              <w:jc w:val="center"/>
            </w:trPr>
          </w:trPrChange>
        </w:trPr>
        <w:tc>
          <w:tcPr>
            <w:tcW w:w="674" w:type="dxa"/>
            <w:vMerge w:val="restart"/>
            <w:vAlign w:val="center"/>
            <w:tcPrChange w:id="234" w:author="Lu Li0762" w:date="2026-10-26T15:56:00Z">
              <w:tcPr>
                <w:tcW w:w="674" w:type="dxa"/>
                <w:vMerge w:val="restart"/>
                <w:vAlign w:val="center"/>
              </w:tcPr>
            </w:tcPrChange>
          </w:tcPr>
          <w:p w14:paraId="056998ED"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w:t>
            </w:r>
          </w:p>
        </w:tc>
        <w:tc>
          <w:tcPr>
            <w:tcW w:w="993" w:type="dxa"/>
            <w:vAlign w:val="center"/>
            <w:tcPrChange w:id="235" w:author="Lu Li0762" w:date="2026-10-26T15:56:00Z">
              <w:tcPr>
                <w:tcW w:w="993" w:type="dxa"/>
                <w:vAlign w:val="center"/>
              </w:tcPr>
            </w:tcPrChange>
          </w:tcPr>
          <w:p w14:paraId="3F1C642F"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 xml:space="preserve">Peptide Solid Phase Synthesizer </w:t>
            </w:r>
          </w:p>
        </w:tc>
        <w:tc>
          <w:tcPr>
            <w:tcW w:w="992" w:type="dxa"/>
            <w:vAlign w:val="center"/>
            <w:tcPrChange w:id="236" w:author="Lu Li0762" w:date="2026-10-26T15:56:00Z">
              <w:tcPr>
                <w:tcW w:w="992" w:type="dxa"/>
                <w:vAlign w:val="center"/>
              </w:tcPr>
            </w:tcPrChange>
          </w:tcPr>
          <w:p w14:paraId="3F3C3FBB" w14:textId="77777777" w:rsidR="00EB6880" w:rsidRDefault="00692187">
            <w:pPr>
              <w:spacing w:line="360" w:lineRule="auto"/>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TJ4S-1213-Sy15</w:t>
            </w:r>
          </w:p>
          <w:p w14:paraId="0565CEEA"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(3000L)</w:t>
            </w:r>
          </w:p>
        </w:tc>
        <w:tc>
          <w:tcPr>
            <w:tcW w:w="964" w:type="dxa"/>
            <w:vAlign w:val="center"/>
            <w:tcPrChange w:id="237" w:author="Lu Li0762" w:date="2026-10-26T15:56:00Z">
              <w:tcPr>
                <w:tcW w:w="964" w:type="dxa"/>
                <w:vAlign w:val="center"/>
              </w:tcPr>
            </w:tcPrChange>
          </w:tcPr>
          <w:p w14:paraId="2DBFA2A7"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Peptide synthesis, Activat</w:t>
            </w:r>
            <w:r>
              <w:rPr>
                <w:rFonts w:ascii="Times New Roman" w:eastAsia="仿宋_GB2312" w:hAnsi="Times New Roman" w:hint="eastAsia"/>
                <w:bCs/>
                <w:sz w:val="18"/>
                <w:szCs w:val="18"/>
                <w:lang w:eastAsia="zh-CN"/>
              </w:rPr>
              <w:t>e,</w:t>
            </w:r>
            <w:r>
              <w:rPr>
                <w:rFonts w:ascii="Times New Roman" w:eastAsia="仿宋_GB2312" w:hAnsi="Times New Roman"/>
                <w:bCs/>
                <w:sz w:val="18"/>
                <w:szCs w:val="18"/>
                <w:lang w:eastAsia="zh-CN"/>
              </w:rPr>
              <w:t xml:space="preserve"> Drying</w:t>
            </w:r>
          </w:p>
        </w:tc>
        <w:tc>
          <w:tcPr>
            <w:tcW w:w="914" w:type="dxa"/>
            <w:vAlign w:val="center"/>
            <w:tcPrChange w:id="238" w:author="Lu Li0762" w:date="2026-10-26T15:56:00Z">
              <w:tcPr>
                <w:tcW w:w="914" w:type="dxa"/>
                <w:vAlign w:val="center"/>
              </w:tcPr>
            </w:tcPrChange>
          </w:tcPr>
          <w:p w14:paraId="2BCFAAA0"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ASYM-140020 and ASYM-124852 </w:t>
            </w:r>
          </w:p>
        </w:tc>
        <w:tc>
          <w:tcPr>
            <w:tcW w:w="1128" w:type="dxa"/>
            <w:vAlign w:val="center"/>
            <w:tcPrChange w:id="239" w:author="Lu Li0762" w:date="2026-10-26T15:56:00Z">
              <w:tcPr>
                <w:tcW w:w="1128" w:type="dxa"/>
                <w:vAlign w:val="center"/>
              </w:tcPr>
            </w:tcPrChange>
          </w:tcPr>
          <w:p w14:paraId="58D17A50"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Dis-assemble major cleaning every batch</w:t>
            </w:r>
          </w:p>
        </w:tc>
        <w:tc>
          <w:tcPr>
            <w:tcW w:w="4536" w:type="dxa"/>
            <w:vAlign w:val="center"/>
            <w:tcPrChange w:id="240" w:author="Lu Li0762" w:date="2026-10-26T15:56:00Z">
              <w:tcPr>
                <w:tcW w:w="4536" w:type="dxa"/>
                <w:vAlign w:val="center"/>
              </w:tcPr>
            </w:tcPrChange>
          </w:tcPr>
          <w:p w14:paraId="774E461F" w14:textId="77777777" w:rsidR="00EB6880" w:rsidRDefault="00692187">
            <w:pPr>
              <w:spacing w:line="360" w:lineRule="auto"/>
              <w:contextualSpacing/>
              <w:jc w:val="both"/>
              <w:rPr>
                <w:rFonts w:ascii="Times New Roman" w:eastAsia="仿宋_GB2312" w:hAnsi="Times New Roman"/>
                <w:bCs/>
                <w:sz w:val="18"/>
                <w:szCs w:val="18"/>
                <w:lang w:eastAsia="zh-CN"/>
              </w:rPr>
            </w:pPr>
            <w:r>
              <w:rPr>
                <w:rFonts w:ascii="Times New Roman" w:eastAsia="仿宋_GB2312" w:hAnsi="Times New Roman"/>
                <w:bCs/>
                <w:sz w:val="18"/>
                <w:szCs w:val="18"/>
                <w:lang w:eastAsia="zh-CN"/>
              </w:rPr>
              <w:t xml:space="preserve">This equipment is critical for solid-phase synthesis. The solid-phase synthesis reactor has a complex internal structure, and peptide resin exhibits poor solubility, making it hard to rinse completely. Inadequate cleaning will directly compromise the product quality of subsequent batches. In the solid-phase synthesis reactor, 2-CTC resin undergoes repeated cycles of coupling, washing, de-protection and re-washing to produce the peptidyl resin in-process intermediate ASYM-141366. Incomplete inter-batch cleaning will lead to formation of additional long-chain impurities during the reaction cycles of </w:t>
            </w:r>
            <w:r>
              <w:rPr>
                <w:rFonts w:ascii="Times New Roman" w:eastAsia="仿宋_GB2312" w:hAnsi="Times New Roman"/>
                <w:bCs/>
                <w:sz w:val="18"/>
                <w:szCs w:val="18"/>
                <w:lang w:eastAsia="zh-CN"/>
              </w:rPr>
              <w:lastRenderedPageBreak/>
              <w:t xml:space="preserve">the next batch. </w:t>
            </w:r>
            <w:r>
              <w:rPr>
                <w:rFonts w:ascii="Times New Roman" w:eastAsia="仿宋_GB2312" w:hAnsi="Times New Roman"/>
                <w:bCs/>
                <w:color w:val="0000FF"/>
                <w:sz w:val="18"/>
                <w:szCs w:val="18"/>
                <w:lang w:eastAsia="zh-CN"/>
              </w:rPr>
              <w:t>B</w:t>
            </w:r>
            <w:r>
              <w:rPr>
                <w:rFonts w:ascii="Times New Roman" w:eastAsia="仿宋_GB2312" w:hAnsi="Times New Roman"/>
                <w:color w:val="0000FF"/>
                <w:sz w:val="18"/>
                <w:szCs w:val="18"/>
                <w:lang w:eastAsia="zh-CN"/>
              </w:rPr>
              <w:t>ased on past production experience of full-scale non-saleable batches</w:t>
            </w:r>
            <w:r>
              <w:rPr>
                <w:rFonts w:ascii="Times New Roman" w:eastAsia="仿宋_GB2312" w:hAnsi="Times New Roman"/>
                <w:sz w:val="18"/>
                <w:szCs w:val="18"/>
                <w:lang w:eastAsia="zh-CN"/>
              </w:rPr>
              <w:t xml:space="preserve">, </w:t>
            </w:r>
            <w:r>
              <w:rPr>
                <w:rFonts w:ascii="Times New Roman" w:eastAsia="仿宋_GB2312" w:hAnsi="Times New Roman"/>
                <w:bCs/>
                <w:sz w:val="18"/>
                <w:szCs w:val="18"/>
                <w:lang w:eastAsia="zh-CN"/>
              </w:rPr>
              <w:t>the reactor shall be disassembled for thorough cleaning upon completion of each batch to ensure no solid peptide resin residues remain, performing disassemble major cleaning  every batch, so no need to conduct within in-situ minor cleaning.</w:t>
            </w:r>
          </w:p>
        </w:tc>
      </w:tr>
      <w:tr w:rsidR="00EB6880" w14:paraId="22333F2F" w14:textId="77777777">
        <w:trPr>
          <w:trHeight w:hRule="exact" w:val="4142"/>
          <w:jc w:val="center"/>
        </w:trPr>
        <w:tc>
          <w:tcPr>
            <w:tcW w:w="674" w:type="dxa"/>
            <w:vMerge/>
            <w:vAlign w:val="center"/>
          </w:tcPr>
          <w:p w14:paraId="3D03869B" w14:textId="77777777" w:rsidR="00EB6880" w:rsidRDefault="00EB6880">
            <w:pPr>
              <w:spacing w:line="360" w:lineRule="auto"/>
              <w:contextualSpacing/>
              <w:jc w:val="center"/>
              <w:rPr>
                <w:rFonts w:ascii="Times New Roman" w:eastAsia="仿宋_GB2312" w:hAnsi="Times New Roman"/>
                <w:sz w:val="18"/>
                <w:szCs w:val="18"/>
                <w:lang w:eastAsia="zh-CN"/>
              </w:rPr>
            </w:pPr>
          </w:p>
        </w:tc>
        <w:tc>
          <w:tcPr>
            <w:tcW w:w="993" w:type="dxa"/>
            <w:vAlign w:val="center"/>
          </w:tcPr>
          <w:p w14:paraId="4B4FAF31" w14:textId="77777777" w:rsidR="00EB6880" w:rsidRDefault="00692187">
            <w:pPr>
              <w:spacing w:line="360" w:lineRule="auto"/>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 xml:space="preserve">Glass-lined Reactor </w:t>
            </w:r>
          </w:p>
        </w:tc>
        <w:tc>
          <w:tcPr>
            <w:tcW w:w="992" w:type="dxa"/>
            <w:vAlign w:val="center"/>
          </w:tcPr>
          <w:p w14:paraId="4B00BE32" w14:textId="77777777" w:rsidR="00EB6880" w:rsidRDefault="00692187">
            <w:pPr>
              <w:spacing w:line="360" w:lineRule="auto"/>
              <w:contextualSpacing/>
              <w:jc w:val="center"/>
              <w:rPr>
                <w:rFonts w:ascii="Times New Roman" w:eastAsia="仿宋_GB2312" w:hAnsi="Times New Roman"/>
                <w:bCs/>
                <w:sz w:val="18"/>
                <w:szCs w:val="18"/>
                <w:lang w:eastAsia="zh-CN"/>
              </w:rPr>
            </w:pPr>
            <w:del w:id="241" w:author="fuzhonghua" w:date="2026-10-27T09:33:00Z">
              <w:r>
                <w:rPr>
                  <w:rFonts w:ascii="Times New Roman" w:eastAsia="仿宋_GB2312" w:hAnsi="Times New Roman"/>
                  <w:bCs/>
                  <w:sz w:val="18"/>
                  <w:szCs w:val="18"/>
                  <w:lang w:eastAsia="zh-CN"/>
                </w:rPr>
                <w:delText>TJ4-1213-R22</w:delText>
              </w:r>
            </w:del>
            <w:ins w:id="242" w:author="fuzhonghua" w:date="2026-10-27T09:33:00Z">
              <w:r>
                <w:rPr>
                  <w:rFonts w:ascii="Times New Roman" w:eastAsia="仿宋_GB2312" w:hAnsi="Times New Roman"/>
                  <w:bCs/>
                  <w:sz w:val="18"/>
                  <w:szCs w:val="18"/>
                  <w:lang w:eastAsia="zh-CN"/>
                </w:rPr>
                <w:t>TJ4S-1213-R22</w:t>
              </w:r>
            </w:ins>
          </w:p>
          <w:p w14:paraId="768D645E" w14:textId="77777777" w:rsidR="00EB6880" w:rsidRDefault="00692187">
            <w:pPr>
              <w:spacing w:line="360" w:lineRule="auto"/>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(1000L)</w:t>
            </w:r>
          </w:p>
        </w:tc>
        <w:tc>
          <w:tcPr>
            <w:tcW w:w="964" w:type="dxa"/>
            <w:vAlign w:val="center"/>
          </w:tcPr>
          <w:p w14:paraId="2950730B" w14:textId="77777777" w:rsidR="00EB6880" w:rsidRDefault="00692187">
            <w:pPr>
              <w:spacing w:line="360" w:lineRule="auto"/>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 xml:space="preserve">Pyridine/acetic anhydride DMF solution </w:t>
            </w:r>
          </w:p>
        </w:tc>
        <w:tc>
          <w:tcPr>
            <w:tcW w:w="914" w:type="dxa"/>
            <w:vAlign w:val="center"/>
          </w:tcPr>
          <w:p w14:paraId="0E5A4172" w14:textId="77777777" w:rsidR="00EB6880" w:rsidRDefault="00692187">
            <w:pPr>
              <w:spacing w:line="360" w:lineRule="auto"/>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N/A</w:t>
            </w:r>
          </w:p>
        </w:tc>
        <w:tc>
          <w:tcPr>
            <w:tcW w:w="1128" w:type="dxa"/>
            <w:vAlign w:val="center"/>
          </w:tcPr>
          <w:p w14:paraId="378D5ABA"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Batch-to-batch flush (Level 0/B); no in-situ minor cleaning; disassemble major cleaning at end of production</w:t>
            </w:r>
          </w:p>
        </w:tc>
        <w:tc>
          <w:tcPr>
            <w:tcW w:w="4536" w:type="dxa"/>
            <w:vAlign w:val="center"/>
          </w:tcPr>
          <w:p w14:paraId="44DE60C5" w14:textId="77777777" w:rsidR="00EB6880" w:rsidRDefault="00692187">
            <w:pPr>
              <w:spacing w:line="360" w:lineRule="auto"/>
              <w:contextualSpacing/>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Based on scientific knowledge, pyridine and acetic anhydride are stable in DMF and the reaction reactor is nitrogen protected, so there will be no introduction of water. During the continuous production, after process mixture in this reactor proceed to downstream, the next batch shall go into the reactor. All residues in reactor shall be dissolved and distributed into the next batch and no residue shall stay in the reactor for several batches. Pyridine/acetic anhydride can dissolve in DMF at any ratio and batch to batch DMF</w:t>
            </w:r>
            <w:ins w:id="243" w:author="Lu Li0762" w:date="2026-10-26T15:59:00Z">
              <w:r>
                <w:rPr>
                  <w:rFonts w:ascii="Times New Roman" w:eastAsia="仿宋_GB2312" w:hAnsi="Times New Roman"/>
                  <w:sz w:val="18"/>
                  <w:szCs w:val="18"/>
                  <w:lang w:eastAsia="zh-CN"/>
                </w:rPr>
                <w:t xml:space="preserve">. </w:t>
              </w:r>
            </w:ins>
            <w:r>
              <w:rPr>
                <w:rFonts w:ascii="Times New Roman" w:eastAsia="仿宋_GB2312" w:hAnsi="Times New Roman"/>
                <w:sz w:val="18"/>
                <w:szCs w:val="18"/>
                <w:lang w:eastAsia="zh-CN"/>
              </w:rPr>
              <w:t xml:space="preserve"> Based on above, it is low risk to perform the flushing every batch.</w:t>
            </w:r>
            <w:r>
              <w:rPr>
                <w:rFonts w:ascii="Times New Roman" w:eastAsia="仿宋_GB2312" w:hAnsi="Times New Roman"/>
                <w:color w:val="0000FF"/>
                <w:sz w:val="18"/>
                <w:szCs w:val="18"/>
                <w:lang w:eastAsia="zh-CN"/>
              </w:rPr>
              <w:t xml:space="preserve"> Therefore, only </w:t>
            </w:r>
            <w:r>
              <w:rPr>
                <w:rFonts w:ascii="Times New Roman" w:eastAsia="仿宋_GB2312" w:hAnsi="Times New Roman" w:hint="eastAsia"/>
                <w:color w:val="0000FF"/>
                <w:sz w:val="18"/>
                <w:szCs w:val="18"/>
                <w:lang w:eastAsia="zh-CN"/>
              </w:rPr>
              <w:t>batch</w:t>
            </w:r>
            <w:r>
              <w:rPr>
                <w:rFonts w:ascii="Times New Roman" w:eastAsia="仿宋_GB2312" w:hAnsi="Times New Roman"/>
                <w:color w:val="0000FF"/>
                <w:sz w:val="18"/>
                <w:szCs w:val="18"/>
                <w:lang w:eastAsia="zh-CN"/>
              </w:rPr>
              <w:t xml:space="preserve"> to batch flush is required; in-situ minor cleaning is not necessary.</w:t>
            </w:r>
          </w:p>
        </w:tc>
      </w:tr>
      <w:tr w:rsidR="00EB6880" w14:paraId="31080E19" w14:textId="77777777">
        <w:trPr>
          <w:trHeight w:hRule="exact" w:val="3604"/>
          <w:jc w:val="center"/>
        </w:trPr>
        <w:tc>
          <w:tcPr>
            <w:tcW w:w="674" w:type="dxa"/>
            <w:vMerge/>
            <w:vAlign w:val="center"/>
          </w:tcPr>
          <w:p w14:paraId="230BAAD8" w14:textId="77777777" w:rsidR="00EB6880" w:rsidRDefault="00EB6880">
            <w:pPr>
              <w:spacing w:line="360" w:lineRule="auto"/>
              <w:contextualSpacing/>
              <w:jc w:val="center"/>
              <w:rPr>
                <w:rFonts w:ascii="Times New Roman" w:eastAsia="仿宋_GB2312" w:hAnsi="Times New Roman"/>
                <w:sz w:val="18"/>
                <w:szCs w:val="18"/>
                <w:lang w:eastAsia="zh-CN"/>
              </w:rPr>
            </w:pPr>
          </w:p>
        </w:tc>
        <w:tc>
          <w:tcPr>
            <w:tcW w:w="993" w:type="dxa"/>
            <w:vAlign w:val="center"/>
          </w:tcPr>
          <w:p w14:paraId="11A5DFDC"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 xml:space="preserve">Agitation tank </w:t>
            </w:r>
          </w:p>
        </w:tc>
        <w:tc>
          <w:tcPr>
            <w:tcW w:w="992" w:type="dxa"/>
            <w:vAlign w:val="center"/>
          </w:tcPr>
          <w:p w14:paraId="2389C806" w14:textId="77777777" w:rsidR="00EB6880" w:rsidRDefault="00692187">
            <w:pPr>
              <w:spacing w:line="360" w:lineRule="auto"/>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TJ4S-1200-AT02</w:t>
            </w:r>
          </w:p>
          <w:p w14:paraId="77CB647E" w14:textId="77777777" w:rsidR="00EB6880" w:rsidRDefault="00692187">
            <w:pPr>
              <w:spacing w:line="360" w:lineRule="auto"/>
              <w:contextualSpacing/>
              <w:jc w:val="center"/>
              <w:rPr>
                <w:rFonts w:ascii="Times New Roman" w:eastAsia="仿宋_GB2312" w:hAnsi="Times New Roman"/>
                <w:sz w:val="18"/>
                <w:szCs w:val="21"/>
                <w:lang w:eastAsia="zh-CN"/>
              </w:rPr>
            </w:pPr>
            <w:r>
              <w:rPr>
                <w:rFonts w:ascii="Times New Roman" w:eastAsia="仿宋_GB2312" w:hAnsi="Times New Roman"/>
                <w:bCs/>
                <w:sz w:val="18"/>
                <w:szCs w:val="18"/>
                <w:lang w:eastAsia="zh-CN"/>
              </w:rPr>
              <w:t>(500L)</w:t>
            </w:r>
          </w:p>
        </w:tc>
        <w:tc>
          <w:tcPr>
            <w:tcW w:w="964" w:type="dxa"/>
            <w:vAlign w:val="center"/>
          </w:tcPr>
          <w:p w14:paraId="50DB3F91" w14:textId="77777777" w:rsidR="00EB6880" w:rsidRDefault="00692187">
            <w:pPr>
              <w:spacing w:line="360" w:lineRule="auto"/>
              <w:contextualSpacing/>
              <w:jc w:val="center"/>
              <w:rPr>
                <w:rFonts w:ascii="Times New Roman" w:eastAsia="仿宋_GB2312" w:hAnsi="Times New Roman"/>
                <w:sz w:val="18"/>
                <w:szCs w:val="21"/>
                <w:lang w:eastAsia="zh-CN"/>
              </w:rPr>
            </w:pPr>
            <w:r>
              <w:rPr>
                <w:rFonts w:ascii="Times New Roman" w:eastAsia="仿宋_GB2312" w:hAnsi="Times New Roman"/>
                <w:bCs/>
                <w:sz w:val="18"/>
                <w:szCs w:val="18"/>
                <w:lang w:eastAsia="zh-CN"/>
              </w:rPr>
              <w:t xml:space="preserve">Oxyma/DMF solution preparation </w:t>
            </w:r>
          </w:p>
        </w:tc>
        <w:tc>
          <w:tcPr>
            <w:tcW w:w="914" w:type="dxa"/>
            <w:vAlign w:val="center"/>
          </w:tcPr>
          <w:p w14:paraId="06227904"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N/A</w:t>
            </w:r>
          </w:p>
        </w:tc>
        <w:tc>
          <w:tcPr>
            <w:tcW w:w="1128" w:type="dxa"/>
            <w:vAlign w:val="center"/>
          </w:tcPr>
          <w:p w14:paraId="73895209" w14:textId="77777777" w:rsidR="00EB6880" w:rsidRDefault="00692187">
            <w:pPr>
              <w:spacing w:line="360" w:lineRule="auto"/>
              <w:contextualSpacing/>
              <w:jc w:val="center"/>
              <w:rPr>
                <w:rFonts w:ascii="Times New Roman" w:eastAsia="仿宋_GB2312" w:hAnsi="Times New Roman"/>
                <w:bCs/>
                <w:sz w:val="18"/>
                <w:szCs w:val="18"/>
                <w:lang w:eastAsia="zh-CN"/>
              </w:rPr>
            </w:pPr>
            <w:r>
              <w:rPr>
                <w:rFonts w:ascii="Times New Roman" w:eastAsia="仿宋_GB2312" w:hAnsi="Times New Roman"/>
                <w:sz w:val="18"/>
                <w:szCs w:val="18"/>
                <w:lang w:eastAsia="zh-CN"/>
              </w:rPr>
              <w:t>Batch-to-batch flush (Level 0/B); no in-situ minor cleaning; disassemble major cleaning at end of production</w:t>
            </w:r>
          </w:p>
        </w:tc>
        <w:tc>
          <w:tcPr>
            <w:tcW w:w="4536" w:type="dxa"/>
            <w:vAlign w:val="center"/>
          </w:tcPr>
          <w:p w14:paraId="761D1D53" w14:textId="77777777" w:rsidR="00EB6880" w:rsidRDefault="00692187">
            <w:pPr>
              <w:spacing w:line="360" w:lineRule="auto"/>
              <w:contextualSpacing/>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The equipment is only used for dissolve O</w:t>
            </w:r>
            <w:r>
              <w:rPr>
                <w:rFonts w:ascii="Times New Roman" w:eastAsia="仿宋_GB2312" w:hAnsi="Times New Roman"/>
                <w:bCs/>
                <w:sz w:val="18"/>
                <w:szCs w:val="18"/>
                <w:lang w:eastAsia="zh-CN"/>
              </w:rPr>
              <w:t>xyma</w:t>
            </w:r>
            <w:r>
              <w:rPr>
                <w:rFonts w:ascii="Times New Roman" w:eastAsia="仿宋_GB2312" w:hAnsi="Times New Roman"/>
                <w:sz w:val="18"/>
                <w:szCs w:val="18"/>
                <w:lang w:eastAsia="zh-CN"/>
              </w:rPr>
              <w:t>. Based on scientific knowledge, O</w:t>
            </w:r>
            <w:r>
              <w:rPr>
                <w:rFonts w:ascii="Times New Roman" w:eastAsia="仿宋_GB2312" w:hAnsi="Times New Roman"/>
                <w:bCs/>
                <w:sz w:val="18"/>
                <w:szCs w:val="18"/>
                <w:lang w:eastAsia="zh-CN"/>
              </w:rPr>
              <w:t>xyma</w:t>
            </w:r>
            <w:r>
              <w:rPr>
                <w:rFonts w:ascii="Times New Roman" w:eastAsia="仿宋_GB2312" w:hAnsi="Times New Roman"/>
                <w:sz w:val="18"/>
                <w:szCs w:val="18"/>
                <w:lang w:eastAsia="zh-CN"/>
              </w:rPr>
              <w:t xml:space="preserve"> is stable in DMF and the reactor is nitrogen protected. During the continuous production, after process mixture in this reactor proceed to downstream, the next batch shall go into the reactor. All of residue in reactor shall be dissolved and distributed into the next batch and no residue shall stay in the reactor for several batch. Oxyma has good solubility in DMF</w:t>
            </w:r>
            <w:del w:id="244" w:author="fuzhonghua" w:date="2026-10-27T10:05:00Z">
              <w:r>
                <w:rPr>
                  <w:rFonts w:ascii="Times New Roman" w:eastAsia="仿宋_GB2312" w:hAnsi="Times New Roman"/>
                  <w:sz w:val="18"/>
                  <w:szCs w:val="18"/>
                  <w:lang w:eastAsia="zh-CN"/>
                </w:rPr>
                <w:delText xml:space="preserve"> (1 g target product can dissolve into 0.9 ml DMF at 20-25 </w:delText>
              </w:r>
              <w:r>
                <w:rPr>
                  <w:rFonts w:ascii="Times New Roman" w:eastAsia="仿宋_GB2312" w:hAnsi="Times New Roman"/>
                  <w:sz w:val="18"/>
                  <w:szCs w:val="18"/>
                  <w:vertAlign w:val="superscript"/>
                  <w:lang w:eastAsia="zh-CN"/>
                </w:rPr>
                <w:delText>o</w:delText>
              </w:r>
              <w:r>
                <w:rPr>
                  <w:rFonts w:ascii="Times New Roman" w:eastAsia="仿宋_GB2312" w:hAnsi="Times New Roman"/>
                  <w:sz w:val="18"/>
                  <w:szCs w:val="18"/>
                  <w:lang w:eastAsia="zh-CN"/>
                </w:rPr>
                <w:delText xml:space="preserve">C) </w:delText>
              </w:r>
            </w:del>
            <w:ins w:id="245" w:author="Lu Li0762" w:date="2026-10-26T16:00:00Z">
              <w:r>
                <w:rPr>
                  <w:rFonts w:ascii="Times New Roman" w:eastAsia="仿宋_GB2312" w:hAnsi="Times New Roman"/>
                  <w:sz w:val="18"/>
                  <w:szCs w:val="18"/>
                  <w:lang w:eastAsia="zh-CN"/>
                </w:rPr>
                <w:t xml:space="preserve">. </w:t>
              </w:r>
            </w:ins>
            <w:r>
              <w:rPr>
                <w:rFonts w:ascii="Times New Roman" w:eastAsia="仿宋_GB2312" w:hAnsi="Times New Roman"/>
                <w:sz w:val="18"/>
                <w:szCs w:val="18"/>
                <w:lang w:eastAsia="zh-CN"/>
              </w:rPr>
              <w:t>Based on above, it is low risk to perform the flushing every batch.</w:t>
            </w:r>
            <w:r>
              <w:rPr>
                <w:rFonts w:ascii="Times New Roman" w:eastAsia="仿宋_GB2312" w:hAnsi="Times New Roman"/>
                <w:color w:val="0000FF"/>
                <w:sz w:val="18"/>
                <w:szCs w:val="18"/>
                <w:lang w:eastAsia="zh-CN"/>
              </w:rPr>
              <w:t xml:space="preserve"> Therefore, only </w:t>
            </w:r>
            <w:r>
              <w:rPr>
                <w:rFonts w:ascii="Times New Roman" w:eastAsia="仿宋_GB2312" w:hAnsi="Times New Roman" w:hint="eastAsia"/>
                <w:color w:val="0000FF"/>
                <w:sz w:val="18"/>
                <w:szCs w:val="18"/>
                <w:lang w:eastAsia="zh-CN"/>
              </w:rPr>
              <w:t>batch</w:t>
            </w:r>
            <w:r>
              <w:rPr>
                <w:rFonts w:ascii="Times New Roman" w:eastAsia="仿宋_GB2312" w:hAnsi="Times New Roman"/>
                <w:color w:val="0000FF"/>
                <w:sz w:val="18"/>
                <w:szCs w:val="18"/>
                <w:lang w:eastAsia="zh-CN"/>
              </w:rPr>
              <w:t xml:space="preserve"> to batch flush is required; in-situ minor cleaning is not necessary.</w:t>
            </w:r>
          </w:p>
        </w:tc>
      </w:tr>
    </w:tbl>
    <w:p w14:paraId="1D11B152" w14:textId="77777777" w:rsidR="00EB6880" w:rsidRDefault="00692187">
      <w:pPr>
        <w:spacing w:line="360" w:lineRule="auto"/>
        <w:jc w:val="both"/>
        <w:rPr>
          <w:rFonts w:ascii="Times New Roman" w:eastAsia="仿宋_GB2312" w:hAnsi="Times New Roman"/>
          <w:i/>
          <w:sz w:val="18"/>
          <w:szCs w:val="18"/>
          <w:lang w:eastAsia="zh-CN"/>
        </w:rPr>
      </w:pPr>
      <w:bookmarkStart w:id="246" w:name="_Toc173681659"/>
      <w:r>
        <w:rPr>
          <w:rFonts w:ascii="Times New Roman" w:eastAsia="仿宋_GB2312" w:hAnsi="Times New Roman" w:hint="eastAsia"/>
          <w:b/>
          <w:i/>
          <w:sz w:val="18"/>
          <w:szCs w:val="18"/>
          <w:lang w:eastAsia="zh-CN"/>
        </w:rPr>
        <w:t>Note</w:t>
      </w:r>
      <w:r>
        <w:rPr>
          <w:rFonts w:ascii="Times New Roman" w:eastAsia="仿宋_GB2312" w:hAnsi="Times New Roman"/>
          <w:b/>
          <w:i/>
          <w:sz w:val="18"/>
          <w:szCs w:val="18"/>
          <w:lang w:eastAsia="zh-CN"/>
        </w:rPr>
        <w:t>4:</w:t>
      </w:r>
      <w:r>
        <w:rPr>
          <w:i/>
        </w:rPr>
        <w:t xml:space="preserve"> </w:t>
      </w:r>
      <w:r>
        <w:rPr>
          <w:rFonts w:ascii="Times New Roman" w:eastAsia="仿宋_GB2312" w:hAnsi="Times New Roman"/>
          <w:i/>
          <w:sz w:val="18"/>
          <w:szCs w:val="18"/>
          <w:lang w:eastAsia="zh-CN"/>
        </w:rPr>
        <w:t xml:space="preserve">For Projects CPo140019-03 and CPo140020-03, Equipment </w:t>
      </w:r>
      <w:del w:id="247" w:author="fuzhonghua" w:date="2026-10-27T09:33:00Z">
        <w:r>
          <w:rPr>
            <w:rFonts w:ascii="Times New Roman" w:eastAsia="仿宋_GB2312" w:hAnsi="Times New Roman"/>
            <w:i/>
            <w:sz w:val="18"/>
            <w:szCs w:val="18"/>
            <w:lang w:eastAsia="zh-CN"/>
          </w:rPr>
          <w:delText>TJ4-1213-R22</w:delText>
        </w:r>
      </w:del>
      <w:ins w:id="248" w:author="fuzhonghua" w:date="2026-10-27T09:33:00Z">
        <w:r>
          <w:rPr>
            <w:rFonts w:ascii="Times New Roman" w:eastAsia="仿宋_GB2312" w:hAnsi="Times New Roman"/>
            <w:i/>
            <w:sz w:val="18"/>
            <w:szCs w:val="18"/>
            <w:lang w:eastAsia="zh-CN"/>
          </w:rPr>
          <w:t>TJ4S-1213-R22</w:t>
        </w:r>
      </w:ins>
      <w:r>
        <w:rPr>
          <w:rFonts w:ascii="Times New Roman" w:eastAsia="仿宋_GB2312" w:hAnsi="Times New Roman"/>
          <w:i/>
          <w:sz w:val="18"/>
          <w:szCs w:val="18"/>
          <w:lang w:eastAsia="zh-CN"/>
        </w:rPr>
        <w:t xml:space="preserve"> was used to prepare the pyridine/acetic anhydride solution in DMF. The equipment is flushed between batches and subsequently disassembled for a major cleaning at the end of production.</w:t>
      </w:r>
    </w:p>
    <w:p w14:paraId="4ACC6144" w14:textId="77777777" w:rsidR="00EB6880" w:rsidRDefault="00692187">
      <w:pPr>
        <w:pStyle w:val="3"/>
        <w:numPr>
          <w:ilvl w:val="2"/>
          <w:numId w:val="13"/>
        </w:numPr>
        <w:spacing w:afterLines="50" w:after="120" w:afterAutospacing="0" w:line="360" w:lineRule="auto"/>
        <w:jc w:val="left"/>
        <w:rPr>
          <w:rFonts w:ascii="Times New Roman" w:eastAsia="仿宋_GB2312" w:hAnsi="Times New Roman"/>
          <w:sz w:val="21"/>
          <w:szCs w:val="18"/>
          <w:u w:val="none"/>
          <w:lang w:eastAsia="zh-CN"/>
        </w:rPr>
      </w:pPr>
      <w:bookmarkStart w:id="249" w:name="_Toc243680246"/>
      <w:r>
        <w:rPr>
          <w:rFonts w:ascii="Times New Roman" w:eastAsia="仿宋_GB2312" w:hAnsi="Times New Roman"/>
          <w:sz w:val="21"/>
          <w:szCs w:val="18"/>
          <w:u w:val="none"/>
          <w:lang w:eastAsia="zh-CN"/>
        </w:rPr>
        <w:t>Cleaning frequency for dis-assemble major cleaning</w:t>
      </w:r>
      <w:bookmarkEnd w:id="249"/>
      <w:r>
        <w:rPr>
          <w:rFonts w:ascii="Times New Roman" w:eastAsia="仿宋_GB2312" w:hAnsi="Times New Roman"/>
          <w:sz w:val="21"/>
          <w:szCs w:val="18"/>
          <w:u w:val="none"/>
          <w:lang w:eastAsia="zh-CN"/>
        </w:rPr>
        <w:t xml:space="preserve"> </w:t>
      </w:r>
      <w:bookmarkEnd w:id="246"/>
    </w:p>
    <w:p w14:paraId="1DBC5CAD" w14:textId="77777777" w:rsidR="00EB6880" w:rsidRDefault="00692187">
      <w:pPr>
        <w:spacing w:line="360" w:lineRule="auto"/>
        <w:jc w:val="both"/>
        <w:rPr>
          <w:rFonts w:ascii="Times New Roman" w:eastAsia="仿宋_GB2312" w:hAnsi="Times New Roman"/>
          <w:sz w:val="21"/>
          <w:szCs w:val="21"/>
          <w:lang w:eastAsia="zh-CN"/>
        </w:rPr>
      </w:pPr>
      <w:r>
        <w:rPr>
          <w:rFonts w:ascii="Times New Roman" w:eastAsia="仿宋_GB2312" w:hAnsi="Times New Roman"/>
          <w:sz w:val="21"/>
          <w:szCs w:val="21"/>
          <w:lang w:eastAsia="zh-CN"/>
        </w:rPr>
        <w:t xml:space="preserve">Disassemble major cleaning shall be carried out after campaign production completion and switching to next product. The disassemble major cleaning method for end of production is same with disassemble major cleaning method for within campaign, hence, disassemble major cleaning </w:t>
      </w:r>
      <w:r>
        <w:rPr>
          <w:rFonts w:ascii="Times New Roman" w:eastAsia="仿宋_GB2312" w:hAnsi="Times New Roman" w:hint="eastAsia"/>
          <w:sz w:val="21"/>
          <w:szCs w:val="21"/>
          <w:lang w:eastAsia="zh-CN"/>
        </w:rPr>
        <w:t>will</w:t>
      </w:r>
      <w:r>
        <w:rPr>
          <w:rFonts w:ascii="Times New Roman" w:eastAsia="仿宋_GB2312" w:hAnsi="Times New Roman"/>
          <w:sz w:val="21"/>
          <w:szCs w:val="21"/>
          <w:lang w:eastAsia="zh-CN"/>
        </w:rPr>
        <w:t xml:space="preserve"> be directly performed after each campaign once the within campaign disassemble major cleaning validation completion. </w:t>
      </w:r>
    </w:p>
    <w:p w14:paraId="5E3C0CB2" w14:textId="77777777" w:rsidR="00EB6880" w:rsidRDefault="00692187">
      <w:pPr>
        <w:pStyle w:val="2"/>
        <w:numPr>
          <w:ilvl w:val="0"/>
          <w:numId w:val="12"/>
        </w:numPr>
        <w:rPr>
          <w:rFonts w:ascii="Times New Roman" w:eastAsia="仿宋_GB2312" w:hAnsi="Times New Roman"/>
          <w:sz w:val="21"/>
          <w:szCs w:val="18"/>
          <w:lang w:eastAsia="zh-CN"/>
        </w:rPr>
      </w:pPr>
      <w:bookmarkStart w:id="250" w:name="_Toc243680247"/>
      <w:bookmarkStart w:id="251" w:name="_Toc243680248"/>
      <w:bookmarkStart w:id="252" w:name="_Toc243680249"/>
      <w:bookmarkEnd w:id="250"/>
      <w:bookmarkEnd w:id="251"/>
      <w:r>
        <w:rPr>
          <w:rFonts w:ascii="Times New Roman" w:eastAsia="仿宋_GB2312" w:hAnsi="Times New Roman"/>
          <w:sz w:val="21"/>
          <w:szCs w:val="18"/>
          <w:lang w:eastAsia="zh-CN"/>
        </w:rPr>
        <w:lastRenderedPageBreak/>
        <w:t xml:space="preserve">Allowable residue limit </w:t>
      </w:r>
      <w:r>
        <w:rPr>
          <w:rFonts w:ascii="Times New Roman" w:eastAsia="仿宋_GB2312" w:hAnsi="Times New Roman" w:cs="Arial"/>
          <w:sz w:val="21"/>
          <w:szCs w:val="18"/>
          <w:lang w:eastAsia="zh-CN"/>
        </w:rPr>
        <w:t>determination</w:t>
      </w:r>
      <w:bookmarkEnd w:id="252"/>
    </w:p>
    <w:p w14:paraId="40BFFD2E" w14:textId="77777777" w:rsidR="00EB6880" w:rsidRDefault="00692187">
      <w:pPr>
        <w:pStyle w:val="3"/>
        <w:numPr>
          <w:ilvl w:val="0"/>
          <w:numId w:val="14"/>
        </w:numPr>
        <w:spacing w:beforeLines="50" w:before="120" w:beforeAutospacing="0"/>
        <w:jc w:val="left"/>
        <w:rPr>
          <w:rFonts w:ascii="Times New Roman" w:eastAsia="仿宋_GB2312" w:hAnsi="Times New Roman"/>
          <w:sz w:val="21"/>
          <w:szCs w:val="18"/>
          <w:u w:val="none"/>
          <w:lang w:eastAsia="zh-CN"/>
        </w:rPr>
      </w:pPr>
      <w:r>
        <w:rPr>
          <w:rFonts w:ascii="Times New Roman" w:eastAsia="仿宋_GB2312" w:hAnsi="Times New Roman"/>
          <w:sz w:val="21"/>
          <w:szCs w:val="18"/>
          <w:u w:val="none"/>
          <w:lang w:eastAsia="zh-CN"/>
        </w:rPr>
        <w:t xml:space="preserve"> </w:t>
      </w:r>
      <w:bookmarkStart w:id="253" w:name="_Toc243680250"/>
      <w:r>
        <w:rPr>
          <w:rFonts w:ascii="Times New Roman" w:eastAsia="仿宋_GB2312" w:hAnsi="Times New Roman"/>
          <w:sz w:val="21"/>
          <w:szCs w:val="18"/>
          <w:u w:val="none"/>
          <w:lang w:eastAsia="zh-CN"/>
        </w:rPr>
        <w:t>Allowable residue limit for within-campaign in-situ minor cleaning</w:t>
      </w:r>
      <w:bookmarkEnd w:id="253"/>
    </w:p>
    <w:p w14:paraId="2060927F" w14:textId="77777777" w:rsidR="00EB6880" w:rsidRDefault="00692187">
      <w:pPr>
        <w:widowControl w:val="0"/>
        <w:autoSpaceDE w:val="0"/>
        <w:autoSpaceDN w:val="0"/>
        <w:adjustRightInd w:val="0"/>
        <w:spacing w:line="360" w:lineRule="auto"/>
        <w:jc w:val="both"/>
        <w:rPr>
          <w:rFonts w:ascii="Times New Roman" w:eastAsia="仿宋_GB2312" w:hAnsi="Times New Roman" w:cs="Arial"/>
          <w:sz w:val="21"/>
          <w:szCs w:val="18"/>
          <w:lang w:eastAsia="zh-CN"/>
        </w:rPr>
      </w:pPr>
      <w:r>
        <w:rPr>
          <w:rFonts w:ascii="Times New Roman" w:eastAsia="仿宋_GB2312" w:hAnsi="Times New Roman"/>
          <w:sz w:val="21"/>
          <w:szCs w:val="21"/>
          <w:lang w:eastAsia="zh-CN"/>
        </w:rPr>
        <w:t>Based on above risk assessment about the within-campaign cleaning frequency, within-campaign in-situ cleaning isn’t applicable, hence this part isn’t applicable within this cleaning validation protocol.</w:t>
      </w:r>
    </w:p>
    <w:p w14:paraId="33E0E23C" w14:textId="77777777" w:rsidR="00EB6880" w:rsidRDefault="00692187">
      <w:pPr>
        <w:pStyle w:val="3"/>
        <w:numPr>
          <w:ilvl w:val="0"/>
          <w:numId w:val="14"/>
        </w:numPr>
        <w:spacing w:beforeLines="50" w:before="120" w:beforeAutospacing="0"/>
        <w:jc w:val="left"/>
        <w:rPr>
          <w:rFonts w:ascii="Times New Roman" w:eastAsia="仿宋_GB2312" w:hAnsi="Times New Roman" w:cs="Arial"/>
          <w:sz w:val="21"/>
          <w:szCs w:val="21"/>
          <w:u w:val="none"/>
          <w:lang w:eastAsia="zh-CN"/>
        </w:rPr>
      </w:pPr>
      <w:bookmarkStart w:id="254" w:name="_Toc243518115"/>
      <w:r>
        <w:rPr>
          <w:rFonts w:ascii="Times New Roman" w:eastAsia="仿宋_GB2312" w:hAnsi="Times New Roman" w:cs="Arial"/>
          <w:sz w:val="21"/>
          <w:szCs w:val="21"/>
          <w:u w:val="none"/>
          <w:lang w:eastAsia="zh-CN"/>
        </w:rPr>
        <w:t xml:space="preserve"> </w:t>
      </w:r>
      <w:bookmarkStart w:id="255" w:name="_Toc243680251"/>
      <w:r>
        <w:rPr>
          <w:rFonts w:ascii="Times New Roman" w:eastAsia="仿宋_GB2312" w:hAnsi="Times New Roman" w:cs="Arial"/>
          <w:sz w:val="21"/>
          <w:szCs w:val="21"/>
          <w:u w:val="none"/>
          <w:lang w:eastAsia="zh-CN"/>
        </w:rPr>
        <w:t>Allowable residue limit for dis-assemble major cleaning</w:t>
      </w:r>
      <w:bookmarkEnd w:id="254"/>
      <w:bookmarkEnd w:id="255"/>
    </w:p>
    <w:p w14:paraId="5553F84E" w14:textId="77777777" w:rsidR="00EB6880" w:rsidRDefault="00692187">
      <w:pPr>
        <w:spacing w:line="360" w:lineRule="auto"/>
        <w:ind w:leftChars="64" w:left="141"/>
        <w:jc w:val="both"/>
        <w:rPr>
          <w:rFonts w:ascii="Times New Roman" w:eastAsia="仿宋_GB2312" w:hAnsi="Times New Roman"/>
          <w:sz w:val="21"/>
          <w:szCs w:val="21"/>
          <w:lang w:eastAsia="zh-CN"/>
        </w:rPr>
      </w:pPr>
      <w:r>
        <w:rPr>
          <w:rFonts w:ascii="Times New Roman" w:eastAsia="Times New Roman" w:hAnsi="Times New Roman"/>
          <w:sz w:val="21"/>
          <w:szCs w:val="21"/>
        </w:rPr>
        <w:t>After production of one batch has ended</w:t>
      </w:r>
      <w:r>
        <w:rPr>
          <w:rFonts w:ascii="Times New Roman" w:eastAsia="仿宋_GB2312" w:hAnsi="Times New Roman"/>
          <w:sz w:val="21"/>
          <w:szCs w:val="21"/>
          <w:lang w:eastAsia="zh-CN"/>
        </w:rPr>
        <w:t xml:space="preserve">, the equipment shall be cleaned following the end of production cleaning method: disassemble cleaning, all the equipment shall be quantitatively tested to verify as meeting the defined ARL (or MACO) in terms of the previous product in each piece of equipment, the target compound relative residue criteria shall be the stricter level between 10 ppm (which is Asymchem’s internal acceptance criteria defined in DS-GMP-003 &lt;Equipment cleaning management procedure for GMP production&gt; (current version)) and calculated allowable residual limit (ARL). The calculation of MACO and ARL following the formula as specified in DS-GMP-003 &lt;Equipment cleaning management procedure for GMP production&gt; (current version). </w:t>
      </w:r>
    </w:p>
    <w:p w14:paraId="1169A061" w14:textId="77777777" w:rsidR="00EB6880" w:rsidRDefault="00692187">
      <w:pPr>
        <w:spacing w:line="360" w:lineRule="auto"/>
        <w:ind w:leftChars="64" w:left="141"/>
        <w:jc w:val="both"/>
        <w:rPr>
          <w:rFonts w:ascii="Times New Roman" w:eastAsia="仿宋_GB2312" w:hAnsi="Times New Roman"/>
          <w:sz w:val="21"/>
          <w:szCs w:val="21"/>
          <w:lang w:eastAsia="zh-CN"/>
        </w:rPr>
      </w:pPr>
      <w:r>
        <w:rPr>
          <w:rFonts w:ascii="Times New Roman" w:eastAsia="仿宋_GB2312" w:hAnsi="Times New Roman"/>
          <w:sz w:val="21"/>
          <w:szCs w:val="21"/>
          <w:lang w:eastAsia="zh-CN"/>
        </w:rPr>
        <w:t xml:space="preserve">Considering the within-campaign disassemble cleaning frequency is defined as cleaned after every batch for peptide solid phase synthesizer, and the target of selected equipment is listed in </w:t>
      </w:r>
      <w:r>
        <w:rPr>
          <w:rFonts w:ascii="Times New Roman" w:eastAsia="仿宋_GB2312" w:hAnsi="Times New Roman"/>
          <w:b/>
          <w:sz w:val="21"/>
          <w:szCs w:val="21"/>
          <w:lang w:eastAsia="zh-CN"/>
        </w:rPr>
        <w:t>Table 6-8</w:t>
      </w:r>
      <w:r>
        <w:rPr>
          <w:rFonts w:ascii="Times New Roman" w:eastAsia="仿宋_GB2312" w:hAnsi="Times New Roman"/>
          <w:sz w:val="21"/>
          <w:szCs w:val="21"/>
          <w:lang w:eastAsia="zh-CN"/>
        </w:rPr>
        <w:t xml:space="preserve">, and the calculation based on established healthy data is listed in </w:t>
      </w:r>
      <w:r>
        <w:rPr>
          <w:rFonts w:ascii="Times New Roman" w:eastAsia="仿宋_GB2312" w:hAnsi="Times New Roman"/>
          <w:b/>
          <w:sz w:val="21"/>
          <w:szCs w:val="21"/>
          <w:lang w:eastAsia="zh-CN"/>
        </w:rPr>
        <w:t>Table 6-9</w:t>
      </w:r>
      <w:r>
        <w:rPr>
          <w:rFonts w:ascii="Times New Roman" w:eastAsia="仿宋_GB2312" w:hAnsi="Times New Roman"/>
          <w:sz w:val="21"/>
          <w:szCs w:val="21"/>
          <w:lang w:eastAsia="zh-CN"/>
        </w:rPr>
        <w:t>.</w:t>
      </w:r>
    </w:p>
    <w:p w14:paraId="1C3A6D20" w14:textId="77777777" w:rsidR="00EB6880" w:rsidRDefault="00692187">
      <w:pPr>
        <w:spacing w:line="360" w:lineRule="auto"/>
        <w:ind w:leftChars="64" w:left="141"/>
        <w:jc w:val="center"/>
        <w:rPr>
          <w:rFonts w:ascii="Times New Roman" w:eastAsia="仿宋_GB2312" w:hAnsi="Times New Roman"/>
          <w:sz w:val="21"/>
          <w:szCs w:val="21"/>
          <w:lang w:eastAsia="zh-CN"/>
        </w:rPr>
      </w:pPr>
      <w:r>
        <w:rPr>
          <w:rFonts w:ascii="Times New Roman" w:eastAsia="仿宋_GB2312" w:hAnsi="Times New Roman"/>
          <w:b/>
          <w:i/>
          <w:sz w:val="21"/>
          <w:szCs w:val="20"/>
        </w:rPr>
        <w:t>Table 6-8, Toxicological data of the equipment selected for chemical residue test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620"/>
        <w:gridCol w:w="1442"/>
        <w:gridCol w:w="1441"/>
        <w:gridCol w:w="2320"/>
        <w:gridCol w:w="1958"/>
        <w:gridCol w:w="1958"/>
      </w:tblGrid>
      <w:tr w:rsidR="00EB6880" w14:paraId="0E420F74" w14:textId="77777777">
        <w:trPr>
          <w:jc w:val="center"/>
        </w:trPr>
        <w:tc>
          <w:tcPr>
            <w:tcW w:w="318" w:type="pct"/>
            <w:vAlign w:val="center"/>
          </w:tcPr>
          <w:p w14:paraId="08792DD5" w14:textId="77777777" w:rsidR="00EB6880" w:rsidRDefault="00692187">
            <w:pPr>
              <w:contextualSpacing/>
              <w:jc w:val="center"/>
              <w:rPr>
                <w:rFonts w:ascii="Times New Roman" w:eastAsia="仿宋_GB2312" w:hAnsi="Times New Roman"/>
                <w:b/>
                <w:bCs/>
                <w:sz w:val="16"/>
                <w:szCs w:val="16"/>
                <w:lang w:eastAsia="zh-CN"/>
              </w:rPr>
            </w:pPr>
            <w:r>
              <w:rPr>
                <w:rFonts w:ascii="Times New Roman" w:eastAsia="仿宋_GB2312" w:hAnsi="Times New Roman"/>
                <w:b/>
                <w:bCs/>
                <w:sz w:val="16"/>
                <w:szCs w:val="16"/>
                <w:lang w:eastAsia="zh-CN"/>
              </w:rPr>
              <w:t>Step No.</w:t>
            </w:r>
          </w:p>
        </w:tc>
        <w:tc>
          <w:tcPr>
            <w:tcW w:w="740" w:type="pct"/>
            <w:vAlign w:val="center"/>
          </w:tcPr>
          <w:p w14:paraId="2BE0099D" w14:textId="77777777" w:rsidR="00EB6880" w:rsidRDefault="00692187">
            <w:pPr>
              <w:contextualSpacing/>
              <w:jc w:val="center"/>
              <w:rPr>
                <w:rFonts w:ascii="Times New Roman" w:eastAsia="仿宋_GB2312" w:hAnsi="Times New Roman"/>
                <w:b/>
                <w:bCs/>
                <w:sz w:val="16"/>
                <w:szCs w:val="16"/>
              </w:rPr>
            </w:pPr>
            <w:r>
              <w:rPr>
                <w:rFonts w:ascii="Times New Roman" w:eastAsia="仿宋_GB2312" w:hAnsi="Times New Roman"/>
                <w:b/>
                <w:bCs/>
                <w:sz w:val="16"/>
                <w:szCs w:val="16"/>
                <w:lang w:eastAsia="zh-CN"/>
              </w:rPr>
              <w:t>E</w:t>
            </w:r>
            <w:r>
              <w:rPr>
                <w:rFonts w:ascii="Times New Roman" w:eastAsia="仿宋_GB2312" w:hAnsi="Times New Roman"/>
                <w:b/>
                <w:bCs/>
                <w:sz w:val="16"/>
                <w:szCs w:val="16"/>
              </w:rPr>
              <w:t>quipment name</w:t>
            </w:r>
          </w:p>
        </w:tc>
        <w:tc>
          <w:tcPr>
            <w:tcW w:w="740" w:type="pct"/>
            <w:vAlign w:val="center"/>
          </w:tcPr>
          <w:p w14:paraId="4CDD9F94" w14:textId="77777777" w:rsidR="00EB6880" w:rsidRDefault="00692187">
            <w:pPr>
              <w:contextualSpacing/>
              <w:jc w:val="center"/>
              <w:rPr>
                <w:rFonts w:ascii="Times New Roman" w:eastAsia="仿宋_GB2312" w:hAnsi="Times New Roman"/>
                <w:b/>
                <w:bCs/>
                <w:sz w:val="16"/>
                <w:szCs w:val="16"/>
              </w:rPr>
            </w:pPr>
            <w:r>
              <w:rPr>
                <w:rFonts w:ascii="Times New Roman" w:eastAsia="仿宋_GB2312" w:hAnsi="Times New Roman"/>
                <w:b/>
                <w:bCs/>
                <w:sz w:val="16"/>
                <w:szCs w:val="16"/>
                <w:lang w:eastAsia="zh-CN"/>
              </w:rPr>
              <w:t>E</w:t>
            </w:r>
            <w:r>
              <w:rPr>
                <w:rFonts w:ascii="Times New Roman" w:eastAsia="仿宋_GB2312" w:hAnsi="Times New Roman"/>
                <w:b/>
                <w:bCs/>
                <w:sz w:val="16"/>
                <w:szCs w:val="16"/>
              </w:rPr>
              <w:t>quipment ID</w:t>
            </w:r>
          </w:p>
        </w:tc>
        <w:tc>
          <w:tcPr>
            <w:tcW w:w="1191" w:type="pct"/>
            <w:vAlign w:val="center"/>
          </w:tcPr>
          <w:p w14:paraId="6D3FDEE8" w14:textId="77777777" w:rsidR="00EB6880" w:rsidRDefault="00692187">
            <w:pPr>
              <w:contextualSpacing/>
              <w:jc w:val="center"/>
              <w:rPr>
                <w:rFonts w:ascii="Times New Roman" w:eastAsia="仿宋_GB2312" w:hAnsi="Times New Roman"/>
                <w:b/>
                <w:bCs/>
                <w:sz w:val="16"/>
                <w:szCs w:val="16"/>
              </w:rPr>
            </w:pPr>
            <w:r>
              <w:rPr>
                <w:rFonts w:ascii="Times New Roman" w:eastAsia="仿宋_GB2312" w:hAnsi="Times New Roman"/>
                <w:b/>
                <w:bCs/>
                <w:sz w:val="16"/>
                <w:szCs w:val="16"/>
              </w:rPr>
              <w:t>Function</w:t>
            </w:r>
          </w:p>
        </w:tc>
        <w:tc>
          <w:tcPr>
            <w:tcW w:w="1005" w:type="pct"/>
            <w:vAlign w:val="center"/>
          </w:tcPr>
          <w:p w14:paraId="46576AEF" w14:textId="77777777" w:rsidR="00EB6880" w:rsidRDefault="00692187">
            <w:pPr>
              <w:contextualSpacing/>
              <w:jc w:val="center"/>
              <w:rPr>
                <w:rFonts w:ascii="Times New Roman" w:eastAsia="仿宋_GB2312" w:hAnsi="Times New Roman"/>
                <w:b/>
                <w:bCs/>
                <w:sz w:val="16"/>
                <w:szCs w:val="16"/>
              </w:rPr>
            </w:pPr>
            <w:r>
              <w:rPr>
                <w:rFonts w:ascii="Times New Roman" w:eastAsia="仿宋_GB2312" w:hAnsi="Times New Roman"/>
                <w:b/>
                <w:bCs/>
                <w:sz w:val="16"/>
                <w:szCs w:val="16"/>
              </w:rPr>
              <w:t>Target residue</w:t>
            </w:r>
          </w:p>
        </w:tc>
        <w:tc>
          <w:tcPr>
            <w:tcW w:w="1005" w:type="pct"/>
            <w:vAlign w:val="center"/>
          </w:tcPr>
          <w:p w14:paraId="22AE2805" w14:textId="77777777" w:rsidR="00EB6880" w:rsidRDefault="00692187">
            <w:pPr>
              <w:contextualSpacing/>
              <w:jc w:val="center"/>
              <w:rPr>
                <w:rFonts w:ascii="Times New Roman" w:eastAsia="仿宋_GB2312" w:hAnsi="Times New Roman"/>
                <w:b/>
                <w:bCs/>
                <w:sz w:val="16"/>
                <w:szCs w:val="16"/>
                <w:lang w:eastAsia="zh-CN"/>
              </w:rPr>
            </w:pPr>
            <w:r>
              <w:rPr>
                <w:rFonts w:ascii="Times New Roman" w:eastAsia="仿宋_GB2312" w:hAnsi="Times New Roman"/>
                <w:b/>
                <w:bCs/>
                <w:sz w:val="16"/>
                <w:szCs w:val="16"/>
                <w:lang w:eastAsia="zh-CN"/>
              </w:rPr>
              <w:t>Toxicological data</w:t>
            </w:r>
          </w:p>
        </w:tc>
      </w:tr>
      <w:tr w:rsidR="00EB6880" w14:paraId="69DEA405" w14:textId="77777777">
        <w:trPr>
          <w:trHeight w:val="454"/>
          <w:jc w:val="center"/>
        </w:trPr>
        <w:tc>
          <w:tcPr>
            <w:tcW w:w="318" w:type="pct"/>
            <w:vMerge w:val="restart"/>
            <w:vAlign w:val="center"/>
          </w:tcPr>
          <w:p w14:paraId="17577B22" w14:textId="77777777" w:rsidR="00EB6880" w:rsidRDefault="00692187">
            <w:pPr>
              <w:contextualSpacing/>
              <w:jc w:val="center"/>
              <w:rPr>
                <w:rFonts w:ascii="Times New Roman" w:eastAsia="仿宋_GB2312" w:hAnsi="Times New Roman"/>
                <w:sz w:val="16"/>
                <w:szCs w:val="16"/>
                <w:lang w:eastAsia="zh-CN"/>
              </w:rPr>
            </w:pPr>
            <w:r>
              <w:rPr>
                <w:rFonts w:ascii="Times New Roman" w:eastAsia="仿宋_GB2312" w:hAnsi="Times New Roman"/>
                <w:sz w:val="16"/>
                <w:szCs w:val="16"/>
                <w:lang w:eastAsia="zh-CN"/>
              </w:rPr>
              <w:t>1</w:t>
            </w:r>
          </w:p>
        </w:tc>
        <w:tc>
          <w:tcPr>
            <w:tcW w:w="740" w:type="pct"/>
            <w:vMerge w:val="restart"/>
            <w:vAlign w:val="center"/>
          </w:tcPr>
          <w:p w14:paraId="121B7E5A" w14:textId="77777777" w:rsidR="00EB6880" w:rsidRDefault="00692187">
            <w:pPr>
              <w:contextualSpacing/>
              <w:jc w:val="center"/>
              <w:rPr>
                <w:rFonts w:ascii="Times New Roman" w:eastAsia="仿宋_GB2312" w:hAnsi="Times New Roman"/>
                <w:sz w:val="16"/>
                <w:szCs w:val="16"/>
                <w:lang w:eastAsia="zh-CN"/>
              </w:rPr>
            </w:pPr>
            <w:r>
              <w:rPr>
                <w:rFonts w:ascii="Times New Roman" w:eastAsia="仿宋_GB2312" w:hAnsi="Times New Roman"/>
                <w:bCs/>
                <w:sz w:val="16"/>
                <w:szCs w:val="16"/>
                <w:lang w:eastAsia="zh-CN"/>
              </w:rPr>
              <w:t>Peptide Solid Phase Synthesizer</w:t>
            </w:r>
          </w:p>
        </w:tc>
        <w:tc>
          <w:tcPr>
            <w:tcW w:w="740" w:type="pct"/>
            <w:vMerge w:val="restart"/>
            <w:vAlign w:val="center"/>
          </w:tcPr>
          <w:p w14:paraId="43CB029C" w14:textId="77777777" w:rsidR="00EB6880" w:rsidRDefault="00692187">
            <w:pPr>
              <w:contextualSpacing/>
              <w:jc w:val="center"/>
              <w:rPr>
                <w:rFonts w:ascii="Times New Roman" w:eastAsia="仿宋_GB2312" w:hAnsi="Times New Roman"/>
                <w:sz w:val="16"/>
                <w:szCs w:val="16"/>
                <w:lang w:eastAsia="zh-CN"/>
              </w:rPr>
            </w:pPr>
            <w:r>
              <w:rPr>
                <w:rFonts w:ascii="Times New Roman" w:eastAsia="仿宋_GB2312" w:hAnsi="Times New Roman"/>
                <w:bCs/>
                <w:sz w:val="16"/>
                <w:szCs w:val="16"/>
                <w:lang w:eastAsia="zh-CN"/>
              </w:rPr>
              <w:t>TJ4S-1213-Sy15(3000L)</w:t>
            </w:r>
          </w:p>
        </w:tc>
        <w:tc>
          <w:tcPr>
            <w:tcW w:w="1191" w:type="pct"/>
            <w:vMerge w:val="restart"/>
            <w:vAlign w:val="center"/>
          </w:tcPr>
          <w:p w14:paraId="5E2FF230" w14:textId="77777777" w:rsidR="00EB6880" w:rsidRDefault="00692187">
            <w:pPr>
              <w:contextualSpacing/>
              <w:jc w:val="center"/>
              <w:rPr>
                <w:rFonts w:ascii="Times New Roman" w:eastAsia="仿宋_GB2312" w:hAnsi="Times New Roman"/>
                <w:sz w:val="16"/>
                <w:szCs w:val="16"/>
                <w:lang w:eastAsia="zh-CN"/>
              </w:rPr>
            </w:pPr>
            <w:r>
              <w:rPr>
                <w:rFonts w:ascii="Times New Roman" w:eastAsia="仿宋_GB2312" w:hAnsi="Times New Roman"/>
                <w:bCs/>
                <w:sz w:val="18"/>
                <w:szCs w:val="18"/>
                <w:lang w:eastAsia="zh-CN"/>
              </w:rPr>
              <w:t>Amino acid activation</w:t>
            </w:r>
            <w:r>
              <w:rPr>
                <w:rFonts w:ascii="Times New Roman" w:eastAsia="仿宋_GB2312" w:hAnsi="Times New Roman"/>
                <w:bCs/>
                <w:sz w:val="16"/>
                <w:szCs w:val="16"/>
                <w:lang w:eastAsia="zh-CN"/>
              </w:rPr>
              <w:t>, Peptide synthesis, Fmoc deprotection, Wash resin, Drying</w:t>
            </w:r>
          </w:p>
        </w:tc>
        <w:tc>
          <w:tcPr>
            <w:tcW w:w="1005" w:type="pct"/>
            <w:vAlign w:val="center"/>
          </w:tcPr>
          <w:p w14:paraId="706AFB45" w14:textId="77777777" w:rsidR="00EB6880" w:rsidRDefault="00692187">
            <w:pPr>
              <w:contextualSpacing/>
              <w:jc w:val="center"/>
              <w:rPr>
                <w:rFonts w:ascii="Times New Roman" w:eastAsia="仿宋_GB2312" w:hAnsi="Times New Roman"/>
                <w:sz w:val="16"/>
                <w:szCs w:val="16"/>
                <w:lang w:eastAsia="zh-CN"/>
              </w:rPr>
            </w:pPr>
            <w:r>
              <w:rPr>
                <w:rFonts w:ascii="Times New Roman" w:eastAsia="仿宋_GB2312" w:hAnsi="Times New Roman"/>
                <w:kern w:val="2"/>
                <w:sz w:val="18"/>
                <w:szCs w:val="18"/>
                <w:lang w:eastAsia="zh-CN"/>
              </w:rPr>
              <w:t>ASYM-140020</w:t>
            </w:r>
          </w:p>
        </w:tc>
        <w:tc>
          <w:tcPr>
            <w:tcW w:w="1005" w:type="pct"/>
            <w:vAlign w:val="center"/>
          </w:tcPr>
          <w:p w14:paraId="53366C1E" w14:textId="77777777" w:rsidR="00EB6880" w:rsidRDefault="00692187">
            <w:pPr>
              <w:contextualSpacing/>
              <w:jc w:val="center"/>
              <w:rPr>
                <w:rFonts w:ascii="Times New Roman" w:eastAsia="仿宋_GB2312" w:hAnsi="Times New Roman"/>
                <w:sz w:val="16"/>
                <w:szCs w:val="16"/>
                <w:lang w:eastAsia="zh-CN"/>
              </w:rPr>
            </w:pPr>
            <w:r>
              <w:rPr>
                <w:rFonts w:ascii="Times New Roman" w:eastAsia="仿宋_GB2312" w:hAnsi="Times New Roman"/>
                <w:sz w:val="18"/>
                <w:szCs w:val="18"/>
                <w:lang w:eastAsia="zh-CN"/>
              </w:rPr>
              <w:t>OEL:10-100ug/m</w:t>
            </w:r>
            <w:r>
              <w:rPr>
                <w:rFonts w:ascii="Times New Roman" w:eastAsia="仿宋_GB2312" w:hAnsi="Times New Roman"/>
                <w:sz w:val="18"/>
                <w:szCs w:val="18"/>
                <w:vertAlign w:val="superscript"/>
                <w:lang w:eastAsia="zh-CN"/>
              </w:rPr>
              <w:t>3</w:t>
            </w:r>
          </w:p>
        </w:tc>
      </w:tr>
      <w:tr w:rsidR="00EB6880" w14:paraId="2D168039" w14:textId="77777777">
        <w:trPr>
          <w:trHeight w:val="523"/>
          <w:jc w:val="center"/>
        </w:trPr>
        <w:tc>
          <w:tcPr>
            <w:tcW w:w="318" w:type="pct"/>
            <w:vMerge/>
            <w:vAlign w:val="center"/>
          </w:tcPr>
          <w:p w14:paraId="1D474DF4" w14:textId="77777777" w:rsidR="00EB6880" w:rsidRDefault="00EB6880">
            <w:pPr>
              <w:contextualSpacing/>
              <w:jc w:val="center"/>
              <w:rPr>
                <w:rFonts w:ascii="Times New Roman" w:eastAsia="仿宋_GB2312" w:hAnsi="Times New Roman"/>
                <w:sz w:val="16"/>
                <w:szCs w:val="16"/>
                <w:lang w:eastAsia="zh-CN"/>
              </w:rPr>
            </w:pPr>
          </w:p>
        </w:tc>
        <w:tc>
          <w:tcPr>
            <w:tcW w:w="740" w:type="pct"/>
            <w:vMerge/>
            <w:vAlign w:val="center"/>
          </w:tcPr>
          <w:p w14:paraId="53863FF6" w14:textId="77777777" w:rsidR="00EB6880" w:rsidRDefault="00EB6880">
            <w:pPr>
              <w:contextualSpacing/>
              <w:jc w:val="center"/>
              <w:rPr>
                <w:rFonts w:ascii="Times New Roman" w:eastAsia="仿宋_GB2312" w:hAnsi="Times New Roman"/>
                <w:bCs/>
                <w:sz w:val="16"/>
                <w:szCs w:val="16"/>
                <w:lang w:eastAsia="zh-CN"/>
              </w:rPr>
            </w:pPr>
          </w:p>
        </w:tc>
        <w:tc>
          <w:tcPr>
            <w:tcW w:w="740" w:type="pct"/>
            <w:vMerge/>
            <w:vAlign w:val="center"/>
          </w:tcPr>
          <w:p w14:paraId="6050B4A7" w14:textId="77777777" w:rsidR="00EB6880" w:rsidRDefault="00EB6880">
            <w:pPr>
              <w:contextualSpacing/>
              <w:jc w:val="center"/>
              <w:rPr>
                <w:rFonts w:ascii="Times New Roman" w:eastAsia="仿宋_GB2312" w:hAnsi="Times New Roman"/>
                <w:bCs/>
                <w:sz w:val="16"/>
                <w:szCs w:val="16"/>
                <w:lang w:eastAsia="zh-CN"/>
              </w:rPr>
            </w:pPr>
          </w:p>
        </w:tc>
        <w:tc>
          <w:tcPr>
            <w:tcW w:w="1191" w:type="pct"/>
            <w:vMerge/>
            <w:vAlign w:val="center"/>
          </w:tcPr>
          <w:p w14:paraId="132F6747" w14:textId="77777777" w:rsidR="00EB6880" w:rsidRDefault="00EB6880">
            <w:pPr>
              <w:contextualSpacing/>
              <w:jc w:val="center"/>
              <w:rPr>
                <w:rFonts w:ascii="Times New Roman" w:eastAsia="仿宋_GB2312" w:hAnsi="Times New Roman"/>
                <w:bCs/>
                <w:sz w:val="16"/>
                <w:szCs w:val="16"/>
                <w:lang w:eastAsia="zh-CN"/>
              </w:rPr>
            </w:pPr>
          </w:p>
        </w:tc>
        <w:tc>
          <w:tcPr>
            <w:tcW w:w="1005" w:type="pct"/>
            <w:vAlign w:val="center"/>
          </w:tcPr>
          <w:p w14:paraId="1C99C4E5" w14:textId="77777777" w:rsidR="00EB6880" w:rsidRDefault="00692187">
            <w:pPr>
              <w:contextualSpacing/>
              <w:jc w:val="center"/>
              <w:rPr>
                <w:rFonts w:ascii="Times New Roman" w:eastAsia="仿宋_GB2312" w:hAnsi="Times New Roman"/>
                <w:sz w:val="16"/>
                <w:szCs w:val="16"/>
                <w:lang w:eastAsia="zh-CN"/>
              </w:rPr>
            </w:pPr>
            <w:r>
              <w:rPr>
                <w:rFonts w:ascii="Times New Roman" w:eastAsia="仿宋_GB2312" w:hAnsi="Times New Roman"/>
                <w:kern w:val="2"/>
                <w:sz w:val="18"/>
                <w:szCs w:val="18"/>
                <w:lang w:eastAsia="zh-CN"/>
              </w:rPr>
              <w:t>ASYM-124852</w:t>
            </w:r>
          </w:p>
        </w:tc>
        <w:tc>
          <w:tcPr>
            <w:tcW w:w="1005" w:type="pct"/>
            <w:vAlign w:val="center"/>
          </w:tcPr>
          <w:p w14:paraId="52233E36" w14:textId="77777777" w:rsidR="00EB6880" w:rsidRDefault="00692187">
            <w:pPr>
              <w:contextualSpacing/>
              <w:jc w:val="center"/>
              <w:rPr>
                <w:rFonts w:ascii="Times New Roman" w:eastAsia="仿宋_GB2312" w:hAnsi="Times New Roman"/>
                <w:sz w:val="16"/>
                <w:szCs w:val="16"/>
                <w:lang w:eastAsia="zh-CN"/>
              </w:rPr>
            </w:pPr>
            <w:r>
              <w:rPr>
                <w:rFonts w:ascii="Times New Roman" w:eastAsia="仿宋_GB2312" w:hAnsi="Times New Roman"/>
                <w:sz w:val="18"/>
                <w:szCs w:val="18"/>
                <w:lang w:eastAsia="zh-CN"/>
              </w:rPr>
              <w:t>OEL:10-100ug/m</w:t>
            </w:r>
            <w:r>
              <w:rPr>
                <w:rFonts w:ascii="Times New Roman" w:eastAsia="仿宋_GB2312" w:hAnsi="Times New Roman"/>
                <w:sz w:val="18"/>
                <w:szCs w:val="18"/>
                <w:vertAlign w:val="superscript"/>
                <w:lang w:eastAsia="zh-CN"/>
              </w:rPr>
              <w:t>3</w:t>
            </w:r>
          </w:p>
        </w:tc>
      </w:tr>
    </w:tbl>
    <w:p w14:paraId="5341E60B" w14:textId="77777777" w:rsidR="00EB6880" w:rsidRDefault="00692187">
      <w:pPr>
        <w:spacing w:beforeLines="50" w:before="120" w:afterLines="50" w:after="120"/>
        <w:jc w:val="center"/>
        <w:rPr>
          <w:rFonts w:ascii="Times New Roman" w:eastAsia="仿宋_GB2312" w:hAnsi="Times New Roman"/>
          <w:b/>
          <w:i/>
          <w:sz w:val="21"/>
          <w:szCs w:val="20"/>
        </w:rPr>
      </w:pPr>
      <w:r>
        <w:rPr>
          <w:rFonts w:ascii="Times New Roman" w:eastAsia="仿宋_GB2312" w:hAnsi="Times New Roman"/>
          <w:b/>
          <w:i/>
          <w:sz w:val="21"/>
          <w:szCs w:val="20"/>
        </w:rPr>
        <w:t>Table 6-9, Calculated MACO and ARL</w:t>
      </w:r>
    </w:p>
    <w:tbl>
      <w:tblPr>
        <w:tblStyle w:val="af9"/>
        <w:tblW w:w="5000" w:type="pct"/>
        <w:tblCellMar>
          <w:left w:w="28" w:type="dxa"/>
          <w:right w:w="28" w:type="dxa"/>
        </w:tblCellMar>
        <w:tblLook w:val="04A0" w:firstRow="1" w:lastRow="0" w:firstColumn="1" w:lastColumn="0" w:noHBand="0" w:noVBand="1"/>
      </w:tblPr>
      <w:tblGrid>
        <w:gridCol w:w="962"/>
        <w:gridCol w:w="855"/>
        <w:gridCol w:w="832"/>
        <w:gridCol w:w="767"/>
        <w:gridCol w:w="892"/>
        <w:gridCol w:w="791"/>
        <w:gridCol w:w="838"/>
        <w:gridCol w:w="2604"/>
        <w:gridCol w:w="1198"/>
      </w:tblGrid>
      <w:tr w:rsidR="00EB6880" w14:paraId="65BDE061" w14:textId="77777777">
        <w:trPr>
          <w:trHeight w:val="454"/>
          <w:tblHeader/>
        </w:trPr>
        <w:tc>
          <w:tcPr>
            <w:tcW w:w="494" w:type="pct"/>
            <w:shd w:val="clear" w:color="auto" w:fill="F2F2F2" w:themeFill="background1" w:themeFillShade="F2"/>
            <w:vAlign w:val="center"/>
          </w:tcPr>
          <w:p w14:paraId="22231DF2" w14:textId="77777777" w:rsidR="00EB6880" w:rsidRDefault="00692187">
            <w:pPr>
              <w:spacing w:before="100" w:beforeAutospacing="1" w:after="100" w:afterAutospacing="1" w:line="240" w:lineRule="exact"/>
              <w:contextualSpacing/>
              <w:jc w:val="center"/>
              <w:rPr>
                <w:rFonts w:ascii="Times New Roman" w:eastAsia="仿宋_GB2312" w:hAnsi="Times New Roman"/>
                <w:b/>
                <w:bCs/>
                <w:iCs/>
                <w:sz w:val="18"/>
                <w:szCs w:val="18"/>
                <w:lang w:eastAsia="zh-CN"/>
              </w:rPr>
            </w:pPr>
            <w:r>
              <w:rPr>
                <w:rFonts w:ascii="Times New Roman" w:eastAsia="仿宋_GB2312" w:hAnsi="Times New Roman"/>
                <w:b/>
                <w:bCs/>
                <w:iCs/>
                <w:sz w:val="18"/>
                <w:szCs w:val="18"/>
              </w:rPr>
              <w:t>Equipment ID</w:t>
            </w:r>
          </w:p>
        </w:tc>
        <w:tc>
          <w:tcPr>
            <w:tcW w:w="439" w:type="pct"/>
            <w:shd w:val="clear" w:color="auto" w:fill="F2F2F2" w:themeFill="background1" w:themeFillShade="F2"/>
            <w:vAlign w:val="center"/>
          </w:tcPr>
          <w:p w14:paraId="3840A09C" w14:textId="77777777" w:rsidR="00EB6880" w:rsidRDefault="00692187">
            <w:pPr>
              <w:spacing w:before="100" w:beforeAutospacing="1" w:after="100" w:afterAutospacing="1" w:line="240" w:lineRule="exact"/>
              <w:contextualSpacing/>
              <w:jc w:val="center"/>
              <w:rPr>
                <w:rFonts w:ascii="Times New Roman" w:eastAsia="仿宋_GB2312" w:hAnsi="Times New Roman"/>
                <w:b/>
                <w:bCs/>
                <w:iCs/>
                <w:sz w:val="18"/>
                <w:szCs w:val="18"/>
              </w:rPr>
            </w:pPr>
            <w:r>
              <w:rPr>
                <w:rFonts w:ascii="Times New Roman" w:eastAsia="仿宋_GB2312" w:hAnsi="Times New Roman"/>
                <w:b/>
                <w:bCs/>
                <w:iCs/>
                <w:sz w:val="18"/>
                <w:szCs w:val="18"/>
              </w:rPr>
              <w:t>Prev. Product</w:t>
            </w:r>
          </w:p>
        </w:tc>
        <w:tc>
          <w:tcPr>
            <w:tcW w:w="427" w:type="pct"/>
            <w:shd w:val="clear" w:color="auto" w:fill="F2F2F2" w:themeFill="background1" w:themeFillShade="F2"/>
            <w:vAlign w:val="center"/>
          </w:tcPr>
          <w:p w14:paraId="225E5664" w14:textId="77777777" w:rsidR="00EB6880" w:rsidRDefault="00692187">
            <w:pPr>
              <w:spacing w:before="100" w:beforeAutospacing="1" w:after="100" w:afterAutospacing="1" w:line="240" w:lineRule="exact"/>
              <w:contextualSpacing/>
              <w:jc w:val="center"/>
              <w:rPr>
                <w:rFonts w:ascii="Times New Roman" w:eastAsia="仿宋_GB2312" w:hAnsi="Times New Roman"/>
                <w:b/>
                <w:bCs/>
                <w:iCs/>
                <w:sz w:val="18"/>
                <w:szCs w:val="18"/>
              </w:rPr>
            </w:pPr>
            <w:r>
              <w:rPr>
                <w:rFonts w:ascii="Times New Roman" w:eastAsia="仿宋_GB2312" w:hAnsi="Times New Roman"/>
                <w:b/>
                <w:bCs/>
                <w:iCs/>
                <w:sz w:val="18"/>
                <w:szCs w:val="18"/>
              </w:rPr>
              <w:t>Prev. product health data/</w:t>
            </w:r>
          </w:p>
        </w:tc>
        <w:tc>
          <w:tcPr>
            <w:tcW w:w="394" w:type="pct"/>
            <w:shd w:val="clear" w:color="auto" w:fill="F2F2F2" w:themeFill="background1" w:themeFillShade="F2"/>
            <w:vAlign w:val="center"/>
          </w:tcPr>
          <w:p w14:paraId="18250C61" w14:textId="77777777" w:rsidR="00EB6880" w:rsidRDefault="00692187">
            <w:pPr>
              <w:spacing w:before="100" w:beforeAutospacing="1" w:after="100" w:afterAutospacing="1" w:line="240" w:lineRule="exact"/>
              <w:contextualSpacing/>
              <w:jc w:val="center"/>
              <w:rPr>
                <w:rFonts w:ascii="Times New Roman" w:eastAsia="仿宋_GB2312" w:hAnsi="Times New Roman"/>
                <w:b/>
                <w:bCs/>
                <w:iCs/>
                <w:sz w:val="18"/>
                <w:szCs w:val="18"/>
              </w:rPr>
            </w:pPr>
            <w:r>
              <w:rPr>
                <w:rFonts w:ascii="Times New Roman" w:eastAsia="仿宋_GB2312" w:hAnsi="Times New Roman"/>
                <w:b/>
                <w:bCs/>
                <w:iCs/>
                <w:sz w:val="18"/>
                <w:szCs w:val="18"/>
              </w:rPr>
              <w:t>Next product/</w:t>
            </w:r>
          </w:p>
        </w:tc>
        <w:tc>
          <w:tcPr>
            <w:tcW w:w="458" w:type="pct"/>
            <w:shd w:val="clear" w:color="auto" w:fill="F2F2F2" w:themeFill="background1" w:themeFillShade="F2"/>
            <w:vAlign w:val="center"/>
          </w:tcPr>
          <w:p w14:paraId="605894BE" w14:textId="77777777" w:rsidR="00EB6880" w:rsidRDefault="00692187">
            <w:pPr>
              <w:spacing w:before="100" w:beforeAutospacing="1" w:after="100" w:afterAutospacing="1" w:line="240" w:lineRule="exact"/>
              <w:contextualSpacing/>
              <w:jc w:val="center"/>
              <w:rPr>
                <w:rFonts w:ascii="Times New Roman" w:eastAsia="仿宋_GB2312" w:hAnsi="Times New Roman"/>
                <w:b/>
                <w:bCs/>
                <w:iCs/>
                <w:sz w:val="18"/>
                <w:szCs w:val="18"/>
              </w:rPr>
            </w:pPr>
            <w:r>
              <w:rPr>
                <w:rFonts w:ascii="Times New Roman" w:eastAsia="仿宋_GB2312" w:hAnsi="Times New Roman"/>
                <w:b/>
                <w:bCs/>
                <w:iCs/>
                <w:sz w:val="18"/>
                <w:szCs w:val="18"/>
              </w:rPr>
              <w:t>Next product MTDD</w:t>
            </w:r>
          </w:p>
        </w:tc>
        <w:tc>
          <w:tcPr>
            <w:tcW w:w="406" w:type="pct"/>
            <w:shd w:val="clear" w:color="auto" w:fill="F2F2F2" w:themeFill="background1" w:themeFillShade="F2"/>
            <w:vAlign w:val="center"/>
          </w:tcPr>
          <w:p w14:paraId="414F1D02" w14:textId="77777777" w:rsidR="00EB6880" w:rsidRDefault="00692187">
            <w:pPr>
              <w:spacing w:before="100" w:beforeAutospacing="1" w:after="100" w:afterAutospacing="1" w:line="240" w:lineRule="exact"/>
              <w:contextualSpacing/>
              <w:jc w:val="center"/>
              <w:rPr>
                <w:rFonts w:ascii="Times New Roman" w:eastAsia="仿宋_GB2312" w:hAnsi="Times New Roman"/>
                <w:b/>
                <w:bCs/>
                <w:iCs/>
                <w:sz w:val="18"/>
                <w:szCs w:val="18"/>
              </w:rPr>
            </w:pPr>
            <w:r>
              <w:rPr>
                <w:rFonts w:ascii="Times New Roman" w:eastAsia="仿宋_GB2312" w:hAnsi="Times New Roman"/>
                <w:b/>
                <w:bCs/>
                <w:iCs/>
                <w:sz w:val="18"/>
                <w:szCs w:val="18"/>
              </w:rPr>
              <w:t>MACO of prev. product</w:t>
            </w:r>
          </w:p>
        </w:tc>
        <w:tc>
          <w:tcPr>
            <w:tcW w:w="430" w:type="pct"/>
            <w:shd w:val="clear" w:color="auto" w:fill="F2F2F2" w:themeFill="background1" w:themeFillShade="F2"/>
            <w:vAlign w:val="center"/>
          </w:tcPr>
          <w:p w14:paraId="1318A35B" w14:textId="77777777" w:rsidR="00EB6880" w:rsidRDefault="00692187">
            <w:pPr>
              <w:spacing w:before="100" w:beforeAutospacing="1" w:after="100" w:afterAutospacing="1" w:line="240" w:lineRule="exact"/>
              <w:contextualSpacing/>
              <w:jc w:val="center"/>
              <w:rPr>
                <w:rFonts w:ascii="Times New Roman" w:eastAsia="仿宋_GB2312" w:hAnsi="Times New Roman"/>
                <w:b/>
                <w:bCs/>
                <w:iCs/>
                <w:sz w:val="18"/>
                <w:szCs w:val="18"/>
                <w:lang w:eastAsia="zh-CN"/>
              </w:rPr>
            </w:pPr>
            <w:r>
              <w:rPr>
                <w:rFonts w:ascii="Times New Roman" w:eastAsia="仿宋_GB2312" w:hAnsi="Times New Roman"/>
                <w:b/>
                <w:bCs/>
                <w:iCs/>
                <w:sz w:val="18"/>
                <w:szCs w:val="18"/>
              </w:rPr>
              <w:t>Next product min. batch size</w:t>
            </w:r>
            <w:r>
              <w:rPr>
                <w:rFonts w:ascii="Times New Roman" w:eastAsia="仿宋_GB2312" w:hAnsi="Times New Roman" w:hint="eastAsia"/>
                <w:b/>
                <w:bCs/>
                <w:iCs/>
                <w:sz w:val="18"/>
                <w:szCs w:val="18"/>
                <w:lang w:eastAsia="zh-CN"/>
              </w:rPr>
              <w:t>）</w:t>
            </w:r>
          </w:p>
        </w:tc>
        <w:tc>
          <w:tcPr>
            <w:tcW w:w="1337" w:type="pct"/>
            <w:shd w:val="clear" w:color="auto" w:fill="F2F2F2" w:themeFill="background1" w:themeFillShade="F2"/>
            <w:vAlign w:val="center"/>
          </w:tcPr>
          <w:p w14:paraId="333F946E" w14:textId="77777777" w:rsidR="00EB6880" w:rsidRDefault="00692187">
            <w:pPr>
              <w:spacing w:before="100" w:beforeAutospacing="1" w:after="100" w:afterAutospacing="1" w:line="240" w:lineRule="exact"/>
              <w:contextualSpacing/>
              <w:jc w:val="center"/>
              <w:rPr>
                <w:rFonts w:ascii="Times New Roman" w:eastAsia="仿宋_GB2312" w:hAnsi="Times New Roman"/>
                <w:b/>
                <w:bCs/>
                <w:iCs/>
                <w:sz w:val="18"/>
                <w:szCs w:val="18"/>
              </w:rPr>
            </w:pPr>
            <w:r>
              <w:rPr>
                <w:rFonts w:ascii="Times New Roman" w:eastAsia="仿宋_GB2312" w:hAnsi="Times New Roman"/>
                <w:b/>
                <w:bCs/>
                <w:iCs/>
                <w:sz w:val="18"/>
                <w:szCs w:val="18"/>
              </w:rPr>
              <w:t>Calculated AR</w:t>
            </w:r>
          </w:p>
        </w:tc>
        <w:tc>
          <w:tcPr>
            <w:tcW w:w="615" w:type="pct"/>
            <w:shd w:val="clear" w:color="auto" w:fill="F2F2F2" w:themeFill="background1" w:themeFillShade="F2"/>
            <w:vAlign w:val="center"/>
          </w:tcPr>
          <w:p w14:paraId="292E068C" w14:textId="77777777" w:rsidR="00EB6880" w:rsidRDefault="00692187">
            <w:pPr>
              <w:spacing w:before="100" w:beforeAutospacing="1" w:after="100" w:afterAutospacing="1" w:line="240" w:lineRule="exact"/>
              <w:contextualSpacing/>
              <w:jc w:val="center"/>
              <w:rPr>
                <w:rFonts w:ascii="Times New Roman" w:eastAsia="仿宋_GB2312" w:hAnsi="Times New Roman"/>
                <w:b/>
                <w:bCs/>
                <w:iCs/>
                <w:sz w:val="18"/>
                <w:szCs w:val="18"/>
                <w:lang w:eastAsia="zh-CN"/>
              </w:rPr>
            </w:pPr>
            <w:r>
              <w:rPr>
                <w:rFonts w:ascii="Times New Roman" w:eastAsia="仿宋_GB2312" w:hAnsi="Times New Roman"/>
                <w:b/>
                <w:bCs/>
                <w:iCs/>
                <w:sz w:val="18"/>
                <w:szCs w:val="18"/>
              </w:rPr>
              <w:t>Calculated ARL</w:t>
            </w:r>
            <w:r>
              <w:rPr>
                <w:rFonts w:ascii="Times New Roman" w:eastAsia="仿宋_GB2312" w:hAnsi="Times New Roman"/>
                <w:b/>
                <w:bCs/>
                <w:iCs/>
                <w:sz w:val="18"/>
                <w:szCs w:val="18"/>
                <w:lang w:eastAsia="zh-CN"/>
              </w:rPr>
              <w:t>,</w:t>
            </w:r>
            <w:r>
              <w:rPr>
                <w:rFonts w:ascii="Times New Roman" w:eastAsia="仿宋_GB2312" w:hAnsi="Times New Roman"/>
                <w:b/>
                <w:bCs/>
                <w:iCs/>
                <w:sz w:val="18"/>
                <w:szCs w:val="18"/>
              </w:rPr>
              <w:t xml:space="preserve"> compared to 10 ppm, which is lower</w:t>
            </w:r>
          </w:p>
        </w:tc>
      </w:tr>
      <w:tr w:rsidR="00EB6880" w14:paraId="5B9B1BB8" w14:textId="77777777">
        <w:trPr>
          <w:trHeight w:val="454"/>
        </w:trPr>
        <w:tc>
          <w:tcPr>
            <w:tcW w:w="494" w:type="pct"/>
            <w:vMerge w:val="restart"/>
            <w:shd w:val="clear" w:color="auto" w:fill="F2F2F2" w:themeFill="background1" w:themeFillShade="F2"/>
            <w:vAlign w:val="center"/>
          </w:tcPr>
          <w:p w14:paraId="4055D9EE" w14:textId="77777777" w:rsidR="00EB6880" w:rsidRDefault="00692187">
            <w:pPr>
              <w:spacing w:before="100" w:beforeAutospacing="1" w:after="100" w:afterAutospacing="1" w:line="240" w:lineRule="exact"/>
              <w:contextualSpacing/>
              <w:jc w:val="center"/>
              <w:rPr>
                <w:rFonts w:ascii="Times New Roman" w:eastAsia="仿宋_GB2312" w:hAnsi="Times New Roman"/>
                <w:bCs/>
                <w:iCs/>
                <w:sz w:val="18"/>
                <w:szCs w:val="18"/>
              </w:rPr>
            </w:pPr>
            <w:r>
              <w:rPr>
                <w:rFonts w:ascii="Times New Roman" w:eastAsia="仿宋_GB2312" w:hAnsi="Times New Roman"/>
                <w:bCs/>
                <w:sz w:val="18"/>
                <w:szCs w:val="18"/>
                <w:lang w:eastAsia="zh-CN"/>
              </w:rPr>
              <w:t>TJ4S-1213-Sy15</w:t>
            </w:r>
          </w:p>
        </w:tc>
        <w:tc>
          <w:tcPr>
            <w:tcW w:w="439" w:type="pct"/>
            <w:vAlign w:val="center"/>
          </w:tcPr>
          <w:p w14:paraId="3896607E" w14:textId="77777777" w:rsidR="00EB6880" w:rsidRDefault="00692187">
            <w:pPr>
              <w:spacing w:before="100" w:beforeAutospacing="1" w:after="100" w:afterAutospacing="1" w:line="240" w:lineRule="exact"/>
              <w:contextualSpacing/>
              <w:jc w:val="center"/>
              <w:rPr>
                <w:rFonts w:ascii="Times New Roman" w:eastAsia="仿宋_GB2312" w:hAnsi="Times New Roman"/>
                <w:bCs/>
                <w:iCs/>
                <w:sz w:val="18"/>
                <w:szCs w:val="18"/>
                <w:lang w:eastAsia="zh-CN"/>
              </w:rPr>
            </w:pPr>
            <w:r>
              <w:rPr>
                <w:rFonts w:ascii="Times New Roman" w:eastAsia="仿宋_GB2312" w:hAnsi="Times New Roman"/>
                <w:bCs/>
                <w:iCs/>
                <w:sz w:val="18"/>
                <w:szCs w:val="18"/>
                <w:lang w:eastAsia="zh-CN"/>
              </w:rPr>
              <w:t>ASYM-140020</w:t>
            </w:r>
          </w:p>
        </w:tc>
        <w:tc>
          <w:tcPr>
            <w:tcW w:w="427" w:type="pct"/>
            <w:vAlign w:val="center"/>
          </w:tcPr>
          <w:p w14:paraId="7C00A43A" w14:textId="77777777" w:rsidR="00EB6880" w:rsidRDefault="00692187">
            <w:pPr>
              <w:spacing w:before="100" w:beforeAutospacing="1" w:after="100" w:afterAutospacing="1" w:line="240" w:lineRule="exact"/>
              <w:contextualSpacing/>
              <w:jc w:val="center"/>
              <w:rPr>
                <w:rFonts w:ascii="Times New Roman" w:eastAsia="仿宋_GB2312" w:hAnsi="Times New Roman"/>
                <w:bCs/>
                <w:iCs/>
                <w:sz w:val="18"/>
                <w:szCs w:val="18"/>
                <w:lang w:eastAsia="zh-CN"/>
              </w:rPr>
            </w:pPr>
            <w:r>
              <w:rPr>
                <w:rFonts w:ascii="Times New Roman" w:eastAsia="仿宋_GB2312" w:hAnsi="Times New Roman"/>
                <w:sz w:val="18"/>
                <w:szCs w:val="18"/>
                <w:lang w:eastAsia="zh-CN"/>
              </w:rPr>
              <w:t>OEL:10-100ug/m</w:t>
            </w:r>
            <w:r>
              <w:rPr>
                <w:rFonts w:ascii="Times New Roman" w:eastAsia="仿宋_GB2312" w:hAnsi="Times New Roman"/>
                <w:sz w:val="18"/>
                <w:szCs w:val="18"/>
                <w:vertAlign w:val="superscript"/>
                <w:lang w:eastAsia="zh-CN"/>
              </w:rPr>
              <w:t>3</w:t>
            </w:r>
          </w:p>
        </w:tc>
        <w:tc>
          <w:tcPr>
            <w:tcW w:w="394" w:type="pct"/>
            <w:vAlign w:val="center"/>
          </w:tcPr>
          <w:p w14:paraId="3FA938D6" w14:textId="77777777" w:rsidR="00EB6880" w:rsidRDefault="00692187">
            <w:pPr>
              <w:spacing w:before="100" w:beforeAutospacing="1" w:after="100" w:afterAutospacing="1" w:line="240" w:lineRule="exact"/>
              <w:contextualSpacing/>
              <w:jc w:val="center"/>
              <w:rPr>
                <w:rFonts w:ascii="Times New Roman" w:eastAsia="仿宋_GB2312" w:hAnsi="Times New Roman"/>
                <w:bCs/>
                <w:iCs/>
                <w:sz w:val="18"/>
                <w:szCs w:val="18"/>
              </w:rPr>
            </w:pPr>
            <w:r>
              <w:rPr>
                <w:rFonts w:ascii="Times New Roman" w:eastAsia="仿宋_GB2312" w:hAnsi="Times New Roman"/>
                <w:bCs/>
                <w:iCs/>
                <w:sz w:val="18"/>
                <w:szCs w:val="18"/>
                <w:lang w:eastAsia="zh-CN"/>
              </w:rPr>
              <w:t>ASYM-140020</w:t>
            </w:r>
          </w:p>
        </w:tc>
        <w:tc>
          <w:tcPr>
            <w:tcW w:w="458" w:type="pct"/>
            <w:vAlign w:val="center"/>
          </w:tcPr>
          <w:p w14:paraId="59F635A5" w14:textId="77777777" w:rsidR="00EB6880" w:rsidRDefault="00692187">
            <w:pPr>
              <w:jc w:val="center"/>
              <w:rPr>
                <w:rFonts w:ascii="Times New Roman" w:eastAsia="Arial Unicode MS" w:hAnsi="Times New Roman"/>
                <w:sz w:val="18"/>
                <w:szCs w:val="18"/>
                <w:lang w:eastAsia="zh-CN"/>
              </w:rPr>
            </w:pPr>
            <w:r>
              <w:rPr>
                <w:rFonts w:ascii="Times New Roman" w:eastAsia="Arial Unicode MS" w:hAnsi="Times New Roman"/>
                <w:sz w:val="18"/>
                <w:szCs w:val="18"/>
                <w:lang w:eastAsia="zh-CN"/>
              </w:rPr>
              <w:t>MTDD</w:t>
            </w:r>
            <w:r>
              <w:rPr>
                <w:rFonts w:ascii="Times New Roman" w:eastAsia="Arial Unicode MS" w:hAnsi="Times New Roman"/>
                <w:sz w:val="18"/>
                <w:szCs w:val="18"/>
                <w:vertAlign w:val="subscript"/>
                <w:lang w:eastAsia="zh-CN"/>
              </w:rPr>
              <w:t>next</w:t>
            </w:r>
          </w:p>
          <w:p w14:paraId="5574D4DB" w14:textId="77777777" w:rsidR="00EB6880" w:rsidRDefault="00692187">
            <w:pPr>
              <w:spacing w:before="100" w:beforeAutospacing="1" w:after="100" w:afterAutospacing="1" w:line="240" w:lineRule="exact"/>
              <w:contextualSpacing/>
              <w:jc w:val="center"/>
              <w:rPr>
                <w:rFonts w:ascii="Times New Roman" w:eastAsia="仿宋_GB2312" w:hAnsi="Times New Roman"/>
                <w:sz w:val="18"/>
                <w:szCs w:val="18"/>
                <w:lang w:eastAsia="zh-CN"/>
              </w:rPr>
            </w:pPr>
            <w:r>
              <w:rPr>
                <w:rFonts w:ascii="Times New Roman" w:eastAsia="Arial Unicode MS" w:hAnsi="Times New Roman"/>
                <w:sz w:val="18"/>
                <w:szCs w:val="18"/>
                <w:lang w:eastAsia="zh-CN"/>
              </w:rPr>
              <w:t>=1000mg</w:t>
            </w:r>
          </w:p>
        </w:tc>
        <w:tc>
          <w:tcPr>
            <w:tcW w:w="406" w:type="pct"/>
            <w:vAlign w:val="center"/>
          </w:tcPr>
          <w:p w14:paraId="7E16AE32" w14:textId="77777777" w:rsidR="00EB6880" w:rsidRDefault="00692187">
            <w:pPr>
              <w:spacing w:before="100" w:beforeAutospacing="1" w:after="100" w:afterAutospacing="1" w:line="240" w:lineRule="exact"/>
              <w:contextualSpacing/>
              <w:jc w:val="center"/>
              <w:rPr>
                <w:rFonts w:ascii="Times New Roman" w:eastAsia="仿宋_GB2312" w:hAnsi="Times New Roman"/>
                <w:bCs/>
                <w:iCs/>
                <w:sz w:val="18"/>
                <w:szCs w:val="18"/>
                <w:lang w:eastAsia="zh-CN"/>
              </w:rPr>
            </w:pPr>
            <w:r>
              <w:rPr>
                <w:rFonts w:ascii="Times New Roman" w:eastAsia="仿宋_GB2312" w:hAnsi="Times New Roman"/>
                <w:sz w:val="18"/>
                <w:szCs w:val="18"/>
                <w:lang w:eastAsia="zh-CN"/>
              </w:rPr>
              <w:t>1056.</w:t>
            </w:r>
            <w:del w:id="256" w:author="fuzhonghua" w:date="2026-10-27T09:35:00Z">
              <w:r>
                <w:rPr>
                  <w:rFonts w:ascii="Times New Roman" w:eastAsia="仿宋_GB2312" w:hAnsi="Times New Roman"/>
                  <w:color w:val="0000FF"/>
                  <w:sz w:val="18"/>
                  <w:szCs w:val="18"/>
                  <w:lang w:eastAsia="zh-CN"/>
                  <w:rPrChange w:id="257" w:author="fuzhonghua" w:date="2026-10-27T09:36:00Z">
                    <w:rPr>
                      <w:rFonts w:ascii="Times New Roman" w:eastAsia="仿宋_GB2312" w:hAnsi="Times New Roman"/>
                      <w:sz w:val="18"/>
                      <w:szCs w:val="18"/>
                      <w:lang w:eastAsia="zh-CN"/>
                    </w:rPr>
                  </w:rPrChange>
                </w:rPr>
                <w:delText xml:space="preserve">2 </w:delText>
              </w:r>
            </w:del>
            <w:ins w:id="258" w:author="fuzhonghua" w:date="2026-10-27T09:35:00Z">
              <w:r>
                <w:rPr>
                  <w:rFonts w:ascii="Times New Roman" w:eastAsia="仿宋_GB2312" w:hAnsi="Times New Roman"/>
                  <w:color w:val="0000FF"/>
                  <w:sz w:val="18"/>
                  <w:szCs w:val="18"/>
                  <w:lang w:eastAsia="zh-CN"/>
                  <w:rPrChange w:id="259" w:author="fuzhonghua" w:date="2026-10-27T09:36:00Z">
                    <w:rPr>
                      <w:rFonts w:ascii="Times New Roman" w:eastAsia="仿宋_GB2312" w:hAnsi="Times New Roman"/>
                      <w:sz w:val="18"/>
                      <w:szCs w:val="18"/>
                      <w:lang w:eastAsia="zh-CN"/>
                    </w:rPr>
                  </w:rPrChange>
                </w:rPr>
                <w:t>3</w:t>
              </w:r>
              <w:r>
                <w:rPr>
                  <w:rFonts w:ascii="Times New Roman" w:eastAsia="仿宋_GB2312" w:hAnsi="Times New Roman"/>
                  <w:sz w:val="18"/>
                  <w:szCs w:val="18"/>
                  <w:lang w:eastAsia="zh-CN"/>
                </w:rPr>
                <w:t xml:space="preserve"> </w:t>
              </w:r>
            </w:ins>
            <w:r>
              <w:rPr>
                <w:rFonts w:ascii="Times New Roman" w:eastAsia="仿宋_GB2312" w:hAnsi="Times New Roman"/>
                <w:sz w:val="18"/>
                <w:szCs w:val="18"/>
                <w:lang w:eastAsia="zh-CN"/>
              </w:rPr>
              <w:t>mg</w:t>
            </w:r>
          </w:p>
        </w:tc>
        <w:tc>
          <w:tcPr>
            <w:tcW w:w="430" w:type="pct"/>
            <w:vAlign w:val="center"/>
          </w:tcPr>
          <w:p w14:paraId="4725AFCC" w14:textId="77777777" w:rsidR="00EB6880" w:rsidRDefault="00692187">
            <w:pPr>
              <w:spacing w:before="100" w:beforeAutospacing="1" w:after="100" w:afterAutospacing="1" w:line="240" w:lineRule="exact"/>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105.</w:t>
            </w:r>
            <w:del w:id="260" w:author="fuzhonghua" w:date="2026-10-27T09:35:00Z">
              <w:r>
                <w:rPr>
                  <w:rFonts w:ascii="Times New Roman" w:eastAsia="仿宋_GB2312" w:hAnsi="Times New Roman"/>
                  <w:sz w:val="18"/>
                  <w:szCs w:val="18"/>
                  <w:lang w:eastAsia="zh-CN"/>
                </w:rPr>
                <w:delText xml:space="preserve">62 </w:delText>
              </w:r>
            </w:del>
            <w:ins w:id="261" w:author="fuzhonghua" w:date="2026-10-27T09:35:00Z">
              <w:r>
                <w:rPr>
                  <w:rFonts w:ascii="Times New Roman" w:eastAsia="仿宋_GB2312" w:hAnsi="Times New Roman"/>
                  <w:sz w:val="18"/>
                  <w:szCs w:val="18"/>
                  <w:lang w:eastAsia="zh-CN"/>
                </w:rPr>
                <w:t>6</w:t>
              </w:r>
              <w:r>
                <w:rPr>
                  <w:rFonts w:ascii="Times New Roman" w:eastAsia="仿宋_GB2312" w:hAnsi="Times New Roman"/>
                  <w:color w:val="0000FF"/>
                  <w:sz w:val="18"/>
                  <w:szCs w:val="18"/>
                  <w:lang w:eastAsia="zh-CN"/>
                  <w:rPrChange w:id="262" w:author="fuzhonghua" w:date="2026-10-27T09:35:00Z">
                    <w:rPr>
                      <w:rFonts w:ascii="Times New Roman" w:eastAsia="仿宋_GB2312" w:hAnsi="Times New Roman"/>
                      <w:sz w:val="18"/>
                      <w:szCs w:val="18"/>
                      <w:lang w:eastAsia="zh-CN"/>
                    </w:rPr>
                  </w:rPrChange>
                </w:rPr>
                <w:t>3</w:t>
              </w:r>
              <w:r>
                <w:rPr>
                  <w:rFonts w:ascii="Times New Roman" w:eastAsia="仿宋_GB2312" w:hAnsi="Times New Roman"/>
                  <w:sz w:val="18"/>
                  <w:szCs w:val="18"/>
                  <w:lang w:eastAsia="zh-CN"/>
                </w:rPr>
                <w:t xml:space="preserve"> </w:t>
              </w:r>
            </w:ins>
            <w:r>
              <w:rPr>
                <w:rFonts w:ascii="Times New Roman" w:eastAsia="仿宋_GB2312" w:hAnsi="Times New Roman"/>
                <w:sz w:val="18"/>
                <w:szCs w:val="18"/>
                <w:lang w:eastAsia="zh-CN"/>
              </w:rPr>
              <w:t>kg</w:t>
            </w:r>
          </w:p>
        </w:tc>
        <w:tc>
          <w:tcPr>
            <w:tcW w:w="1337" w:type="pct"/>
            <w:vAlign w:val="center"/>
          </w:tcPr>
          <w:p w14:paraId="53AAE8D9" w14:textId="77777777" w:rsidR="00EB6880" w:rsidRDefault="00692187">
            <w:pPr>
              <w:spacing w:before="100" w:beforeAutospacing="1" w:after="100" w:afterAutospacing="1" w:line="240" w:lineRule="exact"/>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ARL=PDE/ MTDD</w:t>
            </w:r>
            <w:r>
              <w:rPr>
                <w:rFonts w:ascii="Times New Roman" w:eastAsia="仿宋_GB2312" w:hAnsi="Times New Roman"/>
                <w:sz w:val="18"/>
                <w:szCs w:val="18"/>
                <w:vertAlign w:val="subscript"/>
                <w:lang w:eastAsia="zh-CN"/>
              </w:rPr>
              <w:t>next</w:t>
            </w:r>
          </w:p>
          <w:p w14:paraId="5EB3B056" w14:textId="77777777" w:rsidR="00EB6880" w:rsidRDefault="00692187">
            <w:pPr>
              <w:spacing w:before="100" w:beforeAutospacing="1" w:after="100" w:afterAutospacing="1" w:line="240" w:lineRule="exact"/>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=OEL×V/MTDD</w:t>
            </w:r>
            <w:r>
              <w:rPr>
                <w:rFonts w:ascii="Times New Roman" w:eastAsia="仿宋_GB2312" w:hAnsi="Times New Roman"/>
                <w:sz w:val="18"/>
                <w:szCs w:val="18"/>
                <w:vertAlign w:val="subscript"/>
                <w:lang w:eastAsia="zh-CN"/>
              </w:rPr>
              <w:t>next</w:t>
            </w:r>
          </w:p>
          <w:p w14:paraId="2E80B579" w14:textId="77777777" w:rsidR="00EB6880" w:rsidRDefault="00692187">
            <w:pPr>
              <w:spacing w:before="100" w:beforeAutospacing="1" w:after="100" w:afterAutospacing="1" w:line="240" w:lineRule="exact"/>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=10μg/m</w:t>
            </w:r>
            <w:r>
              <w:rPr>
                <w:rFonts w:ascii="Times New Roman" w:eastAsia="仿宋_GB2312" w:hAnsi="Times New Roman"/>
                <w:sz w:val="18"/>
                <w:szCs w:val="18"/>
                <w:vertAlign w:val="superscript"/>
                <w:lang w:eastAsia="zh-CN"/>
              </w:rPr>
              <w:t>3</w:t>
            </w:r>
            <w:r>
              <w:rPr>
                <w:rFonts w:ascii="Times New Roman" w:eastAsia="仿宋_GB2312" w:hAnsi="Times New Roman"/>
                <w:sz w:val="18"/>
                <w:szCs w:val="18"/>
                <w:lang w:eastAsia="zh-CN"/>
              </w:rPr>
              <w:t>×10m</w:t>
            </w:r>
            <w:r>
              <w:rPr>
                <w:rFonts w:ascii="Times New Roman" w:eastAsia="仿宋_GB2312" w:hAnsi="Times New Roman"/>
                <w:sz w:val="18"/>
                <w:szCs w:val="18"/>
                <w:vertAlign w:val="superscript"/>
                <w:lang w:eastAsia="zh-CN"/>
              </w:rPr>
              <w:t>3</w:t>
            </w:r>
            <w:r>
              <w:rPr>
                <w:rFonts w:ascii="Times New Roman" w:eastAsia="仿宋_GB2312" w:hAnsi="Times New Roman"/>
                <w:sz w:val="18"/>
                <w:szCs w:val="18"/>
                <w:lang w:eastAsia="zh-CN"/>
              </w:rPr>
              <w:t>/day/1000mg/day</w:t>
            </w:r>
          </w:p>
          <w:p w14:paraId="1ABEC1D2" w14:textId="77777777" w:rsidR="00EB6880" w:rsidRDefault="00692187">
            <w:pPr>
              <w:spacing w:before="100" w:beforeAutospacing="1" w:after="100" w:afterAutospacing="1" w:line="240" w:lineRule="exact"/>
              <w:contextualSpacing/>
              <w:jc w:val="center"/>
              <w:rPr>
                <w:rFonts w:ascii="Times New Roman" w:eastAsia="仿宋_GB2312" w:hAnsi="Times New Roman"/>
                <w:bCs/>
                <w:iCs/>
                <w:sz w:val="18"/>
                <w:szCs w:val="18"/>
              </w:rPr>
            </w:pPr>
            <w:r>
              <w:rPr>
                <w:rFonts w:ascii="Times New Roman" w:eastAsia="仿宋_GB2312" w:hAnsi="Times New Roman"/>
                <w:sz w:val="18"/>
                <w:szCs w:val="18"/>
                <w:lang w:eastAsia="zh-CN"/>
              </w:rPr>
              <w:t>=100ppm&gt;10ppm</w:t>
            </w:r>
          </w:p>
        </w:tc>
        <w:tc>
          <w:tcPr>
            <w:tcW w:w="615" w:type="pct"/>
            <w:vAlign w:val="center"/>
          </w:tcPr>
          <w:p w14:paraId="231E471E" w14:textId="77777777" w:rsidR="00EB6880" w:rsidRDefault="00692187">
            <w:pPr>
              <w:spacing w:before="100" w:beforeAutospacing="1" w:after="100" w:afterAutospacing="1" w:line="240" w:lineRule="exact"/>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NMT 10ppm</w:t>
            </w:r>
          </w:p>
        </w:tc>
      </w:tr>
      <w:tr w:rsidR="00EB6880" w14:paraId="0D5934AA" w14:textId="77777777">
        <w:trPr>
          <w:trHeight w:val="454"/>
        </w:trPr>
        <w:tc>
          <w:tcPr>
            <w:tcW w:w="494" w:type="pct"/>
            <w:vMerge/>
            <w:shd w:val="clear" w:color="auto" w:fill="F2F2F2" w:themeFill="background1" w:themeFillShade="F2"/>
            <w:vAlign w:val="center"/>
          </w:tcPr>
          <w:p w14:paraId="6883492B" w14:textId="77777777" w:rsidR="00EB6880" w:rsidRDefault="00EB6880">
            <w:pPr>
              <w:spacing w:before="100" w:beforeAutospacing="1" w:after="100" w:afterAutospacing="1" w:line="240" w:lineRule="exact"/>
              <w:contextualSpacing/>
              <w:jc w:val="center"/>
              <w:rPr>
                <w:rFonts w:ascii="Times New Roman" w:eastAsia="仿宋_GB2312" w:hAnsi="Times New Roman"/>
                <w:bCs/>
                <w:sz w:val="18"/>
                <w:szCs w:val="18"/>
                <w:lang w:eastAsia="zh-CN"/>
              </w:rPr>
            </w:pPr>
          </w:p>
        </w:tc>
        <w:tc>
          <w:tcPr>
            <w:tcW w:w="439" w:type="pct"/>
            <w:vAlign w:val="center"/>
          </w:tcPr>
          <w:p w14:paraId="0F9AE2F8" w14:textId="77777777" w:rsidR="00EB6880" w:rsidRDefault="00692187">
            <w:pPr>
              <w:spacing w:before="100" w:beforeAutospacing="1" w:after="100" w:afterAutospacing="1" w:line="240" w:lineRule="exact"/>
              <w:contextualSpacing/>
              <w:jc w:val="center"/>
              <w:rPr>
                <w:rFonts w:ascii="Times New Roman" w:eastAsia="仿宋_GB2312" w:hAnsi="Times New Roman"/>
                <w:bCs/>
                <w:iCs/>
                <w:sz w:val="18"/>
                <w:szCs w:val="18"/>
                <w:lang w:eastAsia="zh-CN"/>
              </w:rPr>
            </w:pPr>
            <w:r>
              <w:rPr>
                <w:rFonts w:ascii="Times New Roman" w:eastAsia="仿宋_GB2312" w:hAnsi="Times New Roman"/>
                <w:kern w:val="2"/>
                <w:sz w:val="18"/>
                <w:szCs w:val="18"/>
                <w:lang w:eastAsia="zh-CN"/>
              </w:rPr>
              <w:t>ASYM-124852</w:t>
            </w:r>
          </w:p>
        </w:tc>
        <w:tc>
          <w:tcPr>
            <w:tcW w:w="427" w:type="pct"/>
            <w:vAlign w:val="center"/>
          </w:tcPr>
          <w:p w14:paraId="44021098" w14:textId="77777777" w:rsidR="00EB6880" w:rsidRDefault="00692187">
            <w:pPr>
              <w:spacing w:before="100" w:beforeAutospacing="1" w:after="100" w:afterAutospacing="1" w:line="240" w:lineRule="exact"/>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OEL:10-100ug/m</w:t>
            </w:r>
            <w:r>
              <w:rPr>
                <w:rFonts w:ascii="Times New Roman" w:eastAsia="仿宋_GB2312" w:hAnsi="Times New Roman"/>
                <w:sz w:val="18"/>
                <w:szCs w:val="18"/>
                <w:vertAlign w:val="superscript"/>
                <w:lang w:eastAsia="zh-CN"/>
              </w:rPr>
              <w:t>3</w:t>
            </w:r>
          </w:p>
        </w:tc>
        <w:tc>
          <w:tcPr>
            <w:tcW w:w="394" w:type="pct"/>
            <w:vAlign w:val="center"/>
          </w:tcPr>
          <w:p w14:paraId="1E438285" w14:textId="77777777" w:rsidR="00EB6880" w:rsidRDefault="00692187">
            <w:pPr>
              <w:spacing w:before="100" w:beforeAutospacing="1" w:after="100" w:afterAutospacing="1" w:line="240" w:lineRule="exact"/>
              <w:contextualSpacing/>
              <w:jc w:val="center"/>
              <w:rPr>
                <w:rFonts w:ascii="Times New Roman" w:eastAsia="仿宋_GB2312" w:hAnsi="Times New Roman"/>
                <w:bCs/>
                <w:iCs/>
                <w:sz w:val="18"/>
                <w:szCs w:val="18"/>
                <w:lang w:eastAsia="zh-CN"/>
              </w:rPr>
            </w:pPr>
            <w:r>
              <w:rPr>
                <w:rFonts w:ascii="Times New Roman" w:eastAsia="仿宋_GB2312" w:hAnsi="Times New Roman"/>
                <w:bCs/>
                <w:iCs/>
                <w:sz w:val="18"/>
                <w:szCs w:val="18"/>
                <w:lang w:eastAsia="zh-CN"/>
              </w:rPr>
              <w:t>ASYM-140020</w:t>
            </w:r>
          </w:p>
        </w:tc>
        <w:tc>
          <w:tcPr>
            <w:tcW w:w="458" w:type="pct"/>
            <w:vAlign w:val="center"/>
          </w:tcPr>
          <w:p w14:paraId="1EF2DFFE" w14:textId="77777777" w:rsidR="00EB6880" w:rsidRDefault="00692187">
            <w:pPr>
              <w:jc w:val="center"/>
              <w:rPr>
                <w:rFonts w:ascii="Times New Roman" w:eastAsia="Arial Unicode MS" w:hAnsi="Times New Roman"/>
                <w:sz w:val="18"/>
                <w:szCs w:val="18"/>
                <w:lang w:eastAsia="zh-CN"/>
              </w:rPr>
            </w:pPr>
            <w:r>
              <w:rPr>
                <w:rFonts w:ascii="Times New Roman" w:eastAsia="Arial Unicode MS" w:hAnsi="Times New Roman"/>
                <w:sz w:val="18"/>
                <w:szCs w:val="18"/>
                <w:lang w:eastAsia="zh-CN"/>
              </w:rPr>
              <w:t>MTDD</w:t>
            </w:r>
            <w:r>
              <w:rPr>
                <w:rFonts w:ascii="Times New Roman" w:eastAsia="Arial Unicode MS" w:hAnsi="Times New Roman"/>
                <w:sz w:val="18"/>
                <w:szCs w:val="18"/>
                <w:vertAlign w:val="subscript"/>
                <w:lang w:eastAsia="zh-CN"/>
              </w:rPr>
              <w:t>next</w:t>
            </w:r>
          </w:p>
          <w:p w14:paraId="6687C52C" w14:textId="77777777" w:rsidR="00EB6880" w:rsidRDefault="00692187">
            <w:pPr>
              <w:jc w:val="center"/>
              <w:rPr>
                <w:rFonts w:ascii="Times New Roman" w:eastAsia="Arial Unicode MS" w:hAnsi="Times New Roman"/>
                <w:sz w:val="18"/>
                <w:szCs w:val="18"/>
                <w:lang w:eastAsia="zh-CN"/>
              </w:rPr>
            </w:pPr>
            <w:r>
              <w:rPr>
                <w:rFonts w:ascii="Times New Roman" w:eastAsia="Arial Unicode MS" w:hAnsi="Times New Roman"/>
                <w:sz w:val="18"/>
                <w:szCs w:val="18"/>
                <w:lang w:eastAsia="zh-CN"/>
              </w:rPr>
              <w:t>=1000mg</w:t>
            </w:r>
          </w:p>
        </w:tc>
        <w:tc>
          <w:tcPr>
            <w:tcW w:w="406" w:type="pct"/>
            <w:vAlign w:val="center"/>
          </w:tcPr>
          <w:p w14:paraId="01A42824" w14:textId="77777777" w:rsidR="00EB6880" w:rsidRDefault="00692187">
            <w:pPr>
              <w:spacing w:before="100" w:beforeAutospacing="1" w:after="100" w:afterAutospacing="1" w:line="240" w:lineRule="exact"/>
              <w:contextualSpacing/>
              <w:jc w:val="center"/>
              <w:rPr>
                <w:rFonts w:ascii="Times New Roman" w:eastAsia="仿宋_GB2312" w:hAnsi="Times New Roman"/>
                <w:bCs/>
                <w:iCs/>
                <w:sz w:val="18"/>
                <w:szCs w:val="18"/>
                <w:lang w:eastAsia="zh-CN"/>
              </w:rPr>
            </w:pPr>
            <w:r>
              <w:rPr>
                <w:rFonts w:ascii="Times New Roman" w:eastAsia="仿宋_GB2312" w:hAnsi="Times New Roman"/>
                <w:sz w:val="18"/>
                <w:szCs w:val="18"/>
                <w:lang w:eastAsia="zh-CN"/>
              </w:rPr>
              <w:t>1056.</w:t>
            </w:r>
            <w:del w:id="263" w:author="fuzhonghua" w:date="2026-10-27T09:35:00Z">
              <w:r>
                <w:rPr>
                  <w:rFonts w:ascii="Times New Roman" w:eastAsia="仿宋_GB2312" w:hAnsi="Times New Roman"/>
                  <w:color w:val="0000FF"/>
                  <w:sz w:val="18"/>
                  <w:szCs w:val="18"/>
                  <w:lang w:eastAsia="zh-CN"/>
                  <w:rPrChange w:id="264" w:author="fuzhonghua" w:date="2026-10-27T09:36:00Z">
                    <w:rPr>
                      <w:rFonts w:ascii="Times New Roman" w:eastAsia="仿宋_GB2312" w:hAnsi="Times New Roman"/>
                      <w:sz w:val="18"/>
                      <w:szCs w:val="18"/>
                      <w:lang w:eastAsia="zh-CN"/>
                    </w:rPr>
                  </w:rPrChange>
                </w:rPr>
                <w:delText xml:space="preserve">2 </w:delText>
              </w:r>
            </w:del>
            <w:ins w:id="265" w:author="fuzhonghua" w:date="2026-10-27T09:35:00Z">
              <w:r>
                <w:rPr>
                  <w:rFonts w:ascii="Times New Roman" w:eastAsia="仿宋_GB2312" w:hAnsi="Times New Roman"/>
                  <w:color w:val="0000FF"/>
                  <w:sz w:val="18"/>
                  <w:szCs w:val="18"/>
                  <w:lang w:eastAsia="zh-CN"/>
                  <w:rPrChange w:id="266" w:author="fuzhonghua" w:date="2026-10-27T09:36:00Z">
                    <w:rPr>
                      <w:rFonts w:ascii="Times New Roman" w:eastAsia="仿宋_GB2312" w:hAnsi="Times New Roman"/>
                      <w:sz w:val="18"/>
                      <w:szCs w:val="18"/>
                      <w:lang w:eastAsia="zh-CN"/>
                    </w:rPr>
                  </w:rPrChange>
                </w:rPr>
                <w:t>3</w:t>
              </w:r>
              <w:r>
                <w:rPr>
                  <w:rFonts w:ascii="Times New Roman" w:eastAsia="仿宋_GB2312" w:hAnsi="Times New Roman"/>
                  <w:sz w:val="18"/>
                  <w:szCs w:val="18"/>
                  <w:lang w:eastAsia="zh-CN"/>
                </w:rPr>
                <w:t xml:space="preserve"> </w:t>
              </w:r>
            </w:ins>
            <w:r>
              <w:rPr>
                <w:rFonts w:ascii="Times New Roman" w:eastAsia="仿宋_GB2312" w:hAnsi="Times New Roman"/>
                <w:sz w:val="18"/>
                <w:szCs w:val="18"/>
                <w:lang w:eastAsia="zh-CN"/>
              </w:rPr>
              <w:t>mg</w:t>
            </w:r>
          </w:p>
        </w:tc>
        <w:tc>
          <w:tcPr>
            <w:tcW w:w="430" w:type="pct"/>
            <w:vAlign w:val="center"/>
          </w:tcPr>
          <w:p w14:paraId="11A4A9EC" w14:textId="77777777" w:rsidR="00EB6880" w:rsidRDefault="00692187">
            <w:pPr>
              <w:spacing w:before="100" w:beforeAutospacing="1" w:after="100" w:afterAutospacing="1" w:line="240" w:lineRule="exact"/>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105.</w:t>
            </w:r>
            <w:del w:id="267" w:author="fuzhonghua" w:date="2026-10-27T09:35:00Z">
              <w:r>
                <w:rPr>
                  <w:rFonts w:ascii="Times New Roman" w:eastAsia="仿宋_GB2312" w:hAnsi="Times New Roman"/>
                  <w:sz w:val="18"/>
                  <w:szCs w:val="18"/>
                  <w:lang w:eastAsia="zh-CN"/>
                </w:rPr>
                <w:delText xml:space="preserve">62 </w:delText>
              </w:r>
            </w:del>
            <w:ins w:id="268" w:author="fuzhonghua" w:date="2026-10-27T09:35:00Z">
              <w:r>
                <w:rPr>
                  <w:rFonts w:ascii="Times New Roman" w:eastAsia="仿宋_GB2312" w:hAnsi="Times New Roman"/>
                  <w:sz w:val="18"/>
                  <w:szCs w:val="18"/>
                  <w:lang w:eastAsia="zh-CN"/>
                </w:rPr>
                <w:t>6</w:t>
              </w:r>
              <w:r>
                <w:rPr>
                  <w:rFonts w:ascii="Times New Roman" w:eastAsia="仿宋_GB2312" w:hAnsi="Times New Roman"/>
                  <w:color w:val="0000FF"/>
                  <w:sz w:val="18"/>
                  <w:szCs w:val="18"/>
                  <w:lang w:eastAsia="zh-CN"/>
                  <w:rPrChange w:id="269" w:author="fuzhonghua" w:date="2026-10-27T09:36:00Z">
                    <w:rPr>
                      <w:rFonts w:ascii="Times New Roman" w:eastAsia="仿宋_GB2312" w:hAnsi="Times New Roman"/>
                      <w:sz w:val="18"/>
                      <w:szCs w:val="18"/>
                      <w:lang w:eastAsia="zh-CN"/>
                    </w:rPr>
                  </w:rPrChange>
                </w:rPr>
                <w:t>3</w:t>
              </w:r>
              <w:r>
                <w:rPr>
                  <w:rFonts w:ascii="Times New Roman" w:eastAsia="仿宋_GB2312" w:hAnsi="Times New Roman"/>
                  <w:sz w:val="18"/>
                  <w:szCs w:val="18"/>
                  <w:lang w:eastAsia="zh-CN"/>
                </w:rPr>
                <w:t xml:space="preserve"> </w:t>
              </w:r>
            </w:ins>
            <w:r>
              <w:rPr>
                <w:rFonts w:ascii="Times New Roman" w:eastAsia="仿宋_GB2312" w:hAnsi="Times New Roman"/>
                <w:sz w:val="18"/>
                <w:szCs w:val="18"/>
                <w:lang w:eastAsia="zh-CN"/>
              </w:rPr>
              <w:t>kg</w:t>
            </w:r>
          </w:p>
        </w:tc>
        <w:tc>
          <w:tcPr>
            <w:tcW w:w="1337" w:type="pct"/>
            <w:vAlign w:val="center"/>
          </w:tcPr>
          <w:p w14:paraId="75178917" w14:textId="77777777" w:rsidR="00EB6880" w:rsidRDefault="00692187">
            <w:pPr>
              <w:spacing w:before="100" w:beforeAutospacing="1" w:after="100" w:afterAutospacing="1" w:line="240" w:lineRule="exact"/>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ARL=PDE/ MTDD</w:t>
            </w:r>
            <w:r>
              <w:rPr>
                <w:rFonts w:ascii="Times New Roman" w:eastAsia="仿宋_GB2312" w:hAnsi="Times New Roman"/>
                <w:sz w:val="18"/>
                <w:szCs w:val="18"/>
                <w:vertAlign w:val="subscript"/>
                <w:lang w:eastAsia="zh-CN"/>
              </w:rPr>
              <w:t>next</w:t>
            </w:r>
          </w:p>
          <w:p w14:paraId="22F33234" w14:textId="77777777" w:rsidR="00EB6880" w:rsidRDefault="00692187">
            <w:pPr>
              <w:spacing w:before="100" w:beforeAutospacing="1" w:after="100" w:afterAutospacing="1" w:line="240" w:lineRule="exact"/>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=OEL×V/MTDD</w:t>
            </w:r>
            <w:r>
              <w:rPr>
                <w:rFonts w:ascii="Times New Roman" w:eastAsia="仿宋_GB2312" w:hAnsi="Times New Roman"/>
                <w:sz w:val="18"/>
                <w:szCs w:val="18"/>
                <w:vertAlign w:val="subscript"/>
                <w:lang w:eastAsia="zh-CN"/>
              </w:rPr>
              <w:t>next</w:t>
            </w:r>
          </w:p>
          <w:p w14:paraId="66D9B3E7" w14:textId="77777777" w:rsidR="00EB6880" w:rsidRDefault="00692187">
            <w:pPr>
              <w:spacing w:before="100" w:beforeAutospacing="1" w:after="100" w:afterAutospacing="1" w:line="240" w:lineRule="exact"/>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=10μg/m</w:t>
            </w:r>
            <w:r>
              <w:rPr>
                <w:rFonts w:ascii="Times New Roman" w:eastAsia="仿宋_GB2312" w:hAnsi="Times New Roman"/>
                <w:sz w:val="18"/>
                <w:szCs w:val="18"/>
                <w:vertAlign w:val="superscript"/>
                <w:lang w:eastAsia="zh-CN"/>
              </w:rPr>
              <w:t>3</w:t>
            </w:r>
            <w:r>
              <w:rPr>
                <w:rFonts w:ascii="Times New Roman" w:eastAsia="仿宋_GB2312" w:hAnsi="Times New Roman"/>
                <w:sz w:val="18"/>
                <w:szCs w:val="18"/>
                <w:lang w:eastAsia="zh-CN"/>
              </w:rPr>
              <w:t>×10m</w:t>
            </w:r>
            <w:r>
              <w:rPr>
                <w:rFonts w:ascii="Times New Roman" w:eastAsia="仿宋_GB2312" w:hAnsi="Times New Roman"/>
                <w:sz w:val="18"/>
                <w:szCs w:val="18"/>
                <w:vertAlign w:val="superscript"/>
                <w:lang w:eastAsia="zh-CN"/>
              </w:rPr>
              <w:t>3</w:t>
            </w:r>
            <w:r>
              <w:rPr>
                <w:rFonts w:ascii="Times New Roman" w:eastAsia="仿宋_GB2312" w:hAnsi="Times New Roman"/>
                <w:sz w:val="18"/>
                <w:szCs w:val="18"/>
                <w:lang w:eastAsia="zh-CN"/>
              </w:rPr>
              <w:t>/day/1000mg/day</w:t>
            </w:r>
          </w:p>
          <w:p w14:paraId="48D79BE7" w14:textId="77777777" w:rsidR="00EB6880" w:rsidRDefault="00692187">
            <w:pPr>
              <w:spacing w:before="100" w:beforeAutospacing="1" w:after="100" w:afterAutospacing="1" w:line="240" w:lineRule="exact"/>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=100ppm&gt;10ppm</w:t>
            </w:r>
          </w:p>
        </w:tc>
        <w:tc>
          <w:tcPr>
            <w:tcW w:w="615" w:type="pct"/>
            <w:vAlign w:val="center"/>
          </w:tcPr>
          <w:p w14:paraId="1284D7D8" w14:textId="77777777" w:rsidR="00EB6880" w:rsidRDefault="00692187">
            <w:pPr>
              <w:spacing w:before="100" w:beforeAutospacing="1" w:after="100" w:afterAutospacing="1" w:line="240" w:lineRule="exact"/>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NMT 10ppm</w:t>
            </w:r>
          </w:p>
        </w:tc>
      </w:tr>
    </w:tbl>
    <w:p w14:paraId="6D0DF5BF" w14:textId="77777777" w:rsidR="00EB6880" w:rsidRDefault="00EB6880">
      <w:pPr>
        <w:spacing w:line="360" w:lineRule="auto"/>
        <w:jc w:val="both"/>
        <w:rPr>
          <w:rFonts w:ascii="Times New Roman" w:eastAsia="仿宋_GB2312" w:hAnsi="Times New Roman"/>
          <w:sz w:val="21"/>
          <w:szCs w:val="21"/>
          <w:lang w:eastAsia="zh-CN"/>
        </w:rPr>
        <w:sectPr w:rsidR="00EB6880">
          <w:headerReference w:type="default" r:id="rId28"/>
          <w:pgSz w:w="11909" w:h="16834"/>
          <w:pgMar w:top="1440" w:right="1080" w:bottom="1440" w:left="1080" w:header="720" w:footer="964" w:gutter="0"/>
          <w:cols w:space="720"/>
          <w:docGrid w:linePitch="360"/>
        </w:sectPr>
      </w:pPr>
    </w:p>
    <w:p w14:paraId="4B998F94" w14:textId="77777777" w:rsidR="00EB6880" w:rsidRDefault="00692187">
      <w:pPr>
        <w:spacing w:line="360" w:lineRule="auto"/>
        <w:jc w:val="center"/>
        <w:rPr>
          <w:rFonts w:ascii="Times New Roman" w:eastAsia="仿宋_GB2312" w:hAnsi="Times New Roman"/>
          <w:sz w:val="21"/>
          <w:szCs w:val="21"/>
          <w:lang w:eastAsia="zh-CN"/>
        </w:rPr>
      </w:pPr>
      <w:r>
        <w:rPr>
          <w:rFonts w:ascii="Times New Roman" w:eastAsia="仿宋_GB2312" w:hAnsi="Times New Roman"/>
          <w:b/>
          <w:i/>
          <w:sz w:val="21"/>
          <w:szCs w:val="20"/>
        </w:rPr>
        <w:lastRenderedPageBreak/>
        <w:t>Table 6-10, The calculated actual swab limit and rinse limit</w:t>
      </w:r>
    </w:p>
    <w:tbl>
      <w:tblPr>
        <w:tblStyle w:val="af9"/>
        <w:tblW w:w="5025" w:type="pct"/>
        <w:jc w:val="center"/>
        <w:tblLayout w:type="fixed"/>
        <w:tblLook w:val="04A0" w:firstRow="1" w:lastRow="0" w:firstColumn="1" w:lastColumn="0" w:noHBand="0" w:noVBand="1"/>
      </w:tblPr>
      <w:tblGrid>
        <w:gridCol w:w="599"/>
        <w:gridCol w:w="1097"/>
        <w:gridCol w:w="1242"/>
        <w:gridCol w:w="1039"/>
        <w:gridCol w:w="1967"/>
        <w:gridCol w:w="1248"/>
        <w:gridCol w:w="962"/>
        <w:gridCol w:w="1866"/>
        <w:gridCol w:w="1184"/>
        <w:gridCol w:w="945"/>
        <w:gridCol w:w="1865"/>
      </w:tblGrid>
      <w:tr w:rsidR="00EB6880" w14:paraId="1C4D271A" w14:textId="77777777">
        <w:trPr>
          <w:trHeight w:val="365"/>
          <w:tblHeader/>
          <w:jc w:val="center"/>
        </w:trPr>
        <w:tc>
          <w:tcPr>
            <w:tcW w:w="599" w:type="dxa"/>
            <w:vMerge w:val="restart"/>
            <w:vAlign w:val="center"/>
          </w:tcPr>
          <w:p w14:paraId="5D260FE2" w14:textId="77777777" w:rsidR="00EB6880" w:rsidRDefault="00692187">
            <w:pPr>
              <w:spacing w:line="240" w:lineRule="exact"/>
              <w:rPr>
                <w:rFonts w:ascii="Times New Roman" w:eastAsia="仿宋_GB2312" w:hAnsi="Times New Roman"/>
                <w:b/>
                <w:sz w:val="18"/>
                <w:szCs w:val="18"/>
              </w:rPr>
            </w:pPr>
            <w:r>
              <w:rPr>
                <w:rFonts w:ascii="Times New Roman" w:eastAsia="仿宋_GB2312" w:hAnsi="Times New Roman"/>
                <w:b/>
                <w:sz w:val="18"/>
                <w:szCs w:val="18"/>
              </w:rPr>
              <w:t>Step No.</w:t>
            </w:r>
          </w:p>
        </w:tc>
        <w:tc>
          <w:tcPr>
            <w:tcW w:w="1097" w:type="dxa"/>
            <w:vMerge w:val="restart"/>
            <w:vAlign w:val="center"/>
          </w:tcPr>
          <w:p w14:paraId="183C3941" w14:textId="77777777" w:rsidR="00EB6880" w:rsidRDefault="00692187">
            <w:pPr>
              <w:spacing w:line="240" w:lineRule="exact"/>
              <w:jc w:val="center"/>
              <w:rPr>
                <w:rFonts w:ascii="Times New Roman" w:eastAsia="仿宋_GB2312" w:hAnsi="Times New Roman"/>
                <w:b/>
                <w:sz w:val="18"/>
                <w:szCs w:val="18"/>
              </w:rPr>
            </w:pPr>
            <w:r>
              <w:rPr>
                <w:rFonts w:ascii="Times New Roman" w:eastAsia="仿宋_GB2312" w:hAnsi="Times New Roman"/>
                <w:b/>
                <w:sz w:val="18"/>
                <w:szCs w:val="18"/>
              </w:rPr>
              <w:t>Equipment ID</w:t>
            </w:r>
          </w:p>
        </w:tc>
        <w:tc>
          <w:tcPr>
            <w:tcW w:w="1242" w:type="dxa"/>
            <w:vMerge w:val="restart"/>
            <w:vAlign w:val="center"/>
          </w:tcPr>
          <w:p w14:paraId="596D3885" w14:textId="77777777" w:rsidR="00EB6880" w:rsidRDefault="00692187">
            <w:pPr>
              <w:spacing w:line="240" w:lineRule="exact"/>
              <w:jc w:val="center"/>
              <w:rPr>
                <w:rFonts w:ascii="Times New Roman" w:eastAsia="仿宋_GB2312" w:hAnsi="Times New Roman"/>
                <w:b/>
                <w:sz w:val="18"/>
                <w:szCs w:val="18"/>
              </w:rPr>
            </w:pPr>
            <w:r>
              <w:rPr>
                <w:rFonts w:ascii="Times New Roman" w:eastAsia="仿宋_GB2312" w:hAnsi="Times New Roman"/>
                <w:b/>
                <w:sz w:val="18"/>
                <w:szCs w:val="18"/>
              </w:rPr>
              <w:t>Target residue (Asymchem compound code)</w:t>
            </w:r>
          </w:p>
        </w:tc>
        <w:tc>
          <w:tcPr>
            <w:tcW w:w="1039" w:type="dxa"/>
            <w:vMerge w:val="restart"/>
            <w:vAlign w:val="center"/>
          </w:tcPr>
          <w:p w14:paraId="4E1E3236" w14:textId="77777777" w:rsidR="00EB6880" w:rsidRDefault="00692187">
            <w:pPr>
              <w:spacing w:line="240" w:lineRule="exact"/>
              <w:jc w:val="center"/>
              <w:rPr>
                <w:rFonts w:ascii="Times New Roman" w:eastAsia="仿宋_GB2312" w:hAnsi="Times New Roman"/>
                <w:b/>
                <w:sz w:val="18"/>
                <w:szCs w:val="18"/>
              </w:rPr>
            </w:pPr>
            <w:r>
              <w:rPr>
                <w:rFonts w:ascii="Times New Roman" w:eastAsia="仿宋_GB2312" w:hAnsi="Times New Roman"/>
                <w:b/>
                <w:sz w:val="18"/>
                <w:szCs w:val="18"/>
              </w:rPr>
              <w:t>Equipment material</w:t>
            </w:r>
          </w:p>
        </w:tc>
        <w:tc>
          <w:tcPr>
            <w:tcW w:w="1967" w:type="dxa"/>
            <w:vMerge w:val="restart"/>
            <w:vAlign w:val="center"/>
          </w:tcPr>
          <w:p w14:paraId="77793108" w14:textId="77777777" w:rsidR="00EB6880" w:rsidRDefault="00692187">
            <w:pPr>
              <w:spacing w:line="240" w:lineRule="exact"/>
              <w:jc w:val="center"/>
              <w:rPr>
                <w:rFonts w:ascii="Times New Roman" w:eastAsia="仿宋_GB2312" w:hAnsi="Times New Roman"/>
                <w:b/>
                <w:sz w:val="18"/>
                <w:szCs w:val="18"/>
              </w:rPr>
            </w:pPr>
            <w:r>
              <w:rPr>
                <w:rFonts w:ascii="Times New Roman" w:eastAsia="仿宋_GB2312" w:hAnsi="Times New Roman"/>
                <w:b/>
                <w:sz w:val="18"/>
                <w:szCs w:val="18"/>
              </w:rPr>
              <w:t>Equipment internal surface area /Weight range and type of rinsing &amp; refluxing solution</w:t>
            </w:r>
          </w:p>
        </w:tc>
        <w:tc>
          <w:tcPr>
            <w:tcW w:w="4076" w:type="dxa"/>
            <w:gridSpan w:val="3"/>
            <w:vAlign w:val="center"/>
          </w:tcPr>
          <w:p w14:paraId="7F5B03ED" w14:textId="77777777" w:rsidR="00EB6880" w:rsidRDefault="00692187">
            <w:pPr>
              <w:spacing w:line="240" w:lineRule="exact"/>
              <w:jc w:val="center"/>
              <w:rPr>
                <w:rFonts w:ascii="Times New Roman" w:eastAsia="仿宋_GB2312" w:hAnsi="Times New Roman"/>
                <w:b/>
                <w:sz w:val="18"/>
                <w:szCs w:val="18"/>
              </w:rPr>
            </w:pPr>
            <w:r>
              <w:rPr>
                <w:rFonts w:ascii="Times New Roman" w:eastAsia="仿宋_GB2312" w:hAnsi="Times New Roman"/>
                <w:b/>
                <w:sz w:val="18"/>
                <w:szCs w:val="18"/>
              </w:rPr>
              <w:t>After Campaign</w:t>
            </w:r>
          </w:p>
        </w:tc>
        <w:tc>
          <w:tcPr>
            <w:tcW w:w="3994" w:type="dxa"/>
            <w:gridSpan w:val="3"/>
            <w:vAlign w:val="center"/>
          </w:tcPr>
          <w:p w14:paraId="61B29D65" w14:textId="77777777" w:rsidR="00EB6880" w:rsidRDefault="00692187">
            <w:pPr>
              <w:spacing w:line="240" w:lineRule="exact"/>
              <w:jc w:val="center"/>
              <w:rPr>
                <w:rFonts w:ascii="Times New Roman" w:eastAsia="仿宋_GB2312" w:hAnsi="Times New Roman"/>
                <w:b/>
                <w:sz w:val="18"/>
                <w:szCs w:val="18"/>
              </w:rPr>
            </w:pPr>
            <w:r>
              <w:rPr>
                <w:rFonts w:ascii="Times New Roman" w:eastAsia="仿宋_GB2312" w:hAnsi="Times New Roman"/>
                <w:b/>
                <w:sz w:val="18"/>
                <w:szCs w:val="18"/>
              </w:rPr>
              <w:t>Between Campaign</w:t>
            </w:r>
          </w:p>
        </w:tc>
      </w:tr>
      <w:tr w:rsidR="00EB6880" w14:paraId="115605CC" w14:textId="77777777">
        <w:trPr>
          <w:trHeight w:val="1555"/>
          <w:tblHeader/>
          <w:jc w:val="center"/>
        </w:trPr>
        <w:tc>
          <w:tcPr>
            <w:tcW w:w="599" w:type="dxa"/>
            <w:vMerge/>
            <w:vAlign w:val="center"/>
          </w:tcPr>
          <w:p w14:paraId="56E1CA24" w14:textId="77777777" w:rsidR="00EB6880" w:rsidRDefault="00EB6880">
            <w:pPr>
              <w:spacing w:line="240" w:lineRule="exact"/>
              <w:rPr>
                <w:rFonts w:ascii="Times New Roman" w:eastAsia="仿宋_GB2312" w:hAnsi="Times New Roman"/>
                <w:b/>
                <w:sz w:val="18"/>
                <w:szCs w:val="18"/>
              </w:rPr>
            </w:pPr>
          </w:p>
        </w:tc>
        <w:tc>
          <w:tcPr>
            <w:tcW w:w="1097" w:type="dxa"/>
            <w:vMerge/>
            <w:vAlign w:val="center"/>
          </w:tcPr>
          <w:p w14:paraId="2F149BAC" w14:textId="77777777" w:rsidR="00EB6880" w:rsidRDefault="00EB6880">
            <w:pPr>
              <w:spacing w:line="240" w:lineRule="exact"/>
              <w:rPr>
                <w:rFonts w:ascii="Times New Roman" w:eastAsia="仿宋_GB2312" w:hAnsi="Times New Roman"/>
                <w:b/>
                <w:sz w:val="18"/>
                <w:szCs w:val="18"/>
              </w:rPr>
            </w:pPr>
          </w:p>
        </w:tc>
        <w:tc>
          <w:tcPr>
            <w:tcW w:w="1242" w:type="dxa"/>
            <w:vMerge/>
            <w:vAlign w:val="center"/>
          </w:tcPr>
          <w:p w14:paraId="44A4F219" w14:textId="77777777" w:rsidR="00EB6880" w:rsidRDefault="00EB6880">
            <w:pPr>
              <w:spacing w:line="240" w:lineRule="exact"/>
              <w:rPr>
                <w:rFonts w:ascii="Times New Roman" w:eastAsia="仿宋_GB2312" w:hAnsi="Times New Roman"/>
                <w:b/>
                <w:sz w:val="18"/>
                <w:szCs w:val="18"/>
              </w:rPr>
            </w:pPr>
          </w:p>
        </w:tc>
        <w:tc>
          <w:tcPr>
            <w:tcW w:w="1039" w:type="dxa"/>
            <w:vMerge/>
            <w:vAlign w:val="center"/>
          </w:tcPr>
          <w:p w14:paraId="06E8700B" w14:textId="77777777" w:rsidR="00EB6880" w:rsidRDefault="00EB6880">
            <w:pPr>
              <w:spacing w:line="240" w:lineRule="exact"/>
              <w:rPr>
                <w:rFonts w:ascii="Times New Roman" w:eastAsia="仿宋_GB2312" w:hAnsi="Times New Roman"/>
                <w:b/>
                <w:sz w:val="18"/>
                <w:szCs w:val="18"/>
              </w:rPr>
            </w:pPr>
          </w:p>
        </w:tc>
        <w:tc>
          <w:tcPr>
            <w:tcW w:w="1967" w:type="dxa"/>
            <w:vMerge/>
            <w:vAlign w:val="center"/>
          </w:tcPr>
          <w:p w14:paraId="1E1F0A00" w14:textId="77777777" w:rsidR="00EB6880" w:rsidRDefault="00EB6880">
            <w:pPr>
              <w:spacing w:line="240" w:lineRule="exact"/>
              <w:rPr>
                <w:rFonts w:ascii="Times New Roman" w:eastAsia="仿宋_GB2312" w:hAnsi="Times New Roman"/>
                <w:b/>
                <w:sz w:val="18"/>
                <w:szCs w:val="18"/>
              </w:rPr>
            </w:pPr>
          </w:p>
        </w:tc>
        <w:tc>
          <w:tcPr>
            <w:tcW w:w="1248" w:type="dxa"/>
            <w:vAlign w:val="center"/>
          </w:tcPr>
          <w:p w14:paraId="27CF57BA" w14:textId="77777777" w:rsidR="00EB6880" w:rsidRDefault="00692187">
            <w:pPr>
              <w:spacing w:line="240" w:lineRule="exact"/>
              <w:jc w:val="center"/>
              <w:rPr>
                <w:rFonts w:ascii="Times New Roman" w:eastAsia="仿宋_GB2312" w:hAnsi="Times New Roman"/>
                <w:b/>
                <w:sz w:val="18"/>
                <w:szCs w:val="18"/>
              </w:rPr>
            </w:pPr>
            <w:r>
              <w:rPr>
                <w:rFonts w:ascii="Times New Roman" w:eastAsia="仿宋_GB2312" w:hAnsi="Times New Roman"/>
                <w:b/>
                <w:sz w:val="18"/>
                <w:szCs w:val="18"/>
              </w:rPr>
              <w:t>Equipment minimum output (e.g., refer to QM05004)</w:t>
            </w:r>
          </w:p>
        </w:tc>
        <w:tc>
          <w:tcPr>
            <w:tcW w:w="962" w:type="dxa"/>
            <w:vAlign w:val="center"/>
          </w:tcPr>
          <w:p w14:paraId="5865371C" w14:textId="77777777" w:rsidR="00EB6880" w:rsidRDefault="00692187">
            <w:pPr>
              <w:spacing w:line="240" w:lineRule="exact"/>
              <w:jc w:val="center"/>
              <w:rPr>
                <w:rFonts w:ascii="Times New Roman" w:eastAsia="仿宋_GB2312" w:hAnsi="Times New Roman"/>
                <w:b/>
                <w:sz w:val="18"/>
                <w:szCs w:val="18"/>
              </w:rPr>
            </w:pPr>
            <w:r>
              <w:rPr>
                <w:rFonts w:ascii="Times New Roman" w:eastAsia="仿宋_GB2312" w:hAnsi="Times New Roman"/>
                <w:b/>
                <w:sz w:val="18"/>
                <w:szCs w:val="18"/>
              </w:rPr>
              <w:t>ARL</w:t>
            </w:r>
          </w:p>
        </w:tc>
        <w:tc>
          <w:tcPr>
            <w:tcW w:w="1866" w:type="dxa"/>
            <w:shd w:val="clear" w:color="auto" w:fill="FFFFFF" w:themeFill="background1"/>
            <w:vAlign w:val="center"/>
          </w:tcPr>
          <w:p w14:paraId="3E002462" w14:textId="77777777" w:rsidR="00EB6880" w:rsidRDefault="00692187">
            <w:pPr>
              <w:spacing w:line="240" w:lineRule="exact"/>
              <w:jc w:val="center"/>
              <w:rPr>
                <w:rFonts w:ascii="Times New Roman" w:eastAsia="仿宋_GB2312" w:hAnsi="Times New Roman"/>
                <w:b/>
                <w:sz w:val="18"/>
                <w:szCs w:val="18"/>
              </w:rPr>
            </w:pPr>
            <w:r>
              <w:rPr>
                <w:rFonts w:ascii="Times New Roman" w:eastAsia="仿宋_GB2312" w:hAnsi="Times New Roman"/>
                <w:b/>
                <w:sz w:val="18"/>
                <w:szCs w:val="18"/>
              </w:rPr>
              <w:t>ARL of per cm</w:t>
            </w:r>
            <w:r>
              <w:rPr>
                <w:rFonts w:ascii="Times New Roman" w:eastAsia="仿宋_GB2312" w:hAnsi="Times New Roman"/>
                <w:b/>
                <w:sz w:val="18"/>
                <w:szCs w:val="18"/>
                <w:vertAlign w:val="superscript"/>
              </w:rPr>
              <w:t>2</w:t>
            </w:r>
            <w:r>
              <w:rPr>
                <w:rFonts w:ascii="Times New Roman" w:eastAsia="仿宋_GB2312" w:hAnsi="Times New Roman"/>
                <w:b/>
                <w:sz w:val="18"/>
                <w:szCs w:val="18"/>
              </w:rPr>
              <w:t>/100cm</w:t>
            </w:r>
            <w:r>
              <w:rPr>
                <w:rFonts w:ascii="Times New Roman" w:eastAsia="仿宋_GB2312" w:hAnsi="Times New Roman"/>
                <w:b/>
                <w:sz w:val="18"/>
                <w:szCs w:val="18"/>
                <w:vertAlign w:val="superscript"/>
              </w:rPr>
              <w:t>2</w:t>
            </w:r>
            <w:r>
              <w:rPr>
                <w:rFonts w:ascii="Times New Roman" w:eastAsia="仿宋_GB2312" w:hAnsi="Times New Roman"/>
                <w:b/>
                <w:sz w:val="18"/>
                <w:szCs w:val="18"/>
              </w:rPr>
              <w:t xml:space="preserve"> area/per unit volume</w:t>
            </w:r>
          </w:p>
        </w:tc>
        <w:tc>
          <w:tcPr>
            <w:tcW w:w="1184" w:type="dxa"/>
            <w:shd w:val="clear" w:color="auto" w:fill="FFFFFF" w:themeFill="background1"/>
            <w:vAlign w:val="center"/>
          </w:tcPr>
          <w:p w14:paraId="26809D11" w14:textId="77777777" w:rsidR="00EB6880" w:rsidRDefault="00692187">
            <w:pPr>
              <w:spacing w:line="240" w:lineRule="exact"/>
              <w:jc w:val="center"/>
              <w:rPr>
                <w:rFonts w:ascii="Times New Roman" w:eastAsia="仿宋_GB2312" w:hAnsi="Times New Roman"/>
                <w:b/>
                <w:sz w:val="18"/>
                <w:szCs w:val="18"/>
              </w:rPr>
            </w:pPr>
            <w:r>
              <w:rPr>
                <w:rFonts w:ascii="Times New Roman" w:eastAsia="仿宋_GB2312" w:hAnsi="Times New Roman"/>
                <w:b/>
                <w:sz w:val="18"/>
                <w:szCs w:val="18"/>
              </w:rPr>
              <w:t>Minimum batch size of next product</w:t>
            </w:r>
          </w:p>
        </w:tc>
        <w:tc>
          <w:tcPr>
            <w:tcW w:w="945" w:type="dxa"/>
            <w:shd w:val="clear" w:color="auto" w:fill="FFFFFF" w:themeFill="background1"/>
            <w:vAlign w:val="center"/>
          </w:tcPr>
          <w:p w14:paraId="2F166A5F" w14:textId="77777777" w:rsidR="00EB6880" w:rsidRDefault="00692187">
            <w:pPr>
              <w:spacing w:line="240" w:lineRule="exact"/>
              <w:jc w:val="center"/>
              <w:rPr>
                <w:rFonts w:ascii="Times New Roman" w:eastAsia="仿宋_GB2312" w:hAnsi="Times New Roman"/>
                <w:b/>
                <w:sz w:val="18"/>
                <w:szCs w:val="18"/>
              </w:rPr>
            </w:pPr>
            <w:r>
              <w:rPr>
                <w:rFonts w:ascii="Times New Roman" w:eastAsia="仿宋_GB2312" w:hAnsi="Times New Roman"/>
                <w:b/>
                <w:sz w:val="18"/>
                <w:szCs w:val="18"/>
              </w:rPr>
              <w:t>ARL</w:t>
            </w:r>
          </w:p>
        </w:tc>
        <w:tc>
          <w:tcPr>
            <w:tcW w:w="1865" w:type="dxa"/>
            <w:shd w:val="clear" w:color="auto" w:fill="FFFFFF" w:themeFill="background1"/>
            <w:vAlign w:val="center"/>
          </w:tcPr>
          <w:p w14:paraId="09FB8626" w14:textId="77777777" w:rsidR="00EB6880" w:rsidRDefault="00692187">
            <w:pPr>
              <w:spacing w:line="240" w:lineRule="exact"/>
              <w:jc w:val="center"/>
              <w:rPr>
                <w:rFonts w:ascii="Times New Roman" w:eastAsia="仿宋_GB2312" w:hAnsi="Times New Roman"/>
                <w:b/>
                <w:sz w:val="18"/>
                <w:szCs w:val="18"/>
              </w:rPr>
            </w:pPr>
            <w:r>
              <w:rPr>
                <w:rFonts w:ascii="Times New Roman" w:eastAsia="仿宋_GB2312" w:hAnsi="Times New Roman"/>
                <w:b/>
                <w:sz w:val="18"/>
                <w:szCs w:val="18"/>
              </w:rPr>
              <w:t>ARL of per cm</w:t>
            </w:r>
            <w:r>
              <w:rPr>
                <w:rFonts w:ascii="Times New Roman" w:eastAsia="仿宋_GB2312" w:hAnsi="Times New Roman"/>
                <w:b/>
                <w:sz w:val="18"/>
                <w:szCs w:val="18"/>
                <w:vertAlign w:val="superscript"/>
              </w:rPr>
              <w:t>2</w:t>
            </w:r>
            <w:r>
              <w:rPr>
                <w:rFonts w:ascii="Times New Roman" w:eastAsia="仿宋_GB2312" w:hAnsi="Times New Roman"/>
                <w:b/>
                <w:sz w:val="18"/>
                <w:szCs w:val="18"/>
              </w:rPr>
              <w:t>/100cm</w:t>
            </w:r>
            <w:r>
              <w:rPr>
                <w:rFonts w:ascii="Times New Roman" w:eastAsia="仿宋_GB2312" w:hAnsi="Times New Roman"/>
                <w:b/>
                <w:sz w:val="18"/>
                <w:szCs w:val="18"/>
                <w:vertAlign w:val="superscript"/>
              </w:rPr>
              <w:t>2</w:t>
            </w:r>
            <w:r>
              <w:rPr>
                <w:rFonts w:ascii="Times New Roman" w:eastAsia="仿宋_GB2312" w:hAnsi="Times New Roman"/>
                <w:b/>
                <w:sz w:val="18"/>
                <w:szCs w:val="18"/>
              </w:rPr>
              <w:t xml:space="preserve"> area/per unit volume</w:t>
            </w:r>
          </w:p>
        </w:tc>
      </w:tr>
      <w:tr w:rsidR="00EB6880" w14:paraId="53A11CB7" w14:textId="77777777">
        <w:trPr>
          <w:trHeight w:val="383"/>
          <w:jc w:val="center"/>
        </w:trPr>
        <w:tc>
          <w:tcPr>
            <w:tcW w:w="599" w:type="dxa"/>
            <w:vMerge w:val="restart"/>
            <w:vAlign w:val="center"/>
          </w:tcPr>
          <w:p w14:paraId="2C291A1C"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rPr>
              <w:t>Step 1</w:t>
            </w:r>
          </w:p>
        </w:tc>
        <w:tc>
          <w:tcPr>
            <w:tcW w:w="1097" w:type="dxa"/>
            <w:vMerge w:val="restart"/>
            <w:vAlign w:val="center"/>
          </w:tcPr>
          <w:p w14:paraId="3FDB6416"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rPr>
              <w:t>3000L</w:t>
            </w:r>
          </w:p>
          <w:p w14:paraId="5E9B7782"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rPr>
              <w:t>TJ4S-1213-Sy15</w:t>
            </w:r>
          </w:p>
        </w:tc>
        <w:tc>
          <w:tcPr>
            <w:tcW w:w="1242" w:type="dxa"/>
            <w:vAlign w:val="center"/>
          </w:tcPr>
          <w:p w14:paraId="0D449610"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bCs/>
                <w:iCs/>
                <w:sz w:val="18"/>
                <w:szCs w:val="18"/>
                <w:lang w:eastAsia="zh-CN"/>
              </w:rPr>
              <w:t>ASYM-140020</w:t>
            </w:r>
          </w:p>
        </w:tc>
        <w:tc>
          <w:tcPr>
            <w:tcW w:w="1039" w:type="dxa"/>
            <w:vAlign w:val="center"/>
          </w:tcPr>
          <w:p w14:paraId="1B3DA381"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bCs/>
                <w:sz w:val="18"/>
                <w:szCs w:val="18"/>
                <w:lang w:eastAsia="zh-CN"/>
              </w:rPr>
              <w:t>Hastelloy</w:t>
            </w:r>
          </w:p>
        </w:tc>
        <w:tc>
          <w:tcPr>
            <w:tcW w:w="1967" w:type="dxa"/>
            <w:vAlign w:val="center"/>
          </w:tcPr>
          <w:p w14:paraId="26B64E7A" w14:textId="77777777" w:rsidR="00EB6880" w:rsidRDefault="00E00211">
            <w:pPr>
              <w:spacing w:line="276" w:lineRule="auto"/>
              <w:rPr>
                <w:rFonts w:ascii="Times New Roman" w:eastAsia="仿宋_GB2312" w:hAnsi="Times New Roman"/>
                <w:sz w:val="18"/>
                <w:szCs w:val="18"/>
                <w:u w:val="single"/>
              </w:rPr>
            </w:pPr>
            <w:sdt>
              <w:sdtPr>
                <w:rPr>
                  <w:rFonts w:ascii="Times New Roman" w:eastAsia="仿宋_GB2312" w:hAnsi="Times New Roman"/>
                  <w:sz w:val="18"/>
                  <w:szCs w:val="18"/>
                </w:rPr>
                <w:id w:val="85742072"/>
                <w14:checkbox>
                  <w14:checked w14:val="1"/>
                  <w14:checkedState w14:val="2612" w14:font="MS Gothic"/>
                  <w14:uncheckedState w14:val="2610" w14:font="MS Gothic"/>
                </w14:checkbox>
              </w:sdtPr>
              <w:sdtEndPr/>
              <w:sdtContent>
                <w:r w:rsidR="00692187">
                  <w:rPr>
                    <w:rFonts w:ascii="Segoe UI Symbol" w:eastAsia="MS Gothic" w:hAnsi="Segoe UI Symbol" w:cs="Segoe UI Symbol"/>
                    <w:sz w:val="18"/>
                    <w:szCs w:val="18"/>
                  </w:rPr>
                  <w:t>☒</w:t>
                </w:r>
              </w:sdtContent>
            </w:sdt>
            <w:r w:rsidR="00692187">
              <w:rPr>
                <w:rFonts w:ascii="Times New Roman" w:eastAsia="仿宋_GB2312" w:hAnsi="Times New Roman"/>
                <w:sz w:val="18"/>
                <w:szCs w:val="18"/>
              </w:rPr>
              <w:t>Swab</w:t>
            </w:r>
            <w:r w:rsidR="00692187">
              <w:rPr>
                <w:rFonts w:ascii="Times New Roman" w:eastAsia="仿宋_GB2312" w:hAnsi="Times New Roman"/>
                <w:sz w:val="18"/>
                <w:szCs w:val="18"/>
              </w:rPr>
              <w:t>：</w:t>
            </w:r>
            <w:r w:rsidR="00692187">
              <w:rPr>
                <w:rFonts w:ascii="Times New Roman" w:eastAsia="仿宋_GB2312" w:hAnsi="Times New Roman"/>
                <w:sz w:val="18"/>
                <w:szCs w:val="18"/>
                <w:u w:val="single"/>
              </w:rPr>
              <w:t xml:space="preserve"> 208185cm</w:t>
            </w:r>
            <w:r w:rsidR="00692187">
              <w:rPr>
                <w:rFonts w:ascii="Times New Roman" w:eastAsia="仿宋_GB2312" w:hAnsi="Times New Roman"/>
                <w:sz w:val="18"/>
                <w:szCs w:val="18"/>
                <w:u w:val="single"/>
                <w:vertAlign w:val="superscript"/>
              </w:rPr>
              <w:t>2</w:t>
            </w:r>
          </w:p>
          <w:p w14:paraId="3AED6427" w14:textId="77777777" w:rsidR="00EB6880" w:rsidRDefault="00E00211">
            <w:pPr>
              <w:spacing w:line="276" w:lineRule="auto"/>
              <w:rPr>
                <w:rFonts w:ascii="Times New Roman" w:eastAsia="仿宋_GB2312" w:hAnsi="Times New Roman"/>
                <w:sz w:val="18"/>
                <w:szCs w:val="18"/>
              </w:rPr>
            </w:pPr>
            <w:sdt>
              <w:sdtPr>
                <w:rPr>
                  <w:rFonts w:ascii="Times New Roman" w:eastAsia="仿宋_GB2312" w:hAnsi="Times New Roman"/>
                  <w:sz w:val="18"/>
                  <w:szCs w:val="18"/>
                </w:rPr>
                <w:id w:val="26308604"/>
                <w14:checkbox>
                  <w14:checked w14:val="0"/>
                  <w14:checkedState w14:val="2612" w14:font="MS Gothic"/>
                  <w14:uncheckedState w14:val="2610" w14:font="MS Gothic"/>
                </w14:checkbox>
              </w:sdtPr>
              <w:sdtEndPr/>
              <w:sdtContent>
                <w:r w:rsidR="00692187">
                  <w:rPr>
                    <w:rFonts w:ascii="Segoe UI Symbol" w:eastAsia="MS Gothic" w:hAnsi="Segoe UI Symbol" w:cs="Segoe UI Symbol"/>
                    <w:sz w:val="18"/>
                    <w:szCs w:val="18"/>
                  </w:rPr>
                  <w:t>☐</w:t>
                </w:r>
              </w:sdtContent>
            </w:sdt>
            <w:r w:rsidR="00692187">
              <w:rPr>
                <w:rFonts w:ascii="Times New Roman" w:eastAsia="仿宋_GB2312" w:hAnsi="Times New Roman"/>
                <w:sz w:val="18"/>
                <w:szCs w:val="18"/>
              </w:rPr>
              <w:t>Reflux</w:t>
            </w:r>
            <w:r w:rsidR="00692187">
              <w:rPr>
                <w:rFonts w:ascii="Times New Roman" w:eastAsia="仿宋_GB2312" w:hAnsi="Times New Roman"/>
                <w:sz w:val="18"/>
                <w:szCs w:val="18"/>
              </w:rPr>
              <w:t>：</w:t>
            </w:r>
            <w:r w:rsidR="00692187">
              <w:rPr>
                <w:rFonts w:ascii="Times New Roman" w:eastAsia="仿宋_GB2312" w:hAnsi="Times New Roman"/>
                <w:sz w:val="18"/>
                <w:szCs w:val="18"/>
                <w:u w:val="single"/>
              </w:rPr>
              <w:t xml:space="preserve"> N/A        </w:t>
            </w:r>
          </w:p>
          <w:p w14:paraId="40281119" w14:textId="77777777" w:rsidR="00EB6880" w:rsidRDefault="00E00211">
            <w:pPr>
              <w:spacing w:line="276" w:lineRule="auto"/>
              <w:rPr>
                <w:rFonts w:ascii="Times New Roman" w:eastAsia="仿宋_GB2312" w:hAnsi="Times New Roman"/>
                <w:sz w:val="18"/>
                <w:szCs w:val="18"/>
                <w:u w:val="single"/>
              </w:rPr>
            </w:pPr>
            <w:sdt>
              <w:sdtPr>
                <w:rPr>
                  <w:rFonts w:ascii="Times New Roman" w:eastAsia="仿宋_GB2312" w:hAnsi="Times New Roman"/>
                  <w:sz w:val="18"/>
                  <w:szCs w:val="18"/>
                </w:rPr>
                <w:id w:val="569860564"/>
                <w14:checkbox>
                  <w14:checked w14:val="1"/>
                  <w14:checkedState w14:val="2612" w14:font="MS Gothic"/>
                  <w14:uncheckedState w14:val="2610" w14:font="MS Gothic"/>
                </w14:checkbox>
              </w:sdtPr>
              <w:sdtEndPr/>
              <w:sdtContent>
                <w:r w:rsidR="00692187">
                  <w:rPr>
                    <w:rFonts w:ascii="Segoe UI Symbol" w:eastAsia="MS Gothic" w:hAnsi="Segoe UI Symbol" w:cs="Segoe UI Symbol"/>
                    <w:sz w:val="18"/>
                    <w:szCs w:val="18"/>
                  </w:rPr>
                  <w:t>☒</w:t>
                </w:r>
              </w:sdtContent>
            </w:sdt>
            <w:r w:rsidR="00692187">
              <w:rPr>
                <w:rFonts w:ascii="Times New Roman" w:eastAsia="仿宋_GB2312" w:hAnsi="Times New Roman"/>
                <w:sz w:val="18"/>
                <w:szCs w:val="18"/>
              </w:rPr>
              <w:t>Rinse</w:t>
            </w:r>
            <w:r w:rsidR="00692187">
              <w:rPr>
                <w:rFonts w:ascii="Times New Roman" w:eastAsia="仿宋_GB2312" w:hAnsi="Times New Roman"/>
                <w:sz w:val="18"/>
                <w:szCs w:val="18"/>
              </w:rPr>
              <w:t>：</w:t>
            </w:r>
            <w:r w:rsidR="00692187">
              <w:rPr>
                <w:rFonts w:ascii="Times New Roman" w:eastAsia="仿宋_GB2312" w:hAnsi="Times New Roman"/>
                <w:sz w:val="18"/>
                <w:szCs w:val="18"/>
                <w:u w:val="single"/>
              </w:rPr>
              <w:t>DMF 105~115kg</w:t>
            </w:r>
          </w:p>
          <w:p w14:paraId="5C24B942" w14:textId="77777777" w:rsidR="00EB6880" w:rsidRDefault="00692187">
            <w:pPr>
              <w:spacing w:line="276" w:lineRule="auto"/>
              <w:rPr>
                <w:rFonts w:ascii="Times New Roman" w:eastAsia="仿宋_GB2312" w:hAnsi="Times New Roman"/>
                <w:sz w:val="18"/>
                <w:szCs w:val="18"/>
                <w:u w:val="single"/>
              </w:rPr>
            </w:pPr>
            <w:r>
              <w:rPr>
                <w:rFonts w:ascii="Times New Roman" w:eastAsia="仿宋_GB2312" w:hAnsi="Times New Roman"/>
                <w:sz w:val="18"/>
                <w:szCs w:val="18"/>
                <w:u w:val="single"/>
              </w:rPr>
              <w:t>(111~121L)</w:t>
            </w:r>
          </w:p>
        </w:tc>
        <w:tc>
          <w:tcPr>
            <w:tcW w:w="1248" w:type="dxa"/>
            <w:vAlign w:val="center"/>
          </w:tcPr>
          <w:p w14:paraId="07E3F644"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rPr>
              <w:t>7.5 kg</w:t>
            </w:r>
          </w:p>
        </w:tc>
        <w:tc>
          <w:tcPr>
            <w:tcW w:w="962" w:type="dxa"/>
            <w:vAlign w:val="center"/>
          </w:tcPr>
          <w:p w14:paraId="4F6B47A6"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rPr>
              <w:t>10</w:t>
            </w:r>
          </w:p>
        </w:tc>
        <w:tc>
          <w:tcPr>
            <w:tcW w:w="1866" w:type="dxa"/>
            <w:shd w:val="clear" w:color="auto" w:fill="FFFFFF" w:themeFill="background1"/>
            <w:vAlign w:val="center"/>
          </w:tcPr>
          <w:p w14:paraId="61A886F1"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lang w:eastAsia="zh-CN"/>
              </w:rPr>
              <w:t>Swab</w:t>
            </w:r>
            <w:r>
              <w:rPr>
                <w:rFonts w:ascii="Times New Roman" w:eastAsia="仿宋_GB2312" w:hAnsi="Times New Roman"/>
                <w:sz w:val="18"/>
                <w:szCs w:val="18"/>
              </w:rPr>
              <w:t>：</w:t>
            </w:r>
            <w:r>
              <w:rPr>
                <w:rFonts w:ascii="Times New Roman" w:eastAsia="仿宋_GB2312" w:hAnsi="Times New Roman"/>
                <w:sz w:val="18"/>
                <w:szCs w:val="18"/>
              </w:rPr>
              <w:t>36.03μg/100cm</w:t>
            </w:r>
            <w:r>
              <w:rPr>
                <w:rFonts w:ascii="Times New Roman" w:eastAsia="仿宋_GB2312" w:hAnsi="Times New Roman"/>
                <w:sz w:val="18"/>
                <w:szCs w:val="18"/>
                <w:vertAlign w:val="superscript"/>
              </w:rPr>
              <w:t>2</w:t>
            </w:r>
          </w:p>
          <w:p w14:paraId="194DAB03"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lang w:eastAsia="zh-CN"/>
              </w:rPr>
              <w:t>Rinse</w:t>
            </w:r>
            <w:r>
              <w:rPr>
                <w:rFonts w:ascii="Times New Roman" w:eastAsia="仿宋_GB2312" w:hAnsi="Times New Roman"/>
                <w:sz w:val="18"/>
                <w:szCs w:val="18"/>
              </w:rPr>
              <w:t>：</w:t>
            </w:r>
            <w:r>
              <w:rPr>
                <w:rFonts w:ascii="Times New Roman" w:eastAsia="仿宋_GB2312" w:hAnsi="Times New Roman"/>
                <w:sz w:val="18"/>
                <w:szCs w:val="18"/>
              </w:rPr>
              <w:t xml:space="preserve"> 0.00062~0.00067mg/mL</w:t>
            </w:r>
          </w:p>
        </w:tc>
        <w:tc>
          <w:tcPr>
            <w:tcW w:w="1184" w:type="dxa"/>
            <w:shd w:val="clear" w:color="auto" w:fill="FFFFFF" w:themeFill="background1"/>
            <w:vAlign w:val="center"/>
          </w:tcPr>
          <w:p w14:paraId="53A6554D"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rPr>
              <w:t>105.63kg</w:t>
            </w:r>
          </w:p>
        </w:tc>
        <w:tc>
          <w:tcPr>
            <w:tcW w:w="945" w:type="dxa"/>
            <w:shd w:val="clear" w:color="auto" w:fill="FFFFFF" w:themeFill="background1"/>
            <w:vAlign w:val="center"/>
          </w:tcPr>
          <w:p w14:paraId="2F234231"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rPr>
              <w:t>10</w:t>
            </w:r>
          </w:p>
        </w:tc>
        <w:tc>
          <w:tcPr>
            <w:tcW w:w="1865" w:type="dxa"/>
            <w:shd w:val="clear" w:color="auto" w:fill="FFFFFF" w:themeFill="background1"/>
            <w:vAlign w:val="center"/>
          </w:tcPr>
          <w:p w14:paraId="76AF15C2"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lang w:eastAsia="zh-CN"/>
              </w:rPr>
              <w:t>Swab</w:t>
            </w:r>
            <w:r>
              <w:rPr>
                <w:rFonts w:ascii="Times New Roman" w:eastAsia="仿宋_GB2312" w:hAnsi="Times New Roman"/>
                <w:sz w:val="18"/>
                <w:szCs w:val="18"/>
              </w:rPr>
              <w:t>：</w:t>
            </w:r>
            <w:r>
              <w:rPr>
                <w:rFonts w:ascii="Times New Roman" w:eastAsia="仿宋_GB2312" w:hAnsi="Times New Roman"/>
                <w:sz w:val="18"/>
                <w:szCs w:val="18"/>
              </w:rPr>
              <w:t>507.39μg/100cm</w:t>
            </w:r>
            <w:r>
              <w:rPr>
                <w:rFonts w:ascii="Times New Roman" w:eastAsia="仿宋_GB2312" w:hAnsi="Times New Roman"/>
                <w:sz w:val="18"/>
                <w:szCs w:val="18"/>
                <w:vertAlign w:val="superscript"/>
              </w:rPr>
              <w:t>2</w:t>
            </w:r>
          </w:p>
          <w:p w14:paraId="35E2AA04"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lang w:eastAsia="zh-CN"/>
              </w:rPr>
              <w:t>Rinse</w:t>
            </w:r>
            <w:r>
              <w:rPr>
                <w:rFonts w:ascii="Times New Roman" w:eastAsia="仿宋_GB2312" w:hAnsi="Times New Roman"/>
                <w:sz w:val="18"/>
                <w:szCs w:val="18"/>
              </w:rPr>
              <w:t>：</w:t>
            </w:r>
            <w:r>
              <w:rPr>
                <w:rFonts w:ascii="Times New Roman" w:eastAsia="仿宋_GB2312" w:hAnsi="Times New Roman"/>
                <w:sz w:val="18"/>
                <w:szCs w:val="18"/>
              </w:rPr>
              <w:t xml:space="preserve"> 0.00867~0.00950mg/mL</w:t>
            </w:r>
          </w:p>
        </w:tc>
      </w:tr>
      <w:tr w:rsidR="00EB6880" w14:paraId="4D07CC8E" w14:textId="77777777">
        <w:trPr>
          <w:trHeight w:val="383"/>
          <w:jc w:val="center"/>
        </w:trPr>
        <w:tc>
          <w:tcPr>
            <w:tcW w:w="599" w:type="dxa"/>
            <w:vMerge/>
            <w:vAlign w:val="center"/>
          </w:tcPr>
          <w:p w14:paraId="66D77A56" w14:textId="77777777" w:rsidR="00EB6880" w:rsidRDefault="00EB6880">
            <w:pPr>
              <w:spacing w:line="276" w:lineRule="auto"/>
              <w:jc w:val="center"/>
              <w:rPr>
                <w:rFonts w:ascii="Times New Roman" w:eastAsia="仿宋_GB2312" w:hAnsi="Times New Roman"/>
                <w:sz w:val="18"/>
                <w:szCs w:val="18"/>
              </w:rPr>
            </w:pPr>
          </w:p>
        </w:tc>
        <w:tc>
          <w:tcPr>
            <w:tcW w:w="1097" w:type="dxa"/>
            <w:vMerge/>
            <w:vAlign w:val="center"/>
          </w:tcPr>
          <w:p w14:paraId="737D179F" w14:textId="77777777" w:rsidR="00EB6880" w:rsidRDefault="00EB6880">
            <w:pPr>
              <w:spacing w:line="276" w:lineRule="auto"/>
              <w:jc w:val="center"/>
              <w:rPr>
                <w:rFonts w:ascii="Times New Roman" w:eastAsia="仿宋_GB2312" w:hAnsi="Times New Roman"/>
                <w:sz w:val="18"/>
                <w:szCs w:val="18"/>
              </w:rPr>
            </w:pPr>
          </w:p>
        </w:tc>
        <w:tc>
          <w:tcPr>
            <w:tcW w:w="1242" w:type="dxa"/>
            <w:vAlign w:val="center"/>
          </w:tcPr>
          <w:p w14:paraId="21001B8F"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kern w:val="2"/>
                <w:sz w:val="18"/>
                <w:szCs w:val="18"/>
                <w:lang w:eastAsia="zh-CN"/>
              </w:rPr>
              <w:t>ASYM-124852</w:t>
            </w:r>
          </w:p>
        </w:tc>
        <w:tc>
          <w:tcPr>
            <w:tcW w:w="1039" w:type="dxa"/>
            <w:vAlign w:val="center"/>
          </w:tcPr>
          <w:p w14:paraId="1C2E0CE6"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bCs/>
                <w:sz w:val="18"/>
                <w:szCs w:val="18"/>
                <w:lang w:eastAsia="zh-CN"/>
              </w:rPr>
              <w:t>Hastelloy</w:t>
            </w:r>
          </w:p>
        </w:tc>
        <w:tc>
          <w:tcPr>
            <w:tcW w:w="1967" w:type="dxa"/>
            <w:vAlign w:val="center"/>
          </w:tcPr>
          <w:p w14:paraId="2DB1A621" w14:textId="77777777" w:rsidR="00EB6880" w:rsidRDefault="00E00211">
            <w:pPr>
              <w:spacing w:line="276" w:lineRule="auto"/>
              <w:rPr>
                <w:rFonts w:ascii="Times New Roman" w:eastAsia="仿宋_GB2312" w:hAnsi="Times New Roman"/>
                <w:sz w:val="18"/>
                <w:szCs w:val="18"/>
                <w:u w:val="single"/>
              </w:rPr>
            </w:pPr>
            <w:sdt>
              <w:sdtPr>
                <w:rPr>
                  <w:rFonts w:ascii="Times New Roman" w:eastAsia="仿宋_GB2312" w:hAnsi="Times New Roman"/>
                  <w:sz w:val="18"/>
                  <w:szCs w:val="18"/>
                </w:rPr>
                <w:id w:val="137242543"/>
                <w14:checkbox>
                  <w14:checked w14:val="1"/>
                  <w14:checkedState w14:val="2612" w14:font="MS Gothic"/>
                  <w14:uncheckedState w14:val="2610" w14:font="MS Gothic"/>
                </w14:checkbox>
              </w:sdtPr>
              <w:sdtEndPr/>
              <w:sdtContent>
                <w:r w:rsidR="00692187">
                  <w:rPr>
                    <w:rFonts w:ascii="Segoe UI Symbol" w:eastAsia="MS Gothic" w:hAnsi="Segoe UI Symbol" w:cs="Segoe UI Symbol"/>
                    <w:sz w:val="18"/>
                    <w:szCs w:val="18"/>
                  </w:rPr>
                  <w:t>☒</w:t>
                </w:r>
              </w:sdtContent>
            </w:sdt>
            <w:r w:rsidR="00692187">
              <w:rPr>
                <w:rFonts w:ascii="Times New Roman" w:eastAsia="仿宋_GB2312" w:hAnsi="Times New Roman"/>
                <w:sz w:val="18"/>
                <w:szCs w:val="18"/>
              </w:rPr>
              <w:t>Swab</w:t>
            </w:r>
            <w:r w:rsidR="00692187">
              <w:rPr>
                <w:rFonts w:ascii="Times New Roman" w:eastAsia="仿宋_GB2312" w:hAnsi="Times New Roman"/>
                <w:sz w:val="18"/>
                <w:szCs w:val="18"/>
              </w:rPr>
              <w:t>：</w:t>
            </w:r>
            <w:r w:rsidR="00692187">
              <w:rPr>
                <w:rFonts w:ascii="Times New Roman" w:eastAsia="仿宋_GB2312" w:hAnsi="Times New Roman"/>
                <w:sz w:val="18"/>
                <w:szCs w:val="18"/>
                <w:u w:val="single"/>
              </w:rPr>
              <w:t>208185cm</w:t>
            </w:r>
            <w:r w:rsidR="00692187">
              <w:rPr>
                <w:rFonts w:ascii="Times New Roman" w:eastAsia="仿宋_GB2312" w:hAnsi="Times New Roman"/>
                <w:sz w:val="18"/>
                <w:szCs w:val="18"/>
                <w:u w:val="single"/>
                <w:vertAlign w:val="superscript"/>
              </w:rPr>
              <w:t>2</w:t>
            </w:r>
          </w:p>
          <w:p w14:paraId="133EF9E9" w14:textId="77777777" w:rsidR="00EB6880" w:rsidRDefault="00E00211">
            <w:pPr>
              <w:spacing w:line="276" w:lineRule="auto"/>
              <w:rPr>
                <w:rFonts w:ascii="Times New Roman" w:eastAsia="仿宋_GB2312" w:hAnsi="Times New Roman"/>
                <w:sz w:val="18"/>
                <w:szCs w:val="18"/>
              </w:rPr>
            </w:pPr>
            <w:sdt>
              <w:sdtPr>
                <w:rPr>
                  <w:rFonts w:ascii="Times New Roman" w:eastAsia="仿宋_GB2312" w:hAnsi="Times New Roman"/>
                  <w:sz w:val="18"/>
                  <w:szCs w:val="18"/>
                </w:rPr>
                <w:id w:val="132733677"/>
                <w14:checkbox>
                  <w14:checked w14:val="0"/>
                  <w14:checkedState w14:val="2612" w14:font="MS Gothic"/>
                  <w14:uncheckedState w14:val="2610" w14:font="MS Gothic"/>
                </w14:checkbox>
              </w:sdtPr>
              <w:sdtEndPr/>
              <w:sdtContent>
                <w:r w:rsidR="00692187">
                  <w:rPr>
                    <w:rFonts w:ascii="Segoe UI Symbol" w:eastAsia="MS Gothic" w:hAnsi="Segoe UI Symbol" w:cs="Segoe UI Symbol"/>
                    <w:sz w:val="18"/>
                    <w:szCs w:val="18"/>
                  </w:rPr>
                  <w:t>☐</w:t>
                </w:r>
              </w:sdtContent>
            </w:sdt>
            <w:r w:rsidR="00692187">
              <w:rPr>
                <w:rFonts w:ascii="Times New Roman" w:eastAsia="仿宋_GB2312" w:hAnsi="Times New Roman"/>
                <w:sz w:val="18"/>
                <w:szCs w:val="18"/>
              </w:rPr>
              <w:t>Reflux</w:t>
            </w:r>
            <w:r w:rsidR="00692187">
              <w:rPr>
                <w:rFonts w:ascii="Times New Roman" w:eastAsia="仿宋_GB2312" w:hAnsi="Times New Roman"/>
                <w:sz w:val="18"/>
                <w:szCs w:val="18"/>
              </w:rPr>
              <w:t>：</w:t>
            </w:r>
            <w:r w:rsidR="00692187">
              <w:rPr>
                <w:rFonts w:ascii="Times New Roman" w:eastAsia="仿宋_GB2312" w:hAnsi="Times New Roman"/>
                <w:sz w:val="18"/>
                <w:szCs w:val="18"/>
                <w:u w:val="single"/>
              </w:rPr>
              <w:t xml:space="preserve"> N/A        </w:t>
            </w:r>
          </w:p>
          <w:p w14:paraId="720622C7" w14:textId="77777777" w:rsidR="00EB6880" w:rsidRDefault="00E00211">
            <w:pPr>
              <w:spacing w:line="276" w:lineRule="auto"/>
              <w:rPr>
                <w:rFonts w:ascii="Times New Roman" w:eastAsia="仿宋_GB2312" w:hAnsi="Times New Roman"/>
                <w:sz w:val="18"/>
                <w:szCs w:val="18"/>
                <w:u w:val="single"/>
              </w:rPr>
            </w:pPr>
            <w:sdt>
              <w:sdtPr>
                <w:rPr>
                  <w:rFonts w:ascii="Times New Roman" w:eastAsia="仿宋_GB2312" w:hAnsi="Times New Roman"/>
                  <w:sz w:val="18"/>
                  <w:szCs w:val="18"/>
                </w:rPr>
                <w:id w:val="83492516"/>
                <w14:checkbox>
                  <w14:checked w14:val="1"/>
                  <w14:checkedState w14:val="2612" w14:font="MS Gothic"/>
                  <w14:uncheckedState w14:val="2610" w14:font="MS Gothic"/>
                </w14:checkbox>
              </w:sdtPr>
              <w:sdtEndPr/>
              <w:sdtContent>
                <w:r w:rsidR="00692187">
                  <w:rPr>
                    <w:rFonts w:ascii="Segoe UI Symbol" w:eastAsia="MS Gothic" w:hAnsi="Segoe UI Symbol" w:cs="Segoe UI Symbol"/>
                    <w:sz w:val="18"/>
                    <w:szCs w:val="18"/>
                  </w:rPr>
                  <w:t>☒</w:t>
                </w:r>
              </w:sdtContent>
            </w:sdt>
            <w:r w:rsidR="00692187">
              <w:rPr>
                <w:rFonts w:ascii="Times New Roman" w:eastAsia="仿宋_GB2312" w:hAnsi="Times New Roman"/>
                <w:sz w:val="18"/>
                <w:szCs w:val="18"/>
              </w:rPr>
              <w:t>Rinse</w:t>
            </w:r>
            <w:r w:rsidR="00692187">
              <w:rPr>
                <w:rFonts w:ascii="Times New Roman" w:eastAsia="仿宋_GB2312" w:hAnsi="Times New Roman"/>
                <w:sz w:val="18"/>
                <w:szCs w:val="18"/>
                <w:lang w:eastAsia="zh-CN"/>
              </w:rPr>
              <w:t>：</w:t>
            </w:r>
            <w:r w:rsidR="00692187">
              <w:rPr>
                <w:rFonts w:ascii="Times New Roman" w:eastAsia="仿宋_GB2312" w:hAnsi="Times New Roman"/>
                <w:sz w:val="18"/>
                <w:szCs w:val="18"/>
                <w:u w:val="single"/>
              </w:rPr>
              <w:t>DMF 105~115kg</w:t>
            </w:r>
          </w:p>
          <w:p w14:paraId="707122E7" w14:textId="77777777" w:rsidR="00EB6880" w:rsidRDefault="00692187">
            <w:pPr>
              <w:spacing w:line="276" w:lineRule="auto"/>
              <w:rPr>
                <w:rFonts w:ascii="Times New Roman" w:eastAsia="仿宋_GB2312" w:hAnsi="Times New Roman"/>
                <w:sz w:val="18"/>
                <w:szCs w:val="18"/>
              </w:rPr>
            </w:pPr>
            <w:r>
              <w:rPr>
                <w:rFonts w:ascii="Times New Roman" w:eastAsia="仿宋_GB2312" w:hAnsi="Times New Roman"/>
                <w:sz w:val="18"/>
                <w:szCs w:val="18"/>
                <w:u w:val="single"/>
              </w:rPr>
              <w:t>(111~121L)</w:t>
            </w:r>
          </w:p>
        </w:tc>
        <w:tc>
          <w:tcPr>
            <w:tcW w:w="1248" w:type="dxa"/>
            <w:vAlign w:val="center"/>
          </w:tcPr>
          <w:p w14:paraId="3F54E670"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rPr>
              <w:t>7.5 kg</w:t>
            </w:r>
          </w:p>
        </w:tc>
        <w:tc>
          <w:tcPr>
            <w:tcW w:w="962" w:type="dxa"/>
            <w:vAlign w:val="center"/>
          </w:tcPr>
          <w:p w14:paraId="37192D88"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rPr>
              <w:t>10</w:t>
            </w:r>
          </w:p>
        </w:tc>
        <w:tc>
          <w:tcPr>
            <w:tcW w:w="1866" w:type="dxa"/>
            <w:shd w:val="clear" w:color="auto" w:fill="FFFFFF" w:themeFill="background1"/>
            <w:vAlign w:val="center"/>
          </w:tcPr>
          <w:p w14:paraId="5BF481E3"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lang w:eastAsia="zh-CN"/>
              </w:rPr>
              <w:t>Swab</w:t>
            </w:r>
            <w:r>
              <w:rPr>
                <w:rFonts w:ascii="Times New Roman" w:eastAsia="仿宋_GB2312" w:hAnsi="Times New Roman"/>
                <w:sz w:val="18"/>
                <w:szCs w:val="18"/>
              </w:rPr>
              <w:t>：</w:t>
            </w:r>
            <w:r>
              <w:rPr>
                <w:rFonts w:ascii="Times New Roman" w:eastAsia="仿宋_GB2312" w:hAnsi="Times New Roman"/>
                <w:sz w:val="18"/>
                <w:szCs w:val="18"/>
              </w:rPr>
              <w:t>36.03μg/100cm</w:t>
            </w:r>
            <w:r>
              <w:rPr>
                <w:rFonts w:ascii="Times New Roman" w:eastAsia="仿宋_GB2312" w:hAnsi="Times New Roman"/>
                <w:sz w:val="18"/>
                <w:szCs w:val="18"/>
                <w:vertAlign w:val="superscript"/>
              </w:rPr>
              <w:t>2</w:t>
            </w:r>
          </w:p>
          <w:p w14:paraId="4E27C63E"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lang w:eastAsia="zh-CN"/>
              </w:rPr>
              <w:t>Rinse</w:t>
            </w:r>
            <w:r>
              <w:rPr>
                <w:rFonts w:ascii="Times New Roman" w:eastAsia="仿宋_GB2312" w:hAnsi="Times New Roman"/>
                <w:sz w:val="18"/>
                <w:szCs w:val="18"/>
              </w:rPr>
              <w:t>：</w:t>
            </w:r>
            <w:r>
              <w:rPr>
                <w:rFonts w:ascii="Times New Roman" w:eastAsia="仿宋_GB2312" w:hAnsi="Times New Roman"/>
                <w:sz w:val="18"/>
                <w:szCs w:val="18"/>
              </w:rPr>
              <w:t xml:space="preserve"> 0.00062~0.00067mg/mL</w:t>
            </w:r>
          </w:p>
        </w:tc>
        <w:tc>
          <w:tcPr>
            <w:tcW w:w="1184" w:type="dxa"/>
            <w:shd w:val="clear" w:color="auto" w:fill="FFFFFF" w:themeFill="background1"/>
            <w:vAlign w:val="center"/>
          </w:tcPr>
          <w:p w14:paraId="66ED1E20"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rPr>
              <w:t>105.63kg</w:t>
            </w:r>
          </w:p>
        </w:tc>
        <w:tc>
          <w:tcPr>
            <w:tcW w:w="945" w:type="dxa"/>
            <w:shd w:val="clear" w:color="auto" w:fill="FFFFFF" w:themeFill="background1"/>
            <w:vAlign w:val="center"/>
          </w:tcPr>
          <w:p w14:paraId="31A99727"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rPr>
              <w:t>10</w:t>
            </w:r>
          </w:p>
        </w:tc>
        <w:tc>
          <w:tcPr>
            <w:tcW w:w="1865" w:type="dxa"/>
            <w:shd w:val="clear" w:color="auto" w:fill="FFFFFF" w:themeFill="background1"/>
            <w:vAlign w:val="center"/>
          </w:tcPr>
          <w:p w14:paraId="521891BA"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lang w:eastAsia="zh-CN"/>
              </w:rPr>
              <w:t>Swab</w:t>
            </w:r>
            <w:r>
              <w:rPr>
                <w:rFonts w:ascii="Times New Roman" w:eastAsia="仿宋_GB2312" w:hAnsi="Times New Roman"/>
                <w:sz w:val="18"/>
                <w:szCs w:val="18"/>
              </w:rPr>
              <w:t>：</w:t>
            </w:r>
            <w:r>
              <w:rPr>
                <w:rFonts w:ascii="Times New Roman" w:eastAsia="仿宋_GB2312" w:hAnsi="Times New Roman"/>
                <w:sz w:val="18"/>
                <w:szCs w:val="18"/>
              </w:rPr>
              <w:t>507.39μg/100cm</w:t>
            </w:r>
            <w:r>
              <w:rPr>
                <w:rFonts w:ascii="Times New Roman" w:eastAsia="仿宋_GB2312" w:hAnsi="Times New Roman"/>
                <w:sz w:val="18"/>
                <w:szCs w:val="18"/>
                <w:vertAlign w:val="superscript"/>
              </w:rPr>
              <w:t>2</w:t>
            </w:r>
          </w:p>
          <w:p w14:paraId="139B6F41"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lang w:eastAsia="zh-CN"/>
              </w:rPr>
              <w:t>Rinse</w:t>
            </w:r>
            <w:r>
              <w:rPr>
                <w:rFonts w:ascii="Times New Roman" w:eastAsia="仿宋_GB2312" w:hAnsi="Times New Roman"/>
                <w:sz w:val="18"/>
                <w:szCs w:val="18"/>
              </w:rPr>
              <w:t>：</w:t>
            </w:r>
            <w:r>
              <w:rPr>
                <w:rFonts w:ascii="Times New Roman" w:eastAsia="仿宋_GB2312" w:hAnsi="Times New Roman"/>
                <w:sz w:val="18"/>
                <w:szCs w:val="18"/>
              </w:rPr>
              <w:t xml:space="preserve"> 0.00867~0.00950mg/mL</w:t>
            </w:r>
          </w:p>
        </w:tc>
      </w:tr>
    </w:tbl>
    <w:p w14:paraId="3F3F496A" w14:textId="77777777" w:rsidR="00EB6880" w:rsidRDefault="00692187">
      <w:pPr>
        <w:pStyle w:val="3"/>
        <w:numPr>
          <w:ilvl w:val="0"/>
          <w:numId w:val="14"/>
        </w:numPr>
        <w:spacing w:beforeLines="50" w:before="120" w:beforeAutospacing="0"/>
        <w:jc w:val="both"/>
        <w:rPr>
          <w:rFonts w:ascii="Times New Roman" w:eastAsia="仿宋_GB2312" w:hAnsi="Times New Roman" w:cs="Arial"/>
          <w:sz w:val="21"/>
          <w:szCs w:val="21"/>
          <w:lang w:eastAsia="zh-CN"/>
        </w:rPr>
      </w:pPr>
      <w:bookmarkStart w:id="270" w:name="_Toc243518116"/>
      <w:r>
        <w:rPr>
          <w:rFonts w:ascii="Times New Roman" w:eastAsia="仿宋_GB2312" w:hAnsi="Times New Roman" w:cs="Arial"/>
          <w:sz w:val="21"/>
          <w:szCs w:val="21"/>
          <w:u w:val="none"/>
          <w:lang w:eastAsia="zh-CN"/>
        </w:rPr>
        <w:t xml:space="preserve"> </w:t>
      </w:r>
      <w:bookmarkStart w:id="271" w:name="_Toc243680252"/>
      <w:r>
        <w:rPr>
          <w:rFonts w:ascii="Times New Roman" w:eastAsia="仿宋_GB2312" w:hAnsi="Times New Roman" w:cs="Arial"/>
          <w:sz w:val="21"/>
          <w:szCs w:val="21"/>
          <w:u w:val="none"/>
          <w:lang w:eastAsia="zh-CN"/>
        </w:rPr>
        <w:t>Rationale for Exemption of Microbial/Bioburden Assessment for SPPS</w:t>
      </w:r>
      <w:bookmarkEnd w:id="270"/>
      <w:bookmarkEnd w:id="271"/>
    </w:p>
    <w:p w14:paraId="79F03B93" w14:textId="77777777" w:rsidR="00EB6880" w:rsidRPr="00EB6880" w:rsidRDefault="00692187">
      <w:pPr>
        <w:widowControl w:val="0"/>
        <w:autoSpaceDE w:val="0"/>
        <w:autoSpaceDN w:val="0"/>
        <w:adjustRightInd w:val="0"/>
        <w:spacing w:line="360" w:lineRule="auto"/>
        <w:jc w:val="both"/>
        <w:rPr>
          <w:rFonts w:ascii="Times New Roman" w:eastAsia="仿宋" w:hAnsi="Times New Roman"/>
          <w:sz w:val="21"/>
          <w:szCs w:val="21"/>
          <w:lang w:eastAsia="zh-CN"/>
          <w:rPrChange w:id="272" w:author="Lu Li0762" w:date="2026-10-26T16:14:00Z">
            <w:rPr>
              <w:rFonts w:ascii="Times New Roman" w:eastAsia="仿宋" w:hAnsi="Times New Roman"/>
              <w:szCs w:val="21"/>
              <w:lang w:eastAsia="zh-CN"/>
            </w:rPr>
          </w:rPrChange>
        </w:rPr>
      </w:pPr>
      <w:r>
        <w:rPr>
          <w:rFonts w:ascii="Times New Roman" w:eastAsia="仿宋" w:hAnsi="Times New Roman"/>
          <w:sz w:val="21"/>
          <w:szCs w:val="21"/>
          <w:lang w:eastAsia="zh-CN"/>
          <w:rPrChange w:id="273" w:author="Lu Li0762" w:date="2026-10-26T16:14:00Z">
            <w:rPr>
              <w:rFonts w:ascii="Times New Roman" w:eastAsia="仿宋" w:hAnsi="Times New Roman"/>
              <w:szCs w:val="21"/>
              <w:lang w:eastAsia="zh-CN"/>
            </w:rPr>
          </w:rPrChange>
        </w:rPr>
        <w:t>Bioburden/microbial and endotoxin contamination were assessed as low risk Through evaluation of the anhydrous synthesis process, equipment washing with water followed by rinsing with DMF/MTBE and nitrogen drying, as well as downstream processes and control measures. The detailed assessment refers to the document RA-140020030103 &lt; Risk Assessment Report for Contamination Control Strategy in LSN4182924/ ASYM-140020 production&gt;.</w:t>
      </w:r>
    </w:p>
    <w:p w14:paraId="6377D872" w14:textId="77777777" w:rsidR="00EB6880" w:rsidRDefault="00EB6880">
      <w:pPr>
        <w:widowControl w:val="0"/>
        <w:autoSpaceDE w:val="0"/>
        <w:autoSpaceDN w:val="0"/>
        <w:adjustRightInd w:val="0"/>
        <w:spacing w:line="360" w:lineRule="auto"/>
        <w:jc w:val="both"/>
        <w:rPr>
          <w:rFonts w:ascii="Times New Roman" w:eastAsia="仿宋_GB2312" w:hAnsi="Times New Roman"/>
          <w:sz w:val="21"/>
          <w:lang w:eastAsia="zh-CN"/>
        </w:rPr>
        <w:sectPr w:rsidR="00EB6880">
          <w:headerReference w:type="default" r:id="rId29"/>
          <w:pgSz w:w="16834" w:h="11909" w:orient="landscape"/>
          <w:pgMar w:top="1080" w:right="1440" w:bottom="1080" w:left="1440" w:header="720" w:footer="964" w:gutter="0"/>
          <w:cols w:space="720"/>
          <w:docGrid w:linePitch="360"/>
        </w:sectPr>
      </w:pPr>
    </w:p>
    <w:p w14:paraId="07B76A7B" w14:textId="77777777" w:rsidR="00EB6880" w:rsidRDefault="00692187">
      <w:pPr>
        <w:pStyle w:val="2"/>
        <w:numPr>
          <w:ilvl w:val="0"/>
          <w:numId w:val="12"/>
        </w:numPr>
        <w:rPr>
          <w:rFonts w:ascii="Times New Roman" w:eastAsia="仿宋_GB2312" w:hAnsi="Times New Roman"/>
          <w:sz w:val="21"/>
          <w:szCs w:val="18"/>
          <w:lang w:eastAsia="zh-CN"/>
        </w:rPr>
      </w:pPr>
      <w:bookmarkStart w:id="274" w:name="_Toc236083195"/>
      <w:bookmarkStart w:id="275" w:name="_Toc243680253"/>
      <w:bookmarkStart w:id="276" w:name="_Toc292955196"/>
      <w:bookmarkStart w:id="277" w:name="_Toc292955197"/>
      <w:r>
        <w:rPr>
          <w:rFonts w:ascii="Times New Roman" w:eastAsia="仿宋_GB2312" w:hAnsi="Times New Roman"/>
          <w:sz w:val="21"/>
          <w:szCs w:val="18"/>
          <w:lang w:eastAsia="zh-CN"/>
        </w:rPr>
        <w:lastRenderedPageBreak/>
        <w:t>Equipment cleaning evaluation based on the risk analysis</w:t>
      </w:r>
      <w:bookmarkEnd w:id="274"/>
      <w:bookmarkEnd w:id="275"/>
      <w:r>
        <w:rPr>
          <w:rFonts w:ascii="Times New Roman" w:eastAsia="仿宋_GB2312" w:hAnsi="Times New Roman"/>
          <w:sz w:val="21"/>
          <w:szCs w:val="18"/>
          <w:lang w:eastAsia="zh-CN"/>
        </w:rPr>
        <w:t xml:space="preserve"> </w:t>
      </w:r>
    </w:p>
    <w:p w14:paraId="227C94BA" w14:textId="77777777" w:rsidR="00EB6880" w:rsidRDefault="00692187">
      <w:pPr>
        <w:pStyle w:val="af2"/>
        <w:numPr>
          <w:ilvl w:val="0"/>
          <w:numId w:val="15"/>
        </w:numPr>
        <w:tabs>
          <w:tab w:val="clear" w:pos="4320"/>
          <w:tab w:val="clear" w:pos="8640"/>
        </w:tabs>
        <w:spacing w:line="360" w:lineRule="auto"/>
        <w:rPr>
          <w:rFonts w:ascii="Times New Roman" w:eastAsia="仿宋_GB2312" w:hAnsi="Times New Roman"/>
          <w:b/>
          <w:sz w:val="21"/>
          <w:szCs w:val="18"/>
          <w:lang w:eastAsia="zh-CN"/>
        </w:rPr>
      </w:pPr>
      <w:r>
        <w:rPr>
          <w:rFonts w:ascii="Times New Roman" w:eastAsia="仿宋_GB2312" w:hAnsi="Times New Roman"/>
          <w:b/>
          <w:sz w:val="21"/>
          <w:szCs w:val="18"/>
          <w:lang w:eastAsia="zh-CN"/>
        </w:rPr>
        <w:t xml:space="preserve">Assessment of the equipment </w:t>
      </w:r>
    </w:p>
    <w:p w14:paraId="20626536" w14:textId="77777777" w:rsidR="00EB6880" w:rsidRDefault="00692187">
      <w:pPr>
        <w:pStyle w:val="af2"/>
        <w:tabs>
          <w:tab w:val="clear" w:pos="8640"/>
        </w:tabs>
        <w:spacing w:beforeLines="50" w:before="120" w:line="360" w:lineRule="auto"/>
        <w:contextualSpacing/>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As per the residue material solubility, each equipment has a separately designed cleaning method, see</w:t>
      </w:r>
      <w:r>
        <w:rPr>
          <w:rFonts w:ascii="Times New Roman" w:eastAsia="仿宋_GB2312" w:hAnsi="Times New Roman"/>
          <w:b/>
          <w:sz w:val="21"/>
          <w:szCs w:val="18"/>
          <w:lang w:eastAsia="zh-CN"/>
        </w:rPr>
        <w:t xml:space="preserve"> </w:t>
      </w:r>
      <w:r>
        <w:rPr>
          <w:rFonts w:ascii="Times New Roman" w:eastAsia="仿宋_GB2312" w:hAnsi="Times New Roman" w:cs="Arial"/>
          <w:b/>
          <w:sz w:val="21"/>
          <w:szCs w:val="18"/>
          <w:lang w:eastAsia="zh-CN"/>
        </w:rPr>
        <w:t>Annex</w:t>
      </w:r>
      <w:r>
        <w:rPr>
          <w:rFonts w:ascii="Times New Roman" w:eastAsia="仿宋_GB2312" w:hAnsi="Times New Roman"/>
          <w:b/>
          <w:sz w:val="21"/>
          <w:szCs w:val="18"/>
          <w:lang w:eastAsia="zh-CN"/>
        </w:rPr>
        <w:t xml:space="preserve"> 1</w:t>
      </w:r>
      <w:r>
        <w:rPr>
          <w:rFonts w:ascii="Times New Roman" w:eastAsia="仿宋_GB2312" w:hAnsi="Times New Roman"/>
          <w:sz w:val="21"/>
          <w:szCs w:val="18"/>
          <w:lang w:eastAsia="zh-CN"/>
        </w:rPr>
        <w:t>. All the equipment shall be cleaned in a defined interval according to cleaning method &lt;CMb-TJ414002001 &gt; (current version). Not all the equipment shall be swabbed, rinsed or refluxed to sample for residue test. Only the equipment that is confirmed as higher contamination risk shall be swabbed, rinsed or refluxed to sample for the residue test after cleaning.</w:t>
      </w:r>
    </w:p>
    <w:p w14:paraId="79D18096" w14:textId="77777777" w:rsidR="00EB6880" w:rsidRDefault="00692187">
      <w:pPr>
        <w:pStyle w:val="af2"/>
        <w:tabs>
          <w:tab w:val="clear" w:pos="8640"/>
        </w:tabs>
        <w:spacing w:beforeLines="50" w:before="120" w:line="360" w:lineRule="auto"/>
        <w:contextualSpacing/>
        <w:jc w:val="both"/>
        <w:rPr>
          <w:rFonts w:ascii="Times New Roman" w:eastAsia="仿宋_GB2312" w:hAnsi="Times New Roman"/>
          <w:color w:val="0000FF"/>
          <w:sz w:val="21"/>
          <w:szCs w:val="18"/>
          <w:lang w:eastAsia="zh-CN"/>
        </w:rPr>
      </w:pPr>
      <w:r>
        <w:rPr>
          <w:rFonts w:ascii="Times New Roman" w:eastAsia="仿宋_GB2312" w:hAnsi="Times New Roman" w:cs="Arial"/>
          <w:color w:val="0000FF"/>
          <w:sz w:val="21"/>
          <w:szCs w:val="18"/>
          <w:lang w:eastAsia="zh-CN"/>
        </w:rPr>
        <w:t>The risk assessment is based on the Risk Ranking and Filtering method according to ICH Q9</w:t>
      </w:r>
      <w:ins w:id="278" w:author="Lu Li0762" w:date="2026-10-26T16:18:00Z">
        <w:r>
          <w:rPr>
            <w:rFonts w:ascii="Times New Roman" w:eastAsia="仿宋_GB2312" w:hAnsi="Times New Roman" w:cs="Arial"/>
            <w:color w:val="0000FF"/>
            <w:sz w:val="21"/>
            <w:szCs w:val="18"/>
            <w:lang w:eastAsia="zh-CN"/>
          </w:rPr>
          <w:t xml:space="preserve"> </w:t>
        </w:r>
      </w:ins>
      <w:r>
        <w:rPr>
          <w:rFonts w:ascii="Times New Roman" w:eastAsia="仿宋_GB2312" w:hAnsi="Times New Roman" w:cs="Arial"/>
          <w:color w:val="0000FF"/>
          <w:sz w:val="21"/>
          <w:szCs w:val="18"/>
          <w:lang w:eastAsia="zh-CN"/>
        </w:rPr>
        <w:t>&lt;Quality Risk Management&gt;, ASM-027 &lt;Application of risk management tools&gt; and QAP-005 &lt;Risk Management Policy&gt;. The selected method to determine worst case equipment -- risk ranking and filtering method refer to Asymchem’s SOP &lt;Cleaning Validation&gt; DS-GMP-043 (current version), detail assessment of worst case equipment is shown as follow:</w:t>
      </w:r>
    </w:p>
    <w:p w14:paraId="753EEEA1" w14:textId="77777777" w:rsidR="00EB6880" w:rsidRDefault="00692187">
      <w:pPr>
        <w:pStyle w:val="af2"/>
        <w:tabs>
          <w:tab w:val="clear" w:pos="4320"/>
          <w:tab w:val="clear" w:pos="8640"/>
        </w:tabs>
        <w:spacing w:line="360" w:lineRule="auto"/>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 xml:space="preserve">The standard of the assessment is set as indicated in </w:t>
      </w:r>
      <w:r>
        <w:rPr>
          <w:rFonts w:ascii="Times New Roman" w:eastAsia="仿宋_GB2312" w:hAnsi="Times New Roman"/>
          <w:b/>
          <w:sz w:val="21"/>
          <w:szCs w:val="18"/>
          <w:lang w:eastAsia="zh-CN"/>
        </w:rPr>
        <w:t>Table 6-11</w:t>
      </w:r>
      <w:r>
        <w:rPr>
          <w:rFonts w:ascii="Times New Roman" w:eastAsia="仿宋_GB2312" w:hAnsi="Times New Roman"/>
          <w:sz w:val="21"/>
          <w:szCs w:val="18"/>
          <w:lang w:eastAsia="zh-CN"/>
        </w:rPr>
        <w:t>, and the standard risk grade is laid down in the four typical aspects with regard to the direct product contact equipment: material of construction, smoothness of the surface, complexity of the equipment construction, function of the equipment. In each of the four aspects, the risk grade is set in different circumstances. Basically, the parameters of GL reactor with homogenous reaction are set as 1.</w:t>
      </w:r>
    </w:p>
    <w:p w14:paraId="0A558550" w14:textId="77777777" w:rsidR="00EB6880" w:rsidRDefault="00692187">
      <w:pPr>
        <w:pStyle w:val="af2"/>
        <w:tabs>
          <w:tab w:val="clear" w:pos="4320"/>
          <w:tab w:val="clear" w:pos="8640"/>
        </w:tabs>
        <w:spacing w:beforeLines="50" w:before="120" w:line="360" w:lineRule="auto"/>
        <w:jc w:val="center"/>
        <w:rPr>
          <w:rFonts w:ascii="Times New Roman" w:eastAsia="仿宋_GB2312" w:hAnsi="Times New Roman"/>
          <w:b/>
          <w:i/>
          <w:sz w:val="21"/>
          <w:szCs w:val="18"/>
          <w:lang w:eastAsia="zh-CN"/>
        </w:rPr>
      </w:pPr>
      <w:r>
        <w:rPr>
          <w:rFonts w:ascii="Times New Roman" w:eastAsia="仿宋_GB2312" w:hAnsi="Times New Roman"/>
          <w:b/>
          <w:i/>
          <w:sz w:val="21"/>
          <w:szCs w:val="18"/>
          <w:lang w:eastAsia="zh-CN"/>
        </w:rPr>
        <w:t xml:space="preserve">Table 6-11, Standard risk ranking in the risk assessment </w:t>
      </w:r>
    </w:p>
    <w:tbl>
      <w:tblPr>
        <w:tblW w:w="13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2554"/>
        <w:gridCol w:w="1064"/>
        <w:gridCol w:w="1064"/>
        <w:gridCol w:w="623"/>
        <w:gridCol w:w="440"/>
        <w:gridCol w:w="1064"/>
        <w:gridCol w:w="1063"/>
        <w:gridCol w:w="573"/>
        <w:gridCol w:w="491"/>
        <w:gridCol w:w="1275"/>
        <w:gridCol w:w="992"/>
        <w:gridCol w:w="1418"/>
        <w:gridCol w:w="1284"/>
      </w:tblGrid>
      <w:tr w:rsidR="00EB6880" w14:paraId="42D632EC" w14:textId="77777777">
        <w:trPr>
          <w:trHeight w:val="397"/>
          <w:jc w:val="center"/>
        </w:trPr>
        <w:tc>
          <w:tcPr>
            <w:tcW w:w="255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DE7F40E" w14:textId="77777777" w:rsidR="00EB6880" w:rsidRDefault="00692187">
            <w:pPr>
              <w:jc w:val="center"/>
              <w:rPr>
                <w:rFonts w:ascii="Times New Roman" w:eastAsia="仿宋_GB2312" w:hAnsi="Times New Roman"/>
                <w:b/>
                <w:sz w:val="20"/>
                <w:szCs w:val="20"/>
              </w:rPr>
            </w:pPr>
            <w:r>
              <w:rPr>
                <w:rFonts w:ascii="Times New Roman" w:eastAsia="仿宋_GB2312" w:hAnsi="Times New Roman"/>
                <w:b/>
                <w:sz w:val="20"/>
                <w:szCs w:val="20"/>
                <w:lang w:eastAsia="zh-CN"/>
              </w:rPr>
              <w:t>M</w:t>
            </w:r>
            <w:r>
              <w:rPr>
                <w:rFonts w:ascii="Times New Roman" w:eastAsia="仿宋_GB2312" w:hAnsi="Times New Roman"/>
                <w:b/>
                <w:sz w:val="20"/>
                <w:szCs w:val="20"/>
              </w:rPr>
              <w:t xml:space="preserve">aterial of construction of direct product contact/ </w:t>
            </w:r>
          </w:p>
          <w:p w14:paraId="168A7416" w14:textId="77777777" w:rsidR="00EB6880" w:rsidRDefault="00692187">
            <w:pPr>
              <w:jc w:val="center"/>
              <w:rPr>
                <w:rFonts w:ascii="Times New Roman" w:eastAsia="仿宋_GB2312" w:hAnsi="Times New Roman"/>
                <w:b/>
                <w:sz w:val="20"/>
                <w:szCs w:val="20"/>
                <w:lang w:eastAsia="zh-CN"/>
              </w:rPr>
            </w:pPr>
            <w:r>
              <w:rPr>
                <w:rFonts w:ascii="Times New Roman" w:eastAsia="仿宋_GB2312" w:hAnsi="Times New Roman"/>
                <w:b/>
                <w:sz w:val="20"/>
                <w:szCs w:val="20"/>
                <w:lang w:eastAsia="zh-CN"/>
              </w:rPr>
              <w:t xml:space="preserve"> (A)</w:t>
            </w:r>
          </w:p>
        </w:tc>
        <w:tc>
          <w:tcPr>
            <w:tcW w:w="275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8942FE8" w14:textId="77777777" w:rsidR="00EB6880" w:rsidRDefault="00692187">
            <w:pPr>
              <w:jc w:val="center"/>
              <w:rPr>
                <w:rFonts w:ascii="Times New Roman" w:eastAsia="仿宋_GB2312" w:hAnsi="Times New Roman"/>
                <w:b/>
                <w:sz w:val="20"/>
                <w:szCs w:val="20"/>
                <w:lang w:eastAsia="zh-CN"/>
              </w:rPr>
            </w:pPr>
            <w:r>
              <w:rPr>
                <w:rFonts w:ascii="Times New Roman" w:eastAsia="仿宋_GB2312" w:hAnsi="Times New Roman"/>
                <w:b/>
                <w:sz w:val="20"/>
                <w:szCs w:val="20"/>
                <w:lang w:eastAsia="zh-CN"/>
              </w:rPr>
              <w:t xml:space="preserve">Stainless steel (SS), Hastelloy/ </w:t>
            </w:r>
          </w:p>
        </w:tc>
        <w:tc>
          <w:tcPr>
            <w:tcW w:w="314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7FEAECC" w14:textId="77777777" w:rsidR="00EB6880" w:rsidRDefault="00692187">
            <w:pPr>
              <w:jc w:val="center"/>
              <w:rPr>
                <w:rFonts w:ascii="Times New Roman" w:eastAsia="仿宋_GB2312" w:hAnsi="Times New Roman"/>
                <w:b/>
                <w:sz w:val="20"/>
                <w:szCs w:val="20"/>
                <w:lang w:eastAsia="zh-CN"/>
              </w:rPr>
            </w:pPr>
            <w:r>
              <w:rPr>
                <w:rFonts w:ascii="Times New Roman" w:eastAsia="仿宋_GB2312" w:hAnsi="Times New Roman"/>
                <w:b/>
                <w:sz w:val="20"/>
                <w:szCs w:val="20"/>
                <w:lang w:eastAsia="zh-CN"/>
              </w:rPr>
              <w:t xml:space="preserve">Glass-lined (GL) </w:t>
            </w:r>
          </w:p>
        </w:tc>
        <w:tc>
          <w:tcPr>
            <w:tcW w:w="2758"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084A7F2" w14:textId="77777777" w:rsidR="00EB6880" w:rsidRDefault="00692187">
            <w:pPr>
              <w:jc w:val="center"/>
              <w:rPr>
                <w:rFonts w:ascii="Times New Roman" w:eastAsia="仿宋_GB2312" w:hAnsi="Times New Roman"/>
                <w:b/>
                <w:sz w:val="20"/>
                <w:szCs w:val="20"/>
                <w:lang w:eastAsia="zh-CN"/>
              </w:rPr>
            </w:pPr>
            <w:r>
              <w:rPr>
                <w:rFonts w:ascii="Times New Roman" w:eastAsia="仿宋_GB2312" w:hAnsi="Times New Roman"/>
                <w:b/>
                <w:sz w:val="20"/>
                <w:szCs w:val="20"/>
                <w:lang w:eastAsia="zh-CN"/>
              </w:rPr>
              <w:t xml:space="preserve">PTFE, PE, Halar </w:t>
            </w:r>
          </w:p>
        </w:tc>
        <w:tc>
          <w:tcPr>
            <w:tcW w:w="270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C2BAE9A" w14:textId="77777777" w:rsidR="00EB6880" w:rsidRDefault="00692187">
            <w:pPr>
              <w:jc w:val="center"/>
              <w:rPr>
                <w:rFonts w:ascii="Times New Roman" w:eastAsia="仿宋_GB2312" w:hAnsi="Times New Roman"/>
                <w:b/>
                <w:sz w:val="20"/>
                <w:szCs w:val="20"/>
                <w:lang w:eastAsia="zh-CN"/>
              </w:rPr>
            </w:pPr>
            <w:r>
              <w:rPr>
                <w:rFonts w:ascii="Times New Roman" w:eastAsia="仿宋_GB2312" w:hAnsi="Times New Roman"/>
                <w:b/>
                <w:sz w:val="20"/>
                <w:szCs w:val="20"/>
                <w:lang w:eastAsia="zh-CN"/>
              </w:rPr>
              <w:t xml:space="preserve">Polypropylene (PP) </w:t>
            </w:r>
          </w:p>
        </w:tc>
      </w:tr>
      <w:tr w:rsidR="00EB6880" w14:paraId="119F55F3" w14:textId="77777777">
        <w:trPr>
          <w:trHeight w:val="397"/>
          <w:jc w:val="center"/>
        </w:trPr>
        <w:tc>
          <w:tcPr>
            <w:tcW w:w="2554" w:type="dxa"/>
            <w:tcBorders>
              <w:top w:val="single" w:sz="4" w:space="0" w:color="auto"/>
              <w:left w:val="single" w:sz="4" w:space="0" w:color="auto"/>
              <w:bottom w:val="single" w:sz="4" w:space="0" w:color="auto"/>
              <w:right w:val="single" w:sz="4" w:space="0" w:color="auto"/>
            </w:tcBorders>
            <w:vAlign w:val="center"/>
          </w:tcPr>
          <w:p w14:paraId="2E6C4D92"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 xml:space="preserve">Risk ranking by score </w:t>
            </w:r>
          </w:p>
        </w:tc>
        <w:tc>
          <w:tcPr>
            <w:tcW w:w="2751" w:type="dxa"/>
            <w:gridSpan w:val="3"/>
            <w:tcBorders>
              <w:top w:val="single" w:sz="4" w:space="0" w:color="auto"/>
              <w:left w:val="single" w:sz="4" w:space="0" w:color="auto"/>
              <w:bottom w:val="single" w:sz="4" w:space="0" w:color="auto"/>
              <w:right w:val="single" w:sz="4" w:space="0" w:color="auto"/>
            </w:tcBorders>
            <w:vAlign w:val="center"/>
          </w:tcPr>
          <w:p w14:paraId="0BE8989C"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0.8</w:t>
            </w:r>
          </w:p>
        </w:tc>
        <w:tc>
          <w:tcPr>
            <w:tcW w:w="3140" w:type="dxa"/>
            <w:gridSpan w:val="4"/>
            <w:tcBorders>
              <w:top w:val="single" w:sz="4" w:space="0" w:color="auto"/>
              <w:left w:val="single" w:sz="4" w:space="0" w:color="auto"/>
              <w:bottom w:val="single" w:sz="4" w:space="0" w:color="auto"/>
              <w:right w:val="single" w:sz="4" w:space="0" w:color="auto"/>
            </w:tcBorders>
            <w:vAlign w:val="center"/>
          </w:tcPr>
          <w:p w14:paraId="75333F7B"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1</w:t>
            </w:r>
          </w:p>
        </w:tc>
        <w:tc>
          <w:tcPr>
            <w:tcW w:w="2758" w:type="dxa"/>
            <w:gridSpan w:val="3"/>
            <w:tcBorders>
              <w:top w:val="single" w:sz="4" w:space="0" w:color="auto"/>
              <w:left w:val="single" w:sz="4" w:space="0" w:color="auto"/>
              <w:bottom w:val="single" w:sz="4" w:space="0" w:color="auto"/>
              <w:right w:val="single" w:sz="4" w:space="0" w:color="auto"/>
            </w:tcBorders>
            <w:vAlign w:val="center"/>
          </w:tcPr>
          <w:p w14:paraId="4A175555"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2</w:t>
            </w:r>
          </w:p>
        </w:tc>
        <w:tc>
          <w:tcPr>
            <w:tcW w:w="2702" w:type="dxa"/>
            <w:gridSpan w:val="2"/>
            <w:tcBorders>
              <w:top w:val="single" w:sz="4" w:space="0" w:color="auto"/>
              <w:left w:val="single" w:sz="4" w:space="0" w:color="auto"/>
              <w:bottom w:val="single" w:sz="4" w:space="0" w:color="auto"/>
              <w:right w:val="single" w:sz="4" w:space="0" w:color="auto"/>
            </w:tcBorders>
            <w:vAlign w:val="center"/>
          </w:tcPr>
          <w:p w14:paraId="7C317D42"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3</w:t>
            </w:r>
          </w:p>
        </w:tc>
      </w:tr>
      <w:tr w:rsidR="00EB6880" w14:paraId="37FCBC2F" w14:textId="77777777">
        <w:trPr>
          <w:trHeight w:val="397"/>
          <w:jc w:val="center"/>
        </w:trPr>
        <w:tc>
          <w:tcPr>
            <w:tcW w:w="255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8B10041"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Smoothness of the surface (direct product contact)</w:t>
            </w:r>
          </w:p>
          <w:p w14:paraId="29638133"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(B)</w:t>
            </w:r>
          </w:p>
        </w:tc>
        <w:tc>
          <w:tcPr>
            <w:tcW w:w="275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9605538"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Flat smooth</w:t>
            </w:r>
          </w:p>
        </w:tc>
        <w:tc>
          <w:tcPr>
            <w:tcW w:w="314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FB2416D"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Curve smooth</w:t>
            </w:r>
          </w:p>
        </w:tc>
        <w:tc>
          <w:tcPr>
            <w:tcW w:w="2758"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484C4A4"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Irregular geometry smooth</w:t>
            </w:r>
          </w:p>
        </w:tc>
        <w:tc>
          <w:tcPr>
            <w:tcW w:w="270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478C3CF"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Rough</w:t>
            </w:r>
          </w:p>
        </w:tc>
      </w:tr>
      <w:tr w:rsidR="00EB6880" w14:paraId="72928BD4" w14:textId="77777777">
        <w:trPr>
          <w:trHeight w:val="397"/>
          <w:jc w:val="center"/>
        </w:trPr>
        <w:tc>
          <w:tcPr>
            <w:tcW w:w="2554" w:type="dxa"/>
            <w:tcBorders>
              <w:top w:val="single" w:sz="4" w:space="0" w:color="auto"/>
              <w:left w:val="single" w:sz="4" w:space="0" w:color="auto"/>
              <w:bottom w:val="single" w:sz="4" w:space="0" w:color="auto"/>
              <w:right w:val="single" w:sz="4" w:space="0" w:color="auto"/>
            </w:tcBorders>
            <w:vAlign w:val="center"/>
          </w:tcPr>
          <w:p w14:paraId="75CC24B2"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Risk ranking by score</w:t>
            </w:r>
          </w:p>
        </w:tc>
        <w:tc>
          <w:tcPr>
            <w:tcW w:w="2751" w:type="dxa"/>
            <w:gridSpan w:val="3"/>
            <w:tcBorders>
              <w:top w:val="single" w:sz="4" w:space="0" w:color="auto"/>
              <w:left w:val="single" w:sz="4" w:space="0" w:color="auto"/>
              <w:bottom w:val="single" w:sz="4" w:space="0" w:color="auto"/>
              <w:right w:val="single" w:sz="4" w:space="0" w:color="auto"/>
            </w:tcBorders>
            <w:vAlign w:val="center"/>
          </w:tcPr>
          <w:p w14:paraId="33A8C7C3"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0.5</w:t>
            </w:r>
          </w:p>
        </w:tc>
        <w:tc>
          <w:tcPr>
            <w:tcW w:w="3140" w:type="dxa"/>
            <w:gridSpan w:val="4"/>
            <w:tcBorders>
              <w:top w:val="single" w:sz="4" w:space="0" w:color="auto"/>
              <w:left w:val="single" w:sz="4" w:space="0" w:color="auto"/>
              <w:bottom w:val="single" w:sz="4" w:space="0" w:color="auto"/>
              <w:right w:val="single" w:sz="4" w:space="0" w:color="auto"/>
            </w:tcBorders>
            <w:vAlign w:val="center"/>
          </w:tcPr>
          <w:p w14:paraId="6D044A7F"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1</w:t>
            </w:r>
          </w:p>
        </w:tc>
        <w:tc>
          <w:tcPr>
            <w:tcW w:w="2758" w:type="dxa"/>
            <w:gridSpan w:val="3"/>
            <w:tcBorders>
              <w:top w:val="single" w:sz="4" w:space="0" w:color="auto"/>
              <w:left w:val="single" w:sz="4" w:space="0" w:color="auto"/>
              <w:bottom w:val="single" w:sz="4" w:space="0" w:color="auto"/>
              <w:right w:val="single" w:sz="4" w:space="0" w:color="auto"/>
            </w:tcBorders>
            <w:vAlign w:val="center"/>
          </w:tcPr>
          <w:p w14:paraId="58AACEFD"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2</w:t>
            </w:r>
          </w:p>
        </w:tc>
        <w:tc>
          <w:tcPr>
            <w:tcW w:w="2702" w:type="dxa"/>
            <w:gridSpan w:val="2"/>
            <w:tcBorders>
              <w:top w:val="single" w:sz="4" w:space="0" w:color="auto"/>
              <w:left w:val="single" w:sz="4" w:space="0" w:color="auto"/>
              <w:bottom w:val="single" w:sz="4" w:space="0" w:color="auto"/>
              <w:right w:val="single" w:sz="4" w:space="0" w:color="auto"/>
            </w:tcBorders>
            <w:vAlign w:val="center"/>
          </w:tcPr>
          <w:p w14:paraId="2BD3ACA2"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3</w:t>
            </w:r>
          </w:p>
        </w:tc>
      </w:tr>
      <w:tr w:rsidR="00EB6880" w14:paraId="3A5FD43E" w14:textId="77777777">
        <w:trPr>
          <w:trHeight w:val="397"/>
          <w:jc w:val="center"/>
        </w:trPr>
        <w:tc>
          <w:tcPr>
            <w:tcW w:w="255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B0B4111"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Complexity of the equipment construction (C)</w:t>
            </w:r>
          </w:p>
        </w:tc>
        <w:tc>
          <w:tcPr>
            <w:tcW w:w="275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9CC2F85"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Single geometry space</w:t>
            </w:r>
          </w:p>
        </w:tc>
        <w:tc>
          <w:tcPr>
            <w:tcW w:w="314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947F562"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2 or 3 continuous geometry space</w:t>
            </w:r>
          </w:p>
        </w:tc>
        <w:tc>
          <w:tcPr>
            <w:tcW w:w="2758"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89D7204"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Multi-continuous geometry spac</w:t>
            </w:r>
          </w:p>
        </w:tc>
        <w:tc>
          <w:tcPr>
            <w:tcW w:w="270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2BCCE2"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Complex irregular geometry space</w:t>
            </w:r>
          </w:p>
        </w:tc>
      </w:tr>
      <w:tr w:rsidR="00EB6880" w14:paraId="4FEA8B8C" w14:textId="77777777">
        <w:trPr>
          <w:trHeight w:val="397"/>
          <w:jc w:val="center"/>
        </w:trPr>
        <w:tc>
          <w:tcPr>
            <w:tcW w:w="2554" w:type="dxa"/>
            <w:tcBorders>
              <w:top w:val="single" w:sz="4" w:space="0" w:color="auto"/>
              <w:left w:val="single" w:sz="4" w:space="0" w:color="auto"/>
              <w:bottom w:val="single" w:sz="4" w:space="0" w:color="auto"/>
              <w:right w:val="single" w:sz="4" w:space="0" w:color="auto"/>
            </w:tcBorders>
            <w:vAlign w:val="center"/>
          </w:tcPr>
          <w:p w14:paraId="095E15B5"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 xml:space="preserve">Risk ranking by score </w:t>
            </w:r>
          </w:p>
        </w:tc>
        <w:tc>
          <w:tcPr>
            <w:tcW w:w="2751" w:type="dxa"/>
            <w:gridSpan w:val="3"/>
            <w:tcBorders>
              <w:top w:val="single" w:sz="4" w:space="0" w:color="auto"/>
              <w:left w:val="single" w:sz="4" w:space="0" w:color="auto"/>
              <w:bottom w:val="single" w:sz="4" w:space="0" w:color="auto"/>
              <w:right w:val="single" w:sz="4" w:space="0" w:color="auto"/>
            </w:tcBorders>
            <w:vAlign w:val="center"/>
          </w:tcPr>
          <w:p w14:paraId="797389A8"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1</w:t>
            </w:r>
          </w:p>
        </w:tc>
        <w:tc>
          <w:tcPr>
            <w:tcW w:w="3140" w:type="dxa"/>
            <w:gridSpan w:val="4"/>
            <w:tcBorders>
              <w:top w:val="single" w:sz="4" w:space="0" w:color="auto"/>
              <w:left w:val="single" w:sz="4" w:space="0" w:color="auto"/>
              <w:bottom w:val="single" w:sz="4" w:space="0" w:color="auto"/>
              <w:right w:val="single" w:sz="4" w:space="0" w:color="auto"/>
            </w:tcBorders>
            <w:vAlign w:val="center"/>
          </w:tcPr>
          <w:p w14:paraId="6074E81E"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1.5</w:t>
            </w:r>
          </w:p>
        </w:tc>
        <w:tc>
          <w:tcPr>
            <w:tcW w:w="2758" w:type="dxa"/>
            <w:gridSpan w:val="3"/>
            <w:tcBorders>
              <w:top w:val="single" w:sz="4" w:space="0" w:color="auto"/>
              <w:left w:val="single" w:sz="4" w:space="0" w:color="auto"/>
              <w:bottom w:val="single" w:sz="4" w:space="0" w:color="auto"/>
              <w:right w:val="single" w:sz="4" w:space="0" w:color="auto"/>
            </w:tcBorders>
            <w:vAlign w:val="center"/>
          </w:tcPr>
          <w:p w14:paraId="7FF9AAED"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2</w:t>
            </w:r>
          </w:p>
        </w:tc>
        <w:tc>
          <w:tcPr>
            <w:tcW w:w="2702" w:type="dxa"/>
            <w:gridSpan w:val="2"/>
            <w:tcBorders>
              <w:top w:val="single" w:sz="4" w:space="0" w:color="auto"/>
              <w:left w:val="single" w:sz="4" w:space="0" w:color="auto"/>
              <w:bottom w:val="single" w:sz="4" w:space="0" w:color="auto"/>
              <w:right w:val="single" w:sz="4" w:space="0" w:color="auto"/>
            </w:tcBorders>
            <w:vAlign w:val="center"/>
          </w:tcPr>
          <w:p w14:paraId="281F32BF"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3</w:t>
            </w:r>
          </w:p>
        </w:tc>
      </w:tr>
      <w:tr w:rsidR="00EB6880" w14:paraId="5D7F9E46" w14:textId="77777777">
        <w:trPr>
          <w:trHeight w:val="397"/>
          <w:jc w:val="center"/>
        </w:trPr>
        <w:tc>
          <w:tcPr>
            <w:tcW w:w="255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3F8629B"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lastRenderedPageBreak/>
              <w:t xml:space="preserve">Function of the equipment </w:t>
            </w:r>
          </w:p>
        </w:tc>
        <w:tc>
          <w:tcPr>
            <w:tcW w:w="10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AEBD1F7"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Prepare inorganic solution</w:t>
            </w:r>
          </w:p>
        </w:tc>
        <w:tc>
          <w:tcPr>
            <w:tcW w:w="10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E2BBBB"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Prepare organic solution</w:t>
            </w:r>
          </w:p>
        </w:tc>
        <w:tc>
          <w:tcPr>
            <w:tcW w:w="106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C48EE52"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Homo-genous workup</w:t>
            </w:r>
          </w:p>
        </w:tc>
        <w:tc>
          <w:tcPr>
            <w:tcW w:w="10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4EB7D27"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Homo-genous reaction</w:t>
            </w:r>
          </w:p>
        </w:tc>
        <w:tc>
          <w:tcPr>
            <w:tcW w:w="106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92D384E"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 xml:space="preserve">Hetero-geneous workup </w:t>
            </w:r>
          </w:p>
        </w:tc>
        <w:tc>
          <w:tcPr>
            <w:tcW w:w="106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6D5DAD6"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 xml:space="preserve">Hetero-geneous reaction </w:t>
            </w:r>
          </w:p>
        </w:tc>
        <w:tc>
          <w:tcPr>
            <w:tcW w:w="1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38F6B2"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Centrifuge or filter</w:t>
            </w:r>
          </w:p>
        </w:tc>
        <w:tc>
          <w:tcPr>
            <w:tcW w:w="241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55CD1EC"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 xml:space="preserve">Only solid material contact (drying or material charging) </w:t>
            </w:r>
          </w:p>
        </w:tc>
        <w:tc>
          <w:tcPr>
            <w:tcW w:w="128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EE1A9C"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 xml:space="preserve">Crystallization, recrystallization </w:t>
            </w:r>
          </w:p>
        </w:tc>
      </w:tr>
      <w:tr w:rsidR="00EB6880" w14:paraId="2026E4EA" w14:textId="77777777">
        <w:trPr>
          <w:trHeight w:val="397"/>
          <w:jc w:val="center"/>
        </w:trPr>
        <w:tc>
          <w:tcPr>
            <w:tcW w:w="2554" w:type="dxa"/>
            <w:tcBorders>
              <w:top w:val="single" w:sz="4" w:space="0" w:color="auto"/>
              <w:left w:val="single" w:sz="4" w:space="0" w:color="auto"/>
              <w:bottom w:val="single" w:sz="4" w:space="0" w:color="auto"/>
              <w:right w:val="single" w:sz="4" w:space="0" w:color="auto"/>
            </w:tcBorders>
            <w:vAlign w:val="center"/>
          </w:tcPr>
          <w:p w14:paraId="03E7C7D6"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 xml:space="preserve">Risk ranking by score </w:t>
            </w:r>
          </w:p>
        </w:tc>
        <w:tc>
          <w:tcPr>
            <w:tcW w:w="1064" w:type="dxa"/>
            <w:tcBorders>
              <w:top w:val="single" w:sz="4" w:space="0" w:color="auto"/>
              <w:left w:val="single" w:sz="4" w:space="0" w:color="auto"/>
              <w:bottom w:val="single" w:sz="4" w:space="0" w:color="auto"/>
              <w:right w:val="single" w:sz="4" w:space="0" w:color="auto"/>
            </w:tcBorders>
            <w:vAlign w:val="center"/>
          </w:tcPr>
          <w:p w14:paraId="6DEA1F80"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0.5</w:t>
            </w:r>
          </w:p>
        </w:tc>
        <w:tc>
          <w:tcPr>
            <w:tcW w:w="1064" w:type="dxa"/>
            <w:tcBorders>
              <w:top w:val="single" w:sz="4" w:space="0" w:color="auto"/>
              <w:left w:val="single" w:sz="4" w:space="0" w:color="auto"/>
              <w:bottom w:val="single" w:sz="4" w:space="0" w:color="auto"/>
              <w:right w:val="single" w:sz="4" w:space="0" w:color="auto"/>
            </w:tcBorders>
            <w:vAlign w:val="center"/>
          </w:tcPr>
          <w:p w14:paraId="49C76BA2"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0.6</w:t>
            </w:r>
          </w:p>
        </w:tc>
        <w:tc>
          <w:tcPr>
            <w:tcW w:w="1063" w:type="dxa"/>
            <w:gridSpan w:val="2"/>
            <w:tcBorders>
              <w:top w:val="single" w:sz="4" w:space="0" w:color="auto"/>
              <w:left w:val="single" w:sz="4" w:space="0" w:color="auto"/>
              <w:bottom w:val="single" w:sz="4" w:space="0" w:color="auto"/>
              <w:right w:val="single" w:sz="4" w:space="0" w:color="auto"/>
            </w:tcBorders>
            <w:vAlign w:val="center"/>
          </w:tcPr>
          <w:p w14:paraId="027902B1"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0.8</w:t>
            </w:r>
          </w:p>
        </w:tc>
        <w:tc>
          <w:tcPr>
            <w:tcW w:w="1064" w:type="dxa"/>
            <w:tcBorders>
              <w:top w:val="single" w:sz="4" w:space="0" w:color="auto"/>
              <w:left w:val="single" w:sz="4" w:space="0" w:color="auto"/>
              <w:bottom w:val="single" w:sz="4" w:space="0" w:color="auto"/>
              <w:right w:val="single" w:sz="4" w:space="0" w:color="auto"/>
            </w:tcBorders>
            <w:vAlign w:val="center"/>
          </w:tcPr>
          <w:p w14:paraId="7768F5CC"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1</w:t>
            </w:r>
          </w:p>
        </w:tc>
        <w:tc>
          <w:tcPr>
            <w:tcW w:w="1063" w:type="dxa"/>
            <w:tcBorders>
              <w:top w:val="single" w:sz="4" w:space="0" w:color="auto"/>
              <w:left w:val="single" w:sz="4" w:space="0" w:color="auto"/>
              <w:bottom w:val="single" w:sz="4" w:space="0" w:color="auto"/>
              <w:right w:val="single" w:sz="4" w:space="0" w:color="auto"/>
            </w:tcBorders>
            <w:vAlign w:val="center"/>
          </w:tcPr>
          <w:p w14:paraId="10AA877B"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1.5</w:t>
            </w:r>
          </w:p>
        </w:tc>
        <w:tc>
          <w:tcPr>
            <w:tcW w:w="1064" w:type="dxa"/>
            <w:gridSpan w:val="2"/>
            <w:tcBorders>
              <w:top w:val="single" w:sz="4" w:space="0" w:color="auto"/>
              <w:left w:val="single" w:sz="4" w:space="0" w:color="auto"/>
              <w:bottom w:val="single" w:sz="4" w:space="0" w:color="auto"/>
              <w:right w:val="single" w:sz="4" w:space="0" w:color="auto"/>
            </w:tcBorders>
            <w:vAlign w:val="center"/>
          </w:tcPr>
          <w:p w14:paraId="791C212B"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1.8</w:t>
            </w:r>
          </w:p>
        </w:tc>
        <w:tc>
          <w:tcPr>
            <w:tcW w:w="1275" w:type="dxa"/>
            <w:tcBorders>
              <w:top w:val="single" w:sz="4" w:space="0" w:color="auto"/>
              <w:left w:val="single" w:sz="4" w:space="0" w:color="auto"/>
              <w:bottom w:val="single" w:sz="4" w:space="0" w:color="auto"/>
              <w:right w:val="single" w:sz="4" w:space="0" w:color="auto"/>
            </w:tcBorders>
            <w:vAlign w:val="center"/>
          </w:tcPr>
          <w:p w14:paraId="47316442"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2.5</w:t>
            </w: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4CE018B5"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2.8</w:t>
            </w:r>
          </w:p>
        </w:tc>
        <w:tc>
          <w:tcPr>
            <w:tcW w:w="1284" w:type="dxa"/>
            <w:tcBorders>
              <w:top w:val="single" w:sz="4" w:space="0" w:color="auto"/>
              <w:left w:val="single" w:sz="4" w:space="0" w:color="auto"/>
              <w:bottom w:val="single" w:sz="4" w:space="0" w:color="auto"/>
              <w:right w:val="single" w:sz="4" w:space="0" w:color="auto"/>
            </w:tcBorders>
            <w:vAlign w:val="center"/>
          </w:tcPr>
          <w:p w14:paraId="4C20C4B3"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3</w:t>
            </w:r>
          </w:p>
        </w:tc>
      </w:tr>
    </w:tbl>
    <w:p w14:paraId="0F28AF57" w14:textId="77777777" w:rsidR="00EB6880" w:rsidRDefault="00692187">
      <w:pPr>
        <w:spacing w:beforeLines="100" w:before="240" w:line="360" w:lineRule="auto"/>
        <w:jc w:val="both"/>
        <w:rPr>
          <w:lang w:eastAsia="zh-CN"/>
        </w:rPr>
      </w:pPr>
      <w:r>
        <w:rPr>
          <w:rFonts w:ascii="Times New Roman" w:eastAsia="仿宋_GB2312" w:hAnsi="Times New Roman"/>
          <w:sz w:val="21"/>
          <w:szCs w:val="21"/>
          <w:lang w:eastAsia="zh-CN"/>
        </w:rPr>
        <w:t xml:space="preserve">Based on the above established standard, risk assessment is performed on all the equipment used in the process. The result is listed in </w:t>
      </w:r>
      <w:r>
        <w:rPr>
          <w:rFonts w:ascii="Times New Roman" w:eastAsia="仿宋_GB2312" w:hAnsi="Times New Roman"/>
          <w:b/>
          <w:sz w:val="21"/>
          <w:szCs w:val="21"/>
          <w:lang w:eastAsia="zh-CN"/>
        </w:rPr>
        <w:t>Table 6-12.</w:t>
      </w:r>
      <w:r>
        <w:rPr>
          <w:rFonts w:ascii="Times New Roman" w:hAnsi="Times New Roman"/>
          <w:sz w:val="21"/>
          <w:szCs w:val="21"/>
          <w:lang w:eastAsia="zh-CN"/>
        </w:rPr>
        <w:t>The risk score is calculated by multiplying the grade score of A, B, C and D. And A stands for grade score of Material of construction of direct product contact, B stands for Smoothness of the direct product contact surface, C stands for Complexity of the equipment construction, D stands for Function of the equipment. After obtaining the risk score (gray background), the equipment with the same residue target, the same cleaning frequency, is kept under one group for comparison, and the highest score equipment shall be selected for the residue test as worst case.</w:t>
      </w:r>
      <w:r>
        <w:rPr>
          <w:rFonts w:ascii="Times New Roman" w:eastAsia="仿宋_GB2312" w:hAnsi="Times New Roman" w:cs="Arial"/>
          <w:sz w:val="21"/>
          <w:szCs w:val="18"/>
          <w:lang w:eastAsia="zh-CN"/>
        </w:rPr>
        <w:t xml:space="preserve"> </w:t>
      </w:r>
      <w:r>
        <w:rPr>
          <w:rFonts w:ascii="Times New Roman" w:eastAsia="仿宋_GB2312" w:hAnsi="Times New Roman" w:cs="Arial"/>
          <w:color w:val="0000FF"/>
          <w:sz w:val="21"/>
          <w:szCs w:val="18"/>
          <w:lang w:eastAsia="zh-CN"/>
        </w:rPr>
        <w:t>After risk filtering in Section 6.5, the Solid Phase Synthesizer (TJ4S-1213-Sy15) is cleaned by disassembly after each batch with highest score, while the Glass-lined Reactor (</w:t>
      </w:r>
      <w:del w:id="279" w:author="fuzhonghua" w:date="2026-10-27T09:33:00Z">
        <w:r>
          <w:rPr>
            <w:rFonts w:ascii="Times New Roman" w:eastAsia="仿宋_GB2312" w:hAnsi="Times New Roman" w:cs="Arial"/>
            <w:color w:val="0000FF"/>
            <w:sz w:val="21"/>
            <w:szCs w:val="18"/>
            <w:lang w:eastAsia="zh-CN"/>
          </w:rPr>
          <w:delText>TJ4-1213</w:delText>
        </w:r>
        <w:r>
          <w:rPr>
            <w:rFonts w:ascii="Times New Roman" w:eastAsia="仿宋_GB2312" w:hAnsi="Times New Roman" w:cs="Arial"/>
            <w:color w:val="0000FF"/>
            <w:sz w:val="21"/>
            <w:szCs w:val="18"/>
            <w:lang w:eastAsia="zh-CN"/>
          </w:rPr>
          <w:noBreakHyphen/>
          <w:delText>R22</w:delText>
        </w:r>
      </w:del>
      <w:ins w:id="280" w:author="fuzhonghua" w:date="2026-10-27T09:33:00Z">
        <w:r>
          <w:rPr>
            <w:rFonts w:ascii="Times New Roman" w:eastAsia="仿宋_GB2312" w:hAnsi="Times New Roman" w:cs="Arial"/>
            <w:color w:val="0000FF"/>
            <w:sz w:val="21"/>
            <w:szCs w:val="18"/>
            <w:lang w:eastAsia="zh-CN"/>
          </w:rPr>
          <w:t>TJ4S-1213-R22</w:t>
        </w:r>
      </w:ins>
      <w:r>
        <w:rPr>
          <w:rFonts w:ascii="Times New Roman" w:eastAsia="仿宋_GB2312" w:hAnsi="Times New Roman" w:cs="Arial"/>
          <w:color w:val="0000FF"/>
          <w:sz w:val="21"/>
          <w:szCs w:val="18"/>
          <w:lang w:eastAsia="zh-CN"/>
        </w:rPr>
        <w:t>) and Agitation tank (TJ4S</w:t>
      </w:r>
      <w:r>
        <w:rPr>
          <w:rFonts w:ascii="Times New Roman" w:eastAsia="仿宋_GB2312" w:hAnsi="Times New Roman" w:cs="Arial"/>
          <w:color w:val="0000FF"/>
          <w:sz w:val="21"/>
          <w:szCs w:val="18"/>
          <w:lang w:eastAsia="zh-CN"/>
        </w:rPr>
        <w:noBreakHyphen/>
        <w:t>1200</w:t>
      </w:r>
      <w:r>
        <w:rPr>
          <w:rFonts w:ascii="Times New Roman" w:eastAsia="仿宋_GB2312" w:hAnsi="Times New Roman" w:cs="Arial"/>
          <w:color w:val="0000FF"/>
          <w:sz w:val="21"/>
          <w:szCs w:val="18"/>
          <w:lang w:eastAsia="zh-CN"/>
        </w:rPr>
        <w:noBreakHyphen/>
        <w:t>AT02) do not involve chemical residue testing. Hence, Peptide Solid Phase Synthesizer TJ4S-1213-Sy15 is selected as the typical and representative equipment for chemical residue test.</w:t>
      </w:r>
    </w:p>
    <w:p w14:paraId="26DB5747" w14:textId="77777777" w:rsidR="00EB6880" w:rsidRDefault="00692187">
      <w:pPr>
        <w:spacing w:line="360" w:lineRule="auto"/>
        <w:jc w:val="center"/>
        <w:rPr>
          <w:rFonts w:ascii="Times New Roman" w:eastAsia="仿宋_GB2312" w:hAnsi="Times New Roman"/>
          <w:i/>
          <w:sz w:val="21"/>
          <w:szCs w:val="18"/>
          <w:vertAlign w:val="superscript"/>
          <w:lang w:eastAsia="zh-CN"/>
        </w:rPr>
      </w:pPr>
      <w:r>
        <w:rPr>
          <w:rFonts w:ascii="Times New Roman" w:eastAsia="仿宋_GB2312" w:hAnsi="Times New Roman"/>
          <w:b/>
          <w:i/>
          <w:sz w:val="21"/>
          <w:szCs w:val="18"/>
          <w:lang w:eastAsia="zh-CN"/>
        </w:rPr>
        <w:t xml:space="preserve">Table 6-12 Risk Assessment Based on Risk Ranking and Filtering method </w:t>
      </w:r>
    </w:p>
    <w:tbl>
      <w:tblPr>
        <w:tblW w:w="14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705"/>
        <w:gridCol w:w="1135"/>
        <w:gridCol w:w="1277"/>
        <w:gridCol w:w="1277"/>
        <w:gridCol w:w="850"/>
        <w:gridCol w:w="992"/>
        <w:gridCol w:w="1130"/>
        <w:gridCol w:w="997"/>
        <w:gridCol w:w="1134"/>
        <w:gridCol w:w="1134"/>
        <w:gridCol w:w="992"/>
        <w:gridCol w:w="992"/>
        <w:gridCol w:w="1560"/>
      </w:tblGrid>
      <w:tr w:rsidR="00EB6880" w14:paraId="3C547331" w14:textId="77777777">
        <w:trPr>
          <w:trHeight w:val="278"/>
          <w:tblHeader/>
          <w:jc w:val="center"/>
        </w:trPr>
        <w:tc>
          <w:tcPr>
            <w:tcW w:w="705"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7AFFAE3"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Step No.</w:t>
            </w:r>
          </w:p>
        </w:tc>
        <w:tc>
          <w:tcPr>
            <w:tcW w:w="1135"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38A3DE"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 xml:space="preserve">Target residue compound </w:t>
            </w:r>
          </w:p>
        </w:tc>
        <w:tc>
          <w:tcPr>
            <w:tcW w:w="1277"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8F3477A"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 xml:space="preserve">Equipment type </w:t>
            </w:r>
          </w:p>
        </w:tc>
        <w:tc>
          <w:tcPr>
            <w:tcW w:w="1277"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809E645"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 xml:space="preserve">Equipment ID </w:t>
            </w:r>
          </w:p>
        </w:tc>
        <w:tc>
          <w:tcPr>
            <w:tcW w:w="85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ED39B77"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 xml:space="preserve">Size </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6FFF920"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 xml:space="preserve">MOC </w:t>
            </w:r>
          </w:p>
        </w:tc>
        <w:tc>
          <w:tcPr>
            <w:tcW w:w="113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0512BF"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 xml:space="preserve">Function </w:t>
            </w:r>
          </w:p>
        </w:tc>
        <w:tc>
          <w:tcPr>
            <w:tcW w:w="5249"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EAD0638"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 xml:space="preserve">Risk Assessment (in terms of direct product contact) </w:t>
            </w:r>
          </w:p>
        </w:tc>
        <w:tc>
          <w:tcPr>
            <w:tcW w:w="156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ED49491"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 xml:space="preserve">Risk filtering </w:t>
            </w:r>
          </w:p>
        </w:tc>
      </w:tr>
      <w:tr w:rsidR="00EB6880" w14:paraId="36664B2D" w14:textId="77777777">
        <w:trPr>
          <w:trHeight w:val="505"/>
          <w:tblHeader/>
          <w:jc w:val="center"/>
        </w:trPr>
        <w:tc>
          <w:tcPr>
            <w:tcW w:w="705"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ED3E3AA" w14:textId="77777777" w:rsidR="00EB6880" w:rsidRDefault="00EB6880">
            <w:pPr>
              <w:rPr>
                <w:rFonts w:ascii="Times New Roman" w:eastAsia="仿宋_GB2312" w:hAnsi="Times New Roman"/>
                <w:b/>
                <w:bCs/>
                <w:sz w:val="20"/>
                <w:szCs w:val="20"/>
                <w:lang w:eastAsia="zh-CN"/>
              </w:rPr>
            </w:pPr>
          </w:p>
        </w:tc>
        <w:tc>
          <w:tcPr>
            <w:tcW w:w="1135"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D1A175" w14:textId="77777777" w:rsidR="00EB6880" w:rsidRDefault="00EB6880">
            <w:pPr>
              <w:rPr>
                <w:rFonts w:ascii="Times New Roman" w:eastAsia="仿宋_GB2312" w:hAnsi="Times New Roman"/>
                <w:b/>
                <w:bCs/>
                <w:sz w:val="20"/>
                <w:szCs w:val="20"/>
                <w:lang w:eastAsia="zh-CN"/>
              </w:rPr>
            </w:pPr>
          </w:p>
        </w:tc>
        <w:tc>
          <w:tcPr>
            <w:tcW w:w="1277"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2C0842" w14:textId="77777777" w:rsidR="00EB6880" w:rsidRDefault="00EB6880">
            <w:pPr>
              <w:rPr>
                <w:rFonts w:ascii="Times New Roman" w:eastAsia="仿宋_GB2312" w:hAnsi="Times New Roman"/>
                <w:b/>
                <w:bCs/>
                <w:sz w:val="20"/>
                <w:szCs w:val="20"/>
                <w:lang w:eastAsia="zh-CN"/>
              </w:rPr>
            </w:pPr>
          </w:p>
        </w:tc>
        <w:tc>
          <w:tcPr>
            <w:tcW w:w="1277"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E457E1B" w14:textId="77777777" w:rsidR="00EB6880" w:rsidRDefault="00EB6880">
            <w:pPr>
              <w:rPr>
                <w:rFonts w:ascii="Times New Roman" w:eastAsia="仿宋_GB2312" w:hAnsi="Times New Roman"/>
                <w:b/>
                <w:bCs/>
                <w:sz w:val="20"/>
                <w:szCs w:val="20"/>
                <w:lang w:eastAsia="zh-CN"/>
              </w:rPr>
            </w:pPr>
          </w:p>
        </w:tc>
        <w:tc>
          <w:tcPr>
            <w:tcW w:w="850"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B039925" w14:textId="77777777" w:rsidR="00EB6880" w:rsidRDefault="00EB6880">
            <w:pPr>
              <w:rPr>
                <w:rFonts w:ascii="Times New Roman" w:eastAsia="仿宋_GB2312" w:hAnsi="Times New Roman"/>
                <w:b/>
                <w:bCs/>
                <w:sz w:val="20"/>
                <w:szCs w:val="20"/>
                <w:lang w:eastAsia="zh-CN"/>
              </w:rPr>
            </w:pPr>
          </w:p>
        </w:tc>
        <w:tc>
          <w:tcPr>
            <w:tcW w:w="992"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16D0EC" w14:textId="77777777" w:rsidR="00EB6880" w:rsidRDefault="00EB6880">
            <w:pPr>
              <w:rPr>
                <w:rFonts w:ascii="Times New Roman" w:eastAsia="仿宋_GB2312" w:hAnsi="Times New Roman"/>
                <w:b/>
                <w:bCs/>
                <w:sz w:val="20"/>
                <w:szCs w:val="20"/>
                <w:lang w:eastAsia="zh-CN"/>
              </w:rPr>
            </w:pPr>
          </w:p>
        </w:tc>
        <w:tc>
          <w:tcPr>
            <w:tcW w:w="1130"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A59B538" w14:textId="77777777" w:rsidR="00EB6880" w:rsidRDefault="00EB6880">
            <w:pPr>
              <w:rPr>
                <w:rFonts w:ascii="Times New Roman" w:eastAsia="仿宋_GB2312" w:hAnsi="Times New Roman"/>
                <w:b/>
                <w:bCs/>
                <w:sz w:val="20"/>
                <w:szCs w:val="20"/>
                <w:lang w:eastAsia="zh-CN"/>
              </w:rPr>
            </w:pPr>
          </w:p>
        </w:tc>
        <w:tc>
          <w:tcPr>
            <w:tcW w:w="99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E89E3C1"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 xml:space="preserve">Material of construction </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AF36F15"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 xml:space="preserve">Smoothness of the surface </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7F937CB"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 xml:space="preserve">Complexity of the equipment construction </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EDE454E"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 xml:space="preserve">Function of the equipment </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015A404"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 xml:space="preserve">Risk score </w:t>
            </w:r>
          </w:p>
        </w:tc>
        <w:tc>
          <w:tcPr>
            <w:tcW w:w="1560"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9420FD6" w14:textId="77777777" w:rsidR="00EB6880" w:rsidRDefault="00EB6880">
            <w:pPr>
              <w:rPr>
                <w:rFonts w:ascii="Times New Roman" w:eastAsia="仿宋_GB2312" w:hAnsi="Times New Roman"/>
                <w:b/>
                <w:bCs/>
                <w:sz w:val="20"/>
                <w:szCs w:val="20"/>
                <w:lang w:eastAsia="zh-CN"/>
              </w:rPr>
            </w:pPr>
          </w:p>
        </w:tc>
      </w:tr>
      <w:tr w:rsidR="00EB6880" w14:paraId="2699A17F" w14:textId="77777777">
        <w:trPr>
          <w:trHeight w:val="258"/>
          <w:tblHeader/>
          <w:jc w:val="center"/>
        </w:trPr>
        <w:tc>
          <w:tcPr>
            <w:tcW w:w="705"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D5ECD4D" w14:textId="77777777" w:rsidR="00EB6880" w:rsidRDefault="00EB6880">
            <w:pPr>
              <w:rPr>
                <w:rFonts w:ascii="Times New Roman" w:eastAsia="仿宋_GB2312" w:hAnsi="Times New Roman"/>
                <w:b/>
                <w:bCs/>
                <w:sz w:val="20"/>
                <w:szCs w:val="20"/>
                <w:lang w:eastAsia="zh-CN"/>
              </w:rPr>
            </w:pPr>
          </w:p>
        </w:tc>
        <w:tc>
          <w:tcPr>
            <w:tcW w:w="1135"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8F6AF2F" w14:textId="77777777" w:rsidR="00EB6880" w:rsidRDefault="00EB6880">
            <w:pPr>
              <w:rPr>
                <w:rFonts w:ascii="Times New Roman" w:eastAsia="仿宋_GB2312" w:hAnsi="Times New Roman"/>
                <w:b/>
                <w:bCs/>
                <w:sz w:val="20"/>
                <w:szCs w:val="20"/>
                <w:lang w:eastAsia="zh-CN"/>
              </w:rPr>
            </w:pPr>
          </w:p>
        </w:tc>
        <w:tc>
          <w:tcPr>
            <w:tcW w:w="1277"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AAB57FE" w14:textId="77777777" w:rsidR="00EB6880" w:rsidRDefault="00EB6880">
            <w:pPr>
              <w:rPr>
                <w:rFonts w:ascii="Times New Roman" w:eastAsia="仿宋_GB2312" w:hAnsi="Times New Roman"/>
                <w:b/>
                <w:bCs/>
                <w:sz w:val="20"/>
                <w:szCs w:val="20"/>
                <w:lang w:eastAsia="zh-CN"/>
              </w:rPr>
            </w:pPr>
          </w:p>
        </w:tc>
        <w:tc>
          <w:tcPr>
            <w:tcW w:w="1277"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A5B94C6" w14:textId="77777777" w:rsidR="00EB6880" w:rsidRDefault="00EB6880">
            <w:pPr>
              <w:rPr>
                <w:rFonts w:ascii="Times New Roman" w:eastAsia="仿宋_GB2312" w:hAnsi="Times New Roman"/>
                <w:b/>
                <w:bCs/>
                <w:sz w:val="20"/>
                <w:szCs w:val="20"/>
                <w:lang w:eastAsia="zh-CN"/>
              </w:rPr>
            </w:pPr>
          </w:p>
        </w:tc>
        <w:tc>
          <w:tcPr>
            <w:tcW w:w="850"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67402E" w14:textId="77777777" w:rsidR="00EB6880" w:rsidRDefault="00EB6880">
            <w:pPr>
              <w:rPr>
                <w:rFonts w:ascii="Times New Roman" w:eastAsia="仿宋_GB2312" w:hAnsi="Times New Roman"/>
                <w:b/>
                <w:bCs/>
                <w:sz w:val="20"/>
                <w:szCs w:val="20"/>
                <w:lang w:eastAsia="zh-CN"/>
              </w:rPr>
            </w:pPr>
          </w:p>
        </w:tc>
        <w:tc>
          <w:tcPr>
            <w:tcW w:w="992"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15ECCC" w14:textId="77777777" w:rsidR="00EB6880" w:rsidRDefault="00EB6880">
            <w:pPr>
              <w:rPr>
                <w:rFonts w:ascii="Times New Roman" w:eastAsia="仿宋_GB2312" w:hAnsi="Times New Roman"/>
                <w:b/>
                <w:bCs/>
                <w:sz w:val="20"/>
                <w:szCs w:val="20"/>
                <w:lang w:eastAsia="zh-CN"/>
              </w:rPr>
            </w:pPr>
          </w:p>
        </w:tc>
        <w:tc>
          <w:tcPr>
            <w:tcW w:w="1130"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29F78C" w14:textId="77777777" w:rsidR="00EB6880" w:rsidRDefault="00EB6880">
            <w:pPr>
              <w:rPr>
                <w:rFonts w:ascii="Times New Roman" w:eastAsia="仿宋_GB2312" w:hAnsi="Times New Roman"/>
                <w:b/>
                <w:bCs/>
                <w:sz w:val="20"/>
                <w:szCs w:val="20"/>
                <w:lang w:eastAsia="zh-CN"/>
              </w:rPr>
            </w:pPr>
          </w:p>
        </w:tc>
        <w:tc>
          <w:tcPr>
            <w:tcW w:w="99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B0A7A7F"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A</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C0A334D"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B</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E5EF0A8"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C</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B433538"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D</w:t>
            </w:r>
          </w:p>
        </w:tc>
        <w:tc>
          <w:tcPr>
            <w:tcW w:w="992" w:type="dxa"/>
            <w:vMerge/>
            <w:tcBorders>
              <w:top w:val="single" w:sz="4" w:space="0" w:color="auto"/>
              <w:left w:val="single" w:sz="4" w:space="0" w:color="auto"/>
              <w:bottom w:val="single" w:sz="4" w:space="0" w:color="auto"/>
              <w:right w:val="single" w:sz="4" w:space="0" w:color="auto"/>
            </w:tcBorders>
            <w:vAlign w:val="center"/>
          </w:tcPr>
          <w:p w14:paraId="5C5D9D87" w14:textId="77777777" w:rsidR="00EB6880" w:rsidRDefault="00EB6880">
            <w:pPr>
              <w:rPr>
                <w:rFonts w:ascii="Times New Roman" w:eastAsia="仿宋_GB2312" w:hAnsi="Times New Roman"/>
                <w:b/>
                <w:bCs/>
                <w:sz w:val="20"/>
                <w:szCs w:val="20"/>
                <w:lang w:eastAsia="zh-CN"/>
              </w:rPr>
            </w:pPr>
          </w:p>
        </w:tc>
        <w:tc>
          <w:tcPr>
            <w:tcW w:w="1560"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E712B5F" w14:textId="77777777" w:rsidR="00EB6880" w:rsidRDefault="00EB6880">
            <w:pPr>
              <w:rPr>
                <w:rFonts w:ascii="Times New Roman" w:eastAsia="仿宋_GB2312" w:hAnsi="Times New Roman"/>
                <w:b/>
                <w:bCs/>
                <w:sz w:val="20"/>
                <w:szCs w:val="20"/>
                <w:lang w:eastAsia="zh-CN"/>
              </w:rPr>
            </w:pPr>
          </w:p>
        </w:tc>
      </w:tr>
      <w:tr w:rsidR="00EB6880" w14:paraId="76E44BF7" w14:textId="77777777">
        <w:trPr>
          <w:trHeight w:val="457"/>
          <w:jc w:val="center"/>
        </w:trPr>
        <w:tc>
          <w:tcPr>
            <w:tcW w:w="705" w:type="dxa"/>
            <w:vMerge w:val="restart"/>
            <w:tcBorders>
              <w:top w:val="single" w:sz="4" w:space="0" w:color="auto"/>
              <w:left w:val="single" w:sz="4" w:space="0" w:color="auto"/>
              <w:right w:val="single" w:sz="4" w:space="0" w:color="auto"/>
            </w:tcBorders>
            <w:vAlign w:val="center"/>
          </w:tcPr>
          <w:p w14:paraId="6ED551A3"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1</w:t>
            </w:r>
          </w:p>
        </w:tc>
        <w:tc>
          <w:tcPr>
            <w:tcW w:w="1135" w:type="dxa"/>
            <w:tcBorders>
              <w:top w:val="single" w:sz="4" w:space="0" w:color="auto"/>
              <w:left w:val="single" w:sz="4" w:space="0" w:color="auto"/>
              <w:right w:val="single" w:sz="4" w:space="0" w:color="auto"/>
            </w:tcBorders>
            <w:vAlign w:val="center"/>
          </w:tcPr>
          <w:p w14:paraId="08A9C584"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ASYM-140020</w:t>
            </w:r>
          </w:p>
        </w:tc>
        <w:tc>
          <w:tcPr>
            <w:tcW w:w="1277" w:type="dxa"/>
            <w:tcBorders>
              <w:top w:val="single" w:sz="4" w:space="0" w:color="auto"/>
              <w:left w:val="single" w:sz="4" w:space="0" w:color="auto"/>
              <w:right w:val="single" w:sz="4" w:space="0" w:color="auto"/>
            </w:tcBorders>
            <w:vAlign w:val="center"/>
          </w:tcPr>
          <w:p w14:paraId="740B109F"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bCs/>
                <w:sz w:val="18"/>
                <w:szCs w:val="18"/>
                <w:lang w:eastAsia="zh-CN"/>
              </w:rPr>
              <w:t>Peptide Solid Phase Synthesizer</w:t>
            </w:r>
            <w:r>
              <w:rPr>
                <w:rFonts w:ascii="Times New Roman" w:eastAsia="仿宋_GB2312" w:hAnsi="Times New Roman"/>
                <w:sz w:val="20"/>
                <w:szCs w:val="20"/>
                <w:lang w:eastAsia="zh-CN"/>
              </w:rPr>
              <w:t xml:space="preserve"> </w:t>
            </w:r>
          </w:p>
        </w:tc>
        <w:tc>
          <w:tcPr>
            <w:tcW w:w="1277" w:type="dxa"/>
            <w:tcBorders>
              <w:top w:val="single" w:sz="4" w:space="0" w:color="auto"/>
              <w:left w:val="single" w:sz="4" w:space="0" w:color="auto"/>
              <w:bottom w:val="single" w:sz="4" w:space="0" w:color="auto"/>
              <w:right w:val="single" w:sz="4" w:space="0" w:color="auto"/>
            </w:tcBorders>
            <w:vAlign w:val="center"/>
          </w:tcPr>
          <w:p w14:paraId="6789A263"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bCs/>
                <w:sz w:val="18"/>
                <w:szCs w:val="18"/>
                <w:lang w:eastAsia="zh-CN"/>
              </w:rPr>
              <w:t>TJ4S-1213-Sy15</w:t>
            </w:r>
          </w:p>
        </w:tc>
        <w:tc>
          <w:tcPr>
            <w:tcW w:w="850" w:type="dxa"/>
            <w:tcBorders>
              <w:top w:val="single" w:sz="4" w:space="0" w:color="auto"/>
              <w:left w:val="single" w:sz="4" w:space="0" w:color="auto"/>
              <w:bottom w:val="single" w:sz="4" w:space="0" w:color="auto"/>
              <w:right w:val="single" w:sz="4" w:space="0" w:color="auto"/>
            </w:tcBorders>
            <w:vAlign w:val="center"/>
          </w:tcPr>
          <w:p w14:paraId="2627AF45"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bCs/>
                <w:sz w:val="18"/>
                <w:szCs w:val="18"/>
                <w:lang w:eastAsia="zh-CN"/>
              </w:rPr>
              <w:t>3000 L</w:t>
            </w:r>
          </w:p>
        </w:tc>
        <w:tc>
          <w:tcPr>
            <w:tcW w:w="992" w:type="dxa"/>
            <w:tcBorders>
              <w:top w:val="single" w:sz="4" w:space="0" w:color="auto"/>
              <w:left w:val="single" w:sz="4" w:space="0" w:color="auto"/>
              <w:bottom w:val="single" w:sz="4" w:space="0" w:color="auto"/>
              <w:right w:val="single" w:sz="4" w:space="0" w:color="auto"/>
            </w:tcBorders>
            <w:vAlign w:val="center"/>
          </w:tcPr>
          <w:p w14:paraId="5B7BB4D8"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bCs/>
                <w:sz w:val="18"/>
                <w:szCs w:val="18"/>
                <w:lang w:eastAsia="zh-CN"/>
              </w:rPr>
              <w:t xml:space="preserve">Hastelloy </w:t>
            </w:r>
          </w:p>
        </w:tc>
        <w:tc>
          <w:tcPr>
            <w:tcW w:w="1130" w:type="dxa"/>
            <w:tcBorders>
              <w:top w:val="single" w:sz="4" w:space="0" w:color="auto"/>
              <w:left w:val="single" w:sz="4" w:space="0" w:color="auto"/>
              <w:bottom w:val="single" w:sz="4" w:space="0" w:color="auto"/>
              <w:right w:val="single" w:sz="4" w:space="0" w:color="auto"/>
            </w:tcBorders>
            <w:vAlign w:val="center"/>
          </w:tcPr>
          <w:p w14:paraId="33D5A6F3"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bCs/>
                <w:sz w:val="18"/>
                <w:szCs w:val="18"/>
                <w:lang w:eastAsia="zh-CN"/>
              </w:rPr>
              <w:t>Peptide synthesis, Activat</w:t>
            </w:r>
            <w:r>
              <w:rPr>
                <w:rFonts w:ascii="Times New Roman" w:eastAsia="仿宋_GB2312" w:hAnsi="Times New Roman" w:hint="eastAsia"/>
                <w:bCs/>
                <w:sz w:val="18"/>
                <w:szCs w:val="18"/>
                <w:lang w:eastAsia="zh-CN"/>
              </w:rPr>
              <w:t>e,</w:t>
            </w:r>
            <w:r>
              <w:rPr>
                <w:rFonts w:ascii="Times New Roman" w:eastAsia="仿宋_GB2312" w:hAnsi="Times New Roman"/>
                <w:bCs/>
                <w:sz w:val="18"/>
                <w:szCs w:val="18"/>
                <w:lang w:eastAsia="zh-CN"/>
              </w:rPr>
              <w:t xml:space="preserve"> Drying</w:t>
            </w:r>
          </w:p>
        </w:tc>
        <w:tc>
          <w:tcPr>
            <w:tcW w:w="997" w:type="dxa"/>
            <w:tcBorders>
              <w:top w:val="single" w:sz="4" w:space="0" w:color="auto"/>
              <w:left w:val="single" w:sz="4" w:space="0" w:color="auto"/>
              <w:bottom w:val="single" w:sz="4" w:space="0" w:color="auto"/>
              <w:right w:val="single" w:sz="4" w:space="0" w:color="auto"/>
            </w:tcBorders>
            <w:vAlign w:val="center"/>
          </w:tcPr>
          <w:p w14:paraId="26728202"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0.8</w:t>
            </w:r>
          </w:p>
        </w:tc>
        <w:tc>
          <w:tcPr>
            <w:tcW w:w="1134" w:type="dxa"/>
            <w:tcBorders>
              <w:top w:val="single" w:sz="4" w:space="0" w:color="auto"/>
              <w:left w:val="single" w:sz="4" w:space="0" w:color="auto"/>
              <w:bottom w:val="single" w:sz="4" w:space="0" w:color="auto"/>
              <w:right w:val="single" w:sz="4" w:space="0" w:color="auto"/>
            </w:tcBorders>
            <w:vAlign w:val="center"/>
          </w:tcPr>
          <w:p w14:paraId="11F25661"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hint="eastAsia"/>
                <w:sz w:val="20"/>
                <w:szCs w:val="20"/>
                <w:lang w:eastAsia="zh-CN"/>
              </w:rPr>
              <w:t>2</w:t>
            </w:r>
          </w:p>
        </w:tc>
        <w:tc>
          <w:tcPr>
            <w:tcW w:w="1134" w:type="dxa"/>
            <w:tcBorders>
              <w:top w:val="single" w:sz="4" w:space="0" w:color="auto"/>
              <w:left w:val="single" w:sz="4" w:space="0" w:color="auto"/>
              <w:bottom w:val="single" w:sz="4" w:space="0" w:color="auto"/>
              <w:right w:val="single" w:sz="4" w:space="0" w:color="auto"/>
            </w:tcBorders>
            <w:vAlign w:val="center"/>
          </w:tcPr>
          <w:p w14:paraId="18E87DF0"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hint="eastAsia"/>
                <w:sz w:val="20"/>
                <w:szCs w:val="20"/>
                <w:lang w:eastAsia="zh-CN"/>
              </w:rPr>
              <w:t>2</w:t>
            </w:r>
          </w:p>
        </w:tc>
        <w:tc>
          <w:tcPr>
            <w:tcW w:w="992" w:type="dxa"/>
            <w:tcBorders>
              <w:top w:val="single" w:sz="4" w:space="0" w:color="auto"/>
              <w:left w:val="single" w:sz="4" w:space="0" w:color="auto"/>
              <w:bottom w:val="single" w:sz="4" w:space="0" w:color="auto"/>
              <w:right w:val="single" w:sz="4" w:space="0" w:color="auto"/>
            </w:tcBorders>
            <w:vAlign w:val="center"/>
          </w:tcPr>
          <w:p w14:paraId="2A342A98"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2.8</w:t>
            </w:r>
          </w:p>
        </w:tc>
        <w:tc>
          <w:tcPr>
            <w:tcW w:w="992" w:type="dxa"/>
            <w:tcBorders>
              <w:top w:val="single" w:sz="4" w:space="0" w:color="auto"/>
              <w:left w:val="single" w:sz="4" w:space="0" w:color="auto"/>
              <w:bottom w:val="single" w:sz="4" w:space="0" w:color="auto"/>
              <w:right w:val="single" w:sz="4" w:space="0" w:color="auto"/>
            </w:tcBorders>
            <w:vAlign w:val="center"/>
          </w:tcPr>
          <w:p w14:paraId="2E52CADB"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hint="eastAsia"/>
                <w:sz w:val="20"/>
                <w:szCs w:val="20"/>
                <w:lang w:eastAsia="zh-CN"/>
              </w:rPr>
              <w:t>8.96</w:t>
            </w:r>
          </w:p>
        </w:tc>
        <w:tc>
          <w:tcPr>
            <w:tcW w:w="1560" w:type="dxa"/>
            <w:tcBorders>
              <w:top w:val="single" w:sz="4" w:space="0" w:color="auto"/>
              <w:left w:val="single" w:sz="4" w:space="0" w:color="auto"/>
              <w:bottom w:val="single" w:sz="4" w:space="0" w:color="auto"/>
              <w:right w:val="single" w:sz="4" w:space="0" w:color="auto"/>
            </w:tcBorders>
            <w:vAlign w:val="center"/>
          </w:tcPr>
          <w:p w14:paraId="393D11E5" w14:textId="77777777" w:rsidR="00EB6880" w:rsidRDefault="00692187">
            <w:pPr>
              <w:jc w:val="center"/>
              <w:rPr>
                <w:rFonts w:ascii="Times New Roman" w:eastAsia="仿宋_GB2312" w:hAnsi="Times New Roman"/>
                <w:sz w:val="20"/>
                <w:szCs w:val="20"/>
                <w:lang w:eastAsia="zh-CN"/>
              </w:rPr>
            </w:pPr>
            <w:r>
              <w:rPr>
                <w:rFonts w:ascii="Times New Roman" w:eastAsia="FangSong" w:hAnsi="Times New Roman"/>
                <w:sz w:val="18"/>
                <w:szCs w:val="18"/>
                <w:lang w:eastAsia="zh-CN"/>
              </w:rPr>
              <w:t>T</w:t>
            </w:r>
            <w:r>
              <w:rPr>
                <w:rFonts w:ascii="Times New Roman" w:eastAsia="FangSong" w:hAnsi="Times New Roman" w:hint="eastAsia"/>
                <w:sz w:val="18"/>
                <w:szCs w:val="18"/>
                <w:lang w:eastAsia="zh-CN"/>
              </w:rPr>
              <w:t>yp</w:t>
            </w:r>
            <w:r>
              <w:rPr>
                <w:rFonts w:ascii="Times New Roman" w:eastAsia="FangSong" w:hAnsi="Times New Roman"/>
                <w:sz w:val="18"/>
                <w:szCs w:val="18"/>
                <w:lang w:eastAsia="zh-CN"/>
              </w:rPr>
              <w:t>ical and Representative</w:t>
            </w:r>
          </w:p>
        </w:tc>
      </w:tr>
      <w:tr w:rsidR="00EB6880" w14:paraId="71F12240" w14:textId="77777777">
        <w:trPr>
          <w:trHeight w:val="457"/>
          <w:jc w:val="center"/>
        </w:trPr>
        <w:tc>
          <w:tcPr>
            <w:tcW w:w="705" w:type="dxa"/>
            <w:vMerge/>
            <w:tcBorders>
              <w:left w:val="single" w:sz="4" w:space="0" w:color="auto"/>
              <w:right w:val="single" w:sz="4" w:space="0" w:color="auto"/>
            </w:tcBorders>
            <w:vAlign w:val="center"/>
          </w:tcPr>
          <w:p w14:paraId="2F433167" w14:textId="77777777" w:rsidR="00EB6880" w:rsidRDefault="00EB6880">
            <w:pPr>
              <w:jc w:val="center"/>
              <w:rPr>
                <w:rFonts w:ascii="Times New Roman" w:eastAsia="仿宋_GB2312" w:hAnsi="Times New Roman"/>
                <w:sz w:val="20"/>
                <w:szCs w:val="20"/>
                <w:lang w:eastAsia="zh-CN"/>
              </w:rPr>
            </w:pPr>
          </w:p>
        </w:tc>
        <w:tc>
          <w:tcPr>
            <w:tcW w:w="1135" w:type="dxa"/>
            <w:tcBorders>
              <w:top w:val="single" w:sz="4" w:space="0" w:color="auto"/>
              <w:left w:val="single" w:sz="4" w:space="0" w:color="auto"/>
              <w:bottom w:val="single" w:sz="4" w:space="0" w:color="auto"/>
              <w:right w:val="single" w:sz="4" w:space="0" w:color="auto"/>
            </w:tcBorders>
            <w:vAlign w:val="center"/>
          </w:tcPr>
          <w:p w14:paraId="3FCAFAD5"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N/A</w:t>
            </w:r>
          </w:p>
        </w:tc>
        <w:tc>
          <w:tcPr>
            <w:tcW w:w="1277" w:type="dxa"/>
            <w:tcBorders>
              <w:top w:val="single" w:sz="4" w:space="0" w:color="auto"/>
              <w:left w:val="single" w:sz="4" w:space="0" w:color="auto"/>
              <w:bottom w:val="single" w:sz="4" w:space="0" w:color="auto"/>
              <w:right w:val="single" w:sz="4" w:space="0" w:color="auto"/>
            </w:tcBorders>
            <w:vAlign w:val="center"/>
          </w:tcPr>
          <w:p w14:paraId="6905A2FB"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bCs/>
                <w:sz w:val="18"/>
                <w:szCs w:val="18"/>
                <w:lang w:eastAsia="zh-CN"/>
              </w:rPr>
              <w:t>Glass-line</w:t>
            </w:r>
            <w:r>
              <w:rPr>
                <w:rFonts w:ascii="Times New Roman" w:eastAsia="仿宋_GB2312" w:hAnsi="Times New Roman" w:hint="eastAsia"/>
                <w:bCs/>
                <w:sz w:val="18"/>
                <w:szCs w:val="18"/>
                <w:lang w:eastAsia="zh-CN"/>
              </w:rPr>
              <w:t>d</w:t>
            </w:r>
            <w:r>
              <w:rPr>
                <w:rFonts w:ascii="Times New Roman" w:eastAsia="仿宋_GB2312" w:hAnsi="Times New Roman"/>
                <w:bCs/>
                <w:sz w:val="18"/>
                <w:szCs w:val="18"/>
                <w:lang w:eastAsia="zh-CN"/>
              </w:rPr>
              <w:t xml:space="preserve"> Reactor</w:t>
            </w:r>
            <w:r>
              <w:rPr>
                <w:rFonts w:ascii="Times New Roman" w:eastAsia="仿宋_GB2312" w:hAnsi="Times New Roman"/>
                <w:sz w:val="20"/>
                <w:szCs w:val="20"/>
                <w:lang w:eastAsia="zh-CN"/>
              </w:rPr>
              <w:t xml:space="preserve"> </w:t>
            </w:r>
          </w:p>
        </w:tc>
        <w:tc>
          <w:tcPr>
            <w:tcW w:w="1277" w:type="dxa"/>
            <w:tcBorders>
              <w:top w:val="single" w:sz="4" w:space="0" w:color="auto"/>
              <w:left w:val="single" w:sz="4" w:space="0" w:color="auto"/>
              <w:bottom w:val="single" w:sz="4" w:space="0" w:color="auto"/>
              <w:right w:val="single" w:sz="4" w:space="0" w:color="auto"/>
            </w:tcBorders>
            <w:vAlign w:val="center"/>
          </w:tcPr>
          <w:p w14:paraId="184A5CB7" w14:textId="77777777" w:rsidR="00EB6880" w:rsidRDefault="00692187">
            <w:pPr>
              <w:jc w:val="center"/>
              <w:rPr>
                <w:rFonts w:ascii="Times New Roman" w:eastAsia="仿宋_GB2312" w:hAnsi="Times New Roman"/>
                <w:sz w:val="20"/>
                <w:szCs w:val="20"/>
                <w:lang w:eastAsia="zh-CN"/>
              </w:rPr>
            </w:pPr>
            <w:del w:id="281" w:author="fuzhonghua" w:date="2026-10-27T09:33:00Z">
              <w:r>
                <w:rPr>
                  <w:rFonts w:ascii="Times New Roman" w:eastAsia="仿宋_GB2312" w:hAnsi="Times New Roman"/>
                  <w:bCs/>
                  <w:sz w:val="18"/>
                  <w:szCs w:val="18"/>
                  <w:lang w:eastAsia="zh-CN"/>
                </w:rPr>
                <w:delText>TJ4-1213-R22</w:delText>
              </w:r>
            </w:del>
            <w:ins w:id="282" w:author="fuzhonghua" w:date="2026-10-27T09:33:00Z">
              <w:r>
                <w:rPr>
                  <w:rFonts w:ascii="Times New Roman" w:eastAsia="仿宋_GB2312" w:hAnsi="Times New Roman"/>
                  <w:bCs/>
                  <w:sz w:val="18"/>
                  <w:szCs w:val="18"/>
                  <w:lang w:eastAsia="zh-CN"/>
                </w:rPr>
                <w:t>TJ4S-1213-R22</w:t>
              </w:r>
            </w:ins>
          </w:p>
        </w:tc>
        <w:tc>
          <w:tcPr>
            <w:tcW w:w="850" w:type="dxa"/>
            <w:tcBorders>
              <w:top w:val="single" w:sz="4" w:space="0" w:color="auto"/>
              <w:left w:val="single" w:sz="4" w:space="0" w:color="auto"/>
              <w:bottom w:val="single" w:sz="4" w:space="0" w:color="auto"/>
              <w:right w:val="single" w:sz="4" w:space="0" w:color="auto"/>
            </w:tcBorders>
            <w:vAlign w:val="center"/>
          </w:tcPr>
          <w:p w14:paraId="77D390AC"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bCs/>
                <w:sz w:val="18"/>
                <w:szCs w:val="18"/>
                <w:lang w:eastAsia="zh-CN"/>
              </w:rPr>
              <w:t>1000 L</w:t>
            </w:r>
          </w:p>
        </w:tc>
        <w:tc>
          <w:tcPr>
            <w:tcW w:w="992" w:type="dxa"/>
            <w:tcBorders>
              <w:top w:val="single" w:sz="4" w:space="0" w:color="auto"/>
              <w:left w:val="single" w:sz="4" w:space="0" w:color="auto"/>
              <w:bottom w:val="single" w:sz="4" w:space="0" w:color="auto"/>
              <w:right w:val="single" w:sz="4" w:space="0" w:color="auto"/>
            </w:tcBorders>
            <w:vAlign w:val="center"/>
          </w:tcPr>
          <w:p w14:paraId="0A621F88"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18"/>
                <w:szCs w:val="18"/>
                <w:shd w:val="clear" w:color="auto" w:fill="FFFFFF"/>
                <w:lang w:eastAsia="zh-CN"/>
              </w:rPr>
              <w:t>Glass-lined</w:t>
            </w:r>
            <w:r>
              <w:rPr>
                <w:rFonts w:ascii="Times New Roman" w:eastAsia="仿宋_GB2312" w:hAnsi="Times New Roman"/>
                <w:sz w:val="20"/>
                <w:szCs w:val="20"/>
                <w:lang w:eastAsia="zh-CN"/>
              </w:rPr>
              <w:t xml:space="preserve"> </w:t>
            </w:r>
          </w:p>
        </w:tc>
        <w:tc>
          <w:tcPr>
            <w:tcW w:w="1130" w:type="dxa"/>
            <w:tcBorders>
              <w:top w:val="single" w:sz="4" w:space="0" w:color="auto"/>
              <w:left w:val="single" w:sz="4" w:space="0" w:color="auto"/>
              <w:bottom w:val="single" w:sz="4" w:space="0" w:color="auto"/>
              <w:right w:val="single" w:sz="4" w:space="0" w:color="auto"/>
            </w:tcBorders>
            <w:vAlign w:val="center"/>
          </w:tcPr>
          <w:p w14:paraId="7160606C"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bCs/>
                <w:sz w:val="18"/>
                <w:szCs w:val="18"/>
                <w:lang w:eastAsia="zh-CN"/>
              </w:rPr>
              <w:t>Pyridine/acetic anhydride DMF solution</w:t>
            </w:r>
            <w:r>
              <w:rPr>
                <w:rFonts w:ascii="Times New Roman" w:eastAsia="仿宋_GB2312" w:hAnsi="Times New Roman"/>
                <w:sz w:val="20"/>
                <w:szCs w:val="20"/>
                <w:lang w:eastAsia="zh-CN"/>
              </w:rPr>
              <w:t xml:space="preserve"> </w:t>
            </w:r>
          </w:p>
        </w:tc>
        <w:tc>
          <w:tcPr>
            <w:tcW w:w="997" w:type="dxa"/>
            <w:tcBorders>
              <w:top w:val="single" w:sz="4" w:space="0" w:color="auto"/>
              <w:left w:val="single" w:sz="4" w:space="0" w:color="auto"/>
              <w:bottom w:val="single" w:sz="4" w:space="0" w:color="auto"/>
              <w:right w:val="single" w:sz="4" w:space="0" w:color="auto"/>
            </w:tcBorders>
            <w:vAlign w:val="center"/>
          </w:tcPr>
          <w:p w14:paraId="195FFC08"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18"/>
                <w:szCs w:val="18"/>
                <w:lang w:eastAsia="zh-CN"/>
              </w:rPr>
              <w:t>1</w:t>
            </w:r>
          </w:p>
        </w:tc>
        <w:tc>
          <w:tcPr>
            <w:tcW w:w="1134" w:type="dxa"/>
            <w:tcBorders>
              <w:top w:val="single" w:sz="4" w:space="0" w:color="auto"/>
              <w:left w:val="single" w:sz="4" w:space="0" w:color="auto"/>
              <w:bottom w:val="single" w:sz="4" w:space="0" w:color="auto"/>
              <w:right w:val="single" w:sz="4" w:space="0" w:color="auto"/>
            </w:tcBorders>
            <w:vAlign w:val="center"/>
          </w:tcPr>
          <w:p w14:paraId="12548EDC"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18"/>
                <w:szCs w:val="18"/>
                <w:lang w:eastAsia="zh-CN"/>
              </w:rPr>
              <w:t>1</w:t>
            </w:r>
          </w:p>
        </w:tc>
        <w:tc>
          <w:tcPr>
            <w:tcW w:w="1134" w:type="dxa"/>
            <w:tcBorders>
              <w:top w:val="single" w:sz="4" w:space="0" w:color="auto"/>
              <w:left w:val="single" w:sz="4" w:space="0" w:color="auto"/>
              <w:bottom w:val="single" w:sz="4" w:space="0" w:color="auto"/>
              <w:right w:val="single" w:sz="4" w:space="0" w:color="auto"/>
            </w:tcBorders>
            <w:vAlign w:val="center"/>
          </w:tcPr>
          <w:p w14:paraId="50F93A21"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18"/>
                <w:szCs w:val="18"/>
                <w:lang w:eastAsia="zh-CN"/>
              </w:rPr>
              <w:t>1</w:t>
            </w:r>
          </w:p>
        </w:tc>
        <w:tc>
          <w:tcPr>
            <w:tcW w:w="992" w:type="dxa"/>
            <w:tcBorders>
              <w:top w:val="single" w:sz="4" w:space="0" w:color="auto"/>
              <w:left w:val="single" w:sz="4" w:space="0" w:color="auto"/>
              <w:bottom w:val="single" w:sz="4" w:space="0" w:color="auto"/>
              <w:right w:val="single" w:sz="4" w:space="0" w:color="auto"/>
            </w:tcBorders>
            <w:vAlign w:val="center"/>
          </w:tcPr>
          <w:p w14:paraId="0437E446"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18"/>
                <w:szCs w:val="18"/>
                <w:lang w:eastAsia="zh-CN"/>
              </w:rPr>
              <w:t>0.6</w:t>
            </w:r>
          </w:p>
        </w:tc>
        <w:tc>
          <w:tcPr>
            <w:tcW w:w="992" w:type="dxa"/>
            <w:tcBorders>
              <w:top w:val="single" w:sz="4" w:space="0" w:color="auto"/>
              <w:left w:val="single" w:sz="4" w:space="0" w:color="auto"/>
              <w:bottom w:val="single" w:sz="4" w:space="0" w:color="auto"/>
              <w:right w:val="single" w:sz="4" w:space="0" w:color="auto"/>
            </w:tcBorders>
            <w:vAlign w:val="center"/>
          </w:tcPr>
          <w:p w14:paraId="6F3D1490"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0.6</w:t>
            </w:r>
          </w:p>
        </w:tc>
        <w:tc>
          <w:tcPr>
            <w:tcW w:w="1560" w:type="dxa"/>
            <w:tcBorders>
              <w:top w:val="single" w:sz="4" w:space="0" w:color="auto"/>
              <w:left w:val="single" w:sz="4" w:space="0" w:color="auto"/>
              <w:bottom w:val="single" w:sz="4" w:space="0" w:color="auto"/>
              <w:right w:val="single" w:sz="4" w:space="0" w:color="auto"/>
            </w:tcBorders>
            <w:vAlign w:val="center"/>
          </w:tcPr>
          <w:p w14:paraId="154ACEED" w14:textId="77777777" w:rsidR="00EB6880" w:rsidRDefault="00692187">
            <w:pPr>
              <w:jc w:val="center"/>
              <w:rPr>
                <w:rFonts w:ascii="Times New Roman" w:eastAsia="FangSong" w:hAnsi="Times New Roman"/>
                <w:sz w:val="18"/>
                <w:szCs w:val="18"/>
                <w:lang w:eastAsia="zh-CN"/>
              </w:rPr>
            </w:pPr>
            <w:r>
              <w:rPr>
                <w:rFonts w:ascii="Times New Roman" w:eastAsia="FangSong" w:hAnsi="Times New Roman"/>
                <w:sz w:val="18"/>
                <w:szCs w:val="18"/>
                <w:lang w:eastAsia="zh-CN"/>
              </w:rPr>
              <w:t>Not T</w:t>
            </w:r>
            <w:r>
              <w:rPr>
                <w:rFonts w:ascii="Times New Roman" w:eastAsia="FangSong" w:hAnsi="Times New Roman" w:hint="eastAsia"/>
                <w:sz w:val="18"/>
                <w:szCs w:val="18"/>
                <w:lang w:eastAsia="zh-CN"/>
              </w:rPr>
              <w:t>yp</w:t>
            </w:r>
            <w:r>
              <w:rPr>
                <w:rFonts w:ascii="Times New Roman" w:eastAsia="FangSong" w:hAnsi="Times New Roman"/>
                <w:sz w:val="18"/>
                <w:szCs w:val="18"/>
                <w:lang w:eastAsia="zh-CN"/>
              </w:rPr>
              <w:t>ical and Representative</w:t>
            </w:r>
          </w:p>
        </w:tc>
      </w:tr>
      <w:tr w:rsidR="00EB6880" w14:paraId="19EEE4F2" w14:textId="77777777">
        <w:trPr>
          <w:trHeight w:val="1395"/>
          <w:jc w:val="center"/>
        </w:trPr>
        <w:tc>
          <w:tcPr>
            <w:tcW w:w="705" w:type="dxa"/>
            <w:vMerge/>
            <w:tcBorders>
              <w:left w:val="single" w:sz="4" w:space="0" w:color="auto"/>
              <w:right w:val="single" w:sz="4" w:space="0" w:color="auto"/>
            </w:tcBorders>
            <w:vAlign w:val="center"/>
          </w:tcPr>
          <w:p w14:paraId="4ABBEE61" w14:textId="77777777" w:rsidR="00EB6880" w:rsidRDefault="00EB6880">
            <w:pPr>
              <w:jc w:val="center"/>
              <w:rPr>
                <w:rFonts w:ascii="Times New Roman" w:eastAsia="仿宋_GB2312" w:hAnsi="Times New Roman"/>
                <w:sz w:val="20"/>
                <w:szCs w:val="20"/>
                <w:lang w:eastAsia="zh-CN"/>
              </w:rPr>
            </w:pPr>
          </w:p>
        </w:tc>
        <w:tc>
          <w:tcPr>
            <w:tcW w:w="1135" w:type="dxa"/>
            <w:tcBorders>
              <w:top w:val="single" w:sz="4" w:space="0" w:color="auto"/>
              <w:left w:val="single" w:sz="4" w:space="0" w:color="auto"/>
              <w:bottom w:val="single" w:sz="4" w:space="0" w:color="auto"/>
              <w:right w:val="single" w:sz="4" w:space="0" w:color="auto"/>
            </w:tcBorders>
            <w:vAlign w:val="center"/>
          </w:tcPr>
          <w:p w14:paraId="26B4E644"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N/A</w:t>
            </w:r>
          </w:p>
        </w:tc>
        <w:tc>
          <w:tcPr>
            <w:tcW w:w="1277" w:type="dxa"/>
            <w:tcBorders>
              <w:top w:val="single" w:sz="4" w:space="0" w:color="auto"/>
              <w:left w:val="single" w:sz="4" w:space="0" w:color="auto"/>
              <w:bottom w:val="single" w:sz="4" w:space="0" w:color="auto"/>
              <w:right w:val="single" w:sz="4" w:space="0" w:color="auto"/>
            </w:tcBorders>
            <w:vAlign w:val="center"/>
          </w:tcPr>
          <w:p w14:paraId="04F28F2E" w14:textId="77777777" w:rsidR="00EB6880" w:rsidRDefault="00692187">
            <w:pPr>
              <w:jc w:val="center"/>
              <w:rPr>
                <w:rFonts w:ascii="Times New Roman" w:eastAsia="仿宋_GB2312" w:hAnsi="Times New Roman"/>
                <w:sz w:val="18"/>
                <w:szCs w:val="18"/>
                <w:lang w:eastAsia="zh-CN"/>
              </w:rPr>
            </w:pPr>
            <w:r>
              <w:rPr>
                <w:rFonts w:ascii="Times New Roman" w:eastAsia="FangSong" w:hAnsi="Times New Roman"/>
                <w:sz w:val="18"/>
                <w:szCs w:val="18"/>
              </w:rPr>
              <w:t>Agitation tank</w:t>
            </w:r>
            <w:r>
              <w:rPr>
                <w:rFonts w:ascii="Times New Roman" w:eastAsia="仿宋_GB2312" w:hAnsi="Times New Roman"/>
                <w:sz w:val="18"/>
                <w:szCs w:val="18"/>
                <w:lang w:eastAsia="zh-CN"/>
              </w:rPr>
              <w:t xml:space="preserve"> </w:t>
            </w:r>
          </w:p>
        </w:tc>
        <w:tc>
          <w:tcPr>
            <w:tcW w:w="1277" w:type="dxa"/>
            <w:tcBorders>
              <w:top w:val="single" w:sz="4" w:space="0" w:color="auto"/>
              <w:left w:val="single" w:sz="4" w:space="0" w:color="auto"/>
              <w:bottom w:val="single" w:sz="4" w:space="0" w:color="auto"/>
              <w:right w:val="single" w:sz="4" w:space="0" w:color="auto"/>
            </w:tcBorders>
            <w:vAlign w:val="center"/>
          </w:tcPr>
          <w:p w14:paraId="686B8E55"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bCs/>
                <w:sz w:val="18"/>
                <w:szCs w:val="18"/>
                <w:lang w:eastAsia="zh-CN"/>
              </w:rPr>
              <w:t>TJ4S-1200-AT02</w:t>
            </w:r>
          </w:p>
        </w:tc>
        <w:tc>
          <w:tcPr>
            <w:tcW w:w="850" w:type="dxa"/>
            <w:tcBorders>
              <w:top w:val="single" w:sz="4" w:space="0" w:color="auto"/>
              <w:left w:val="single" w:sz="4" w:space="0" w:color="auto"/>
              <w:bottom w:val="single" w:sz="4" w:space="0" w:color="auto"/>
              <w:right w:val="single" w:sz="4" w:space="0" w:color="auto"/>
            </w:tcBorders>
            <w:vAlign w:val="center"/>
          </w:tcPr>
          <w:p w14:paraId="01403CAF"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bCs/>
                <w:sz w:val="18"/>
                <w:szCs w:val="18"/>
                <w:lang w:eastAsia="zh-CN"/>
              </w:rPr>
              <w:t>500 L</w:t>
            </w:r>
          </w:p>
        </w:tc>
        <w:tc>
          <w:tcPr>
            <w:tcW w:w="992" w:type="dxa"/>
            <w:tcBorders>
              <w:top w:val="single" w:sz="4" w:space="0" w:color="auto"/>
              <w:left w:val="single" w:sz="4" w:space="0" w:color="auto"/>
              <w:bottom w:val="single" w:sz="4" w:space="0" w:color="auto"/>
              <w:right w:val="single" w:sz="4" w:space="0" w:color="auto"/>
            </w:tcBorders>
            <w:vAlign w:val="center"/>
          </w:tcPr>
          <w:p w14:paraId="1864A4F9"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bCs/>
                <w:sz w:val="18"/>
                <w:szCs w:val="18"/>
                <w:lang w:eastAsia="zh-CN"/>
              </w:rPr>
              <w:t xml:space="preserve">Hastelloy </w:t>
            </w:r>
          </w:p>
        </w:tc>
        <w:tc>
          <w:tcPr>
            <w:tcW w:w="1130" w:type="dxa"/>
            <w:tcBorders>
              <w:top w:val="single" w:sz="4" w:space="0" w:color="auto"/>
              <w:left w:val="single" w:sz="4" w:space="0" w:color="auto"/>
              <w:bottom w:val="single" w:sz="4" w:space="0" w:color="auto"/>
              <w:right w:val="single" w:sz="4" w:space="0" w:color="auto"/>
            </w:tcBorders>
            <w:vAlign w:val="center"/>
          </w:tcPr>
          <w:p w14:paraId="68199C0E"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Oxyma/DMF solution preparation</w:t>
            </w:r>
            <w:r>
              <w:rPr>
                <w:rFonts w:ascii="Times New Roman" w:eastAsia="仿宋_GB2312" w:hAnsi="Times New Roman"/>
                <w:sz w:val="18"/>
                <w:szCs w:val="18"/>
                <w:lang w:eastAsia="zh-CN"/>
              </w:rPr>
              <w:t xml:space="preserve"> </w:t>
            </w:r>
          </w:p>
        </w:tc>
        <w:tc>
          <w:tcPr>
            <w:tcW w:w="997" w:type="dxa"/>
            <w:tcBorders>
              <w:top w:val="single" w:sz="4" w:space="0" w:color="auto"/>
              <w:left w:val="single" w:sz="4" w:space="0" w:color="auto"/>
              <w:bottom w:val="single" w:sz="4" w:space="0" w:color="auto"/>
              <w:right w:val="single" w:sz="4" w:space="0" w:color="auto"/>
            </w:tcBorders>
            <w:vAlign w:val="center"/>
          </w:tcPr>
          <w:p w14:paraId="3984A1E3"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0.8</w:t>
            </w:r>
          </w:p>
        </w:tc>
        <w:tc>
          <w:tcPr>
            <w:tcW w:w="1134" w:type="dxa"/>
            <w:tcBorders>
              <w:top w:val="single" w:sz="4" w:space="0" w:color="auto"/>
              <w:left w:val="single" w:sz="4" w:space="0" w:color="auto"/>
              <w:bottom w:val="single" w:sz="4" w:space="0" w:color="auto"/>
              <w:right w:val="single" w:sz="4" w:space="0" w:color="auto"/>
            </w:tcBorders>
            <w:vAlign w:val="center"/>
          </w:tcPr>
          <w:p w14:paraId="304346B3"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w:t>
            </w:r>
          </w:p>
        </w:tc>
        <w:tc>
          <w:tcPr>
            <w:tcW w:w="1134" w:type="dxa"/>
            <w:tcBorders>
              <w:top w:val="single" w:sz="4" w:space="0" w:color="auto"/>
              <w:left w:val="single" w:sz="4" w:space="0" w:color="auto"/>
              <w:bottom w:val="single" w:sz="4" w:space="0" w:color="auto"/>
              <w:right w:val="single" w:sz="4" w:space="0" w:color="auto"/>
            </w:tcBorders>
            <w:vAlign w:val="center"/>
          </w:tcPr>
          <w:p w14:paraId="1FFC1493"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w:t>
            </w:r>
          </w:p>
        </w:tc>
        <w:tc>
          <w:tcPr>
            <w:tcW w:w="992" w:type="dxa"/>
            <w:tcBorders>
              <w:top w:val="single" w:sz="4" w:space="0" w:color="auto"/>
              <w:left w:val="single" w:sz="4" w:space="0" w:color="auto"/>
              <w:bottom w:val="single" w:sz="4" w:space="0" w:color="auto"/>
              <w:right w:val="single" w:sz="4" w:space="0" w:color="auto"/>
            </w:tcBorders>
            <w:vAlign w:val="center"/>
          </w:tcPr>
          <w:p w14:paraId="24AE1330"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0.6</w:t>
            </w:r>
          </w:p>
        </w:tc>
        <w:tc>
          <w:tcPr>
            <w:tcW w:w="992" w:type="dxa"/>
            <w:tcBorders>
              <w:top w:val="single" w:sz="4" w:space="0" w:color="auto"/>
              <w:left w:val="single" w:sz="4" w:space="0" w:color="auto"/>
              <w:bottom w:val="single" w:sz="4" w:space="0" w:color="auto"/>
              <w:right w:val="single" w:sz="4" w:space="0" w:color="auto"/>
            </w:tcBorders>
            <w:vAlign w:val="center"/>
          </w:tcPr>
          <w:p w14:paraId="4522CC5D"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0.48</w:t>
            </w:r>
          </w:p>
        </w:tc>
        <w:tc>
          <w:tcPr>
            <w:tcW w:w="1560" w:type="dxa"/>
            <w:tcBorders>
              <w:top w:val="single" w:sz="4" w:space="0" w:color="auto"/>
              <w:left w:val="single" w:sz="4" w:space="0" w:color="auto"/>
              <w:bottom w:val="single" w:sz="4" w:space="0" w:color="auto"/>
              <w:right w:val="single" w:sz="4" w:space="0" w:color="auto"/>
            </w:tcBorders>
            <w:vAlign w:val="center"/>
          </w:tcPr>
          <w:p w14:paraId="6306E0E7" w14:textId="77777777" w:rsidR="00EB6880" w:rsidRDefault="00692187">
            <w:pPr>
              <w:jc w:val="center"/>
              <w:rPr>
                <w:rFonts w:ascii="Times New Roman" w:eastAsia="FangSong" w:hAnsi="Times New Roman"/>
                <w:sz w:val="18"/>
                <w:szCs w:val="18"/>
                <w:lang w:eastAsia="zh-CN"/>
              </w:rPr>
            </w:pPr>
            <w:r>
              <w:rPr>
                <w:rFonts w:ascii="Times New Roman" w:eastAsia="FangSong" w:hAnsi="Times New Roman"/>
                <w:sz w:val="18"/>
                <w:szCs w:val="18"/>
                <w:lang w:eastAsia="zh-CN"/>
              </w:rPr>
              <w:t>Not T</w:t>
            </w:r>
            <w:r>
              <w:rPr>
                <w:rFonts w:ascii="Times New Roman" w:eastAsia="FangSong" w:hAnsi="Times New Roman" w:hint="eastAsia"/>
                <w:sz w:val="18"/>
                <w:szCs w:val="18"/>
                <w:lang w:eastAsia="zh-CN"/>
              </w:rPr>
              <w:t>yp</w:t>
            </w:r>
            <w:r>
              <w:rPr>
                <w:rFonts w:ascii="Times New Roman" w:eastAsia="FangSong" w:hAnsi="Times New Roman"/>
                <w:sz w:val="18"/>
                <w:szCs w:val="18"/>
                <w:lang w:eastAsia="zh-CN"/>
              </w:rPr>
              <w:t>ical and Representative</w:t>
            </w:r>
          </w:p>
        </w:tc>
      </w:tr>
    </w:tbl>
    <w:p w14:paraId="7CD1E862" w14:textId="77777777" w:rsidR="00EB6880" w:rsidRDefault="00692187">
      <w:pPr>
        <w:spacing w:beforeLines="50" w:before="120"/>
        <w:rPr>
          <w:rFonts w:ascii="Times New Roman" w:eastAsia="仿宋_GB2312" w:hAnsi="Times New Roman"/>
          <w:i/>
          <w:sz w:val="21"/>
          <w:szCs w:val="20"/>
          <w:lang w:eastAsia="zh-CN"/>
        </w:rPr>
      </w:pPr>
      <w:r>
        <w:rPr>
          <w:rFonts w:ascii="Times New Roman" w:eastAsia="仿宋_GB2312" w:hAnsi="Times New Roman"/>
          <w:i/>
          <w:sz w:val="21"/>
          <w:szCs w:val="20"/>
        </w:rPr>
        <w:lastRenderedPageBreak/>
        <w:t>*</w:t>
      </w:r>
      <w:r>
        <w:rPr>
          <w:rFonts w:ascii="Times New Roman" w:eastAsia="仿宋_GB2312" w:hAnsi="Times New Roman"/>
          <w:i/>
          <w:sz w:val="21"/>
          <w:szCs w:val="20"/>
          <w:lang w:eastAsia="zh-CN"/>
        </w:rPr>
        <w:t xml:space="preserve"> R</w:t>
      </w:r>
      <w:r>
        <w:rPr>
          <w:rFonts w:ascii="Times New Roman" w:eastAsia="仿宋_GB2312" w:hAnsi="Times New Roman"/>
          <w:i/>
          <w:sz w:val="21"/>
          <w:szCs w:val="20"/>
        </w:rPr>
        <w:t>isk score=</w:t>
      </w:r>
      <w:r>
        <w:rPr>
          <w:rFonts w:ascii="Times New Roman" w:eastAsia="仿宋_GB2312" w:hAnsi="Times New Roman"/>
          <w:i/>
          <w:sz w:val="21"/>
          <w:szCs w:val="20"/>
          <w:lang w:eastAsia="zh-CN"/>
        </w:rPr>
        <w:t>A×B×C×D</w:t>
      </w:r>
    </w:p>
    <w:p w14:paraId="1BCCFAF4" w14:textId="77777777" w:rsidR="00EB6880" w:rsidRDefault="00692187">
      <w:pPr>
        <w:spacing w:line="360" w:lineRule="auto"/>
        <w:rPr>
          <w:rFonts w:ascii="Times New Roman" w:eastAsia="仿宋_GB2312" w:hAnsi="Times New Roman"/>
          <w:i/>
          <w:sz w:val="21"/>
          <w:szCs w:val="20"/>
        </w:rPr>
      </w:pPr>
      <w:r>
        <w:rPr>
          <w:rFonts w:ascii="Times New Roman" w:eastAsia="仿宋_GB2312" w:hAnsi="Times New Roman"/>
          <w:i/>
          <w:sz w:val="21"/>
          <w:szCs w:val="20"/>
        </w:rPr>
        <w:t>‡</w:t>
      </w:r>
      <w:r>
        <w:rPr>
          <w:rFonts w:ascii="Times New Roman" w:eastAsia="仿宋_GB2312" w:hAnsi="Times New Roman"/>
          <w:i/>
          <w:sz w:val="21"/>
          <w:szCs w:val="20"/>
          <w:lang w:eastAsia="zh-CN"/>
        </w:rPr>
        <w:t xml:space="preserve"> D</w:t>
      </w:r>
      <w:r>
        <w:rPr>
          <w:rFonts w:ascii="Times New Roman" w:eastAsia="仿宋_GB2312" w:hAnsi="Times New Roman"/>
          <w:i/>
          <w:sz w:val="21"/>
          <w:szCs w:val="20"/>
        </w:rPr>
        <w:t>irect material contact, and material is easy to stick on the equipment, or the equipment is of complex structure is evaluated as “higher risk” in the risk ranking</w:t>
      </w:r>
    </w:p>
    <w:p w14:paraId="21C42627" w14:textId="77777777" w:rsidR="00EB6880" w:rsidRDefault="00692187">
      <w:pPr>
        <w:spacing w:line="360" w:lineRule="auto"/>
        <w:rPr>
          <w:rFonts w:ascii="Times New Roman" w:eastAsia="仿宋_GB2312" w:hAnsi="Times New Roman"/>
          <w:i/>
          <w:sz w:val="21"/>
          <w:szCs w:val="20"/>
        </w:rPr>
      </w:pPr>
      <w:r>
        <w:rPr>
          <w:rFonts w:ascii="Times New Roman" w:eastAsia="仿宋_GB2312" w:hAnsi="Times New Roman"/>
          <w:bCs/>
          <w:i/>
          <w:sz w:val="21"/>
          <w:szCs w:val="20"/>
          <w:lang w:eastAsia="zh-CN"/>
        </w:rPr>
        <w:t>†</w:t>
      </w:r>
      <w:r>
        <w:rPr>
          <w:rFonts w:ascii="Times New Roman" w:eastAsia="仿宋_GB2312" w:hAnsi="Times New Roman"/>
          <w:i/>
          <w:sz w:val="21"/>
          <w:szCs w:val="20"/>
          <w:lang w:eastAsia="zh-CN"/>
        </w:rPr>
        <w:t xml:space="preserve"> </w:t>
      </w:r>
      <w:r>
        <w:rPr>
          <w:rFonts w:ascii="Times New Roman" w:eastAsia="仿宋_GB2312" w:hAnsi="Times New Roman"/>
          <w:i/>
          <w:sz w:val="21"/>
          <w:szCs w:val="20"/>
        </w:rPr>
        <w:t>If one equipment experienced multi-purpose in the process, the highest risk score shall be considered</w:t>
      </w:r>
    </w:p>
    <w:p w14:paraId="7CF872E4" w14:textId="77777777" w:rsidR="00EB6880" w:rsidRDefault="00692187">
      <w:pPr>
        <w:pStyle w:val="af2"/>
        <w:tabs>
          <w:tab w:val="clear" w:pos="4320"/>
          <w:tab w:val="clear" w:pos="8640"/>
        </w:tabs>
        <w:spacing w:line="360" w:lineRule="auto"/>
        <w:rPr>
          <w:rFonts w:ascii="Times New Roman" w:eastAsia="仿宋_GB2312" w:hAnsi="Times New Roman"/>
          <w:i/>
          <w:sz w:val="21"/>
          <w:szCs w:val="20"/>
          <w:lang w:eastAsia="zh-CN"/>
        </w:rPr>
      </w:pPr>
      <w:r>
        <w:rPr>
          <w:rFonts w:ascii="Times New Roman" w:eastAsia="仿宋_GB2312" w:hAnsi="Times New Roman"/>
          <w:i/>
          <w:sz w:val="21"/>
          <w:szCs w:val="18"/>
          <w:vertAlign w:val="superscript"/>
          <w:lang w:eastAsia="zh-CN"/>
        </w:rPr>
        <w:t>§</w:t>
      </w:r>
      <w:r>
        <w:rPr>
          <w:rFonts w:ascii="Times New Roman" w:eastAsia="仿宋_GB2312" w:hAnsi="Times New Roman"/>
          <w:i/>
          <w:sz w:val="21"/>
          <w:szCs w:val="20"/>
        </w:rPr>
        <w:t xml:space="preserve">In terms of the same residue target equipment, if final risk score is the same, </w:t>
      </w:r>
      <w:r>
        <w:rPr>
          <w:rFonts w:ascii="Times New Roman" w:eastAsia="仿宋_GB2312" w:hAnsi="Times New Roman"/>
          <w:i/>
          <w:sz w:val="21"/>
          <w:szCs w:val="20"/>
          <w:lang w:eastAsia="zh-CN"/>
        </w:rPr>
        <w:t>the more complex structured equipment shall be considered as the typical and representative; and if two equal equipment were included for the same process (for example, two SS centrifuge machines are used for the isolation of the same product), either one can be considered typical and representative.</w:t>
      </w:r>
    </w:p>
    <w:p w14:paraId="625C9507" w14:textId="77777777" w:rsidR="00EB6880" w:rsidRDefault="00692187">
      <w:pPr>
        <w:pStyle w:val="af2"/>
        <w:tabs>
          <w:tab w:val="clear" w:pos="4320"/>
          <w:tab w:val="clear" w:pos="8640"/>
        </w:tabs>
        <w:spacing w:line="360" w:lineRule="auto"/>
        <w:rPr>
          <w:rFonts w:ascii="Times New Roman" w:eastAsia="仿宋_GB2312" w:hAnsi="Times New Roman"/>
          <w:i/>
          <w:sz w:val="21"/>
          <w:szCs w:val="18"/>
          <w:lang w:eastAsia="zh-CN"/>
        </w:rPr>
      </w:pPr>
      <w:r>
        <w:rPr>
          <w:rFonts w:ascii="Times New Roman" w:eastAsia="仿宋_GB2312" w:hAnsi="Times New Roman"/>
          <w:i/>
          <w:sz w:val="21"/>
          <w:szCs w:val="18"/>
          <w:lang w:eastAsia="zh-CN"/>
        </w:rPr>
        <w:t xml:space="preserve">After the above risk ranking and filtering, the following equipment in </w:t>
      </w:r>
      <w:r>
        <w:rPr>
          <w:rFonts w:ascii="Times New Roman" w:eastAsia="仿宋_GB2312" w:hAnsi="Times New Roman"/>
          <w:b/>
          <w:i/>
          <w:sz w:val="21"/>
          <w:szCs w:val="18"/>
          <w:lang w:eastAsia="zh-CN"/>
        </w:rPr>
        <w:t>Table 6-13</w:t>
      </w:r>
      <w:r>
        <w:rPr>
          <w:rFonts w:ascii="Times New Roman" w:eastAsia="仿宋_GB2312" w:hAnsi="Times New Roman"/>
          <w:i/>
          <w:sz w:val="21"/>
          <w:szCs w:val="18"/>
          <w:lang w:eastAsia="zh-CN"/>
        </w:rPr>
        <w:t>, assessed as typical and representative equipment shall be rinse sampled or swab sampled for testing after equipment cleaning.</w:t>
      </w:r>
    </w:p>
    <w:p w14:paraId="14CE25A8" w14:textId="77777777" w:rsidR="00EB6880" w:rsidRDefault="00692187">
      <w:pPr>
        <w:pStyle w:val="af2"/>
        <w:tabs>
          <w:tab w:val="clear" w:pos="4320"/>
          <w:tab w:val="clear" w:pos="8640"/>
        </w:tabs>
        <w:spacing w:beforeLines="50" w:before="120" w:afterLines="50" w:after="120" w:line="360" w:lineRule="auto"/>
        <w:jc w:val="center"/>
        <w:rPr>
          <w:rFonts w:ascii="Times New Roman" w:eastAsia="仿宋_GB2312" w:hAnsi="Times New Roman"/>
          <w:i/>
          <w:sz w:val="21"/>
          <w:szCs w:val="18"/>
          <w:vertAlign w:val="superscript"/>
        </w:rPr>
      </w:pPr>
      <w:r>
        <w:rPr>
          <w:rFonts w:ascii="Times New Roman" w:eastAsia="仿宋_GB2312" w:hAnsi="Times New Roman"/>
          <w:b/>
          <w:i/>
          <w:sz w:val="21"/>
          <w:szCs w:val="18"/>
          <w:lang w:eastAsia="zh-CN"/>
        </w:rPr>
        <w:t>Table 6-13, Typical and representative equipment after Risk Ranking and Filtering</w:t>
      </w:r>
      <w:r>
        <w:rPr>
          <w:rFonts w:ascii="Times New Roman" w:eastAsia="仿宋_GB2312" w:hAnsi="Times New Roman"/>
          <w:i/>
          <w:sz w:val="21"/>
          <w:szCs w:val="18"/>
          <w:vertAlign w:val="superscript"/>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992"/>
        <w:gridCol w:w="1992"/>
        <w:gridCol w:w="1992"/>
        <w:gridCol w:w="1992"/>
        <w:gridCol w:w="1992"/>
        <w:gridCol w:w="1992"/>
        <w:gridCol w:w="1992"/>
      </w:tblGrid>
      <w:tr w:rsidR="00EB6880" w14:paraId="3B84BF61" w14:textId="77777777">
        <w:trPr>
          <w:trHeight w:val="397"/>
          <w:tblHeader/>
          <w:jc w:val="center"/>
        </w:trPr>
        <w:tc>
          <w:tcPr>
            <w:tcW w:w="714" w:type="pct"/>
            <w:tcBorders>
              <w:bottom w:val="single" w:sz="4" w:space="0" w:color="auto"/>
            </w:tcBorders>
            <w:shd w:val="clear" w:color="auto" w:fill="F2F2F2" w:themeFill="background1" w:themeFillShade="F2"/>
            <w:vAlign w:val="center"/>
          </w:tcPr>
          <w:p w14:paraId="43875807" w14:textId="77777777" w:rsidR="00EB6880" w:rsidRDefault="00692187">
            <w:pPr>
              <w:jc w:val="center"/>
              <w:rPr>
                <w:rFonts w:ascii="Times New Roman" w:eastAsia="仿宋_GB2312" w:hAnsi="Times New Roman"/>
                <w:b/>
                <w:bCs/>
                <w:sz w:val="18"/>
                <w:szCs w:val="20"/>
              </w:rPr>
            </w:pPr>
            <w:r>
              <w:rPr>
                <w:rFonts w:ascii="Times New Roman" w:eastAsia="仿宋_GB2312" w:hAnsi="Times New Roman"/>
                <w:b/>
                <w:bCs/>
                <w:sz w:val="18"/>
                <w:szCs w:val="20"/>
              </w:rPr>
              <w:t>Target residue</w:t>
            </w:r>
          </w:p>
        </w:tc>
        <w:tc>
          <w:tcPr>
            <w:tcW w:w="714" w:type="pct"/>
            <w:tcBorders>
              <w:bottom w:val="single" w:sz="4" w:space="0" w:color="auto"/>
            </w:tcBorders>
            <w:shd w:val="clear" w:color="auto" w:fill="F2F2F2" w:themeFill="background1" w:themeFillShade="F2"/>
            <w:vAlign w:val="center"/>
          </w:tcPr>
          <w:p w14:paraId="3A48CEA6" w14:textId="77777777" w:rsidR="00EB6880" w:rsidRDefault="00692187">
            <w:pPr>
              <w:jc w:val="center"/>
              <w:rPr>
                <w:rFonts w:ascii="Times New Roman" w:eastAsia="仿宋_GB2312" w:hAnsi="Times New Roman"/>
                <w:b/>
                <w:bCs/>
                <w:sz w:val="18"/>
                <w:szCs w:val="20"/>
                <w:lang w:eastAsia="zh-CN"/>
              </w:rPr>
            </w:pPr>
            <w:r>
              <w:rPr>
                <w:rFonts w:ascii="Times New Roman" w:eastAsia="仿宋_GB2312" w:hAnsi="Times New Roman"/>
                <w:b/>
                <w:bCs/>
                <w:sz w:val="18"/>
                <w:szCs w:val="18"/>
                <w:lang w:eastAsia="zh-CN"/>
              </w:rPr>
              <w:t>Cleaning frequency</w:t>
            </w:r>
            <w:r>
              <w:rPr>
                <w:rFonts w:ascii="Times New Roman" w:eastAsia="仿宋_GB2312" w:hAnsi="Times New Roman"/>
                <w:b/>
                <w:bCs/>
                <w:sz w:val="18"/>
                <w:szCs w:val="20"/>
                <w:lang w:eastAsia="zh-CN"/>
              </w:rPr>
              <w:t xml:space="preserve"> </w:t>
            </w:r>
          </w:p>
        </w:tc>
        <w:tc>
          <w:tcPr>
            <w:tcW w:w="714" w:type="pct"/>
            <w:tcBorders>
              <w:bottom w:val="single" w:sz="4" w:space="0" w:color="auto"/>
            </w:tcBorders>
            <w:shd w:val="clear" w:color="auto" w:fill="F2F2F2" w:themeFill="background1" w:themeFillShade="F2"/>
            <w:vAlign w:val="center"/>
          </w:tcPr>
          <w:p w14:paraId="162C826F" w14:textId="77777777" w:rsidR="00EB6880" w:rsidRDefault="00692187">
            <w:pPr>
              <w:jc w:val="center"/>
              <w:rPr>
                <w:rFonts w:ascii="Times New Roman" w:eastAsia="仿宋_GB2312" w:hAnsi="Times New Roman"/>
                <w:b/>
                <w:bCs/>
                <w:sz w:val="18"/>
                <w:szCs w:val="20"/>
              </w:rPr>
            </w:pPr>
            <w:r>
              <w:rPr>
                <w:rFonts w:ascii="Times New Roman" w:eastAsia="仿宋_GB2312" w:hAnsi="Times New Roman"/>
                <w:b/>
                <w:bCs/>
                <w:sz w:val="18"/>
                <w:szCs w:val="20"/>
                <w:lang w:eastAsia="zh-CN"/>
              </w:rPr>
              <w:t>E</w:t>
            </w:r>
            <w:r>
              <w:rPr>
                <w:rFonts w:ascii="Times New Roman" w:eastAsia="仿宋_GB2312" w:hAnsi="Times New Roman"/>
                <w:b/>
                <w:bCs/>
                <w:sz w:val="18"/>
                <w:szCs w:val="20"/>
              </w:rPr>
              <w:t>quipment type</w:t>
            </w:r>
          </w:p>
        </w:tc>
        <w:tc>
          <w:tcPr>
            <w:tcW w:w="714" w:type="pct"/>
            <w:tcBorders>
              <w:bottom w:val="single" w:sz="4" w:space="0" w:color="auto"/>
            </w:tcBorders>
            <w:shd w:val="clear" w:color="auto" w:fill="F2F2F2" w:themeFill="background1" w:themeFillShade="F2"/>
            <w:vAlign w:val="center"/>
          </w:tcPr>
          <w:p w14:paraId="4494A4C8" w14:textId="77777777" w:rsidR="00EB6880" w:rsidRDefault="00692187">
            <w:pPr>
              <w:jc w:val="center"/>
              <w:rPr>
                <w:rFonts w:ascii="Times New Roman" w:eastAsia="仿宋_GB2312" w:hAnsi="Times New Roman"/>
                <w:b/>
                <w:bCs/>
                <w:sz w:val="18"/>
                <w:szCs w:val="20"/>
                <w:lang w:eastAsia="zh-CN"/>
              </w:rPr>
            </w:pPr>
            <w:r>
              <w:rPr>
                <w:rFonts w:ascii="Times New Roman" w:eastAsia="仿宋_GB2312" w:hAnsi="Times New Roman"/>
                <w:b/>
                <w:bCs/>
                <w:sz w:val="18"/>
                <w:szCs w:val="20"/>
                <w:lang w:eastAsia="zh-CN"/>
              </w:rPr>
              <w:t>Equipment ID</w:t>
            </w:r>
          </w:p>
        </w:tc>
        <w:tc>
          <w:tcPr>
            <w:tcW w:w="714" w:type="pct"/>
            <w:tcBorders>
              <w:bottom w:val="single" w:sz="4" w:space="0" w:color="auto"/>
            </w:tcBorders>
            <w:shd w:val="clear" w:color="auto" w:fill="F2F2F2" w:themeFill="background1" w:themeFillShade="F2"/>
            <w:vAlign w:val="center"/>
          </w:tcPr>
          <w:p w14:paraId="158258F0" w14:textId="77777777" w:rsidR="00EB6880" w:rsidRDefault="00692187">
            <w:pPr>
              <w:jc w:val="center"/>
              <w:rPr>
                <w:rFonts w:ascii="Times New Roman" w:eastAsia="仿宋_GB2312" w:hAnsi="Times New Roman"/>
                <w:b/>
                <w:bCs/>
                <w:sz w:val="18"/>
                <w:szCs w:val="20"/>
              </w:rPr>
            </w:pPr>
            <w:r>
              <w:rPr>
                <w:rFonts w:ascii="Times New Roman" w:eastAsia="仿宋_GB2312" w:hAnsi="Times New Roman"/>
                <w:b/>
                <w:bCs/>
                <w:sz w:val="18"/>
                <w:szCs w:val="20"/>
              </w:rPr>
              <w:t>Size/Inner surface area</w:t>
            </w:r>
          </w:p>
        </w:tc>
        <w:tc>
          <w:tcPr>
            <w:tcW w:w="714" w:type="pct"/>
            <w:tcBorders>
              <w:bottom w:val="single" w:sz="4" w:space="0" w:color="auto"/>
            </w:tcBorders>
            <w:shd w:val="clear" w:color="auto" w:fill="F2F2F2" w:themeFill="background1" w:themeFillShade="F2"/>
            <w:vAlign w:val="center"/>
          </w:tcPr>
          <w:p w14:paraId="449A9F37" w14:textId="77777777" w:rsidR="00EB6880" w:rsidRDefault="00692187">
            <w:pPr>
              <w:jc w:val="center"/>
              <w:rPr>
                <w:rFonts w:ascii="Times New Roman" w:eastAsia="仿宋_GB2312" w:hAnsi="Times New Roman"/>
                <w:b/>
                <w:bCs/>
                <w:sz w:val="18"/>
                <w:szCs w:val="20"/>
                <w:lang w:eastAsia="zh-CN"/>
              </w:rPr>
            </w:pPr>
            <w:r>
              <w:rPr>
                <w:rFonts w:ascii="Times New Roman" w:eastAsia="仿宋_GB2312" w:hAnsi="Times New Roman"/>
                <w:b/>
                <w:bCs/>
                <w:sz w:val="18"/>
                <w:szCs w:val="20"/>
                <w:lang w:eastAsia="zh-CN"/>
              </w:rPr>
              <w:t>MOC</w:t>
            </w:r>
          </w:p>
        </w:tc>
        <w:tc>
          <w:tcPr>
            <w:tcW w:w="714" w:type="pct"/>
            <w:tcBorders>
              <w:bottom w:val="single" w:sz="4" w:space="0" w:color="auto"/>
            </w:tcBorders>
            <w:shd w:val="clear" w:color="auto" w:fill="F2F2F2" w:themeFill="background1" w:themeFillShade="F2"/>
            <w:vAlign w:val="center"/>
          </w:tcPr>
          <w:p w14:paraId="7ADAEB60" w14:textId="77777777" w:rsidR="00EB6880" w:rsidRDefault="00692187">
            <w:pPr>
              <w:jc w:val="center"/>
              <w:rPr>
                <w:rFonts w:ascii="Times New Roman" w:eastAsia="仿宋_GB2312" w:hAnsi="Times New Roman"/>
                <w:b/>
                <w:bCs/>
                <w:sz w:val="18"/>
                <w:szCs w:val="20"/>
              </w:rPr>
            </w:pPr>
            <w:r>
              <w:rPr>
                <w:rFonts w:ascii="Times New Roman" w:eastAsia="仿宋_GB2312" w:hAnsi="Times New Roman"/>
                <w:b/>
                <w:bCs/>
                <w:sz w:val="18"/>
                <w:szCs w:val="20"/>
              </w:rPr>
              <w:t>Function</w:t>
            </w:r>
          </w:p>
        </w:tc>
      </w:tr>
      <w:tr w:rsidR="00EB6880" w14:paraId="34099505" w14:textId="77777777">
        <w:trPr>
          <w:trHeight w:val="397"/>
          <w:jc w:val="center"/>
        </w:trPr>
        <w:tc>
          <w:tcPr>
            <w:tcW w:w="714" w:type="pct"/>
            <w:vAlign w:val="center"/>
          </w:tcPr>
          <w:p w14:paraId="6EAECFAA"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ASYM-140020</w:t>
            </w:r>
          </w:p>
        </w:tc>
        <w:tc>
          <w:tcPr>
            <w:tcW w:w="714" w:type="pct"/>
            <w:vAlign w:val="center"/>
          </w:tcPr>
          <w:p w14:paraId="4361AE62"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Every batch</w:t>
            </w:r>
          </w:p>
        </w:tc>
        <w:tc>
          <w:tcPr>
            <w:tcW w:w="714" w:type="pct"/>
            <w:vAlign w:val="center"/>
          </w:tcPr>
          <w:p w14:paraId="156BC8BC"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Peptide Solid Phase Synthesizer</w:t>
            </w:r>
            <w:r>
              <w:rPr>
                <w:rFonts w:ascii="Times New Roman" w:eastAsia="仿宋_GB2312" w:hAnsi="Times New Roman"/>
                <w:sz w:val="20"/>
                <w:szCs w:val="20"/>
                <w:lang w:eastAsia="zh-CN"/>
              </w:rPr>
              <w:t xml:space="preserve"> </w:t>
            </w:r>
          </w:p>
        </w:tc>
        <w:tc>
          <w:tcPr>
            <w:tcW w:w="714" w:type="pct"/>
            <w:vAlign w:val="center"/>
          </w:tcPr>
          <w:p w14:paraId="630093AF"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TJ4S-1213-Sy15</w:t>
            </w:r>
          </w:p>
        </w:tc>
        <w:tc>
          <w:tcPr>
            <w:tcW w:w="714" w:type="pct"/>
            <w:vAlign w:val="center"/>
          </w:tcPr>
          <w:p w14:paraId="282E940A"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3000 L</w:t>
            </w:r>
          </w:p>
        </w:tc>
        <w:tc>
          <w:tcPr>
            <w:tcW w:w="714" w:type="pct"/>
            <w:vAlign w:val="center"/>
          </w:tcPr>
          <w:p w14:paraId="1DF219F4"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Hastelloy</w:t>
            </w:r>
          </w:p>
        </w:tc>
        <w:tc>
          <w:tcPr>
            <w:tcW w:w="714" w:type="pct"/>
            <w:vAlign w:val="center"/>
          </w:tcPr>
          <w:p w14:paraId="6BDA62B4"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Peptide synthesis, Activat</w:t>
            </w:r>
            <w:r>
              <w:rPr>
                <w:rFonts w:ascii="Times New Roman" w:eastAsia="仿宋_GB2312" w:hAnsi="Times New Roman" w:hint="eastAsia"/>
                <w:bCs/>
                <w:sz w:val="18"/>
                <w:szCs w:val="18"/>
                <w:lang w:eastAsia="zh-CN"/>
              </w:rPr>
              <w:t>e,</w:t>
            </w:r>
            <w:r>
              <w:rPr>
                <w:rFonts w:ascii="Times New Roman" w:eastAsia="仿宋_GB2312" w:hAnsi="Times New Roman"/>
                <w:bCs/>
                <w:sz w:val="18"/>
                <w:szCs w:val="18"/>
                <w:lang w:eastAsia="zh-CN"/>
              </w:rPr>
              <w:t xml:space="preserve"> Drying</w:t>
            </w:r>
          </w:p>
        </w:tc>
      </w:tr>
    </w:tbl>
    <w:p w14:paraId="6EA69D95" w14:textId="77777777" w:rsidR="00EB6880" w:rsidRDefault="00692187">
      <w:pPr>
        <w:pStyle w:val="af2"/>
        <w:tabs>
          <w:tab w:val="clear" w:pos="4320"/>
          <w:tab w:val="clear" w:pos="8640"/>
        </w:tabs>
        <w:spacing w:line="360" w:lineRule="auto"/>
        <w:jc w:val="both"/>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 xml:space="preserve">The Peptide Solid Phase Synthesizer (TJ4S-1213-Sy15) has been identified as the worst-case equipment based on the following: it is in direct contact with peptide-bearing resin throughout the entire synthesis process, representing the longest product contact duration; the equipment has complex geometry with internal features </w:t>
      </w:r>
      <w:r>
        <w:rPr>
          <w:rFonts w:ascii="Times New Roman" w:eastAsia="仿宋_GB2312" w:hAnsi="Times New Roman" w:cs="Arial"/>
          <w:sz w:val="21"/>
          <w:szCs w:val="21"/>
          <w:lang w:eastAsia="zh-CN"/>
        </w:rPr>
        <w:lastRenderedPageBreak/>
        <w:t>that limit cleaning accessibility; internal structures (such as sieve plates, dead legs and transfer pathways) have a high residue retention potential; and the equipment is exposed to the highest quantity of process-related residues. All of the above factors have been considered, and this equipment received the highest overall score.</w:t>
      </w:r>
    </w:p>
    <w:p w14:paraId="08F842E3" w14:textId="77777777" w:rsidR="00EB6880" w:rsidRDefault="00EB6880">
      <w:pPr>
        <w:pStyle w:val="af2"/>
        <w:tabs>
          <w:tab w:val="clear" w:pos="4320"/>
          <w:tab w:val="clear" w:pos="8640"/>
        </w:tabs>
        <w:spacing w:line="360" w:lineRule="auto"/>
        <w:jc w:val="both"/>
        <w:rPr>
          <w:rFonts w:ascii="Times New Roman" w:eastAsia="仿宋_GB2312" w:hAnsi="Times New Roman"/>
          <w:sz w:val="21"/>
          <w:szCs w:val="20"/>
          <w:lang w:eastAsia="zh-CN"/>
        </w:rPr>
        <w:sectPr w:rsidR="00EB6880">
          <w:pgSz w:w="16834" w:h="11909" w:orient="landscape"/>
          <w:pgMar w:top="1080" w:right="1440" w:bottom="1080" w:left="1440" w:header="720" w:footer="964" w:gutter="0"/>
          <w:cols w:space="720"/>
          <w:docGrid w:linePitch="360"/>
        </w:sectPr>
      </w:pPr>
    </w:p>
    <w:p w14:paraId="372AA55A" w14:textId="77777777" w:rsidR="00EB6880" w:rsidRDefault="00692187">
      <w:pPr>
        <w:pStyle w:val="af2"/>
        <w:numPr>
          <w:ilvl w:val="0"/>
          <w:numId w:val="15"/>
        </w:numPr>
        <w:tabs>
          <w:tab w:val="clear" w:pos="4320"/>
          <w:tab w:val="clear" w:pos="8640"/>
        </w:tabs>
        <w:spacing w:line="360" w:lineRule="auto"/>
        <w:rPr>
          <w:rFonts w:ascii="Times New Roman" w:eastAsia="仿宋_GB2312" w:hAnsi="Times New Roman"/>
          <w:b/>
          <w:sz w:val="21"/>
          <w:szCs w:val="20"/>
          <w:lang w:eastAsia="zh-CN"/>
        </w:rPr>
      </w:pPr>
      <w:r>
        <w:rPr>
          <w:rFonts w:ascii="Times New Roman" w:eastAsia="仿宋_GB2312" w:hAnsi="Times New Roman"/>
          <w:b/>
          <w:sz w:val="21"/>
          <w:szCs w:val="20"/>
          <w:lang w:eastAsia="zh-CN"/>
        </w:rPr>
        <w:lastRenderedPageBreak/>
        <w:t>Assessment of the spare parts</w:t>
      </w:r>
    </w:p>
    <w:p w14:paraId="7A1651F2" w14:textId="77777777" w:rsidR="00EB6880" w:rsidRDefault="00692187">
      <w:pPr>
        <w:pStyle w:val="af2"/>
        <w:tabs>
          <w:tab w:val="clear" w:pos="4320"/>
          <w:tab w:val="clear" w:pos="8640"/>
        </w:tabs>
        <w:spacing w:line="360" w:lineRule="auto"/>
        <w:jc w:val="both"/>
        <w:rPr>
          <w:rFonts w:ascii="Times New Roman" w:eastAsia="仿宋_GB2312" w:hAnsi="Times New Roman"/>
          <w:sz w:val="21"/>
          <w:szCs w:val="20"/>
          <w:lang w:eastAsia="zh-CN"/>
        </w:rPr>
      </w:pPr>
      <w:r>
        <w:rPr>
          <w:rFonts w:ascii="Times New Roman" w:eastAsia="仿宋_GB2312" w:hAnsi="Times New Roman"/>
          <w:sz w:val="21"/>
          <w:szCs w:val="21"/>
          <w:lang w:eastAsia="zh-CN"/>
        </w:rPr>
        <w:t xml:space="preserve">During the cleaning, the </w:t>
      </w:r>
      <w:commentRangeStart w:id="283"/>
      <w:commentRangeStart w:id="284"/>
      <w:r>
        <w:rPr>
          <w:rFonts w:ascii="Times New Roman" w:eastAsia="仿宋_GB2312" w:hAnsi="Times New Roman"/>
          <w:sz w:val="21"/>
          <w:szCs w:val="21"/>
          <w:lang w:eastAsia="zh-CN"/>
        </w:rPr>
        <w:t>equipment parts such as</w:t>
      </w:r>
      <w:r>
        <w:rPr>
          <w:rFonts w:ascii="Times New Roman" w:eastAsia="仿宋_GB2312" w:hAnsi="Times New Roman"/>
          <w:color w:val="0000FF"/>
          <w:sz w:val="21"/>
          <w:szCs w:val="21"/>
          <w:lang w:eastAsia="zh-CN"/>
        </w:rPr>
        <w:t xml:space="preserve"> gaskets, valves, tees, cross, </w:t>
      </w:r>
      <w:commentRangeStart w:id="285"/>
      <w:commentRangeStart w:id="286"/>
      <w:r>
        <w:rPr>
          <w:rFonts w:ascii="Times New Roman" w:eastAsia="仿宋_GB2312" w:hAnsi="Times New Roman"/>
          <w:color w:val="0000FF"/>
          <w:sz w:val="21"/>
          <w:szCs w:val="21"/>
          <w:lang w:eastAsia="zh-CN"/>
        </w:rPr>
        <w:t>sight glass U-bend</w:t>
      </w:r>
      <w:commentRangeEnd w:id="285"/>
      <w:r>
        <w:rPr>
          <w:rStyle w:val="aff0"/>
          <w:rFonts w:ascii="Times New Roman" w:eastAsia="仿宋_GB2312" w:hAnsi="Times New Roman"/>
          <w:color w:val="0000FF"/>
          <w:lang w:eastAsia="zh-CN"/>
        </w:rPr>
        <w:commentReference w:id="285"/>
      </w:r>
      <w:commentRangeEnd w:id="286"/>
      <w:r>
        <w:rPr>
          <w:rStyle w:val="aff0"/>
          <w:rFonts w:ascii="Times New Roman" w:eastAsia="仿宋_GB2312" w:hAnsi="Times New Roman"/>
          <w:color w:val="0000FF"/>
          <w:lang w:eastAsia="zh-CN"/>
        </w:rPr>
        <w:commentReference w:id="286"/>
      </w:r>
      <w:r>
        <w:rPr>
          <w:rFonts w:ascii="Times New Roman" w:eastAsia="仿宋_GB2312" w:hAnsi="Times New Roman"/>
          <w:color w:val="0000FF"/>
          <w:sz w:val="21"/>
          <w:szCs w:val="21"/>
          <w:lang w:eastAsia="zh-CN"/>
        </w:rPr>
        <w:t xml:space="preserve">, </w:t>
      </w:r>
      <w:commentRangeStart w:id="287"/>
      <w:commentRangeStart w:id="288"/>
      <w:r>
        <w:rPr>
          <w:rFonts w:ascii="Times New Roman" w:eastAsia="仿宋_GB2312" w:hAnsi="Times New Roman"/>
          <w:color w:val="0000FF"/>
          <w:sz w:val="21"/>
          <w:szCs w:val="21"/>
          <w:lang w:eastAsia="zh-CN"/>
        </w:rPr>
        <w:t>condense</w:t>
      </w:r>
      <w:commentRangeEnd w:id="287"/>
      <w:r>
        <w:rPr>
          <w:rStyle w:val="aff0"/>
          <w:rFonts w:ascii="Times New Roman" w:eastAsia="仿宋_GB2312" w:hAnsi="Times New Roman"/>
          <w:color w:val="0000FF"/>
          <w:lang w:eastAsia="zh-CN"/>
        </w:rPr>
        <w:commentReference w:id="287"/>
      </w:r>
      <w:commentRangeEnd w:id="288"/>
      <w:r>
        <w:rPr>
          <w:rStyle w:val="aff0"/>
          <w:rFonts w:ascii="Times New Roman" w:eastAsia="仿宋_GB2312" w:hAnsi="Times New Roman"/>
          <w:color w:val="0000FF"/>
          <w:lang w:eastAsia="zh-CN"/>
        </w:rPr>
        <w:commentReference w:id="288"/>
      </w:r>
      <w:r>
        <w:rPr>
          <w:rFonts w:ascii="Times New Roman" w:eastAsia="仿宋_GB2312" w:hAnsi="Times New Roman"/>
          <w:color w:val="0000FF"/>
          <w:sz w:val="21"/>
          <w:szCs w:val="21"/>
          <w:lang w:eastAsia="zh-CN"/>
        </w:rPr>
        <w:t>r and reducers,</w:t>
      </w:r>
      <w:r>
        <w:t xml:space="preserve"> </w:t>
      </w:r>
      <w:r>
        <w:rPr>
          <w:rFonts w:ascii="Times New Roman" w:eastAsia="仿宋_GB2312" w:hAnsi="Times New Roman"/>
          <w:color w:val="0000FF"/>
          <w:sz w:val="21"/>
          <w:szCs w:val="21"/>
          <w:lang w:eastAsia="zh-CN"/>
        </w:rPr>
        <w:t xml:space="preserve">etc. </w:t>
      </w:r>
      <w:commentRangeEnd w:id="283"/>
      <w:r>
        <w:rPr>
          <w:rStyle w:val="aff0"/>
          <w:rFonts w:ascii="Times New Roman" w:eastAsia="仿宋_GB2312" w:hAnsi="Times New Roman"/>
          <w:lang w:eastAsia="zh-CN"/>
        </w:rPr>
        <w:commentReference w:id="283"/>
      </w:r>
      <w:commentRangeEnd w:id="284"/>
      <w:r>
        <w:rPr>
          <w:rStyle w:val="aff0"/>
          <w:rFonts w:ascii="Times New Roman" w:eastAsia="仿宋_GB2312" w:hAnsi="Times New Roman"/>
          <w:lang w:eastAsia="zh-CN"/>
        </w:rPr>
        <w:commentReference w:id="284"/>
      </w:r>
      <w:r>
        <w:rPr>
          <w:rFonts w:ascii="Times New Roman" w:eastAsia="仿宋_GB2312" w:hAnsi="Times New Roman"/>
          <w:sz w:val="21"/>
          <w:szCs w:val="21"/>
          <w:lang w:eastAsia="zh-CN"/>
        </w:rPr>
        <w:t>shall be cleaned together with the corresponding equipment.</w:t>
      </w:r>
    </w:p>
    <w:p w14:paraId="7D4079EF" w14:textId="77777777" w:rsidR="00EB6880" w:rsidRDefault="00692187">
      <w:pPr>
        <w:pStyle w:val="af2"/>
        <w:tabs>
          <w:tab w:val="clear" w:pos="4320"/>
          <w:tab w:val="clear" w:pos="8640"/>
        </w:tabs>
        <w:spacing w:line="360" w:lineRule="auto"/>
        <w:jc w:val="both"/>
        <w:rPr>
          <w:rFonts w:ascii="Times New Roman" w:eastAsia="仿宋_GB2312" w:hAnsi="Times New Roman" w:cs="Arial"/>
          <w:sz w:val="21"/>
          <w:szCs w:val="20"/>
          <w:lang w:eastAsia="zh-CN"/>
        </w:rPr>
      </w:pPr>
      <w:r>
        <w:rPr>
          <w:rFonts w:ascii="Times New Roman" w:eastAsia="仿宋_GB2312" w:hAnsi="Times New Roman" w:cs="Arial"/>
          <w:sz w:val="21"/>
          <w:szCs w:val="20"/>
          <w:lang w:eastAsia="zh-CN"/>
        </w:rPr>
        <w:t xml:space="preserve">For the within-campaign in-situ minor cleaning, at the defined intervals in the production, the equipment including the accessories shall be in-situ cleaned </w:t>
      </w:r>
      <w:r>
        <w:rPr>
          <w:rFonts w:ascii="Times New Roman" w:eastAsia="仿宋_GB2312" w:hAnsi="Times New Roman" w:cs="Arial" w:hint="eastAsia"/>
          <w:sz w:val="21"/>
          <w:szCs w:val="20"/>
          <w:lang w:eastAsia="zh-CN"/>
        </w:rPr>
        <w:t>and</w:t>
      </w:r>
      <w:r>
        <w:rPr>
          <w:rFonts w:ascii="Times New Roman" w:eastAsia="仿宋_GB2312" w:hAnsi="Times New Roman" w:cs="Arial"/>
          <w:sz w:val="21"/>
          <w:szCs w:val="20"/>
          <w:lang w:eastAsia="zh-CN"/>
        </w:rPr>
        <w:t xml:space="preserve"> </w:t>
      </w:r>
      <w:r>
        <w:rPr>
          <w:rFonts w:ascii="Times New Roman" w:eastAsia="仿宋_GB2312" w:hAnsi="Times New Roman" w:cs="Arial" w:hint="eastAsia"/>
          <w:sz w:val="21"/>
          <w:szCs w:val="20"/>
          <w:lang w:eastAsia="zh-CN"/>
        </w:rPr>
        <w:t>the</w:t>
      </w:r>
      <w:r>
        <w:rPr>
          <w:rFonts w:ascii="Times New Roman" w:eastAsia="仿宋_GB2312" w:hAnsi="Times New Roman" w:cs="Arial"/>
          <w:sz w:val="21"/>
          <w:szCs w:val="20"/>
          <w:lang w:eastAsia="zh-CN"/>
        </w:rPr>
        <w:t xml:space="preserve"> </w:t>
      </w:r>
      <w:r>
        <w:rPr>
          <w:rFonts w:ascii="Times New Roman" w:eastAsia="仿宋_GB2312" w:hAnsi="Times New Roman" w:cs="Arial" w:hint="eastAsia"/>
          <w:sz w:val="21"/>
          <w:szCs w:val="20"/>
          <w:lang w:eastAsia="zh-CN"/>
        </w:rPr>
        <w:t>residue</w:t>
      </w:r>
      <w:r>
        <w:rPr>
          <w:rFonts w:ascii="Times New Roman" w:eastAsia="仿宋_GB2312" w:hAnsi="Times New Roman" w:cs="Arial"/>
          <w:sz w:val="21"/>
          <w:szCs w:val="20"/>
          <w:lang w:eastAsia="zh-CN"/>
        </w:rPr>
        <w:t xml:space="preserve"> shall </w:t>
      </w:r>
      <w:r>
        <w:rPr>
          <w:rFonts w:ascii="Times New Roman" w:eastAsia="仿宋_GB2312" w:hAnsi="Times New Roman" w:cs="Arial" w:hint="eastAsia"/>
          <w:sz w:val="21"/>
          <w:szCs w:val="20"/>
          <w:lang w:eastAsia="zh-CN"/>
        </w:rPr>
        <w:t>be</w:t>
      </w:r>
      <w:r>
        <w:rPr>
          <w:rFonts w:ascii="Times New Roman" w:eastAsia="仿宋_GB2312" w:hAnsi="Times New Roman" w:cs="Arial"/>
          <w:sz w:val="21"/>
          <w:szCs w:val="20"/>
          <w:lang w:eastAsia="zh-CN"/>
        </w:rPr>
        <w:t xml:space="preserve"> </w:t>
      </w:r>
      <w:r>
        <w:rPr>
          <w:rFonts w:ascii="Times New Roman" w:eastAsia="仿宋_GB2312" w:hAnsi="Times New Roman" w:cs="Arial" w:hint="eastAsia"/>
          <w:sz w:val="21"/>
          <w:szCs w:val="20"/>
          <w:lang w:eastAsia="zh-CN"/>
        </w:rPr>
        <w:t>measured</w:t>
      </w:r>
      <w:r>
        <w:rPr>
          <w:rFonts w:ascii="Times New Roman" w:eastAsia="仿宋_GB2312" w:hAnsi="Times New Roman" w:cs="Arial"/>
          <w:sz w:val="21"/>
          <w:szCs w:val="20"/>
          <w:lang w:eastAsia="zh-CN"/>
        </w:rPr>
        <w:t xml:space="preserve"> by swab </w:t>
      </w:r>
      <w:r>
        <w:rPr>
          <w:rFonts w:ascii="Times New Roman" w:eastAsia="仿宋_GB2312" w:hAnsi="Times New Roman" w:cs="Arial" w:hint="eastAsia"/>
          <w:sz w:val="21"/>
          <w:szCs w:val="20"/>
          <w:lang w:eastAsia="zh-CN"/>
        </w:rPr>
        <w:t>samples</w:t>
      </w:r>
      <w:r>
        <w:rPr>
          <w:rFonts w:ascii="Times New Roman" w:eastAsia="仿宋_GB2312" w:hAnsi="Times New Roman" w:cs="Arial"/>
          <w:sz w:val="21"/>
          <w:szCs w:val="20"/>
          <w:lang w:eastAsia="zh-CN"/>
        </w:rPr>
        <w:t xml:space="preserve"> or solvent flush / rinse or other method (as defined in the cleaning method)</w:t>
      </w:r>
      <w:r>
        <w:rPr>
          <w:rFonts w:ascii="Times New Roman" w:eastAsia="仿宋_GB2312" w:hAnsi="Times New Roman" w:cs="Arial" w:hint="eastAsia"/>
          <w:sz w:val="21"/>
          <w:szCs w:val="20"/>
          <w:lang w:eastAsia="zh-CN"/>
        </w:rPr>
        <w:t>,</w:t>
      </w:r>
      <w:r>
        <w:rPr>
          <w:rFonts w:ascii="Times New Roman" w:eastAsia="仿宋_GB2312" w:hAnsi="Times New Roman" w:cs="Arial"/>
          <w:sz w:val="21"/>
          <w:szCs w:val="20"/>
          <w:lang w:eastAsia="zh-CN"/>
        </w:rPr>
        <w:t xml:space="preserve"> without disassemble, before sampling for testing.</w:t>
      </w:r>
    </w:p>
    <w:p w14:paraId="2D92BF82" w14:textId="77777777" w:rsidR="00EB6880" w:rsidRDefault="00692187">
      <w:pPr>
        <w:pStyle w:val="af2"/>
        <w:numPr>
          <w:ilvl w:val="0"/>
          <w:numId w:val="15"/>
        </w:numPr>
        <w:tabs>
          <w:tab w:val="clear" w:pos="4320"/>
          <w:tab w:val="clear" w:pos="8640"/>
        </w:tabs>
        <w:spacing w:line="360" w:lineRule="auto"/>
        <w:jc w:val="both"/>
        <w:rPr>
          <w:rFonts w:ascii="Times New Roman" w:eastAsia="仿宋_GB2312" w:hAnsi="Times New Roman"/>
          <w:b/>
          <w:sz w:val="21"/>
          <w:szCs w:val="20"/>
          <w:lang w:eastAsia="zh-CN"/>
        </w:rPr>
      </w:pPr>
      <w:r>
        <w:rPr>
          <w:rFonts w:ascii="Times New Roman" w:eastAsia="仿宋_GB2312" w:hAnsi="Times New Roman"/>
          <w:b/>
          <w:sz w:val="21"/>
          <w:szCs w:val="20"/>
          <w:lang w:eastAsia="zh-CN"/>
        </w:rPr>
        <w:t xml:space="preserve">Assessment of the pipelines </w:t>
      </w:r>
    </w:p>
    <w:p w14:paraId="71C9B777" w14:textId="77777777" w:rsidR="00EB6880" w:rsidRDefault="00692187">
      <w:pPr>
        <w:pStyle w:val="af2"/>
        <w:tabs>
          <w:tab w:val="clear" w:pos="4320"/>
          <w:tab w:val="clear" w:pos="8640"/>
        </w:tabs>
        <w:spacing w:line="360" w:lineRule="auto"/>
        <w:jc w:val="both"/>
        <w:rPr>
          <w:rFonts w:ascii="Times New Roman" w:eastAsia="仿宋_GB2312" w:hAnsi="Times New Roman"/>
          <w:sz w:val="21"/>
          <w:szCs w:val="20"/>
          <w:lang w:eastAsia="zh-CN"/>
        </w:rPr>
      </w:pPr>
      <w:r>
        <w:rPr>
          <w:rFonts w:ascii="Times New Roman" w:eastAsia="仿宋_GB2312" w:hAnsi="Times New Roman"/>
          <w:sz w:val="21"/>
          <w:szCs w:val="20"/>
          <w:lang w:eastAsia="zh-CN"/>
        </w:rPr>
        <w:t>For the pipeline connections in the equipment train, it is fixed for the dedicated purpose in the process, there are several scenarios:</w:t>
      </w:r>
    </w:p>
    <w:p w14:paraId="629036E1" w14:textId="77777777" w:rsidR="00EB6880" w:rsidRDefault="00692187">
      <w:pPr>
        <w:pStyle w:val="af2"/>
        <w:tabs>
          <w:tab w:val="clear" w:pos="4320"/>
          <w:tab w:val="clear" w:pos="8640"/>
        </w:tabs>
        <w:spacing w:before="50" w:line="360" w:lineRule="auto"/>
        <w:jc w:val="both"/>
        <w:rPr>
          <w:rFonts w:ascii="Times New Roman" w:eastAsia="仿宋_GB2312" w:hAnsi="Times New Roman"/>
          <w:sz w:val="21"/>
          <w:szCs w:val="21"/>
          <w:lang w:eastAsia="zh-CN"/>
        </w:rPr>
      </w:pPr>
      <w:r>
        <w:rPr>
          <w:rFonts w:ascii="Times New Roman" w:eastAsia="仿宋_GB2312" w:hAnsi="Times New Roman"/>
          <w:sz w:val="21"/>
          <w:szCs w:val="21"/>
          <w:lang w:eastAsia="zh-CN"/>
        </w:rPr>
        <w:t xml:space="preserve">For the pipelines used for solvent delivery, it only contacts the solvent without other materials/intermediate/products. The solvents in this process are stable, </w:t>
      </w:r>
      <w:commentRangeStart w:id="289"/>
      <w:commentRangeStart w:id="290"/>
      <w:commentRangeStart w:id="291"/>
      <w:commentRangeStart w:id="292"/>
      <w:commentRangeStart w:id="293"/>
      <w:r>
        <w:rPr>
          <w:rFonts w:ascii="Times New Roman" w:eastAsia="仿宋_GB2312" w:hAnsi="Times New Roman"/>
          <w:sz w:val="21"/>
          <w:szCs w:val="21"/>
          <w:lang w:eastAsia="zh-CN"/>
        </w:rPr>
        <w:t>so there is no solvent decomposition</w:t>
      </w:r>
      <w:commentRangeEnd w:id="289"/>
      <w:r>
        <w:rPr>
          <w:rStyle w:val="aff0"/>
          <w:rFonts w:ascii="Times New Roman" w:eastAsia="仿宋_GB2312" w:hAnsi="Times New Roman"/>
          <w:lang w:eastAsia="zh-CN"/>
        </w:rPr>
        <w:commentReference w:id="289"/>
      </w:r>
      <w:commentRangeEnd w:id="290"/>
      <w:commentRangeEnd w:id="291"/>
      <w:r w:rsidR="005F73CF">
        <w:rPr>
          <w:rStyle w:val="aff0"/>
        </w:rPr>
        <w:commentReference w:id="290"/>
      </w:r>
      <w:r>
        <w:rPr>
          <w:rStyle w:val="aff0"/>
          <w:rFonts w:ascii="Times New Roman" w:eastAsia="仿宋_GB2312" w:hAnsi="Times New Roman"/>
          <w:lang w:eastAsia="zh-CN"/>
        </w:rPr>
        <w:commentReference w:id="291"/>
      </w:r>
      <w:commentRangeEnd w:id="292"/>
      <w:r>
        <w:rPr>
          <w:rStyle w:val="aff0"/>
          <w:rFonts w:ascii="Times New Roman" w:eastAsia="仿宋_GB2312" w:hAnsi="Times New Roman"/>
          <w:lang w:eastAsia="zh-CN"/>
        </w:rPr>
        <w:commentReference w:id="292"/>
      </w:r>
      <w:commentRangeEnd w:id="293"/>
      <w:r>
        <w:rPr>
          <w:rStyle w:val="aff0"/>
        </w:rPr>
        <w:commentReference w:id="293"/>
      </w:r>
      <w:r>
        <w:rPr>
          <w:rFonts w:ascii="Times New Roman" w:eastAsia="仿宋_GB2312" w:hAnsi="Times New Roman"/>
          <w:sz w:val="21"/>
          <w:szCs w:val="21"/>
          <w:lang w:eastAsia="zh-CN"/>
        </w:rPr>
        <w:t>. After each addition, purge with nitrogen to ensure that all solvents are added. When at rest, the pipelines are in a closed state, so the cleaning risk level is low.</w:t>
      </w:r>
    </w:p>
    <w:p w14:paraId="0F847F69" w14:textId="77777777" w:rsidR="00EB6880" w:rsidRDefault="00692187">
      <w:pPr>
        <w:pStyle w:val="af2"/>
        <w:tabs>
          <w:tab w:val="clear" w:pos="4320"/>
          <w:tab w:val="clear" w:pos="8640"/>
        </w:tabs>
        <w:spacing w:beforeLines="50" w:before="120" w:line="360" w:lineRule="auto"/>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 xml:space="preserve">The pipelines used for the process solution transfer are cleaned together with the equipment with solvent rinses / flushes, so the risk level </w:t>
      </w:r>
      <w:commentRangeStart w:id="294"/>
      <w:r>
        <w:rPr>
          <w:rFonts w:ascii="Times New Roman" w:eastAsia="仿宋_GB2312" w:hAnsi="Times New Roman"/>
          <w:sz w:val="21"/>
          <w:szCs w:val="18"/>
          <w:lang w:eastAsia="zh-CN"/>
        </w:rPr>
        <w:t>is</w:t>
      </w:r>
      <w:commentRangeEnd w:id="294"/>
      <w:r>
        <w:rPr>
          <w:rStyle w:val="aff0"/>
        </w:rPr>
        <w:commentReference w:id="294"/>
      </w:r>
      <w:r>
        <w:rPr>
          <w:rFonts w:ascii="Times New Roman" w:eastAsia="仿宋_GB2312" w:hAnsi="Times New Roman"/>
          <w:sz w:val="21"/>
          <w:szCs w:val="18"/>
          <w:lang w:eastAsia="zh-CN"/>
        </w:rPr>
        <w:t xml:space="preserve"> low in terms of the same step in the same project, since pipelines are dedicated to each commercial project. I</w:t>
      </w:r>
      <w:r>
        <w:rPr>
          <w:rFonts w:ascii="Times New Roman" w:eastAsia="仿宋_GB2312" w:hAnsi="Times New Roman" w:hint="eastAsia"/>
          <w:sz w:val="21"/>
          <w:szCs w:val="18"/>
          <w:lang w:eastAsia="zh-CN"/>
        </w:rPr>
        <w:t>n</w:t>
      </w:r>
      <w:r>
        <w:rPr>
          <w:rFonts w:ascii="Times New Roman" w:eastAsia="仿宋_GB2312" w:hAnsi="Times New Roman"/>
          <w:sz w:val="21"/>
          <w:szCs w:val="18"/>
          <w:lang w:eastAsia="zh-CN"/>
        </w:rPr>
        <w:t xml:space="preserve"> addition, if the production interval for ASYM-140020 will be long in future, the cleaned pipelines also can be assigned to other projects or disposable, then new pipelines will be engaged in next ASYM</w:t>
      </w:r>
      <w:r>
        <w:rPr>
          <w:rFonts w:ascii="Times New Roman" w:eastAsia="仿宋_GB2312" w:hAnsi="Times New Roman"/>
          <w:sz w:val="21"/>
          <w:szCs w:val="18"/>
          <w:lang w:eastAsia="zh-CN"/>
        </w:rPr>
        <w:noBreakHyphen/>
        <w:t>140020 manufacturing</w:t>
      </w:r>
      <w:r>
        <w:rPr>
          <w:rFonts w:ascii="Times New Roman" w:eastAsia="仿宋_GB2312" w:hAnsi="Times New Roman" w:hint="eastAsia"/>
          <w:sz w:val="21"/>
          <w:szCs w:val="18"/>
          <w:lang w:eastAsia="zh-CN"/>
        </w:rPr>
        <w:t>.</w:t>
      </w:r>
    </w:p>
    <w:p w14:paraId="7161310A" w14:textId="77777777" w:rsidR="00EB6880" w:rsidRDefault="00692187">
      <w:pPr>
        <w:pStyle w:val="af2"/>
        <w:tabs>
          <w:tab w:val="clear" w:pos="4320"/>
          <w:tab w:val="clear" w:pos="8640"/>
        </w:tabs>
        <w:spacing w:beforeLines="50" w:before="120" w:line="360" w:lineRule="auto"/>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 xml:space="preserve">The-flexible hose is-disposable-for project, it will be discarded after campaign. </w:t>
      </w:r>
    </w:p>
    <w:p w14:paraId="38A34305" w14:textId="77777777" w:rsidR="00EB6880" w:rsidRDefault="00692187">
      <w:pPr>
        <w:pStyle w:val="af2"/>
        <w:numPr>
          <w:ilvl w:val="0"/>
          <w:numId w:val="15"/>
        </w:numPr>
        <w:tabs>
          <w:tab w:val="clear" w:pos="4320"/>
          <w:tab w:val="clear" w:pos="8640"/>
        </w:tabs>
        <w:spacing w:line="360" w:lineRule="auto"/>
        <w:jc w:val="both"/>
        <w:rPr>
          <w:rFonts w:ascii="Times New Roman" w:eastAsia="仿宋_GB2312" w:hAnsi="Times New Roman"/>
          <w:b/>
          <w:sz w:val="21"/>
          <w:szCs w:val="20"/>
          <w:lang w:eastAsia="zh-CN"/>
        </w:rPr>
      </w:pPr>
      <w:r>
        <w:rPr>
          <w:rFonts w:ascii="Times New Roman" w:eastAsia="仿宋_GB2312" w:hAnsi="Times New Roman"/>
          <w:b/>
          <w:sz w:val="21"/>
          <w:szCs w:val="20"/>
          <w:lang w:eastAsia="zh-CN"/>
        </w:rPr>
        <w:t>Assessment of the sampling tools</w:t>
      </w:r>
    </w:p>
    <w:p w14:paraId="6A4EF05A" w14:textId="77777777" w:rsidR="00EB6880" w:rsidRDefault="00692187">
      <w:pPr>
        <w:pStyle w:val="af2"/>
        <w:tabs>
          <w:tab w:val="clear" w:pos="4320"/>
          <w:tab w:val="clear" w:pos="8640"/>
        </w:tabs>
        <w:spacing w:beforeLines="50" w:before="120" w:line="360" w:lineRule="auto"/>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 xml:space="preserve">The glass sampler is disposable and will not be cleaned. </w:t>
      </w:r>
    </w:p>
    <w:p w14:paraId="7167AF38" w14:textId="77777777" w:rsidR="00EB6880" w:rsidRDefault="00692187">
      <w:pPr>
        <w:pStyle w:val="af2"/>
        <w:tabs>
          <w:tab w:val="clear" w:pos="4320"/>
          <w:tab w:val="clear" w:pos="8640"/>
        </w:tabs>
        <w:spacing w:beforeLines="50" w:before="120" w:line="360" w:lineRule="auto"/>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For sampling of the process system in the peptide solid-phase synthesizer, samples will be collected under vacuum through an in-line sampler (stainless steel sampling line + glass collection bottle). Prior to each sampling, the sampling line needs to be purged with nitrogen to blow the system contents back into the process system, followed by vacuum sampling. The first two collected samples are discarded, and the third collected sample is sent for testing. After each sampling use, the glass collection bottle is not cleaned; a new glass collection bottle is replaced for the next sampling. During disassembly and cleaning, the in-line sampler (stainless steel sampling line + glass collection bottle) will be cleaned together with the peptide solid-phase synthesizer. Alternatively, sampling of the process system in the peptide solid-phase synthesizer can be performed directly using a disposable PTFE tube and a disposable syringe.</w:t>
      </w:r>
    </w:p>
    <w:p w14:paraId="31B9E138" w14:textId="77777777" w:rsidR="00EB6880" w:rsidRDefault="00692187">
      <w:pPr>
        <w:pStyle w:val="af2"/>
        <w:tabs>
          <w:tab w:val="clear" w:pos="4320"/>
          <w:tab w:val="clear" w:pos="8640"/>
        </w:tabs>
        <w:spacing w:before="100" w:afterLines="50" w:after="120" w:line="360" w:lineRule="auto"/>
        <w:contextualSpacing/>
        <w:jc w:val="both"/>
        <w:rPr>
          <w:rFonts w:ascii="Times New Roman" w:eastAsia="仿宋_GB2312" w:hAnsi="Times New Roman"/>
          <w:sz w:val="21"/>
          <w:szCs w:val="21"/>
          <w:lang w:eastAsia="zh-CN"/>
        </w:rPr>
      </w:pPr>
      <w:r>
        <w:rPr>
          <w:rFonts w:ascii="Times New Roman" w:eastAsia="仿宋_GB2312" w:hAnsi="Times New Roman"/>
          <w:sz w:val="21"/>
          <w:szCs w:val="18"/>
          <w:lang w:eastAsia="zh-CN"/>
        </w:rPr>
        <w:t>For sampling of solid materials in the solid</w:t>
      </w:r>
      <w:r>
        <w:rPr>
          <w:rFonts w:ascii="Times New Roman" w:eastAsia="仿宋_GB2312" w:hAnsi="Times New Roman"/>
          <w:sz w:val="21"/>
          <w:szCs w:val="18"/>
          <w:lang w:eastAsia="zh-CN"/>
        </w:rPr>
        <w:noBreakHyphen/>
        <w:t>phase synthesizer, a stainless steel solid sampler is typically used. The stainless steel sampler shall be cleaned after each sampling operation. During disassembly and cleaning, the stainless steel solid sampler shall be cleaned together with the peptide solid</w:t>
      </w:r>
      <w:r>
        <w:rPr>
          <w:rFonts w:ascii="Times New Roman" w:eastAsia="仿宋_GB2312" w:hAnsi="Times New Roman"/>
          <w:sz w:val="21"/>
          <w:szCs w:val="18"/>
          <w:lang w:eastAsia="zh-CN"/>
        </w:rPr>
        <w:noBreakHyphen/>
        <w:t xml:space="preserve">phase synthesizer. A detailed risk assessment for the cleaning of sampling tools is presented in </w:t>
      </w:r>
      <w:r>
        <w:rPr>
          <w:rFonts w:ascii="Times New Roman" w:eastAsia="仿宋_GB2312" w:hAnsi="Times New Roman"/>
          <w:b/>
          <w:sz w:val="21"/>
          <w:szCs w:val="18"/>
          <w:lang w:eastAsia="zh-CN"/>
        </w:rPr>
        <w:t>Table 6</w:t>
      </w:r>
      <w:r>
        <w:rPr>
          <w:rFonts w:ascii="Times New Roman" w:eastAsia="仿宋_GB2312" w:hAnsi="Times New Roman"/>
          <w:b/>
          <w:sz w:val="21"/>
          <w:szCs w:val="18"/>
          <w:lang w:eastAsia="zh-CN"/>
        </w:rPr>
        <w:noBreakHyphen/>
        <w:t>14</w:t>
      </w:r>
      <w:r>
        <w:rPr>
          <w:rFonts w:ascii="Times New Roman" w:eastAsia="仿宋_GB2312" w:hAnsi="Times New Roman"/>
          <w:sz w:val="21"/>
          <w:szCs w:val="18"/>
          <w:lang w:eastAsia="zh-CN"/>
        </w:rPr>
        <w:t>.</w:t>
      </w:r>
    </w:p>
    <w:p w14:paraId="4301EE25" w14:textId="77777777" w:rsidR="00EB6880" w:rsidRDefault="00692187">
      <w:pPr>
        <w:pStyle w:val="af2"/>
        <w:tabs>
          <w:tab w:val="clear" w:pos="4320"/>
          <w:tab w:val="clear" w:pos="8640"/>
        </w:tabs>
        <w:spacing w:beforeLines="50" w:before="120" w:line="360" w:lineRule="auto"/>
        <w:jc w:val="center"/>
        <w:rPr>
          <w:rFonts w:ascii="Times New Roman" w:eastAsia="仿宋_GB2312" w:hAnsi="Times New Roman"/>
          <w:b/>
          <w:i/>
          <w:sz w:val="21"/>
          <w:szCs w:val="21"/>
          <w:lang w:val="de-DE" w:eastAsia="zh-CN"/>
        </w:rPr>
      </w:pPr>
      <w:r>
        <w:rPr>
          <w:rFonts w:ascii="Times New Roman" w:eastAsia="仿宋_GB2312" w:hAnsi="Times New Roman"/>
          <w:b/>
          <w:i/>
          <w:sz w:val="21"/>
          <w:szCs w:val="21"/>
          <w:lang w:val="de-DE" w:eastAsia="zh-CN"/>
        </w:rPr>
        <w:lastRenderedPageBreak/>
        <w:t xml:space="preserve">Table 6-14,  Risk evaluation to sampling tool cleaning </w:t>
      </w:r>
    </w:p>
    <w:tbl>
      <w:tblPr>
        <w:tblW w:w="495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64"/>
        <w:gridCol w:w="703"/>
        <w:gridCol w:w="1676"/>
        <w:gridCol w:w="842"/>
        <w:gridCol w:w="1965"/>
        <w:gridCol w:w="983"/>
        <w:gridCol w:w="703"/>
        <w:gridCol w:w="840"/>
        <w:gridCol w:w="1270"/>
      </w:tblGrid>
      <w:tr w:rsidR="00EB6880" w14:paraId="0F75C0A5" w14:textId="77777777">
        <w:trPr>
          <w:trHeight w:val="405"/>
          <w:tblHeader/>
          <w:jc w:val="center"/>
        </w:trPr>
        <w:tc>
          <w:tcPr>
            <w:tcW w:w="295" w:type="pct"/>
            <w:vMerge w:val="restart"/>
            <w:shd w:val="clear" w:color="auto" w:fill="F2F2F2" w:themeFill="background1" w:themeFillShade="F2"/>
            <w:vAlign w:val="center"/>
          </w:tcPr>
          <w:p w14:paraId="3C19E240" w14:textId="77777777" w:rsidR="00EB6880" w:rsidRDefault="00692187">
            <w:pPr>
              <w:jc w:val="center"/>
              <w:rPr>
                <w:rFonts w:ascii="Times New Roman" w:eastAsia="仿宋_GB2312" w:hAnsi="Times New Roman"/>
                <w:b/>
                <w:sz w:val="18"/>
                <w:szCs w:val="18"/>
              </w:rPr>
            </w:pPr>
            <w:r>
              <w:rPr>
                <w:rFonts w:ascii="Times New Roman" w:eastAsia="仿宋_GB2312" w:hAnsi="Times New Roman"/>
                <w:b/>
                <w:sz w:val="18"/>
                <w:szCs w:val="18"/>
              </w:rPr>
              <w:t>No</w:t>
            </w:r>
          </w:p>
        </w:tc>
        <w:tc>
          <w:tcPr>
            <w:tcW w:w="368" w:type="pct"/>
            <w:vMerge w:val="restart"/>
            <w:shd w:val="clear" w:color="auto" w:fill="F2F2F2" w:themeFill="background1" w:themeFillShade="F2"/>
            <w:vAlign w:val="center"/>
          </w:tcPr>
          <w:p w14:paraId="48097ECD"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Tool</w:t>
            </w:r>
          </w:p>
        </w:tc>
        <w:tc>
          <w:tcPr>
            <w:tcW w:w="1319" w:type="pct"/>
            <w:gridSpan w:val="2"/>
            <w:shd w:val="clear" w:color="auto" w:fill="F2F2F2" w:themeFill="background1" w:themeFillShade="F2"/>
            <w:vAlign w:val="center"/>
          </w:tcPr>
          <w:p w14:paraId="2F52583D"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Criticality assessment</w:t>
            </w:r>
          </w:p>
        </w:tc>
        <w:tc>
          <w:tcPr>
            <w:tcW w:w="1912" w:type="pct"/>
            <w:gridSpan w:val="3"/>
            <w:shd w:val="clear" w:color="auto" w:fill="F2F2F2" w:themeFill="background1" w:themeFillShade="F2"/>
            <w:vAlign w:val="center"/>
          </w:tcPr>
          <w:p w14:paraId="050FE6DE"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Residual possibility assessment</w:t>
            </w:r>
          </w:p>
        </w:tc>
        <w:tc>
          <w:tcPr>
            <w:tcW w:w="440" w:type="pct"/>
            <w:vMerge w:val="restart"/>
            <w:shd w:val="clear" w:color="auto" w:fill="F2F2F2" w:themeFill="background1" w:themeFillShade="F2"/>
            <w:vAlign w:val="center"/>
          </w:tcPr>
          <w:p w14:paraId="4E1889CC" w14:textId="77777777" w:rsidR="00EB6880" w:rsidRDefault="00692187">
            <w:pPr>
              <w:jc w:val="center"/>
              <w:rPr>
                <w:rFonts w:ascii="Times New Roman" w:eastAsia="仿宋_GB2312" w:hAnsi="Times New Roman"/>
                <w:b/>
                <w:sz w:val="18"/>
                <w:szCs w:val="18"/>
              </w:rPr>
            </w:pPr>
            <w:r>
              <w:rPr>
                <w:rFonts w:ascii="Times New Roman" w:eastAsia="仿宋_GB2312" w:hAnsi="Times New Roman"/>
                <w:b/>
                <w:sz w:val="18"/>
                <w:szCs w:val="18"/>
              </w:rPr>
              <w:t>L</w:t>
            </w:r>
            <w:r>
              <w:rPr>
                <w:rFonts w:ascii="Times New Roman" w:eastAsia="仿宋_GB2312" w:hAnsi="Times New Roman"/>
                <w:b/>
                <w:sz w:val="18"/>
                <w:szCs w:val="18"/>
                <w:lang w:eastAsia="zh-CN"/>
              </w:rPr>
              <w:t xml:space="preserve">evel </w:t>
            </w:r>
            <w:r>
              <w:rPr>
                <w:rFonts w:ascii="Times New Roman" w:eastAsia="仿宋_GB2312" w:hAnsi="Times New Roman"/>
                <w:b/>
                <w:sz w:val="18"/>
                <w:szCs w:val="18"/>
              </w:rPr>
              <w:t>of risk</w:t>
            </w:r>
          </w:p>
        </w:tc>
        <w:tc>
          <w:tcPr>
            <w:tcW w:w="665" w:type="pct"/>
            <w:vMerge w:val="restart"/>
            <w:shd w:val="clear" w:color="auto" w:fill="F2F2F2" w:themeFill="background1" w:themeFillShade="F2"/>
            <w:vAlign w:val="center"/>
          </w:tcPr>
          <w:p w14:paraId="1E6B24F6" w14:textId="77777777" w:rsidR="00EB6880" w:rsidRDefault="00692187">
            <w:pPr>
              <w:jc w:val="center"/>
              <w:rPr>
                <w:rFonts w:ascii="Times New Roman" w:eastAsia="仿宋_GB2312" w:hAnsi="Times New Roman"/>
                <w:b/>
                <w:sz w:val="18"/>
                <w:szCs w:val="18"/>
              </w:rPr>
            </w:pPr>
            <w:r>
              <w:rPr>
                <w:rFonts w:ascii="Times New Roman" w:eastAsia="仿宋_GB2312" w:hAnsi="Times New Roman"/>
                <w:b/>
                <w:sz w:val="18"/>
                <w:szCs w:val="18"/>
              </w:rPr>
              <w:t>C</w:t>
            </w:r>
            <w:r>
              <w:rPr>
                <w:rFonts w:ascii="Times New Roman" w:eastAsia="仿宋_GB2312" w:hAnsi="Times New Roman"/>
                <w:b/>
                <w:sz w:val="18"/>
                <w:szCs w:val="18"/>
                <w:lang w:eastAsia="zh-CN"/>
              </w:rPr>
              <w:t>ontrol</w:t>
            </w:r>
            <w:r>
              <w:rPr>
                <w:rFonts w:ascii="Times New Roman" w:eastAsia="仿宋_GB2312" w:hAnsi="Times New Roman"/>
                <w:b/>
                <w:sz w:val="18"/>
                <w:szCs w:val="18"/>
              </w:rPr>
              <w:t xml:space="preserve"> measure</w:t>
            </w:r>
          </w:p>
        </w:tc>
      </w:tr>
      <w:tr w:rsidR="00EB6880" w14:paraId="281A0A2F" w14:textId="77777777">
        <w:trPr>
          <w:trHeight w:val="405"/>
          <w:tblHeader/>
          <w:jc w:val="center"/>
        </w:trPr>
        <w:tc>
          <w:tcPr>
            <w:tcW w:w="295" w:type="pct"/>
            <w:vMerge/>
            <w:shd w:val="clear" w:color="auto" w:fill="F2F2F2" w:themeFill="background1" w:themeFillShade="F2"/>
            <w:vAlign w:val="center"/>
          </w:tcPr>
          <w:p w14:paraId="336C3429" w14:textId="77777777" w:rsidR="00EB6880" w:rsidRDefault="00EB6880">
            <w:pPr>
              <w:jc w:val="center"/>
              <w:rPr>
                <w:rFonts w:ascii="Times New Roman" w:eastAsia="仿宋_GB2312" w:hAnsi="Times New Roman"/>
                <w:b/>
                <w:sz w:val="18"/>
                <w:szCs w:val="18"/>
              </w:rPr>
            </w:pPr>
          </w:p>
        </w:tc>
        <w:tc>
          <w:tcPr>
            <w:tcW w:w="368" w:type="pct"/>
            <w:vMerge/>
            <w:shd w:val="clear" w:color="auto" w:fill="F2F2F2" w:themeFill="background1" w:themeFillShade="F2"/>
            <w:vAlign w:val="center"/>
          </w:tcPr>
          <w:p w14:paraId="5919E7E7" w14:textId="77777777" w:rsidR="00EB6880" w:rsidRDefault="00EB6880">
            <w:pPr>
              <w:jc w:val="center"/>
              <w:rPr>
                <w:rFonts w:ascii="Times New Roman" w:eastAsia="仿宋_GB2312" w:hAnsi="Times New Roman"/>
                <w:b/>
                <w:sz w:val="18"/>
                <w:szCs w:val="18"/>
                <w:lang w:eastAsia="zh-CN"/>
              </w:rPr>
            </w:pPr>
          </w:p>
        </w:tc>
        <w:tc>
          <w:tcPr>
            <w:tcW w:w="878" w:type="pct"/>
            <w:shd w:val="clear" w:color="auto" w:fill="F2F2F2" w:themeFill="background1" w:themeFillShade="F2"/>
            <w:vAlign w:val="center"/>
          </w:tcPr>
          <w:p w14:paraId="51E26F0B"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Impact on product quality</w:t>
            </w:r>
          </w:p>
        </w:tc>
        <w:tc>
          <w:tcPr>
            <w:tcW w:w="441" w:type="pct"/>
            <w:shd w:val="clear" w:color="auto" w:fill="F2F2F2" w:themeFill="background1" w:themeFillShade="F2"/>
            <w:vAlign w:val="center"/>
          </w:tcPr>
          <w:p w14:paraId="76CAE8F0"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Criticality</w:t>
            </w:r>
          </w:p>
        </w:tc>
        <w:tc>
          <w:tcPr>
            <w:tcW w:w="1029" w:type="pct"/>
            <w:shd w:val="clear" w:color="auto" w:fill="F2F2F2" w:themeFill="background1" w:themeFillShade="F2"/>
            <w:vAlign w:val="center"/>
          </w:tcPr>
          <w:p w14:paraId="61572743"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rPr>
              <w:t>Surface Assessment</w:t>
            </w:r>
            <w:r>
              <w:rPr>
                <w:rFonts w:ascii="Times New Roman" w:eastAsia="仿宋_GB2312" w:hAnsi="Times New Roman"/>
                <w:b/>
                <w:sz w:val="18"/>
                <w:szCs w:val="18"/>
                <w:lang w:eastAsia="zh-CN"/>
              </w:rPr>
              <w:t>:</w:t>
            </w:r>
          </w:p>
          <w:p w14:paraId="678A1AB7" w14:textId="77777777" w:rsidR="00EB6880" w:rsidRDefault="00692187">
            <w:pPr>
              <w:jc w:val="center"/>
              <w:rPr>
                <w:rFonts w:ascii="Times New Roman" w:eastAsia="仿宋_GB2312" w:hAnsi="Times New Roman"/>
                <w:b/>
                <w:sz w:val="18"/>
                <w:szCs w:val="18"/>
              </w:rPr>
            </w:pPr>
            <w:r>
              <w:rPr>
                <w:rFonts w:ascii="Times New Roman" w:eastAsia="仿宋_GB2312" w:hAnsi="Times New Roman"/>
                <w:b/>
                <w:sz w:val="18"/>
                <w:szCs w:val="18"/>
              </w:rPr>
              <w:t>Stainless Steel (SS), Plastic (P), Glass (G)</w:t>
            </w:r>
            <w:r>
              <w:rPr>
                <w:rFonts w:ascii="Times New Roman" w:eastAsia="仿宋_GB2312" w:hAnsi="Times New Roman"/>
                <w:b/>
                <w:sz w:val="18"/>
                <w:szCs w:val="18"/>
                <w:lang w:eastAsia="zh-CN"/>
              </w:rPr>
              <w:t xml:space="preserve">, </w:t>
            </w:r>
            <w:r>
              <w:rPr>
                <w:rFonts w:ascii="Times New Roman" w:eastAsia="仿宋_GB2312" w:hAnsi="Times New Roman"/>
                <w:b/>
                <w:sz w:val="18"/>
                <w:szCs w:val="18"/>
              </w:rPr>
              <w:t>Smooth (SM), Rough (R)</w:t>
            </w:r>
          </w:p>
        </w:tc>
        <w:tc>
          <w:tcPr>
            <w:tcW w:w="515" w:type="pct"/>
            <w:shd w:val="clear" w:color="auto" w:fill="F2F2F2" w:themeFill="background1" w:themeFillShade="F2"/>
            <w:vAlign w:val="center"/>
          </w:tcPr>
          <w:p w14:paraId="382FD578" w14:textId="77777777" w:rsidR="00EB6880" w:rsidRDefault="00692187">
            <w:pPr>
              <w:jc w:val="center"/>
              <w:rPr>
                <w:rFonts w:ascii="Times New Roman" w:eastAsia="仿宋_GB2312" w:hAnsi="Times New Roman"/>
                <w:b/>
                <w:sz w:val="18"/>
                <w:szCs w:val="18"/>
              </w:rPr>
            </w:pPr>
            <w:r>
              <w:rPr>
                <w:rFonts w:ascii="Times New Roman" w:eastAsia="仿宋_GB2312" w:hAnsi="Times New Roman"/>
                <w:b/>
                <w:sz w:val="18"/>
                <w:szCs w:val="18"/>
              </w:rPr>
              <w:t>C</w:t>
            </w:r>
            <w:r>
              <w:rPr>
                <w:rFonts w:ascii="Times New Roman" w:eastAsia="仿宋_GB2312" w:hAnsi="Times New Roman"/>
                <w:b/>
                <w:sz w:val="18"/>
                <w:szCs w:val="18"/>
                <w:lang w:eastAsia="zh-CN"/>
              </w:rPr>
              <w:t>lean</w:t>
            </w:r>
            <w:r>
              <w:rPr>
                <w:rFonts w:ascii="Times New Roman" w:eastAsia="仿宋_GB2312" w:hAnsi="Times New Roman"/>
                <w:b/>
                <w:sz w:val="18"/>
                <w:szCs w:val="18"/>
              </w:rPr>
              <w:t xml:space="preserve"> Difficulty</w:t>
            </w:r>
          </w:p>
        </w:tc>
        <w:tc>
          <w:tcPr>
            <w:tcW w:w="368" w:type="pct"/>
            <w:shd w:val="clear" w:color="auto" w:fill="F2F2F2" w:themeFill="background1" w:themeFillShade="F2"/>
            <w:vAlign w:val="center"/>
          </w:tcPr>
          <w:p w14:paraId="1E1D2128" w14:textId="77777777" w:rsidR="00EB6880" w:rsidRDefault="00692187">
            <w:pPr>
              <w:jc w:val="center"/>
              <w:rPr>
                <w:rFonts w:ascii="Times New Roman" w:eastAsia="仿宋_GB2312" w:hAnsi="Times New Roman"/>
                <w:b/>
                <w:sz w:val="18"/>
                <w:szCs w:val="18"/>
              </w:rPr>
            </w:pPr>
            <w:r>
              <w:rPr>
                <w:rFonts w:ascii="Times New Roman" w:eastAsia="仿宋_GB2312" w:hAnsi="Times New Roman"/>
                <w:b/>
                <w:sz w:val="18"/>
                <w:szCs w:val="18"/>
              </w:rPr>
              <w:t>Possible cause</w:t>
            </w:r>
          </w:p>
        </w:tc>
        <w:tc>
          <w:tcPr>
            <w:tcW w:w="440" w:type="pct"/>
            <w:vMerge/>
            <w:shd w:val="clear" w:color="auto" w:fill="F2F2F2" w:themeFill="background1" w:themeFillShade="F2"/>
            <w:vAlign w:val="center"/>
          </w:tcPr>
          <w:p w14:paraId="5E8DB6B9" w14:textId="77777777" w:rsidR="00EB6880" w:rsidRDefault="00EB6880">
            <w:pPr>
              <w:jc w:val="center"/>
              <w:rPr>
                <w:rFonts w:ascii="Times New Roman" w:eastAsia="仿宋_GB2312" w:hAnsi="Times New Roman"/>
                <w:b/>
                <w:sz w:val="18"/>
                <w:szCs w:val="18"/>
              </w:rPr>
            </w:pPr>
          </w:p>
        </w:tc>
        <w:tc>
          <w:tcPr>
            <w:tcW w:w="665" w:type="pct"/>
            <w:vMerge/>
            <w:shd w:val="clear" w:color="auto" w:fill="F2F2F2" w:themeFill="background1" w:themeFillShade="F2"/>
            <w:vAlign w:val="center"/>
          </w:tcPr>
          <w:p w14:paraId="7DA7C413" w14:textId="77777777" w:rsidR="00EB6880" w:rsidRDefault="00EB6880">
            <w:pPr>
              <w:jc w:val="center"/>
              <w:rPr>
                <w:rFonts w:ascii="Times New Roman" w:eastAsia="仿宋_GB2312" w:hAnsi="Times New Roman"/>
                <w:b/>
                <w:sz w:val="18"/>
                <w:szCs w:val="18"/>
              </w:rPr>
            </w:pPr>
          </w:p>
        </w:tc>
      </w:tr>
      <w:tr w:rsidR="00EB6880" w14:paraId="526AE5E1" w14:textId="77777777">
        <w:trPr>
          <w:trHeight w:val="397"/>
          <w:jc w:val="center"/>
        </w:trPr>
        <w:tc>
          <w:tcPr>
            <w:tcW w:w="295" w:type="pct"/>
            <w:vAlign w:val="center"/>
          </w:tcPr>
          <w:p w14:paraId="0A057B87" w14:textId="77777777" w:rsidR="00EB6880" w:rsidRDefault="00692187">
            <w:pPr>
              <w:jc w:val="center"/>
              <w:rPr>
                <w:rFonts w:ascii="Times New Roman" w:eastAsia="仿宋_GB2312" w:hAnsi="Times New Roman"/>
                <w:sz w:val="18"/>
                <w:szCs w:val="18"/>
              </w:rPr>
            </w:pPr>
            <w:r>
              <w:rPr>
                <w:rFonts w:ascii="Times New Roman" w:eastAsia="仿宋_GB2312" w:hAnsi="Times New Roman"/>
                <w:sz w:val="18"/>
                <w:szCs w:val="18"/>
              </w:rPr>
              <w:t>1</w:t>
            </w:r>
          </w:p>
        </w:tc>
        <w:tc>
          <w:tcPr>
            <w:tcW w:w="368" w:type="pct"/>
            <w:vAlign w:val="center"/>
          </w:tcPr>
          <w:p w14:paraId="0F60A457"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Thief</w:t>
            </w:r>
          </w:p>
        </w:tc>
        <w:tc>
          <w:tcPr>
            <w:tcW w:w="878" w:type="pct"/>
            <w:vAlign w:val="center"/>
          </w:tcPr>
          <w:p w14:paraId="098D5D39"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Direct contact with the material. The residue will bring potential cross-contamination if reused. </w:t>
            </w:r>
          </w:p>
        </w:tc>
        <w:tc>
          <w:tcPr>
            <w:tcW w:w="441" w:type="pct"/>
            <w:vAlign w:val="center"/>
          </w:tcPr>
          <w:p w14:paraId="0F3E0F5A"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Critical</w:t>
            </w:r>
          </w:p>
        </w:tc>
        <w:tc>
          <w:tcPr>
            <w:tcW w:w="1029" w:type="pct"/>
            <w:vAlign w:val="center"/>
          </w:tcPr>
          <w:p w14:paraId="5ADFB9A6"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SS, SM</w:t>
            </w:r>
          </w:p>
        </w:tc>
        <w:tc>
          <w:tcPr>
            <w:tcW w:w="515" w:type="pct"/>
            <w:vAlign w:val="center"/>
          </w:tcPr>
          <w:p w14:paraId="53E1F9DC"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Easy to clean as the surface is smooth</w:t>
            </w:r>
          </w:p>
        </w:tc>
        <w:tc>
          <w:tcPr>
            <w:tcW w:w="368" w:type="pct"/>
            <w:vAlign w:val="center"/>
          </w:tcPr>
          <w:p w14:paraId="1F3B3D9F"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Low</w:t>
            </w:r>
          </w:p>
        </w:tc>
        <w:tc>
          <w:tcPr>
            <w:tcW w:w="440" w:type="pct"/>
            <w:vAlign w:val="center"/>
          </w:tcPr>
          <w:p w14:paraId="3EB7C84A"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Low</w:t>
            </w:r>
          </w:p>
        </w:tc>
        <w:tc>
          <w:tcPr>
            <w:tcW w:w="665" w:type="pct"/>
            <w:vAlign w:val="center"/>
          </w:tcPr>
          <w:p w14:paraId="2B8B9C52"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Flush/swab the surface completely, </w:t>
            </w:r>
          </w:p>
          <w:p w14:paraId="25F8BCAC" w14:textId="77777777" w:rsidR="00EB6880" w:rsidRDefault="00692187">
            <w:pPr>
              <w:jc w:val="center"/>
              <w:rPr>
                <w:rFonts w:ascii="Times New Roman" w:eastAsia="仿宋_GB2312" w:hAnsi="Times New Roman"/>
                <w:sz w:val="18"/>
                <w:szCs w:val="18"/>
              </w:rPr>
            </w:pPr>
            <w:r>
              <w:rPr>
                <w:rFonts w:ascii="Times New Roman" w:eastAsia="仿宋_GB2312" w:hAnsi="Times New Roman"/>
                <w:sz w:val="18"/>
                <w:szCs w:val="18"/>
                <w:lang w:eastAsia="zh-CN"/>
              </w:rPr>
              <w:t>v</w:t>
            </w:r>
            <w:r>
              <w:rPr>
                <w:rFonts w:ascii="Times New Roman" w:eastAsia="仿宋_GB2312" w:hAnsi="Times New Roman"/>
                <w:sz w:val="18"/>
                <w:szCs w:val="18"/>
              </w:rPr>
              <w:t>isual Inspection</w:t>
            </w:r>
          </w:p>
        </w:tc>
      </w:tr>
    </w:tbl>
    <w:p w14:paraId="6A01C8F2" w14:textId="77777777" w:rsidR="00EB6880" w:rsidRDefault="00692187">
      <w:pPr>
        <w:pStyle w:val="af2"/>
        <w:numPr>
          <w:ilvl w:val="0"/>
          <w:numId w:val="15"/>
        </w:numPr>
        <w:tabs>
          <w:tab w:val="clear" w:pos="4320"/>
          <w:tab w:val="clear" w:pos="8640"/>
        </w:tabs>
        <w:spacing w:line="360" w:lineRule="auto"/>
        <w:jc w:val="both"/>
        <w:rPr>
          <w:rFonts w:ascii="Times New Roman" w:eastAsia="仿宋_GB2312" w:hAnsi="Times New Roman"/>
          <w:b/>
          <w:sz w:val="21"/>
          <w:lang w:eastAsia="zh-CN"/>
        </w:rPr>
      </w:pPr>
      <w:r>
        <w:rPr>
          <w:rFonts w:ascii="Times New Roman" w:eastAsia="仿宋_GB2312" w:hAnsi="Times New Roman"/>
          <w:b/>
          <w:sz w:val="21"/>
          <w:lang w:eastAsia="zh-CN"/>
        </w:rPr>
        <w:t xml:space="preserve">Assessment of the operation aids </w:t>
      </w:r>
    </w:p>
    <w:p w14:paraId="6186CE71" w14:textId="77777777" w:rsidR="00EB6880" w:rsidRDefault="00692187">
      <w:pPr>
        <w:pStyle w:val="af2"/>
        <w:tabs>
          <w:tab w:val="clear" w:pos="4320"/>
          <w:tab w:val="clear" w:pos="8640"/>
        </w:tabs>
        <w:spacing w:line="360" w:lineRule="auto"/>
        <w:jc w:val="both"/>
        <w:rPr>
          <w:rFonts w:ascii="Times New Roman" w:eastAsia="仿宋_GB2312" w:hAnsi="Times New Roman"/>
          <w:sz w:val="21"/>
          <w:lang w:eastAsia="zh-CN"/>
        </w:rPr>
      </w:pPr>
      <w:r>
        <w:rPr>
          <w:rFonts w:ascii="Times New Roman" w:eastAsia="仿宋_GB2312" w:hAnsi="Times New Roman"/>
          <w:sz w:val="21"/>
          <w:lang w:eastAsia="zh-CN"/>
        </w:rPr>
        <w:t xml:space="preserve">For the process aids, for example, the scoop, rake, pump and secondary protection bucket, the cleaning method is separately provided in the cleaning method document CMa-TJ414002001 &lt;Equipments Cleaning Method&gt; (current version) and CMb-TJ414002001 &lt;Equipments Cleaning Method&gt; (current version). Considering the MOC of these operation aids is SS &amp; GL, smooth surface, simple in the structure, be removable cleaned and direct visual inspection, so the material residue is low risk. </w:t>
      </w:r>
    </w:p>
    <w:p w14:paraId="0BAABFC9" w14:textId="77777777" w:rsidR="00EB6880" w:rsidRDefault="00692187">
      <w:pPr>
        <w:pStyle w:val="af2"/>
        <w:numPr>
          <w:ilvl w:val="0"/>
          <w:numId w:val="15"/>
        </w:numPr>
        <w:tabs>
          <w:tab w:val="clear" w:pos="4320"/>
          <w:tab w:val="clear" w:pos="8640"/>
        </w:tabs>
        <w:spacing w:line="360" w:lineRule="auto"/>
        <w:jc w:val="both"/>
        <w:rPr>
          <w:rFonts w:ascii="Times New Roman" w:eastAsia="仿宋_GB2312" w:hAnsi="Times New Roman"/>
          <w:b/>
          <w:sz w:val="21"/>
          <w:lang w:eastAsia="zh-CN"/>
        </w:rPr>
      </w:pPr>
      <w:r>
        <w:rPr>
          <w:rFonts w:ascii="Times New Roman" w:eastAsia="仿宋_GB2312" w:hAnsi="Times New Roman"/>
          <w:b/>
          <w:sz w:val="21"/>
          <w:lang w:eastAsia="zh-CN"/>
        </w:rPr>
        <w:t>Assessment of the filter consumables</w:t>
      </w:r>
    </w:p>
    <w:p w14:paraId="308C49BA" w14:textId="77777777" w:rsidR="00EB6880" w:rsidRDefault="00692187">
      <w:pPr>
        <w:pStyle w:val="af2"/>
        <w:tabs>
          <w:tab w:val="clear" w:pos="4320"/>
          <w:tab w:val="clear" w:pos="8640"/>
        </w:tabs>
        <w:spacing w:line="360" w:lineRule="auto"/>
        <w:jc w:val="both"/>
        <w:rPr>
          <w:rFonts w:ascii="Times New Roman" w:eastAsia="仿宋_GB2312" w:hAnsi="Times New Roman"/>
          <w:sz w:val="21"/>
          <w:lang w:eastAsia="zh-CN"/>
        </w:rPr>
      </w:pPr>
      <w:bookmarkStart w:id="295" w:name="_Toc236083196"/>
      <w:r>
        <w:rPr>
          <w:rFonts w:ascii="Times New Roman" w:eastAsia="仿宋_GB2312" w:hAnsi="Times New Roman"/>
          <w:sz w:val="21"/>
          <w:lang w:eastAsia="zh-CN"/>
        </w:rPr>
        <w:t xml:space="preserve">In the manufacturing of ASYM-140020, the gloves, latex tube, PTFE pipe </w:t>
      </w:r>
      <w:r>
        <w:rPr>
          <w:rFonts w:ascii="Times New Roman" w:eastAsia="仿宋_GB2312" w:hAnsi="Times New Roman" w:hint="eastAsia"/>
          <w:sz w:val="21"/>
          <w:lang w:eastAsia="zh-CN"/>
        </w:rPr>
        <w:t>and</w:t>
      </w:r>
      <w:r>
        <w:rPr>
          <w:rFonts w:ascii="Times New Roman" w:eastAsia="仿宋_GB2312" w:hAnsi="Times New Roman"/>
          <w:sz w:val="21"/>
          <w:lang w:eastAsia="zh-CN"/>
        </w:rPr>
        <w:t xml:space="preserve"> filter cartridge </w:t>
      </w:r>
      <w:commentRangeStart w:id="296"/>
      <w:r>
        <w:rPr>
          <w:rFonts w:ascii="Times New Roman" w:eastAsia="仿宋_GB2312" w:hAnsi="Times New Roman"/>
          <w:sz w:val="21"/>
          <w:lang w:eastAsia="zh-CN"/>
        </w:rPr>
        <w:t>are</w:t>
      </w:r>
      <w:commentRangeEnd w:id="296"/>
      <w:r>
        <w:rPr>
          <w:rStyle w:val="aff0"/>
        </w:rPr>
        <w:commentReference w:id="296"/>
      </w:r>
      <w:r>
        <w:rPr>
          <w:rFonts w:ascii="Times New Roman" w:eastAsia="仿宋_GB2312" w:hAnsi="Times New Roman"/>
          <w:sz w:val="21"/>
          <w:lang w:eastAsia="zh-CN"/>
        </w:rPr>
        <w:t xml:space="preserve"> used </w:t>
      </w:r>
      <w:r>
        <w:rPr>
          <w:rFonts w:ascii="Times New Roman" w:eastAsia="仿宋_GB2312" w:hAnsi="Times New Roman" w:hint="eastAsia"/>
          <w:sz w:val="21"/>
          <w:lang w:eastAsia="zh-CN"/>
        </w:rPr>
        <w:t>wh</w:t>
      </w:r>
      <w:r>
        <w:rPr>
          <w:rFonts w:ascii="Times New Roman" w:eastAsia="仿宋_GB2312" w:hAnsi="Times New Roman"/>
          <w:sz w:val="21"/>
          <w:lang w:eastAsia="zh-CN"/>
        </w:rPr>
        <w:t>ich are directly contact with specific material. From which, the gloves, latex tube and filter cartridge, will be disposed after cleaning together with the relevant equipment (Peptide Solid Phase Synthesizer, reactor, liquid filter)</w:t>
      </w:r>
      <w:r>
        <w:rPr>
          <w:rFonts w:ascii="Times New Roman" w:eastAsia="仿宋_GB2312" w:hAnsi="Times New Roman" w:hint="eastAsia"/>
          <w:sz w:val="21"/>
          <w:lang w:eastAsia="zh-CN"/>
        </w:rPr>
        <w:t>.</w:t>
      </w:r>
      <w:r>
        <w:rPr>
          <w:rFonts w:ascii="Times New Roman" w:eastAsia="仿宋_GB2312" w:hAnsi="Times New Roman"/>
          <w:sz w:val="21"/>
          <w:lang w:eastAsia="zh-CN"/>
        </w:rPr>
        <w:t xml:space="preserve">  </w:t>
      </w:r>
    </w:p>
    <w:p w14:paraId="3972E77C" w14:textId="77777777" w:rsidR="00EB6880" w:rsidRDefault="00692187">
      <w:pPr>
        <w:pStyle w:val="af2"/>
        <w:spacing w:line="360" w:lineRule="auto"/>
        <w:jc w:val="both"/>
        <w:rPr>
          <w:rFonts w:ascii="Times New Roman" w:eastAsia="Times New Roman" w:hAnsi="Times New Roman"/>
          <w:sz w:val="21"/>
          <w:szCs w:val="21"/>
          <w:lang w:eastAsia="zh-CN"/>
        </w:rPr>
        <w:sectPr w:rsidR="00EB6880">
          <w:headerReference w:type="default" r:id="rId30"/>
          <w:pgSz w:w="11909" w:h="16834"/>
          <w:pgMar w:top="1440" w:right="1134" w:bottom="1440" w:left="1134" w:header="720" w:footer="964" w:gutter="0"/>
          <w:cols w:space="720"/>
          <w:docGrid w:linePitch="360"/>
        </w:sectPr>
      </w:pPr>
      <w:r>
        <w:rPr>
          <w:rFonts w:ascii="Times New Roman" w:eastAsia="仿宋_GB2312" w:hAnsi="Times New Roman"/>
          <w:sz w:val="21"/>
          <w:lang w:eastAsia="zh-CN"/>
        </w:rPr>
        <w:t xml:space="preserve">In the SPPS process, there is </w:t>
      </w:r>
      <w:r>
        <w:rPr>
          <w:rFonts w:ascii="Times New Roman" w:eastAsia="仿宋_GB2312" w:hAnsi="Times New Roman"/>
          <w:color w:val="3333FF"/>
          <w:sz w:val="21"/>
          <w:lang w:eastAsia="zh-CN"/>
        </w:rPr>
        <w:t>10 μm s</w:t>
      </w:r>
      <w:r>
        <w:rPr>
          <w:rFonts w:ascii="Times New Roman" w:eastAsia="仿宋_GB2312" w:hAnsi="Times New Roman"/>
          <w:sz w:val="21"/>
          <w:lang w:eastAsia="zh-CN"/>
        </w:rPr>
        <w:t>tainless steel filter before the solvent entering the production building from tank farm.</w:t>
      </w:r>
      <w:r>
        <w:rPr>
          <w:rFonts w:ascii="Times New Roman" w:hAnsi="Times New Roman"/>
        </w:rPr>
        <w:t xml:space="preserve"> </w:t>
      </w:r>
      <w:r>
        <w:rPr>
          <w:rFonts w:ascii="Times New Roman" w:eastAsia="仿宋_GB2312" w:hAnsi="Times New Roman" w:cs="Arial"/>
          <w:sz w:val="21"/>
          <w:szCs w:val="21"/>
          <w:lang w:eastAsia="zh-CN"/>
        </w:rPr>
        <w:t>This filter is exclusively used for filtering fresh solvents from the tank farm. Preventive maintenance is performed every 6 months (refer to QM03025&lt;Equipment and facility maintenance manual&gt;), including cleaning and integrity testing. Since it does not contact with peptide-related materials, the possibility of cross-contamination transfer is extremely low, thus the risk level is determined as low.</w:t>
      </w:r>
      <w:r>
        <w:rPr>
          <w:rFonts w:eastAsia="Arial" w:cs="Arial"/>
        </w:rPr>
        <w:t xml:space="preserve"> </w:t>
      </w:r>
      <w:r>
        <w:rPr>
          <w:rFonts w:ascii="Times New Roman" w:eastAsia="Times New Roman" w:hAnsi="Times New Roman"/>
          <w:sz w:val="21"/>
          <w:szCs w:val="21"/>
        </w:rPr>
        <w:t>so the risk level is low in the project</w:t>
      </w:r>
      <w:r>
        <w:rPr>
          <w:rFonts w:ascii="Times New Roman" w:eastAsia="Times New Roman" w:hAnsi="Times New Roman"/>
          <w:sz w:val="21"/>
          <w:szCs w:val="21"/>
          <w:lang w:eastAsia="zh-CN"/>
        </w:rPr>
        <w:t>.</w:t>
      </w:r>
    </w:p>
    <w:p w14:paraId="082753F8" w14:textId="77777777" w:rsidR="00EB6880" w:rsidRDefault="00692187">
      <w:pPr>
        <w:pStyle w:val="2"/>
        <w:numPr>
          <w:ilvl w:val="0"/>
          <w:numId w:val="12"/>
        </w:numPr>
        <w:rPr>
          <w:rFonts w:ascii="Times New Roman" w:eastAsia="仿宋_GB2312" w:hAnsi="Times New Roman"/>
          <w:sz w:val="21"/>
          <w:szCs w:val="18"/>
          <w:lang w:eastAsia="zh-CN"/>
        </w:rPr>
      </w:pPr>
      <w:bookmarkStart w:id="297" w:name="_Toc243680254"/>
      <w:bookmarkStart w:id="298" w:name="_Toc243680255"/>
      <w:bookmarkEnd w:id="297"/>
      <w:r>
        <w:rPr>
          <w:rFonts w:ascii="Times New Roman" w:eastAsia="仿宋_GB2312" w:hAnsi="Times New Roman"/>
          <w:sz w:val="21"/>
          <w:szCs w:val="18"/>
          <w:lang w:eastAsia="zh-CN"/>
        </w:rPr>
        <w:lastRenderedPageBreak/>
        <w:t>Cleaning method</w:t>
      </w:r>
      <w:bookmarkEnd w:id="295"/>
      <w:bookmarkEnd w:id="298"/>
      <w:r>
        <w:rPr>
          <w:rFonts w:ascii="Times New Roman" w:eastAsia="仿宋_GB2312" w:hAnsi="Times New Roman"/>
          <w:sz w:val="21"/>
          <w:szCs w:val="18"/>
          <w:lang w:eastAsia="zh-CN"/>
        </w:rPr>
        <w:t xml:space="preserve"> </w:t>
      </w:r>
    </w:p>
    <w:bookmarkEnd w:id="276"/>
    <w:p w14:paraId="67CD155A" w14:textId="77777777" w:rsidR="00EB6880" w:rsidRDefault="00692187">
      <w:pPr>
        <w:pStyle w:val="af2"/>
        <w:tabs>
          <w:tab w:val="clear" w:pos="4320"/>
          <w:tab w:val="clear" w:pos="8640"/>
        </w:tabs>
        <w:spacing w:line="360" w:lineRule="auto"/>
        <w:jc w:val="both"/>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The Level 0/B batch to batch flush cleaning is included in CMb-TJ414002001&lt;Equipments Cleaning Method&gt; (current version). The disassemble major cleaning method is included in CMa-TJ414002001&lt; Equipments Cleaning Method&gt; (current version).</w:t>
      </w:r>
    </w:p>
    <w:p w14:paraId="41B909BE" w14:textId="77777777" w:rsidR="00EB6880" w:rsidRDefault="00692187">
      <w:pPr>
        <w:pStyle w:val="af2"/>
        <w:tabs>
          <w:tab w:val="clear" w:pos="4320"/>
          <w:tab w:val="clear" w:pos="8640"/>
        </w:tabs>
        <w:spacing w:line="360" w:lineRule="auto"/>
        <w:jc w:val="both"/>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 xml:space="preserve">The cleaning method for the worst-case equipment, the peptide solid phase synthesizer, have been practiced in full scale non-saleable batch, and achieved the cleaning purpose. </w:t>
      </w:r>
    </w:p>
    <w:p w14:paraId="72B79503" w14:textId="77777777" w:rsidR="00EB6880" w:rsidRDefault="00692187">
      <w:pPr>
        <w:spacing w:beforeLines="50" w:before="120" w:afterLines="50" w:after="120"/>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 xml:space="preserve">The critical cleaning parameters that need to be controlled and recorded in each validation run are shown in the table below. </w:t>
      </w:r>
    </w:p>
    <w:p w14:paraId="07DC8FE0" w14:textId="77777777" w:rsidR="00EB6880" w:rsidRDefault="00692187">
      <w:pPr>
        <w:spacing w:beforeLines="50" w:before="120" w:afterLines="50" w:after="120"/>
        <w:jc w:val="center"/>
        <w:rPr>
          <w:rFonts w:ascii="Times New Roman" w:eastAsia="仿宋_GB2312" w:hAnsi="Times New Roman"/>
          <w:b/>
          <w:i/>
          <w:sz w:val="21"/>
          <w:szCs w:val="20"/>
        </w:rPr>
      </w:pPr>
      <w:r>
        <w:rPr>
          <w:rFonts w:ascii="Times New Roman" w:eastAsia="仿宋_GB2312" w:hAnsi="Times New Roman"/>
          <w:b/>
          <w:i/>
          <w:sz w:val="21"/>
          <w:szCs w:val="20"/>
        </w:rPr>
        <w:t xml:space="preserve">Table 6-15, Cleaning Parameter Collection </w:t>
      </w:r>
      <w:r>
        <w:rPr>
          <w:rFonts w:ascii="Times New Roman" w:eastAsia="仿宋_GB2312" w:hAnsi="Times New Roman" w:hint="eastAsia"/>
          <w:b/>
          <w:i/>
          <w:sz w:val="21"/>
          <w:szCs w:val="20"/>
        </w:rPr>
        <w:t>f</w:t>
      </w:r>
      <w:r>
        <w:rPr>
          <w:rFonts w:ascii="Times New Roman" w:eastAsia="仿宋_GB2312" w:hAnsi="Times New Roman"/>
          <w:b/>
          <w:i/>
          <w:sz w:val="21"/>
          <w:szCs w:val="20"/>
        </w:rPr>
        <w:t>or Peptide Solid Phase Synthesizer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12"/>
        <w:gridCol w:w="1012"/>
        <w:gridCol w:w="996"/>
        <w:gridCol w:w="823"/>
        <w:gridCol w:w="901"/>
        <w:gridCol w:w="1548"/>
        <w:gridCol w:w="1244"/>
        <w:gridCol w:w="1088"/>
        <w:gridCol w:w="1079"/>
        <w:gridCol w:w="1079"/>
        <w:gridCol w:w="1079"/>
        <w:gridCol w:w="1046"/>
        <w:gridCol w:w="1037"/>
      </w:tblGrid>
      <w:tr w:rsidR="00EB6880" w14:paraId="08888D02" w14:textId="77777777">
        <w:trPr>
          <w:trHeight w:val="323"/>
          <w:tblHeader/>
        </w:trPr>
        <w:tc>
          <w:tcPr>
            <w:tcW w:w="363" w:type="pct"/>
            <w:vMerge w:val="restart"/>
            <w:shd w:val="clear" w:color="auto" w:fill="D9D9D9"/>
            <w:vAlign w:val="center"/>
          </w:tcPr>
          <w:p w14:paraId="33883A8D"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E</w:t>
            </w:r>
            <w:r>
              <w:rPr>
                <w:rFonts w:ascii="Times New Roman" w:eastAsia="仿宋_GB2312" w:hAnsi="Times New Roman"/>
                <w:b/>
                <w:bCs/>
                <w:sz w:val="18"/>
                <w:szCs w:val="18"/>
              </w:rPr>
              <w:t>quipment type</w:t>
            </w:r>
          </w:p>
        </w:tc>
        <w:tc>
          <w:tcPr>
            <w:tcW w:w="363" w:type="pct"/>
            <w:vMerge w:val="restart"/>
            <w:shd w:val="clear" w:color="auto" w:fill="D9D9D9"/>
            <w:vAlign w:val="center"/>
          </w:tcPr>
          <w:p w14:paraId="0C3AF337"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Equipment ID</w:t>
            </w:r>
          </w:p>
        </w:tc>
        <w:tc>
          <w:tcPr>
            <w:tcW w:w="357" w:type="pct"/>
            <w:vMerge w:val="restart"/>
            <w:shd w:val="clear" w:color="auto" w:fill="D9D9D9"/>
            <w:vAlign w:val="center"/>
          </w:tcPr>
          <w:p w14:paraId="4C913D1A"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FangSong" w:hAnsi="Times New Roman"/>
                <w:b/>
                <w:sz w:val="18"/>
                <w:szCs w:val="18"/>
                <w:lang w:eastAsia="zh-CN"/>
              </w:rPr>
              <w:t>Cleaning frequency</w:t>
            </w:r>
          </w:p>
        </w:tc>
        <w:tc>
          <w:tcPr>
            <w:tcW w:w="295" w:type="pct"/>
            <w:vMerge w:val="restart"/>
            <w:shd w:val="clear" w:color="auto" w:fill="D9D9D9"/>
            <w:vAlign w:val="center"/>
          </w:tcPr>
          <w:p w14:paraId="7AE1EA27"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Cleaning solvent</w:t>
            </w:r>
          </w:p>
        </w:tc>
        <w:tc>
          <w:tcPr>
            <w:tcW w:w="323" w:type="pct"/>
            <w:vMerge w:val="restart"/>
            <w:shd w:val="clear" w:color="auto" w:fill="D9D9D9"/>
            <w:vAlign w:val="center"/>
          </w:tcPr>
          <w:p w14:paraId="47E0E6F5"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Cleaning method</w:t>
            </w:r>
          </w:p>
        </w:tc>
        <w:tc>
          <w:tcPr>
            <w:tcW w:w="555" w:type="pct"/>
            <w:shd w:val="clear" w:color="auto" w:fill="D9D9D9"/>
            <w:vAlign w:val="center"/>
          </w:tcPr>
          <w:p w14:paraId="1A092A89"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Cleaning temp.</w:t>
            </w:r>
          </w:p>
        </w:tc>
        <w:tc>
          <w:tcPr>
            <w:tcW w:w="446" w:type="pct"/>
            <w:shd w:val="clear" w:color="auto" w:fill="D9D9D9"/>
            <w:vAlign w:val="center"/>
          </w:tcPr>
          <w:p w14:paraId="6CB181F7"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Cleaning solvent qty.</w:t>
            </w:r>
          </w:p>
        </w:tc>
        <w:tc>
          <w:tcPr>
            <w:tcW w:w="390" w:type="pct"/>
            <w:shd w:val="clear" w:color="auto" w:fill="D9D9D9"/>
            <w:vAlign w:val="center"/>
          </w:tcPr>
          <w:p w14:paraId="70D3C369"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Cleaning time</w:t>
            </w:r>
          </w:p>
        </w:tc>
        <w:tc>
          <w:tcPr>
            <w:tcW w:w="387" w:type="pct"/>
            <w:shd w:val="clear" w:color="auto" w:fill="D9D9D9"/>
            <w:vAlign w:val="center"/>
          </w:tcPr>
          <w:p w14:paraId="06FC7587"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hint="eastAsia"/>
                <w:b/>
                <w:bCs/>
                <w:sz w:val="18"/>
                <w:szCs w:val="18"/>
                <w:lang w:eastAsia="zh-CN"/>
              </w:rPr>
              <w:t>S</w:t>
            </w:r>
            <w:r>
              <w:rPr>
                <w:rFonts w:ascii="Times New Roman" w:eastAsia="仿宋_GB2312" w:hAnsi="Times New Roman"/>
                <w:b/>
                <w:bCs/>
                <w:sz w:val="18"/>
                <w:szCs w:val="18"/>
                <w:lang w:eastAsia="zh-CN"/>
              </w:rPr>
              <w:t>tir time</w:t>
            </w:r>
          </w:p>
        </w:tc>
        <w:tc>
          <w:tcPr>
            <w:tcW w:w="387" w:type="pct"/>
            <w:shd w:val="clear" w:color="auto" w:fill="D9D9D9"/>
            <w:vAlign w:val="center"/>
          </w:tcPr>
          <w:p w14:paraId="1E35828E"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hint="eastAsia"/>
                <w:b/>
                <w:bCs/>
                <w:sz w:val="18"/>
                <w:szCs w:val="18"/>
                <w:lang w:eastAsia="zh-CN"/>
              </w:rPr>
              <w:t>S</w:t>
            </w:r>
            <w:r>
              <w:rPr>
                <w:rFonts w:ascii="Times New Roman" w:eastAsia="仿宋_GB2312" w:hAnsi="Times New Roman"/>
                <w:b/>
                <w:bCs/>
                <w:sz w:val="18"/>
                <w:szCs w:val="18"/>
                <w:lang w:eastAsia="zh-CN"/>
              </w:rPr>
              <w:t>tir speed</w:t>
            </w:r>
          </w:p>
        </w:tc>
        <w:tc>
          <w:tcPr>
            <w:tcW w:w="387" w:type="pct"/>
            <w:shd w:val="clear" w:color="auto" w:fill="D9D9D9"/>
            <w:vAlign w:val="center"/>
          </w:tcPr>
          <w:p w14:paraId="05DE3225"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hint="eastAsia"/>
                <w:b/>
                <w:bCs/>
                <w:sz w:val="18"/>
                <w:szCs w:val="18"/>
                <w:lang w:eastAsia="zh-CN"/>
              </w:rPr>
              <w:t>N</w:t>
            </w:r>
            <w:r>
              <w:rPr>
                <w:rFonts w:ascii="Times New Roman" w:eastAsia="仿宋_GB2312" w:hAnsi="Times New Roman"/>
                <w:b/>
                <w:bCs/>
                <w:sz w:val="18"/>
                <w:szCs w:val="18"/>
                <w:vertAlign w:val="subscript"/>
                <w:lang w:eastAsia="zh-CN"/>
              </w:rPr>
              <w:t>2</w:t>
            </w:r>
            <w:r>
              <w:rPr>
                <w:rFonts w:ascii="Times New Roman" w:eastAsia="仿宋_GB2312" w:hAnsi="Times New Roman"/>
                <w:b/>
                <w:bCs/>
                <w:sz w:val="18"/>
                <w:szCs w:val="18"/>
                <w:lang w:eastAsia="zh-CN"/>
              </w:rPr>
              <w:t xml:space="preserve"> F</w:t>
            </w:r>
            <w:r>
              <w:rPr>
                <w:rFonts w:ascii="Times New Roman" w:eastAsia="仿宋_GB2312" w:hAnsi="Times New Roman" w:hint="eastAsia"/>
                <w:b/>
                <w:bCs/>
                <w:sz w:val="18"/>
                <w:szCs w:val="18"/>
                <w:lang w:eastAsia="zh-CN"/>
              </w:rPr>
              <w:t>low</w:t>
            </w:r>
          </w:p>
        </w:tc>
        <w:tc>
          <w:tcPr>
            <w:tcW w:w="375" w:type="pct"/>
            <w:shd w:val="clear" w:color="auto" w:fill="D9D9D9"/>
            <w:vAlign w:val="center"/>
          </w:tcPr>
          <w:p w14:paraId="38365D87"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hint="eastAsia"/>
                <w:b/>
                <w:bCs/>
                <w:sz w:val="18"/>
                <w:szCs w:val="18"/>
                <w:lang w:eastAsia="zh-CN"/>
              </w:rPr>
              <w:t>S</w:t>
            </w:r>
            <w:r>
              <w:rPr>
                <w:rFonts w:ascii="Times New Roman" w:eastAsia="仿宋_GB2312" w:hAnsi="Times New Roman"/>
                <w:b/>
                <w:bCs/>
                <w:sz w:val="18"/>
                <w:szCs w:val="18"/>
                <w:lang w:eastAsia="zh-CN"/>
              </w:rPr>
              <w:t>oak times</w:t>
            </w:r>
          </w:p>
        </w:tc>
        <w:tc>
          <w:tcPr>
            <w:tcW w:w="372" w:type="pct"/>
            <w:shd w:val="clear" w:color="auto" w:fill="D9D9D9"/>
            <w:vAlign w:val="center"/>
          </w:tcPr>
          <w:p w14:paraId="18AEE4B4"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hint="eastAsia"/>
                <w:b/>
                <w:bCs/>
                <w:sz w:val="18"/>
                <w:szCs w:val="18"/>
                <w:lang w:eastAsia="zh-CN"/>
              </w:rPr>
              <w:t>R</w:t>
            </w:r>
            <w:r>
              <w:rPr>
                <w:rFonts w:ascii="Times New Roman" w:eastAsia="仿宋_GB2312" w:hAnsi="Times New Roman"/>
                <w:b/>
                <w:bCs/>
                <w:sz w:val="18"/>
                <w:szCs w:val="18"/>
                <w:lang w:eastAsia="zh-CN"/>
              </w:rPr>
              <w:t>epeat times</w:t>
            </w:r>
          </w:p>
        </w:tc>
      </w:tr>
      <w:tr w:rsidR="00EB6880" w14:paraId="5D8107A3" w14:textId="77777777">
        <w:trPr>
          <w:trHeight w:val="323"/>
          <w:tblHeader/>
        </w:trPr>
        <w:tc>
          <w:tcPr>
            <w:tcW w:w="363" w:type="pct"/>
            <w:vMerge/>
            <w:shd w:val="clear" w:color="auto" w:fill="D9D9D9"/>
            <w:vAlign w:val="center"/>
          </w:tcPr>
          <w:p w14:paraId="7996415E" w14:textId="77777777" w:rsidR="00EB6880" w:rsidRDefault="00EB6880">
            <w:pPr>
              <w:contextualSpacing/>
              <w:jc w:val="center"/>
              <w:rPr>
                <w:rFonts w:ascii="Times New Roman" w:eastAsia="仿宋_GB2312" w:hAnsi="Times New Roman"/>
                <w:b/>
                <w:bCs/>
                <w:sz w:val="18"/>
                <w:szCs w:val="18"/>
                <w:lang w:eastAsia="zh-CN"/>
              </w:rPr>
            </w:pPr>
          </w:p>
        </w:tc>
        <w:tc>
          <w:tcPr>
            <w:tcW w:w="363" w:type="pct"/>
            <w:vMerge/>
            <w:shd w:val="clear" w:color="auto" w:fill="D9D9D9"/>
            <w:vAlign w:val="center"/>
          </w:tcPr>
          <w:p w14:paraId="1456A378" w14:textId="77777777" w:rsidR="00EB6880" w:rsidRDefault="00EB6880">
            <w:pPr>
              <w:contextualSpacing/>
              <w:jc w:val="center"/>
              <w:rPr>
                <w:rFonts w:ascii="Times New Roman" w:eastAsia="仿宋_GB2312" w:hAnsi="Times New Roman"/>
                <w:b/>
                <w:bCs/>
                <w:sz w:val="18"/>
                <w:szCs w:val="18"/>
                <w:lang w:eastAsia="zh-CN"/>
              </w:rPr>
            </w:pPr>
          </w:p>
        </w:tc>
        <w:tc>
          <w:tcPr>
            <w:tcW w:w="357" w:type="pct"/>
            <w:vMerge/>
            <w:shd w:val="clear" w:color="auto" w:fill="D9D9D9"/>
            <w:vAlign w:val="center"/>
          </w:tcPr>
          <w:p w14:paraId="5AC9F0DC" w14:textId="77777777" w:rsidR="00EB6880" w:rsidRDefault="00EB6880">
            <w:pPr>
              <w:contextualSpacing/>
              <w:jc w:val="center"/>
              <w:rPr>
                <w:rFonts w:ascii="Times New Roman" w:eastAsia="仿宋_GB2312" w:hAnsi="Times New Roman"/>
                <w:b/>
                <w:bCs/>
                <w:sz w:val="18"/>
                <w:szCs w:val="18"/>
                <w:lang w:eastAsia="zh-CN"/>
              </w:rPr>
            </w:pPr>
          </w:p>
        </w:tc>
        <w:tc>
          <w:tcPr>
            <w:tcW w:w="295" w:type="pct"/>
            <w:vMerge/>
            <w:shd w:val="clear" w:color="auto" w:fill="D9D9D9"/>
            <w:vAlign w:val="center"/>
          </w:tcPr>
          <w:p w14:paraId="1029FF97" w14:textId="77777777" w:rsidR="00EB6880" w:rsidRDefault="00EB6880">
            <w:pPr>
              <w:contextualSpacing/>
              <w:jc w:val="center"/>
              <w:rPr>
                <w:rFonts w:ascii="Times New Roman" w:eastAsia="仿宋_GB2312" w:hAnsi="Times New Roman"/>
                <w:b/>
                <w:bCs/>
                <w:sz w:val="18"/>
                <w:szCs w:val="18"/>
                <w:lang w:eastAsia="zh-CN"/>
              </w:rPr>
            </w:pPr>
          </w:p>
        </w:tc>
        <w:tc>
          <w:tcPr>
            <w:tcW w:w="323" w:type="pct"/>
            <w:vMerge/>
            <w:shd w:val="clear" w:color="auto" w:fill="D9D9D9"/>
            <w:vAlign w:val="center"/>
          </w:tcPr>
          <w:p w14:paraId="363F0B43" w14:textId="77777777" w:rsidR="00EB6880" w:rsidRDefault="00EB6880">
            <w:pPr>
              <w:contextualSpacing/>
              <w:jc w:val="center"/>
              <w:rPr>
                <w:rFonts w:ascii="Times New Roman" w:eastAsia="仿宋_GB2312" w:hAnsi="Times New Roman"/>
                <w:b/>
                <w:bCs/>
                <w:sz w:val="18"/>
                <w:szCs w:val="18"/>
                <w:lang w:eastAsia="zh-CN"/>
              </w:rPr>
            </w:pPr>
          </w:p>
        </w:tc>
        <w:tc>
          <w:tcPr>
            <w:tcW w:w="555" w:type="pct"/>
            <w:shd w:val="clear" w:color="auto" w:fill="D9D9D9"/>
            <w:vAlign w:val="center"/>
          </w:tcPr>
          <w:p w14:paraId="2B9FE727"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Pre-defined</w:t>
            </w:r>
          </w:p>
        </w:tc>
        <w:tc>
          <w:tcPr>
            <w:tcW w:w="446" w:type="pct"/>
            <w:shd w:val="clear" w:color="auto" w:fill="D9D9D9"/>
            <w:vAlign w:val="center"/>
          </w:tcPr>
          <w:p w14:paraId="30738688"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Pre-defined</w:t>
            </w:r>
          </w:p>
        </w:tc>
        <w:tc>
          <w:tcPr>
            <w:tcW w:w="390" w:type="pct"/>
            <w:shd w:val="clear" w:color="auto" w:fill="D9D9D9"/>
            <w:vAlign w:val="center"/>
          </w:tcPr>
          <w:p w14:paraId="5AFCCE32"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Pre-defined</w:t>
            </w:r>
          </w:p>
        </w:tc>
        <w:tc>
          <w:tcPr>
            <w:tcW w:w="387" w:type="pct"/>
            <w:shd w:val="clear" w:color="auto" w:fill="D9D9D9"/>
            <w:vAlign w:val="center"/>
          </w:tcPr>
          <w:p w14:paraId="2F7F363F"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Pre-defined</w:t>
            </w:r>
          </w:p>
        </w:tc>
        <w:tc>
          <w:tcPr>
            <w:tcW w:w="387" w:type="pct"/>
            <w:shd w:val="clear" w:color="auto" w:fill="D9D9D9"/>
            <w:vAlign w:val="center"/>
          </w:tcPr>
          <w:p w14:paraId="3E50DFCF"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Pre-defined</w:t>
            </w:r>
          </w:p>
        </w:tc>
        <w:tc>
          <w:tcPr>
            <w:tcW w:w="387" w:type="pct"/>
            <w:shd w:val="clear" w:color="auto" w:fill="D9D9D9"/>
            <w:vAlign w:val="center"/>
          </w:tcPr>
          <w:p w14:paraId="3FA6E8A2"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Pre-defined</w:t>
            </w:r>
          </w:p>
        </w:tc>
        <w:tc>
          <w:tcPr>
            <w:tcW w:w="375" w:type="pct"/>
            <w:shd w:val="clear" w:color="auto" w:fill="D9D9D9"/>
            <w:vAlign w:val="center"/>
          </w:tcPr>
          <w:p w14:paraId="01375FEE"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Pre-defined</w:t>
            </w:r>
          </w:p>
        </w:tc>
        <w:tc>
          <w:tcPr>
            <w:tcW w:w="372" w:type="pct"/>
            <w:shd w:val="clear" w:color="auto" w:fill="D9D9D9"/>
            <w:vAlign w:val="center"/>
          </w:tcPr>
          <w:p w14:paraId="4467CF1B"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Pre-defined</w:t>
            </w:r>
          </w:p>
        </w:tc>
      </w:tr>
      <w:tr w:rsidR="00EB6880" w14:paraId="0862B2E0" w14:textId="77777777">
        <w:trPr>
          <w:trHeight w:val="323"/>
        </w:trPr>
        <w:tc>
          <w:tcPr>
            <w:tcW w:w="363" w:type="pct"/>
            <w:vMerge w:val="restart"/>
            <w:vAlign w:val="center"/>
          </w:tcPr>
          <w:p w14:paraId="3A0EF2CC" w14:textId="77777777" w:rsidR="00EB6880" w:rsidRDefault="00692187">
            <w:pPr>
              <w:contextualSpacing/>
              <w:jc w:val="center"/>
              <w:rPr>
                <w:rFonts w:ascii="Times New Roman" w:eastAsia="仿宋_GB2312" w:hAnsi="Times New Roman"/>
                <w:sz w:val="18"/>
                <w:szCs w:val="18"/>
                <w:lang w:eastAsia="zh-CN"/>
              </w:rPr>
            </w:pPr>
            <w:r>
              <w:rPr>
                <w:rFonts w:ascii="Times New Roman" w:eastAsia="FangSong" w:hAnsi="Times New Roman"/>
                <w:sz w:val="18"/>
                <w:szCs w:val="18"/>
                <w:lang w:eastAsia="zh-CN"/>
              </w:rPr>
              <w:t>Peptide solid phase synthesizer</w:t>
            </w:r>
          </w:p>
        </w:tc>
        <w:tc>
          <w:tcPr>
            <w:tcW w:w="363" w:type="pct"/>
            <w:vMerge w:val="restart"/>
            <w:vAlign w:val="center"/>
          </w:tcPr>
          <w:p w14:paraId="6A855C3D" w14:textId="77777777" w:rsidR="00EB6880" w:rsidRDefault="00692187">
            <w:pPr>
              <w:jc w:val="center"/>
              <w:rPr>
                <w:rFonts w:ascii="Times New Roman" w:eastAsia="FangSong" w:hAnsi="Times New Roman"/>
                <w:sz w:val="18"/>
                <w:szCs w:val="18"/>
                <w:lang w:eastAsia="zh-CN"/>
              </w:rPr>
            </w:pPr>
            <w:r>
              <w:rPr>
                <w:rFonts w:ascii="Times New Roman" w:eastAsia="FangSong" w:hAnsi="Times New Roman"/>
                <w:sz w:val="18"/>
                <w:szCs w:val="18"/>
              </w:rPr>
              <w:t>TJ4S-1213-Sy1</w:t>
            </w:r>
            <w:r>
              <w:rPr>
                <w:rFonts w:ascii="Times New Roman" w:eastAsia="FangSong" w:hAnsi="Times New Roman"/>
                <w:sz w:val="18"/>
                <w:szCs w:val="18"/>
                <w:lang w:eastAsia="zh-CN"/>
              </w:rPr>
              <w:t>5</w:t>
            </w:r>
          </w:p>
          <w:p w14:paraId="19309217" w14:textId="77777777" w:rsidR="00EB6880" w:rsidRDefault="00692187">
            <w:pPr>
              <w:contextualSpacing/>
              <w:jc w:val="center"/>
              <w:rPr>
                <w:rFonts w:ascii="Times New Roman" w:eastAsia="仿宋_GB2312" w:hAnsi="Times New Roman"/>
                <w:sz w:val="18"/>
                <w:szCs w:val="18"/>
                <w:lang w:eastAsia="zh-CN"/>
              </w:rPr>
            </w:pPr>
            <w:r>
              <w:rPr>
                <w:rFonts w:ascii="Times New Roman" w:eastAsia="FangSong" w:hAnsi="Times New Roman"/>
                <w:sz w:val="18"/>
                <w:szCs w:val="18"/>
              </w:rPr>
              <w:t>TJ4S-1213-Sy15-R01</w:t>
            </w:r>
          </w:p>
        </w:tc>
        <w:tc>
          <w:tcPr>
            <w:tcW w:w="357" w:type="pct"/>
            <w:vMerge w:val="restart"/>
            <w:vAlign w:val="center"/>
          </w:tcPr>
          <w:p w14:paraId="77612E7B" w14:textId="77777777" w:rsidR="00EB6880" w:rsidRDefault="00692187">
            <w:pPr>
              <w:contextualSpacing/>
              <w:jc w:val="center"/>
              <w:rPr>
                <w:rFonts w:ascii="Times New Roman" w:eastAsia="FangSong" w:hAnsi="Times New Roman"/>
                <w:sz w:val="18"/>
                <w:szCs w:val="18"/>
                <w:lang w:eastAsia="zh-CN"/>
              </w:rPr>
            </w:pPr>
            <w:r>
              <w:rPr>
                <w:rFonts w:ascii="Times New Roman" w:eastAsia="FangSong" w:hAnsi="Times New Roman"/>
                <w:sz w:val="18"/>
                <w:szCs w:val="18"/>
                <w:lang w:eastAsia="zh-CN"/>
              </w:rPr>
              <w:t>Disassemble major cleaning</w:t>
            </w:r>
          </w:p>
          <w:p w14:paraId="66411260" w14:textId="77777777" w:rsidR="00EB6880" w:rsidRDefault="00692187">
            <w:pPr>
              <w:contextualSpacing/>
              <w:jc w:val="center"/>
              <w:rPr>
                <w:rFonts w:ascii="Times New Roman" w:eastAsia="仿宋_GB2312" w:hAnsi="Times New Roman"/>
                <w:bCs/>
                <w:kern w:val="2"/>
                <w:sz w:val="18"/>
                <w:szCs w:val="18"/>
                <w:lang w:eastAsia="zh-CN"/>
              </w:rPr>
            </w:pPr>
            <w:r>
              <w:rPr>
                <w:rFonts w:ascii="Times New Roman" w:eastAsia="FangSong" w:hAnsi="Times New Roman"/>
                <w:sz w:val="18"/>
                <w:szCs w:val="18"/>
                <w:lang w:eastAsia="zh-CN"/>
              </w:rPr>
              <w:t>After every batch</w:t>
            </w:r>
          </w:p>
        </w:tc>
        <w:tc>
          <w:tcPr>
            <w:tcW w:w="295" w:type="pct"/>
            <w:vAlign w:val="center"/>
          </w:tcPr>
          <w:p w14:paraId="696AEA14" w14:textId="77777777" w:rsidR="00EB6880" w:rsidRDefault="00692187">
            <w:pPr>
              <w:contextualSpacing/>
              <w:jc w:val="center"/>
              <w:rPr>
                <w:rFonts w:ascii="Times New Roman" w:eastAsia="仿宋_GB2312" w:hAnsi="Times New Roman"/>
                <w:bCs/>
                <w:kern w:val="2"/>
                <w:sz w:val="18"/>
                <w:szCs w:val="18"/>
                <w:lang w:eastAsia="zh-CN"/>
              </w:rPr>
            </w:pPr>
            <w:r>
              <w:rPr>
                <w:rFonts w:ascii="Times New Roman" w:eastAsia="仿宋_GB2312" w:hAnsi="Times New Roman" w:hint="eastAsia"/>
                <w:bCs/>
                <w:kern w:val="2"/>
                <w:sz w:val="18"/>
                <w:szCs w:val="18"/>
                <w:lang w:eastAsia="zh-CN"/>
              </w:rPr>
              <w:t>D</w:t>
            </w:r>
            <w:r>
              <w:rPr>
                <w:rFonts w:ascii="Times New Roman" w:eastAsia="仿宋_GB2312" w:hAnsi="Times New Roman"/>
                <w:bCs/>
                <w:kern w:val="2"/>
                <w:sz w:val="18"/>
                <w:szCs w:val="18"/>
                <w:lang w:eastAsia="zh-CN"/>
              </w:rPr>
              <w:t>MF</w:t>
            </w:r>
          </w:p>
        </w:tc>
        <w:tc>
          <w:tcPr>
            <w:tcW w:w="323" w:type="pct"/>
            <w:vMerge w:val="restart"/>
            <w:vAlign w:val="center"/>
          </w:tcPr>
          <w:p w14:paraId="45A2EF1C"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bCs/>
                <w:kern w:val="2"/>
                <w:sz w:val="18"/>
                <w:szCs w:val="18"/>
                <w:lang w:eastAsia="zh-CN"/>
              </w:rPr>
              <w:t>Automatic cleaning</w:t>
            </w:r>
          </w:p>
        </w:tc>
        <w:tc>
          <w:tcPr>
            <w:tcW w:w="555" w:type="pct"/>
            <w:vAlign w:val="center"/>
          </w:tcPr>
          <w:p w14:paraId="16BBE9F4"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Undefined</w:t>
            </w:r>
          </w:p>
        </w:tc>
        <w:tc>
          <w:tcPr>
            <w:tcW w:w="446" w:type="pct"/>
            <w:vAlign w:val="center"/>
          </w:tcPr>
          <w:p w14:paraId="420AF4E1"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290~310kg</w:t>
            </w:r>
          </w:p>
        </w:tc>
        <w:tc>
          <w:tcPr>
            <w:tcW w:w="390" w:type="pct"/>
            <w:vAlign w:val="center"/>
          </w:tcPr>
          <w:p w14:paraId="39614144"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3</w:t>
            </w:r>
            <w:r>
              <w:rPr>
                <w:rFonts w:ascii="Times New Roman" w:eastAsia="仿宋_GB2312" w:hAnsi="Times New Roman"/>
                <w:sz w:val="18"/>
                <w:szCs w:val="18"/>
                <w:lang w:eastAsia="zh-CN"/>
              </w:rPr>
              <w:t>min</w:t>
            </w:r>
          </w:p>
        </w:tc>
        <w:tc>
          <w:tcPr>
            <w:tcW w:w="387" w:type="pct"/>
            <w:vAlign w:val="center"/>
          </w:tcPr>
          <w:p w14:paraId="6311AC43"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1</w:t>
            </w:r>
            <w:r>
              <w:rPr>
                <w:rFonts w:ascii="Times New Roman" w:eastAsia="仿宋_GB2312" w:hAnsi="Times New Roman"/>
                <w:sz w:val="18"/>
                <w:szCs w:val="18"/>
                <w:lang w:eastAsia="zh-CN"/>
              </w:rPr>
              <w:t>5min</w:t>
            </w:r>
          </w:p>
        </w:tc>
        <w:tc>
          <w:tcPr>
            <w:tcW w:w="387" w:type="pct"/>
            <w:vAlign w:val="center"/>
          </w:tcPr>
          <w:p w14:paraId="380A6905"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20</w:t>
            </w:r>
            <w:r>
              <w:rPr>
                <w:rFonts w:ascii="Times New Roman" w:eastAsia="仿宋_GB2312" w:hAnsi="Times New Roman"/>
                <w:sz w:val="18"/>
                <w:szCs w:val="18"/>
                <w:lang w:eastAsia="zh-CN"/>
              </w:rPr>
              <w:t>~30rpm</w:t>
            </w:r>
          </w:p>
        </w:tc>
        <w:tc>
          <w:tcPr>
            <w:tcW w:w="387" w:type="pct"/>
            <w:vAlign w:val="center"/>
          </w:tcPr>
          <w:p w14:paraId="026BC720"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7~13 m</w:t>
            </w:r>
            <w:r>
              <w:rPr>
                <w:rFonts w:ascii="Times New Roman" w:eastAsia="仿宋_GB2312" w:hAnsi="Times New Roman"/>
                <w:sz w:val="18"/>
                <w:szCs w:val="18"/>
                <w:vertAlign w:val="superscript"/>
                <w:lang w:eastAsia="zh-CN"/>
              </w:rPr>
              <w:t>3</w:t>
            </w:r>
            <w:r>
              <w:rPr>
                <w:rFonts w:ascii="Times New Roman" w:eastAsia="仿宋_GB2312" w:hAnsi="Times New Roman"/>
                <w:sz w:val="18"/>
                <w:szCs w:val="18"/>
                <w:lang w:eastAsia="zh-CN"/>
              </w:rPr>
              <w:t>/h</w:t>
            </w:r>
          </w:p>
        </w:tc>
        <w:tc>
          <w:tcPr>
            <w:tcW w:w="375" w:type="pct"/>
            <w:vAlign w:val="center"/>
          </w:tcPr>
          <w:p w14:paraId="7BC2D616"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N</w:t>
            </w:r>
            <w:r>
              <w:rPr>
                <w:rFonts w:ascii="Times New Roman" w:eastAsia="仿宋_GB2312" w:hAnsi="Times New Roman"/>
                <w:sz w:val="18"/>
                <w:szCs w:val="18"/>
                <w:lang w:eastAsia="zh-CN"/>
              </w:rPr>
              <w:t>LT 0.5h</w:t>
            </w:r>
          </w:p>
        </w:tc>
        <w:tc>
          <w:tcPr>
            <w:tcW w:w="372" w:type="pct"/>
            <w:vAlign w:val="center"/>
          </w:tcPr>
          <w:p w14:paraId="7C9C046D"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2</w:t>
            </w:r>
          </w:p>
        </w:tc>
      </w:tr>
      <w:tr w:rsidR="00EB6880" w14:paraId="517CF7CD" w14:textId="77777777">
        <w:trPr>
          <w:trHeight w:val="323"/>
        </w:trPr>
        <w:tc>
          <w:tcPr>
            <w:tcW w:w="363" w:type="pct"/>
            <w:vMerge/>
            <w:vAlign w:val="center"/>
          </w:tcPr>
          <w:p w14:paraId="4D74F6CB" w14:textId="77777777" w:rsidR="00EB6880" w:rsidRDefault="00EB6880">
            <w:pPr>
              <w:contextualSpacing/>
              <w:jc w:val="center"/>
              <w:rPr>
                <w:rFonts w:ascii="Times New Roman" w:eastAsia="仿宋_GB2312" w:hAnsi="Times New Roman"/>
                <w:sz w:val="18"/>
                <w:szCs w:val="18"/>
              </w:rPr>
            </w:pPr>
          </w:p>
        </w:tc>
        <w:tc>
          <w:tcPr>
            <w:tcW w:w="363" w:type="pct"/>
            <w:vMerge/>
            <w:vAlign w:val="center"/>
          </w:tcPr>
          <w:p w14:paraId="1B2CA529" w14:textId="77777777" w:rsidR="00EB6880" w:rsidRDefault="00EB6880">
            <w:pPr>
              <w:contextualSpacing/>
              <w:jc w:val="center"/>
              <w:rPr>
                <w:rFonts w:ascii="Times New Roman" w:eastAsia="仿宋_GB2312" w:hAnsi="Times New Roman"/>
                <w:sz w:val="18"/>
                <w:szCs w:val="18"/>
              </w:rPr>
            </w:pPr>
          </w:p>
        </w:tc>
        <w:tc>
          <w:tcPr>
            <w:tcW w:w="357" w:type="pct"/>
            <w:vMerge/>
            <w:vAlign w:val="center"/>
          </w:tcPr>
          <w:p w14:paraId="1AC8E073" w14:textId="77777777" w:rsidR="00EB6880" w:rsidRDefault="00EB6880">
            <w:pPr>
              <w:contextualSpacing/>
              <w:jc w:val="center"/>
              <w:rPr>
                <w:rFonts w:ascii="Times New Roman" w:eastAsia="仿宋_GB2312" w:hAnsi="Times New Roman"/>
                <w:bCs/>
                <w:kern w:val="2"/>
                <w:sz w:val="18"/>
                <w:szCs w:val="18"/>
                <w:lang w:eastAsia="zh-CN"/>
              </w:rPr>
            </w:pPr>
          </w:p>
        </w:tc>
        <w:tc>
          <w:tcPr>
            <w:tcW w:w="295" w:type="pct"/>
            <w:vAlign w:val="center"/>
          </w:tcPr>
          <w:p w14:paraId="27576B5A" w14:textId="77777777" w:rsidR="00EB6880" w:rsidRDefault="00692187">
            <w:pPr>
              <w:contextualSpacing/>
              <w:jc w:val="center"/>
              <w:rPr>
                <w:rFonts w:ascii="Times New Roman" w:eastAsia="仿宋_GB2312" w:hAnsi="Times New Roman"/>
                <w:bCs/>
                <w:kern w:val="2"/>
                <w:sz w:val="18"/>
                <w:szCs w:val="18"/>
                <w:lang w:eastAsia="zh-CN"/>
              </w:rPr>
            </w:pPr>
            <w:r>
              <w:rPr>
                <w:rFonts w:ascii="Times New Roman" w:eastAsia="仿宋_GB2312" w:hAnsi="Times New Roman"/>
                <w:bCs/>
                <w:kern w:val="2"/>
                <w:sz w:val="18"/>
                <w:szCs w:val="18"/>
                <w:lang w:eastAsia="zh-CN"/>
              </w:rPr>
              <w:t>Purified water</w:t>
            </w:r>
          </w:p>
        </w:tc>
        <w:tc>
          <w:tcPr>
            <w:tcW w:w="323" w:type="pct"/>
            <w:vMerge/>
            <w:vAlign w:val="center"/>
          </w:tcPr>
          <w:p w14:paraId="5FBE31C9" w14:textId="77777777" w:rsidR="00EB6880" w:rsidRDefault="00EB6880">
            <w:pPr>
              <w:contextualSpacing/>
              <w:jc w:val="center"/>
              <w:rPr>
                <w:rFonts w:ascii="Times New Roman" w:eastAsia="仿宋_GB2312" w:hAnsi="Times New Roman"/>
                <w:bCs/>
                <w:kern w:val="2"/>
                <w:sz w:val="18"/>
                <w:szCs w:val="18"/>
                <w:lang w:eastAsia="zh-CN"/>
              </w:rPr>
            </w:pPr>
          </w:p>
        </w:tc>
        <w:tc>
          <w:tcPr>
            <w:tcW w:w="555" w:type="pct"/>
            <w:vAlign w:val="center"/>
          </w:tcPr>
          <w:p w14:paraId="1E88E0E9"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Undefined</w:t>
            </w:r>
          </w:p>
        </w:tc>
        <w:tc>
          <w:tcPr>
            <w:tcW w:w="446" w:type="pct"/>
            <w:vAlign w:val="center"/>
          </w:tcPr>
          <w:p w14:paraId="04290BE9"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290~310kg</w:t>
            </w:r>
          </w:p>
        </w:tc>
        <w:tc>
          <w:tcPr>
            <w:tcW w:w="390" w:type="pct"/>
            <w:vAlign w:val="center"/>
          </w:tcPr>
          <w:p w14:paraId="35BAA523"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3</w:t>
            </w:r>
            <w:r>
              <w:rPr>
                <w:rFonts w:ascii="Times New Roman" w:eastAsia="仿宋_GB2312" w:hAnsi="Times New Roman"/>
                <w:sz w:val="18"/>
                <w:szCs w:val="18"/>
                <w:lang w:eastAsia="zh-CN"/>
              </w:rPr>
              <w:t>min</w:t>
            </w:r>
          </w:p>
        </w:tc>
        <w:tc>
          <w:tcPr>
            <w:tcW w:w="387" w:type="pct"/>
            <w:vAlign w:val="center"/>
          </w:tcPr>
          <w:p w14:paraId="545E1218"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1</w:t>
            </w:r>
            <w:r>
              <w:rPr>
                <w:rFonts w:ascii="Times New Roman" w:eastAsia="仿宋_GB2312" w:hAnsi="Times New Roman"/>
                <w:sz w:val="18"/>
                <w:szCs w:val="18"/>
                <w:lang w:eastAsia="zh-CN"/>
              </w:rPr>
              <w:t>5min</w:t>
            </w:r>
          </w:p>
        </w:tc>
        <w:tc>
          <w:tcPr>
            <w:tcW w:w="387" w:type="pct"/>
            <w:vAlign w:val="center"/>
          </w:tcPr>
          <w:p w14:paraId="37E90F84"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20</w:t>
            </w:r>
            <w:r>
              <w:rPr>
                <w:rFonts w:ascii="Times New Roman" w:eastAsia="仿宋_GB2312" w:hAnsi="Times New Roman"/>
                <w:sz w:val="18"/>
                <w:szCs w:val="18"/>
                <w:lang w:eastAsia="zh-CN"/>
              </w:rPr>
              <w:t>~30rpm</w:t>
            </w:r>
          </w:p>
        </w:tc>
        <w:tc>
          <w:tcPr>
            <w:tcW w:w="387" w:type="pct"/>
            <w:vAlign w:val="center"/>
          </w:tcPr>
          <w:p w14:paraId="03050AE8"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7~13 m</w:t>
            </w:r>
            <w:r>
              <w:rPr>
                <w:rFonts w:ascii="Times New Roman" w:eastAsia="仿宋_GB2312" w:hAnsi="Times New Roman"/>
                <w:sz w:val="18"/>
                <w:szCs w:val="18"/>
                <w:vertAlign w:val="superscript"/>
                <w:lang w:eastAsia="zh-CN"/>
              </w:rPr>
              <w:t>3</w:t>
            </w:r>
            <w:r>
              <w:rPr>
                <w:rFonts w:ascii="Times New Roman" w:eastAsia="仿宋_GB2312" w:hAnsi="Times New Roman"/>
                <w:sz w:val="18"/>
                <w:szCs w:val="18"/>
                <w:lang w:eastAsia="zh-CN"/>
              </w:rPr>
              <w:t>/h</w:t>
            </w:r>
          </w:p>
        </w:tc>
        <w:tc>
          <w:tcPr>
            <w:tcW w:w="375" w:type="pct"/>
          </w:tcPr>
          <w:p w14:paraId="7380127C"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Not applicable</w:t>
            </w:r>
          </w:p>
        </w:tc>
        <w:tc>
          <w:tcPr>
            <w:tcW w:w="372" w:type="pct"/>
            <w:vAlign w:val="center"/>
          </w:tcPr>
          <w:p w14:paraId="135225B3"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3</w:t>
            </w:r>
          </w:p>
        </w:tc>
      </w:tr>
      <w:tr w:rsidR="00EB6880" w14:paraId="11C78B42" w14:textId="77777777">
        <w:trPr>
          <w:trHeight w:val="323"/>
        </w:trPr>
        <w:tc>
          <w:tcPr>
            <w:tcW w:w="363" w:type="pct"/>
            <w:vMerge/>
            <w:vAlign w:val="center"/>
          </w:tcPr>
          <w:p w14:paraId="423B6105" w14:textId="77777777" w:rsidR="00EB6880" w:rsidRDefault="00EB6880">
            <w:pPr>
              <w:contextualSpacing/>
              <w:jc w:val="center"/>
              <w:rPr>
                <w:rFonts w:ascii="Times New Roman" w:eastAsia="仿宋_GB2312" w:hAnsi="Times New Roman"/>
                <w:sz w:val="18"/>
                <w:szCs w:val="18"/>
              </w:rPr>
            </w:pPr>
          </w:p>
        </w:tc>
        <w:tc>
          <w:tcPr>
            <w:tcW w:w="363" w:type="pct"/>
            <w:vMerge/>
            <w:vAlign w:val="center"/>
          </w:tcPr>
          <w:p w14:paraId="7B05C5B8" w14:textId="77777777" w:rsidR="00EB6880" w:rsidRDefault="00EB6880">
            <w:pPr>
              <w:contextualSpacing/>
              <w:jc w:val="center"/>
              <w:rPr>
                <w:rFonts w:ascii="Times New Roman" w:eastAsia="仿宋_GB2312" w:hAnsi="Times New Roman"/>
                <w:sz w:val="18"/>
                <w:szCs w:val="18"/>
              </w:rPr>
            </w:pPr>
          </w:p>
        </w:tc>
        <w:tc>
          <w:tcPr>
            <w:tcW w:w="357" w:type="pct"/>
            <w:vMerge/>
            <w:vAlign w:val="center"/>
          </w:tcPr>
          <w:p w14:paraId="277F19EF" w14:textId="77777777" w:rsidR="00EB6880" w:rsidRDefault="00EB6880">
            <w:pPr>
              <w:contextualSpacing/>
              <w:jc w:val="center"/>
              <w:rPr>
                <w:rFonts w:ascii="Times New Roman" w:eastAsia="仿宋_GB2312" w:hAnsi="Times New Roman"/>
                <w:bCs/>
                <w:kern w:val="2"/>
                <w:sz w:val="18"/>
                <w:szCs w:val="18"/>
                <w:lang w:eastAsia="zh-CN"/>
              </w:rPr>
            </w:pPr>
          </w:p>
        </w:tc>
        <w:tc>
          <w:tcPr>
            <w:tcW w:w="295" w:type="pct"/>
            <w:vAlign w:val="center"/>
          </w:tcPr>
          <w:p w14:paraId="5212A37D" w14:textId="77777777" w:rsidR="00EB6880" w:rsidRDefault="00692187">
            <w:pPr>
              <w:contextualSpacing/>
              <w:jc w:val="center"/>
              <w:rPr>
                <w:rFonts w:ascii="Times New Roman" w:eastAsia="仿宋_GB2312" w:hAnsi="Times New Roman"/>
                <w:bCs/>
                <w:kern w:val="2"/>
                <w:sz w:val="18"/>
                <w:szCs w:val="18"/>
                <w:lang w:eastAsia="zh-CN"/>
              </w:rPr>
            </w:pPr>
            <w:r>
              <w:rPr>
                <w:rFonts w:ascii="Times New Roman" w:eastAsia="仿宋_GB2312" w:hAnsi="Times New Roman"/>
                <w:bCs/>
                <w:kern w:val="2"/>
                <w:sz w:val="18"/>
                <w:szCs w:val="18"/>
                <w:lang w:eastAsia="zh-CN"/>
              </w:rPr>
              <w:t>Purified water</w:t>
            </w:r>
          </w:p>
        </w:tc>
        <w:tc>
          <w:tcPr>
            <w:tcW w:w="323" w:type="pct"/>
            <w:vAlign w:val="center"/>
          </w:tcPr>
          <w:p w14:paraId="3016DF0F" w14:textId="77777777" w:rsidR="00EB6880" w:rsidRDefault="00692187">
            <w:pPr>
              <w:contextualSpacing/>
              <w:jc w:val="center"/>
              <w:rPr>
                <w:rFonts w:ascii="Times New Roman" w:eastAsia="仿宋_GB2312" w:hAnsi="Times New Roman"/>
                <w:bCs/>
                <w:kern w:val="2"/>
                <w:sz w:val="18"/>
                <w:szCs w:val="18"/>
                <w:lang w:eastAsia="zh-CN"/>
              </w:rPr>
            </w:pPr>
            <w:r>
              <w:rPr>
                <w:rFonts w:ascii="Times New Roman" w:eastAsia="仿宋_GB2312" w:hAnsi="Times New Roman"/>
                <w:bCs/>
                <w:kern w:val="2"/>
                <w:sz w:val="18"/>
                <w:szCs w:val="18"/>
                <w:lang w:eastAsia="zh-CN"/>
              </w:rPr>
              <w:t>Rinse</w:t>
            </w:r>
          </w:p>
        </w:tc>
        <w:tc>
          <w:tcPr>
            <w:tcW w:w="555" w:type="pct"/>
            <w:vAlign w:val="center"/>
          </w:tcPr>
          <w:p w14:paraId="78780475"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Undefined</w:t>
            </w:r>
          </w:p>
        </w:tc>
        <w:tc>
          <w:tcPr>
            <w:tcW w:w="446" w:type="pct"/>
            <w:vAlign w:val="center"/>
          </w:tcPr>
          <w:p w14:paraId="2F4FFDAE"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1</w:t>
            </w:r>
            <w:r>
              <w:rPr>
                <w:rFonts w:ascii="Times New Roman" w:eastAsia="仿宋_GB2312" w:hAnsi="Times New Roman"/>
                <w:sz w:val="18"/>
                <w:szCs w:val="18"/>
                <w:lang w:eastAsia="zh-CN"/>
              </w:rPr>
              <w:t>05~115kg</w:t>
            </w:r>
          </w:p>
        </w:tc>
        <w:tc>
          <w:tcPr>
            <w:tcW w:w="390" w:type="pct"/>
            <w:vAlign w:val="center"/>
          </w:tcPr>
          <w:p w14:paraId="2AC3DBBF"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Undefined</w:t>
            </w:r>
          </w:p>
        </w:tc>
        <w:tc>
          <w:tcPr>
            <w:tcW w:w="387" w:type="pct"/>
            <w:vAlign w:val="center"/>
          </w:tcPr>
          <w:p w14:paraId="36D1F891"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Not applicable</w:t>
            </w:r>
          </w:p>
        </w:tc>
        <w:tc>
          <w:tcPr>
            <w:tcW w:w="387" w:type="pct"/>
            <w:vAlign w:val="center"/>
          </w:tcPr>
          <w:p w14:paraId="3039A5C6"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Not applicable</w:t>
            </w:r>
          </w:p>
        </w:tc>
        <w:tc>
          <w:tcPr>
            <w:tcW w:w="387" w:type="pct"/>
            <w:vAlign w:val="center"/>
          </w:tcPr>
          <w:p w14:paraId="2E996144"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Not applicable</w:t>
            </w:r>
          </w:p>
        </w:tc>
        <w:tc>
          <w:tcPr>
            <w:tcW w:w="375" w:type="pct"/>
          </w:tcPr>
          <w:p w14:paraId="4D353A5B"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Not applicable</w:t>
            </w:r>
          </w:p>
        </w:tc>
        <w:tc>
          <w:tcPr>
            <w:tcW w:w="372" w:type="pct"/>
            <w:vAlign w:val="center"/>
          </w:tcPr>
          <w:p w14:paraId="0E0C87EF"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Not applicable</w:t>
            </w:r>
          </w:p>
        </w:tc>
      </w:tr>
      <w:tr w:rsidR="00EB6880" w14:paraId="5A08004B" w14:textId="77777777">
        <w:trPr>
          <w:trHeight w:val="323"/>
        </w:trPr>
        <w:tc>
          <w:tcPr>
            <w:tcW w:w="363" w:type="pct"/>
            <w:vMerge/>
            <w:vAlign w:val="center"/>
          </w:tcPr>
          <w:p w14:paraId="2F3615A1" w14:textId="77777777" w:rsidR="00EB6880" w:rsidRDefault="00EB6880">
            <w:pPr>
              <w:contextualSpacing/>
              <w:jc w:val="center"/>
              <w:rPr>
                <w:rFonts w:ascii="Times New Roman" w:eastAsia="仿宋_GB2312" w:hAnsi="Times New Roman"/>
                <w:sz w:val="18"/>
                <w:szCs w:val="18"/>
              </w:rPr>
            </w:pPr>
          </w:p>
        </w:tc>
        <w:tc>
          <w:tcPr>
            <w:tcW w:w="363" w:type="pct"/>
            <w:vMerge/>
            <w:vAlign w:val="center"/>
          </w:tcPr>
          <w:p w14:paraId="48E8933C" w14:textId="77777777" w:rsidR="00EB6880" w:rsidRDefault="00EB6880">
            <w:pPr>
              <w:contextualSpacing/>
              <w:jc w:val="center"/>
              <w:rPr>
                <w:rFonts w:ascii="Times New Roman" w:eastAsia="仿宋_GB2312" w:hAnsi="Times New Roman"/>
                <w:sz w:val="18"/>
                <w:szCs w:val="18"/>
              </w:rPr>
            </w:pPr>
          </w:p>
        </w:tc>
        <w:tc>
          <w:tcPr>
            <w:tcW w:w="357" w:type="pct"/>
            <w:vMerge/>
            <w:vAlign w:val="center"/>
          </w:tcPr>
          <w:p w14:paraId="1D654528" w14:textId="77777777" w:rsidR="00EB6880" w:rsidRDefault="00EB6880">
            <w:pPr>
              <w:contextualSpacing/>
              <w:jc w:val="center"/>
              <w:rPr>
                <w:rFonts w:ascii="Times New Roman" w:eastAsia="仿宋_GB2312" w:hAnsi="Times New Roman"/>
                <w:bCs/>
                <w:kern w:val="2"/>
                <w:sz w:val="18"/>
                <w:szCs w:val="18"/>
                <w:lang w:eastAsia="zh-CN"/>
              </w:rPr>
            </w:pPr>
          </w:p>
        </w:tc>
        <w:tc>
          <w:tcPr>
            <w:tcW w:w="295" w:type="pct"/>
            <w:vAlign w:val="center"/>
          </w:tcPr>
          <w:p w14:paraId="511AD9A2" w14:textId="77777777" w:rsidR="00EB6880" w:rsidRDefault="00692187">
            <w:pPr>
              <w:contextualSpacing/>
              <w:jc w:val="center"/>
              <w:rPr>
                <w:rFonts w:ascii="Times New Roman" w:eastAsia="仿宋_GB2312" w:hAnsi="Times New Roman"/>
                <w:bCs/>
                <w:kern w:val="2"/>
                <w:sz w:val="18"/>
                <w:szCs w:val="18"/>
                <w:lang w:eastAsia="zh-CN"/>
              </w:rPr>
            </w:pPr>
            <w:r>
              <w:rPr>
                <w:rFonts w:ascii="Times New Roman" w:eastAsia="仿宋_GB2312" w:hAnsi="Times New Roman"/>
                <w:bCs/>
                <w:kern w:val="2"/>
                <w:sz w:val="18"/>
                <w:szCs w:val="18"/>
                <w:lang w:eastAsia="zh-CN"/>
              </w:rPr>
              <w:t>Purified water</w:t>
            </w:r>
          </w:p>
        </w:tc>
        <w:tc>
          <w:tcPr>
            <w:tcW w:w="323" w:type="pct"/>
            <w:vAlign w:val="center"/>
          </w:tcPr>
          <w:p w14:paraId="0E1C0E58" w14:textId="77777777" w:rsidR="00EB6880" w:rsidRDefault="00692187">
            <w:pPr>
              <w:contextualSpacing/>
              <w:jc w:val="center"/>
              <w:rPr>
                <w:rFonts w:ascii="Times New Roman" w:eastAsia="仿宋_GB2312" w:hAnsi="Times New Roman"/>
                <w:bCs/>
                <w:kern w:val="2"/>
                <w:sz w:val="18"/>
                <w:szCs w:val="18"/>
                <w:lang w:eastAsia="zh-CN"/>
              </w:rPr>
            </w:pPr>
            <w:r>
              <w:rPr>
                <w:rFonts w:ascii="Times New Roman" w:eastAsia="仿宋_GB2312" w:hAnsi="Times New Roman"/>
                <w:bCs/>
                <w:kern w:val="2"/>
                <w:sz w:val="18"/>
                <w:szCs w:val="18"/>
                <w:lang w:eastAsia="zh-CN"/>
              </w:rPr>
              <w:t>Wipe</w:t>
            </w:r>
          </w:p>
        </w:tc>
        <w:tc>
          <w:tcPr>
            <w:tcW w:w="555" w:type="pct"/>
            <w:vAlign w:val="center"/>
          </w:tcPr>
          <w:p w14:paraId="655F0E6C"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Undefined</w:t>
            </w:r>
          </w:p>
        </w:tc>
        <w:tc>
          <w:tcPr>
            <w:tcW w:w="446" w:type="pct"/>
            <w:vAlign w:val="center"/>
          </w:tcPr>
          <w:p w14:paraId="0AB937E1"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2</w:t>
            </w:r>
            <w:r>
              <w:rPr>
                <w:rFonts w:ascii="Times New Roman" w:eastAsia="仿宋_GB2312" w:hAnsi="Times New Roman"/>
                <w:sz w:val="18"/>
                <w:szCs w:val="18"/>
                <w:lang w:eastAsia="zh-CN"/>
              </w:rPr>
              <w:t>9.0~31.0kg</w:t>
            </w:r>
          </w:p>
        </w:tc>
        <w:tc>
          <w:tcPr>
            <w:tcW w:w="390" w:type="pct"/>
            <w:vAlign w:val="center"/>
          </w:tcPr>
          <w:p w14:paraId="7EA162C4"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Undefined</w:t>
            </w:r>
          </w:p>
        </w:tc>
        <w:tc>
          <w:tcPr>
            <w:tcW w:w="387" w:type="pct"/>
            <w:vAlign w:val="center"/>
          </w:tcPr>
          <w:p w14:paraId="1056E39B"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Not applicable</w:t>
            </w:r>
          </w:p>
        </w:tc>
        <w:tc>
          <w:tcPr>
            <w:tcW w:w="387" w:type="pct"/>
            <w:vAlign w:val="center"/>
          </w:tcPr>
          <w:p w14:paraId="70666216"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Not applicable</w:t>
            </w:r>
          </w:p>
        </w:tc>
        <w:tc>
          <w:tcPr>
            <w:tcW w:w="387" w:type="pct"/>
            <w:vAlign w:val="center"/>
          </w:tcPr>
          <w:p w14:paraId="22CDC959"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Not applicable</w:t>
            </w:r>
          </w:p>
        </w:tc>
        <w:tc>
          <w:tcPr>
            <w:tcW w:w="375" w:type="pct"/>
          </w:tcPr>
          <w:p w14:paraId="4BB22FC7"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Not applicable</w:t>
            </w:r>
          </w:p>
        </w:tc>
        <w:tc>
          <w:tcPr>
            <w:tcW w:w="372" w:type="pct"/>
            <w:vAlign w:val="center"/>
          </w:tcPr>
          <w:p w14:paraId="0DDFB3F9"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Not applicable</w:t>
            </w:r>
          </w:p>
        </w:tc>
      </w:tr>
      <w:tr w:rsidR="00EB6880" w14:paraId="5E56D1D5" w14:textId="77777777">
        <w:trPr>
          <w:trHeight w:val="323"/>
        </w:trPr>
        <w:tc>
          <w:tcPr>
            <w:tcW w:w="363" w:type="pct"/>
            <w:vMerge/>
            <w:vAlign w:val="center"/>
          </w:tcPr>
          <w:p w14:paraId="000016DD" w14:textId="77777777" w:rsidR="00EB6880" w:rsidRDefault="00EB6880">
            <w:pPr>
              <w:contextualSpacing/>
              <w:jc w:val="center"/>
              <w:rPr>
                <w:rFonts w:ascii="Times New Roman" w:eastAsia="仿宋_GB2312" w:hAnsi="Times New Roman"/>
                <w:sz w:val="18"/>
                <w:szCs w:val="18"/>
              </w:rPr>
            </w:pPr>
          </w:p>
        </w:tc>
        <w:tc>
          <w:tcPr>
            <w:tcW w:w="363" w:type="pct"/>
            <w:vMerge/>
            <w:vAlign w:val="center"/>
          </w:tcPr>
          <w:p w14:paraId="1E79D90E" w14:textId="77777777" w:rsidR="00EB6880" w:rsidRDefault="00EB6880">
            <w:pPr>
              <w:contextualSpacing/>
              <w:jc w:val="center"/>
              <w:rPr>
                <w:rFonts w:ascii="Times New Roman" w:eastAsia="仿宋_GB2312" w:hAnsi="Times New Roman"/>
                <w:sz w:val="18"/>
                <w:szCs w:val="18"/>
              </w:rPr>
            </w:pPr>
          </w:p>
        </w:tc>
        <w:tc>
          <w:tcPr>
            <w:tcW w:w="357" w:type="pct"/>
            <w:vMerge/>
            <w:vAlign w:val="center"/>
          </w:tcPr>
          <w:p w14:paraId="4388AD7A" w14:textId="77777777" w:rsidR="00EB6880" w:rsidRDefault="00EB6880">
            <w:pPr>
              <w:contextualSpacing/>
              <w:jc w:val="center"/>
              <w:rPr>
                <w:rFonts w:ascii="Times New Roman" w:eastAsia="仿宋_GB2312" w:hAnsi="Times New Roman"/>
                <w:bCs/>
                <w:kern w:val="2"/>
                <w:sz w:val="18"/>
                <w:szCs w:val="18"/>
                <w:lang w:eastAsia="zh-CN"/>
              </w:rPr>
            </w:pPr>
          </w:p>
        </w:tc>
        <w:tc>
          <w:tcPr>
            <w:tcW w:w="295" w:type="pct"/>
            <w:vAlign w:val="center"/>
          </w:tcPr>
          <w:p w14:paraId="6D73FC35" w14:textId="77777777" w:rsidR="00EB6880" w:rsidRDefault="00692187">
            <w:pPr>
              <w:contextualSpacing/>
              <w:jc w:val="center"/>
              <w:rPr>
                <w:rFonts w:ascii="Times New Roman" w:eastAsia="仿宋_GB2312" w:hAnsi="Times New Roman"/>
                <w:bCs/>
                <w:kern w:val="2"/>
                <w:sz w:val="18"/>
                <w:szCs w:val="18"/>
                <w:lang w:eastAsia="zh-CN"/>
              </w:rPr>
            </w:pPr>
            <w:r>
              <w:rPr>
                <w:rFonts w:ascii="Times New Roman" w:eastAsia="仿宋_GB2312" w:hAnsi="Times New Roman" w:hint="eastAsia"/>
                <w:bCs/>
                <w:kern w:val="2"/>
                <w:sz w:val="18"/>
                <w:szCs w:val="18"/>
                <w:lang w:eastAsia="zh-CN"/>
              </w:rPr>
              <w:t>D</w:t>
            </w:r>
            <w:r>
              <w:rPr>
                <w:rFonts w:ascii="Times New Roman" w:eastAsia="仿宋_GB2312" w:hAnsi="Times New Roman"/>
                <w:bCs/>
                <w:kern w:val="2"/>
                <w:sz w:val="18"/>
                <w:szCs w:val="18"/>
                <w:lang w:eastAsia="zh-CN"/>
              </w:rPr>
              <w:t>MF</w:t>
            </w:r>
          </w:p>
        </w:tc>
        <w:tc>
          <w:tcPr>
            <w:tcW w:w="323" w:type="pct"/>
            <w:vMerge w:val="restart"/>
            <w:vAlign w:val="center"/>
          </w:tcPr>
          <w:p w14:paraId="159F63C2" w14:textId="77777777" w:rsidR="00EB6880" w:rsidRDefault="00692187">
            <w:pPr>
              <w:contextualSpacing/>
              <w:jc w:val="center"/>
              <w:rPr>
                <w:rFonts w:ascii="Times New Roman" w:eastAsia="仿宋_GB2312" w:hAnsi="Times New Roman"/>
                <w:bCs/>
                <w:kern w:val="2"/>
                <w:sz w:val="18"/>
                <w:szCs w:val="18"/>
                <w:lang w:eastAsia="zh-CN"/>
              </w:rPr>
            </w:pPr>
            <w:r>
              <w:rPr>
                <w:rFonts w:ascii="Times New Roman" w:eastAsia="仿宋_GB2312" w:hAnsi="Times New Roman"/>
                <w:bCs/>
                <w:kern w:val="2"/>
                <w:sz w:val="18"/>
                <w:szCs w:val="18"/>
                <w:lang w:eastAsia="zh-CN"/>
              </w:rPr>
              <w:t>Automatic cleaning</w:t>
            </w:r>
          </w:p>
        </w:tc>
        <w:tc>
          <w:tcPr>
            <w:tcW w:w="555" w:type="pct"/>
            <w:vAlign w:val="center"/>
          </w:tcPr>
          <w:p w14:paraId="1EC2CF89"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Undefined</w:t>
            </w:r>
          </w:p>
        </w:tc>
        <w:tc>
          <w:tcPr>
            <w:tcW w:w="446" w:type="pct"/>
            <w:vAlign w:val="center"/>
          </w:tcPr>
          <w:p w14:paraId="32A08E3E"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1</w:t>
            </w:r>
            <w:r>
              <w:rPr>
                <w:rFonts w:ascii="Times New Roman" w:eastAsia="仿宋_GB2312" w:hAnsi="Times New Roman"/>
                <w:sz w:val="18"/>
                <w:szCs w:val="18"/>
                <w:lang w:eastAsia="zh-CN"/>
              </w:rPr>
              <w:t>05~115kg</w:t>
            </w:r>
          </w:p>
        </w:tc>
        <w:tc>
          <w:tcPr>
            <w:tcW w:w="390" w:type="pct"/>
            <w:vAlign w:val="center"/>
          </w:tcPr>
          <w:p w14:paraId="547DA156"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3</w:t>
            </w:r>
            <w:r>
              <w:rPr>
                <w:rFonts w:ascii="Times New Roman" w:eastAsia="仿宋_GB2312" w:hAnsi="Times New Roman"/>
                <w:sz w:val="18"/>
                <w:szCs w:val="18"/>
                <w:lang w:eastAsia="zh-CN"/>
              </w:rPr>
              <w:t>min</w:t>
            </w:r>
          </w:p>
        </w:tc>
        <w:tc>
          <w:tcPr>
            <w:tcW w:w="387" w:type="pct"/>
            <w:vAlign w:val="center"/>
          </w:tcPr>
          <w:p w14:paraId="72A33EA6"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1</w:t>
            </w:r>
            <w:r>
              <w:rPr>
                <w:rFonts w:ascii="Times New Roman" w:eastAsia="仿宋_GB2312" w:hAnsi="Times New Roman"/>
                <w:sz w:val="18"/>
                <w:szCs w:val="18"/>
                <w:lang w:eastAsia="zh-CN"/>
              </w:rPr>
              <w:t>5min</w:t>
            </w:r>
          </w:p>
        </w:tc>
        <w:tc>
          <w:tcPr>
            <w:tcW w:w="387" w:type="pct"/>
            <w:vAlign w:val="center"/>
          </w:tcPr>
          <w:p w14:paraId="7BA76169"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20</w:t>
            </w:r>
            <w:r>
              <w:rPr>
                <w:rFonts w:ascii="Times New Roman" w:eastAsia="仿宋_GB2312" w:hAnsi="Times New Roman"/>
                <w:sz w:val="18"/>
                <w:szCs w:val="18"/>
                <w:lang w:eastAsia="zh-CN"/>
              </w:rPr>
              <w:t>~30rpm</w:t>
            </w:r>
          </w:p>
        </w:tc>
        <w:tc>
          <w:tcPr>
            <w:tcW w:w="387" w:type="pct"/>
            <w:vAlign w:val="center"/>
          </w:tcPr>
          <w:p w14:paraId="5F50E3C4"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7~13 m</w:t>
            </w:r>
            <w:r>
              <w:rPr>
                <w:rFonts w:ascii="Times New Roman" w:eastAsia="仿宋_GB2312" w:hAnsi="Times New Roman"/>
                <w:sz w:val="18"/>
                <w:szCs w:val="18"/>
                <w:vertAlign w:val="superscript"/>
                <w:lang w:eastAsia="zh-CN"/>
              </w:rPr>
              <w:t>3</w:t>
            </w:r>
            <w:r>
              <w:rPr>
                <w:rFonts w:ascii="Times New Roman" w:eastAsia="仿宋_GB2312" w:hAnsi="Times New Roman"/>
                <w:sz w:val="18"/>
                <w:szCs w:val="18"/>
                <w:lang w:eastAsia="zh-CN"/>
              </w:rPr>
              <w:t>/h</w:t>
            </w:r>
          </w:p>
        </w:tc>
        <w:tc>
          <w:tcPr>
            <w:tcW w:w="375" w:type="pct"/>
          </w:tcPr>
          <w:p w14:paraId="3D3EC253"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Not applicable</w:t>
            </w:r>
          </w:p>
        </w:tc>
        <w:tc>
          <w:tcPr>
            <w:tcW w:w="372" w:type="pct"/>
            <w:vAlign w:val="center"/>
          </w:tcPr>
          <w:p w14:paraId="2BB1C81D"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1</w:t>
            </w:r>
          </w:p>
        </w:tc>
      </w:tr>
      <w:tr w:rsidR="00EB6880" w14:paraId="24A324A0" w14:textId="77777777">
        <w:trPr>
          <w:trHeight w:val="323"/>
        </w:trPr>
        <w:tc>
          <w:tcPr>
            <w:tcW w:w="363" w:type="pct"/>
            <w:vMerge/>
            <w:vAlign w:val="center"/>
          </w:tcPr>
          <w:p w14:paraId="43BCB54A" w14:textId="77777777" w:rsidR="00EB6880" w:rsidRDefault="00EB6880">
            <w:pPr>
              <w:contextualSpacing/>
              <w:jc w:val="center"/>
              <w:rPr>
                <w:rFonts w:ascii="Times New Roman" w:eastAsia="仿宋_GB2312" w:hAnsi="Times New Roman"/>
                <w:sz w:val="18"/>
                <w:szCs w:val="18"/>
              </w:rPr>
            </w:pPr>
          </w:p>
        </w:tc>
        <w:tc>
          <w:tcPr>
            <w:tcW w:w="363" w:type="pct"/>
            <w:vMerge/>
            <w:vAlign w:val="center"/>
          </w:tcPr>
          <w:p w14:paraId="3983BAB7" w14:textId="77777777" w:rsidR="00EB6880" w:rsidRDefault="00EB6880">
            <w:pPr>
              <w:contextualSpacing/>
              <w:jc w:val="center"/>
              <w:rPr>
                <w:rFonts w:ascii="Times New Roman" w:eastAsia="仿宋_GB2312" w:hAnsi="Times New Roman"/>
                <w:sz w:val="18"/>
                <w:szCs w:val="18"/>
              </w:rPr>
            </w:pPr>
          </w:p>
        </w:tc>
        <w:tc>
          <w:tcPr>
            <w:tcW w:w="357" w:type="pct"/>
            <w:vMerge/>
            <w:vAlign w:val="center"/>
          </w:tcPr>
          <w:p w14:paraId="0D9EC85D" w14:textId="77777777" w:rsidR="00EB6880" w:rsidRDefault="00EB6880">
            <w:pPr>
              <w:contextualSpacing/>
              <w:jc w:val="center"/>
              <w:rPr>
                <w:rFonts w:ascii="Times New Roman" w:eastAsia="仿宋_GB2312" w:hAnsi="Times New Roman"/>
                <w:bCs/>
                <w:kern w:val="2"/>
                <w:sz w:val="18"/>
                <w:szCs w:val="18"/>
                <w:lang w:eastAsia="zh-CN"/>
              </w:rPr>
            </w:pPr>
          </w:p>
        </w:tc>
        <w:tc>
          <w:tcPr>
            <w:tcW w:w="295" w:type="pct"/>
            <w:vAlign w:val="center"/>
          </w:tcPr>
          <w:p w14:paraId="1F794F02" w14:textId="77777777" w:rsidR="00EB6880" w:rsidRDefault="00692187">
            <w:pPr>
              <w:contextualSpacing/>
              <w:jc w:val="center"/>
              <w:rPr>
                <w:rFonts w:ascii="Times New Roman" w:eastAsia="仿宋_GB2312" w:hAnsi="Times New Roman"/>
                <w:bCs/>
                <w:kern w:val="2"/>
                <w:sz w:val="18"/>
                <w:szCs w:val="18"/>
                <w:lang w:eastAsia="zh-CN"/>
              </w:rPr>
            </w:pPr>
            <w:r>
              <w:rPr>
                <w:rFonts w:ascii="Times New Roman" w:eastAsia="仿宋_GB2312" w:hAnsi="Times New Roman" w:hint="eastAsia"/>
                <w:bCs/>
                <w:kern w:val="2"/>
                <w:sz w:val="18"/>
                <w:szCs w:val="18"/>
                <w:lang w:eastAsia="zh-CN"/>
              </w:rPr>
              <w:t>M</w:t>
            </w:r>
            <w:r>
              <w:rPr>
                <w:rFonts w:ascii="Times New Roman" w:eastAsia="仿宋_GB2312" w:hAnsi="Times New Roman"/>
                <w:bCs/>
                <w:kern w:val="2"/>
                <w:sz w:val="18"/>
                <w:szCs w:val="18"/>
                <w:lang w:eastAsia="zh-CN"/>
              </w:rPr>
              <w:t>TBE</w:t>
            </w:r>
          </w:p>
        </w:tc>
        <w:tc>
          <w:tcPr>
            <w:tcW w:w="323" w:type="pct"/>
            <w:vMerge/>
            <w:vAlign w:val="center"/>
          </w:tcPr>
          <w:p w14:paraId="0BD8D48D" w14:textId="77777777" w:rsidR="00EB6880" w:rsidRDefault="00EB6880">
            <w:pPr>
              <w:contextualSpacing/>
              <w:jc w:val="center"/>
              <w:rPr>
                <w:rFonts w:ascii="Times New Roman" w:eastAsia="仿宋_GB2312" w:hAnsi="Times New Roman"/>
                <w:bCs/>
                <w:kern w:val="2"/>
                <w:sz w:val="18"/>
                <w:szCs w:val="18"/>
                <w:lang w:eastAsia="zh-CN"/>
              </w:rPr>
            </w:pPr>
          </w:p>
        </w:tc>
        <w:tc>
          <w:tcPr>
            <w:tcW w:w="555" w:type="pct"/>
            <w:vAlign w:val="center"/>
          </w:tcPr>
          <w:p w14:paraId="185ECA04"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Undefined</w:t>
            </w:r>
          </w:p>
        </w:tc>
        <w:tc>
          <w:tcPr>
            <w:tcW w:w="446" w:type="pct"/>
            <w:vAlign w:val="center"/>
          </w:tcPr>
          <w:p w14:paraId="0778B60D"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1</w:t>
            </w:r>
            <w:r>
              <w:rPr>
                <w:rFonts w:ascii="Times New Roman" w:eastAsia="仿宋_GB2312" w:hAnsi="Times New Roman"/>
                <w:sz w:val="18"/>
                <w:szCs w:val="18"/>
                <w:lang w:eastAsia="zh-CN"/>
              </w:rPr>
              <w:t>70~190kg</w:t>
            </w:r>
          </w:p>
        </w:tc>
        <w:tc>
          <w:tcPr>
            <w:tcW w:w="390" w:type="pct"/>
            <w:vAlign w:val="center"/>
          </w:tcPr>
          <w:p w14:paraId="3CECC5D9"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3</w:t>
            </w:r>
            <w:r>
              <w:rPr>
                <w:rFonts w:ascii="Times New Roman" w:eastAsia="仿宋_GB2312" w:hAnsi="Times New Roman"/>
                <w:sz w:val="18"/>
                <w:szCs w:val="18"/>
                <w:lang w:eastAsia="zh-CN"/>
              </w:rPr>
              <w:t>min</w:t>
            </w:r>
          </w:p>
        </w:tc>
        <w:tc>
          <w:tcPr>
            <w:tcW w:w="387" w:type="pct"/>
            <w:vAlign w:val="center"/>
          </w:tcPr>
          <w:p w14:paraId="626EE75A"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1</w:t>
            </w:r>
            <w:r>
              <w:rPr>
                <w:rFonts w:ascii="Times New Roman" w:eastAsia="仿宋_GB2312" w:hAnsi="Times New Roman"/>
                <w:sz w:val="18"/>
                <w:szCs w:val="18"/>
                <w:lang w:eastAsia="zh-CN"/>
              </w:rPr>
              <w:t>5min</w:t>
            </w:r>
          </w:p>
        </w:tc>
        <w:tc>
          <w:tcPr>
            <w:tcW w:w="387" w:type="pct"/>
            <w:vAlign w:val="center"/>
          </w:tcPr>
          <w:p w14:paraId="53AE5983"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20</w:t>
            </w:r>
            <w:r>
              <w:rPr>
                <w:rFonts w:ascii="Times New Roman" w:eastAsia="仿宋_GB2312" w:hAnsi="Times New Roman"/>
                <w:sz w:val="18"/>
                <w:szCs w:val="18"/>
                <w:lang w:eastAsia="zh-CN"/>
              </w:rPr>
              <w:t>~30rpm</w:t>
            </w:r>
          </w:p>
        </w:tc>
        <w:tc>
          <w:tcPr>
            <w:tcW w:w="387" w:type="pct"/>
            <w:vAlign w:val="center"/>
          </w:tcPr>
          <w:p w14:paraId="62ACCD0E"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7~13 m</w:t>
            </w:r>
            <w:r>
              <w:rPr>
                <w:rFonts w:ascii="Times New Roman" w:eastAsia="仿宋_GB2312" w:hAnsi="Times New Roman"/>
                <w:sz w:val="18"/>
                <w:szCs w:val="18"/>
                <w:vertAlign w:val="superscript"/>
                <w:lang w:eastAsia="zh-CN"/>
              </w:rPr>
              <w:t>3</w:t>
            </w:r>
            <w:r>
              <w:rPr>
                <w:rFonts w:ascii="Times New Roman" w:eastAsia="仿宋_GB2312" w:hAnsi="Times New Roman"/>
                <w:sz w:val="18"/>
                <w:szCs w:val="18"/>
                <w:lang w:eastAsia="zh-CN"/>
              </w:rPr>
              <w:t>/h</w:t>
            </w:r>
          </w:p>
        </w:tc>
        <w:tc>
          <w:tcPr>
            <w:tcW w:w="375" w:type="pct"/>
          </w:tcPr>
          <w:p w14:paraId="1A438374"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Not applicable</w:t>
            </w:r>
          </w:p>
        </w:tc>
        <w:tc>
          <w:tcPr>
            <w:tcW w:w="372" w:type="pct"/>
            <w:vAlign w:val="center"/>
          </w:tcPr>
          <w:p w14:paraId="2B16CC2A"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1</w:t>
            </w:r>
          </w:p>
        </w:tc>
      </w:tr>
    </w:tbl>
    <w:p w14:paraId="21C0DEE6" w14:textId="77777777" w:rsidR="00EB6880" w:rsidRDefault="00EB6880">
      <w:pPr>
        <w:pStyle w:val="af2"/>
        <w:tabs>
          <w:tab w:val="clear" w:pos="4320"/>
          <w:tab w:val="clear" w:pos="8640"/>
        </w:tabs>
        <w:spacing w:beforeLines="50" w:before="120" w:afterLines="50" w:after="120"/>
        <w:ind w:right="272"/>
        <w:rPr>
          <w:rFonts w:ascii="Times New Roman" w:eastAsia="仿宋_GB2312" w:hAnsi="Times New Roman" w:cs="Arial"/>
          <w:sz w:val="21"/>
          <w:szCs w:val="21"/>
          <w:lang w:eastAsia="zh-CN"/>
        </w:rPr>
      </w:pPr>
    </w:p>
    <w:p w14:paraId="7F33F00C" w14:textId="77777777" w:rsidR="00EB6880" w:rsidRDefault="00EB6880">
      <w:pPr>
        <w:pStyle w:val="af2"/>
        <w:tabs>
          <w:tab w:val="clear" w:pos="4320"/>
          <w:tab w:val="clear" w:pos="8640"/>
        </w:tabs>
        <w:spacing w:beforeLines="50" w:before="120" w:afterLines="50" w:after="120"/>
        <w:ind w:right="272"/>
        <w:rPr>
          <w:rFonts w:ascii="Times New Roman" w:eastAsia="仿宋_GB2312" w:hAnsi="Times New Roman" w:cs="Arial"/>
          <w:sz w:val="21"/>
          <w:szCs w:val="21"/>
          <w:lang w:eastAsia="zh-CN"/>
        </w:rPr>
      </w:pPr>
    </w:p>
    <w:p w14:paraId="068CFC0A" w14:textId="77777777" w:rsidR="00EB6880" w:rsidRDefault="00EB6880">
      <w:pPr>
        <w:pStyle w:val="af2"/>
        <w:tabs>
          <w:tab w:val="clear" w:pos="4320"/>
          <w:tab w:val="clear" w:pos="8640"/>
        </w:tabs>
        <w:spacing w:beforeLines="50" w:before="120" w:afterLines="50" w:after="120"/>
        <w:ind w:right="272"/>
        <w:rPr>
          <w:rFonts w:ascii="Times New Roman" w:eastAsia="仿宋_GB2312" w:hAnsi="Times New Roman" w:cs="Arial"/>
          <w:sz w:val="21"/>
          <w:szCs w:val="21"/>
          <w:lang w:eastAsia="zh-CN"/>
        </w:rPr>
      </w:pPr>
    </w:p>
    <w:p w14:paraId="69ADD2E3" w14:textId="77777777" w:rsidR="00EB6880" w:rsidRDefault="00EB6880">
      <w:pPr>
        <w:pStyle w:val="af2"/>
        <w:tabs>
          <w:tab w:val="clear" w:pos="4320"/>
          <w:tab w:val="clear" w:pos="8640"/>
        </w:tabs>
        <w:spacing w:beforeLines="50" w:before="120" w:afterLines="50" w:after="120"/>
        <w:ind w:right="272"/>
        <w:rPr>
          <w:rFonts w:ascii="Times New Roman" w:eastAsia="仿宋_GB2312" w:hAnsi="Times New Roman" w:cs="Arial"/>
          <w:sz w:val="21"/>
          <w:szCs w:val="21"/>
          <w:lang w:eastAsia="zh-CN"/>
        </w:rPr>
      </w:pPr>
    </w:p>
    <w:p w14:paraId="4C8044B4" w14:textId="77777777" w:rsidR="00EB6880" w:rsidRDefault="00692187">
      <w:pPr>
        <w:spacing w:beforeLines="50" w:before="120" w:afterLines="50" w:after="120"/>
        <w:jc w:val="center"/>
        <w:rPr>
          <w:rFonts w:ascii="Times New Roman" w:eastAsia="仿宋_GB2312" w:hAnsi="Times New Roman"/>
          <w:b/>
          <w:i/>
          <w:sz w:val="21"/>
          <w:szCs w:val="20"/>
        </w:rPr>
      </w:pPr>
      <w:r>
        <w:rPr>
          <w:rFonts w:ascii="Times New Roman" w:eastAsia="仿宋_GB2312" w:hAnsi="Times New Roman"/>
          <w:b/>
          <w:i/>
          <w:sz w:val="21"/>
          <w:szCs w:val="20"/>
        </w:rPr>
        <w:t>Table 6-16, Summary of Equipment Cleaning Parameters for Agitation Tank</w:t>
      </w:r>
    </w:p>
    <w:tbl>
      <w:tblPr>
        <w:tblStyle w:val="af9"/>
        <w:tblW w:w="4607" w:type="pct"/>
        <w:tblLook w:val="04A0" w:firstRow="1" w:lastRow="0" w:firstColumn="1" w:lastColumn="0" w:noHBand="0" w:noVBand="1"/>
      </w:tblPr>
      <w:tblGrid>
        <w:gridCol w:w="1884"/>
        <w:gridCol w:w="1884"/>
        <w:gridCol w:w="1819"/>
        <w:gridCol w:w="1819"/>
        <w:gridCol w:w="1588"/>
        <w:gridCol w:w="3854"/>
      </w:tblGrid>
      <w:tr w:rsidR="00EB6880" w14:paraId="721B6F87" w14:textId="77777777">
        <w:trPr>
          <w:trHeight w:val="445"/>
          <w:tblHeader/>
        </w:trPr>
        <w:tc>
          <w:tcPr>
            <w:tcW w:w="733" w:type="pct"/>
            <w:vMerge w:val="restart"/>
            <w:shd w:val="clear" w:color="auto" w:fill="D9D9D9" w:themeFill="background1" w:themeFillShade="D9"/>
            <w:vAlign w:val="center"/>
          </w:tcPr>
          <w:p w14:paraId="6FD878FE" w14:textId="77777777" w:rsidR="00EB6880" w:rsidRDefault="00692187">
            <w:pPr>
              <w:pStyle w:val="af2"/>
              <w:tabs>
                <w:tab w:val="clear" w:pos="4320"/>
                <w:tab w:val="clear" w:pos="8640"/>
              </w:tabs>
              <w:ind w:left="201" w:hangingChars="100" w:hanging="201"/>
              <w:rPr>
                <w:rFonts w:ascii="Times New Roman" w:eastAsia="仿宋_GB2312" w:hAnsi="Times New Roman"/>
                <w:b/>
                <w:sz w:val="20"/>
                <w:szCs w:val="20"/>
                <w:lang w:eastAsia="zh-CN"/>
              </w:rPr>
            </w:pPr>
            <w:r>
              <w:rPr>
                <w:rFonts w:ascii="Times New Roman" w:eastAsia="仿宋_GB2312" w:hAnsi="Times New Roman"/>
                <w:b/>
                <w:sz w:val="20"/>
                <w:szCs w:val="20"/>
                <w:lang w:eastAsia="zh-CN"/>
              </w:rPr>
              <w:lastRenderedPageBreak/>
              <w:t xml:space="preserve">Equipment type </w:t>
            </w:r>
          </w:p>
        </w:tc>
        <w:tc>
          <w:tcPr>
            <w:tcW w:w="733" w:type="pct"/>
            <w:vMerge w:val="restart"/>
            <w:shd w:val="clear" w:color="auto" w:fill="D9D9D9" w:themeFill="background1" w:themeFillShade="D9"/>
            <w:vAlign w:val="center"/>
          </w:tcPr>
          <w:p w14:paraId="5EA68CAD" w14:textId="77777777" w:rsidR="00EB6880" w:rsidRDefault="00692187">
            <w:pPr>
              <w:pStyle w:val="af2"/>
              <w:tabs>
                <w:tab w:val="clear" w:pos="4320"/>
                <w:tab w:val="clear" w:pos="8640"/>
              </w:tabs>
              <w:jc w:val="center"/>
              <w:rPr>
                <w:rFonts w:ascii="Times New Roman" w:eastAsia="仿宋_GB2312" w:hAnsi="Times New Roman"/>
                <w:b/>
                <w:sz w:val="20"/>
                <w:szCs w:val="20"/>
                <w:lang w:eastAsia="zh-CN"/>
              </w:rPr>
            </w:pPr>
            <w:r>
              <w:rPr>
                <w:rFonts w:ascii="Times New Roman" w:eastAsia="仿宋_GB2312" w:hAnsi="Times New Roman"/>
                <w:b/>
                <w:sz w:val="20"/>
                <w:szCs w:val="20"/>
                <w:lang w:eastAsia="zh-CN"/>
              </w:rPr>
              <w:t xml:space="preserve">Equipment No. </w:t>
            </w:r>
          </w:p>
        </w:tc>
        <w:tc>
          <w:tcPr>
            <w:tcW w:w="708" w:type="pct"/>
            <w:vMerge w:val="restart"/>
            <w:shd w:val="clear" w:color="auto" w:fill="D9D9D9" w:themeFill="background1" w:themeFillShade="D9"/>
            <w:vAlign w:val="center"/>
          </w:tcPr>
          <w:p w14:paraId="366FB1F9" w14:textId="77777777" w:rsidR="00EB6880" w:rsidRDefault="00692187">
            <w:pPr>
              <w:pStyle w:val="af2"/>
              <w:tabs>
                <w:tab w:val="clear" w:pos="4320"/>
                <w:tab w:val="clear" w:pos="8640"/>
              </w:tabs>
              <w:jc w:val="center"/>
              <w:rPr>
                <w:rFonts w:ascii="Times New Roman" w:eastAsia="仿宋_GB2312" w:hAnsi="Times New Roman"/>
                <w:b/>
                <w:sz w:val="20"/>
                <w:szCs w:val="20"/>
                <w:lang w:eastAsia="zh-CN"/>
              </w:rPr>
            </w:pPr>
            <w:r>
              <w:rPr>
                <w:rFonts w:ascii="Times New Roman" w:eastAsia="FangSong" w:hAnsi="Times New Roman"/>
                <w:b/>
                <w:sz w:val="18"/>
                <w:szCs w:val="18"/>
                <w:lang w:eastAsia="zh-CN"/>
              </w:rPr>
              <w:t>Cleaning frequency</w:t>
            </w:r>
          </w:p>
        </w:tc>
        <w:tc>
          <w:tcPr>
            <w:tcW w:w="708" w:type="pct"/>
            <w:vMerge w:val="restart"/>
            <w:shd w:val="clear" w:color="auto" w:fill="D9D9D9" w:themeFill="background1" w:themeFillShade="D9"/>
            <w:vAlign w:val="center"/>
          </w:tcPr>
          <w:p w14:paraId="760B7139" w14:textId="77777777" w:rsidR="00EB6880" w:rsidRDefault="00692187">
            <w:pPr>
              <w:pStyle w:val="af2"/>
              <w:tabs>
                <w:tab w:val="clear" w:pos="4320"/>
                <w:tab w:val="clear" w:pos="8640"/>
              </w:tabs>
              <w:jc w:val="center"/>
              <w:rPr>
                <w:rFonts w:ascii="Times New Roman" w:eastAsia="仿宋_GB2312" w:hAnsi="Times New Roman"/>
                <w:b/>
                <w:sz w:val="20"/>
                <w:szCs w:val="20"/>
                <w:lang w:eastAsia="zh-CN"/>
              </w:rPr>
            </w:pPr>
            <w:r>
              <w:rPr>
                <w:rFonts w:ascii="Times New Roman" w:eastAsia="仿宋_GB2312" w:hAnsi="Times New Roman"/>
                <w:b/>
                <w:sz w:val="20"/>
                <w:szCs w:val="20"/>
                <w:lang w:eastAsia="zh-CN"/>
              </w:rPr>
              <w:t>Cleaning solution</w:t>
            </w:r>
          </w:p>
        </w:tc>
        <w:tc>
          <w:tcPr>
            <w:tcW w:w="618" w:type="pct"/>
            <w:vMerge w:val="restart"/>
            <w:shd w:val="clear" w:color="auto" w:fill="D9D9D9" w:themeFill="background1" w:themeFillShade="D9"/>
            <w:vAlign w:val="center"/>
          </w:tcPr>
          <w:p w14:paraId="30039AC2" w14:textId="77777777" w:rsidR="00EB6880" w:rsidRDefault="00692187">
            <w:pPr>
              <w:pStyle w:val="af2"/>
              <w:tabs>
                <w:tab w:val="clear" w:pos="4320"/>
                <w:tab w:val="clear" w:pos="8640"/>
              </w:tabs>
              <w:jc w:val="center"/>
              <w:rPr>
                <w:rFonts w:ascii="Times New Roman" w:eastAsia="仿宋_GB2312" w:hAnsi="Times New Roman"/>
                <w:b/>
                <w:sz w:val="20"/>
                <w:szCs w:val="20"/>
                <w:lang w:eastAsia="zh-CN"/>
              </w:rPr>
            </w:pPr>
            <w:r>
              <w:rPr>
                <w:rFonts w:ascii="Times New Roman" w:eastAsia="仿宋_GB2312" w:hAnsi="Times New Roman"/>
                <w:b/>
                <w:sz w:val="20"/>
                <w:szCs w:val="20"/>
                <w:lang w:eastAsia="zh-CN"/>
              </w:rPr>
              <w:t>Cleaning method</w:t>
            </w:r>
          </w:p>
        </w:tc>
        <w:tc>
          <w:tcPr>
            <w:tcW w:w="1500" w:type="pct"/>
            <w:shd w:val="clear" w:color="auto" w:fill="D9D9D9" w:themeFill="background1" w:themeFillShade="D9"/>
            <w:vAlign w:val="center"/>
          </w:tcPr>
          <w:p w14:paraId="1554D27B" w14:textId="77777777" w:rsidR="00EB6880" w:rsidRDefault="00692187">
            <w:pPr>
              <w:pStyle w:val="af2"/>
              <w:tabs>
                <w:tab w:val="clear" w:pos="4320"/>
                <w:tab w:val="clear" w:pos="8640"/>
              </w:tabs>
              <w:jc w:val="center"/>
              <w:rPr>
                <w:rFonts w:ascii="Times New Roman" w:eastAsia="仿宋_GB2312" w:hAnsi="Times New Roman"/>
                <w:b/>
                <w:sz w:val="20"/>
                <w:szCs w:val="20"/>
                <w:lang w:eastAsia="zh-CN"/>
              </w:rPr>
            </w:pPr>
            <w:r>
              <w:rPr>
                <w:rFonts w:ascii="Times New Roman" w:eastAsia="仿宋_GB2312" w:hAnsi="Times New Roman"/>
                <w:b/>
                <w:sz w:val="20"/>
                <w:szCs w:val="20"/>
                <w:lang w:eastAsia="zh-CN"/>
              </w:rPr>
              <w:t>Cleaning solution quantity</w:t>
            </w:r>
          </w:p>
        </w:tc>
      </w:tr>
      <w:tr w:rsidR="00EB6880" w14:paraId="4C385C37" w14:textId="77777777">
        <w:trPr>
          <w:trHeight w:val="48"/>
          <w:tblHeader/>
        </w:trPr>
        <w:tc>
          <w:tcPr>
            <w:tcW w:w="733" w:type="pct"/>
            <w:vMerge/>
            <w:shd w:val="clear" w:color="auto" w:fill="D9D9D9" w:themeFill="background1" w:themeFillShade="D9"/>
            <w:vAlign w:val="center"/>
          </w:tcPr>
          <w:p w14:paraId="21928CC0" w14:textId="77777777" w:rsidR="00EB6880" w:rsidRDefault="00EB6880">
            <w:pPr>
              <w:pStyle w:val="af2"/>
              <w:tabs>
                <w:tab w:val="clear" w:pos="4320"/>
                <w:tab w:val="clear" w:pos="8640"/>
              </w:tabs>
              <w:rPr>
                <w:rFonts w:ascii="Times New Roman" w:eastAsia="仿宋_GB2312" w:hAnsi="Times New Roman"/>
                <w:b/>
                <w:sz w:val="20"/>
                <w:szCs w:val="20"/>
                <w:lang w:eastAsia="zh-CN"/>
              </w:rPr>
            </w:pPr>
          </w:p>
        </w:tc>
        <w:tc>
          <w:tcPr>
            <w:tcW w:w="733" w:type="pct"/>
            <w:vMerge/>
            <w:shd w:val="clear" w:color="auto" w:fill="D9D9D9" w:themeFill="background1" w:themeFillShade="D9"/>
            <w:vAlign w:val="center"/>
          </w:tcPr>
          <w:p w14:paraId="0E2E5B39" w14:textId="77777777" w:rsidR="00EB6880" w:rsidRDefault="00EB6880">
            <w:pPr>
              <w:pStyle w:val="af2"/>
              <w:tabs>
                <w:tab w:val="clear" w:pos="4320"/>
                <w:tab w:val="clear" w:pos="8640"/>
              </w:tabs>
              <w:jc w:val="center"/>
              <w:rPr>
                <w:rFonts w:ascii="Times New Roman" w:eastAsia="仿宋_GB2312" w:hAnsi="Times New Roman"/>
                <w:b/>
                <w:sz w:val="20"/>
                <w:szCs w:val="20"/>
                <w:lang w:eastAsia="zh-CN"/>
              </w:rPr>
            </w:pPr>
          </w:p>
        </w:tc>
        <w:tc>
          <w:tcPr>
            <w:tcW w:w="708" w:type="pct"/>
            <w:vMerge/>
            <w:shd w:val="clear" w:color="auto" w:fill="D9D9D9" w:themeFill="background1" w:themeFillShade="D9"/>
            <w:vAlign w:val="center"/>
          </w:tcPr>
          <w:p w14:paraId="236E5966" w14:textId="77777777" w:rsidR="00EB6880" w:rsidRDefault="00EB6880">
            <w:pPr>
              <w:pStyle w:val="af2"/>
              <w:tabs>
                <w:tab w:val="clear" w:pos="4320"/>
                <w:tab w:val="clear" w:pos="8640"/>
              </w:tabs>
              <w:jc w:val="center"/>
              <w:rPr>
                <w:rFonts w:ascii="Times New Roman" w:eastAsia="仿宋_GB2312" w:hAnsi="Times New Roman"/>
                <w:b/>
                <w:sz w:val="20"/>
                <w:szCs w:val="20"/>
                <w:lang w:eastAsia="zh-CN"/>
              </w:rPr>
            </w:pPr>
          </w:p>
        </w:tc>
        <w:tc>
          <w:tcPr>
            <w:tcW w:w="708" w:type="pct"/>
            <w:vMerge/>
            <w:shd w:val="clear" w:color="auto" w:fill="D9D9D9" w:themeFill="background1" w:themeFillShade="D9"/>
            <w:vAlign w:val="center"/>
          </w:tcPr>
          <w:p w14:paraId="5B6860AA" w14:textId="77777777" w:rsidR="00EB6880" w:rsidRDefault="00EB6880">
            <w:pPr>
              <w:pStyle w:val="af2"/>
              <w:tabs>
                <w:tab w:val="clear" w:pos="4320"/>
                <w:tab w:val="clear" w:pos="8640"/>
              </w:tabs>
              <w:jc w:val="center"/>
              <w:rPr>
                <w:rFonts w:ascii="Times New Roman" w:eastAsia="仿宋_GB2312" w:hAnsi="Times New Roman"/>
                <w:b/>
                <w:sz w:val="20"/>
                <w:szCs w:val="20"/>
                <w:lang w:eastAsia="zh-CN"/>
              </w:rPr>
            </w:pPr>
          </w:p>
        </w:tc>
        <w:tc>
          <w:tcPr>
            <w:tcW w:w="618" w:type="pct"/>
            <w:vMerge/>
            <w:shd w:val="clear" w:color="auto" w:fill="D9D9D9" w:themeFill="background1" w:themeFillShade="D9"/>
            <w:vAlign w:val="center"/>
          </w:tcPr>
          <w:p w14:paraId="4E5145F4" w14:textId="77777777" w:rsidR="00EB6880" w:rsidRDefault="00EB6880">
            <w:pPr>
              <w:pStyle w:val="af2"/>
              <w:tabs>
                <w:tab w:val="clear" w:pos="4320"/>
                <w:tab w:val="clear" w:pos="8640"/>
              </w:tabs>
              <w:jc w:val="center"/>
              <w:rPr>
                <w:rFonts w:ascii="Times New Roman" w:eastAsia="仿宋_GB2312" w:hAnsi="Times New Roman"/>
                <w:b/>
                <w:sz w:val="20"/>
                <w:szCs w:val="20"/>
                <w:lang w:eastAsia="zh-CN"/>
              </w:rPr>
            </w:pPr>
          </w:p>
        </w:tc>
        <w:tc>
          <w:tcPr>
            <w:tcW w:w="1500" w:type="pct"/>
            <w:shd w:val="clear" w:color="auto" w:fill="D9D9D9" w:themeFill="background1" w:themeFillShade="D9"/>
            <w:vAlign w:val="center"/>
          </w:tcPr>
          <w:p w14:paraId="1EF58692" w14:textId="77777777" w:rsidR="00EB6880" w:rsidRDefault="00692187">
            <w:pPr>
              <w:pStyle w:val="af2"/>
              <w:tabs>
                <w:tab w:val="clear" w:pos="4320"/>
                <w:tab w:val="clear" w:pos="8640"/>
              </w:tabs>
              <w:jc w:val="center"/>
              <w:rPr>
                <w:rFonts w:ascii="Times New Roman" w:eastAsia="仿宋_GB2312" w:hAnsi="Times New Roman"/>
                <w:b/>
                <w:sz w:val="20"/>
                <w:szCs w:val="20"/>
                <w:lang w:eastAsia="zh-CN"/>
              </w:rPr>
            </w:pPr>
            <w:r>
              <w:rPr>
                <w:rFonts w:ascii="Times New Roman" w:eastAsia="仿宋_GB2312" w:hAnsi="Times New Roman"/>
                <w:b/>
                <w:sz w:val="20"/>
                <w:szCs w:val="20"/>
                <w:lang w:eastAsia="zh-CN"/>
              </w:rPr>
              <w:t>Preset value</w:t>
            </w:r>
          </w:p>
        </w:tc>
      </w:tr>
      <w:tr w:rsidR="00EB6880" w14:paraId="15E7DE2C" w14:textId="77777777">
        <w:trPr>
          <w:trHeight w:val="445"/>
        </w:trPr>
        <w:tc>
          <w:tcPr>
            <w:tcW w:w="733" w:type="pct"/>
            <w:vMerge w:val="restart"/>
            <w:vAlign w:val="center"/>
          </w:tcPr>
          <w:p w14:paraId="29368745" w14:textId="77777777" w:rsidR="00EB6880" w:rsidRDefault="00692187">
            <w:pPr>
              <w:pStyle w:val="af2"/>
              <w:jc w:val="center"/>
              <w:rPr>
                <w:rFonts w:ascii="Times New Roman" w:eastAsia="仿宋_GB2312" w:hAnsi="Times New Roman"/>
                <w:sz w:val="20"/>
                <w:szCs w:val="20"/>
                <w:lang w:eastAsia="zh-CN"/>
              </w:rPr>
            </w:pPr>
            <w:bookmarkStart w:id="299" w:name="_Hlk177735108"/>
            <w:r>
              <w:rPr>
                <w:rFonts w:ascii="Times New Roman" w:eastAsia="仿宋_GB2312" w:hAnsi="Times New Roman"/>
                <w:bCs/>
                <w:sz w:val="18"/>
                <w:szCs w:val="18"/>
                <w:lang w:eastAsia="zh-CN"/>
              </w:rPr>
              <w:t>Glass-line</w:t>
            </w:r>
            <w:r>
              <w:rPr>
                <w:rFonts w:ascii="Times New Roman" w:eastAsia="仿宋_GB2312" w:hAnsi="Times New Roman" w:hint="eastAsia"/>
                <w:bCs/>
                <w:sz w:val="18"/>
                <w:szCs w:val="18"/>
                <w:lang w:eastAsia="zh-CN"/>
              </w:rPr>
              <w:t>d</w:t>
            </w:r>
            <w:r>
              <w:rPr>
                <w:rFonts w:ascii="Times New Roman" w:eastAsia="仿宋_GB2312" w:hAnsi="Times New Roman"/>
                <w:bCs/>
                <w:sz w:val="18"/>
                <w:szCs w:val="18"/>
                <w:lang w:eastAsia="zh-CN"/>
              </w:rPr>
              <w:t xml:space="preserve"> Reactor</w:t>
            </w:r>
          </w:p>
        </w:tc>
        <w:tc>
          <w:tcPr>
            <w:tcW w:w="733" w:type="pct"/>
            <w:vMerge w:val="restart"/>
            <w:vAlign w:val="center"/>
          </w:tcPr>
          <w:p w14:paraId="2BF01B03" w14:textId="77777777" w:rsidR="00EB6880" w:rsidRDefault="00692187">
            <w:pPr>
              <w:pStyle w:val="af2"/>
              <w:jc w:val="center"/>
              <w:rPr>
                <w:rFonts w:ascii="Times New Roman" w:eastAsia="仿宋_GB2312" w:hAnsi="Times New Roman"/>
                <w:sz w:val="20"/>
                <w:szCs w:val="20"/>
                <w:lang w:eastAsia="zh-CN"/>
              </w:rPr>
            </w:pPr>
            <w:del w:id="300" w:author="fuzhonghua" w:date="2026-10-27T09:33:00Z">
              <w:r>
                <w:rPr>
                  <w:rFonts w:ascii="Times New Roman" w:eastAsia="仿宋_GB2312" w:hAnsi="Times New Roman"/>
                  <w:bCs/>
                  <w:sz w:val="18"/>
                  <w:szCs w:val="18"/>
                  <w:lang w:eastAsia="zh-CN"/>
                </w:rPr>
                <w:delText>TJ4-1213-R22</w:delText>
              </w:r>
            </w:del>
            <w:ins w:id="301" w:author="fuzhonghua" w:date="2026-10-27T09:33:00Z">
              <w:r>
                <w:rPr>
                  <w:rFonts w:ascii="Times New Roman" w:eastAsia="仿宋_GB2312" w:hAnsi="Times New Roman"/>
                  <w:bCs/>
                  <w:sz w:val="18"/>
                  <w:szCs w:val="18"/>
                  <w:lang w:eastAsia="zh-CN"/>
                </w:rPr>
                <w:t>TJ4S-1213-R22</w:t>
              </w:r>
            </w:ins>
          </w:p>
        </w:tc>
        <w:tc>
          <w:tcPr>
            <w:tcW w:w="708" w:type="pct"/>
            <w:vMerge w:val="restart"/>
            <w:vAlign w:val="center"/>
          </w:tcPr>
          <w:p w14:paraId="35491DBA" w14:textId="77777777" w:rsidR="00EB6880" w:rsidRDefault="00692187">
            <w:pPr>
              <w:pStyle w:val="af2"/>
              <w:tabs>
                <w:tab w:val="clear" w:pos="4320"/>
                <w:tab w:val="clear" w:pos="8640"/>
              </w:tabs>
              <w:jc w:val="center"/>
              <w:rPr>
                <w:rFonts w:ascii="Times New Roman" w:eastAsia="FangSong" w:hAnsi="Times New Roman"/>
                <w:b/>
                <w:sz w:val="18"/>
                <w:szCs w:val="18"/>
                <w:lang w:eastAsia="zh-CN"/>
              </w:rPr>
            </w:pPr>
            <w:r>
              <w:rPr>
                <w:rFonts w:ascii="Times New Roman" w:eastAsia="FangSong" w:hAnsi="Times New Roman"/>
                <w:b/>
                <w:sz w:val="18"/>
                <w:szCs w:val="18"/>
                <w:lang w:eastAsia="zh-CN"/>
              </w:rPr>
              <w:t>Disassemble major cleaning</w:t>
            </w:r>
          </w:p>
          <w:p w14:paraId="51064807" w14:textId="77777777" w:rsidR="00EB6880" w:rsidRDefault="00692187">
            <w:pPr>
              <w:pStyle w:val="af2"/>
              <w:tabs>
                <w:tab w:val="clear" w:pos="4320"/>
                <w:tab w:val="clear" w:pos="8640"/>
              </w:tabs>
              <w:jc w:val="center"/>
              <w:rPr>
                <w:rFonts w:ascii="Times New Roman" w:eastAsia="仿宋_GB2312" w:hAnsi="Times New Roman"/>
                <w:bCs/>
                <w:kern w:val="2"/>
                <w:sz w:val="20"/>
                <w:szCs w:val="20"/>
                <w:lang w:eastAsia="zh-CN"/>
              </w:rPr>
            </w:pPr>
            <w:r>
              <w:rPr>
                <w:rFonts w:ascii="Times New Roman" w:eastAsia="FangSong" w:hAnsi="Times New Roman"/>
                <w:sz w:val="18"/>
                <w:szCs w:val="18"/>
                <w:lang w:eastAsia="zh-CN"/>
              </w:rPr>
              <w:t>After end of production</w:t>
            </w:r>
          </w:p>
        </w:tc>
        <w:tc>
          <w:tcPr>
            <w:tcW w:w="708" w:type="pct"/>
            <w:vAlign w:val="center"/>
          </w:tcPr>
          <w:p w14:paraId="79061E1D"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bCs/>
                <w:kern w:val="2"/>
                <w:sz w:val="20"/>
                <w:szCs w:val="20"/>
                <w:lang w:eastAsia="zh-CN"/>
              </w:rPr>
              <w:t>DMF</w:t>
            </w:r>
          </w:p>
        </w:tc>
        <w:tc>
          <w:tcPr>
            <w:tcW w:w="618" w:type="pct"/>
            <w:vAlign w:val="center"/>
          </w:tcPr>
          <w:p w14:paraId="7ABE3C1D"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bCs/>
                <w:kern w:val="2"/>
                <w:sz w:val="20"/>
                <w:szCs w:val="20"/>
                <w:lang w:eastAsia="zh-CN"/>
              </w:rPr>
              <w:t>Rinse</w:t>
            </w:r>
          </w:p>
        </w:tc>
        <w:tc>
          <w:tcPr>
            <w:tcW w:w="1500" w:type="pct"/>
            <w:vAlign w:val="center"/>
          </w:tcPr>
          <w:p w14:paraId="6F150EDB"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170~180kg</w:t>
            </w:r>
          </w:p>
        </w:tc>
      </w:tr>
      <w:tr w:rsidR="00EB6880" w14:paraId="537B5623" w14:textId="77777777">
        <w:trPr>
          <w:trHeight w:val="445"/>
        </w:trPr>
        <w:tc>
          <w:tcPr>
            <w:tcW w:w="733" w:type="pct"/>
            <w:vMerge/>
            <w:vAlign w:val="center"/>
          </w:tcPr>
          <w:p w14:paraId="7B430623" w14:textId="77777777" w:rsidR="00EB6880" w:rsidRDefault="00EB6880">
            <w:pPr>
              <w:pStyle w:val="af2"/>
              <w:jc w:val="center"/>
              <w:rPr>
                <w:rFonts w:ascii="Times New Roman" w:eastAsia="FangSong" w:hAnsi="Times New Roman"/>
                <w:sz w:val="18"/>
                <w:szCs w:val="18"/>
              </w:rPr>
            </w:pPr>
          </w:p>
        </w:tc>
        <w:tc>
          <w:tcPr>
            <w:tcW w:w="733" w:type="pct"/>
            <w:vMerge/>
            <w:vAlign w:val="center"/>
          </w:tcPr>
          <w:p w14:paraId="554F69D8" w14:textId="77777777" w:rsidR="00EB6880" w:rsidRDefault="00EB6880">
            <w:pPr>
              <w:pStyle w:val="af2"/>
              <w:jc w:val="center"/>
              <w:rPr>
                <w:rFonts w:ascii="Times New Roman" w:eastAsia="FangSong" w:hAnsi="Times New Roman"/>
                <w:sz w:val="18"/>
                <w:szCs w:val="18"/>
              </w:rPr>
            </w:pPr>
          </w:p>
        </w:tc>
        <w:tc>
          <w:tcPr>
            <w:tcW w:w="708" w:type="pct"/>
            <w:vMerge/>
            <w:vAlign w:val="center"/>
          </w:tcPr>
          <w:p w14:paraId="629C6A7E" w14:textId="77777777" w:rsidR="00EB6880" w:rsidRDefault="00EB6880">
            <w:pPr>
              <w:pStyle w:val="af2"/>
              <w:tabs>
                <w:tab w:val="clear" w:pos="4320"/>
                <w:tab w:val="clear" w:pos="8640"/>
              </w:tabs>
              <w:jc w:val="center"/>
              <w:rPr>
                <w:rFonts w:ascii="Times New Roman" w:eastAsia="仿宋_GB2312" w:hAnsi="Times New Roman"/>
                <w:bCs/>
                <w:kern w:val="2"/>
                <w:sz w:val="20"/>
                <w:szCs w:val="20"/>
                <w:lang w:eastAsia="zh-CN"/>
              </w:rPr>
            </w:pPr>
          </w:p>
        </w:tc>
        <w:tc>
          <w:tcPr>
            <w:tcW w:w="708" w:type="pct"/>
            <w:vAlign w:val="center"/>
          </w:tcPr>
          <w:p w14:paraId="25AE5A9D"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bCs/>
                <w:kern w:val="2"/>
                <w:sz w:val="20"/>
                <w:szCs w:val="20"/>
                <w:lang w:eastAsia="zh-CN"/>
              </w:rPr>
              <w:t>Purified water</w:t>
            </w:r>
          </w:p>
        </w:tc>
        <w:tc>
          <w:tcPr>
            <w:tcW w:w="618" w:type="pct"/>
            <w:vAlign w:val="center"/>
          </w:tcPr>
          <w:p w14:paraId="2CD6EFA9"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bCs/>
                <w:kern w:val="2"/>
                <w:sz w:val="20"/>
                <w:szCs w:val="20"/>
                <w:lang w:eastAsia="zh-CN"/>
              </w:rPr>
              <w:t>Rinse</w:t>
            </w:r>
          </w:p>
        </w:tc>
        <w:tc>
          <w:tcPr>
            <w:tcW w:w="1500" w:type="pct"/>
            <w:vAlign w:val="center"/>
          </w:tcPr>
          <w:p w14:paraId="4CB4E9D4"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160~170kg</w:t>
            </w:r>
          </w:p>
        </w:tc>
      </w:tr>
      <w:tr w:rsidR="00EB6880" w14:paraId="486E249C" w14:textId="77777777">
        <w:trPr>
          <w:trHeight w:val="445"/>
        </w:trPr>
        <w:tc>
          <w:tcPr>
            <w:tcW w:w="733" w:type="pct"/>
            <w:vMerge/>
            <w:vAlign w:val="center"/>
          </w:tcPr>
          <w:p w14:paraId="3DA45AAD" w14:textId="77777777" w:rsidR="00EB6880" w:rsidRDefault="00EB6880">
            <w:pPr>
              <w:pStyle w:val="af2"/>
              <w:jc w:val="center"/>
              <w:rPr>
                <w:rFonts w:ascii="Times New Roman" w:eastAsia="FangSong" w:hAnsi="Times New Roman"/>
                <w:sz w:val="18"/>
                <w:szCs w:val="18"/>
              </w:rPr>
            </w:pPr>
          </w:p>
        </w:tc>
        <w:tc>
          <w:tcPr>
            <w:tcW w:w="733" w:type="pct"/>
            <w:vMerge/>
            <w:vAlign w:val="center"/>
          </w:tcPr>
          <w:p w14:paraId="65377025" w14:textId="77777777" w:rsidR="00EB6880" w:rsidRDefault="00EB6880">
            <w:pPr>
              <w:pStyle w:val="af2"/>
              <w:jc w:val="center"/>
              <w:rPr>
                <w:rFonts w:ascii="Times New Roman" w:eastAsia="FangSong" w:hAnsi="Times New Roman"/>
                <w:sz w:val="18"/>
                <w:szCs w:val="18"/>
              </w:rPr>
            </w:pPr>
          </w:p>
        </w:tc>
        <w:tc>
          <w:tcPr>
            <w:tcW w:w="708" w:type="pct"/>
            <w:vMerge/>
            <w:vAlign w:val="center"/>
          </w:tcPr>
          <w:p w14:paraId="1AD6185B" w14:textId="77777777" w:rsidR="00EB6880" w:rsidRDefault="00EB6880">
            <w:pPr>
              <w:pStyle w:val="af2"/>
              <w:tabs>
                <w:tab w:val="clear" w:pos="4320"/>
                <w:tab w:val="clear" w:pos="8640"/>
              </w:tabs>
              <w:jc w:val="center"/>
              <w:rPr>
                <w:rFonts w:ascii="Times New Roman" w:eastAsia="仿宋_GB2312" w:hAnsi="Times New Roman"/>
                <w:bCs/>
                <w:kern w:val="2"/>
                <w:sz w:val="20"/>
                <w:szCs w:val="20"/>
                <w:lang w:eastAsia="zh-CN"/>
              </w:rPr>
            </w:pPr>
          </w:p>
        </w:tc>
        <w:tc>
          <w:tcPr>
            <w:tcW w:w="708" w:type="pct"/>
            <w:vAlign w:val="center"/>
          </w:tcPr>
          <w:p w14:paraId="22711787"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bCs/>
                <w:kern w:val="2"/>
                <w:sz w:val="20"/>
                <w:szCs w:val="20"/>
                <w:lang w:eastAsia="zh-CN"/>
              </w:rPr>
              <w:t>Purified water</w:t>
            </w:r>
          </w:p>
        </w:tc>
        <w:tc>
          <w:tcPr>
            <w:tcW w:w="618" w:type="pct"/>
            <w:vAlign w:val="center"/>
          </w:tcPr>
          <w:p w14:paraId="67A05FEC"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bCs/>
                <w:kern w:val="2"/>
                <w:sz w:val="20"/>
                <w:szCs w:val="20"/>
                <w:lang w:eastAsia="zh-CN"/>
              </w:rPr>
              <w:t>Wipe</w:t>
            </w:r>
          </w:p>
        </w:tc>
        <w:tc>
          <w:tcPr>
            <w:tcW w:w="1500" w:type="pct"/>
            <w:vAlign w:val="center"/>
          </w:tcPr>
          <w:p w14:paraId="0E8CBE53"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100~110kg</w:t>
            </w:r>
          </w:p>
        </w:tc>
      </w:tr>
      <w:tr w:rsidR="00EB6880" w14:paraId="74621043" w14:textId="77777777">
        <w:trPr>
          <w:trHeight w:val="445"/>
        </w:trPr>
        <w:tc>
          <w:tcPr>
            <w:tcW w:w="733" w:type="pct"/>
            <w:vMerge/>
            <w:vAlign w:val="center"/>
          </w:tcPr>
          <w:p w14:paraId="447F3FD3" w14:textId="77777777" w:rsidR="00EB6880" w:rsidRDefault="00EB6880">
            <w:pPr>
              <w:pStyle w:val="af2"/>
              <w:tabs>
                <w:tab w:val="clear" w:pos="4320"/>
                <w:tab w:val="clear" w:pos="8640"/>
              </w:tabs>
              <w:jc w:val="center"/>
              <w:rPr>
                <w:rFonts w:ascii="Times New Roman" w:eastAsia="FangSong" w:hAnsi="Times New Roman"/>
                <w:sz w:val="18"/>
                <w:szCs w:val="18"/>
              </w:rPr>
            </w:pPr>
          </w:p>
        </w:tc>
        <w:tc>
          <w:tcPr>
            <w:tcW w:w="733" w:type="pct"/>
            <w:vMerge/>
            <w:vAlign w:val="center"/>
          </w:tcPr>
          <w:p w14:paraId="60C0629C" w14:textId="77777777" w:rsidR="00EB6880" w:rsidRDefault="00EB6880">
            <w:pPr>
              <w:pStyle w:val="af2"/>
              <w:tabs>
                <w:tab w:val="clear" w:pos="4320"/>
                <w:tab w:val="clear" w:pos="8640"/>
              </w:tabs>
              <w:jc w:val="center"/>
              <w:rPr>
                <w:rFonts w:ascii="Times New Roman" w:eastAsia="FangSong" w:hAnsi="Times New Roman"/>
                <w:sz w:val="18"/>
                <w:szCs w:val="18"/>
              </w:rPr>
            </w:pPr>
          </w:p>
        </w:tc>
        <w:tc>
          <w:tcPr>
            <w:tcW w:w="708" w:type="pct"/>
            <w:vAlign w:val="center"/>
          </w:tcPr>
          <w:p w14:paraId="4F93D629" w14:textId="77777777" w:rsidR="00EB6880" w:rsidRDefault="00692187">
            <w:pPr>
              <w:pStyle w:val="af2"/>
              <w:tabs>
                <w:tab w:val="clear" w:pos="4320"/>
                <w:tab w:val="clear" w:pos="8640"/>
              </w:tabs>
              <w:jc w:val="center"/>
              <w:rPr>
                <w:rFonts w:ascii="Times New Roman" w:eastAsia="FangSong" w:hAnsi="Times New Roman"/>
                <w:b/>
                <w:sz w:val="18"/>
                <w:szCs w:val="18"/>
                <w:lang w:eastAsia="zh-CN"/>
              </w:rPr>
            </w:pPr>
            <w:r>
              <w:rPr>
                <w:rFonts w:ascii="Times New Roman" w:eastAsia="FangSong" w:hAnsi="Times New Roman"/>
                <w:b/>
                <w:sz w:val="18"/>
                <w:szCs w:val="18"/>
                <w:lang w:eastAsia="zh-CN"/>
              </w:rPr>
              <w:t>Batch to batch flush</w:t>
            </w:r>
          </w:p>
          <w:p w14:paraId="758BB46A"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FangSong" w:hAnsi="Times New Roman"/>
                <w:sz w:val="18"/>
                <w:szCs w:val="18"/>
                <w:lang w:eastAsia="zh-CN"/>
              </w:rPr>
              <w:t>After each batch</w:t>
            </w:r>
          </w:p>
        </w:tc>
        <w:tc>
          <w:tcPr>
            <w:tcW w:w="708" w:type="pct"/>
            <w:vAlign w:val="center"/>
          </w:tcPr>
          <w:p w14:paraId="0B953854"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DMF</w:t>
            </w:r>
          </w:p>
        </w:tc>
        <w:tc>
          <w:tcPr>
            <w:tcW w:w="618" w:type="pct"/>
            <w:vAlign w:val="center"/>
          </w:tcPr>
          <w:p w14:paraId="769E9EB1"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Flush</w:t>
            </w:r>
          </w:p>
        </w:tc>
        <w:tc>
          <w:tcPr>
            <w:tcW w:w="1500" w:type="pct"/>
            <w:vAlign w:val="center"/>
          </w:tcPr>
          <w:p w14:paraId="3E3AE4A3"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170~180kg</w:t>
            </w:r>
          </w:p>
        </w:tc>
      </w:tr>
      <w:tr w:rsidR="00EB6880" w14:paraId="79048272" w14:textId="77777777">
        <w:trPr>
          <w:trHeight w:val="445"/>
        </w:trPr>
        <w:tc>
          <w:tcPr>
            <w:tcW w:w="733" w:type="pct"/>
            <w:vMerge w:val="restart"/>
            <w:vAlign w:val="center"/>
          </w:tcPr>
          <w:p w14:paraId="7116CC61" w14:textId="77777777" w:rsidR="00EB6880" w:rsidRDefault="00692187">
            <w:pPr>
              <w:pStyle w:val="af2"/>
              <w:jc w:val="center"/>
              <w:rPr>
                <w:rFonts w:ascii="Times New Roman" w:eastAsia="FangSong" w:hAnsi="Times New Roman"/>
                <w:sz w:val="18"/>
                <w:szCs w:val="18"/>
              </w:rPr>
            </w:pPr>
            <w:r>
              <w:rPr>
                <w:rFonts w:ascii="Times New Roman" w:eastAsia="FangSong" w:hAnsi="Times New Roman"/>
                <w:sz w:val="18"/>
                <w:szCs w:val="18"/>
              </w:rPr>
              <w:t>Agitation tank</w:t>
            </w:r>
          </w:p>
        </w:tc>
        <w:tc>
          <w:tcPr>
            <w:tcW w:w="733" w:type="pct"/>
            <w:vMerge w:val="restart"/>
            <w:vAlign w:val="center"/>
          </w:tcPr>
          <w:p w14:paraId="12AB90C3" w14:textId="77777777" w:rsidR="00EB6880" w:rsidRDefault="00692187">
            <w:pPr>
              <w:pStyle w:val="af2"/>
              <w:jc w:val="center"/>
              <w:rPr>
                <w:rFonts w:ascii="Times New Roman" w:eastAsia="FangSong" w:hAnsi="Times New Roman"/>
                <w:sz w:val="18"/>
                <w:szCs w:val="18"/>
              </w:rPr>
            </w:pPr>
            <w:r>
              <w:rPr>
                <w:rFonts w:ascii="Times New Roman" w:eastAsia="仿宋_GB2312" w:hAnsi="Times New Roman"/>
                <w:bCs/>
                <w:sz w:val="18"/>
                <w:szCs w:val="18"/>
                <w:lang w:eastAsia="zh-CN"/>
              </w:rPr>
              <w:t>TJ4S-1200-AT02</w:t>
            </w:r>
          </w:p>
        </w:tc>
        <w:tc>
          <w:tcPr>
            <w:tcW w:w="708" w:type="pct"/>
            <w:vMerge w:val="restart"/>
            <w:vAlign w:val="center"/>
          </w:tcPr>
          <w:p w14:paraId="5ADD557D" w14:textId="77777777" w:rsidR="00EB6880" w:rsidRDefault="00692187">
            <w:pPr>
              <w:pStyle w:val="af2"/>
              <w:tabs>
                <w:tab w:val="clear" w:pos="4320"/>
                <w:tab w:val="clear" w:pos="8640"/>
              </w:tabs>
              <w:jc w:val="center"/>
              <w:rPr>
                <w:rFonts w:ascii="Times New Roman" w:eastAsia="FangSong" w:hAnsi="Times New Roman"/>
                <w:b/>
                <w:sz w:val="18"/>
                <w:szCs w:val="18"/>
                <w:lang w:eastAsia="zh-CN"/>
              </w:rPr>
            </w:pPr>
            <w:r>
              <w:rPr>
                <w:rFonts w:ascii="Times New Roman" w:eastAsia="FangSong" w:hAnsi="Times New Roman"/>
                <w:b/>
                <w:sz w:val="18"/>
                <w:szCs w:val="18"/>
                <w:lang w:eastAsia="zh-CN"/>
              </w:rPr>
              <w:t>Disassemble major cleaning</w:t>
            </w:r>
          </w:p>
          <w:p w14:paraId="782595A4" w14:textId="77777777" w:rsidR="00EB6880" w:rsidRDefault="00692187">
            <w:pPr>
              <w:pStyle w:val="af2"/>
              <w:tabs>
                <w:tab w:val="clear" w:pos="4320"/>
                <w:tab w:val="clear" w:pos="8640"/>
              </w:tabs>
              <w:jc w:val="center"/>
              <w:rPr>
                <w:rFonts w:ascii="Times New Roman" w:eastAsia="仿宋_GB2312" w:hAnsi="Times New Roman"/>
                <w:bCs/>
                <w:kern w:val="2"/>
                <w:sz w:val="20"/>
                <w:szCs w:val="20"/>
                <w:lang w:eastAsia="zh-CN"/>
              </w:rPr>
            </w:pPr>
            <w:r>
              <w:rPr>
                <w:rFonts w:ascii="Times New Roman" w:eastAsia="FangSong" w:hAnsi="Times New Roman"/>
                <w:sz w:val="18"/>
                <w:szCs w:val="18"/>
                <w:lang w:eastAsia="zh-CN"/>
              </w:rPr>
              <w:t>After end of production</w:t>
            </w:r>
          </w:p>
        </w:tc>
        <w:tc>
          <w:tcPr>
            <w:tcW w:w="708" w:type="pct"/>
            <w:vAlign w:val="center"/>
          </w:tcPr>
          <w:p w14:paraId="54EAB0BC"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bCs/>
                <w:kern w:val="2"/>
                <w:sz w:val="20"/>
                <w:szCs w:val="20"/>
                <w:lang w:eastAsia="zh-CN"/>
              </w:rPr>
              <w:t>DMF</w:t>
            </w:r>
          </w:p>
        </w:tc>
        <w:tc>
          <w:tcPr>
            <w:tcW w:w="618" w:type="pct"/>
            <w:vAlign w:val="center"/>
          </w:tcPr>
          <w:p w14:paraId="4A8AF563"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bCs/>
                <w:kern w:val="2"/>
                <w:sz w:val="20"/>
                <w:szCs w:val="20"/>
                <w:lang w:eastAsia="zh-CN"/>
              </w:rPr>
              <w:t>Rinse</w:t>
            </w:r>
          </w:p>
        </w:tc>
        <w:tc>
          <w:tcPr>
            <w:tcW w:w="1500" w:type="pct"/>
            <w:vAlign w:val="center"/>
          </w:tcPr>
          <w:p w14:paraId="4FF4AFAE"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95~105kg</w:t>
            </w:r>
          </w:p>
        </w:tc>
      </w:tr>
      <w:tr w:rsidR="00EB6880" w14:paraId="3914D4D3" w14:textId="77777777">
        <w:trPr>
          <w:trHeight w:val="445"/>
        </w:trPr>
        <w:tc>
          <w:tcPr>
            <w:tcW w:w="733" w:type="pct"/>
            <w:vMerge/>
            <w:vAlign w:val="center"/>
          </w:tcPr>
          <w:p w14:paraId="3D0D4042" w14:textId="77777777" w:rsidR="00EB6880" w:rsidRDefault="00EB6880">
            <w:pPr>
              <w:pStyle w:val="af2"/>
              <w:jc w:val="center"/>
              <w:rPr>
                <w:rFonts w:ascii="Times New Roman" w:eastAsia="FangSong" w:hAnsi="Times New Roman"/>
                <w:sz w:val="18"/>
                <w:szCs w:val="18"/>
              </w:rPr>
            </w:pPr>
          </w:p>
        </w:tc>
        <w:tc>
          <w:tcPr>
            <w:tcW w:w="733" w:type="pct"/>
            <w:vMerge/>
            <w:vAlign w:val="center"/>
          </w:tcPr>
          <w:p w14:paraId="4066ECBB" w14:textId="77777777" w:rsidR="00EB6880" w:rsidRDefault="00EB6880">
            <w:pPr>
              <w:pStyle w:val="af2"/>
              <w:jc w:val="center"/>
              <w:rPr>
                <w:rFonts w:ascii="Times New Roman" w:eastAsia="FangSong" w:hAnsi="Times New Roman"/>
                <w:sz w:val="18"/>
                <w:szCs w:val="18"/>
              </w:rPr>
            </w:pPr>
          </w:p>
        </w:tc>
        <w:tc>
          <w:tcPr>
            <w:tcW w:w="708" w:type="pct"/>
            <w:vMerge/>
            <w:vAlign w:val="center"/>
          </w:tcPr>
          <w:p w14:paraId="4794AA15" w14:textId="77777777" w:rsidR="00EB6880" w:rsidRDefault="00EB6880">
            <w:pPr>
              <w:pStyle w:val="af2"/>
              <w:tabs>
                <w:tab w:val="clear" w:pos="4320"/>
                <w:tab w:val="clear" w:pos="8640"/>
              </w:tabs>
              <w:jc w:val="center"/>
              <w:rPr>
                <w:rFonts w:ascii="Times New Roman" w:eastAsia="仿宋_GB2312" w:hAnsi="Times New Roman"/>
                <w:bCs/>
                <w:kern w:val="2"/>
                <w:sz w:val="20"/>
                <w:szCs w:val="20"/>
                <w:lang w:eastAsia="zh-CN"/>
              </w:rPr>
            </w:pPr>
          </w:p>
        </w:tc>
        <w:tc>
          <w:tcPr>
            <w:tcW w:w="708" w:type="pct"/>
            <w:vAlign w:val="center"/>
          </w:tcPr>
          <w:p w14:paraId="2D4DD3E7"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bCs/>
                <w:kern w:val="2"/>
                <w:sz w:val="20"/>
                <w:szCs w:val="20"/>
                <w:lang w:eastAsia="zh-CN"/>
              </w:rPr>
              <w:t>Purified water</w:t>
            </w:r>
          </w:p>
        </w:tc>
        <w:tc>
          <w:tcPr>
            <w:tcW w:w="618" w:type="pct"/>
            <w:vAlign w:val="center"/>
          </w:tcPr>
          <w:p w14:paraId="1DC70A74"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bCs/>
                <w:kern w:val="2"/>
                <w:sz w:val="20"/>
                <w:szCs w:val="20"/>
                <w:lang w:eastAsia="zh-CN"/>
              </w:rPr>
              <w:t>Rinse</w:t>
            </w:r>
          </w:p>
        </w:tc>
        <w:tc>
          <w:tcPr>
            <w:tcW w:w="1500" w:type="pct"/>
            <w:vAlign w:val="center"/>
          </w:tcPr>
          <w:p w14:paraId="77E8CD31"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100~110kg</w:t>
            </w:r>
          </w:p>
        </w:tc>
      </w:tr>
      <w:tr w:rsidR="00EB6880" w14:paraId="197B93D2" w14:textId="77777777">
        <w:trPr>
          <w:trHeight w:val="445"/>
        </w:trPr>
        <w:tc>
          <w:tcPr>
            <w:tcW w:w="733" w:type="pct"/>
            <w:vMerge/>
            <w:vAlign w:val="center"/>
          </w:tcPr>
          <w:p w14:paraId="6F357E96" w14:textId="77777777" w:rsidR="00EB6880" w:rsidRDefault="00EB6880">
            <w:pPr>
              <w:pStyle w:val="af2"/>
              <w:jc w:val="center"/>
              <w:rPr>
                <w:rFonts w:ascii="Times New Roman" w:eastAsia="FangSong" w:hAnsi="Times New Roman"/>
                <w:sz w:val="18"/>
                <w:szCs w:val="18"/>
              </w:rPr>
            </w:pPr>
          </w:p>
        </w:tc>
        <w:tc>
          <w:tcPr>
            <w:tcW w:w="733" w:type="pct"/>
            <w:vMerge/>
            <w:vAlign w:val="center"/>
          </w:tcPr>
          <w:p w14:paraId="72463BD2" w14:textId="77777777" w:rsidR="00EB6880" w:rsidRDefault="00EB6880">
            <w:pPr>
              <w:pStyle w:val="af2"/>
              <w:jc w:val="center"/>
              <w:rPr>
                <w:rFonts w:ascii="Times New Roman" w:eastAsia="FangSong" w:hAnsi="Times New Roman"/>
                <w:sz w:val="18"/>
                <w:szCs w:val="18"/>
              </w:rPr>
            </w:pPr>
          </w:p>
        </w:tc>
        <w:tc>
          <w:tcPr>
            <w:tcW w:w="708" w:type="pct"/>
            <w:vMerge/>
            <w:vAlign w:val="center"/>
          </w:tcPr>
          <w:p w14:paraId="0B71E6E5" w14:textId="77777777" w:rsidR="00EB6880" w:rsidRDefault="00EB6880">
            <w:pPr>
              <w:pStyle w:val="af2"/>
              <w:tabs>
                <w:tab w:val="clear" w:pos="4320"/>
                <w:tab w:val="clear" w:pos="8640"/>
              </w:tabs>
              <w:jc w:val="center"/>
              <w:rPr>
                <w:rFonts w:ascii="Times New Roman" w:eastAsia="仿宋_GB2312" w:hAnsi="Times New Roman"/>
                <w:bCs/>
                <w:kern w:val="2"/>
                <w:sz w:val="20"/>
                <w:szCs w:val="20"/>
                <w:lang w:eastAsia="zh-CN"/>
              </w:rPr>
            </w:pPr>
          </w:p>
        </w:tc>
        <w:tc>
          <w:tcPr>
            <w:tcW w:w="708" w:type="pct"/>
            <w:vAlign w:val="center"/>
          </w:tcPr>
          <w:p w14:paraId="2BB39F8E"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bCs/>
                <w:kern w:val="2"/>
                <w:sz w:val="20"/>
                <w:szCs w:val="20"/>
                <w:lang w:eastAsia="zh-CN"/>
              </w:rPr>
              <w:t>Purified water</w:t>
            </w:r>
          </w:p>
        </w:tc>
        <w:tc>
          <w:tcPr>
            <w:tcW w:w="618" w:type="pct"/>
            <w:vAlign w:val="center"/>
          </w:tcPr>
          <w:p w14:paraId="24FCE58D"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bCs/>
                <w:kern w:val="2"/>
                <w:sz w:val="20"/>
                <w:szCs w:val="20"/>
                <w:lang w:eastAsia="zh-CN"/>
              </w:rPr>
              <w:t>Wipe</w:t>
            </w:r>
          </w:p>
        </w:tc>
        <w:tc>
          <w:tcPr>
            <w:tcW w:w="1500" w:type="pct"/>
            <w:vAlign w:val="center"/>
          </w:tcPr>
          <w:p w14:paraId="14FF1955"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20~25kg</w:t>
            </w:r>
          </w:p>
        </w:tc>
      </w:tr>
      <w:tr w:rsidR="00EB6880" w14:paraId="1569A630" w14:textId="77777777">
        <w:trPr>
          <w:trHeight w:val="445"/>
        </w:trPr>
        <w:tc>
          <w:tcPr>
            <w:tcW w:w="733" w:type="pct"/>
            <w:vMerge/>
            <w:vAlign w:val="center"/>
          </w:tcPr>
          <w:p w14:paraId="34E28CC6" w14:textId="77777777" w:rsidR="00EB6880" w:rsidRDefault="00EB6880">
            <w:pPr>
              <w:pStyle w:val="af2"/>
              <w:tabs>
                <w:tab w:val="clear" w:pos="4320"/>
                <w:tab w:val="clear" w:pos="8640"/>
              </w:tabs>
              <w:jc w:val="center"/>
              <w:rPr>
                <w:rFonts w:ascii="Times New Roman" w:eastAsia="FangSong" w:hAnsi="Times New Roman"/>
                <w:sz w:val="18"/>
                <w:szCs w:val="18"/>
              </w:rPr>
            </w:pPr>
          </w:p>
        </w:tc>
        <w:tc>
          <w:tcPr>
            <w:tcW w:w="733" w:type="pct"/>
            <w:vMerge/>
            <w:vAlign w:val="center"/>
          </w:tcPr>
          <w:p w14:paraId="723F4538" w14:textId="77777777" w:rsidR="00EB6880" w:rsidRDefault="00EB6880">
            <w:pPr>
              <w:pStyle w:val="af2"/>
              <w:tabs>
                <w:tab w:val="clear" w:pos="4320"/>
                <w:tab w:val="clear" w:pos="8640"/>
              </w:tabs>
              <w:jc w:val="center"/>
              <w:rPr>
                <w:rFonts w:ascii="Times New Roman" w:eastAsia="FangSong" w:hAnsi="Times New Roman"/>
                <w:sz w:val="18"/>
                <w:szCs w:val="18"/>
              </w:rPr>
            </w:pPr>
          </w:p>
        </w:tc>
        <w:tc>
          <w:tcPr>
            <w:tcW w:w="708" w:type="pct"/>
            <w:vAlign w:val="center"/>
          </w:tcPr>
          <w:p w14:paraId="004F6584" w14:textId="77777777" w:rsidR="00EB6880" w:rsidRDefault="00692187">
            <w:pPr>
              <w:pStyle w:val="af2"/>
              <w:tabs>
                <w:tab w:val="clear" w:pos="4320"/>
                <w:tab w:val="clear" w:pos="8640"/>
              </w:tabs>
              <w:jc w:val="center"/>
              <w:rPr>
                <w:rFonts w:ascii="Times New Roman" w:eastAsia="FangSong" w:hAnsi="Times New Roman"/>
                <w:b/>
                <w:sz w:val="18"/>
                <w:szCs w:val="18"/>
                <w:lang w:eastAsia="zh-CN"/>
              </w:rPr>
            </w:pPr>
            <w:r>
              <w:rPr>
                <w:rFonts w:ascii="Times New Roman" w:eastAsia="FangSong" w:hAnsi="Times New Roman"/>
                <w:b/>
                <w:sz w:val="18"/>
                <w:szCs w:val="18"/>
                <w:lang w:eastAsia="zh-CN"/>
              </w:rPr>
              <w:t>Batch to batch flush</w:t>
            </w:r>
          </w:p>
          <w:p w14:paraId="00F62949"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FangSong" w:hAnsi="Times New Roman"/>
                <w:sz w:val="18"/>
                <w:szCs w:val="18"/>
                <w:lang w:eastAsia="zh-CN"/>
              </w:rPr>
              <w:t>After each batch</w:t>
            </w:r>
          </w:p>
        </w:tc>
        <w:tc>
          <w:tcPr>
            <w:tcW w:w="708" w:type="pct"/>
            <w:vAlign w:val="center"/>
          </w:tcPr>
          <w:p w14:paraId="7E9A8F10"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DMF</w:t>
            </w:r>
          </w:p>
        </w:tc>
        <w:tc>
          <w:tcPr>
            <w:tcW w:w="618" w:type="pct"/>
            <w:vAlign w:val="center"/>
          </w:tcPr>
          <w:p w14:paraId="0A6F5436"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Flush</w:t>
            </w:r>
          </w:p>
        </w:tc>
        <w:tc>
          <w:tcPr>
            <w:tcW w:w="1500" w:type="pct"/>
            <w:vAlign w:val="center"/>
          </w:tcPr>
          <w:p w14:paraId="6BFE49FF"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hint="eastAsia"/>
                <w:sz w:val="20"/>
                <w:szCs w:val="20"/>
                <w:lang w:eastAsia="zh-CN"/>
              </w:rPr>
              <w:t>9</w:t>
            </w:r>
            <w:r>
              <w:rPr>
                <w:rFonts w:ascii="Times New Roman" w:eastAsia="仿宋_GB2312" w:hAnsi="Times New Roman"/>
                <w:sz w:val="20"/>
                <w:szCs w:val="20"/>
                <w:lang w:eastAsia="zh-CN"/>
              </w:rPr>
              <w:t>0~110kg</w:t>
            </w:r>
          </w:p>
        </w:tc>
      </w:tr>
      <w:bookmarkEnd w:id="299"/>
    </w:tbl>
    <w:p w14:paraId="44A46022" w14:textId="77777777" w:rsidR="00EB6880" w:rsidRDefault="00EB6880">
      <w:pPr>
        <w:pStyle w:val="af2"/>
        <w:tabs>
          <w:tab w:val="clear" w:pos="4320"/>
          <w:tab w:val="clear" w:pos="8640"/>
        </w:tabs>
        <w:spacing w:line="360" w:lineRule="auto"/>
        <w:jc w:val="both"/>
        <w:rPr>
          <w:rFonts w:ascii="Times New Roman" w:eastAsia="仿宋_GB2312" w:hAnsi="Times New Roman" w:cs="Arial"/>
          <w:sz w:val="21"/>
          <w:szCs w:val="21"/>
          <w:lang w:eastAsia="zh-CN"/>
        </w:rPr>
        <w:sectPr w:rsidR="00EB6880">
          <w:headerReference w:type="default" r:id="rId31"/>
          <w:pgSz w:w="16834" w:h="11909" w:orient="landscape"/>
          <w:pgMar w:top="1134" w:right="1440" w:bottom="1134" w:left="1440" w:header="720" w:footer="964" w:gutter="0"/>
          <w:cols w:space="720"/>
          <w:docGrid w:linePitch="360"/>
        </w:sectPr>
      </w:pPr>
    </w:p>
    <w:p w14:paraId="7108CDFE" w14:textId="77777777" w:rsidR="00EB6880" w:rsidRDefault="00692187">
      <w:pPr>
        <w:pStyle w:val="2"/>
        <w:numPr>
          <w:ilvl w:val="0"/>
          <w:numId w:val="12"/>
        </w:numPr>
        <w:rPr>
          <w:rFonts w:ascii="Times New Roman" w:eastAsia="仿宋_GB2312" w:hAnsi="Times New Roman"/>
          <w:sz w:val="21"/>
          <w:szCs w:val="18"/>
          <w:lang w:eastAsia="zh-CN"/>
        </w:rPr>
      </w:pPr>
      <w:bookmarkStart w:id="302" w:name="_Toc243680256"/>
      <w:bookmarkStart w:id="303" w:name="_Toc243680257"/>
      <w:bookmarkEnd w:id="302"/>
      <w:r>
        <w:rPr>
          <w:rFonts w:ascii="Times New Roman" w:eastAsia="仿宋_GB2312" w:hAnsi="Times New Roman"/>
          <w:sz w:val="21"/>
          <w:szCs w:val="18"/>
          <w:lang w:eastAsia="zh-CN"/>
        </w:rPr>
        <w:lastRenderedPageBreak/>
        <w:t>Sampling plan and method</w:t>
      </w:r>
      <w:bookmarkEnd w:id="303"/>
    </w:p>
    <w:p w14:paraId="79D37AB6" w14:textId="77777777" w:rsidR="00EB6880" w:rsidRDefault="00692187">
      <w:pPr>
        <w:pStyle w:val="af2"/>
        <w:numPr>
          <w:ilvl w:val="0"/>
          <w:numId w:val="15"/>
        </w:numPr>
        <w:tabs>
          <w:tab w:val="clear" w:pos="4320"/>
          <w:tab w:val="clear" w:pos="8640"/>
        </w:tabs>
        <w:spacing w:line="360" w:lineRule="auto"/>
        <w:jc w:val="both"/>
        <w:rPr>
          <w:rFonts w:ascii="Times New Roman" w:eastAsia="仿宋_GB2312" w:hAnsi="Times New Roman" w:cs="Arial"/>
          <w:b/>
          <w:i/>
          <w:sz w:val="21"/>
          <w:szCs w:val="18"/>
          <w:lang w:eastAsia="zh-CN"/>
        </w:rPr>
      </w:pPr>
      <w:bookmarkStart w:id="304" w:name="_Toc292955198"/>
      <w:r>
        <w:rPr>
          <w:rFonts w:ascii="Times New Roman" w:eastAsia="仿宋_GB2312" w:hAnsi="Times New Roman" w:cs="Arial"/>
          <w:b/>
          <w:sz w:val="21"/>
          <w:lang w:eastAsia="zh-CN"/>
        </w:rPr>
        <w:t>Swab</w:t>
      </w:r>
      <w:r>
        <w:rPr>
          <w:rFonts w:ascii="Times New Roman" w:eastAsia="仿宋_GB2312" w:hAnsi="Times New Roman" w:cs="Arial"/>
          <w:b/>
          <w:i/>
          <w:sz w:val="21"/>
          <w:szCs w:val="18"/>
          <w:lang w:eastAsia="zh-CN"/>
        </w:rPr>
        <w:t xml:space="preserve"> sampling for cleaning validation</w:t>
      </w:r>
      <w:bookmarkEnd w:id="304"/>
      <w:r>
        <w:rPr>
          <w:rFonts w:ascii="Times New Roman" w:eastAsia="仿宋_GB2312" w:hAnsi="Times New Roman" w:cs="Arial"/>
          <w:b/>
          <w:i/>
          <w:sz w:val="21"/>
          <w:szCs w:val="18"/>
          <w:lang w:eastAsia="zh-CN"/>
        </w:rPr>
        <w:t xml:space="preserve"> </w:t>
      </w:r>
    </w:p>
    <w:p w14:paraId="4117989F" w14:textId="77777777" w:rsidR="00EB6880" w:rsidRDefault="00692187">
      <w:pPr>
        <w:pStyle w:val="aff1"/>
        <w:numPr>
          <w:ilvl w:val="0"/>
          <w:numId w:val="16"/>
        </w:numPr>
        <w:spacing w:line="360" w:lineRule="auto"/>
        <w:ind w:firstLineChars="0"/>
        <w:rPr>
          <w:rFonts w:ascii="Times New Roman" w:eastAsia="仿宋_GB2312" w:hAnsi="Times New Roman" w:cs="Arial"/>
          <w:sz w:val="21"/>
          <w:szCs w:val="18"/>
          <w:lang w:eastAsia="zh-CN"/>
        </w:rPr>
      </w:pPr>
      <w:r>
        <w:rPr>
          <w:rFonts w:ascii="Times New Roman" w:eastAsia="仿宋_GB2312" w:hAnsi="Times New Roman" w:cs="Arial"/>
          <w:sz w:val="21"/>
          <w:szCs w:val="18"/>
        </w:rPr>
        <w:t>Safety</w:t>
      </w:r>
      <w:r>
        <w:rPr>
          <w:rFonts w:ascii="Times New Roman" w:eastAsia="仿宋_GB2312" w:hAnsi="Times New Roman" w:cs="Arial"/>
          <w:sz w:val="21"/>
          <w:szCs w:val="18"/>
          <w:lang w:eastAsia="zh-CN"/>
        </w:rPr>
        <w:t xml:space="preserve"> </w:t>
      </w:r>
    </w:p>
    <w:p w14:paraId="4146D305" w14:textId="77777777" w:rsidR="00EB6880" w:rsidRDefault="00692187">
      <w:pPr>
        <w:pStyle w:val="aff1"/>
        <w:spacing w:line="360" w:lineRule="auto"/>
        <w:ind w:left="640" w:firstLineChars="0" w:firstLine="0"/>
        <w:rPr>
          <w:rFonts w:ascii="Times New Roman" w:eastAsia="仿宋_GB2312" w:hAnsi="Times New Roman" w:cs="Arial"/>
          <w:sz w:val="21"/>
          <w:szCs w:val="18"/>
          <w:lang w:eastAsia="zh-CN"/>
        </w:rPr>
      </w:pPr>
      <w:r>
        <w:rPr>
          <w:rFonts w:ascii="Times New Roman" w:eastAsia="仿宋_GB2312" w:hAnsi="Times New Roman" w:cs="Arial"/>
          <w:sz w:val="21"/>
          <w:szCs w:val="18"/>
        </w:rPr>
        <w:t>Wear powder-free gloves and goggles</w:t>
      </w:r>
      <w:r>
        <w:rPr>
          <w:rFonts w:ascii="Times New Roman" w:eastAsia="仿宋_GB2312" w:hAnsi="Times New Roman" w:cs="Arial"/>
          <w:sz w:val="21"/>
          <w:szCs w:val="18"/>
          <w:lang w:eastAsia="zh-CN"/>
        </w:rPr>
        <w:t xml:space="preserve">; </w:t>
      </w:r>
      <w:r>
        <w:rPr>
          <w:rFonts w:ascii="Times New Roman" w:eastAsia="仿宋_GB2312" w:hAnsi="Times New Roman" w:cs="Arial"/>
          <w:sz w:val="21"/>
          <w:szCs w:val="18"/>
        </w:rPr>
        <w:t>Extreme care should be taken to prevent swab contamination during handling.</w:t>
      </w:r>
    </w:p>
    <w:p w14:paraId="551A36B0" w14:textId="77777777" w:rsidR="00EB6880" w:rsidRDefault="00692187">
      <w:pPr>
        <w:pStyle w:val="aff1"/>
        <w:numPr>
          <w:ilvl w:val="0"/>
          <w:numId w:val="16"/>
        </w:numPr>
        <w:spacing w:line="360" w:lineRule="auto"/>
        <w:ind w:firstLineChars="0"/>
        <w:rPr>
          <w:rFonts w:ascii="Times New Roman" w:eastAsia="仿宋_GB2312" w:hAnsi="Times New Roman" w:cs="Arial"/>
          <w:sz w:val="21"/>
          <w:szCs w:val="18"/>
          <w:lang w:eastAsia="zh-CN"/>
        </w:rPr>
      </w:pPr>
      <w:r>
        <w:rPr>
          <w:rFonts w:ascii="Times New Roman" w:eastAsia="仿宋_GB2312" w:hAnsi="Times New Roman" w:cs="Arial"/>
          <w:sz w:val="21"/>
          <w:szCs w:val="18"/>
        </w:rPr>
        <w:t>Materials/Tools</w:t>
      </w:r>
      <w:r>
        <w:rPr>
          <w:rFonts w:ascii="Times New Roman" w:eastAsia="仿宋_GB2312" w:hAnsi="Times New Roman" w:cs="Arial"/>
          <w:sz w:val="21"/>
          <w:szCs w:val="18"/>
          <w:lang w:eastAsia="zh-CN"/>
        </w:rPr>
        <w:t>:</w:t>
      </w:r>
    </w:p>
    <w:p w14:paraId="69B0EFE7" w14:textId="77777777" w:rsidR="00EB6880" w:rsidRDefault="00692187">
      <w:pPr>
        <w:numPr>
          <w:ilvl w:val="0"/>
          <w:numId w:val="17"/>
        </w:numPr>
        <w:spacing w:line="360" w:lineRule="auto"/>
        <w:ind w:leftChars="300" w:left="1020"/>
        <w:jc w:val="both"/>
        <w:rPr>
          <w:rFonts w:ascii="Times New Roman" w:eastAsia="仿宋_GB2312" w:hAnsi="Times New Roman" w:cs="Arial"/>
          <w:sz w:val="21"/>
          <w:szCs w:val="18"/>
        </w:rPr>
      </w:pPr>
      <w:bookmarkStart w:id="305" w:name="OLE_LINK41"/>
      <w:bookmarkStart w:id="306" w:name="OLE_LINK40"/>
      <w:r>
        <w:rPr>
          <w:rFonts w:ascii="Times New Roman" w:eastAsia="仿宋_GB2312" w:hAnsi="Times New Roman" w:cs="Arial"/>
          <w:sz w:val="21"/>
          <w:szCs w:val="18"/>
        </w:rPr>
        <w:t xml:space="preserve">Solvent: For the </w:t>
      </w:r>
      <w:r>
        <w:rPr>
          <w:rFonts w:ascii="Times New Roman" w:eastAsia="仿宋_GB2312" w:hAnsi="Times New Roman" w:cs="Arial"/>
          <w:sz w:val="21"/>
          <w:szCs w:val="18"/>
          <w:lang w:eastAsia="zh-CN"/>
        </w:rPr>
        <w:t>target compound</w:t>
      </w:r>
      <w:r>
        <w:rPr>
          <w:rFonts w:ascii="Times New Roman" w:eastAsia="仿宋_GB2312" w:hAnsi="Times New Roman" w:cs="Arial"/>
          <w:sz w:val="21"/>
          <w:szCs w:val="18"/>
        </w:rPr>
        <w:t xml:space="preserve">, use the solvent prescribed in the specific cleaning </w:t>
      </w:r>
      <w:r>
        <w:rPr>
          <w:rFonts w:ascii="Times New Roman" w:eastAsia="仿宋_GB2312" w:hAnsi="Times New Roman" w:cs="Arial" w:hint="eastAsia"/>
          <w:sz w:val="21"/>
          <w:szCs w:val="18"/>
          <w:lang w:eastAsia="zh-CN"/>
        </w:rPr>
        <w:t>method</w:t>
      </w:r>
      <w:r>
        <w:rPr>
          <w:rFonts w:ascii="Times New Roman" w:eastAsia="仿宋_GB2312" w:hAnsi="Times New Roman" w:cs="Arial"/>
          <w:sz w:val="21"/>
          <w:szCs w:val="18"/>
        </w:rPr>
        <w:t>.</w:t>
      </w:r>
      <w:bookmarkEnd w:id="305"/>
      <w:bookmarkEnd w:id="306"/>
    </w:p>
    <w:p w14:paraId="43F05552" w14:textId="77777777" w:rsidR="00EB6880" w:rsidRDefault="00692187">
      <w:pPr>
        <w:numPr>
          <w:ilvl w:val="0"/>
          <w:numId w:val="17"/>
        </w:numPr>
        <w:spacing w:line="360" w:lineRule="auto"/>
        <w:ind w:leftChars="300" w:left="1020"/>
        <w:jc w:val="both"/>
        <w:rPr>
          <w:rFonts w:ascii="Times New Roman" w:eastAsia="仿宋_GB2312" w:hAnsi="Times New Roman" w:cs="Arial"/>
          <w:sz w:val="21"/>
          <w:szCs w:val="18"/>
        </w:rPr>
      </w:pPr>
      <w:r>
        <w:rPr>
          <w:rFonts w:ascii="Times New Roman" w:eastAsia="仿宋_GB2312" w:hAnsi="Times New Roman" w:cs="Arial"/>
          <w:sz w:val="21"/>
          <w:szCs w:val="18"/>
        </w:rPr>
        <w:t xml:space="preserve">For flat surfaces, use a </w:t>
      </w:r>
      <w:r>
        <w:rPr>
          <w:rFonts w:ascii="Times New Roman" w:eastAsia="仿宋_GB2312" w:hAnsi="Times New Roman" w:cs="Arial"/>
          <w:sz w:val="21"/>
          <w:szCs w:val="18"/>
          <w:lang w:eastAsia="zh-CN"/>
        </w:rPr>
        <w:t>frame</w:t>
      </w:r>
      <w:r>
        <w:rPr>
          <w:rFonts w:ascii="Times New Roman" w:eastAsia="仿宋_GB2312" w:hAnsi="Times New Roman" w:cs="Arial"/>
          <w:sz w:val="21"/>
          <w:szCs w:val="18"/>
        </w:rPr>
        <w:t xml:space="preserve"> draw the sampling area.</w:t>
      </w:r>
    </w:p>
    <w:p w14:paraId="760613E9" w14:textId="77777777" w:rsidR="00EB6880" w:rsidRDefault="00692187">
      <w:pPr>
        <w:numPr>
          <w:ilvl w:val="0"/>
          <w:numId w:val="17"/>
        </w:numPr>
        <w:spacing w:line="360" w:lineRule="auto"/>
        <w:ind w:leftChars="300" w:left="1020"/>
        <w:jc w:val="both"/>
        <w:rPr>
          <w:rFonts w:ascii="Times New Roman" w:eastAsia="仿宋_GB2312" w:hAnsi="Times New Roman" w:cs="Arial"/>
          <w:sz w:val="21"/>
          <w:szCs w:val="18"/>
          <w:lang w:val="fr-FR"/>
        </w:rPr>
      </w:pPr>
      <w:r>
        <w:rPr>
          <w:rFonts w:ascii="Times New Roman" w:eastAsia="仿宋_GB2312" w:hAnsi="Times New Roman"/>
          <w:sz w:val="21"/>
          <w:szCs w:val="18"/>
        </w:rPr>
        <w:t>An appropriate cuvette.</w:t>
      </w:r>
    </w:p>
    <w:p w14:paraId="6236CBC7" w14:textId="77777777" w:rsidR="00EB6880" w:rsidRDefault="00692187">
      <w:pPr>
        <w:numPr>
          <w:ilvl w:val="0"/>
          <w:numId w:val="17"/>
        </w:numPr>
        <w:spacing w:line="360" w:lineRule="auto"/>
        <w:ind w:leftChars="300" w:left="1020"/>
        <w:jc w:val="both"/>
        <w:rPr>
          <w:rFonts w:ascii="Times New Roman" w:eastAsia="仿宋_GB2312" w:hAnsi="Times New Roman" w:cs="Arial"/>
          <w:sz w:val="21"/>
          <w:szCs w:val="18"/>
          <w:lang w:eastAsia="zh-CN"/>
        </w:rPr>
      </w:pPr>
      <w:r>
        <w:rPr>
          <w:rFonts w:ascii="Times New Roman" w:eastAsia="仿宋_GB2312" w:hAnsi="Times New Roman" w:cs="Arial"/>
          <w:sz w:val="21"/>
          <w:szCs w:val="18"/>
        </w:rPr>
        <w:t>Swab: Use approved swabs</w:t>
      </w:r>
      <w:r>
        <w:rPr>
          <w:rFonts w:ascii="Times New Roman" w:eastAsia="仿宋_GB2312" w:hAnsi="Times New Roman" w:cs="Arial"/>
          <w:sz w:val="21"/>
          <w:szCs w:val="18"/>
          <w:lang w:eastAsia="zh-CN"/>
        </w:rPr>
        <w:t xml:space="preserve"> (Supplier: </w:t>
      </w:r>
      <w:r>
        <w:rPr>
          <w:rFonts w:ascii="Times New Roman" w:eastAsia="仿宋_GB2312" w:hAnsi="Times New Roman" w:cs="Arial"/>
          <w:sz w:val="21"/>
          <w:szCs w:val="18"/>
        </w:rPr>
        <w:t>Texwipe</w:t>
      </w:r>
      <w:r>
        <w:rPr>
          <w:rFonts w:ascii="Times New Roman" w:eastAsia="仿宋_GB2312" w:hAnsi="Times New Roman" w:cs="Arial"/>
          <w:sz w:val="21"/>
          <w:szCs w:val="18"/>
          <w:lang w:eastAsia="zh-CN"/>
        </w:rPr>
        <w:t xml:space="preserve">; Part number: </w:t>
      </w:r>
      <w:r>
        <w:rPr>
          <w:rFonts w:ascii="Times New Roman" w:eastAsia="仿宋_GB2312" w:hAnsi="Times New Roman" w:cs="Arial"/>
          <w:sz w:val="21"/>
          <w:szCs w:val="18"/>
        </w:rPr>
        <w:t>TX715</w:t>
      </w:r>
      <w:r>
        <w:rPr>
          <w:rFonts w:ascii="Times New Roman" w:eastAsia="仿宋_GB2312" w:hAnsi="Times New Roman" w:cs="Arial"/>
          <w:sz w:val="21"/>
          <w:szCs w:val="18"/>
          <w:lang w:eastAsia="zh-CN"/>
        </w:rPr>
        <w:t>; material: polyester; Swab head: length 25.7 mm, width 13 mm, thickness 4.2 mm; Swab handle: length 101.8 mm, width 5.2 mm, thickness 3 mm)</w:t>
      </w:r>
      <w:r>
        <w:rPr>
          <w:rFonts w:ascii="Times New Roman" w:eastAsia="仿宋_GB2312" w:hAnsi="Times New Roman" w:cs="Arial"/>
          <w:sz w:val="21"/>
          <w:szCs w:val="18"/>
        </w:rPr>
        <w:t xml:space="preserve">, in this validation </w:t>
      </w:r>
      <w:r>
        <w:rPr>
          <w:rFonts w:ascii="Times New Roman" w:eastAsia="仿宋_GB2312" w:hAnsi="Times New Roman" w:cs="Arial"/>
          <w:sz w:val="21"/>
          <w:szCs w:val="18"/>
          <w:lang w:eastAsia="zh-CN"/>
        </w:rPr>
        <w:t>non-dust cloth</w:t>
      </w:r>
      <w:r>
        <w:rPr>
          <w:rFonts w:ascii="Times New Roman" w:eastAsia="仿宋_GB2312" w:hAnsi="Times New Roman" w:cs="Arial"/>
          <w:sz w:val="21"/>
          <w:szCs w:val="18"/>
        </w:rPr>
        <w:t xml:space="preserve"> sponge</w:t>
      </w:r>
      <w:r>
        <w:rPr>
          <w:rFonts w:ascii="Times New Roman" w:eastAsia="仿宋_GB2312" w:hAnsi="Times New Roman" w:cs="Arial"/>
          <w:sz w:val="21"/>
          <w:szCs w:val="18"/>
          <w:lang w:eastAsia="zh-CN"/>
        </w:rPr>
        <w:t xml:space="preserve"> </w:t>
      </w:r>
      <w:r>
        <w:rPr>
          <w:rFonts w:ascii="Times New Roman" w:eastAsia="仿宋_GB2312" w:hAnsi="Times New Roman" w:cs="Arial"/>
          <w:sz w:val="21"/>
          <w:szCs w:val="18"/>
        </w:rPr>
        <w:t>swab is selected for active ingredients sampling</w:t>
      </w:r>
      <w:r>
        <w:rPr>
          <w:rFonts w:ascii="Times New Roman" w:eastAsia="仿宋_GB2312" w:hAnsi="Times New Roman" w:cs="Arial"/>
          <w:sz w:val="21"/>
          <w:szCs w:val="18"/>
          <w:lang w:eastAsia="zh-CN"/>
        </w:rPr>
        <w:t xml:space="preserve"> (</w:t>
      </w:r>
      <w:r>
        <w:rPr>
          <w:rFonts w:ascii="Times New Roman" w:eastAsia="仿宋_GB2312" w:hAnsi="Times New Roman" w:cs="Arial"/>
          <w:b/>
          <w:sz w:val="21"/>
          <w:szCs w:val="18"/>
          <w:lang w:eastAsia="zh-CN"/>
        </w:rPr>
        <w:t>Fig. 4</w:t>
      </w:r>
      <w:r>
        <w:rPr>
          <w:rFonts w:ascii="Times New Roman" w:eastAsia="仿宋_GB2312" w:hAnsi="Times New Roman" w:cs="Arial"/>
          <w:sz w:val="21"/>
          <w:szCs w:val="18"/>
          <w:lang w:eastAsia="zh-CN"/>
        </w:rPr>
        <w:t>)</w:t>
      </w:r>
      <w:r>
        <w:rPr>
          <w:rFonts w:ascii="Times New Roman" w:eastAsia="仿宋_GB2312" w:hAnsi="Times New Roman" w:cs="Arial"/>
          <w:sz w:val="21"/>
          <w:szCs w:val="18"/>
        </w:rPr>
        <w:t>.</w:t>
      </w:r>
    </w:p>
    <w:tbl>
      <w:tblPr>
        <w:tblStyle w:val="af9"/>
        <w:tblW w:w="0" w:type="auto"/>
        <w:jc w:val="center"/>
        <w:tblLook w:val="04A0" w:firstRow="1" w:lastRow="0" w:firstColumn="1" w:lastColumn="0" w:noHBand="0" w:noVBand="1"/>
      </w:tblPr>
      <w:tblGrid>
        <w:gridCol w:w="3167"/>
        <w:gridCol w:w="5354"/>
      </w:tblGrid>
      <w:tr w:rsidR="00EB6880" w14:paraId="35E63D08" w14:textId="77777777">
        <w:trPr>
          <w:trHeight w:val="2268"/>
          <w:jc w:val="center"/>
        </w:trPr>
        <w:tc>
          <w:tcPr>
            <w:tcW w:w="3167" w:type="dxa"/>
            <w:vAlign w:val="center"/>
          </w:tcPr>
          <w:p w14:paraId="6B346E20" w14:textId="77777777" w:rsidR="00EB6880" w:rsidRDefault="00692187">
            <w:pPr>
              <w:tabs>
                <w:tab w:val="left" w:pos="360"/>
              </w:tabs>
              <w:spacing w:line="360" w:lineRule="auto"/>
              <w:jc w:val="center"/>
              <w:rPr>
                <w:rFonts w:ascii="Times New Roman" w:eastAsia="仿宋_GB2312" w:hAnsi="Times New Roman" w:cs="Arial"/>
                <w:b/>
                <w:i/>
                <w:sz w:val="21"/>
                <w:szCs w:val="18"/>
                <w:lang w:eastAsia="zh-CN"/>
              </w:rPr>
            </w:pPr>
            <w:r>
              <w:rPr>
                <w:rFonts w:ascii="Times New Roman" w:eastAsia="仿宋_GB2312" w:hAnsi="Times New Roman" w:cs="Arial"/>
                <w:b/>
                <w:noProof/>
                <w:sz w:val="21"/>
                <w:szCs w:val="18"/>
                <w:lang w:eastAsia="zh-CN"/>
              </w:rPr>
              <w:drawing>
                <wp:inline distT="0" distB="0" distL="0" distR="0">
                  <wp:extent cx="899795" cy="15906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900000" cy="1591200"/>
                          </a:xfrm>
                          <a:prstGeom prst="rect">
                            <a:avLst/>
                          </a:prstGeom>
                        </pic:spPr>
                      </pic:pic>
                    </a:graphicData>
                  </a:graphic>
                </wp:inline>
              </w:drawing>
            </w:r>
          </w:p>
        </w:tc>
        <w:tc>
          <w:tcPr>
            <w:tcW w:w="5354" w:type="dxa"/>
            <w:vAlign w:val="center"/>
          </w:tcPr>
          <w:p w14:paraId="5571C3D9" w14:textId="77777777" w:rsidR="00EB6880" w:rsidRDefault="00692187">
            <w:pPr>
              <w:tabs>
                <w:tab w:val="left" w:pos="360"/>
              </w:tabs>
              <w:spacing w:line="360" w:lineRule="auto"/>
              <w:jc w:val="center"/>
              <w:rPr>
                <w:rFonts w:ascii="Times New Roman" w:eastAsia="仿宋_GB2312" w:hAnsi="Times New Roman" w:cs="Arial"/>
                <w:b/>
                <w:i/>
                <w:sz w:val="21"/>
                <w:szCs w:val="18"/>
                <w:lang w:eastAsia="zh-CN"/>
              </w:rPr>
            </w:pPr>
            <w:r>
              <w:rPr>
                <w:rFonts w:ascii="Times New Roman" w:eastAsia="仿宋_GB2312" w:hAnsi="Times New Roman" w:cs="Arial"/>
                <w:sz w:val="21"/>
                <w:szCs w:val="18"/>
              </w:rPr>
              <w:object w:dxaOrig="4760" w:dyaOrig="2240" w14:anchorId="4426D37B">
                <v:shape id="_x0000_i1029" type="#_x0000_t75" style="width:238pt;height:112pt" o:ole="">
                  <v:imagedata r:id="rId33" o:title=""/>
                </v:shape>
                <o:OLEObject Type="Embed" ProgID="ChemDraw.Document.6.0" ShapeID="_x0000_i1029" DrawAspect="Content" ObjectID="_1854714609" r:id="rId34"/>
              </w:object>
            </w:r>
          </w:p>
        </w:tc>
      </w:tr>
      <w:tr w:rsidR="00EB6880" w14:paraId="6F4A02E7" w14:textId="77777777">
        <w:trPr>
          <w:trHeight w:val="50"/>
          <w:jc w:val="center"/>
        </w:trPr>
        <w:tc>
          <w:tcPr>
            <w:tcW w:w="3167" w:type="dxa"/>
          </w:tcPr>
          <w:p w14:paraId="5CC02123" w14:textId="77777777" w:rsidR="00EB6880" w:rsidRDefault="00692187">
            <w:pPr>
              <w:tabs>
                <w:tab w:val="left" w:pos="360"/>
              </w:tabs>
              <w:contextualSpacing/>
              <w:jc w:val="center"/>
              <w:rPr>
                <w:rFonts w:ascii="Times New Roman" w:eastAsia="仿宋_GB2312" w:hAnsi="Times New Roman" w:cs="Arial"/>
                <w:b/>
                <w:sz w:val="18"/>
                <w:szCs w:val="18"/>
              </w:rPr>
            </w:pPr>
            <w:r>
              <w:rPr>
                <w:rFonts w:ascii="Times New Roman" w:eastAsia="仿宋_GB2312" w:hAnsi="Times New Roman" w:cs="Arial"/>
                <w:b/>
                <w:sz w:val="18"/>
                <w:szCs w:val="18"/>
                <w:lang w:eastAsia="zh-CN"/>
              </w:rPr>
              <w:t xml:space="preserve">Fig. 4, </w:t>
            </w:r>
            <w:r>
              <w:rPr>
                <w:rFonts w:ascii="Times New Roman" w:eastAsia="仿宋_GB2312" w:hAnsi="Times New Roman" w:cs="Arial"/>
                <w:b/>
                <w:sz w:val="18"/>
                <w:szCs w:val="18"/>
              </w:rPr>
              <w:t>Texwipe TX715 polyester</w:t>
            </w:r>
            <w:r>
              <w:rPr>
                <w:rFonts w:ascii="Times New Roman" w:eastAsia="仿宋_GB2312" w:hAnsi="Times New Roman" w:cs="Arial"/>
                <w:b/>
                <w:sz w:val="18"/>
                <w:szCs w:val="18"/>
                <w:lang w:eastAsia="zh-CN"/>
              </w:rPr>
              <w:t xml:space="preserve"> </w:t>
            </w:r>
            <w:r>
              <w:rPr>
                <w:rFonts w:ascii="Times New Roman" w:eastAsia="仿宋_GB2312" w:hAnsi="Times New Roman" w:cs="Arial"/>
                <w:b/>
                <w:sz w:val="18"/>
                <w:szCs w:val="18"/>
              </w:rPr>
              <w:t>swab</w:t>
            </w:r>
            <w:r>
              <w:rPr>
                <w:rFonts w:ascii="Times New Roman" w:eastAsia="仿宋_GB2312" w:hAnsi="Times New Roman" w:cs="Arial"/>
                <w:b/>
                <w:sz w:val="18"/>
                <w:szCs w:val="18"/>
                <w:lang w:eastAsia="zh-CN"/>
              </w:rPr>
              <w:t xml:space="preserve"> </w:t>
            </w:r>
          </w:p>
        </w:tc>
        <w:tc>
          <w:tcPr>
            <w:tcW w:w="5354" w:type="dxa"/>
          </w:tcPr>
          <w:p w14:paraId="51C4359F" w14:textId="77777777" w:rsidR="00EB6880" w:rsidRDefault="00692187">
            <w:pPr>
              <w:tabs>
                <w:tab w:val="left" w:pos="360"/>
              </w:tabs>
              <w:contextualSpacing/>
              <w:jc w:val="center"/>
              <w:rPr>
                <w:rFonts w:ascii="Times New Roman" w:eastAsia="仿宋_GB2312" w:hAnsi="Times New Roman" w:cs="Arial"/>
                <w:b/>
                <w:sz w:val="18"/>
                <w:szCs w:val="18"/>
                <w:lang w:eastAsia="zh-CN"/>
              </w:rPr>
            </w:pPr>
            <w:r>
              <w:rPr>
                <w:rFonts w:ascii="Times New Roman" w:eastAsia="仿宋_GB2312" w:hAnsi="Times New Roman" w:cs="Arial"/>
                <w:b/>
                <w:sz w:val="18"/>
                <w:szCs w:val="18"/>
                <w:lang w:eastAsia="zh-CN"/>
              </w:rPr>
              <w:t>Fig.5 Swab instruction over the sampling surface (10 cm*10 cm)</w:t>
            </w:r>
          </w:p>
        </w:tc>
      </w:tr>
    </w:tbl>
    <w:p w14:paraId="055E5893" w14:textId="77777777" w:rsidR="00EB6880" w:rsidRDefault="00EB6880">
      <w:pPr>
        <w:tabs>
          <w:tab w:val="left" w:pos="360"/>
        </w:tabs>
        <w:spacing w:line="360" w:lineRule="auto"/>
        <w:ind w:left="687" w:hangingChars="326" w:hanging="687"/>
        <w:jc w:val="center"/>
        <w:rPr>
          <w:rFonts w:ascii="Times New Roman" w:eastAsia="仿宋_GB2312" w:hAnsi="Times New Roman" w:cs="Arial"/>
          <w:b/>
          <w:i/>
          <w:sz w:val="21"/>
          <w:szCs w:val="18"/>
          <w:lang w:eastAsia="zh-CN"/>
        </w:rPr>
      </w:pPr>
    </w:p>
    <w:p w14:paraId="0F78AE3C" w14:textId="77777777" w:rsidR="00EB6880" w:rsidRDefault="00692187">
      <w:pPr>
        <w:pStyle w:val="aff1"/>
        <w:numPr>
          <w:ilvl w:val="0"/>
          <w:numId w:val="16"/>
        </w:numPr>
        <w:spacing w:line="360" w:lineRule="auto"/>
        <w:ind w:firstLineChars="0"/>
        <w:rPr>
          <w:rFonts w:ascii="Times New Roman" w:eastAsia="仿宋_GB2312" w:hAnsi="Times New Roman" w:cs="Arial"/>
          <w:b/>
          <w:i/>
          <w:sz w:val="21"/>
          <w:szCs w:val="18"/>
          <w:lang w:eastAsia="zh-CN"/>
        </w:rPr>
      </w:pPr>
      <w:r>
        <w:rPr>
          <w:rFonts w:ascii="Times New Roman" w:eastAsia="仿宋_GB2312" w:hAnsi="Times New Roman" w:cs="Arial"/>
          <w:b/>
          <w:i/>
          <w:sz w:val="21"/>
          <w:szCs w:val="18"/>
        </w:rPr>
        <w:t>Procedure</w:t>
      </w:r>
      <w:r>
        <w:rPr>
          <w:rFonts w:ascii="Times New Roman" w:eastAsia="仿宋_GB2312" w:hAnsi="Times New Roman" w:cs="Arial"/>
          <w:b/>
          <w:i/>
          <w:sz w:val="21"/>
          <w:szCs w:val="18"/>
          <w:lang w:eastAsia="zh-CN"/>
        </w:rPr>
        <w:t>:</w:t>
      </w:r>
    </w:p>
    <w:p w14:paraId="23C0FB6E" w14:textId="77777777" w:rsidR="00EB6880" w:rsidRDefault="00692187">
      <w:pPr>
        <w:pStyle w:val="af2"/>
        <w:tabs>
          <w:tab w:val="clear" w:pos="4320"/>
          <w:tab w:val="clear" w:pos="8640"/>
        </w:tabs>
        <w:spacing w:line="360" w:lineRule="auto"/>
        <w:ind w:left="641"/>
        <w:jc w:val="both"/>
        <w:rPr>
          <w:rFonts w:ascii="Times New Roman" w:eastAsia="仿宋_GB2312" w:hAnsi="Times New Roman"/>
          <w:sz w:val="21"/>
          <w:szCs w:val="21"/>
          <w:lang w:eastAsia="zh-CN"/>
        </w:rPr>
      </w:pPr>
      <w:r>
        <w:rPr>
          <w:rFonts w:ascii="Times New Roman" w:eastAsia="仿宋_GB2312" w:hAnsi="Times New Roman"/>
          <w:sz w:val="21"/>
          <w:szCs w:val="21"/>
          <w:lang w:eastAsia="zh-CN"/>
        </w:rPr>
        <w:t xml:space="preserve">Press the swab head hard onto the sampling surface at about a 45° angle between the swab and the sampling surface and make sure that the swab surface is closely in contact with the sampling surface, and then swab the sampling surface slowly and steadily. Use one side of the swab to swab (swab sampling diagram as </w:t>
      </w:r>
      <w:r>
        <w:rPr>
          <w:rFonts w:ascii="Times New Roman" w:eastAsia="仿宋_GB2312" w:hAnsi="Times New Roman"/>
          <w:b/>
          <w:sz w:val="21"/>
          <w:szCs w:val="21"/>
          <w:lang w:eastAsia="zh-CN"/>
        </w:rPr>
        <w:t>Fig. 5</w:t>
      </w:r>
      <w:r>
        <w:rPr>
          <w:rFonts w:ascii="Times New Roman" w:eastAsia="仿宋_GB2312" w:hAnsi="Times New Roman"/>
          <w:sz w:val="21"/>
          <w:szCs w:val="21"/>
          <w:lang w:eastAsia="zh-CN"/>
        </w:rPr>
        <w:t>), then turn over the swab and change the swabbing direction to make it perpendicular to the previous swabbing direction (swab sampling diagram as F</w:t>
      </w:r>
      <w:r>
        <w:rPr>
          <w:rFonts w:ascii="Times New Roman" w:eastAsia="仿宋_GB2312" w:hAnsi="Times New Roman"/>
          <w:b/>
          <w:sz w:val="21"/>
          <w:szCs w:val="21"/>
          <w:lang w:eastAsia="zh-CN"/>
        </w:rPr>
        <w:t>ig. 5</w:t>
      </w:r>
      <w:r>
        <w:rPr>
          <w:rFonts w:ascii="Times New Roman" w:eastAsia="仿宋_GB2312" w:hAnsi="Times New Roman"/>
          <w:sz w:val="21"/>
          <w:szCs w:val="21"/>
          <w:lang w:eastAsia="zh-CN"/>
        </w:rPr>
        <w:t>). The swabbing process should cover the entire sampling surface. There should be no gaps in the sampling surface that have not been swabbed.</w:t>
      </w:r>
    </w:p>
    <w:p w14:paraId="3D7A7750" w14:textId="77777777" w:rsidR="00EB6880" w:rsidRDefault="00692187">
      <w:pPr>
        <w:pStyle w:val="aff1"/>
        <w:numPr>
          <w:ilvl w:val="0"/>
          <w:numId w:val="16"/>
        </w:numPr>
        <w:spacing w:line="360" w:lineRule="auto"/>
        <w:ind w:firstLineChars="0"/>
        <w:rPr>
          <w:rFonts w:ascii="Times New Roman" w:eastAsia="仿宋_GB2312" w:hAnsi="Times New Roman" w:cs="Arial"/>
          <w:b/>
          <w:i/>
          <w:sz w:val="21"/>
          <w:szCs w:val="18"/>
        </w:rPr>
      </w:pPr>
      <w:r>
        <w:rPr>
          <w:rFonts w:ascii="Times New Roman" w:eastAsia="仿宋_GB2312" w:hAnsi="Times New Roman" w:cs="Arial"/>
          <w:b/>
          <w:i/>
          <w:sz w:val="21"/>
          <w:szCs w:val="18"/>
        </w:rPr>
        <w:t>Swab sampling location determination</w:t>
      </w:r>
    </w:p>
    <w:p w14:paraId="1E40156D" w14:textId="77777777" w:rsidR="00EB6880" w:rsidRDefault="00692187">
      <w:pPr>
        <w:spacing w:line="360" w:lineRule="auto"/>
        <w:ind w:leftChars="300" w:left="660"/>
        <w:jc w:val="both"/>
        <w:rPr>
          <w:rFonts w:ascii="Times New Roman" w:eastAsia="仿宋_GB2312" w:hAnsi="Times New Roman" w:cs="Arial"/>
          <w:sz w:val="21"/>
          <w:szCs w:val="18"/>
          <w:lang w:eastAsia="zh-CN"/>
        </w:rPr>
      </w:pPr>
      <w:r>
        <w:rPr>
          <w:rFonts w:ascii="Times New Roman" w:eastAsia="仿宋_GB2312" w:hAnsi="Times New Roman" w:cs="Arial"/>
          <w:sz w:val="21"/>
          <w:szCs w:val="18"/>
          <w:lang w:eastAsia="zh-CN"/>
        </w:rPr>
        <w:t xml:space="preserve">The selected sampling location for each type of equipment </w:t>
      </w:r>
      <w:r>
        <w:rPr>
          <w:rFonts w:ascii="Times New Roman" w:eastAsia="仿宋_GB2312" w:hAnsi="Times New Roman" w:cs="Arial" w:hint="eastAsia"/>
          <w:sz w:val="21"/>
          <w:szCs w:val="18"/>
          <w:lang w:eastAsia="zh-CN"/>
        </w:rPr>
        <w:t>wa</w:t>
      </w:r>
      <w:r>
        <w:rPr>
          <w:rFonts w:ascii="Times New Roman" w:eastAsia="仿宋_GB2312" w:hAnsi="Times New Roman" w:cs="Arial"/>
          <w:sz w:val="21"/>
          <w:szCs w:val="18"/>
          <w:lang w:eastAsia="zh-CN"/>
        </w:rPr>
        <w:t>s assessed as a general guideline at Asymchem, for detail, see &lt;Equipment to be swab-tested and the sampling points diagram&gt; (QM04005 current edition).</w:t>
      </w:r>
    </w:p>
    <w:p w14:paraId="1B82B684" w14:textId="77777777" w:rsidR="00EB6880" w:rsidRDefault="00692187">
      <w:pPr>
        <w:spacing w:line="360" w:lineRule="auto"/>
        <w:ind w:leftChars="300" w:left="660"/>
        <w:jc w:val="both"/>
        <w:rPr>
          <w:rFonts w:ascii="Times New Roman" w:eastAsia="仿宋_GB2312" w:hAnsi="Times New Roman" w:cs="Arial"/>
          <w:sz w:val="21"/>
          <w:szCs w:val="18"/>
          <w:lang w:eastAsia="zh-CN"/>
        </w:rPr>
      </w:pPr>
      <w:r>
        <w:rPr>
          <w:rFonts w:ascii="Times New Roman" w:eastAsia="仿宋_GB2312" w:hAnsi="Times New Roman" w:cs="Arial"/>
          <w:sz w:val="21"/>
          <w:szCs w:val="21"/>
          <w:lang w:eastAsia="zh-CN"/>
        </w:rPr>
        <w:t xml:space="preserve">The sampling points are selected based on the document RA-TJ42024002.11&lt;Risk Assessment Report for Sampling Point Locations of Production Equipment&gt;, which is based on the risk ranking and filtering method according to ICH Q9, ASM-027&lt;Application of Risk Management Tools&gt; and QAP-005&lt;Risk </w:t>
      </w:r>
      <w:r>
        <w:rPr>
          <w:rFonts w:ascii="Times New Roman" w:eastAsia="仿宋_GB2312" w:hAnsi="Times New Roman" w:cs="Arial"/>
          <w:sz w:val="21"/>
          <w:szCs w:val="21"/>
          <w:lang w:eastAsia="zh-CN"/>
        </w:rPr>
        <w:lastRenderedPageBreak/>
        <w:t>Management Policy&gt;. Location selection considered complexity of the equipment construction, MOC of direct product contact part, smoothness of the surface, exposure to peptide-bearing resin and possibility of visual check. The selected locations therefore provide a conservative assessment of overall cleaning effectiveness</w:t>
      </w:r>
      <w:r>
        <w:rPr>
          <w:rFonts w:ascii="Times New Roman" w:eastAsia="仿宋_GB2312" w:hAnsi="Times New Roman" w:cs="Arial" w:hint="eastAsia"/>
          <w:sz w:val="21"/>
          <w:szCs w:val="21"/>
          <w:lang w:eastAsia="zh-CN"/>
        </w:rPr>
        <w:t>.</w:t>
      </w:r>
      <w:r>
        <w:rPr>
          <w:rFonts w:ascii="Times New Roman" w:eastAsia="仿宋_GB2312" w:hAnsi="Times New Roman" w:cs="Arial"/>
          <w:sz w:val="21"/>
          <w:szCs w:val="21"/>
          <w:lang w:eastAsia="zh-CN"/>
        </w:rPr>
        <w:t xml:space="preserve"> </w:t>
      </w:r>
      <w:r>
        <w:rPr>
          <w:rFonts w:ascii="Times New Roman" w:eastAsia="仿宋_GB2312" w:hAnsi="Times New Roman" w:cs="Arial"/>
          <w:sz w:val="21"/>
          <w:szCs w:val="18"/>
          <w:lang w:eastAsia="zh-CN"/>
        </w:rPr>
        <w:t xml:space="preserve">The specific sample location during the cleaning validation is summarized in the following </w:t>
      </w:r>
      <w:r>
        <w:rPr>
          <w:rFonts w:ascii="Times New Roman" w:eastAsia="仿宋_GB2312" w:hAnsi="Times New Roman" w:cs="Arial"/>
          <w:b/>
          <w:sz w:val="21"/>
          <w:szCs w:val="18"/>
          <w:lang w:eastAsia="zh-CN"/>
        </w:rPr>
        <w:t>T</w:t>
      </w:r>
      <w:r>
        <w:rPr>
          <w:rFonts w:ascii="Times New Roman" w:eastAsia="仿宋_GB2312" w:hAnsi="Times New Roman" w:cs="Arial" w:hint="eastAsia"/>
          <w:b/>
          <w:sz w:val="21"/>
          <w:szCs w:val="18"/>
          <w:lang w:eastAsia="zh-CN"/>
        </w:rPr>
        <w:t>able</w:t>
      </w:r>
      <w:r>
        <w:rPr>
          <w:rFonts w:ascii="Times New Roman" w:eastAsia="仿宋_GB2312" w:hAnsi="Times New Roman" w:cs="Arial"/>
          <w:b/>
          <w:sz w:val="21"/>
          <w:szCs w:val="18"/>
          <w:lang w:eastAsia="zh-CN"/>
        </w:rPr>
        <w:t xml:space="preserve"> 6-17</w:t>
      </w:r>
      <w:r>
        <w:rPr>
          <w:rFonts w:ascii="Times New Roman" w:eastAsia="仿宋_GB2312" w:hAnsi="Times New Roman" w:cs="Arial"/>
          <w:sz w:val="21"/>
          <w:szCs w:val="18"/>
          <w:lang w:eastAsia="zh-CN"/>
        </w:rPr>
        <w:t>.</w:t>
      </w:r>
    </w:p>
    <w:p w14:paraId="00A0971C" w14:textId="77777777" w:rsidR="00EB6880" w:rsidRDefault="00692187">
      <w:pPr>
        <w:tabs>
          <w:tab w:val="left" w:pos="440"/>
        </w:tabs>
        <w:spacing w:line="360" w:lineRule="auto"/>
        <w:jc w:val="center"/>
        <w:rPr>
          <w:rFonts w:ascii="Times New Roman" w:eastAsia="仿宋_GB2312" w:hAnsi="Times New Roman"/>
          <w:b/>
          <w:i/>
          <w:sz w:val="21"/>
          <w:szCs w:val="18"/>
          <w:lang w:val="de-DE" w:eastAsia="zh-CN"/>
        </w:rPr>
      </w:pPr>
      <w:r>
        <w:rPr>
          <w:rFonts w:ascii="Times New Roman" w:eastAsia="仿宋_GB2312" w:hAnsi="Times New Roman"/>
          <w:b/>
          <w:i/>
          <w:sz w:val="21"/>
          <w:szCs w:val="18"/>
          <w:lang w:val="de-DE" w:eastAsia="zh-CN"/>
        </w:rPr>
        <w:t xml:space="preserve">Table </w:t>
      </w:r>
      <w:r>
        <w:rPr>
          <w:rFonts w:ascii="Times New Roman" w:eastAsia="仿宋_GB2312" w:hAnsi="Times New Roman" w:hint="eastAsia"/>
          <w:b/>
          <w:i/>
          <w:sz w:val="21"/>
          <w:szCs w:val="18"/>
          <w:lang w:val="de-DE" w:eastAsia="zh-CN"/>
        </w:rPr>
        <w:t>6-1</w:t>
      </w:r>
      <w:r>
        <w:rPr>
          <w:rFonts w:ascii="Times New Roman" w:eastAsia="仿宋_GB2312" w:hAnsi="Times New Roman"/>
          <w:b/>
          <w:i/>
          <w:sz w:val="21"/>
          <w:szCs w:val="18"/>
          <w:lang w:val="de-DE" w:eastAsia="zh-CN"/>
        </w:rPr>
        <w:t>7,  the sample locations for the selected typical equipment</w:t>
      </w:r>
    </w:p>
    <w:tbl>
      <w:tblPr>
        <w:tblStyle w:val="af9"/>
        <w:tblW w:w="5000" w:type="pct"/>
        <w:jc w:val="center"/>
        <w:tblLook w:val="04A0" w:firstRow="1" w:lastRow="0" w:firstColumn="1" w:lastColumn="0" w:noHBand="0" w:noVBand="1"/>
      </w:tblPr>
      <w:tblGrid>
        <w:gridCol w:w="1719"/>
        <w:gridCol w:w="1938"/>
        <w:gridCol w:w="2016"/>
        <w:gridCol w:w="1979"/>
        <w:gridCol w:w="1979"/>
      </w:tblGrid>
      <w:tr w:rsidR="00EB6880" w14:paraId="73D0CCF1" w14:textId="77777777">
        <w:trPr>
          <w:trHeight w:val="397"/>
          <w:jc w:val="center"/>
        </w:trPr>
        <w:tc>
          <w:tcPr>
            <w:tcW w:w="898" w:type="pct"/>
            <w:shd w:val="clear" w:color="auto" w:fill="F2F2F2" w:themeFill="background1" w:themeFillShade="F2"/>
            <w:vAlign w:val="center"/>
          </w:tcPr>
          <w:p w14:paraId="2BD1C6A5"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Equipment I.D.</w:t>
            </w:r>
          </w:p>
        </w:tc>
        <w:tc>
          <w:tcPr>
            <w:tcW w:w="1012" w:type="pct"/>
            <w:shd w:val="clear" w:color="auto" w:fill="F2F2F2" w:themeFill="background1" w:themeFillShade="F2"/>
            <w:vAlign w:val="center"/>
          </w:tcPr>
          <w:p w14:paraId="29BE67A2"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Sample </w:t>
            </w:r>
            <w:r>
              <w:rPr>
                <w:rFonts w:ascii="Times New Roman" w:eastAsia="仿宋_GB2312" w:hAnsi="Times New Roman" w:hint="eastAsia"/>
                <w:b/>
                <w:sz w:val="18"/>
                <w:szCs w:val="18"/>
                <w:lang w:eastAsia="zh-CN"/>
              </w:rPr>
              <w:t>location</w:t>
            </w:r>
            <w:r>
              <w:rPr>
                <w:rFonts w:ascii="Times New Roman" w:eastAsia="仿宋_GB2312" w:hAnsi="Times New Roman"/>
                <w:b/>
                <w:sz w:val="18"/>
                <w:szCs w:val="18"/>
                <w:lang w:eastAsia="zh-CN"/>
              </w:rPr>
              <w:t xml:space="preserve"> </w:t>
            </w:r>
            <w:commentRangeStart w:id="307"/>
            <w:commentRangeStart w:id="308"/>
            <w:r>
              <w:rPr>
                <w:rFonts w:ascii="Times New Roman" w:eastAsia="仿宋_GB2312" w:hAnsi="Times New Roman" w:hint="eastAsia"/>
                <w:b/>
                <w:sz w:val="18"/>
                <w:szCs w:val="18"/>
                <w:lang w:eastAsia="zh-CN"/>
              </w:rPr>
              <w:t>1</w:t>
            </w:r>
            <w:commentRangeEnd w:id="307"/>
            <w:r>
              <w:rPr>
                <w:rStyle w:val="aff0"/>
                <w:rFonts w:ascii="Times New Roman" w:eastAsia="仿宋_GB2312" w:hAnsi="Times New Roman"/>
                <w:b/>
                <w:sz w:val="18"/>
                <w:szCs w:val="18"/>
                <w:lang w:eastAsia="zh-CN"/>
              </w:rPr>
              <w:commentReference w:id="307"/>
            </w:r>
            <w:commentRangeEnd w:id="308"/>
            <w:r>
              <w:rPr>
                <w:rStyle w:val="aff0"/>
                <w:rFonts w:ascii="Times New Roman" w:eastAsia="仿宋_GB2312" w:hAnsi="Times New Roman"/>
                <w:b/>
                <w:sz w:val="18"/>
                <w:szCs w:val="18"/>
                <w:lang w:eastAsia="zh-CN"/>
              </w:rPr>
              <w:commentReference w:id="308"/>
            </w:r>
          </w:p>
        </w:tc>
        <w:tc>
          <w:tcPr>
            <w:tcW w:w="1024" w:type="pct"/>
            <w:shd w:val="clear" w:color="auto" w:fill="F2F2F2" w:themeFill="background1" w:themeFillShade="F2"/>
            <w:vAlign w:val="center"/>
          </w:tcPr>
          <w:p w14:paraId="74512BF4"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Sample </w:t>
            </w:r>
            <w:r>
              <w:rPr>
                <w:rFonts w:ascii="Times New Roman" w:eastAsia="仿宋_GB2312" w:hAnsi="Times New Roman" w:hint="eastAsia"/>
                <w:b/>
                <w:sz w:val="18"/>
                <w:szCs w:val="18"/>
                <w:lang w:eastAsia="zh-CN"/>
              </w:rPr>
              <w:t>location</w:t>
            </w:r>
            <w:r>
              <w:rPr>
                <w:rFonts w:ascii="Times New Roman" w:eastAsia="仿宋_GB2312" w:hAnsi="Times New Roman"/>
                <w:b/>
                <w:sz w:val="18"/>
                <w:szCs w:val="18"/>
                <w:lang w:eastAsia="zh-CN"/>
              </w:rPr>
              <w:t xml:space="preserve"> </w:t>
            </w:r>
            <w:r>
              <w:rPr>
                <w:rFonts w:ascii="Times New Roman" w:eastAsia="仿宋_GB2312" w:hAnsi="Times New Roman" w:hint="eastAsia"/>
                <w:b/>
                <w:sz w:val="18"/>
                <w:szCs w:val="18"/>
                <w:lang w:eastAsia="zh-CN"/>
              </w:rPr>
              <w:t>2</w:t>
            </w:r>
          </w:p>
        </w:tc>
        <w:tc>
          <w:tcPr>
            <w:tcW w:w="1033" w:type="pct"/>
            <w:shd w:val="clear" w:color="auto" w:fill="F2F2F2" w:themeFill="background1" w:themeFillShade="F2"/>
            <w:vAlign w:val="center"/>
          </w:tcPr>
          <w:p w14:paraId="69103652"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Sample </w:t>
            </w:r>
            <w:r>
              <w:rPr>
                <w:rFonts w:ascii="Times New Roman" w:eastAsia="仿宋_GB2312" w:hAnsi="Times New Roman" w:hint="eastAsia"/>
                <w:b/>
                <w:sz w:val="18"/>
                <w:szCs w:val="18"/>
                <w:lang w:eastAsia="zh-CN"/>
              </w:rPr>
              <w:t>location</w:t>
            </w:r>
            <w:r>
              <w:rPr>
                <w:rFonts w:ascii="Times New Roman" w:eastAsia="仿宋_GB2312" w:hAnsi="Times New Roman"/>
                <w:b/>
                <w:sz w:val="18"/>
                <w:szCs w:val="18"/>
                <w:lang w:eastAsia="zh-CN"/>
              </w:rPr>
              <w:t xml:space="preserve"> </w:t>
            </w:r>
            <w:r>
              <w:rPr>
                <w:rFonts w:ascii="Times New Roman" w:eastAsia="仿宋_GB2312" w:hAnsi="Times New Roman" w:hint="eastAsia"/>
                <w:b/>
                <w:sz w:val="18"/>
                <w:szCs w:val="18"/>
                <w:lang w:eastAsia="zh-CN"/>
              </w:rPr>
              <w:t>3</w:t>
            </w:r>
          </w:p>
        </w:tc>
        <w:tc>
          <w:tcPr>
            <w:tcW w:w="1033" w:type="pct"/>
            <w:shd w:val="clear" w:color="auto" w:fill="F2F2F2" w:themeFill="background1" w:themeFillShade="F2"/>
            <w:vAlign w:val="center"/>
          </w:tcPr>
          <w:p w14:paraId="2E00E7FE"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Sample </w:t>
            </w:r>
            <w:r>
              <w:rPr>
                <w:rFonts w:ascii="Times New Roman" w:eastAsia="仿宋_GB2312" w:hAnsi="Times New Roman" w:hint="eastAsia"/>
                <w:b/>
                <w:sz w:val="18"/>
                <w:szCs w:val="18"/>
                <w:lang w:eastAsia="zh-CN"/>
              </w:rPr>
              <w:t>location</w:t>
            </w:r>
            <w:r>
              <w:rPr>
                <w:rFonts w:ascii="Times New Roman" w:eastAsia="仿宋_GB2312" w:hAnsi="Times New Roman"/>
                <w:b/>
                <w:sz w:val="18"/>
                <w:szCs w:val="18"/>
                <w:lang w:eastAsia="zh-CN"/>
              </w:rPr>
              <w:t xml:space="preserve"> 4</w:t>
            </w:r>
          </w:p>
        </w:tc>
      </w:tr>
      <w:tr w:rsidR="00EB6880" w14:paraId="04D7E470" w14:textId="77777777">
        <w:trPr>
          <w:trHeight w:val="397"/>
          <w:jc w:val="center"/>
        </w:trPr>
        <w:tc>
          <w:tcPr>
            <w:tcW w:w="898" w:type="pct"/>
            <w:vAlign w:val="center"/>
          </w:tcPr>
          <w:p w14:paraId="2C53394E" w14:textId="77777777" w:rsidR="00EB6880" w:rsidRDefault="00692187">
            <w:pPr>
              <w:tabs>
                <w:tab w:val="left" w:pos="426"/>
              </w:tabs>
              <w:jc w:val="center"/>
              <w:rPr>
                <w:rFonts w:ascii="Times New Roman" w:eastAsia="仿宋_GB2312" w:hAnsi="Times New Roman"/>
                <w:bCs/>
                <w:sz w:val="18"/>
                <w:szCs w:val="18"/>
                <w:lang w:eastAsia="zh-CN"/>
              </w:rPr>
            </w:pPr>
            <w:commentRangeStart w:id="309"/>
            <w:r>
              <w:rPr>
                <w:rFonts w:ascii="Times New Roman" w:eastAsia="仿宋_GB2312" w:hAnsi="Times New Roman"/>
                <w:bCs/>
                <w:sz w:val="18"/>
                <w:szCs w:val="18"/>
                <w:lang w:eastAsia="zh-CN"/>
              </w:rPr>
              <w:t>Peptide Solid Phase Synthesizer</w:t>
            </w:r>
          </w:p>
          <w:p w14:paraId="0FCA33A4" w14:textId="77777777" w:rsidR="00EB6880" w:rsidRDefault="00692187">
            <w:pPr>
              <w:spacing w:line="360" w:lineRule="auto"/>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(TJ4S-1213-Sy15)</w:t>
            </w:r>
          </w:p>
        </w:tc>
        <w:tc>
          <w:tcPr>
            <w:tcW w:w="1012" w:type="pct"/>
            <w:vAlign w:val="center"/>
          </w:tcPr>
          <w:p w14:paraId="5B2BC6EF" w14:textId="77777777" w:rsidR="00EB6880" w:rsidRDefault="00692187">
            <w:pPr>
              <w:jc w:val="center"/>
              <w:rPr>
                <w:rFonts w:ascii="Times New Roman" w:eastAsia="仿宋_GB2312" w:hAnsi="Times New Roman"/>
                <w:sz w:val="18"/>
                <w:szCs w:val="18"/>
                <w:lang w:eastAsia="zh-CN"/>
              </w:rPr>
            </w:pPr>
            <w:r>
              <w:rPr>
                <w:noProof/>
                <w:lang w:eastAsia="zh-CN"/>
              </w:rPr>
              <w:drawing>
                <wp:inline distT="0" distB="0" distL="0" distR="0">
                  <wp:extent cx="1049655" cy="848995"/>
                  <wp:effectExtent l="0" t="0" r="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5"/>
                          <a:stretch>
                            <a:fillRect/>
                          </a:stretch>
                        </pic:blipFill>
                        <pic:spPr>
                          <a:xfrm>
                            <a:off x="0" y="0"/>
                            <a:ext cx="1080606" cy="873956"/>
                          </a:xfrm>
                          <a:prstGeom prst="rect">
                            <a:avLst/>
                          </a:prstGeom>
                        </pic:spPr>
                      </pic:pic>
                    </a:graphicData>
                  </a:graphic>
                </wp:inline>
              </w:drawing>
            </w:r>
          </w:p>
          <w:p w14:paraId="397BAD0B"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Agitator blade </w:t>
            </w:r>
          </w:p>
        </w:tc>
        <w:tc>
          <w:tcPr>
            <w:tcW w:w="1024" w:type="pct"/>
            <w:vAlign w:val="center"/>
          </w:tcPr>
          <w:p w14:paraId="58AA6040" w14:textId="77777777" w:rsidR="00EB6880" w:rsidRDefault="00692187">
            <w:pPr>
              <w:jc w:val="center"/>
              <w:rPr>
                <w:rFonts w:ascii="Times New Roman" w:eastAsia="仿宋_GB2312" w:hAnsi="Times New Roman"/>
                <w:sz w:val="18"/>
                <w:szCs w:val="18"/>
                <w:lang w:eastAsia="zh-CN"/>
              </w:rPr>
            </w:pPr>
            <w:r>
              <w:rPr>
                <w:noProof/>
                <w:lang w:eastAsia="zh-CN"/>
              </w:rPr>
              <w:drawing>
                <wp:inline distT="0" distB="0" distL="0" distR="0">
                  <wp:extent cx="1140460" cy="82740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6"/>
                          <a:stretch>
                            <a:fillRect/>
                          </a:stretch>
                        </pic:blipFill>
                        <pic:spPr>
                          <a:xfrm>
                            <a:off x="0" y="0"/>
                            <a:ext cx="1181037" cy="856998"/>
                          </a:xfrm>
                          <a:prstGeom prst="rect">
                            <a:avLst/>
                          </a:prstGeom>
                        </pic:spPr>
                      </pic:pic>
                    </a:graphicData>
                  </a:graphic>
                </wp:inline>
              </w:drawing>
            </w:r>
          </w:p>
          <w:p w14:paraId="1B3B6E9D"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Inner surface </w:t>
            </w:r>
          </w:p>
        </w:tc>
        <w:tc>
          <w:tcPr>
            <w:tcW w:w="1033" w:type="pct"/>
            <w:vAlign w:val="center"/>
          </w:tcPr>
          <w:p w14:paraId="520F3E12" w14:textId="77777777" w:rsidR="00EB6880" w:rsidRDefault="00692187">
            <w:pPr>
              <w:ind w:leftChars="-50" w:left="-110" w:rightChars="-50" w:right="-110"/>
              <w:jc w:val="center"/>
              <w:rPr>
                <w:rFonts w:ascii="Times New Roman" w:eastAsia="仿宋_GB2312" w:hAnsi="Times New Roman"/>
                <w:sz w:val="18"/>
                <w:szCs w:val="18"/>
                <w:lang w:eastAsia="zh-CN"/>
              </w:rPr>
            </w:pPr>
            <w:r>
              <w:rPr>
                <w:noProof/>
                <w:lang w:eastAsia="zh-CN"/>
              </w:rPr>
              <w:drawing>
                <wp:inline distT="0" distB="0" distL="0" distR="0">
                  <wp:extent cx="1059180" cy="875030"/>
                  <wp:effectExtent l="0" t="0" r="762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7"/>
                          <a:stretch>
                            <a:fillRect/>
                          </a:stretch>
                        </pic:blipFill>
                        <pic:spPr>
                          <a:xfrm>
                            <a:off x="0" y="0"/>
                            <a:ext cx="1079309" cy="891990"/>
                          </a:xfrm>
                          <a:prstGeom prst="rect">
                            <a:avLst/>
                          </a:prstGeom>
                        </pic:spPr>
                      </pic:pic>
                    </a:graphicData>
                  </a:graphic>
                </wp:inline>
              </w:drawing>
            </w:r>
          </w:p>
          <w:p w14:paraId="2DCD2BDB" w14:textId="77777777" w:rsidR="00EB6880" w:rsidRDefault="00692187">
            <w:pPr>
              <w:ind w:leftChars="-50" w:left="-110" w:rightChars="-50" w:right="-110"/>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Side outlet </w:t>
            </w:r>
          </w:p>
        </w:tc>
        <w:tc>
          <w:tcPr>
            <w:tcW w:w="1033" w:type="pct"/>
            <w:vAlign w:val="center"/>
          </w:tcPr>
          <w:p w14:paraId="331838F1" w14:textId="77777777" w:rsidR="00EB6880" w:rsidRDefault="00692187">
            <w:pPr>
              <w:ind w:leftChars="-50" w:left="-110" w:rightChars="-50" w:right="-110"/>
              <w:jc w:val="center"/>
              <w:rPr>
                <w:rFonts w:ascii="Times New Roman" w:eastAsia="仿宋_GB2312" w:hAnsi="Times New Roman"/>
                <w:sz w:val="18"/>
                <w:szCs w:val="18"/>
                <w:lang w:eastAsia="zh-CN"/>
              </w:rPr>
            </w:pPr>
            <w:r>
              <w:rPr>
                <w:noProof/>
                <w:lang w:eastAsia="zh-CN"/>
              </w:rPr>
              <w:drawing>
                <wp:inline distT="0" distB="0" distL="0" distR="0">
                  <wp:extent cx="1104265" cy="859790"/>
                  <wp:effectExtent l="0" t="0" r="63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8"/>
                          <a:stretch>
                            <a:fillRect/>
                          </a:stretch>
                        </pic:blipFill>
                        <pic:spPr>
                          <a:xfrm>
                            <a:off x="0" y="0"/>
                            <a:ext cx="1146550" cy="892888"/>
                          </a:xfrm>
                          <a:prstGeom prst="rect">
                            <a:avLst/>
                          </a:prstGeom>
                        </pic:spPr>
                      </pic:pic>
                    </a:graphicData>
                  </a:graphic>
                </wp:inline>
              </w:drawing>
            </w:r>
          </w:p>
          <w:p w14:paraId="434D3ADC" w14:textId="77777777" w:rsidR="00EB6880" w:rsidRDefault="00692187">
            <w:pPr>
              <w:ind w:leftChars="-50" w:left="-110" w:rightChars="-50" w:right="-110"/>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Sampling glove box</w:t>
            </w:r>
          </w:p>
        </w:tc>
      </w:tr>
    </w:tbl>
    <w:p w14:paraId="69636058" w14:textId="77777777" w:rsidR="00EB6880" w:rsidRDefault="00692187">
      <w:pPr>
        <w:spacing w:line="360" w:lineRule="auto"/>
        <w:ind w:leftChars="300" w:left="660"/>
        <w:rPr>
          <w:rFonts w:ascii="Times New Roman" w:eastAsia="仿宋_GB2312" w:hAnsi="Times New Roman"/>
          <w:sz w:val="21"/>
          <w:szCs w:val="21"/>
          <w:lang w:eastAsia="zh-CN"/>
        </w:rPr>
      </w:pPr>
      <w:commentRangeStart w:id="310"/>
      <w:commentRangeStart w:id="311"/>
      <w:commentRangeStart w:id="312"/>
      <w:commentRangeStart w:id="313"/>
      <w:commentRangeEnd w:id="309"/>
      <w:r>
        <w:rPr>
          <w:rStyle w:val="aff0"/>
          <w:rFonts w:ascii="Times New Roman" w:eastAsia="仿宋_GB2312" w:hAnsi="Times New Roman" w:cs="Arial" w:hint="eastAsia"/>
          <w:szCs w:val="18"/>
          <w:lang w:eastAsia="zh-CN"/>
        </w:rPr>
        <w:commentReference w:id="309"/>
      </w:r>
      <w:commentRangeEnd w:id="310"/>
      <w:r>
        <w:rPr>
          <w:rStyle w:val="aff0"/>
          <w:rFonts w:ascii="Times New Roman" w:eastAsia="仿宋_GB2312" w:hAnsi="Times New Roman" w:cs="Arial" w:hint="eastAsia"/>
          <w:szCs w:val="18"/>
          <w:lang w:eastAsia="zh-CN"/>
        </w:rPr>
        <w:commentReference w:id="310"/>
      </w:r>
      <w:commentRangeEnd w:id="311"/>
      <w:r>
        <w:rPr>
          <w:rStyle w:val="aff0"/>
          <w:rFonts w:ascii="Times New Roman" w:eastAsia="仿宋_GB2312" w:hAnsi="Times New Roman" w:cs="Arial" w:hint="eastAsia"/>
          <w:szCs w:val="18"/>
          <w:lang w:eastAsia="zh-CN"/>
        </w:rPr>
        <w:commentReference w:id="311"/>
      </w:r>
      <w:commentRangeEnd w:id="312"/>
      <w:r>
        <w:rPr>
          <w:rStyle w:val="aff0"/>
        </w:rPr>
        <w:commentReference w:id="312"/>
      </w:r>
      <w:commentRangeEnd w:id="313"/>
      <w:r>
        <w:rPr>
          <w:rStyle w:val="aff0"/>
        </w:rPr>
        <w:commentReference w:id="313"/>
      </w:r>
      <w:r>
        <w:rPr>
          <w:rFonts w:ascii="Times New Roman" w:eastAsia="仿宋_GB2312" w:hAnsi="Times New Roman" w:cs="Arial" w:hint="eastAsia"/>
          <w:sz w:val="21"/>
          <w:szCs w:val="18"/>
          <w:lang w:eastAsia="zh-CN"/>
        </w:rPr>
        <w:t>A</w:t>
      </w:r>
      <w:r>
        <w:rPr>
          <w:rFonts w:ascii="Times New Roman" w:eastAsia="仿宋_GB2312" w:hAnsi="Times New Roman" w:cs="Arial"/>
          <w:sz w:val="21"/>
          <w:szCs w:val="18"/>
          <w:lang w:eastAsia="zh-CN"/>
        </w:rPr>
        <w:t>nd further illustrated a</w:t>
      </w:r>
      <w:r>
        <w:rPr>
          <w:rFonts w:ascii="Times New Roman" w:eastAsia="仿宋_GB2312" w:hAnsi="Times New Roman"/>
          <w:sz w:val="21"/>
          <w:szCs w:val="21"/>
          <w:lang w:eastAsia="zh-CN"/>
        </w:rPr>
        <w:t xml:space="preserve">s P&amp;ID diagram in </w:t>
      </w:r>
      <w:r>
        <w:rPr>
          <w:rFonts w:ascii="Times New Roman" w:hAnsi="Times New Roman"/>
          <w:b/>
          <w:sz w:val="21"/>
          <w:szCs w:val="21"/>
        </w:rPr>
        <w:t>Annex</w:t>
      </w:r>
      <w:r>
        <w:rPr>
          <w:rFonts w:ascii="Times New Roman" w:eastAsia="仿宋_GB2312" w:hAnsi="Times New Roman"/>
          <w:b/>
          <w:sz w:val="21"/>
          <w:szCs w:val="21"/>
          <w:lang w:eastAsia="zh-CN"/>
        </w:rPr>
        <w:t xml:space="preserve">  2.</w:t>
      </w:r>
    </w:p>
    <w:bookmarkEnd w:id="277"/>
    <w:p w14:paraId="1EFC1DB6" w14:textId="77777777" w:rsidR="00EB6880" w:rsidRDefault="00692187">
      <w:pPr>
        <w:pStyle w:val="af2"/>
        <w:numPr>
          <w:ilvl w:val="0"/>
          <w:numId w:val="15"/>
        </w:numPr>
        <w:tabs>
          <w:tab w:val="clear" w:pos="4320"/>
          <w:tab w:val="clear" w:pos="8640"/>
        </w:tabs>
        <w:spacing w:line="360" w:lineRule="auto"/>
        <w:jc w:val="both"/>
        <w:rPr>
          <w:rFonts w:ascii="Times New Roman" w:eastAsia="仿宋_GB2312" w:hAnsi="Times New Roman"/>
          <w:b/>
          <w:sz w:val="21"/>
          <w:lang w:eastAsia="zh-CN"/>
        </w:rPr>
      </w:pPr>
      <w:r>
        <w:rPr>
          <w:rFonts w:ascii="Times New Roman" w:eastAsia="仿宋_GB2312" w:hAnsi="Times New Roman"/>
          <w:b/>
          <w:sz w:val="21"/>
          <w:lang w:eastAsia="zh-CN"/>
        </w:rPr>
        <w:t xml:space="preserve">Rinse sampling for cleaning validation </w:t>
      </w:r>
    </w:p>
    <w:p w14:paraId="490C9E3E" w14:textId="77777777" w:rsidR="00EB6880" w:rsidRDefault="00692187">
      <w:pPr>
        <w:pStyle w:val="aff1"/>
        <w:numPr>
          <w:ilvl w:val="0"/>
          <w:numId w:val="18"/>
        </w:numPr>
        <w:spacing w:line="360" w:lineRule="auto"/>
        <w:ind w:firstLineChars="0"/>
        <w:rPr>
          <w:rFonts w:ascii="Times New Roman" w:eastAsia="仿宋_GB2312" w:hAnsi="Times New Roman"/>
          <w:sz w:val="21"/>
          <w:szCs w:val="18"/>
        </w:rPr>
      </w:pPr>
      <w:r>
        <w:rPr>
          <w:rFonts w:ascii="Times New Roman" w:eastAsia="仿宋_GB2312" w:hAnsi="Times New Roman"/>
          <w:sz w:val="21"/>
          <w:szCs w:val="18"/>
        </w:rPr>
        <w:t>Safety: Wear gloves and goggles</w:t>
      </w:r>
    </w:p>
    <w:p w14:paraId="041F832C" w14:textId="77777777" w:rsidR="00EB6880" w:rsidRDefault="00692187">
      <w:pPr>
        <w:pStyle w:val="aff1"/>
        <w:numPr>
          <w:ilvl w:val="0"/>
          <w:numId w:val="18"/>
        </w:numPr>
        <w:spacing w:line="360" w:lineRule="auto"/>
        <w:ind w:firstLineChars="0"/>
        <w:rPr>
          <w:rFonts w:ascii="Times New Roman" w:eastAsia="仿宋_GB2312" w:hAnsi="Times New Roman"/>
          <w:sz w:val="21"/>
          <w:szCs w:val="18"/>
        </w:rPr>
      </w:pPr>
      <w:r>
        <w:rPr>
          <w:rFonts w:ascii="Times New Roman" w:eastAsia="仿宋_GB2312" w:hAnsi="Times New Roman"/>
          <w:sz w:val="21"/>
          <w:szCs w:val="18"/>
        </w:rPr>
        <w:t>Tools: An appropriate sampling bottle</w:t>
      </w:r>
    </w:p>
    <w:p w14:paraId="47F7EFDF" w14:textId="77777777" w:rsidR="00EB6880" w:rsidRDefault="00692187">
      <w:pPr>
        <w:pStyle w:val="aff1"/>
        <w:numPr>
          <w:ilvl w:val="0"/>
          <w:numId w:val="18"/>
        </w:numPr>
        <w:spacing w:line="360" w:lineRule="auto"/>
        <w:ind w:firstLineChars="0"/>
        <w:rPr>
          <w:rFonts w:ascii="Times New Roman" w:eastAsia="仿宋_GB2312" w:hAnsi="Times New Roman"/>
          <w:sz w:val="21"/>
          <w:szCs w:val="18"/>
          <w:lang w:eastAsia="zh-CN"/>
        </w:rPr>
      </w:pPr>
      <w:r>
        <w:rPr>
          <w:rFonts w:ascii="Times New Roman" w:eastAsia="仿宋_GB2312" w:hAnsi="Times New Roman"/>
          <w:sz w:val="21"/>
          <w:szCs w:val="18"/>
        </w:rPr>
        <w:t>Rinse sampling plan: Sampling plan includes sampling location, sample size, test items, sample</w:t>
      </w:r>
      <w:r>
        <w:rPr>
          <w:rFonts w:ascii="Times New Roman" w:eastAsia="仿宋_GB2312" w:hAnsi="Times New Roman"/>
          <w:sz w:val="21"/>
          <w:szCs w:val="18"/>
          <w:lang w:eastAsia="zh-CN"/>
        </w:rPr>
        <w:t xml:space="preserve"> number, sample method, freque</w:t>
      </w:r>
      <w:r>
        <w:rPr>
          <w:rFonts w:ascii="Times New Roman" w:eastAsia="仿宋_GB2312" w:hAnsi="Times New Roman"/>
          <w:sz w:val="21"/>
          <w:szCs w:val="18"/>
        </w:rPr>
        <w:t>n</w:t>
      </w:r>
      <w:r>
        <w:rPr>
          <w:rFonts w:ascii="Times New Roman" w:eastAsia="仿宋_GB2312" w:hAnsi="Times New Roman"/>
          <w:sz w:val="21"/>
          <w:szCs w:val="18"/>
          <w:lang w:eastAsia="zh-CN"/>
        </w:rPr>
        <w:t xml:space="preserve">cy and testing plan, referring to </w:t>
      </w:r>
      <w:r>
        <w:rPr>
          <w:rFonts w:ascii="Times New Roman" w:eastAsia="仿宋_GB2312" w:hAnsi="Times New Roman"/>
          <w:b/>
          <w:sz w:val="21"/>
          <w:szCs w:val="18"/>
          <w:lang w:eastAsia="zh-CN"/>
        </w:rPr>
        <w:t>Table 6-18</w:t>
      </w:r>
      <w:r>
        <w:rPr>
          <w:rFonts w:ascii="Times New Roman" w:eastAsia="仿宋_GB2312" w:hAnsi="Times New Roman"/>
          <w:sz w:val="21"/>
          <w:szCs w:val="18"/>
          <w:lang w:eastAsia="zh-CN"/>
        </w:rPr>
        <w:t xml:space="preserve">. </w:t>
      </w:r>
    </w:p>
    <w:p w14:paraId="0DBA2365" w14:textId="77777777" w:rsidR="00EB6880" w:rsidRDefault="00692187">
      <w:pPr>
        <w:numPr>
          <w:ilvl w:val="0"/>
          <w:numId w:val="19"/>
        </w:numPr>
        <w:spacing w:line="360" w:lineRule="auto"/>
        <w:ind w:left="851" w:hanging="284"/>
        <w:jc w:val="both"/>
        <w:rPr>
          <w:rFonts w:ascii="Times New Roman" w:eastAsia="仿宋_GB2312" w:hAnsi="Times New Roman"/>
          <w:sz w:val="21"/>
          <w:szCs w:val="18"/>
        </w:rPr>
      </w:pPr>
      <w:r>
        <w:rPr>
          <w:rFonts w:ascii="Times New Roman" w:eastAsia="仿宋_GB2312" w:hAnsi="Times New Roman"/>
          <w:sz w:val="21"/>
          <w:szCs w:val="18"/>
          <w:lang w:eastAsia="zh-CN"/>
        </w:rPr>
        <w:t>Rinse samples shall be collected only after completion of the equipment cleaning and successful QA visual check inspection.</w:t>
      </w:r>
    </w:p>
    <w:p w14:paraId="38EC83F4" w14:textId="77777777" w:rsidR="00EB6880" w:rsidRDefault="00692187">
      <w:pPr>
        <w:numPr>
          <w:ilvl w:val="0"/>
          <w:numId w:val="19"/>
        </w:numPr>
        <w:spacing w:line="360" w:lineRule="auto"/>
        <w:ind w:left="851" w:hanging="284"/>
        <w:jc w:val="both"/>
        <w:rPr>
          <w:rFonts w:ascii="Times New Roman" w:eastAsia="仿宋_GB2312" w:hAnsi="Times New Roman"/>
          <w:sz w:val="21"/>
          <w:szCs w:val="18"/>
          <w:lang w:eastAsia="zh-CN"/>
        </w:rPr>
      </w:pPr>
      <w:bookmarkStart w:id="314" w:name="OLE_LINK19"/>
      <w:r>
        <w:rPr>
          <w:rFonts w:ascii="Times New Roman" w:eastAsia="仿宋_GB2312" w:hAnsi="Times New Roman"/>
          <w:sz w:val="21"/>
          <w:szCs w:val="18"/>
          <w:lang w:eastAsia="zh-CN"/>
        </w:rPr>
        <w:t>The sampling solvent will be that which is referred to in the cleaning method document.</w:t>
      </w:r>
    </w:p>
    <w:p w14:paraId="648EEC33" w14:textId="77777777" w:rsidR="00EB6880" w:rsidRDefault="00692187">
      <w:pPr>
        <w:numPr>
          <w:ilvl w:val="0"/>
          <w:numId w:val="19"/>
        </w:numPr>
        <w:spacing w:line="360" w:lineRule="auto"/>
        <w:ind w:left="851" w:hanging="284"/>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Choose the lowest outlet of the equipment to let rinse solvent out.</w:t>
      </w:r>
    </w:p>
    <w:p w14:paraId="5A084215" w14:textId="77777777" w:rsidR="00EB6880" w:rsidRDefault="00692187">
      <w:pPr>
        <w:numPr>
          <w:ilvl w:val="0"/>
          <w:numId w:val="19"/>
        </w:numPr>
        <w:spacing w:line="360" w:lineRule="auto"/>
        <w:ind w:left="851" w:hanging="284"/>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Gather enough amount from the mid-part of the solution stream from the outlet of the equipment in a sampling bottle.</w:t>
      </w:r>
    </w:p>
    <w:bookmarkEnd w:id="314"/>
    <w:p w14:paraId="09DC0C81" w14:textId="77777777" w:rsidR="00EB6880" w:rsidRDefault="00692187">
      <w:pPr>
        <w:tabs>
          <w:tab w:val="left" w:pos="440"/>
        </w:tabs>
        <w:spacing w:line="360" w:lineRule="auto"/>
        <w:jc w:val="center"/>
        <w:rPr>
          <w:rFonts w:ascii="Times New Roman" w:eastAsia="仿宋_GB2312" w:hAnsi="Times New Roman"/>
          <w:b/>
          <w:i/>
          <w:sz w:val="21"/>
          <w:szCs w:val="18"/>
          <w:lang w:val="de-DE" w:eastAsia="zh-CN"/>
        </w:rPr>
      </w:pPr>
      <w:r>
        <w:rPr>
          <w:rFonts w:ascii="Times New Roman" w:eastAsia="仿宋_GB2312" w:hAnsi="Times New Roman"/>
          <w:b/>
          <w:i/>
          <w:sz w:val="21"/>
          <w:szCs w:val="18"/>
          <w:lang w:val="de-DE" w:eastAsia="zh-CN"/>
        </w:rPr>
        <w:t>Table 6-18, Rinse and Swab sampling plan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16"/>
        <w:gridCol w:w="1572"/>
        <w:gridCol w:w="1757"/>
        <w:gridCol w:w="936"/>
        <w:gridCol w:w="973"/>
        <w:gridCol w:w="1050"/>
        <w:gridCol w:w="1073"/>
        <w:gridCol w:w="1154"/>
      </w:tblGrid>
      <w:tr w:rsidR="00EB6880" w14:paraId="01DEB47D" w14:textId="77777777">
        <w:trPr>
          <w:trHeight w:val="397"/>
          <w:tblHeader/>
          <w:jc w:val="center"/>
        </w:trPr>
        <w:tc>
          <w:tcPr>
            <w:tcW w:w="579" w:type="pct"/>
            <w:shd w:val="clear" w:color="auto" w:fill="F2F2F2" w:themeFill="background1" w:themeFillShade="F2"/>
            <w:tcMar>
              <w:left w:w="0" w:type="dxa"/>
              <w:right w:w="0" w:type="dxa"/>
            </w:tcMar>
            <w:vAlign w:val="center"/>
          </w:tcPr>
          <w:p w14:paraId="59D8616A" w14:textId="77777777" w:rsidR="00EB6880" w:rsidRDefault="00692187">
            <w:pPr>
              <w:spacing w:line="0" w:lineRule="atLeast"/>
              <w:jc w:val="center"/>
              <w:rPr>
                <w:rFonts w:ascii="Times New Roman" w:eastAsia="仿宋_GB2312" w:hAnsi="Times New Roman"/>
                <w:b/>
                <w:sz w:val="18"/>
                <w:szCs w:val="18"/>
                <w:lang w:val="en-GB"/>
              </w:rPr>
            </w:pPr>
            <w:r>
              <w:rPr>
                <w:rFonts w:ascii="Times New Roman" w:eastAsia="仿宋_GB2312" w:hAnsi="Times New Roman"/>
                <w:b/>
                <w:sz w:val="18"/>
                <w:szCs w:val="18"/>
                <w:lang w:val="en-GB"/>
              </w:rPr>
              <w:t>Equipment name</w:t>
            </w:r>
          </w:p>
        </w:tc>
        <w:tc>
          <w:tcPr>
            <w:tcW w:w="816" w:type="pct"/>
            <w:shd w:val="clear" w:color="auto" w:fill="F2F2F2" w:themeFill="background1" w:themeFillShade="F2"/>
            <w:tcMar>
              <w:left w:w="0" w:type="dxa"/>
              <w:right w:w="0" w:type="dxa"/>
            </w:tcMar>
            <w:vAlign w:val="center"/>
          </w:tcPr>
          <w:p w14:paraId="5D1E1452" w14:textId="77777777" w:rsidR="00EB6880" w:rsidRDefault="00692187">
            <w:pPr>
              <w:spacing w:line="0" w:lineRule="atLeast"/>
              <w:jc w:val="center"/>
              <w:rPr>
                <w:rFonts w:ascii="Times New Roman" w:eastAsia="仿宋_GB2312" w:hAnsi="Times New Roman"/>
                <w:b/>
                <w:sz w:val="18"/>
                <w:szCs w:val="18"/>
                <w:lang w:val="en-GB"/>
              </w:rPr>
            </w:pPr>
            <w:r>
              <w:rPr>
                <w:rFonts w:ascii="Times New Roman" w:eastAsia="仿宋_GB2312" w:hAnsi="Times New Roman"/>
                <w:b/>
                <w:sz w:val="18"/>
                <w:szCs w:val="18"/>
                <w:lang w:val="en-GB" w:eastAsia="zh-CN"/>
              </w:rPr>
              <w:t>S</w:t>
            </w:r>
            <w:r>
              <w:rPr>
                <w:rFonts w:ascii="Times New Roman" w:eastAsia="仿宋_GB2312" w:hAnsi="Times New Roman"/>
                <w:b/>
                <w:sz w:val="18"/>
                <w:szCs w:val="18"/>
                <w:lang w:val="en-GB"/>
              </w:rPr>
              <w:t>ampling Location</w:t>
            </w:r>
          </w:p>
        </w:tc>
        <w:tc>
          <w:tcPr>
            <w:tcW w:w="912" w:type="pct"/>
            <w:shd w:val="clear" w:color="auto" w:fill="F2F2F2" w:themeFill="background1" w:themeFillShade="F2"/>
            <w:vAlign w:val="center"/>
          </w:tcPr>
          <w:p w14:paraId="65FE6E72" w14:textId="77777777" w:rsidR="00EB6880" w:rsidRDefault="00692187">
            <w:pPr>
              <w:spacing w:line="0" w:lineRule="atLeast"/>
              <w:jc w:val="center"/>
              <w:rPr>
                <w:rFonts w:ascii="Times New Roman" w:eastAsia="仿宋_GB2312" w:hAnsi="Times New Roman"/>
                <w:b/>
                <w:sz w:val="18"/>
                <w:szCs w:val="18"/>
                <w:lang w:val="en-GB"/>
              </w:rPr>
            </w:pPr>
            <w:r>
              <w:rPr>
                <w:rFonts w:ascii="Times New Roman" w:eastAsia="仿宋_GB2312" w:hAnsi="Times New Roman"/>
                <w:b/>
                <w:sz w:val="18"/>
                <w:szCs w:val="18"/>
                <w:lang w:val="en-GB"/>
              </w:rPr>
              <w:t>Detail Location Description</w:t>
            </w:r>
          </w:p>
        </w:tc>
        <w:tc>
          <w:tcPr>
            <w:tcW w:w="486" w:type="pct"/>
            <w:shd w:val="clear" w:color="auto" w:fill="F2F2F2" w:themeFill="background1" w:themeFillShade="F2"/>
            <w:vAlign w:val="center"/>
          </w:tcPr>
          <w:p w14:paraId="6CDFF164" w14:textId="77777777" w:rsidR="00EB6880" w:rsidRDefault="00692187">
            <w:pPr>
              <w:spacing w:line="0" w:lineRule="atLeast"/>
              <w:jc w:val="center"/>
              <w:rPr>
                <w:rFonts w:ascii="Times New Roman" w:eastAsia="仿宋_GB2312" w:hAnsi="Times New Roman"/>
                <w:b/>
                <w:sz w:val="18"/>
                <w:szCs w:val="18"/>
                <w:lang w:val="en-GB" w:eastAsia="zh-CN"/>
              </w:rPr>
            </w:pPr>
            <w:r>
              <w:rPr>
                <w:rFonts w:ascii="Times New Roman" w:eastAsia="仿宋_GB2312" w:hAnsi="Times New Roman"/>
                <w:b/>
                <w:sz w:val="18"/>
                <w:szCs w:val="18"/>
                <w:lang w:val="en-GB" w:eastAsia="zh-CN"/>
              </w:rPr>
              <w:t>Sampling method</w:t>
            </w:r>
          </w:p>
        </w:tc>
        <w:tc>
          <w:tcPr>
            <w:tcW w:w="505" w:type="pct"/>
            <w:shd w:val="clear" w:color="auto" w:fill="F2F2F2" w:themeFill="background1" w:themeFillShade="F2"/>
            <w:tcMar>
              <w:left w:w="0" w:type="dxa"/>
              <w:right w:w="0" w:type="dxa"/>
            </w:tcMar>
            <w:vAlign w:val="center"/>
          </w:tcPr>
          <w:p w14:paraId="663C6B55" w14:textId="77777777" w:rsidR="00EB6880" w:rsidRDefault="00692187">
            <w:pPr>
              <w:spacing w:line="0" w:lineRule="atLeast"/>
              <w:jc w:val="center"/>
              <w:rPr>
                <w:rFonts w:ascii="Times New Roman" w:eastAsia="仿宋_GB2312" w:hAnsi="Times New Roman"/>
                <w:b/>
                <w:sz w:val="18"/>
                <w:szCs w:val="18"/>
                <w:lang w:val="en-GB"/>
              </w:rPr>
            </w:pPr>
            <w:r>
              <w:rPr>
                <w:rFonts w:ascii="Times New Roman" w:eastAsia="仿宋_GB2312" w:hAnsi="Times New Roman"/>
                <w:b/>
                <w:sz w:val="18"/>
                <w:szCs w:val="18"/>
                <w:lang w:val="en-GB"/>
              </w:rPr>
              <w:t>Sample size</w:t>
            </w:r>
          </w:p>
        </w:tc>
        <w:tc>
          <w:tcPr>
            <w:tcW w:w="545" w:type="pct"/>
            <w:shd w:val="clear" w:color="auto" w:fill="F2F2F2" w:themeFill="background1" w:themeFillShade="F2"/>
          </w:tcPr>
          <w:p w14:paraId="36EE8C33" w14:textId="77777777" w:rsidR="00EB6880" w:rsidRDefault="00692187">
            <w:pPr>
              <w:spacing w:line="0" w:lineRule="atLeast"/>
              <w:jc w:val="center"/>
              <w:rPr>
                <w:rFonts w:ascii="Times New Roman" w:eastAsia="仿宋_GB2312" w:hAnsi="Times New Roman"/>
                <w:b/>
                <w:sz w:val="18"/>
                <w:szCs w:val="18"/>
                <w:lang w:val="en-GB"/>
              </w:rPr>
            </w:pPr>
            <w:r>
              <w:rPr>
                <w:rFonts w:ascii="Times New Roman" w:eastAsia="仿宋_GB2312" w:hAnsi="Times New Roman"/>
                <w:b/>
                <w:sz w:val="18"/>
                <w:szCs w:val="18"/>
                <w:lang w:val="en-GB" w:eastAsia="zh-CN"/>
              </w:rPr>
              <w:t>S</w:t>
            </w:r>
            <w:r>
              <w:rPr>
                <w:rFonts w:ascii="Times New Roman" w:eastAsia="仿宋_GB2312" w:hAnsi="Times New Roman"/>
                <w:b/>
                <w:sz w:val="18"/>
                <w:szCs w:val="18"/>
                <w:lang w:val="en-GB"/>
              </w:rPr>
              <w:t>ampling position P&amp;ID map number</w:t>
            </w:r>
          </w:p>
        </w:tc>
        <w:tc>
          <w:tcPr>
            <w:tcW w:w="557" w:type="pct"/>
            <w:shd w:val="clear" w:color="auto" w:fill="F2F2F2" w:themeFill="background1" w:themeFillShade="F2"/>
            <w:tcMar>
              <w:left w:w="0" w:type="dxa"/>
              <w:right w:w="0" w:type="dxa"/>
            </w:tcMar>
            <w:vAlign w:val="center"/>
          </w:tcPr>
          <w:p w14:paraId="78853EB7" w14:textId="77777777" w:rsidR="00EB6880" w:rsidRDefault="00692187">
            <w:pPr>
              <w:spacing w:line="0" w:lineRule="atLeast"/>
              <w:jc w:val="center"/>
              <w:rPr>
                <w:rFonts w:ascii="Times New Roman" w:eastAsia="仿宋_GB2312" w:hAnsi="Times New Roman"/>
                <w:b/>
                <w:sz w:val="18"/>
                <w:szCs w:val="18"/>
                <w:lang w:val="en-GB"/>
              </w:rPr>
            </w:pPr>
            <w:r>
              <w:rPr>
                <w:rFonts w:ascii="Times New Roman" w:eastAsia="仿宋_GB2312" w:hAnsi="Times New Roman"/>
                <w:b/>
                <w:sz w:val="18"/>
                <w:szCs w:val="18"/>
                <w:lang w:val="en-GB"/>
              </w:rPr>
              <w:t>Test item</w:t>
            </w:r>
          </w:p>
        </w:tc>
        <w:tc>
          <w:tcPr>
            <w:tcW w:w="599" w:type="pct"/>
            <w:shd w:val="clear" w:color="auto" w:fill="F2F2F2" w:themeFill="background1" w:themeFillShade="F2"/>
            <w:tcMar>
              <w:left w:w="0" w:type="dxa"/>
              <w:right w:w="0" w:type="dxa"/>
            </w:tcMar>
            <w:vAlign w:val="center"/>
          </w:tcPr>
          <w:p w14:paraId="2AC3E98B" w14:textId="77777777" w:rsidR="00EB6880" w:rsidRDefault="00692187">
            <w:pPr>
              <w:spacing w:line="0" w:lineRule="atLeast"/>
              <w:jc w:val="center"/>
              <w:rPr>
                <w:rFonts w:ascii="Times New Roman" w:eastAsia="仿宋_GB2312" w:hAnsi="Times New Roman"/>
                <w:b/>
                <w:sz w:val="18"/>
                <w:szCs w:val="18"/>
                <w:lang w:val="en-GB"/>
              </w:rPr>
            </w:pPr>
            <w:r>
              <w:rPr>
                <w:rFonts w:ascii="Times New Roman" w:eastAsia="仿宋_GB2312" w:hAnsi="Times New Roman"/>
                <w:b/>
                <w:sz w:val="18"/>
                <w:szCs w:val="18"/>
                <w:lang w:val="en-GB"/>
              </w:rPr>
              <w:t xml:space="preserve">Number of </w:t>
            </w:r>
          </w:p>
          <w:p w14:paraId="38E34519" w14:textId="77777777" w:rsidR="00EB6880" w:rsidRDefault="00692187">
            <w:pPr>
              <w:spacing w:line="0" w:lineRule="atLeast"/>
              <w:jc w:val="center"/>
              <w:rPr>
                <w:rFonts w:ascii="Times New Roman" w:eastAsia="仿宋_GB2312" w:hAnsi="Times New Roman"/>
                <w:b/>
                <w:sz w:val="18"/>
                <w:szCs w:val="18"/>
                <w:lang w:val="en-GB"/>
              </w:rPr>
            </w:pPr>
            <w:r>
              <w:rPr>
                <w:rFonts w:ascii="Times New Roman" w:eastAsia="仿宋_GB2312" w:hAnsi="Times New Roman"/>
                <w:b/>
                <w:sz w:val="18"/>
                <w:szCs w:val="18"/>
                <w:lang w:val="en-GB"/>
              </w:rPr>
              <w:t>Sample</w:t>
            </w:r>
          </w:p>
        </w:tc>
      </w:tr>
      <w:tr w:rsidR="00EB6880" w14:paraId="7F86D9B3" w14:textId="77777777">
        <w:trPr>
          <w:trHeight w:val="397"/>
          <w:jc w:val="center"/>
        </w:trPr>
        <w:tc>
          <w:tcPr>
            <w:tcW w:w="579" w:type="pct"/>
            <w:vMerge w:val="restart"/>
            <w:tcMar>
              <w:left w:w="0" w:type="dxa"/>
              <w:right w:w="0" w:type="dxa"/>
            </w:tcMar>
            <w:vAlign w:val="center"/>
          </w:tcPr>
          <w:p w14:paraId="57BEE22C" w14:textId="77777777" w:rsidR="00EB6880" w:rsidRDefault="00692187">
            <w:pPr>
              <w:tabs>
                <w:tab w:val="left" w:pos="426"/>
              </w:tabs>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Peptide Solid Phase Synthesizer</w:t>
            </w:r>
          </w:p>
          <w:p w14:paraId="50F785C1" w14:textId="77777777" w:rsidR="00EB6880" w:rsidRDefault="00692187">
            <w:pPr>
              <w:tabs>
                <w:tab w:val="left" w:pos="426"/>
              </w:tabs>
              <w:jc w:val="center"/>
              <w:rPr>
                <w:rFonts w:ascii="Times New Roman" w:eastAsia="仿宋_GB2312" w:hAnsi="Times New Roman"/>
                <w:sz w:val="18"/>
                <w:szCs w:val="18"/>
                <w:lang w:val="en-GB" w:eastAsia="zh-CN"/>
              </w:rPr>
            </w:pPr>
            <w:r>
              <w:rPr>
                <w:rFonts w:ascii="Times New Roman" w:eastAsia="仿宋_GB2312" w:hAnsi="Times New Roman"/>
                <w:bCs/>
                <w:sz w:val="18"/>
                <w:szCs w:val="18"/>
                <w:lang w:eastAsia="zh-CN"/>
              </w:rPr>
              <w:t>(TJ4S-1213-Sy15)</w:t>
            </w:r>
          </w:p>
        </w:tc>
        <w:tc>
          <w:tcPr>
            <w:tcW w:w="816" w:type="pct"/>
            <w:tcMar>
              <w:left w:w="0" w:type="dxa"/>
              <w:right w:w="0" w:type="dxa"/>
            </w:tcMar>
            <w:vAlign w:val="center"/>
          </w:tcPr>
          <w:p w14:paraId="42D330CD" w14:textId="77777777" w:rsidR="00EB6880" w:rsidRDefault="00692187">
            <w:pPr>
              <w:tabs>
                <w:tab w:val="left" w:pos="426"/>
              </w:tabs>
              <w:jc w:val="center"/>
              <w:rPr>
                <w:rFonts w:ascii="Times New Roman" w:eastAsia="仿宋_GB2312" w:hAnsi="Times New Roman"/>
                <w:sz w:val="18"/>
                <w:szCs w:val="18"/>
                <w:lang w:val="en-GB" w:eastAsia="zh-CN"/>
              </w:rPr>
            </w:pPr>
            <w:r>
              <w:rPr>
                <w:rFonts w:ascii="Times New Roman" w:eastAsia="仿宋_GB2312" w:hAnsi="Times New Roman"/>
                <w:sz w:val="18"/>
                <w:szCs w:val="18"/>
                <w:lang w:eastAsia="zh-CN"/>
              </w:rPr>
              <w:t>Upper expansion valve port of reactor</w:t>
            </w:r>
            <w:r>
              <w:rPr>
                <w:rFonts w:ascii="Times New Roman" w:eastAsia="仿宋_GB2312" w:hAnsi="Times New Roman"/>
                <w:sz w:val="18"/>
                <w:szCs w:val="18"/>
                <w:lang w:val="en-GB" w:eastAsia="zh-CN"/>
              </w:rPr>
              <w:t xml:space="preserve"> </w:t>
            </w:r>
          </w:p>
        </w:tc>
        <w:tc>
          <w:tcPr>
            <w:tcW w:w="912" w:type="pct"/>
            <w:vAlign w:val="center"/>
          </w:tcPr>
          <w:p w14:paraId="3B0413B2" w14:textId="77777777" w:rsidR="00EB6880" w:rsidRDefault="00692187">
            <w:pPr>
              <w:pStyle w:val="af2"/>
              <w:jc w:val="center"/>
              <w:rPr>
                <w:rFonts w:ascii="Times New Roman" w:eastAsia="仿宋_GB2312" w:hAnsi="Times New Roman"/>
                <w:sz w:val="18"/>
                <w:szCs w:val="18"/>
                <w:lang w:val="en-GB" w:eastAsia="zh-CN"/>
              </w:rPr>
            </w:pPr>
            <w:r>
              <w:rPr>
                <w:rFonts w:ascii="Times New Roman" w:eastAsia="仿宋_GB2312" w:hAnsi="Times New Roman"/>
                <w:sz w:val="18"/>
                <w:szCs w:val="18"/>
                <w:lang w:val="en-GB" w:eastAsia="zh-CN"/>
              </w:rPr>
              <w:t>After washing the activation tank, an appropriate amount of eluent in the middle section is received from the upper expansion valve port of the synthesis reactor by running the transfer program and sent for testing</w:t>
            </w:r>
          </w:p>
        </w:tc>
        <w:tc>
          <w:tcPr>
            <w:tcW w:w="486" w:type="pct"/>
            <w:vAlign w:val="center"/>
          </w:tcPr>
          <w:p w14:paraId="26746ABC" w14:textId="77777777" w:rsidR="00EB6880" w:rsidRDefault="00692187">
            <w:pPr>
              <w:tabs>
                <w:tab w:val="left" w:pos="426"/>
              </w:tabs>
              <w:jc w:val="center"/>
              <w:rPr>
                <w:ins w:id="315" w:author="Lu Li0762" w:date="2026-10-26T17:21:00Z"/>
                <w:rFonts w:ascii="Times New Roman" w:eastAsia="仿宋_GB2312" w:hAnsi="Times New Roman"/>
                <w:sz w:val="18"/>
                <w:szCs w:val="18"/>
                <w:lang w:eastAsia="zh-CN"/>
              </w:rPr>
            </w:pPr>
            <w:r>
              <w:rPr>
                <w:rFonts w:ascii="Times New Roman" w:eastAsia="仿宋_GB2312" w:hAnsi="Times New Roman"/>
                <w:sz w:val="18"/>
                <w:szCs w:val="18"/>
                <w:lang w:eastAsia="zh-CN"/>
              </w:rPr>
              <w:t>Rinsing</w:t>
            </w:r>
          </w:p>
          <w:p w14:paraId="5B2F6452" w14:textId="77777777" w:rsidR="00EB6880" w:rsidRDefault="00692187">
            <w:pPr>
              <w:tabs>
                <w:tab w:val="left" w:pos="426"/>
              </w:tabs>
              <w:jc w:val="center"/>
              <w:rPr>
                <w:rFonts w:ascii="Times New Roman" w:eastAsia="仿宋_GB2312" w:hAnsi="Times New Roman"/>
                <w:sz w:val="18"/>
                <w:szCs w:val="18"/>
                <w:lang w:val="en-GB" w:eastAsia="zh-CN"/>
              </w:rPr>
            </w:pPr>
            <w:r>
              <w:rPr>
                <w:rFonts w:ascii="Times New Roman" w:eastAsia="仿宋_GB2312" w:hAnsi="Times New Roman"/>
                <w:sz w:val="18"/>
                <w:szCs w:val="18"/>
                <w:lang w:eastAsia="zh-CN"/>
              </w:rPr>
              <w:t>sampling</w:t>
            </w:r>
          </w:p>
        </w:tc>
        <w:tc>
          <w:tcPr>
            <w:tcW w:w="505" w:type="pct"/>
            <w:tcMar>
              <w:left w:w="0" w:type="dxa"/>
              <w:right w:w="0" w:type="dxa"/>
            </w:tcMar>
            <w:vAlign w:val="center"/>
          </w:tcPr>
          <w:p w14:paraId="44287634" w14:textId="77777777" w:rsidR="00EB6880" w:rsidRDefault="00692187">
            <w:pPr>
              <w:tabs>
                <w:tab w:val="left" w:pos="426"/>
              </w:tabs>
              <w:jc w:val="center"/>
              <w:rPr>
                <w:rFonts w:ascii="Times New Roman" w:eastAsia="仿宋_GB2312" w:hAnsi="Times New Roman"/>
                <w:sz w:val="18"/>
                <w:szCs w:val="18"/>
                <w:lang w:val="en-GB" w:eastAsia="zh-CN"/>
              </w:rPr>
            </w:pPr>
            <w:r>
              <w:rPr>
                <w:rFonts w:ascii="Times New Roman" w:eastAsia="仿宋_GB2312" w:hAnsi="Times New Roman"/>
                <w:sz w:val="18"/>
                <w:szCs w:val="18"/>
                <w:lang w:eastAsia="zh-CN"/>
              </w:rPr>
              <w:t>~500ml</w:t>
            </w:r>
          </w:p>
        </w:tc>
        <w:tc>
          <w:tcPr>
            <w:tcW w:w="545" w:type="pct"/>
            <w:vMerge w:val="restart"/>
            <w:vAlign w:val="center"/>
          </w:tcPr>
          <w:p w14:paraId="5F4B8F9E" w14:textId="77777777" w:rsidR="00EB6880" w:rsidRDefault="00692187">
            <w:pPr>
              <w:tabs>
                <w:tab w:val="left" w:pos="426"/>
              </w:tabs>
              <w:jc w:val="center"/>
              <w:rPr>
                <w:rFonts w:ascii="Times New Roman" w:eastAsia="仿宋_GB2312" w:hAnsi="Times New Roman"/>
                <w:sz w:val="18"/>
                <w:szCs w:val="18"/>
                <w:lang w:val="en-GB" w:eastAsia="zh-CN"/>
              </w:rPr>
            </w:pPr>
            <w:r>
              <w:rPr>
                <w:rFonts w:ascii="Times New Roman" w:eastAsia="仿宋_GB2312" w:hAnsi="Times New Roman"/>
                <w:sz w:val="18"/>
                <w:szCs w:val="18"/>
                <w:lang w:val="en-GB" w:eastAsia="zh-CN"/>
              </w:rPr>
              <w:t>Sampling location Diagram  for Peptide Solid Synthesizer</w:t>
            </w:r>
          </w:p>
        </w:tc>
        <w:tc>
          <w:tcPr>
            <w:tcW w:w="557" w:type="pct"/>
            <w:vMerge w:val="restart"/>
            <w:tcMar>
              <w:left w:w="0" w:type="dxa"/>
              <w:right w:w="0" w:type="dxa"/>
            </w:tcMar>
            <w:vAlign w:val="center"/>
          </w:tcPr>
          <w:p w14:paraId="70D17B5C" w14:textId="77777777" w:rsidR="00EB6880" w:rsidRDefault="00692187">
            <w:pPr>
              <w:tabs>
                <w:tab w:val="left" w:pos="426"/>
              </w:tabs>
              <w:jc w:val="center"/>
              <w:rPr>
                <w:rFonts w:ascii="Times New Roman" w:eastAsia="仿宋_GB2312" w:hAnsi="Times New Roman"/>
                <w:sz w:val="18"/>
                <w:szCs w:val="18"/>
                <w:lang w:val="en-GB" w:eastAsia="zh-CN"/>
              </w:rPr>
            </w:pPr>
            <w:r>
              <w:rPr>
                <w:rFonts w:ascii="Times New Roman" w:eastAsia="仿宋_GB2312" w:hAnsi="Times New Roman"/>
                <w:sz w:val="18"/>
                <w:szCs w:val="18"/>
                <w:lang w:val="en-GB" w:eastAsia="zh-CN"/>
              </w:rPr>
              <w:t>ASYM-140020 and ASYM-124852 residue</w:t>
            </w:r>
          </w:p>
          <w:p w14:paraId="2F7665E5" w14:textId="77777777" w:rsidR="00EB6880" w:rsidRDefault="00EB6880">
            <w:pPr>
              <w:tabs>
                <w:tab w:val="left" w:pos="426"/>
              </w:tabs>
              <w:jc w:val="center"/>
              <w:rPr>
                <w:rFonts w:ascii="Times New Roman" w:eastAsia="仿宋_GB2312" w:hAnsi="Times New Roman"/>
                <w:sz w:val="18"/>
                <w:szCs w:val="18"/>
                <w:lang w:val="en-GB" w:eastAsia="zh-CN"/>
              </w:rPr>
            </w:pPr>
          </w:p>
        </w:tc>
        <w:tc>
          <w:tcPr>
            <w:tcW w:w="599" w:type="pct"/>
            <w:tcMar>
              <w:left w:w="0" w:type="dxa"/>
              <w:right w:w="0" w:type="dxa"/>
            </w:tcMar>
            <w:vAlign w:val="center"/>
          </w:tcPr>
          <w:p w14:paraId="6C2FC433" w14:textId="77777777" w:rsidR="00EB6880" w:rsidRDefault="00692187">
            <w:pPr>
              <w:tabs>
                <w:tab w:val="left" w:pos="426"/>
              </w:tabs>
              <w:jc w:val="center"/>
              <w:rPr>
                <w:rFonts w:ascii="Times New Roman" w:eastAsia="仿宋_GB2312" w:hAnsi="Times New Roman"/>
                <w:sz w:val="18"/>
                <w:szCs w:val="18"/>
                <w:lang w:val="en-GB" w:eastAsia="zh-CN"/>
              </w:rPr>
            </w:pPr>
            <w:r>
              <w:rPr>
                <w:rFonts w:ascii="Times New Roman" w:eastAsia="仿宋_GB2312" w:hAnsi="Times New Roman"/>
                <w:sz w:val="18"/>
                <w:szCs w:val="18"/>
                <w:lang w:val="en-GB" w:eastAsia="zh-CN"/>
              </w:rPr>
              <w:t>1</w:t>
            </w:r>
          </w:p>
        </w:tc>
      </w:tr>
      <w:tr w:rsidR="00F0617A" w14:paraId="6577BC0D" w14:textId="77777777">
        <w:trPr>
          <w:trHeight w:val="397"/>
          <w:jc w:val="center"/>
          <w:ins w:id="316" w:author="fuzhonghua" w:date="2026-10-28T10:02:00Z"/>
        </w:trPr>
        <w:tc>
          <w:tcPr>
            <w:tcW w:w="579" w:type="pct"/>
            <w:vMerge/>
            <w:tcMar>
              <w:left w:w="0" w:type="dxa"/>
              <w:right w:w="0" w:type="dxa"/>
            </w:tcMar>
            <w:vAlign w:val="center"/>
          </w:tcPr>
          <w:p w14:paraId="6ADE35E4" w14:textId="77777777" w:rsidR="00F0617A" w:rsidRDefault="00F0617A">
            <w:pPr>
              <w:tabs>
                <w:tab w:val="left" w:pos="426"/>
              </w:tabs>
              <w:jc w:val="center"/>
              <w:rPr>
                <w:ins w:id="317" w:author="fuzhonghua" w:date="2026-10-28T10:02:00Z"/>
                <w:rFonts w:ascii="Times New Roman" w:eastAsia="仿宋_GB2312" w:hAnsi="Times New Roman"/>
                <w:bCs/>
                <w:sz w:val="18"/>
                <w:szCs w:val="18"/>
                <w:lang w:eastAsia="zh-CN"/>
              </w:rPr>
            </w:pPr>
          </w:p>
        </w:tc>
        <w:tc>
          <w:tcPr>
            <w:tcW w:w="816" w:type="pct"/>
            <w:tcMar>
              <w:left w:w="0" w:type="dxa"/>
              <w:right w:w="0" w:type="dxa"/>
            </w:tcMar>
            <w:vAlign w:val="center"/>
          </w:tcPr>
          <w:p w14:paraId="69C650E7" w14:textId="53F27863" w:rsidR="00F0617A" w:rsidRDefault="00F060E4" w:rsidP="001B1626">
            <w:pPr>
              <w:tabs>
                <w:tab w:val="left" w:pos="426"/>
              </w:tabs>
              <w:jc w:val="center"/>
              <w:rPr>
                <w:ins w:id="318" w:author="fuzhonghua" w:date="2026-10-28T10:02:00Z"/>
                <w:rFonts w:ascii="Times New Roman" w:eastAsia="仿宋_GB2312" w:hAnsi="Times New Roman"/>
                <w:sz w:val="18"/>
                <w:szCs w:val="18"/>
                <w:lang w:eastAsia="zh-CN"/>
              </w:rPr>
            </w:pPr>
            <w:ins w:id="319" w:author="fuzhonghua" w:date="2026-10-28T10:03:00Z">
              <w:r>
                <w:rPr>
                  <w:rFonts w:ascii="Times New Roman" w:eastAsia="仿宋_GB2312" w:hAnsi="Times New Roman"/>
                  <w:sz w:val="18"/>
                  <w:szCs w:val="18"/>
                  <w:lang w:eastAsia="zh-CN"/>
                </w:rPr>
                <w:t>I</w:t>
              </w:r>
              <w:r>
                <w:rPr>
                  <w:rFonts w:ascii="Times New Roman" w:eastAsia="仿宋_GB2312" w:hAnsi="Times New Roman" w:hint="eastAsia"/>
                  <w:sz w:val="18"/>
                  <w:szCs w:val="18"/>
                  <w:lang w:eastAsia="zh-CN"/>
                </w:rPr>
                <w:t>n-line</w:t>
              </w:r>
              <w:r>
                <w:rPr>
                  <w:rFonts w:ascii="Times New Roman" w:eastAsia="仿宋_GB2312" w:hAnsi="Times New Roman"/>
                  <w:sz w:val="18"/>
                  <w:szCs w:val="18"/>
                  <w:lang w:eastAsia="zh-CN"/>
                </w:rPr>
                <w:t xml:space="preserve"> </w:t>
              </w:r>
              <w:r>
                <w:rPr>
                  <w:rFonts w:ascii="Times New Roman" w:eastAsia="仿宋_GB2312" w:hAnsi="Times New Roman" w:hint="eastAsia"/>
                  <w:sz w:val="18"/>
                  <w:szCs w:val="18"/>
                  <w:lang w:eastAsia="zh-CN"/>
                </w:rPr>
                <w:t>sample</w:t>
              </w:r>
              <w:r>
                <w:rPr>
                  <w:rFonts w:ascii="Times New Roman" w:eastAsia="仿宋_GB2312" w:hAnsi="Times New Roman"/>
                  <w:sz w:val="18"/>
                  <w:szCs w:val="18"/>
                  <w:lang w:eastAsia="zh-CN"/>
                </w:rPr>
                <w:t>r</w:t>
              </w:r>
            </w:ins>
            <w:ins w:id="320" w:author="fuzhonghua" w:date="2026-10-28T17:22:00Z">
              <w:r w:rsidR="002941CC" w:rsidRPr="002941CC">
                <w:rPr>
                  <w:rFonts w:ascii="Times New Roman" w:eastAsia="仿宋_GB2312" w:hAnsi="Times New Roman"/>
                  <w:sz w:val="18"/>
                  <w:szCs w:val="18"/>
                  <w:vertAlign w:val="superscript"/>
                  <w:lang w:eastAsia="zh-CN"/>
                  <w:rPrChange w:id="321" w:author="fuzhonghua" w:date="2026-10-28T17:22:00Z">
                    <w:rPr>
                      <w:rFonts w:ascii="Times New Roman" w:eastAsia="仿宋_GB2312" w:hAnsi="Times New Roman"/>
                      <w:sz w:val="18"/>
                      <w:szCs w:val="18"/>
                      <w:lang w:eastAsia="zh-CN"/>
                    </w:rPr>
                  </w:rPrChange>
                </w:rPr>
                <w:t>5</w:t>
              </w:r>
            </w:ins>
          </w:p>
        </w:tc>
        <w:tc>
          <w:tcPr>
            <w:tcW w:w="912" w:type="pct"/>
            <w:vAlign w:val="center"/>
          </w:tcPr>
          <w:p w14:paraId="781AAF77" w14:textId="7D661E28" w:rsidR="00F0617A" w:rsidRDefault="00AA7769">
            <w:pPr>
              <w:pStyle w:val="af2"/>
              <w:jc w:val="center"/>
              <w:rPr>
                <w:ins w:id="322" w:author="fuzhonghua" w:date="2026-10-28T10:02:00Z"/>
                <w:rFonts w:ascii="Times New Roman" w:eastAsia="仿宋_GB2312" w:hAnsi="Times New Roman"/>
                <w:sz w:val="18"/>
                <w:szCs w:val="18"/>
                <w:lang w:val="en-GB" w:eastAsia="zh-CN"/>
              </w:rPr>
            </w:pPr>
            <w:ins w:id="323" w:author="fuzhonghua" w:date="2026-10-28T10:14:00Z">
              <w:r w:rsidRPr="00AA7769">
                <w:rPr>
                  <w:rFonts w:ascii="Times New Roman" w:eastAsia="仿宋_GB2312" w:hAnsi="Times New Roman"/>
                  <w:sz w:val="18"/>
                  <w:szCs w:val="18"/>
                  <w:lang w:val="en-GB" w:eastAsia="zh-CN"/>
                  <w:rPrChange w:id="324" w:author="fuzhonghua" w:date="2026-10-28T10:14:00Z">
                    <w:rPr/>
                  </w:rPrChange>
                </w:rPr>
                <w:t xml:space="preserve">After cleaning the activation tank, a suitable volume of  eluate is collected via the synthesis reactor’s </w:t>
              </w:r>
              <w:r w:rsidRPr="00AA7769">
                <w:rPr>
                  <w:rFonts w:ascii="Times New Roman" w:eastAsia="仿宋_GB2312" w:hAnsi="Times New Roman"/>
                  <w:sz w:val="18"/>
                  <w:szCs w:val="18"/>
                  <w:lang w:val="en-GB" w:eastAsia="zh-CN"/>
                  <w:rPrChange w:id="325" w:author="fuzhonghua" w:date="2026-10-28T10:14:00Z">
                    <w:rPr/>
                  </w:rPrChange>
                </w:rPr>
                <w:lastRenderedPageBreak/>
                <w:t>in-line sampler by executing the transfer program and submitted for testing.</w:t>
              </w:r>
            </w:ins>
          </w:p>
        </w:tc>
        <w:tc>
          <w:tcPr>
            <w:tcW w:w="486" w:type="pct"/>
            <w:vAlign w:val="center"/>
          </w:tcPr>
          <w:p w14:paraId="52D9BC72" w14:textId="77777777" w:rsidR="00F060E4" w:rsidRDefault="00F060E4" w:rsidP="00F060E4">
            <w:pPr>
              <w:tabs>
                <w:tab w:val="left" w:pos="426"/>
              </w:tabs>
              <w:jc w:val="center"/>
              <w:rPr>
                <w:ins w:id="326" w:author="fuzhonghua" w:date="2026-10-28T10:03:00Z"/>
                <w:rFonts w:ascii="Times New Roman" w:eastAsia="仿宋_GB2312" w:hAnsi="Times New Roman"/>
                <w:sz w:val="18"/>
                <w:szCs w:val="18"/>
                <w:lang w:eastAsia="zh-CN"/>
              </w:rPr>
            </w:pPr>
            <w:ins w:id="327" w:author="fuzhonghua" w:date="2026-10-28T10:03:00Z">
              <w:r>
                <w:rPr>
                  <w:rFonts w:ascii="Times New Roman" w:eastAsia="仿宋_GB2312" w:hAnsi="Times New Roman"/>
                  <w:sz w:val="18"/>
                  <w:szCs w:val="18"/>
                  <w:lang w:eastAsia="zh-CN"/>
                </w:rPr>
                <w:lastRenderedPageBreak/>
                <w:t>Rinsing</w:t>
              </w:r>
            </w:ins>
          </w:p>
          <w:p w14:paraId="32CA6A9B" w14:textId="061F3124" w:rsidR="00F0617A" w:rsidRDefault="00F060E4" w:rsidP="00F060E4">
            <w:pPr>
              <w:tabs>
                <w:tab w:val="left" w:pos="426"/>
              </w:tabs>
              <w:jc w:val="center"/>
              <w:rPr>
                <w:ins w:id="328" w:author="fuzhonghua" w:date="2026-10-28T10:02:00Z"/>
                <w:rFonts w:ascii="Times New Roman" w:eastAsia="仿宋_GB2312" w:hAnsi="Times New Roman"/>
                <w:sz w:val="18"/>
                <w:szCs w:val="18"/>
                <w:lang w:eastAsia="zh-CN"/>
              </w:rPr>
            </w:pPr>
            <w:ins w:id="329" w:author="fuzhonghua" w:date="2026-10-28T10:03:00Z">
              <w:r>
                <w:rPr>
                  <w:rFonts w:ascii="Times New Roman" w:eastAsia="仿宋_GB2312" w:hAnsi="Times New Roman"/>
                  <w:sz w:val="18"/>
                  <w:szCs w:val="18"/>
                  <w:lang w:eastAsia="zh-CN"/>
                </w:rPr>
                <w:t>sampling</w:t>
              </w:r>
            </w:ins>
          </w:p>
        </w:tc>
        <w:tc>
          <w:tcPr>
            <w:tcW w:w="505" w:type="pct"/>
            <w:tcMar>
              <w:left w:w="0" w:type="dxa"/>
              <w:right w:w="0" w:type="dxa"/>
            </w:tcMar>
            <w:vAlign w:val="center"/>
          </w:tcPr>
          <w:p w14:paraId="1A689840" w14:textId="6154AB8D" w:rsidR="00F0617A" w:rsidRDefault="00F060E4">
            <w:pPr>
              <w:tabs>
                <w:tab w:val="left" w:pos="426"/>
              </w:tabs>
              <w:jc w:val="center"/>
              <w:rPr>
                <w:ins w:id="330" w:author="fuzhonghua" w:date="2026-10-28T10:02:00Z"/>
                <w:rFonts w:ascii="Times New Roman" w:eastAsia="仿宋_GB2312" w:hAnsi="Times New Roman"/>
                <w:sz w:val="18"/>
                <w:szCs w:val="18"/>
                <w:lang w:eastAsia="zh-CN"/>
              </w:rPr>
            </w:pPr>
            <w:ins w:id="331" w:author="fuzhonghua" w:date="2026-10-28T10:03:00Z">
              <w:r>
                <w:rPr>
                  <w:rFonts w:ascii="Times New Roman" w:eastAsia="仿宋_GB2312" w:hAnsi="Times New Roman"/>
                  <w:sz w:val="18"/>
                  <w:szCs w:val="18"/>
                  <w:lang w:eastAsia="zh-CN"/>
                </w:rPr>
                <w:t>~500ml</w:t>
              </w:r>
            </w:ins>
          </w:p>
        </w:tc>
        <w:tc>
          <w:tcPr>
            <w:tcW w:w="545" w:type="pct"/>
            <w:vMerge/>
            <w:vAlign w:val="center"/>
          </w:tcPr>
          <w:p w14:paraId="39A57DDB" w14:textId="77777777" w:rsidR="00F0617A" w:rsidRDefault="00F0617A">
            <w:pPr>
              <w:tabs>
                <w:tab w:val="left" w:pos="426"/>
              </w:tabs>
              <w:jc w:val="center"/>
              <w:rPr>
                <w:ins w:id="332" w:author="fuzhonghua" w:date="2026-10-28T10:02:00Z"/>
                <w:rFonts w:ascii="Times New Roman" w:eastAsia="仿宋_GB2312" w:hAnsi="Times New Roman"/>
                <w:sz w:val="18"/>
                <w:szCs w:val="18"/>
                <w:lang w:val="en-GB" w:eastAsia="zh-CN"/>
              </w:rPr>
            </w:pPr>
          </w:p>
        </w:tc>
        <w:tc>
          <w:tcPr>
            <w:tcW w:w="557" w:type="pct"/>
            <w:vMerge/>
            <w:tcMar>
              <w:left w:w="0" w:type="dxa"/>
              <w:right w:w="0" w:type="dxa"/>
            </w:tcMar>
            <w:vAlign w:val="center"/>
          </w:tcPr>
          <w:p w14:paraId="1CDA13A7" w14:textId="77777777" w:rsidR="00F0617A" w:rsidRDefault="00F0617A">
            <w:pPr>
              <w:tabs>
                <w:tab w:val="left" w:pos="426"/>
              </w:tabs>
              <w:jc w:val="center"/>
              <w:rPr>
                <w:ins w:id="333" w:author="fuzhonghua" w:date="2026-10-28T10:02:00Z"/>
                <w:rFonts w:ascii="Times New Roman" w:eastAsia="仿宋_GB2312" w:hAnsi="Times New Roman"/>
                <w:sz w:val="18"/>
                <w:szCs w:val="18"/>
                <w:lang w:val="en-GB" w:eastAsia="zh-CN"/>
              </w:rPr>
            </w:pPr>
          </w:p>
        </w:tc>
        <w:tc>
          <w:tcPr>
            <w:tcW w:w="599" w:type="pct"/>
            <w:tcMar>
              <w:left w:w="0" w:type="dxa"/>
              <w:right w:w="0" w:type="dxa"/>
            </w:tcMar>
            <w:vAlign w:val="center"/>
          </w:tcPr>
          <w:p w14:paraId="7530A004" w14:textId="076EC156" w:rsidR="00F0617A" w:rsidRDefault="00F060E4">
            <w:pPr>
              <w:tabs>
                <w:tab w:val="left" w:pos="426"/>
              </w:tabs>
              <w:jc w:val="center"/>
              <w:rPr>
                <w:ins w:id="334" w:author="fuzhonghua" w:date="2026-10-28T10:02:00Z"/>
                <w:rFonts w:ascii="Times New Roman" w:eastAsia="仿宋_GB2312" w:hAnsi="Times New Roman"/>
                <w:sz w:val="18"/>
                <w:szCs w:val="18"/>
                <w:lang w:val="en-GB" w:eastAsia="zh-CN"/>
              </w:rPr>
            </w:pPr>
            <w:ins w:id="335" w:author="fuzhonghua" w:date="2026-10-28T10:03:00Z">
              <w:r>
                <w:rPr>
                  <w:rFonts w:ascii="Times New Roman" w:eastAsia="仿宋_GB2312" w:hAnsi="Times New Roman" w:hint="eastAsia"/>
                  <w:sz w:val="18"/>
                  <w:szCs w:val="18"/>
                  <w:lang w:val="en-GB" w:eastAsia="zh-CN"/>
                </w:rPr>
                <w:t>1</w:t>
              </w:r>
            </w:ins>
          </w:p>
        </w:tc>
      </w:tr>
      <w:tr w:rsidR="00EB6880" w14:paraId="62D088A4" w14:textId="77777777">
        <w:trPr>
          <w:trHeight w:val="397"/>
          <w:jc w:val="center"/>
        </w:trPr>
        <w:tc>
          <w:tcPr>
            <w:tcW w:w="579" w:type="pct"/>
            <w:vMerge/>
            <w:tcMar>
              <w:left w:w="0" w:type="dxa"/>
              <w:right w:w="0" w:type="dxa"/>
            </w:tcMar>
            <w:vAlign w:val="center"/>
          </w:tcPr>
          <w:p w14:paraId="735AADEC" w14:textId="77777777" w:rsidR="00EB6880" w:rsidRDefault="00EB6880">
            <w:pPr>
              <w:tabs>
                <w:tab w:val="left" w:pos="426"/>
              </w:tabs>
              <w:jc w:val="center"/>
              <w:rPr>
                <w:rFonts w:ascii="Times New Roman" w:eastAsia="仿宋_GB2312" w:hAnsi="Times New Roman"/>
                <w:bCs/>
                <w:sz w:val="18"/>
                <w:szCs w:val="18"/>
                <w:lang w:eastAsia="zh-CN"/>
              </w:rPr>
            </w:pPr>
          </w:p>
        </w:tc>
        <w:tc>
          <w:tcPr>
            <w:tcW w:w="816" w:type="pct"/>
            <w:tcMar>
              <w:left w:w="0" w:type="dxa"/>
              <w:right w:w="0" w:type="dxa"/>
            </w:tcMar>
            <w:vAlign w:val="center"/>
          </w:tcPr>
          <w:p w14:paraId="78CF2759" w14:textId="77777777" w:rsidR="00EB6880" w:rsidRDefault="00692187">
            <w:pPr>
              <w:tabs>
                <w:tab w:val="left" w:pos="426"/>
              </w:tabs>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Agitator</w:t>
            </w:r>
          </w:p>
        </w:tc>
        <w:tc>
          <w:tcPr>
            <w:tcW w:w="912" w:type="pct"/>
            <w:vAlign w:val="center"/>
          </w:tcPr>
          <w:p w14:paraId="3E2581D6" w14:textId="77777777" w:rsidR="00EB6880" w:rsidRDefault="00692187">
            <w:pPr>
              <w:pStyle w:val="af2"/>
              <w:jc w:val="center"/>
              <w:rPr>
                <w:rFonts w:ascii="Times New Roman" w:eastAsia="仿宋_GB2312" w:hAnsi="Times New Roman"/>
                <w:sz w:val="18"/>
                <w:szCs w:val="18"/>
                <w:lang w:val="en-GB" w:eastAsia="zh-CN"/>
              </w:rPr>
            </w:pPr>
            <w:r>
              <w:rPr>
                <w:rFonts w:ascii="Times New Roman" w:eastAsia="仿宋_GB2312" w:hAnsi="Times New Roman"/>
                <w:sz w:val="18"/>
                <w:szCs w:val="18"/>
                <w:lang w:val="en-GB" w:eastAsia="zh-CN"/>
              </w:rPr>
              <w:t>Sampling area of inner surface of 100 cm²</w:t>
            </w:r>
          </w:p>
          <w:p w14:paraId="3FF2B600" w14:textId="77777777" w:rsidR="00EB6880" w:rsidRDefault="00692187">
            <w:pPr>
              <w:pStyle w:val="af2"/>
              <w:jc w:val="center"/>
              <w:rPr>
                <w:rFonts w:ascii="Times New Roman" w:eastAsia="仿宋_GB2312" w:hAnsi="Times New Roman"/>
                <w:sz w:val="18"/>
                <w:szCs w:val="18"/>
                <w:lang w:val="sv-SE" w:eastAsia="zh-CN"/>
              </w:rPr>
            </w:pPr>
            <w:r>
              <w:rPr>
                <w:rFonts w:ascii="Times New Roman" w:eastAsia="仿宋_GB2312" w:hAnsi="Times New Roman"/>
                <w:sz w:val="18"/>
                <w:szCs w:val="18"/>
                <w:lang w:val="sv-SE" w:eastAsia="zh-CN"/>
              </w:rPr>
              <w:t>agitator blade (bottom surface centre of agitator blade)</w:t>
            </w:r>
          </w:p>
        </w:tc>
        <w:tc>
          <w:tcPr>
            <w:tcW w:w="486" w:type="pct"/>
            <w:vAlign w:val="center"/>
          </w:tcPr>
          <w:p w14:paraId="5D3CEDDF" w14:textId="77777777" w:rsidR="00EB6880" w:rsidRDefault="00692187">
            <w:pPr>
              <w:tabs>
                <w:tab w:val="left" w:pos="426"/>
              </w:tabs>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Swab sampling</w:t>
            </w:r>
          </w:p>
        </w:tc>
        <w:tc>
          <w:tcPr>
            <w:tcW w:w="505" w:type="pct"/>
            <w:tcMar>
              <w:left w:w="0" w:type="dxa"/>
              <w:right w:w="0" w:type="dxa"/>
            </w:tcMar>
            <w:vAlign w:val="center"/>
          </w:tcPr>
          <w:p w14:paraId="057E75FB" w14:textId="77777777" w:rsidR="00EB6880" w:rsidRDefault="00692187">
            <w:pPr>
              <w:tabs>
                <w:tab w:val="left" w:pos="426"/>
              </w:tabs>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100 cm</w:t>
            </w:r>
            <w:r>
              <w:rPr>
                <w:rFonts w:ascii="Times New Roman" w:eastAsia="仿宋_GB2312" w:hAnsi="Times New Roman"/>
                <w:sz w:val="18"/>
                <w:szCs w:val="18"/>
                <w:vertAlign w:val="superscript"/>
                <w:lang w:eastAsia="zh-CN"/>
              </w:rPr>
              <w:t>2</w:t>
            </w:r>
          </w:p>
        </w:tc>
        <w:tc>
          <w:tcPr>
            <w:tcW w:w="545" w:type="pct"/>
            <w:vMerge/>
            <w:vAlign w:val="center"/>
          </w:tcPr>
          <w:p w14:paraId="5F80DC39" w14:textId="77777777" w:rsidR="00EB6880" w:rsidRDefault="00EB6880">
            <w:pPr>
              <w:tabs>
                <w:tab w:val="left" w:pos="426"/>
              </w:tabs>
              <w:jc w:val="center"/>
              <w:rPr>
                <w:rFonts w:ascii="Times New Roman" w:eastAsia="仿宋_GB2312" w:hAnsi="Times New Roman"/>
                <w:sz w:val="18"/>
                <w:szCs w:val="18"/>
                <w:lang w:val="en-GB" w:eastAsia="zh-CN"/>
              </w:rPr>
            </w:pPr>
          </w:p>
        </w:tc>
        <w:tc>
          <w:tcPr>
            <w:tcW w:w="557" w:type="pct"/>
            <w:vMerge/>
            <w:tcMar>
              <w:left w:w="0" w:type="dxa"/>
              <w:right w:w="0" w:type="dxa"/>
            </w:tcMar>
            <w:vAlign w:val="center"/>
          </w:tcPr>
          <w:p w14:paraId="6D8D5FD4" w14:textId="77777777" w:rsidR="00EB6880" w:rsidRDefault="00EB6880">
            <w:pPr>
              <w:tabs>
                <w:tab w:val="left" w:pos="426"/>
              </w:tabs>
              <w:jc w:val="center"/>
              <w:rPr>
                <w:rFonts w:ascii="Times New Roman" w:eastAsia="仿宋_GB2312" w:hAnsi="Times New Roman"/>
                <w:sz w:val="18"/>
                <w:szCs w:val="18"/>
                <w:lang w:val="en-GB" w:eastAsia="zh-CN"/>
              </w:rPr>
            </w:pPr>
          </w:p>
        </w:tc>
        <w:tc>
          <w:tcPr>
            <w:tcW w:w="599" w:type="pct"/>
            <w:tcMar>
              <w:left w:w="0" w:type="dxa"/>
              <w:right w:w="0" w:type="dxa"/>
            </w:tcMar>
            <w:vAlign w:val="center"/>
          </w:tcPr>
          <w:p w14:paraId="63A24226" w14:textId="77777777" w:rsidR="00EB6880" w:rsidRDefault="00692187">
            <w:pPr>
              <w:tabs>
                <w:tab w:val="left" w:pos="426"/>
              </w:tabs>
              <w:jc w:val="center"/>
              <w:rPr>
                <w:rFonts w:ascii="Times New Roman" w:eastAsia="仿宋_GB2312" w:hAnsi="Times New Roman"/>
                <w:sz w:val="18"/>
                <w:szCs w:val="18"/>
                <w:lang w:val="en-GB" w:eastAsia="zh-CN"/>
              </w:rPr>
            </w:pPr>
            <w:r>
              <w:rPr>
                <w:rFonts w:ascii="Times New Roman" w:eastAsia="仿宋_GB2312" w:hAnsi="Times New Roman" w:hint="eastAsia"/>
                <w:sz w:val="18"/>
                <w:szCs w:val="18"/>
                <w:lang w:val="en-GB" w:eastAsia="zh-CN"/>
              </w:rPr>
              <w:t>1</w:t>
            </w:r>
          </w:p>
        </w:tc>
      </w:tr>
      <w:tr w:rsidR="00EB6880" w14:paraId="36B492AC" w14:textId="77777777">
        <w:trPr>
          <w:trHeight w:val="397"/>
          <w:jc w:val="center"/>
        </w:trPr>
        <w:tc>
          <w:tcPr>
            <w:tcW w:w="579" w:type="pct"/>
            <w:vMerge/>
            <w:tcMar>
              <w:left w:w="0" w:type="dxa"/>
              <w:right w:w="0" w:type="dxa"/>
            </w:tcMar>
            <w:vAlign w:val="center"/>
          </w:tcPr>
          <w:p w14:paraId="7516D770" w14:textId="77777777" w:rsidR="00EB6880" w:rsidRDefault="00EB6880">
            <w:pPr>
              <w:tabs>
                <w:tab w:val="left" w:pos="426"/>
              </w:tabs>
              <w:jc w:val="center"/>
              <w:rPr>
                <w:rFonts w:ascii="Times New Roman" w:eastAsia="仿宋_GB2312" w:hAnsi="Times New Roman"/>
                <w:bCs/>
                <w:sz w:val="18"/>
                <w:szCs w:val="18"/>
                <w:lang w:eastAsia="zh-CN"/>
              </w:rPr>
            </w:pPr>
          </w:p>
        </w:tc>
        <w:tc>
          <w:tcPr>
            <w:tcW w:w="816" w:type="pct"/>
            <w:tcMar>
              <w:left w:w="0" w:type="dxa"/>
              <w:right w:w="0" w:type="dxa"/>
            </w:tcMar>
            <w:vAlign w:val="center"/>
          </w:tcPr>
          <w:p w14:paraId="0853D80E" w14:textId="77777777" w:rsidR="00EB6880" w:rsidRDefault="00692187">
            <w:pPr>
              <w:tabs>
                <w:tab w:val="left" w:pos="426"/>
              </w:tabs>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Inner-surface of the synthesis reactor</w:t>
            </w:r>
          </w:p>
        </w:tc>
        <w:tc>
          <w:tcPr>
            <w:tcW w:w="912" w:type="pct"/>
            <w:vAlign w:val="center"/>
          </w:tcPr>
          <w:p w14:paraId="13944803" w14:textId="77777777" w:rsidR="00EB6880" w:rsidRDefault="00692187">
            <w:pPr>
              <w:pStyle w:val="af2"/>
              <w:jc w:val="center"/>
              <w:rPr>
                <w:rFonts w:ascii="Times New Roman" w:eastAsia="仿宋_GB2312" w:hAnsi="Times New Roman"/>
                <w:sz w:val="18"/>
                <w:szCs w:val="18"/>
                <w:lang w:val="en-GB" w:eastAsia="zh-CN"/>
              </w:rPr>
            </w:pPr>
            <w:r>
              <w:rPr>
                <w:rFonts w:ascii="Times New Roman" w:eastAsia="仿宋_GB2312" w:hAnsi="Times New Roman"/>
                <w:sz w:val="18"/>
                <w:szCs w:val="18"/>
                <w:lang w:val="en-GB" w:eastAsia="zh-CN"/>
              </w:rPr>
              <w:t>Sampling area of 100 cm</w:t>
            </w:r>
            <w:r>
              <w:rPr>
                <w:rFonts w:ascii="Times New Roman" w:eastAsia="仿宋_GB2312" w:hAnsi="Times New Roman"/>
                <w:sz w:val="18"/>
                <w:szCs w:val="18"/>
                <w:vertAlign w:val="superscript"/>
                <w:lang w:val="en-GB" w:eastAsia="zh-CN"/>
              </w:rPr>
              <w:t>2</w:t>
            </w:r>
            <w:r>
              <w:rPr>
                <w:rFonts w:ascii="Times New Roman" w:eastAsia="仿宋_GB2312" w:hAnsi="Times New Roman"/>
                <w:sz w:val="18"/>
                <w:szCs w:val="18"/>
                <w:lang w:val="en-GB" w:eastAsia="zh-CN"/>
              </w:rPr>
              <w:t xml:space="preserve"> inner surface (close</w:t>
            </w:r>
          </w:p>
          <w:p w14:paraId="3A9B5409" w14:textId="77777777" w:rsidR="00EB6880" w:rsidRDefault="00692187">
            <w:pPr>
              <w:pStyle w:val="af2"/>
              <w:jc w:val="center"/>
              <w:rPr>
                <w:rFonts w:ascii="Times New Roman" w:eastAsia="仿宋_GB2312" w:hAnsi="Times New Roman"/>
                <w:sz w:val="18"/>
                <w:szCs w:val="18"/>
                <w:lang w:val="en-GB" w:eastAsia="zh-CN"/>
              </w:rPr>
            </w:pPr>
            <w:r>
              <w:rPr>
                <w:rFonts w:ascii="Times New Roman" w:eastAsia="仿宋_GB2312" w:hAnsi="Times New Roman"/>
                <w:sz w:val="18"/>
                <w:szCs w:val="18"/>
                <w:lang w:val="en-GB" w:eastAsia="zh-CN"/>
              </w:rPr>
              <w:t>to the lower edge of inner surface)</w:t>
            </w:r>
          </w:p>
        </w:tc>
        <w:tc>
          <w:tcPr>
            <w:tcW w:w="486" w:type="pct"/>
            <w:vAlign w:val="center"/>
          </w:tcPr>
          <w:p w14:paraId="73F3B8E7" w14:textId="77777777" w:rsidR="00EB6880" w:rsidRDefault="00692187">
            <w:pPr>
              <w:tabs>
                <w:tab w:val="left" w:pos="426"/>
              </w:tabs>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Swab sampling</w:t>
            </w:r>
          </w:p>
        </w:tc>
        <w:tc>
          <w:tcPr>
            <w:tcW w:w="505" w:type="pct"/>
            <w:tcMar>
              <w:left w:w="0" w:type="dxa"/>
              <w:right w:w="0" w:type="dxa"/>
            </w:tcMar>
            <w:vAlign w:val="center"/>
          </w:tcPr>
          <w:p w14:paraId="68097BBD" w14:textId="77777777" w:rsidR="00EB6880" w:rsidRDefault="00692187">
            <w:pPr>
              <w:tabs>
                <w:tab w:val="left" w:pos="426"/>
              </w:tabs>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100 cm</w:t>
            </w:r>
            <w:r>
              <w:rPr>
                <w:rFonts w:ascii="Times New Roman" w:eastAsia="仿宋_GB2312" w:hAnsi="Times New Roman"/>
                <w:sz w:val="18"/>
                <w:szCs w:val="18"/>
                <w:vertAlign w:val="superscript"/>
                <w:lang w:eastAsia="zh-CN"/>
              </w:rPr>
              <w:t>2</w:t>
            </w:r>
          </w:p>
        </w:tc>
        <w:tc>
          <w:tcPr>
            <w:tcW w:w="545" w:type="pct"/>
            <w:vMerge/>
            <w:vAlign w:val="center"/>
          </w:tcPr>
          <w:p w14:paraId="4EDCEB62" w14:textId="77777777" w:rsidR="00EB6880" w:rsidRDefault="00EB6880">
            <w:pPr>
              <w:tabs>
                <w:tab w:val="left" w:pos="426"/>
              </w:tabs>
              <w:jc w:val="center"/>
              <w:rPr>
                <w:rFonts w:ascii="Times New Roman" w:eastAsia="仿宋_GB2312" w:hAnsi="Times New Roman"/>
                <w:sz w:val="18"/>
                <w:szCs w:val="18"/>
                <w:lang w:val="en-GB" w:eastAsia="zh-CN"/>
              </w:rPr>
            </w:pPr>
          </w:p>
        </w:tc>
        <w:tc>
          <w:tcPr>
            <w:tcW w:w="557" w:type="pct"/>
            <w:vMerge/>
            <w:tcMar>
              <w:left w:w="0" w:type="dxa"/>
              <w:right w:w="0" w:type="dxa"/>
            </w:tcMar>
            <w:vAlign w:val="center"/>
          </w:tcPr>
          <w:p w14:paraId="0C3EF3C2" w14:textId="77777777" w:rsidR="00EB6880" w:rsidRDefault="00EB6880">
            <w:pPr>
              <w:tabs>
                <w:tab w:val="left" w:pos="426"/>
              </w:tabs>
              <w:jc w:val="center"/>
              <w:rPr>
                <w:rFonts w:ascii="Times New Roman" w:eastAsia="仿宋_GB2312" w:hAnsi="Times New Roman"/>
                <w:sz w:val="18"/>
                <w:szCs w:val="18"/>
                <w:lang w:val="en-GB" w:eastAsia="zh-CN"/>
              </w:rPr>
            </w:pPr>
          </w:p>
        </w:tc>
        <w:tc>
          <w:tcPr>
            <w:tcW w:w="599" w:type="pct"/>
            <w:tcMar>
              <w:left w:w="0" w:type="dxa"/>
              <w:right w:w="0" w:type="dxa"/>
            </w:tcMar>
            <w:vAlign w:val="center"/>
          </w:tcPr>
          <w:p w14:paraId="661A1531" w14:textId="77777777" w:rsidR="00EB6880" w:rsidRDefault="00692187">
            <w:pPr>
              <w:tabs>
                <w:tab w:val="left" w:pos="426"/>
              </w:tabs>
              <w:jc w:val="center"/>
              <w:rPr>
                <w:rFonts w:ascii="Times New Roman" w:eastAsia="仿宋_GB2312" w:hAnsi="Times New Roman"/>
                <w:sz w:val="18"/>
                <w:szCs w:val="18"/>
                <w:lang w:val="en-GB" w:eastAsia="zh-CN"/>
              </w:rPr>
            </w:pPr>
            <w:commentRangeStart w:id="336"/>
            <w:commentRangeStart w:id="337"/>
            <w:r>
              <w:rPr>
                <w:rStyle w:val="aff0"/>
                <w:rFonts w:ascii="Times New Roman" w:eastAsia="仿宋_GB2312" w:hAnsi="Times New Roman"/>
                <w:sz w:val="18"/>
                <w:szCs w:val="18"/>
                <w:lang w:val="en-GB" w:eastAsia="zh-CN"/>
              </w:rPr>
              <w:commentReference w:id="336"/>
            </w:r>
            <w:commentRangeEnd w:id="336"/>
            <w:commentRangeEnd w:id="337"/>
            <w:r>
              <w:rPr>
                <w:rStyle w:val="aff0"/>
              </w:rPr>
              <w:commentReference w:id="337"/>
            </w:r>
            <w:r>
              <w:rPr>
                <w:rFonts w:ascii="Times New Roman" w:eastAsia="仿宋_GB2312" w:hAnsi="Times New Roman" w:hint="eastAsia"/>
                <w:sz w:val="18"/>
                <w:szCs w:val="18"/>
                <w:lang w:val="en-GB" w:eastAsia="zh-CN"/>
              </w:rPr>
              <w:t>1</w:t>
            </w:r>
          </w:p>
        </w:tc>
      </w:tr>
      <w:tr w:rsidR="00EB6880" w14:paraId="74BB96BD" w14:textId="77777777">
        <w:trPr>
          <w:trHeight w:val="397"/>
          <w:jc w:val="center"/>
        </w:trPr>
        <w:tc>
          <w:tcPr>
            <w:tcW w:w="579" w:type="pct"/>
            <w:vMerge/>
            <w:tcMar>
              <w:left w:w="0" w:type="dxa"/>
              <w:right w:w="0" w:type="dxa"/>
            </w:tcMar>
            <w:vAlign w:val="center"/>
          </w:tcPr>
          <w:p w14:paraId="486B987E" w14:textId="77777777" w:rsidR="00EB6880" w:rsidRDefault="00EB6880">
            <w:pPr>
              <w:tabs>
                <w:tab w:val="left" w:pos="426"/>
              </w:tabs>
              <w:jc w:val="center"/>
              <w:rPr>
                <w:rFonts w:ascii="Times New Roman" w:eastAsia="仿宋_GB2312" w:hAnsi="Times New Roman"/>
                <w:bCs/>
                <w:sz w:val="18"/>
                <w:szCs w:val="18"/>
                <w:lang w:eastAsia="zh-CN"/>
              </w:rPr>
            </w:pPr>
          </w:p>
        </w:tc>
        <w:tc>
          <w:tcPr>
            <w:tcW w:w="816" w:type="pct"/>
            <w:tcMar>
              <w:left w:w="0" w:type="dxa"/>
              <w:right w:w="0" w:type="dxa"/>
            </w:tcMar>
            <w:vAlign w:val="center"/>
          </w:tcPr>
          <w:p w14:paraId="62C5E29A" w14:textId="77777777" w:rsidR="00EB6880" w:rsidRDefault="00692187">
            <w:pPr>
              <w:tabs>
                <w:tab w:val="left" w:pos="426"/>
              </w:tabs>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Side discharging outlet</w:t>
            </w:r>
          </w:p>
        </w:tc>
        <w:tc>
          <w:tcPr>
            <w:tcW w:w="912" w:type="pct"/>
            <w:vAlign w:val="center"/>
          </w:tcPr>
          <w:p w14:paraId="5C931D10" w14:textId="77777777" w:rsidR="00EB6880" w:rsidRDefault="00692187">
            <w:pPr>
              <w:pStyle w:val="af2"/>
              <w:jc w:val="center"/>
              <w:rPr>
                <w:rFonts w:ascii="Times New Roman" w:eastAsia="仿宋_GB2312" w:hAnsi="Times New Roman"/>
                <w:sz w:val="18"/>
                <w:szCs w:val="18"/>
                <w:lang w:val="en-GB" w:eastAsia="zh-CN"/>
              </w:rPr>
            </w:pPr>
            <w:r>
              <w:rPr>
                <w:rFonts w:ascii="Times New Roman" w:eastAsia="仿宋_GB2312" w:hAnsi="Times New Roman"/>
                <w:sz w:val="18"/>
                <w:szCs w:val="18"/>
                <w:lang w:val="en-GB" w:eastAsia="zh-CN"/>
              </w:rPr>
              <w:t>Sampling area of inner surface of 100 cm</w:t>
            </w:r>
            <w:r>
              <w:rPr>
                <w:rFonts w:ascii="Times New Roman" w:eastAsia="仿宋_GB2312" w:hAnsi="Times New Roman"/>
                <w:sz w:val="18"/>
                <w:szCs w:val="18"/>
                <w:vertAlign w:val="superscript"/>
                <w:lang w:val="en-GB" w:eastAsia="zh-CN"/>
              </w:rPr>
              <w:t>2</w:t>
            </w:r>
          </w:p>
          <w:p w14:paraId="12CED6F7" w14:textId="77777777" w:rsidR="00EB6880" w:rsidRDefault="00692187">
            <w:pPr>
              <w:pStyle w:val="af2"/>
              <w:jc w:val="center"/>
              <w:rPr>
                <w:rFonts w:ascii="Times New Roman" w:eastAsia="仿宋_GB2312" w:hAnsi="Times New Roman"/>
                <w:sz w:val="18"/>
                <w:szCs w:val="18"/>
                <w:lang w:val="en-GB" w:eastAsia="zh-CN"/>
              </w:rPr>
            </w:pPr>
            <w:r>
              <w:rPr>
                <w:rFonts w:ascii="Times New Roman" w:eastAsia="仿宋_GB2312" w:hAnsi="Times New Roman"/>
                <w:sz w:val="18"/>
                <w:szCs w:val="18"/>
                <w:lang w:val="en-GB" w:eastAsia="zh-CN"/>
              </w:rPr>
              <w:t>side outlet (close to the outer edge of the side</w:t>
            </w:r>
          </w:p>
          <w:p w14:paraId="241987A4" w14:textId="77777777" w:rsidR="00EB6880" w:rsidRDefault="00692187">
            <w:pPr>
              <w:pStyle w:val="af2"/>
              <w:jc w:val="center"/>
              <w:rPr>
                <w:rFonts w:ascii="Times New Roman" w:eastAsia="仿宋_GB2312" w:hAnsi="Times New Roman"/>
                <w:sz w:val="18"/>
                <w:szCs w:val="18"/>
                <w:lang w:val="en-GB" w:eastAsia="zh-CN"/>
              </w:rPr>
            </w:pPr>
            <w:r>
              <w:rPr>
                <w:rFonts w:ascii="Times New Roman" w:eastAsia="仿宋_GB2312" w:hAnsi="Times New Roman"/>
                <w:sz w:val="18"/>
                <w:szCs w:val="18"/>
                <w:lang w:val="en-GB" w:eastAsia="zh-CN"/>
              </w:rPr>
              <w:t>outlet</w:t>
            </w:r>
          </w:p>
        </w:tc>
        <w:tc>
          <w:tcPr>
            <w:tcW w:w="486" w:type="pct"/>
            <w:vAlign w:val="center"/>
          </w:tcPr>
          <w:p w14:paraId="0275641E" w14:textId="77777777" w:rsidR="00EB6880" w:rsidRDefault="00692187">
            <w:pPr>
              <w:tabs>
                <w:tab w:val="left" w:pos="426"/>
              </w:tabs>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Swab sampling</w:t>
            </w:r>
          </w:p>
        </w:tc>
        <w:tc>
          <w:tcPr>
            <w:tcW w:w="505" w:type="pct"/>
            <w:tcMar>
              <w:left w:w="0" w:type="dxa"/>
              <w:right w:w="0" w:type="dxa"/>
            </w:tcMar>
            <w:vAlign w:val="center"/>
          </w:tcPr>
          <w:p w14:paraId="6C8E7596" w14:textId="77777777" w:rsidR="00EB6880" w:rsidRDefault="00692187">
            <w:pPr>
              <w:tabs>
                <w:tab w:val="left" w:pos="426"/>
              </w:tabs>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100 cm</w:t>
            </w:r>
            <w:r>
              <w:rPr>
                <w:rFonts w:ascii="Times New Roman" w:eastAsia="仿宋_GB2312" w:hAnsi="Times New Roman"/>
                <w:sz w:val="18"/>
                <w:szCs w:val="18"/>
                <w:vertAlign w:val="superscript"/>
                <w:lang w:eastAsia="zh-CN"/>
              </w:rPr>
              <w:t>2</w:t>
            </w:r>
          </w:p>
        </w:tc>
        <w:tc>
          <w:tcPr>
            <w:tcW w:w="545" w:type="pct"/>
            <w:vMerge/>
            <w:vAlign w:val="center"/>
          </w:tcPr>
          <w:p w14:paraId="3041FF85" w14:textId="77777777" w:rsidR="00EB6880" w:rsidRDefault="00EB6880">
            <w:pPr>
              <w:tabs>
                <w:tab w:val="left" w:pos="426"/>
              </w:tabs>
              <w:jc w:val="center"/>
              <w:rPr>
                <w:rFonts w:ascii="Times New Roman" w:eastAsia="仿宋_GB2312" w:hAnsi="Times New Roman"/>
                <w:sz w:val="18"/>
                <w:szCs w:val="18"/>
                <w:lang w:val="en-GB" w:eastAsia="zh-CN"/>
              </w:rPr>
            </w:pPr>
          </w:p>
        </w:tc>
        <w:tc>
          <w:tcPr>
            <w:tcW w:w="557" w:type="pct"/>
            <w:vMerge/>
            <w:tcMar>
              <w:left w:w="0" w:type="dxa"/>
              <w:right w:w="0" w:type="dxa"/>
            </w:tcMar>
            <w:vAlign w:val="center"/>
          </w:tcPr>
          <w:p w14:paraId="6EF45DD1" w14:textId="77777777" w:rsidR="00EB6880" w:rsidRDefault="00EB6880">
            <w:pPr>
              <w:tabs>
                <w:tab w:val="left" w:pos="426"/>
              </w:tabs>
              <w:jc w:val="center"/>
              <w:rPr>
                <w:rFonts w:ascii="Times New Roman" w:eastAsia="仿宋_GB2312" w:hAnsi="Times New Roman"/>
                <w:sz w:val="18"/>
                <w:szCs w:val="18"/>
                <w:lang w:val="en-GB" w:eastAsia="zh-CN"/>
              </w:rPr>
            </w:pPr>
          </w:p>
        </w:tc>
        <w:tc>
          <w:tcPr>
            <w:tcW w:w="599" w:type="pct"/>
            <w:tcMar>
              <w:left w:w="0" w:type="dxa"/>
              <w:right w:w="0" w:type="dxa"/>
            </w:tcMar>
            <w:vAlign w:val="center"/>
          </w:tcPr>
          <w:p w14:paraId="2FC00639" w14:textId="77777777" w:rsidR="00EB6880" w:rsidRDefault="00692187">
            <w:pPr>
              <w:tabs>
                <w:tab w:val="left" w:pos="426"/>
              </w:tabs>
              <w:jc w:val="center"/>
              <w:rPr>
                <w:rFonts w:ascii="Times New Roman" w:eastAsia="仿宋_GB2312" w:hAnsi="Times New Roman"/>
                <w:sz w:val="18"/>
                <w:szCs w:val="18"/>
                <w:lang w:val="en-GB" w:eastAsia="zh-CN"/>
              </w:rPr>
            </w:pPr>
            <w:r>
              <w:rPr>
                <w:rFonts w:ascii="Times New Roman" w:eastAsia="仿宋_GB2312" w:hAnsi="Times New Roman" w:hint="eastAsia"/>
                <w:sz w:val="18"/>
                <w:szCs w:val="18"/>
                <w:lang w:val="en-GB" w:eastAsia="zh-CN"/>
              </w:rPr>
              <w:t>1</w:t>
            </w:r>
          </w:p>
        </w:tc>
      </w:tr>
      <w:tr w:rsidR="00EB6880" w14:paraId="451C7232" w14:textId="77777777">
        <w:trPr>
          <w:trHeight w:val="309"/>
          <w:jc w:val="center"/>
        </w:trPr>
        <w:tc>
          <w:tcPr>
            <w:tcW w:w="579" w:type="pct"/>
            <w:vMerge/>
            <w:tcMar>
              <w:left w:w="0" w:type="dxa"/>
              <w:right w:w="0" w:type="dxa"/>
            </w:tcMar>
            <w:vAlign w:val="center"/>
          </w:tcPr>
          <w:p w14:paraId="5B92CF4A" w14:textId="77777777" w:rsidR="00EB6880" w:rsidRDefault="00EB6880">
            <w:pPr>
              <w:tabs>
                <w:tab w:val="left" w:pos="426"/>
              </w:tabs>
              <w:jc w:val="center"/>
              <w:rPr>
                <w:rFonts w:ascii="Times New Roman" w:eastAsia="仿宋_GB2312" w:hAnsi="Times New Roman"/>
                <w:bCs/>
                <w:sz w:val="18"/>
                <w:szCs w:val="18"/>
                <w:lang w:eastAsia="zh-CN"/>
              </w:rPr>
            </w:pPr>
          </w:p>
        </w:tc>
        <w:tc>
          <w:tcPr>
            <w:tcW w:w="816" w:type="pct"/>
            <w:tcMar>
              <w:left w:w="0" w:type="dxa"/>
              <w:right w:w="0" w:type="dxa"/>
            </w:tcMar>
            <w:vAlign w:val="center"/>
          </w:tcPr>
          <w:p w14:paraId="2A2722D3" w14:textId="77777777" w:rsidR="00EB6880" w:rsidRDefault="00692187">
            <w:pPr>
              <w:tabs>
                <w:tab w:val="left" w:pos="426"/>
              </w:tabs>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Sampling glove box</w:t>
            </w:r>
          </w:p>
        </w:tc>
        <w:tc>
          <w:tcPr>
            <w:tcW w:w="912" w:type="pct"/>
            <w:vAlign w:val="center"/>
          </w:tcPr>
          <w:p w14:paraId="3A6FC36E" w14:textId="77777777" w:rsidR="00EB6880" w:rsidRDefault="00692187">
            <w:pPr>
              <w:pStyle w:val="af2"/>
              <w:jc w:val="center"/>
              <w:rPr>
                <w:rFonts w:ascii="Times New Roman" w:eastAsia="仿宋_GB2312" w:hAnsi="Times New Roman"/>
                <w:sz w:val="18"/>
                <w:szCs w:val="18"/>
                <w:lang w:val="en-GB" w:eastAsia="zh-CN"/>
              </w:rPr>
            </w:pPr>
            <w:r>
              <w:rPr>
                <w:rFonts w:ascii="Times New Roman" w:eastAsia="仿宋_GB2312" w:hAnsi="Times New Roman"/>
                <w:sz w:val="18"/>
                <w:szCs w:val="18"/>
                <w:lang w:val="en-GB" w:eastAsia="zh-CN"/>
              </w:rPr>
              <w:t>Sampling area of inner surface of 100 cm</w:t>
            </w:r>
            <w:r>
              <w:rPr>
                <w:rFonts w:ascii="Times New Roman" w:eastAsia="仿宋_GB2312" w:hAnsi="Times New Roman"/>
                <w:sz w:val="18"/>
                <w:szCs w:val="18"/>
                <w:vertAlign w:val="superscript"/>
                <w:lang w:val="en-GB" w:eastAsia="zh-CN"/>
              </w:rPr>
              <w:t>2</w:t>
            </w:r>
          </w:p>
          <w:p w14:paraId="6CA93770" w14:textId="77777777" w:rsidR="00EB6880" w:rsidRDefault="00692187">
            <w:pPr>
              <w:pStyle w:val="af2"/>
              <w:jc w:val="center"/>
              <w:rPr>
                <w:rFonts w:ascii="Times New Roman" w:eastAsia="仿宋_GB2312" w:hAnsi="Times New Roman"/>
                <w:sz w:val="18"/>
                <w:szCs w:val="18"/>
                <w:lang w:val="en-GB" w:eastAsia="zh-CN"/>
              </w:rPr>
            </w:pPr>
            <w:r>
              <w:rPr>
                <w:rFonts w:ascii="Times New Roman" w:eastAsia="仿宋_GB2312" w:hAnsi="Times New Roman"/>
                <w:sz w:val="18"/>
                <w:szCs w:val="18"/>
                <w:lang w:val="en-GB" w:eastAsia="zh-CN"/>
              </w:rPr>
              <w:t>(between left and right edges of the chamber</w:t>
            </w:r>
          </w:p>
          <w:p w14:paraId="32C0B3C8" w14:textId="77777777" w:rsidR="00EB6880" w:rsidRDefault="00692187">
            <w:pPr>
              <w:pStyle w:val="af2"/>
              <w:jc w:val="center"/>
              <w:rPr>
                <w:rFonts w:ascii="Times New Roman" w:eastAsia="仿宋_GB2312" w:hAnsi="Times New Roman"/>
                <w:sz w:val="18"/>
                <w:szCs w:val="18"/>
                <w:lang w:val="en-GB" w:eastAsia="zh-CN"/>
              </w:rPr>
            </w:pPr>
            <w:r>
              <w:rPr>
                <w:rFonts w:ascii="Times New Roman" w:eastAsia="仿宋_GB2312" w:hAnsi="Times New Roman"/>
                <w:sz w:val="18"/>
                <w:szCs w:val="18"/>
                <w:lang w:val="en-GB" w:eastAsia="zh-CN"/>
              </w:rPr>
              <w:t>Bottom)</w:t>
            </w:r>
          </w:p>
        </w:tc>
        <w:tc>
          <w:tcPr>
            <w:tcW w:w="486" w:type="pct"/>
            <w:vAlign w:val="center"/>
          </w:tcPr>
          <w:p w14:paraId="25BDCF4F" w14:textId="77777777" w:rsidR="00EB6880" w:rsidRDefault="00692187">
            <w:pPr>
              <w:tabs>
                <w:tab w:val="left" w:pos="426"/>
              </w:tabs>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Swab sampling</w:t>
            </w:r>
          </w:p>
        </w:tc>
        <w:tc>
          <w:tcPr>
            <w:tcW w:w="505" w:type="pct"/>
            <w:tcMar>
              <w:left w:w="0" w:type="dxa"/>
              <w:right w:w="0" w:type="dxa"/>
            </w:tcMar>
            <w:vAlign w:val="center"/>
          </w:tcPr>
          <w:p w14:paraId="7DC6C065" w14:textId="77777777" w:rsidR="00EB6880" w:rsidRDefault="00692187">
            <w:pPr>
              <w:tabs>
                <w:tab w:val="left" w:pos="426"/>
              </w:tabs>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100 cm</w:t>
            </w:r>
            <w:r>
              <w:rPr>
                <w:rFonts w:ascii="Times New Roman" w:eastAsia="仿宋_GB2312" w:hAnsi="Times New Roman"/>
                <w:sz w:val="18"/>
                <w:szCs w:val="18"/>
                <w:vertAlign w:val="superscript"/>
                <w:lang w:eastAsia="zh-CN"/>
              </w:rPr>
              <w:t>2</w:t>
            </w:r>
          </w:p>
        </w:tc>
        <w:tc>
          <w:tcPr>
            <w:tcW w:w="545" w:type="pct"/>
            <w:vMerge/>
            <w:vAlign w:val="center"/>
          </w:tcPr>
          <w:p w14:paraId="4CCFD375" w14:textId="77777777" w:rsidR="00EB6880" w:rsidRDefault="00EB6880">
            <w:pPr>
              <w:tabs>
                <w:tab w:val="left" w:pos="426"/>
              </w:tabs>
              <w:jc w:val="center"/>
              <w:rPr>
                <w:rFonts w:ascii="Times New Roman" w:eastAsia="仿宋_GB2312" w:hAnsi="Times New Roman"/>
                <w:sz w:val="18"/>
                <w:szCs w:val="18"/>
                <w:lang w:val="en-GB" w:eastAsia="zh-CN"/>
              </w:rPr>
            </w:pPr>
          </w:p>
        </w:tc>
        <w:tc>
          <w:tcPr>
            <w:tcW w:w="557" w:type="pct"/>
            <w:vMerge/>
            <w:tcMar>
              <w:left w:w="0" w:type="dxa"/>
              <w:right w:w="0" w:type="dxa"/>
            </w:tcMar>
            <w:vAlign w:val="center"/>
          </w:tcPr>
          <w:p w14:paraId="5BF01794" w14:textId="77777777" w:rsidR="00EB6880" w:rsidRDefault="00EB6880">
            <w:pPr>
              <w:tabs>
                <w:tab w:val="left" w:pos="426"/>
              </w:tabs>
              <w:jc w:val="center"/>
              <w:rPr>
                <w:rFonts w:ascii="Times New Roman" w:eastAsia="仿宋_GB2312" w:hAnsi="Times New Roman"/>
                <w:sz w:val="18"/>
                <w:szCs w:val="18"/>
                <w:lang w:val="en-GB" w:eastAsia="zh-CN"/>
              </w:rPr>
            </w:pPr>
          </w:p>
        </w:tc>
        <w:tc>
          <w:tcPr>
            <w:tcW w:w="599" w:type="pct"/>
            <w:tcMar>
              <w:left w:w="0" w:type="dxa"/>
              <w:right w:w="0" w:type="dxa"/>
            </w:tcMar>
            <w:vAlign w:val="center"/>
          </w:tcPr>
          <w:p w14:paraId="24C56E12" w14:textId="77777777" w:rsidR="00EB6880" w:rsidRDefault="00692187">
            <w:pPr>
              <w:tabs>
                <w:tab w:val="left" w:pos="426"/>
              </w:tabs>
              <w:jc w:val="center"/>
              <w:rPr>
                <w:rFonts w:ascii="Times New Roman" w:eastAsia="仿宋_GB2312" w:hAnsi="Times New Roman"/>
                <w:sz w:val="18"/>
                <w:szCs w:val="18"/>
                <w:lang w:val="en-GB" w:eastAsia="zh-CN"/>
              </w:rPr>
            </w:pPr>
            <w:r>
              <w:rPr>
                <w:rFonts w:ascii="Times New Roman" w:eastAsia="仿宋_GB2312" w:hAnsi="Times New Roman" w:hint="eastAsia"/>
                <w:sz w:val="18"/>
                <w:szCs w:val="18"/>
                <w:lang w:val="en-GB" w:eastAsia="zh-CN"/>
              </w:rPr>
              <w:t>1</w:t>
            </w:r>
          </w:p>
        </w:tc>
      </w:tr>
    </w:tbl>
    <w:p w14:paraId="3B6E0F5F" w14:textId="5CB38E2B" w:rsidR="002656F0" w:rsidRPr="009516D6" w:rsidRDefault="002656F0" w:rsidP="009516D6">
      <w:pPr>
        <w:tabs>
          <w:tab w:val="left" w:pos="440"/>
        </w:tabs>
        <w:spacing w:line="360" w:lineRule="auto"/>
        <w:contextualSpacing/>
        <w:jc w:val="both"/>
        <w:rPr>
          <w:rFonts w:ascii="Times New Roman" w:eastAsia="仿宋_GB2312" w:hAnsi="Times New Roman" w:cs="Arial"/>
          <w:color w:val="0000FF"/>
          <w:sz w:val="21"/>
          <w:szCs w:val="18"/>
          <w:lang w:val="de-DE" w:eastAsia="zh-CN"/>
        </w:rPr>
      </w:pPr>
      <w:bookmarkStart w:id="338" w:name="_Toc292955201"/>
      <w:bookmarkEnd w:id="111"/>
      <w:r w:rsidRPr="009516D6">
        <w:rPr>
          <w:rFonts w:ascii="Times New Roman" w:eastAsia="仿宋_GB2312" w:hAnsi="Times New Roman" w:cs="Arial"/>
          <w:color w:val="0000FF"/>
          <w:sz w:val="21"/>
          <w:szCs w:val="18"/>
          <w:lang w:val="de-DE" w:eastAsia="zh-CN"/>
        </w:rPr>
        <w:t>Note</w:t>
      </w:r>
      <w:r>
        <w:rPr>
          <w:rFonts w:ascii="Times New Roman" w:eastAsia="仿宋_GB2312" w:hAnsi="Times New Roman" w:cs="Arial"/>
          <w:color w:val="0000FF"/>
          <w:sz w:val="21"/>
          <w:szCs w:val="18"/>
          <w:lang w:val="de-DE" w:eastAsia="zh-CN"/>
        </w:rPr>
        <w:t xml:space="preserve"> </w:t>
      </w:r>
      <w:r w:rsidR="002941CC">
        <w:rPr>
          <w:rFonts w:ascii="Times New Roman" w:eastAsia="仿宋_GB2312" w:hAnsi="Times New Roman" w:cs="Arial"/>
          <w:color w:val="0000FF"/>
          <w:sz w:val="21"/>
          <w:szCs w:val="18"/>
          <w:lang w:val="de-DE" w:eastAsia="zh-CN"/>
        </w:rPr>
        <w:t>5</w:t>
      </w:r>
      <w:r w:rsidRPr="009516D6">
        <w:rPr>
          <w:rFonts w:ascii="Times New Roman" w:eastAsia="仿宋_GB2312" w:hAnsi="Times New Roman" w:cs="Arial"/>
          <w:color w:val="0000FF"/>
          <w:sz w:val="21"/>
          <w:szCs w:val="18"/>
          <w:lang w:val="de-DE" w:eastAsia="zh-CN"/>
        </w:rPr>
        <w:t xml:space="preserve">: For samples collected via the in-line sampler, data collection will only be performed for the three validation </w:t>
      </w:r>
      <w:r w:rsidR="003056CD">
        <w:rPr>
          <w:rFonts w:ascii="Times New Roman" w:eastAsia="仿宋_GB2312" w:hAnsi="Times New Roman" w:cs="Arial"/>
          <w:color w:val="0000FF"/>
          <w:sz w:val="21"/>
          <w:szCs w:val="18"/>
          <w:lang w:val="de-DE" w:eastAsia="zh-CN"/>
        </w:rPr>
        <w:t>rounds</w:t>
      </w:r>
      <w:r w:rsidR="009516D6">
        <w:rPr>
          <w:rFonts w:ascii="Times New Roman" w:eastAsia="仿宋_GB2312" w:hAnsi="Times New Roman" w:cs="Arial" w:hint="eastAsia"/>
          <w:color w:val="0000FF"/>
          <w:sz w:val="21"/>
          <w:szCs w:val="18"/>
          <w:lang w:val="de-DE" w:eastAsia="zh-CN"/>
        </w:rPr>
        <w:t>,</w:t>
      </w:r>
      <w:r w:rsidRPr="009516D6">
        <w:rPr>
          <w:rFonts w:ascii="Times New Roman" w:eastAsia="仿宋_GB2312" w:hAnsi="Times New Roman" w:cs="Arial"/>
          <w:color w:val="0000FF"/>
          <w:sz w:val="21"/>
          <w:szCs w:val="18"/>
          <w:lang w:val="de-DE" w:eastAsia="zh-CN"/>
        </w:rPr>
        <w:t>no further testing will be conducted thereafter.</w:t>
      </w:r>
    </w:p>
    <w:p w14:paraId="6F55B0D8" w14:textId="07C21360" w:rsidR="00EB6880" w:rsidRDefault="00692187">
      <w:pPr>
        <w:pStyle w:val="2"/>
        <w:numPr>
          <w:ilvl w:val="0"/>
          <w:numId w:val="12"/>
        </w:numPr>
        <w:rPr>
          <w:rFonts w:ascii="Times New Roman" w:eastAsia="仿宋_GB2312" w:hAnsi="Times New Roman"/>
          <w:sz w:val="21"/>
          <w:szCs w:val="18"/>
          <w:lang w:eastAsia="zh-CN"/>
        </w:rPr>
      </w:pPr>
      <w:r>
        <w:rPr>
          <w:rFonts w:ascii="Times New Roman" w:eastAsia="仿宋_GB2312" w:hAnsi="Times New Roman"/>
          <w:sz w:val="21"/>
          <w:szCs w:val="18"/>
          <w:lang w:eastAsia="zh-CN"/>
        </w:rPr>
        <w:t xml:space="preserve"> </w:t>
      </w:r>
      <w:bookmarkStart w:id="339" w:name="_Toc243680258"/>
      <w:r>
        <w:rPr>
          <w:rFonts w:ascii="Times New Roman" w:eastAsia="仿宋_GB2312" w:hAnsi="Times New Roman"/>
          <w:sz w:val="21"/>
          <w:szCs w:val="18"/>
          <w:lang w:eastAsia="zh-CN"/>
        </w:rPr>
        <w:t>Test method validation and recovery study</w:t>
      </w:r>
      <w:bookmarkEnd w:id="339"/>
      <w:r>
        <w:rPr>
          <w:rFonts w:ascii="Times New Roman" w:eastAsia="仿宋_GB2312" w:hAnsi="Times New Roman"/>
          <w:sz w:val="21"/>
          <w:szCs w:val="18"/>
          <w:lang w:eastAsia="zh-CN"/>
        </w:rPr>
        <w:t xml:space="preserve"> </w:t>
      </w:r>
    </w:p>
    <w:bookmarkEnd w:id="338"/>
    <w:p w14:paraId="456E2FA7" w14:textId="77777777" w:rsidR="00EB6880" w:rsidRPr="00EB6880" w:rsidRDefault="00692187">
      <w:pPr>
        <w:tabs>
          <w:tab w:val="left" w:pos="440"/>
        </w:tabs>
        <w:spacing w:line="360" w:lineRule="auto"/>
        <w:contextualSpacing/>
        <w:jc w:val="both"/>
        <w:rPr>
          <w:rFonts w:ascii="Times New Roman" w:eastAsia="仿宋_GB2312" w:hAnsi="Times New Roman" w:cs="Arial"/>
          <w:sz w:val="21"/>
          <w:szCs w:val="18"/>
          <w:lang w:val="de-DE" w:eastAsia="zh-CN"/>
          <w:rPrChange w:id="340" w:author="fuzhonghua" w:date="2026-10-27T11:06:00Z">
            <w:rPr>
              <w:rFonts w:ascii="宋体" w:hAnsi="宋体" w:cs="宋体"/>
              <w:sz w:val="24"/>
              <w:lang w:eastAsia="zh-CN"/>
            </w:rPr>
          </w:rPrChange>
        </w:rPr>
        <w:pPrChange w:id="341" w:author="fuzhonghua" w:date="2026-10-27T11:06:00Z">
          <w:pPr/>
        </w:pPrChange>
      </w:pPr>
      <w:r>
        <w:rPr>
          <w:rFonts w:ascii="Times New Roman" w:eastAsia="仿宋_GB2312" w:hAnsi="Times New Roman" w:cs="Arial"/>
          <w:sz w:val="21"/>
          <w:szCs w:val="18"/>
          <w:lang w:val="de-DE" w:eastAsia="zh-CN"/>
          <w:rPrChange w:id="342" w:author="fuzhonghua" w:date="2026-10-27T11:06:00Z">
            <w:rPr>
              <w:rFonts w:ascii="宋体" w:hAnsi="宋体" w:cs="宋体"/>
              <w:sz w:val="24"/>
              <w:lang w:eastAsia="zh-CN"/>
            </w:rPr>
          </w:rPrChange>
        </w:rPr>
        <w:t xml:space="preserve">The cleaning validation studies are based on the swabbing technique and rinse technique. The validation studies include swabbing and rinsing of the main surface area as well as the hard-to-clean locations, both of which are carried out for the target compounds. </w:t>
      </w:r>
    </w:p>
    <w:p w14:paraId="2F26E3C6" w14:textId="77777777" w:rsidR="00EB6880" w:rsidRPr="00EB6880" w:rsidRDefault="00EB6880">
      <w:pPr>
        <w:tabs>
          <w:tab w:val="left" w:pos="440"/>
        </w:tabs>
        <w:spacing w:line="360" w:lineRule="auto"/>
        <w:contextualSpacing/>
        <w:jc w:val="both"/>
        <w:rPr>
          <w:rFonts w:ascii="Times New Roman" w:eastAsia="仿宋_GB2312" w:hAnsi="Times New Roman" w:cs="Arial"/>
          <w:sz w:val="21"/>
          <w:szCs w:val="18"/>
          <w:lang w:val="de-DE" w:eastAsia="zh-CN"/>
          <w:rPrChange w:id="343" w:author="fuzhonghua" w:date="2026-10-27T11:06:00Z">
            <w:rPr>
              <w:rFonts w:ascii="宋体" w:hAnsi="宋体" w:cs="宋体"/>
              <w:sz w:val="24"/>
              <w:lang w:eastAsia="zh-CN"/>
            </w:rPr>
          </w:rPrChange>
        </w:rPr>
        <w:pPrChange w:id="344" w:author="fuzhonghua" w:date="2026-10-27T11:06:00Z">
          <w:pPr/>
        </w:pPrChange>
      </w:pPr>
    </w:p>
    <w:p w14:paraId="01FCEF10" w14:textId="77777777" w:rsidR="00EB6880" w:rsidRPr="00EB6880" w:rsidRDefault="00692187">
      <w:pPr>
        <w:tabs>
          <w:tab w:val="left" w:pos="440"/>
        </w:tabs>
        <w:spacing w:line="360" w:lineRule="auto"/>
        <w:contextualSpacing/>
        <w:jc w:val="both"/>
        <w:rPr>
          <w:rFonts w:ascii="Times New Roman" w:eastAsia="仿宋_GB2312" w:hAnsi="Times New Roman" w:cs="Arial"/>
          <w:sz w:val="21"/>
          <w:szCs w:val="18"/>
          <w:lang w:val="de-DE" w:eastAsia="zh-CN"/>
          <w:rPrChange w:id="345" w:author="fuzhonghua" w:date="2026-10-27T11:06:00Z">
            <w:rPr>
              <w:rFonts w:ascii="宋体" w:hAnsi="宋体" w:cs="宋体"/>
              <w:sz w:val="24"/>
              <w:lang w:eastAsia="zh-CN"/>
            </w:rPr>
          </w:rPrChange>
        </w:rPr>
        <w:pPrChange w:id="346" w:author="fuzhonghua" w:date="2026-10-27T11:06:00Z">
          <w:pPr/>
        </w:pPrChange>
      </w:pPr>
      <w:r>
        <w:rPr>
          <w:rFonts w:ascii="Times New Roman" w:eastAsia="仿宋_GB2312" w:hAnsi="Times New Roman" w:cs="Arial"/>
          <w:sz w:val="21"/>
          <w:szCs w:val="18"/>
          <w:lang w:val="de-DE" w:eastAsia="zh-CN"/>
          <w:rPrChange w:id="347" w:author="fuzhonghua" w:date="2026-10-27T11:06:00Z">
            <w:rPr>
              <w:rFonts w:ascii="宋体" w:hAnsi="宋体" w:cs="宋体"/>
              <w:sz w:val="24"/>
              <w:lang w:eastAsia="zh-CN"/>
            </w:rPr>
          </w:rPrChange>
        </w:rPr>
        <w:t xml:space="preserve">The validation results of system suitability, specificity, linearity, accuracy, limit of quantification and solution stability of method AM-140020-015 and AM-140020-014 all met the acceptance criteria as specified in validation protocol AM-140020-014-VP-01&amp;02&amp;03(validation report:AM-140020-014-VR-01&amp;02&amp;03) and AM-140020-015-VP-01&amp;02(validation report:AM-140020-015-VR-01&amp;02) , and the maximum injections between the two bracketing standard is 6. The limit of quantification solution, reference standard solution and swab sample solution were stable at room temperature for 24h. The method AM-140020-015 and AM-140020-014 have been successfully validated by QC laboratory of Asymchem Life Science (TJ4 site), and could meet the detection requirements. </w:t>
      </w:r>
    </w:p>
    <w:p w14:paraId="5F6BDAE7" w14:textId="77777777" w:rsidR="00EB6880" w:rsidRPr="00EB6880" w:rsidRDefault="00EB6880">
      <w:pPr>
        <w:tabs>
          <w:tab w:val="left" w:pos="440"/>
        </w:tabs>
        <w:spacing w:line="360" w:lineRule="auto"/>
        <w:contextualSpacing/>
        <w:jc w:val="both"/>
        <w:rPr>
          <w:rFonts w:ascii="Times New Roman" w:eastAsia="仿宋_GB2312" w:hAnsi="Times New Roman" w:cs="Arial"/>
          <w:sz w:val="21"/>
          <w:szCs w:val="18"/>
          <w:lang w:val="de-DE" w:eastAsia="zh-CN"/>
          <w:rPrChange w:id="348" w:author="fuzhonghua" w:date="2026-10-27T11:06:00Z">
            <w:rPr>
              <w:rFonts w:ascii="宋体" w:hAnsi="宋体" w:cs="宋体"/>
              <w:sz w:val="24"/>
              <w:lang w:eastAsia="zh-CN"/>
            </w:rPr>
          </w:rPrChange>
        </w:rPr>
        <w:pPrChange w:id="349" w:author="fuzhonghua" w:date="2026-10-27T11:06:00Z">
          <w:pPr/>
        </w:pPrChange>
      </w:pPr>
    </w:p>
    <w:p w14:paraId="47B9C28F" w14:textId="77777777" w:rsidR="00EB6880" w:rsidRDefault="00692187">
      <w:pPr>
        <w:tabs>
          <w:tab w:val="left" w:pos="440"/>
        </w:tabs>
        <w:spacing w:line="360" w:lineRule="auto"/>
        <w:contextualSpacing/>
        <w:jc w:val="both"/>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Change w:id="350" w:author="fuzhonghua" w:date="2026-10-27T11:06:00Z">
            <w:rPr>
              <w:rFonts w:ascii="宋体" w:hAnsi="宋体" w:cs="宋体"/>
              <w:sz w:val="24"/>
              <w:lang w:eastAsia="zh-CN"/>
            </w:rPr>
          </w:rPrChange>
        </w:rPr>
        <w:t>After wipe sampling, seal the sampling bottle and place it in the pending-testing area. After the sample solution has been tested, seal it and place it at room temperature in the pending-disposal area.</w:t>
      </w:r>
    </w:p>
    <w:p w14:paraId="3C69D558" w14:textId="77777777" w:rsidR="00EB6880" w:rsidRDefault="00EB6880">
      <w:pPr>
        <w:tabs>
          <w:tab w:val="left" w:pos="440"/>
        </w:tabs>
        <w:spacing w:line="360" w:lineRule="auto"/>
        <w:contextualSpacing/>
        <w:jc w:val="both"/>
        <w:rPr>
          <w:rFonts w:ascii="Times New Roman" w:eastAsia="仿宋_GB2312" w:hAnsi="Times New Roman" w:cs="Arial"/>
          <w:sz w:val="21"/>
          <w:szCs w:val="21"/>
          <w:lang w:val="de-DE" w:eastAsia="zh-CN"/>
        </w:rPr>
      </w:pPr>
    </w:p>
    <w:p w14:paraId="432A724D" w14:textId="77777777" w:rsidR="00EB6880" w:rsidRDefault="00692187">
      <w:pPr>
        <w:tabs>
          <w:tab w:val="left" w:pos="440"/>
        </w:tabs>
        <w:spacing w:line="360" w:lineRule="auto"/>
        <w:contextualSpacing/>
        <w:rPr>
          <w:rFonts w:ascii="Times New Roman" w:eastAsia="仿宋_GB2312" w:hAnsi="Times New Roman"/>
          <w:sz w:val="21"/>
          <w:szCs w:val="18"/>
          <w:lang w:val="de-DE" w:eastAsia="zh-CN"/>
        </w:rPr>
      </w:pPr>
      <w:r>
        <w:rPr>
          <w:rFonts w:ascii="Times New Roman" w:eastAsia="仿宋_GB2312" w:hAnsi="Times New Roman"/>
          <w:sz w:val="21"/>
          <w:szCs w:val="18"/>
          <w:lang w:val="de-DE" w:eastAsia="zh-CN"/>
        </w:rPr>
        <w:t xml:space="preserve">Testing methods for target compounds are listed in </w:t>
      </w:r>
      <w:r>
        <w:rPr>
          <w:rFonts w:ascii="Times New Roman" w:eastAsia="仿宋_GB2312" w:hAnsi="Times New Roman"/>
          <w:b/>
          <w:sz w:val="21"/>
          <w:szCs w:val="18"/>
          <w:lang w:val="de-DE" w:eastAsia="zh-CN"/>
        </w:rPr>
        <w:t>Table 6-19</w:t>
      </w:r>
      <w:r>
        <w:rPr>
          <w:rFonts w:ascii="Times New Roman" w:eastAsia="仿宋_GB2312" w:hAnsi="Times New Roman"/>
          <w:sz w:val="21"/>
          <w:szCs w:val="18"/>
          <w:lang w:val="de-DE" w:eastAsia="zh-CN"/>
        </w:rPr>
        <w:t>.</w:t>
      </w:r>
    </w:p>
    <w:p w14:paraId="4E6FCBF0" w14:textId="77777777" w:rsidR="00EB6880" w:rsidRDefault="00692187">
      <w:pPr>
        <w:tabs>
          <w:tab w:val="left" w:pos="440"/>
        </w:tabs>
        <w:spacing w:line="360" w:lineRule="auto"/>
        <w:jc w:val="center"/>
        <w:rPr>
          <w:rFonts w:ascii="Times New Roman" w:eastAsia="仿宋_GB2312" w:hAnsi="Times New Roman"/>
          <w:b/>
          <w:i/>
          <w:sz w:val="21"/>
          <w:szCs w:val="18"/>
          <w:lang w:val="de-DE" w:eastAsia="zh-CN"/>
        </w:rPr>
      </w:pPr>
      <w:r>
        <w:rPr>
          <w:rFonts w:ascii="Times New Roman" w:eastAsia="仿宋_GB2312" w:hAnsi="Times New Roman"/>
          <w:b/>
          <w:i/>
          <w:sz w:val="21"/>
          <w:szCs w:val="18"/>
          <w:lang w:val="de-DE" w:eastAsia="zh-CN"/>
        </w:rPr>
        <w:lastRenderedPageBreak/>
        <w:t>Table 6-19,  Test methed of the corresponding target in the cleaning validation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
        <w:gridCol w:w="1686"/>
        <w:gridCol w:w="1866"/>
        <w:gridCol w:w="1866"/>
        <w:gridCol w:w="1866"/>
        <w:gridCol w:w="1863"/>
      </w:tblGrid>
      <w:tr w:rsidR="00EB6880" w14:paraId="2D175C64" w14:textId="77777777">
        <w:trPr>
          <w:trHeight w:val="397"/>
          <w:tblHeader/>
          <w:jc w:val="center"/>
        </w:trPr>
        <w:tc>
          <w:tcPr>
            <w:tcW w:w="251" w:type="pct"/>
            <w:shd w:val="clear" w:color="auto" w:fill="F2F2F2" w:themeFill="background1" w:themeFillShade="F2"/>
            <w:vAlign w:val="center"/>
          </w:tcPr>
          <w:p w14:paraId="31EF9978" w14:textId="77777777" w:rsidR="00EB6880" w:rsidRDefault="00692187">
            <w:pPr>
              <w:tabs>
                <w:tab w:val="left" w:pos="448"/>
              </w:tabs>
              <w:jc w:val="center"/>
              <w:rPr>
                <w:rFonts w:ascii="Times New Roman" w:eastAsia="仿宋_GB2312" w:hAnsi="Times New Roman" w:cs="Arial"/>
                <w:b/>
                <w:bCs/>
                <w:sz w:val="18"/>
                <w:szCs w:val="18"/>
                <w:lang w:eastAsia="zh-CN"/>
              </w:rPr>
            </w:pPr>
            <w:r>
              <w:rPr>
                <w:rFonts w:ascii="Times New Roman" w:eastAsia="仿宋_GB2312" w:hAnsi="Times New Roman" w:cs="Arial"/>
                <w:b/>
                <w:bCs/>
                <w:sz w:val="18"/>
                <w:szCs w:val="18"/>
                <w:lang w:eastAsia="zh-CN"/>
              </w:rPr>
              <w:t>No.</w:t>
            </w:r>
          </w:p>
        </w:tc>
        <w:tc>
          <w:tcPr>
            <w:tcW w:w="875" w:type="pct"/>
            <w:shd w:val="clear" w:color="auto" w:fill="F2F2F2" w:themeFill="background1" w:themeFillShade="F2"/>
            <w:vAlign w:val="center"/>
          </w:tcPr>
          <w:p w14:paraId="4FDF5DEB" w14:textId="77777777" w:rsidR="00EB6880" w:rsidRDefault="00692187">
            <w:pPr>
              <w:tabs>
                <w:tab w:val="left" w:pos="448"/>
              </w:tabs>
              <w:jc w:val="center"/>
              <w:rPr>
                <w:rFonts w:ascii="Times New Roman" w:eastAsia="仿宋_GB2312" w:hAnsi="Times New Roman" w:cs="Arial"/>
                <w:b/>
                <w:bCs/>
                <w:sz w:val="18"/>
                <w:szCs w:val="18"/>
                <w:lang w:eastAsia="zh-CN"/>
              </w:rPr>
            </w:pPr>
            <w:r>
              <w:rPr>
                <w:rFonts w:ascii="Times New Roman" w:eastAsia="仿宋_GB2312" w:hAnsi="Times New Roman" w:cs="Arial"/>
                <w:b/>
                <w:bCs/>
                <w:sz w:val="18"/>
                <w:szCs w:val="18"/>
                <w:lang w:eastAsia="zh-CN"/>
              </w:rPr>
              <w:t>Target</w:t>
            </w:r>
          </w:p>
        </w:tc>
        <w:tc>
          <w:tcPr>
            <w:tcW w:w="969" w:type="pct"/>
            <w:tcBorders>
              <w:bottom w:val="single" w:sz="4" w:space="0" w:color="auto"/>
            </w:tcBorders>
            <w:shd w:val="clear" w:color="auto" w:fill="F2F2F2" w:themeFill="background1" w:themeFillShade="F2"/>
            <w:vAlign w:val="center"/>
          </w:tcPr>
          <w:p w14:paraId="4722EB98" w14:textId="77777777" w:rsidR="00EB6880" w:rsidRDefault="00692187">
            <w:pPr>
              <w:tabs>
                <w:tab w:val="left" w:pos="448"/>
              </w:tabs>
              <w:jc w:val="center"/>
              <w:rPr>
                <w:rFonts w:ascii="Times New Roman" w:eastAsia="仿宋_GB2312" w:hAnsi="Times New Roman" w:cs="Arial"/>
                <w:b/>
                <w:bCs/>
                <w:sz w:val="18"/>
                <w:szCs w:val="18"/>
                <w:lang w:eastAsia="zh-CN"/>
              </w:rPr>
            </w:pPr>
            <w:r>
              <w:rPr>
                <w:rFonts w:ascii="Times New Roman" w:eastAsia="仿宋_GB2312" w:hAnsi="Times New Roman" w:cs="Arial"/>
                <w:b/>
                <w:bCs/>
                <w:sz w:val="18"/>
                <w:szCs w:val="18"/>
                <w:lang w:eastAsia="zh-CN"/>
              </w:rPr>
              <w:t>Test method</w:t>
            </w:r>
          </w:p>
        </w:tc>
        <w:tc>
          <w:tcPr>
            <w:tcW w:w="969" w:type="pct"/>
            <w:tcBorders>
              <w:bottom w:val="single" w:sz="4" w:space="0" w:color="auto"/>
            </w:tcBorders>
            <w:shd w:val="clear" w:color="auto" w:fill="F2F2F2" w:themeFill="background1" w:themeFillShade="F2"/>
            <w:vAlign w:val="center"/>
          </w:tcPr>
          <w:p w14:paraId="21B4FD4A" w14:textId="77777777" w:rsidR="00EB6880" w:rsidRDefault="00692187">
            <w:pPr>
              <w:tabs>
                <w:tab w:val="left" w:pos="448"/>
              </w:tabs>
              <w:jc w:val="center"/>
              <w:rPr>
                <w:rFonts w:ascii="Times New Roman" w:eastAsia="仿宋_GB2312" w:hAnsi="Times New Roman" w:cs="Arial"/>
                <w:b/>
                <w:bCs/>
                <w:sz w:val="18"/>
                <w:szCs w:val="18"/>
                <w:lang w:eastAsia="zh-CN"/>
              </w:rPr>
            </w:pPr>
            <w:r>
              <w:rPr>
                <w:rFonts w:ascii="Times New Roman" w:eastAsia="仿宋_GB2312" w:hAnsi="Times New Roman" w:cs="Arial"/>
                <w:b/>
                <w:bCs/>
                <w:sz w:val="18"/>
                <w:szCs w:val="18"/>
                <w:lang w:eastAsia="zh-CN"/>
              </w:rPr>
              <w:t>LOQ for Swab &amp; Rinse</w:t>
            </w:r>
          </w:p>
        </w:tc>
        <w:tc>
          <w:tcPr>
            <w:tcW w:w="969" w:type="pct"/>
            <w:tcBorders>
              <w:bottom w:val="single" w:sz="4" w:space="0" w:color="auto"/>
            </w:tcBorders>
            <w:shd w:val="clear" w:color="auto" w:fill="F2F2F2" w:themeFill="background1" w:themeFillShade="F2"/>
            <w:vAlign w:val="center"/>
          </w:tcPr>
          <w:p w14:paraId="3765B5E8" w14:textId="77777777" w:rsidR="00EB6880" w:rsidRDefault="00692187">
            <w:pPr>
              <w:tabs>
                <w:tab w:val="left" w:pos="448"/>
              </w:tabs>
              <w:jc w:val="center"/>
              <w:rPr>
                <w:rFonts w:ascii="Times New Roman" w:eastAsia="仿宋_GB2312" w:hAnsi="Times New Roman" w:cs="Arial"/>
                <w:b/>
                <w:bCs/>
                <w:sz w:val="18"/>
                <w:szCs w:val="18"/>
                <w:lang w:eastAsia="zh-CN"/>
              </w:rPr>
            </w:pPr>
            <w:r>
              <w:rPr>
                <w:rFonts w:ascii="Times New Roman" w:eastAsia="仿宋_GB2312" w:hAnsi="Times New Roman" w:cs="Arial"/>
                <w:b/>
                <w:bCs/>
                <w:sz w:val="18"/>
                <w:szCs w:val="18"/>
                <w:lang w:eastAsia="zh-CN"/>
              </w:rPr>
              <w:t>Rinse Limit</w:t>
            </w:r>
          </w:p>
        </w:tc>
        <w:tc>
          <w:tcPr>
            <w:tcW w:w="967" w:type="pct"/>
            <w:tcBorders>
              <w:bottom w:val="single" w:sz="4" w:space="0" w:color="auto"/>
            </w:tcBorders>
            <w:shd w:val="clear" w:color="auto" w:fill="F2F2F2" w:themeFill="background1" w:themeFillShade="F2"/>
            <w:vAlign w:val="center"/>
          </w:tcPr>
          <w:p w14:paraId="54005DB2" w14:textId="77777777" w:rsidR="00EB6880" w:rsidRDefault="00692187">
            <w:pPr>
              <w:tabs>
                <w:tab w:val="left" w:pos="448"/>
              </w:tabs>
              <w:jc w:val="center"/>
              <w:rPr>
                <w:rFonts w:ascii="Times New Roman" w:eastAsia="仿宋_GB2312" w:hAnsi="Times New Roman" w:cs="Arial"/>
                <w:b/>
                <w:bCs/>
                <w:sz w:val="18"/>
                <w:szCs w:val="18"/>
                <w:lang w:eastAsia="zh-CN"/>
              </w:rPr>
            </w:pPr>
            <w:r>
              <w:rPr>
                <w:rFonts w:ascii="Times New Roman" w:eastAsia="仿宋_GB2312" w:hAnsi="Times New Roman" w:cs="Arial"/>
                <w:b/>
                <w:bCs/>
                <w:sz w:val="18"/>
                <w:szCs w:val="18"/>
                <w:lang w:eastAsia="zh-CN"/>
              </w:rPr>
              <w:t>Swab Limit</w:t>
            </w:r>
          </w:p>
        </w:tc>
      </w:tr>
      <w:tr w:rsidR="00EB6880" w14:paraId="1D0B8822" w14:textId="77777777">
        <w:trPr>
          <w:trHeight w:val="397"/>
          <w:jc w:val="center"/>
        </w:trPr>
        <w:tc>
          <w:tcPr>
            <w:tcW w:w="251" w:type="pct"/>
            <w:vAlign w:val="center"/>
          </w:tcPr>
          <w:p w14:paraId="7440434A" w14:textId="77777777" w:rsidR="00EB6880" w:rsidRDefault="00692187">
            <w:pPr>
              <w:tabs>
                <w:tab w:val="left" w:pos="448"/>
              </w:tabs>
              <w:jc w:val="center"/>
              <w:rPr>
                <w:rFonts w:ascii="Times New Roman" w:eastAsia="仿宋_GB2312" w:hAnsi="Times New Roman" w:cs="Arial"/>
                <w:sz w:val="18"/>
                <w:szCs w:val="18"/>
                <w:lang w:val="de-DE" w:eastAsia="zh-CN"/>
              </w:rPr>
            </w:pPr>
            <w:r>
              <w:rPr>
                <w:rFonts w:ascii="Times New Roman" w:eastAsia="仿宋_GB2312" w:hAnsi="Times New Roman" w:cs="Arial"/>
                <w:sz w:val="18"/>
                <w:szCs w:val="18"/>
                <w:lang w:eastAsia="zh-CN"/>
              </w:rPr>
              <w:t>1</w:t>
            </w:r>
          </w:p>
        </w:tc>
        <w:tc>
          <w:tcPr>
            <w:tcW w:w="875" w:type="pct"/>
            <w:vAlign w:val="center"/>
          </w:tcPr>
          <w:p w14:paraId="60625B5A" w14:textId="77777777" w:rsidR="00EB6880" w:rsidRDefault="00692187">
            <w:pPr>
              <w:jc w:val="center"/>
              <w:rPr>
                <w:rFonts w:ascii="Times New Roman" w:eastAsia="仿宋_GB2312" w:hAnsi="Times New Roman" w:cs="Arial"/>
                <w:sz w:val="18"/>
                <w:szCs w:val="18"/>
                <w:lang w:eastAsia="zh-CN"/>
              </w:rPr>
            </w:pPr>
            <w:r>
              <w:rPr>
                <w:rFonts w:ascii="Times New Roman" w:eastAsia="仿宋_GB2312" w:hAnsi="Times New Roman"/>
                <w:sz w:val="18"/>
                <w:szCs w:val="18"/>
                <w:lang w:eastAsia="zh-CN"/>
                <w:rPrChange w:id="351" w:author="Lu Li0762" w:date="2026-10-26T17:22:00Z">
                  <w:rPr>
                    <w:rFonts w:ascii="Times New Roman" w:eastAsia="仿宋_GB2312" w:hAnsi="Times New Roman"/>
                    <w:sz w:val="21"/>
                    <w:szCs w:val="21"/>
                    <w:lang w:eastAsia="zh-CN"/>
                  </w:rPr>
                </w:rPrChange>
              </w:rPr>
              <w:t>ASYM-140020</w:t>
            </w:r>
          </w:p>
        </w:tc>
        <w:tc>
          <w:tcPr>
            <w:tcW w:w="969" w:type="pct"/>
            <w:vAlign w:val="center"/>
          </w:tcPr>
          <w:p w14:paraId="38577412" w14:textId="77777777" w:rsidR="00EB6880" w:rsidRDefault="00692187">
            <w:pPr>
              <w:tabs>
                <w:tab w:val="left" w:pos="448"/>
              </w:tabs>
              <w:jc w:val="center"/>
              <w:rPr>
                <w:rFonts w:ascii="Times New Roman" w:eastAsia="仿宋_GB2312" w:hAnsi="Times New Roman" w:cs="Arial"/>
                <w:bCs/>
                <w:sz w:val="18"/>
                <w:szCs w:val="18"/>
                <w:lang w:eastAsia="zh-CN"/>
              </w:rPr>
            </w:pPr>
            <w:r>
              <w:rPr>
                <w:rFonts w:ascii="Times New Roman" w:eastAsia="仿宋_GB2312" w:hAnsi="Times New Roman"/>
                <w:sz w:val="18"/>
                <w:szCs w:val="18"/>
                <w:lang w:eastAsia="zh-CN"/>
                <w:rPrChange w:id="352" w:author="Lu Li0762" w:date="2026-10-26T17:22:00Z">
                  <w:rPr>
                    <w:rFonts w:ascii="Times New Roman" w:eastAsia="仿宋_GB2312" w:hAnsi="Times New Roman"/>
                    <w:sz w:val="21"/>
                    <w:szCs w:val="21"/>
                    <w:lang w:eastAsia="zh-CN"/>
                  </w:rPr>
                </w:rPrChange>
              </w:rPr>
              <w:t>AM-140020-015</w:t>
            </w:r>
          </w:p>
        </w:tc>
        <w:tc>
          <w:tcPr>
            <w:tcW w:w="969" w:type="pct"/>
            <w:vAlign w:val="center"/>
          </w:tcPr>
          <w:p w14:paraId="0E0CB15B" w14:textId="77777777" w:rsidR="00EB6880" w:rsidRDefault="00692187">
            <w:pPr>
              <w:tabs>
                <w:tab w:val="left" w:pos="448"/>
              </w:tabs>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0.0006 mg/mL</w:t>
            </w:r>
          </w:p>
        </w:tc>
        <w:tc>
          <w:tcPr>
            <w:tcW w:w="969" w:type="pct"/>
            <w:vAlign w:val="center"/>
          </w:tcPr>
          <w:p w14:paraId="17FCA93B" w14:textId="77777777" w:rsidR="00EB6880" w:rsidRDefault="00692187">
            <w:pPr>
              <w:tabs>
                <w:tab w:val="left" w:pos="448"/>
              </w:tabs>
              <w:jc w:val="center"/>
              <w:rPr>
                <w:rFonts w:ascii="Times New Roman" w:eastAsia="仿宋_GB2312" w:hAnsi="Times New Roman"/>
                <w:bCs/>
                <w:sz w:val="18"/>
                <w:szCs w:val="18"/>
                <w:lang w:eastAsia="zh-CN"/>
              </w:rPr>
            </w:pPr>
            <w:r>
              <w:rPr>
                <w:rFonts w:ascii="Times New Roman" w:eastAsia="仿宋_GB2312" w:hAnsi="Times New Roman"/>
                <w:sz w:val="18"/>
                <w:szCs w:val="18"/>
              </w:rPr>
              <w:t>0.00867~0.00950</w:t>
            </w:r>
            <w:r>
              <w:rPr>
                <w:rFonts w:ascii="Times New Roman" w:eastAsia="仿宋_GB2312" w:hAnsi="Times New Roman"/>
                <w:bCs/>
                <w:sz w:val="18"/>
                <w:szCs w:val="18"/>
                <w:lang w:eastAsia="zh-CN"/>
              </w:rPr>
              <w:t xml:space="preserve"> mg/mL</w:t>
            </w:r>
          </w:p>
        </w:tc>
        <w:tc>
          <w:tcPr>
            <w:tcW w:w="967" w:type="pct"/>
            <w:vAlign w:val="center"/>
          </w:tcPr>
          <w:p w14:paraId="52F5069D" w14:textId="77777777" w:rsidR="00EB6880" w:rsidRDefault="00692187">
            <w:pPr>
              <w:tabs>
                <w:tab w:val="left" w:pos="448"/>
              </w:tabs>
              <w:jc w:val="center"/>
              <w:rPr>
                <w:rFonts w:ascii="Times New Roman" w:eastAsia="仿宋_GB2312" w:hAnsi="Times New Roman"/>
                <w:bCs/>
                <w:sz w:val="18"/>
                <w:szCs w:val="18"/>
                <w:lang w:eastAsia="zh-CN"/>
              </w:rPr>
            </w:pPr>
            <w:r>
              <w:rPr>
                <w:rFonts w:ascii="Times New Roman" w:eastAsia="仿宋_GB2312" w:hAnsi="Times New Roman"/>
                <w:sz w:val="18"/>
                <w:szCs w:val="18"/>
              </w:rPr>
              <w:t>507.39</w:t>
            </w:r>
            <w:r>
              <w:rPr>
                <w:rFonts w:ascii="Times New Roman" w:eastAsia="仿宋_GB2312" w:hAnsi="Times New Roman"/>
                <w:bCs/>
                <w:sz w:val="18"/>
                <w:szCs w:val="18"/>
                <w:lang w:eastAsia="zh-CN"/>
              </w:rPr>
              <w:t>μg /100cm</w:t>
            </w:r>
            <w:r>
              <w:rPr>
                <w:rFonts w:ascii="Times New Roman" w:eastAsia="仿宋_GB2312" w:hAnsi="Times New Roman"/>
                <w:bCs/>
                <w:sz w:val="18"/>
                <w:szCs w:val="18"/>
                <w:vertAlign w:val="superscript"/>
                <w:lang w:eastAsia="zh-CN"/>
              </w:rPr>
              <w:t>2</w:t>
            </w:r>
          </w:p>
        </w:tc>
      </w:tr>
      <w:tr w:rsidR="00EB6880" w14:paraId="2E13D57F" w14:textId="77777777">
        <w:trPr>
          <w:trHeight w:val="397"/>
          <w:jc w:val="center"/>
        </w:trPr>
        <w:tc>
          <w:tcPr>
            <w:tcW w:w="251" w:type="pct"/>
            <w:vAlign w:val="center"/>
          </w:tcPr>
          <w:p w14:paraId="5E7244AF" w14:textId="77777777" w:rsidR="00EB6880" w:rsidRDefault="00692187">
            <w:pPr>
              <w:tabs>
                <w:tab w:val="left" w:pos="448"/>
              </w:tabs>
              <w:jc w:val="center"/>
              <w:rPr>
                <w:rFonts w:ascii="Times New Roman" w:eastAsia="仿宋_GB2312" w:hAnsi="Times New Roman" w:cs="Arial"/>
                <w:sz w:val="18"/>
                <w:szCs w:val="18"/>
                <w:lang w:eastAsia="zh-CN"/>
              </w:rPr>
            </w:pPr>
            <w:r>
              <w:rPr>
                <w:rFonts w:ascii="Times New Roman" w:eastAsia="仿宋_GB2312" w:hAnsi="Times New Roman" w:cs="Arial" w:hint="eastAsia"/>
                <w:sz w:val="18"/>
                <w:szCs w:val="18"/>
                <w:lang w:eastAsia="zh-CN"/>
              </w:rPr>
              <w:t>2</w:t>
            </w:r>
          </w:p>
        </w:tc>
        <w:tc>
          <w:tcPr>
            <w:tcW w:w="875" w:type="pct"/>
            <w:vAlign w:val="center"/>
          </w:tcPr>
          <w:p w14:paraId="60C1E096" w14:textId="77777777" w:rsidR="00EB6880" w:rsidRDefault="00692187">
            <w:pPr>
              <w:jc w:val="center"/>
              <w:rPr>
                <w:rFonts w:ascii="Times New Roman" w:eastAsia="仿宋_GB2312" w:hAnsi="Times New Roman" w:cs="Arial"/>
                <w:sz w:val="18"/>
                <w:szCs w:val="18"/>
                <w:lang w:eastAsia="zh-CN"/>
              </w:rPr>
            </w:pPr>
            <w:r>
              <w:rPr>
                <w:rFonts w:ascii="Times New Roman" w:eastAsia="仿宋_GB2312" w:hAnsi="Times New Roman"/>
                <w:sz w:val="18"/>
                <w:szCs w:val="18"/>
                <w:lang w:eastAsia="zh-CN"/>
                <w:rPrChange w:id="353" w:author="Lu Li0762" w:date="2026-10-26T17:22:00Z">
                  <w:rPr>
                    <w:rFonts w:ascii="Times New Roman" w:eastAsia="仿宋_GB2312" w:hAnsi="Times New Roman"/>
                    <w:sz w:val="21"/>
                    <w:szCs w:val="21"/>
                    <w:lang w:eastAsia="zh-CN"/>
                  </w:rPr>
                </w:rPrChange>
              </w:rPr>
              <w:t>ASYM-124852</w:t>
            </w:r>
          </w:p>
        </w:tc>
        <w:tc>
          <w:tcPr>
            <w:tcW w:w="969" w:type="pct"/>
            <w:vAlign w:val="center"/>
          </w:tcPr>
          <w:p w14:paraId="08D1D3BB" w14:textId="77777777" w:rsidR="00EB6880" w:rsidRDefault="00692187">
            <w:pPr>
              <w:tabs>
                <w:tab w:val="left" w:pos="448"/>
              </w:tabs>
              <w:jc w:val="center"/>
              <w:rPr>
                <w:rFonts w:ascii="Times New Roman" w:eastAsia="仿宋_GB2312" w:hAnsi="Times New Roman"/>
                <w:bCs/>
                <w:sz w:val="18"/>
                <w:szCs w:val="18"/>
                <w:lang w:eastAsia="zh-CN"/>
              </w:rPr>
            </w:pPr>
            <w:r>
              <w:rPr>
                <w:rFonts w:ascii="Times New Roman" w:eastAsia="仿宋_GB2312" w:hAnsi="Times New Roman"/>
                <w:sz w:val="18"/>
                <w:szCs w:val="18"/>
                <w:lang w:eastAsia="zh-CN"/>
                <w:rPrChange w:id="354" w:author="Lu Li0762" w:date="2026-10-26T17:22:00Z">
                  <w:rPr>
                    <w:rFonts w:ascii="Times New Roman" w:eastAsia="仿宋_GB2312" w:hAnsi="Times New Roman"/>
                    <w:sz w:val="21"/>
                    <w:szCs w:val="21"/>
                    <w:lang w:eastAsia="zh-CN"/>
                  </w:rPr>
                </w:rPrChange>
              </w:rPr>
              <w:t>AM-140020-014</w:t>
            </w:r>
          </w:p>
        </w:tc>
        <w:tc>
          <w:tcPr>
            <w:tcW w:w="969" w:type="pct"/>
            <w:vAlign w:val="center"/>
          </w:tcPr>
          <w:p w14:paraId="74B45C5C" w14:textId="77777777" w:rsidR="00EB6880" w:rsidRDefault="00692187">
            <w:pPr>
              <w:tabs>
                <w:tab w:val="left" w:pos="448"/>
              </w:tabs>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0.00013 mg/mL</w:t>
            </w:r>
          </w:p>
        </w:tc>
        <w:tc>
          <w:tcPr>
            <w:tcW w:w="969" w:type="pct"/>
            <w:vAlign w:val="center"/>
          </w:tcPr>
          <w:p w14:paraId="464834CD" w14:textId="77777777" w:rsidR="00EB6880" w:rsidRDefault="00692187">
            <w:pPr>
              <w:tabs>
                <w:tab w:val="left" w:pos="448"/>
              </w:tabs>
              <w:jc w:val="center"/>
              <w:rPr>
                <w:rFonts w:ascii="Times New Roman" w:eastAsia="仿宋_GB2312" w:hAnsi="Times New Roman"/>
                <w:sz w:val="18"/>
                <w:szCs w:val="18"/>
              </w:rPr>
            </w:pPr>
            <w:r>
              <w:rPr>
                <w:rFonts w:ascii="Times New Roman" w:eastAsia="仿宋_GB2312" w:hAnsi="Times New Roman"/>
                <w:sz w:val="18"/>
                <w:szCs w:val="18"/>
              </w:rPr>
              <w:t>0.00867~0.00950</w:t>
            </w:r>
          </w:p>
          <w:p w14:paraId="5B1E6E38" w14:textId="77777777" w:rsidR="00EB6880" w:rsidRDefault="00692187">
            <w:pPr>
              <w:tabs>
                <w:tab w:val="left" w:pos="448"/>
              </w:tabs>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mg/mL</w:t>
            </w:r>
          </w:p>
        </w:tc>
        <w:tc>
          <w:tcPr>
            <w:tcW w:w="967" w:type="pct"/>
            <w:vAlign w:val="center"/>
          </w:tcPr>
          <w:p w14:paraId="39773AB4" w14:textId="77777777" w:rsidR="00EB6880" w:rsidRDefault="00692187">
            <w:pPr>
              <w:tabs>
                <w:tab w:val="left" w:pos="448"/>
              </w:tabs>
              <w:jc w:val="center"/>
              <w:rPr>
                <w:rFonts w:ascii="Times New Roman" w:eastAsia="仿宋_GB2312" w:hAnsi="Times New Roman"/>
                <w:bCs/>
                <w:sz w:val="18"/>
                <w:szCs w:val="18"/>
                <w:lang w:eastAsia="zh-CN"/>
              </w:rPr>
            </w:pPr>
            <w:r>
              <w:rPr>
                <w:rFonts w:ascii="Times New Roman" w:eastAsia="仿宋_GB2312" w:hAnsi="Times New Roman"/>
                <w:sz w:val="18"/>
                <w:szCs w:val="18"/>
              </w:rPr>
              <w:t>507.39</w:t>
            </w:r>
            <w:r>
              <w:rPr>
                <w:rFonts w:ascii="Times New Roman" w:eastAsia="仿宋_GB2312" w:hAnsi="Times New Roman"/>
                <w:bCs/>
                <w:sz w:val="18"/>
                <w:szCs w:val="18"/>
                <w:lang w:eastAsia="zh-CN"/>
              </w:rPr>
              <w:t>μg/100cm</w:t>
            </w:r>
            <w:r>
              <w:rPr>
                <w:rFonts w:ascii="Times New Roman" w:eastAsia="仿宋_GB2312" w:hAnsi="Times New Roman"/>
                <w:bCs/>
                <w:sz w:val="18"/>
                <w:szCs w:val="18"/>
                <w:vertAlign w:val="superscript"/>
                <w:lang w:eastAsia="zh-CN"/>
              </w:rPr>
              <w:t>2</w:t>
            </w:r>
          </w:p>
        </w:tc>
      </w:tr>
    </w:tbl>
    <w:p w14:paraId="49F23543" w14:textId="77777777" w:rsidR="00EB6880" w:rsidRDefault="00692187">
      <w:pPr>
        <w:spacing w:beforeLines="50" w:before="120" w:line="360" w:lineRule="auto"/>
        <w:rPr>
          <w:rFonts w:ascii="Times New Roman" w:eastAsia="仿宋_GB2312" w:hAnsi="Times New Roman"/>
          <w:sz w:val="21"/>
          <w:szCs w:val="21"/>
          <w:lang w:eastAsia="zh-CN"/>
        </w:rPr>
      </w:pPr>
      <w:r>
        <w:rPr>
          <w:rFonts w:ascii="Times New Roman" w:eastAsia="仿宋_GB2312" w:hAnsi="Times New Roman"/>
          <w:sz w:val="21"/>
          <w:szCs w:val="21"/>
          <w:lang w:eastAsia="zh-CN"/>
        </w:rPr>
        <w:t>All the test methods shall be validated before performing the cleaning validation. The information of method validation is listed in</w:t>
      </w:r>
      <w:r>
        <w:rPr>
          <w:rFonts w:ascii="Times New Roman" w:eastAsia="仿宋_GB2312" w:hAnsi="Times New Roman"/>
          <w:b/>
          <w:sz w:val="21"/>
          <w:szCs w:val="21"/>
          <w:lang w:eastAsia="zh-CN"/>
        </w:rPr>
        <w:t xml:space="preserve"> Table 6-20</w:t>
      </w:r>
      <w:r>
        <w:rPr>
          <w:rFonts w:ascii="Times New Roman" w:eastAsia="仿宋_GB2312" w:hAnsi="Times New Roman"/>
          <w:sz w:val="21"/>
          <w:szCs w:val="21"/>
          <w:lang w:eastAsia="zh-CN"/>
        </w:rPr>
        <w:t>.</w:t>
      </w:r>
    </w:p>
    <w:p w14:paraId="6BF23A28" w14:textId="77777777" w:rsidR="00EB6880" w:rsidRDefault="00692187">
      <w:pPr>
        <w:tabs>
          <w:tab w:val="left" w:pos="426"/>
        </w:tabs>
        <w:spacing w:beforeLines="50" w:before="120" w:line="312" w:lineRule="auto"/>
        <w:jc w:val="center"/>
        <w:rPr>
          <w:rFonts w:ascii="Times New Roman" w:eastAsia="仿宋_GB2312" w:hAnsi="Times New Roman"/>
          <w:b/>
          <w:i/>
          <w:sz w:val="21"/>
          <w:szCs w:val="18"/>
          <w:lang w:val="de-DE" w:eastAsia="zh-CN"/>
        </w:rPr>
      </w:pPr>
      <w:r>
        <w:rPr>
          <w:rFonts w:ascii="Times New Roman" w:eastAsia="仿宋_GB2312" w:hAnsi="Times New Roman"/>
          <w:b/>
          <w:i/>
          <w:sz w:val="21"/>
          <w:szCs w:val="18"/>
          <w:lang w:val="de-DE" w:eastAsia="zh-CN"/>
        </w:rPr>
        <w:t xml:space="preserve">Table 6-20,  Information of method validation </w:t>
      </w:r>
    </w:p>
    <w:tbl>
      <w:tblPr>
        <w:tblStyle w:val="af9"/>
        <w:tblW w:w="5000" w:type="pct"/>
        <w:tblLook w:val="04A0" w:firstRow="1" w:lastRow="0" w:firstColumn="1" w:lastColumn="0" w:noHBand="0" w:noVBand="1"/>
      </w:tblPr>
      <w:tblGrid>
        <w:gridCol w:w="1747"/>
        <w:gridCol w:w="3359"/>
        <w:gridCol w:w="2685"/>
        <w:gridCol w:w="1840"/>
      </w:tblGrid>
      <w:tr w:rsidR="00EB6880" w14:paraId="1987E3BA" w14:textId="77777777">
        <w:trPr>
          <w:trHeight w:val="647"/>
        </w:trPr>
        <w:tc>
          <w:tcPr>
            <w:tcW w:w="907" w:type="pct"/>
            <w:shd w:val="clear" w:color="auto" w:fill="F2F2F2" w:themeFill="background1" w:themeFillShade="F2"/>
            <w:vAlign w:val="center"/>
          </w:tcPr>
          <w:p w14:paraId="46AE032C"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Method Number</w:t>
            </w:r>
          </w:p>
        </w:tc>
        <w:tc>
          <w:tcPr>
            <w:tcW w:w="1744" w:type="pct"/>
            <w:shd w:val="clear" w:color="auto" w:fill="F2F2F2" w:themeFill="background1" w:themeFillShade="F2"/>
            <w:vAlign w:val="center"/>
          </w:tcPr>
          <w:p w14:paraId="1CBC8587"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Method transfer/validation protocol no.</w:t>
            </w:r>
          </w:p>
        </w:tc>
        <w:tc>
          <w:tcPr>
            <w:tcW w:w="1394" w:type="pct"/>
            <w:shd w:val="clear" w:color="auto" w:fill="F2F2F2" w:themeFill="background1" w:themeFillShade="F2"/>
            <w:vAlign w:val="center"/>
          </w:tcPr>
          <w:p w14:paraId="075B5E05"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Method transfer/validation report no.</w:t>
            </w:r>
          </w:p>
        </w:tc>
        <w:tc>
          <w:tcPr>
            <w:tcW w:w="955" w:type="pct"/>
            <w:shd w:val="clear" w:color="auto" w:fill="F2F2F2" w:themeFill="background1" w:themeFillShade="F2"/>
            <w:vAlign w:val="center"/>
          </w:tcPr>
          <w:p w14:paraId="57328E5A"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Qualified</w:t>
            </w:r>
          </w:p>
          <w:p w14:paraId="498BF6CD"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Lab</w:t>
            </w:r>
          </w:p>
        </w:tc>
      </w:tr>
      <w:tr w:rsidR="00EB6880" w14:paraId="77F446C8" w14:textId="77777777">
        <w:trPr>
          <w:trHeight w:val="353"/>
        </w:trPr>
        <w:tc>
          <w:tcPr>
            <w:tcW w:w="907" w:type="pct"/>
            <w:vAlign w:val="center"/>
          </w:tcPr>
          <w:p w14:paraId="0D381477" w14:textId="77777777" w:rsidR="00EB6880" w:rsidRDefault="00692187">
            <w:pPr>
              <w:ind w:leftChars="-50" w:left="-110" w:rightChars="-50" w:right="-110"/>
              <w:jc w:val="center"/>
              <w:rPr>
                <w:rFonts w:ascii="Times New Roman" w:eastAsia="仿宋_GB2312" w:hAnsi="Times New Roman"/>
                <w:b/>
                <w:sz w:val="18"/>
                <w:szCs w:val="18"/>
                <w:lang w:eastAsia="zh-CN"/>
              </w:rPr>
            </w:pPr>
            <w:r>
              <w:rPr>
                <w:rFonts w:ascii="Times New Roman" w:eastAsia="仿宋_GB2312" w:hAnsi="Times New Roman"/>
                <w:bCs/>
                <w:sz w:val="18"/>
                <w:szCs w:val="18"/>
                <w:lang w:eastAsia="zh-CN"/>
                <w:rPrChange w:id="355" w:author="Lu Li0762" w:date="2026-10-26T17:22:00Z">
                  <w:rPr>
                    <w:rFonts w:ascii="Times New Roman" w:eastAsia="仿宋_GB2312" w:hAnsi="Times New Roman"/>
                    <w:bCs/>
                    <w:sz w:val="20"/>
                    <w:szCs w:val="20"/>
                    <w:lang w:eastAsia="zh-CN"/>
                  </w:rPr>
                </w:rPrChange>
              </w:rPr>
              <w:t>AM-140020-015</w:t>
            </w:r>
          </w:p>
        </w:tc>
        <w:tc>
          <w:tcPr>
            <w:tcW w:w="1744" w:type="pct"/>
            <w:vAlign w:val="center"/>
          </w:tcPr>
          <w:p w14:paraId="3B75CE0E" w14:textId="77777777" w:rsidR="00EB6880" w:rsidRDefault="00692187">
            <w:pPr>
              <w:ind w:leftChars="-50" w:left="-110" w:rightChars="-50" w:right="-110"/>
              <w:jc w:val="center"/>
              <w:rPr>
                <w:rFonts w:ascii="Times New Roman" w:eastAsia="仿宋_GB2312" w:hAnsi="Times New Roman"/>
                <w:b/>
                <w:bCs/>
                <w:sz w:val="18"/>
                <w:szCs w:val="18"/>
                <w:lang w:eastAsia="zh-CN"/>
              </w:rPr>
            </w:pPr>
            <w:r>
              <w:rPr>
                <w:rFonts w:ascii="Times New Roman" w:eastAsia="仿宋_GB2312" w:hAnsi="Times New Roman"/>
                <w:sz w:val="18"/>
                <w:szCs w:val="18"/>
                <w:lang w:eastAsia="zh-CN"/>
                <w:rPrChange w:id="356" w:author="Lu Li0762" w:date="2026-10-26T17:22:00Z">
                  <w:rPr>
                    <w:rFonts w:ascii="Times New Roman" w:eastAsia="仿宋_GB2312" w:hAnsi="Times New Roman"/>
                    <w:sz w:val="20"/>
                    <w:szCs w:val="20"/>
                    <w:lang w:eastAsia="zh-CN"/>
                  </w:rPr>
                </w:rPrChange>
              </w:rPr>
              <w:t>AM-140020-015-VP</w:t>
            </w:r>
          </w:p>
        </w:tc>
        <w:tc>
          <w:tcPr>
            <w:tcW w:w="1394" w:type="pct"/>
            <w:vAlign w:val="center"/>
          </w:tcPr>
          <w:p w14:paraId="316ECB19" w14:textId="77777777" w:rsidR="00EB6880" w:rsidRDefault="00692187">
            <w:pPr>
              <w:ind w:leftChars="-50" w:left="-110" w:rightChars="-50" w:right="-110"/>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Change w:id="357" w:author="Lu Li0762" w:date="2026-10-26T17:22:00Z">
                  <w:rPr>
                    <w:rFonts w:ascii="Times New Roman" w:eastAsia="仿宋_GB2312" w:hAnsi="Times New Roman"/>
                    <w:sz w:val="20"/>
                    <w:szCs w:val="20"/>
                    <w:lang w:eastAsia="zh-CN"/>
                  </w:rPr>
                </w:rPrChange>
              </w:rPr>
              <w:t>AM-140020-015-VR</w:t>
            </w:r>
          </w:p>
        </w:tc>
        <w:tc>
          <w:tcPr>
            <w:tcW w:w="955" w:type="pct"/>
            <w:vAlign w:val="center"/>
          </w:tcPr>
          <w:p w14:paraId="02725A06" w14:textId="77777777" w:rsidR="00EB6880" w:rsidRDefault="00692187">
            <w:pPr>
              <w:ind w:leftChars="-50" w:left="-110" w:rightChars="-50" w:right="-110"/>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Change w:id="358" w:author="Lu Li0762" w:date="2026-10-26T17:22:00Z">
                  <w:rPr>
                    <w:rFonts w:ascii="Times New Roman" w:eastAsia="仿宋_GB2312" w:hAnsi="Times New Roman"/>
                    <w:sz w:val="20"/>
                    <w:szCs w:val="20"/>
                    <w:lang w:eastAsia="zh-CN"/>
                  </w:rPr>
                </w:rPrChange>
              </w:rPr>
              <w:t xml:space="preserve">Dept. of Quality Control Lab </w:t>
            </w:r>
          </w:p>
        </w:tc>
      </w:tr>
      <w:tr w:rsidR="00EB6880" w14:paraId="6718FAE8" w14:textId="77777777">
        <w:trPr>
          <w:trHeight w:val="353"/>
        </w:trPr>
        <w:tc>
          <w:tcPr>
            <w:tcW w:w="907" w:type="pct"/>
            <w:vAlign w:val="center"/>
          </w:tcPr>
          <w:p w14:paraId="714C661C" w14:textId="77777777" w:rsidR="00EB6880" w:rsidRPr="00EB6880" w:rsidRDefault="00692187">
            <w:pPr>
              <w:ind w:leftChars="-50" w:left="-110" w:rightChars="-50" w:right="-110"/>
              <w:jc w:val="center"/>
              <w:rPr>
                <w:rFonts w:ascii="Times New Roman" w:eastAsia="仿宋_GB2312" w:hAnsi="Times New Roman"/>
                <w:bCs/>
                <w:sz w:val="18"/>
                <w:szCs w:val="18"/>
                <w:lang w:eastAsia="zh-CN"/>
                <w:rPrChange w:id="359" w:author="Lu Li0762" w:date="2026-10-26T17:22:00Z">
                  <w:rPr>
                    <w:rFonts w:ascii="Times New Roman" w:eastAsia="仿宋_GB2312" w:hAnsi="Times New Roman"/>
                    <w:bCs/>
                    <w:sz w:val="20"/>
                    <w:szCs w:val="20"/>
                    <w:lang w:eastAsia="zh-CN"/>
                  </w:rPr>
                </w:rPrChange>
              </w:rPr>
            </w:pPr>
            <w:r>
              <w:rPr>
                <w:rFonts w:ascii="Times New Roman" w:eastAsia="仿宋_GB2312" w:hAnsi="Times New Roman"/>
                <w:sz w:val="18"/>
                <w:szCs w:val="18"/>
                <w:lang w:eastAsia="zh-CN"/>
                <w:rPrChange w:id="360" w:author="Lu Li0762" w:date="2026-10-26T17:22:00Z">
                  <w:rPr>
                    <w:rFonts w:ascii="Times New Roman" w:eastAsia="仿宋_GB2312" w:hAnsi="Times New Roman"/>
                    <w:sz w:val="20"/>
                    <w:szCs w:val="20"/>
                    <w:lang w:eastAsia="zh-CN"/>
                  </w:rPr>
                </w:rPrChange>
              </w:rPr>
              <w:t>AM-140020-014</w:t>
            </w:r>
          </w:p>
        </w:tc>
        <w:tc>
          <w:tcPr>
            <w:tcW w:w="1744" w:type="pct"/>
            <w:vAlign w:val="center"/>
          </w:tcPr>
          <w:p w14:paraId="1AF62FE4" w14:textId="77777777" w:rsidR="00EB6880" w:rsidRPr="00EB6880" w:rsidRDefault="00692187">
            <w:pPr>
              <w:ind w:leftChars="-50" w:left="-110" w:rightChars="-50" w:right="-110"/>
              <w:jc w:val="center"/>
              <w:rPr>
                <w:rFonts w:ascii="Times New Roman" w:eastAsia="仿宋_GB2312" w:hAnsi="Times New Roman"/>
                <w:sz w:val="18"/>
                <w:szCs w:val="18"/>
                <w:lang w:eastAsia="zh-CN"/>
                <w:rPrChange w:id="361" w:author="Lu Li0762" w:date="2026-10-26T17:22:00Z">
                  <w:rPr>
                    <w:rFonts w:ascii="Times New Roman" w:eastAsia="仿宋_GB2312" w:hAnsi="Times New Roman"/>
                    <w:sz w:val="20"/>
                    <w:szCs w:val="20"/>
                    <w:lang w:eastAsia="zh-CN"/>
                  </w:rPr>
                </w:rPrChange>
              </w:rPr>
            </w:pPr>
            <w:r>
              <w:rPr>
                <w:rFonts w:ascii="Times New Roman" w:eastAsia="仿宋_GB2312" w:hAnsi="Times New Roman"/>
                <w:sz w:val="18"/>
                <w:szCs w:val="18"/>
                <w:lang w:eastAsia="zh-CN"/>
                <w:rPrChange w:id="362" w:author="Lu Li0762" w:date="2026-10-26T17:22:00Z">
                  <w:rPr>
                    <w:rFonts w:ascii="Times New Roman" w:eastAsia="仿宋_GB2312" w:hAnsi="Times New Roman"/>
                    <w:sz w:val="20"/>
                    <w:szCs w:val="20"/>
                    <w:lang w:eastAsia="zh-CN"/>
                  </w:rPr>
                </w:rPrChange>
              </w:rPr>
              <w:t>AM-140020-014-VP</w:t>
            </w:r>
          </w:p>
        </w:tc>
        <w:tc>
          <w:tcPr>
            <w:tcW w:w="1394" w:type="pct"/>
            <w:vAlign w:val="center"/>
          </w:tcPr>
          <w:p w14:paraId="71981112" w14:textId="77777777" w:rsidR="00EB6880" w:rsidRPr="00EB6880" w:rsidRDefault="00692187">
            <w:pPr>
              <w:ind w:leftChars="-50" w:left="-110" w:rightChars="-50" w:right="-110"/>
              <w:jc w:val="center"/>
              <w:rPr>
                <w:rFonts w:ascii="Times New Roman" w:eastAsia="仿宋_GB2312" w:hAnsi="Times New Roman"/>
                <w:sz w:val="18"/>
                <w:szCs w:val="18"/>
                <w:lang w:eastAsia="zh-CN"/>
                <w:rPrChange w:id="363" w:author="Lu Li0762" w:date="2026-10-26T17:22:00Z">
                  <w:rPr>
                    <w:rFonts w:ascii="Times New Roman" w:eastAsia="仿宋_GB2312" w:hAnsi="Times New Roman"/>
                    <w:sz w:val="20"/>
                    <w:szCs w:val="20"/>
                    <w:lang w:eastAsia="zh-CN"/>
                  </w:rPr>
                </w:rPrChange>
              </w:rPr>
            </w:pPr>
            <w:r>
              <w:rPr>
                <w:rFonts w:ascii="Times New Roman" w:eastAsia="仿宋_GB2312" w:hAnsi="Times New Roman"/>
                <w:sz w:val="18"/>
                <w:szCs w:val="18"/>
                <w:lang w:eastAsia="zh-CN"/>
                <w:rPrChange w:id="364" w:author="Lu Li0762" w:date="2026-10-26T17:22:00Z">
                  <w:rPr>
                    <w:rFonts w:ascii="Times New Roman" w:eastAsia="仿宋_GB2312" w:hAnsi="Times New Roman"/>
                    <w:sz w:val="20"/>
                    <w:szCs w:val="20"/>
                    <w:lang w:eastAsia="zh-CN"/>
                  </w:rPr>
                </w:rPrChange>
              </w:rPr>
              <w:t>AM-140020-014-VR</w:t>
            </w:r>
          </w:p>
        </w:tc>
        <w:tc>
          <w:tcPr>
            <w:tcW w:w="955" w:type="pct"/>
            <w:vAlign w:val="center"/>
          </w:tcPr>
          <w:p w14:paraId="71D3D82C" w14:textId="77777777" w:rsidR="00EB6880" w:rsidRPr="00EB6880" w:rsidRDefault="00692187">
            <w:pPr>
              <w:ind w:leftChars="-50" w:left="-110" w:rightChars="-50" w:right="-110"/>
              <w:jc w:val="center"/>
              <w:rPr>
                <w:rFonts w:ascii="Times New Roman" w:eastAsia="仿宋_GB2312" w:hAnsi="Times New Roman"/>
                <w:sz w:val="18"/>
                <w:szCs w:val="18"/>
                <w:lang w:eastAsia="zh-CN"/>
                <w:rPrChange w:id="365" w:author="Lu Li0762" w:date="2026-10-26T17:22:00Z">
                  <w:rPr>
                    <w:rFonts w:ascii="Times New Roman" w:eastAsia="仿宋_GB2312" w:hAnsi="Times New Roman"/>
                    <w:sz w:val="20"/>
                    <w:szCs w:val="20"/>
                    <w:lang w:eastAsia="zh-CN"/>
                  </w:rPr>
                </w:rPrChange>
              </w:rPr>
            </w:pPr>
            <w:r>
              <w:rPr>
                <w:rFonts w:ascii="Times New Roman" w:eastAsia="仿宋_GB2312" w:hAnsi="Times New Roman"/>
                <w:sz w:val="18"/>
                <w:szCs w:val="18"/>
                <w:lang w:eastAsia="zh-CN"/>
                <w:rPrChange w:id="366" w:author="Lu Li0762" w:date="2026-10-26T17:22:00Z">
                  <w:rPr>
                    <w:rFonts w:ascii="Times New Roman" w:eastAsia="仿宋_GB2312" w:hAnsi="Times New Roman"/>
                    <w:sz w:val="20"/>
                    <w:szCs w:val="20"/>
                    <w:lang w:eastAsia="zh-CN"/>
                  </w:rPr>
                </w:rPrChange>
              </w:rPr>
              <w:t>Dept. of Quality Control Lab</w:t>
            </w:r>
          </w:p>
        </w:tc>
      </w:tr>
    </w:tbl>
    <w:p w14:paraId="445E77EA" w14:textId="77777777" w:rsidR="00EB6880" w:rsidRDefault="00692187">
      <w:pPr>
        <w:spacing w:beforeLines="50" w:before="120" w:afterLines="50" w:after="120" w:line="360" w:lineRule="auto"/>
        <w:rPr>
          <w:rFonts w:ascii="Times New Roman" w:eastAsia="仿宋_GB2312" w:hAnsi="Times New Roman"/>
          <w:b/>
          <w:sz w:val="21"/>
          <w:szCs w:val="21"/>
          <w:lang w:eastAsia="zh-CN"/>
        </w:rPr>
      </w:pPr>
      <w:r>
        <w:rPr>
          <w:rFonts w:ascii="Times New Roman" w:eastAsia="仿宋_GB2312" w:hAnsi="Times New Roman"/>
          <w:b/>
          <w:sz w:val="21"/>
          <w:szCs w:val="21"/>
          <w:lang w:eastAsia="zh-CN"/>
        </w:rPr>
        <w:t xml:space="preserve">Recovery study </w:t>
      </w:r>
    </w:p>
    <w:p w14:paraId="772B197B" w14:textId="77777777" w:rsidR="00EB6880" w:rsidRDefault="00692187">
      <w:pPr>
        <w:spacing w:line="360" w:lineRule="auto"/>
        <w:jc w:val="both"/>
        <w:rPr>
          <w:rFonts w:ascii="Times New Roman" w:eastAsia="仿宋_GB2312" w:hAnsi="Times New Roman"/>
          <w:color w:val="0000FF"/>
          <w:sz w:val="21"/>
          <w:szCs w:val="21"/>
          <w:lang w:eastAsia="zh-CN"/>
        </w:rPr>
      </w:pPr>
      <w:r>
        <w:rPr>
          <w:rFonts w:ascii="Times New Roman" w:eastAsia="仿宋_GB2312" w:hAnsi="Times New Roman"/>
          <w:sz w:val="21"/>
          <w:szCs w:val="16"/>
          <w:lang w:val="de-DE" w:eastAsia="zh-CN"/>
        </w:rPr>
        <w:t xml:space="preserve">According to the requirement of SOP:AC-053 &lt;Sampling and Testing Procedure for cleaning verification&gt;, for the rinsing cleaning: The recovery study on recent 10 compounds of the worst solubility for Asymchem TJ4 has been finished, and all the results are more than 50%, </w:t>
      </w:r>
      <w:r>
        <w:rPr>
          <w:rFonts w:ascii="Times New Roman" w:eastAsia="仿宋_GB2312" w:hAnsi="Times New Roman"/>
          <w:color w:val="0000FF"/>
          <w:sz w:val="21"/>
          <w:szCs w:val="21"/>
          <w:lang w:eastAsia="zh-CN"/>
        </w:rPr>
        <w:t xml:space="preserve">so the 50% is defined as the criteria for Asymchem TJ4 (refer to </w:t>
      </w:r>
      <w:r>
        <w:rPr>
          <w:rFonts w:ascii="Times New Roman" w:eastAsia="FangSong" w:hAnsi="Times New Roman"/>
          <w:color w:val="0000FF"/>
          <w:sz w:val="21"/>
          <w:szCs w:val="21"/>
          <w:lang w:eastAsia="zh-CN"/>
        </w:rPr>
        <w:t>TJ4-SR-2026-002&lt; Study Report for Rinsing Recovery &gt;</w:t>
      </w:r>
      <w:r>
        <w:rPr>
          <w:rFonts w:ascii="Times New Roman" w:eastAsia="仿宋_GB2312" w:hAnsi="Times New Roman"/>
          <w:color w:val="0000FF"/>
          <w:sz w:val="21"/>
          <w:szCs w:val="21"/>
          <w:lang w:eastAsia="zh-CN"/>
        </w:rPr>
        <w:t>). The criteria is applicable to ASYM-14002- project. All swab and rinse results will be corrected for recovery.</w:t>
      </w:r>
    </w:p>
    <w:p w14:paraId="4B7D7CD8" w14:textId="77777777" w:rsidR="00EB6880" w:rsidRDefault="00692187">
      <w:pPr>
        <w:spacing w:line="360" w:lineRule="auto"/>
        <w:jc w:val="both"/>
        <w:rPr>
          <w:rFonts w:ascii="Times New Roman" w:eastAsia="仿宋_GB2312" w:hAnsi="Times New Roman"/>
          <w:sz w:val="21"/>
          <w:szCs w:val="21"/>
          <w:lang w:eastAsia="zh-CN"/>
        </w:rPr>
      </w:pPr>
      <w:r>
        <w:rPr>
          <w:rFonts w:ascii="Times New Roman" w:eastAsia="仿宋_GB2312" w:hAnsi="Times New Roman"/>
          <w:sz w:val="21"/>
          <w:szCs w:val="21"/>
          <w:lang w:eastAsia="zh-CN"/>
        </w:rPr>
        <w:t>The analytical method validation experiments demonstrated that the selected analytical methods are capable of quantitatively detecting the target residues at levels meeting the established acceptance criteria. Target-specific methods were developed based on the established acceptance criteria and specific equipment information, and the LOQ concentrations were determined. The validation results confirmed that the LOQs meet the intended acceptance criteria.</w:t>
      </w:r>
    </w:p>
    <w:p w14:paraId="282B395F" w14:textId="77777777" w:rsidR="00EB6880" w:rsidRDefault="00692187">
      <w:pPr>
        <w:spacing w:beforeLines="50" w:before="120" w:afterLines="50" w:after="120"/>
        <w:jc w:val="center"/>
        <w:rPr>
          <w:rFonts w:ascii="Times New Roman" w:eastAsia="仿宋_GB2312" w:hAnsi="Times New Roman"/>
          <w:b/>
          <w:i/>
          <w:sz w:val="21"/>
          <w:szCs w:val="20"/>
        </w:rPr>
      </w:pPr>
      <w:r>
        <w:rPr>
          <w:rFonts w:ascii="Times New Roman" w:eastAsia="仿宋_GB2312" w:hAnsi="Times New Roman"/>
          <w:b/>
          <w:i/>
          <w:sz w:val="21"/>
          <w:szCs w:val="20"/>
        </w:rPr>
        <w:t>Table 6-21, Recovery study results</w:t>
      </w:r>
    </w:p>
    <w:tbl>
      <w:tblPr>
        <w:tblW w:w="5000" w:type="pct"/>
        <w:tblLayout w:type="fixed"/>
        <w:tblLook w:val="04A0" w:firstRow="1" w:lastRow="0" w:firstColumn="1" w:lastColumn="0" w:noHBand="0" w:noVBand="1"/>
      </w:tblPr>
      <w:tblGrid>
        <w:gridCol w:w="2407"/>
        <w:gridCol w:w="2408"/>
        <w:gridCol w:w="2408"/>
        <w:gridCol w:w="2408"/>
      </w:tblGrid>
      <w:tr w:rsidR="00EB6880" w14:paraId="05F9CD8C" w14:textId="77777777">
        <w:trPr>
          <w:trHeight w:val="397"/>
        </w:trPr>
        <w:tc>
          <w:tcPr>
            <w:tcW w:w="1250" w:type="pct"/>
            <w:tcBorders>
              <w:top w:val="single" w:sz="4" w:space="0" w:color="auto"/>
              <w:left w:val="single" w:sz="4" w:space="0" w:color="auto"/>
              <w:bottom w:val="single" w:sz="4" w:space="0" w:color="auto"/>
              <w:right w:val="single" w:sz="4" w:space="0" w:color="auto"/>
            </w:tcBorders>
            <w:shd w:val="clear" w:color="auto" w:fill="F2F2F2"/>
            <w:vAlign w:val="center"/>
          </w:tcPr>
          <w:p w14:paraId="1D44AF41" w14:textId="77777777" w:rsidR="00EB6880" w:rsidRDefault="00692187">
            <w:pPr>
              <w:ind w:leftChars="-50" w:left="-110" w:rightChars="-50" w:right="-110"/>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Target residue</w:t>
            </w:r>
          </w:p>
        </w:tc>
        <w:tc>
          <w:tcPr>
            <w:tcW w:w="1250" w:type="pct"/>
            <w:tcBorders>
              <w:top w:val="single" w:sz="4" w:space="0" w:color="auto"/>
              <w:left w:val="single" w:sz="4" w:space="0" w:color="auto"/>
              <w:bottom w:val="single" w:sz="4" w:space="0" w:color="auto"/>
              <w:right w:val="single" w:sz="4" w:space="0" w:color="auto"/>
            </w:tcBorders>
            <w:shd w:val="clear" w:color="auto" w:fill="F2F2F2"/>
            <w:vAlign w:val="center"/>
          </w:tcPr>
          <w:p w14:paraId="6F041DDD" w14:textId="77777777" w:rsidR="00EB6880" w:rsidRDefault="00692187">
            <w:pPr>
              <w:ind w:leftChars="-50" w:left="-110" w:rightChars="-50" w:right="-110"/>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MOC</w:t>
            </w:r>
          </w:p>
        </w:tc>
        <w:tc>
          <w:tcPr>
            <w:tcW w:w="1250" w:type="pct"/>
            <w:tcBorders>
              <w:top w:val="single" w:sz="4" w:space="0" w:color="auto"/>
              <w:left w:val="single" w:sz="4" w:space="0" w:color="auto"/>
              <w:bottom w:val="single" w:sz="4" w:space="0" w:color="auto"/>
              <w:right w:val="single" w:sz="4" w:space="0" w:color="auto"/>
            </w:tcBorders>
            <w:shd w:val="clear" w:color="auto" w:fill="F2F2F2"/>
            <w:vAlign w:val="center"/>
          </w:tcPr>
          <w:p w14:paraId="0BFA8B8B" w14:textId="77777777" w:rsidR="00EB6880" w:rsidRDefault="00692187">
            <w:pPr>
              <w:ind w:leftChars="-50" w:left="-110" w:rightChars="-50" w:right="-110"/>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Recovery</w:t>
            </w:r>
          </w:p>
        </w:tc>
        <w:tc>
          <w:tcPr>
            <w:tcW w:w="1250" w:type="pct"/>
            <w:tcBorders>
              <w:top w:val="single" w:sz="4" w:space="0" w:color="auto"/>
              <w:left w:val="single" w:sz="4" w:space="0" w:color="auto"/>
              <w:bottom w:val="single" w:sz="4" w:space="0" w:color="auto"/>
              <w:right w:val="single" w:sz="4" w:space="0" w:color="auto"/>
            </w:tcBorders>
            <w:shd w:val="clear" w:color="auto" w:fill="F2F2F2"/>
            <w:vAlign w:val="center"/>
          </w:tcPr>
          <w:p w14:paraId="25C80879" w14:textId="77777777" w:rsidR="00EB6880" w:rsidRDefault="00692187">
            <w:pPr>
              <w:ind w:leftChars="-50" w:left="-110" w:rightChars="-50" w:right="-110"/>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RSD</w:t>
            </w:r>
          </w:p>
        </w:tc>
      </w:tr>
      <w:tr w:rsidR="00EB6880" w14:paraId="0B0209A8" w14:textId="77777777">
        <w:trPr>
          <w:trHeight w:val="397"/>
        </w:trPr>
        <w:tc>
          <w:tcPr>
            <w:tcW w:w="1250" w:type="pct"/>
            <w:vMerge w:val="restart"/>
            <w:tcBorders>
              <w:top w:val="single" w:sz="4" w:space="0" w:color="auto"/>
              <w:left w:val="single" w:sz="4" w:space="0" w:color="auto"/>
              <w:right w:val="single" w:sz="4" w:space="0" w:color="auto"/>
            </w:tcBorders>
            <w:vAlign w:val="center"/>
          </w:tcPr>
          <w:p w14:paraId="5B4F2131" w14:textId="77777777" w:rsidR="00EB6880" w:rsidRDefault="00692187">
            <w:pPr>
              <w:ind w:leftChars="-50" w:left="-110" w:rightChars="-50" w:right="-110"/>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ASYM-140020</w:t>
            </w:r>
          </w:p>
        </w:tc>
        <w:tc>
          <w:tcPr>
            <w:tcW w:w="1250" w:type="pct"/>
            <w:vMerge w:val="restart"/>
            <w:tcBorders>
              <w:top w:val="single" w:sz="4" w:space="0" w:color="auto"/>
              <w:left w:val="single" w:sz="4" w:space="0" w:color="auto"/>
              <w:right w:val="single" w:sz="4" w:space="0" w:color="auto"/>
            </w:tcBorders>
            <w:vAlign w:val="center"/>
          </w:tcPr>
          <w:p w14:paraId="05B92A86" w14:textId="77777777" w:rsidR="00EB6880" w:rsidRDefault="00692187">
            <w:pPr>
              <w:ind w:leftChars="-50" w:left="-110" w:rightChars="-50" w:right="-110"/>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Hastelloy</w:t>
            </w:r>
          </w:p>
        </w:tc>
        <w:tc>
          <w:tcPr>
            <w:tcW w:w="1250" w:type="pct"/>
            <w:tcBorders>
              <w:top w:val="single" w:sz="4" w:space="0" w:color="auto"/>
              <w:left w:val="single" w:sz="4" w:space="0" w:color="auto"/>
              <w:bottom w:val="single" w:sz="4" w:space="0" w:color="auto"/>
              <w:right w:val="single" w:sz="4" w:space="0" w:color="auto"/>
            </w:tcBorders>
            <w:vAlign w:val="center"/>
          </w:tcPr>
          <w:p w14:paraId="2BA1025D" w14:textId="77777777" w:rsidR="00EB6880" w:rsidRDefault="00692187">
            <w:pPr>
              <w:ind w:leftChars="-50" w:left="-110" w:rightChars="-50" w:right="-110"/>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2% level: 98%</w:t>
            </w:r>
          </w:p>
        </w:tc>
        <w:tc>
          <w:tcPr>
            <w:tcW w:w="1250" w:type="pct"/>
            <w:tcBorders>
              <w:top w:val="single" w:sz="4" w:space="0" w:color="auto"/>
              <w:left w:val="single" w:sz="4" w:space="0" w:color="auto"/>
              <w:bottom w:val="single" w:sz="4" w:space="0" w:color="auto"/>
              <w:right w:val="single" w:sz="4" w:space="0" w:color="auto"/>
            </w:tcBorders>
            <w:vAlign w:val="center"/>
          </w:tcPr>
          <w:p w14:paraId="5AE47FA7" w14:textId="77777777" w:rsidR="00EB6880" w:rsidRDefault="00692187">
            <w:pPr>
              <w:ind w:leftChars="-50" w:left="-110" w:rightChars="-50" w:right="-110"/>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8%</w:t>
            </w:r>
          </w:p>
        </w:tc>
      </w:tr>
      <w:tr w:rsidR="00EB6880" w14:paraId="1DEFDA6E" w14:textId="77777777">
        <w:trPr>
          <w:trHeight w:val="397"/>
        </w:trPr>
        <w:tc>
          <w:tcPr>
            <w:tcW w:w="1250" w:type="pct"/>
            <w:vMerge/>
            <w:tcBorders>
              <w:left w:val="single" w:sz="4" w:space="0" w:color="auto"/>
              <w:right w:val="single" w:sz="4" w:space="0" w:color="auto"/>
            </w:tcBorders>
            <w:vAlign w:val="center"/>
          </w:tcPr>
          <w:p w14:paraId="6839194B" w14:textId="77777777" w:rsidR="00EB6880" w:rsidRDefault="00EB6880">
            <w:pPr>
              <w:ind w:leftChars="-50" w:left="-110" w:rightChars="-50" w:right="-110"/>
              <w:jc w:val="center"/>
              <w:rPr>
                <w:rFonts w:ascii="Times New Roman" w:eastAsia="仿宋_GB2312" w:hAnsi="Times New Roman"/>
                <w:bCs/>
                <w:sz w:val="18"/>
                <w:szCs w:val="18"/>
                <w:lang w:eastAsia="zh-CN"/>
              </w:rPr>
            </w:pPr>
          </w:p>
        </w:tc>
        <w:tc>
          <w:tcPr>
            <w:tcW w:w="1250" w:type="pct"/>
            <w:vMerge/>
            <w:tcBorders>
              <w:left w:val="single" w:sz="4" w:space="0" w:color="auto"/>
              <w:right w:val="single" w:sz="4" w:space="0" w:color="auto"/>
            </w:tcBorders>
            <w:vAlign w:val="center"/>
          </w:tcPr>
          <w:p w14:paraId="718C32FA" w14:textId="77777777" w:rsidR="00EB6880" w:rsidRDefault="00EB6880">
            <w:pPr>
              <w:ind w:leftChars="-50" w:left="-110" w:rightChars="-50" w:right="-110"/>
              <w:jc w:val="center"/>
              <w:rPr>
                <w:rFonts w:ascii="Times New Roman" w:eastAsia="仿宋_GB2312" w:hAnsi="Times New Roman"/>
                <w:bCs/>
                <w:sz w:val="18"/>
                <w:szCs w:val="18"/>
                <w:lang w:eastAsia="zh-CN"/>
              </w:rPr>
            </w:pPr>
          </w:p>
        </w:tc>
        <w:tc>
          <w:tcPr>
            <w:tcW w:w="1250" w:type="pct"/>
            <w:tcBorders>
              <w:top w:val="single" w:sz="4" w:space="0" w:color="auto"/>
              <w:left w:val="single" w:sz="4" w:space="0" w:color="auto"/>
              <w:bottom w:val="single" w:sz="4" w:space="0" w:color="auto"/>
              <w:right w:val="single" w:sz="4" w:space="0" w:color="auto"/>
            </w:tcBorders>
            <w:vAlign w:val="center"/>
          </w:tcPr>
          <w:p w14:paraId="2A8C8DC5" w14:textId="77777777" w:rsidR="00EB6880" w:rsidRDefault="00692187">
            <w:pPr>
              <w:ind w:leftChars="-50" w:left="-110" w:rightChars="-50" w:right="-110"/>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100% level: 91%</w:t>
            </w:r>
          </w:p>
        </w:tc>
        <w:tc>
          <w:tcPr>
            <w:tcW w:w="1250" w:type="pct"/>
            <w:tcBorders>
              <w:top w:val="single" w:sz="4" w:space="0" w:color="auto"/>
              <w:left w:val="single" w:sz="4" w:space="0" w:color="auto"/>
              <w:bottom w:val="single" w:sz="4" w:space="0" w:color="auto"/>
              <w:right w:val="single" w:sz="4" w:space="0" w:color="auto"/>
            </w:tcBorders>
            <w:vAlign w:val="center"/>
          </w:tcPr>
          <w:p w14:paraId="6D27763C" w14:textId="77777777" w:rsidR="00EB6880" w:rsidRDefault="00692187">
            <w:pPr>
              <w:ind w:leftChars="-50" w:left="-110" w:rightChars="-50" w:right="-110"/>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1%</w:t>
            </w:r>
          </w:p>
        </w:tc>
      </w:tr>
      <w:tr w:rsidR="00EB6880" w14:paraId="5ED8D2B5" w14:textId="77777777">
        <w:trPr>
          <w:trHeight w:val="397"/>
        </w:trPr>
        <w:tc>
          <w:tcPr>
            <w:tcW w:w="1250" w:type="pct"/>
            <w:vMerge/>
            <w:tcBorders>
              <w:left w:val="single" w:sz="4" w:space="0" w:color="auto"/>
              <w:bottom w:val="single" w:sz="4" w:space="0" w:color="auto"/>
              <w:right w:val="single" w:sz="4" w:space="0" w:color="auto"/>
            </w:tcBorders>
            <w:vAlign w:val="center"/>
          </w:tcPr>
          <w:p w14:paraId="159B608A" w14:textId="77777777" w:rsidR="00EB6880" w:rsidRDefault="00EB6880">
            <w:pPr>
              <w:ind w:leftChars="-50" w:left="-110" w:rightChars="-50" w:right="-110"/>
              <w:jc w:val="center"/>
              <w:rPr>
                <w:rFonts w:ascii="Times New Roman" w:eastAsia="仿宋_GB2312" w:hAnsi="Times New Roman"/>
                <w:bCs/>
                <w:sz w:val="18"/>
                <w:szCs w:val="18"/>
                <w:lang w:eastAsia="zh-CN"/>
              </w:rPr>
            </w:pPr>
          </w:p>
        </w:tc>
        <w:tc>
          <w:tcPr>
            <w:tcW w:w="1250" w:type="pct"/>
            <w:vMerge/>
            <w:tcBorders>
              <w:left w:val="single" w:sz="4" w:space="0" w:color="auto"/>
              <w:bottom w:val="single" w:sz="4" w:space="0" w:color="auto"/>
              <w:right w:val="single" w:sz="4" w:space="0" w:color="auto"/>
            </w:tcBorders>
            <w:vAlign w:val="center"/>
          </w:tcPr>
          <w:p w14:paraId="04D358EA" w14:textId="77777777" w:rsidR="00EB6880" w:rsidRDefault="00EB6880">
            <w:pPr>
              <w:ind w:leftChars="-50" w:left="-110" w:rightChars="-50" w:right="-110"/>
              <w:jc w:val="center"/>
              <w:rPr>
                <w:rFonts w:ascii="Times New Roman" w:eastAsia="仿宋_GB2312" w:hAnsi="Times New Roman"/>
                <w:bCs/>
                <w:sz w:val="18"/>
                <w:szCs w:val="18"/>
                <w:lang w:eastAsia="zh-CN"/>
              </w:rPr>
            </w:pPr>
          </w:p>
        </w:tc>
        <w:tc>
          <w:tcPr>
            <w:tcW w:w="1250" w:type="pct"/>
            <w:tcBorders>
              <w:top w:val="single" w:sz="4" w:space="0" w:color="auto"/>
              <w:left w:val="single" w:sz="4" w:space="0" w:color="auto"/>
              <w:bottom w:val="single" w:sz="4" w:space="0" w:color="auto"/>
              <w:right w:val="single" w:sz="4" w:space="0" w:color="auto"/>
            </w:tcBorders>
            <w:vAlign w:val="center"/>
          </w:tcPr>
          <w:p w14:paraId="3B06C720" w14:textId="77777777" w:rsidR="00EB6880" w:rsidRDefault="00692187">
            <w:pPr>
              <w:ind w:leftChars="-50" w:left="-110" w:rightChars="-50" w:right="-110"/>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200% level: 90%</w:t>
            </w:r>
          </w:p>
        </w:tc>
        <w:tc>
          <w:tcPr>
            <w:tcW w:w="1250" w:type="pct"/>
            <w:tcBorders>
              <w:top w:val="single" w:sz="4" w:space="0" w:color="auto"/>
              <w:left w:val="single" w:sz="4" w:space="0" w:color="auto"/>
              <w:bottom w:val="single" w:sz="4" w:space="0" w:color="auto"/>
              <w:right w:val="single" w:sz="4" w:space="0" w:color="auto"/>
            </w:tcBorders>
            <w:vAlign w:val="center"/>
          </w:tcPr>
          <w:p w14:paraId="0E11E05C" w14:textId="77777777" w:rsidR="00EB6880" w:rsidRDefault="00692187">
            <w:pPr>
              <w:ind w:leftChars="-50" w:left="-110" w:rightChars="-50" w:right="-110"/>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0%</w:t>
            </w:r>
          </w:p>
        </w:tc>
      </w:tr>
      <w:tr w:rsidR="00EB6880" w14:paraId="0259D2AA" w14:textId="77777777">
        <w:trPr>
          <w:trHeight w:val="397"/>
        </w:trPr>
        <w:tc>
          <w:tcPr>
            <w:tcW w:w="1250" w:type="pct"/>
            <w:vMerge w:val="restart"/>
            <w:tcBorders>
              <w:top w:val="single" w:sz="4" w:space="0" w:color="auto"/>
              <w:left w:val="single" w:sz="4" w:space="0" w:color="auto"/>
              <w:right w:val="single" w:sz="4" w:space="0" w:color="auto"/>
            </w:tcBorders>
            <w:vAlign w:val="center"/>
          </w:tcPr>
          <w:p w14:paraId="3F1846D1" w14:textId="77777777" w:rsidR="00EB6880" w:rsidRDefault="00692187">
            <w:pPr>
              <w:ind w:leftChars="-50" w:left="-110" w:rightChars="-50" w:right="-110"/>
              <w:jc w:val="center"/>
              <w:rPr>
                <w:rFonts w:ascii="Times New Roman" w:eastAsia="仿宋_GB2312" w:hAnsi="Times New Roman"/>
                <w:bCs/>
                <w:sz w:val="18"/>
                <w:szCs w:val="18"/>
                <w:lang w:eastAsia="zh-CN"/>
              </w:rPr>
            </w:pPr>
            <w:r>
              <w:rPr>
                <w:rFonts w:ascii="Times New Roman" w:eastAsia="仿宋_GB2312" w:hAnsi="Times New Roman"/>
                <w:sz w:val="18"/>
                <w:szCs w:val="18"/>
                <w:lang w:eastAsia="zh-CN"/>
                <w:rPrChange w:id="367" w:author="Lu Li0762" w:date="2026-10-26T17:23:00Z">
                  <w:rPr>
                    <w:rFonts w:ascii="Times New Roman" w:eastAsia="仿宋_GB2312" w:hAnsi="Times New Roman"/>
                    <w:sz w:val="21"/>
                    <w:szCs w:val="21"/>
                    <w:lang w:eastAsia="zh-CN"/>
                  </w:rPr>
                </w:rPrChange>
              </w:rPr>
              <w:t>ASYM-124852</w:t>
            </w:r>
          </w:p>
        </w:tc>
        <w:tc>
          <w:tcPr>
            <w:tcW w:w="1250" w:type="pct"/>
            <w:vMerge w:val="restart"/>
            <w:tcBorders>
              <w:top w:val="single" w:sz="4" w:space="0" w:color="auto"/>
              <w:left w:val="single" w:sz="4" w:space="0" w:color="auto"/>
              <w:right w:val="single" w:sz="4" w:space="0" w:color="auto"/>
            </w:tcBorders>
            <w:vAlign w:val="center"/>
          </w:tcPr>
          <w:p w14:paraId="21618A55" w14:textId="77777777" w:rsidR="00EB6880" w:rsidRDefault="00692187">
            <w:pPr>
              <w:ind w:leftChars="-50" w:left="-110" w:rightChars="-50" w:right="-110"/>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Hastelloy</w:t>
            </w:r>
          </w:p>
        </w:tc>
        <w:tc>
          <w:tcPr>
            <w:tcW w:w="1250" w:type="pct"/>
            <w:tcBorders>
              <w:top w:val="single" w:sz="4" w:space="0" w:color="auto"/>
              <w:left w:val="single" w:sz="4" w:space="0" w:color="auto"/>
              <w:bottom w:val="single" w:sz="4" w:space="0" w:color="auto"/>
              <w:right w:val="single" w:sz="4" w:space="0" w:color="auto"/>
            </w:tcBorders>
            <w:vAlign w:val="center"/>
          </w:tcPr>
          <w:p w14:paraId="3604A084" w14:textId="77777777" w:rsidR="00EB6880" w:rsidRDefault="00692187">
            <w:pPr>
              <w:ind w:leftChars="-50" w:left="-110" w:rightChars="-50" w:right="-110"/>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1% level: 90%</w:t>
            </w:r>
          </w:p>
        </w:tc>
        <w:tc>
          <w:tcPr>
            <w:tcW w:w="1250" w:type="pct"/>
            <w:tcBorders>
              <w:top w:val="single" w:sz="4" w:space="0" w:color="auto"/>
              <w:left w:val="single" w:sz="4" w:space="0" w:color="auto"/>
              <w:bottom w:val="single" w:sz="4" w:space="0" w:color="auto"/>
              <w:right w:val="single" w:sz="4" w:space="0" w:color="auto"/>
            </w:tcBorders>
            <w:vAlign w:val="center"/>
          </w:tcPr>
          <w:p w14:paraId="6A8EC649" w14:textId="77777777" w:rsidR="00EB6880" w:rsidRDefault="00692187">
            <w:pPr>
              <w:ind w:leftChars="-50" w:left="-110" w:rightChars="-50" w:right="-110"/>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4%</w:t>
            </w:r>
          </w:p>
        </w:tc>
      </w:tr>
      <w:tr w:rsidR="00EB6880" w14:paraId="1B03AA84" w14:textId="77777777">
        <w:trPr>
          <w:trHeight w:val="397"/>
        </w:trPr>
        <w:tc>
          <w:tcPr>
            <w:tcW w:w="1250" w:type="pct"/>
            <w:vMerge/>
            <w:tcBorders>
              <w:left w:val="single" w:sz="4" w:space="0" w:color="auto"/>
              <w:right w:val="single" w:sz="4" w:space="0" w:color="auto"/>
            </w:tcBorders>
            <w:vAlign w:val="center"/>
          </w:tcPr>
          <w:p w14:paraId="4AF365B3" w14:textId="77777777" w:rsidR="00EB6880" w:rsidRDefault="00EB6880">
            <w:pPr>
              <w:ind w:leftChars="-50" w:left="-110" w:rightChars="-50" w:right="-110"/>
              <w:jc w:val="center"/>
              <w:rPr>
                <w:rFonts w:ascii="Times New Roman" w:eastAsia="仿宋_GB2312" w:hAnsi="Times New Roman"/>
                <w:bCs/>
                <w:sz w:val="18"/>
                <w:szCs w:val="18"/>
                <w:lang w:eastAsia="zh-CN"/>
              </w:rPr>
            </w:pPr>
          </w:p>
        </w:tc>
        <w:tc>
          <w:tcPr>
            <w:tcW w:w="1250" w:type="pct"/>
            <w:vMerge/>
            <w:tcBorders>
              <w:left w:val="single" w:sz="4" w:space="0" w:color="auto"/>
              <w:right w:val="single" w:sz="4" w:space="0" w:color="auto"/>
            </w:tcBorders>
            <w:vAlign w:val="center"/>
          </w:tcPr>
          <w:p w14:paraId="769168BB" w14:textId="77777777" w:rsidR="00EB6880" w:rsidRDefault="00EB6880">
            <w:pPr>
              <w:ind w:leftChars="-50" w:left="-110" w:rightChars="-50" w:right="-110"/>
              <w:jc w:val="center"/>
              <w:rPr>
                <w:rFonts w:ascii="Times New Roman" w:eastAsia="仿宋_GB2312" w:hAnsi="Times New Roman"/>
                <w:bCs/>
                <w:sz w:val="18"/>
                <w:szCs w:val="18"/>
                <w:lang w:eastAsia="zh-CN"/>
              </w:rPr>
            </w:pPr>
          </w:p>
        </w:tc>
        <w:tc>
          <w:tcPr>
            <w:tcW w:w="1250" w:type="pct"/>
            <w:tcBorders>
              <w:top w:val="single" w:sz="4" w:space="0" w:color="auto"/>
              <w:left w:val="single" w:sz="4" w:space="0" w:color="auto"/>
              <w:bottom w:val="single" w:sz="4" w:space="0" w:color="auto"/>
              <w:right w:val="single" w:sz="4" w:space="0" w:color="auto"/>
            </w:tcBorders>
            <w:vAlign w:val="center"/>
          </w:tcPr>
          <w:p w14:paraId="436BC392" w14:textId="77777777" w:rsidR="00EB6880" w:rsidRDefault="00692187">
            <w:pPr>
              <w:ind w:leftChars="-50" w:left="-110" w:rightChars="-50" w:right="-110"/>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100% level: 96%</w:t>
            </w:r>
          </w:p>
        </w:tc>
        <w:tc>
          <w:tcPr>
            <w:tcW w:w="1250" w:type="pct"/>
            <w:tcBorders>
              <w:top w:val="single" w:sz="4" w:space="0" w:color="auto"/>
              <w:left w:val="single" w:sz="4" w:space="0" w:color="auto"/>
              <w:bottom w:val="single" w:sz="4" w:space="0" w:color="auto"/>
              <w:right w:val="single" w:sz="4" w:space="0" w:color="auto"/>
            </w:tcBorders>
            <w:vAlign w:val="center"/>
          </w:tcPr>
          <w:p w14:paraId="183A98C6" w14:textId="77777777" w:rsidR="00EB6880" w:rsidRDefault="00692187">
            <w:pPr>
              <w:ind w:leftChars="-50" w:left="-110" w:rightChars="-50" w:right="-110"/>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3%</w:t>
            </w:r>
          </w:p>
        </w:tc>
      </w:tr>
      <w:tr w:rsidR="00EB6880" w14:paraId="716C256D" w14:textId="77777777">
        <w:trPr>
          <w:trHeight w:val="397"/>
        </w:trPr>
        <w:tc>
          <w:tcPr>
            <w:tcW w:w="1250" w:type="pct"/>
            <w:vMerge/>
            <w:tcBorders>
              <w:left w:val="single" w:sz="4" w:space="0" w:color="auto"/>
              <w:bottom w:val="single" w:sz="4" w:space="0" w:color="auto"/>
              <w:right w:val="single" w:sz="4" w:space="0" w:color="auto"/>
            </w:tcBorders>
            <w:vAlign w:val="center"/>
          </w:tcPr>
          <w:p w14:paraId="76B14179" w14:textId="77777777" w:rsidR="00EB6880" w:rsidRDefault="00EB6880">
            <w:pPr>
              <w:ind w:leftChars="-50" w:left="-110" w:rightChars="-50" w:right="-110"/>
              <w:jc w:val="center"/>
              <w:rPr>
                <w:rFonts w:ascii="Times New Roman" w:eastAsia="仿宋_GB2312" w:hAnsi="Times New Roman"/>
                <w:bCs/>
                <w:sz w:val="18"/>
                <w:szCs w:val="18"/>
                <w:lang w:eastAsia="zh-CN"/>
              </w:rPr>
            </w:pPr>
          </w:p>
        </w:tc>
        <w:tc>
          <w:tcPr>
            <w:tcW w:w="1250" w:type="pct"/>
            <w:vMerge/>
            <w:tcBorders>
              <w:left w:val="single" w:sz="4" w:space="0" w:color="auto"/>
              <w:bottom w:val="single" w:sz="4" w:space="0" w:color="auto"/>
              <w:right w:val="single" w:sz="4" w:space="0" w:color="auto"/>
            </w:tcBorders>
            <w:vAlign w:val="center"/>
          </w:tcPr>
          <w:p w14:paraId="0929AFA7" w14:textId="77777777" w:rsidR="00EB6880" w:rsidRDefault="00EB6880">
            <w:pPr>
              <w:ind w:leftChars="-50" w:left="-110" w:rightChars="-50" w:right="-110"/>
              <w:jc w:val="center"/>
              <w:rPr>
                <w:rFonts w:ascii="Times New Roman" w:eastAsia="仿宋_GB2312" w:hAnsi="Times New Roman"/>
                <w:bCs/>
                <w:sz w:val="18"/>
                <w:szCs w:val="18"/>
                <w:lang w:eastAsia="zh-CN"/>
              </w:rPr>
            </w:pPr>
          </w:p>
        </w:tc>
        <w:tc>
          <w:tcPr>
            <w:tcW w:w="1250" w:type="pct"/>
            <w:tcBorders>
              <w:top w:val="single" w:sz="4" w:space="0" w:color="auto"/>
              <w:left w:val="single" w:sz="4" w:space="0" w:color="auto"/>
              <w:bottom w:val="single" w:sz="4" w:space="0" w:color="auto"/>
              <w:right w:val="single" w:sz="4" w:space="0" w:color="auto"/>
            </w:tcBorders>
            <w:vAlign w:val="center"/>
          </w:tcPr>
          <w:p w14:paraId="1F445457" w14:textId="77777777" w:rsidR="00EB6880" w:rsidRDefault="00692187">
            <w:pPr>
              <w:ind w:leftChars="-50" w:left="-110" w:rightChars="-50" w:right="-110"/>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200% level: 96%</w:t>
            </w:r>
          </w:p>
        </w:tc>
        <w:tc>
          <w:tcPr>
            <w:tcW w:w="1250" w:type="pct"/>
            <w:tcBorders>
              <w:top w:val="single" w:sz="4" w:space="0" w:color="auto"/>
              <w:left w:val="single" w:sz="4" w:space="0" w:color="auto"/>
              <w:bottom w:val="single" w:sz="4" w:space="0" w:color="auto"/>
              <w:right w:val="single" w:sz="4" w:space="0" w:color="auto"/>
            </w:tcBorders>
            <w:vAlign w:val="center"/>
          </w:tcPr>
          <w:p w14:paraId="1B6449B3" w14:textId="77777777" w:rsidR="00EB6880" w:rsidRDefault="00692187">
            <w:pPr>
              <w:ind w:leftChars="-50" w:left="-110" w:rightChars="-50" w:right="-110"/>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2%</w:t>
            </w:r>
          </w:p>
        </w:tc>
      </w:tr>
    </w:tbl>
    <w:p w14:paraId="5CE4B8C9" w14:textId="77777777" w:rsidR="00EB6880" w:rsidRDefault="00692187">
      <w:pPr>
        <w:pStyle w:val="2"/>
        <w:numPr>
          <w:ilvl w:val="0"/>
          <w:numId w:val="12"/>
        </w:numPr>
        <w:rPr>
          <w:rFonts w:ascii="Times New Roman" w:eastAsia="仿宋_GB2312" w:hAnsi="Times New Roman"/>
          <w:sz w:val="21"/>
          <w:szCs w:val="18"/>
          <w:lang w:eastAsia="zh-CN"/>
        </w:rPr>
      </w:pPr>
      <w:bookmarkStart w:id="368" w:name="_Toc243680259"/>
      <w:bookmarkStart w:id="369" w:name="_Toc243680260"/>
      <w:bookmarkStart w:id="370" w:name="_Toc476157629"/>
      <w:bookmarkEnd w:id="368"/>
      <w:r>
        <w:rPr>
          <w:rFonts w:ascii="Times New Roman" w:eastAsia="仿宋_GB2312" w:hAnsi="Times New Roman"/>
          <w:sz w:val="21"/>
          <w:szCs w:val="18"/>
          <w:lang w:eastAsia="zh-CN"/>
        </w:rPr>
        <w:lastRenderedPageBreak/>
        <w:t>Dirty Hold Time Study</w:t>
      </w:r>
      <w:bookmarkEnd w:id="369"/>
      <w:r>
        <w:rPr>
          <w:rFonts w:ascii="Times New Roman" w:eastAsia="仿宋_GB2312" w:hAnsi="Times New Roman"/>
          <w:sz w:val="21"/>
          <w:szCs w:val="18"/>
          <w:lang w:eastAsia="zh-CN"/>
        </w:rPr>
        <w:t xml:space="preserve"> </w:t>
      </w:r>
    </w:p>
    <w:p w14:paraId="4D91F054" w14:textId="77777777" w:rsidR="00EB6880" w:rsidRDefault="00692187">
      <w:pPr>
        <w:spacing w:line="360" w:lineRule="auto"/>
        <w:jc w:val="both"/>
        <w:rPr>
          <w:rFonts w:ascii="Times New Roman" w:hAnsi="Times New Roman"/>
          <w:color w:val="0000FF"/>
          <w:sz w:val="21"/>
          <w:szCs w:val="21"/>
          <w:lang w:eastAsia="zh-CN"/>
        </w:rPr>
      </w:pPr>
      <w:bookmarkStart w:id="371" w:name="OLE_LINK13"/>
      <w:bookmarkStart w:id="372" w:name="OLE_LINK12"/>
      <w:bookmarkEnd w:id="370"/>
      <w:r>
        <w:rPr>
          <w:rFonts w:ascii="Times New Roman" w:eastAsia="仿宋_GB2312" w:hAnsi="Times New Roman"/>
          <w:sz w:val="21"/>
          <w:szCs w:val="21"/>
          <w:lang w:eastAsia="zh-CN"/>
        </w:rPr>
        <w:t>Dirty Hold time: The period and conditions of storage of equipment before cleaning.</w:t>
      </w:r>
      <w:r>
        <w:rPr>
          <w:rFonts w:ascii="Times New Roman" w:hAnsi="Times New Roman"/>
          <w:color w:val="0000FF"/>
          <w:sz w:val="21"/>
          <w:szCs w:val="21"/>
          <w:lang w:eastAsia="zh-CN"/>
        </w:rPr>
        <w:t xml:space="preserve"> The purpose of Dirty Hold Time qualification is to demonstrate that residue ageing does not adversely affect the ability of the validated cleaning process to achieve defined visual and chemical acceptance criteria. The proposed DHT represents the maximum anticipated operational delay between batch completion and cleaning initiation. Validation data generated at this condition will therefore represent a worst-case challenge to the cleaning process.</w:t>
      </w:r>
    </w:p>
    <w:p w14:paraId="72BDA346" w14:textId="77777777" w:rsidR="00EB6880" w:rsidRDefault="00692187">
      <w:pPr>
        <w:spacing w:line="360" w:lineRule="auto"/>
        <w:jc w:val="both"/>
        <w:rPr>
          <w:rFonts w:ascii="Times New Roman" w:hAnsi="Times New Roman"/>
          <w:color w:val="0000FF"/>
          <w:sz w:val="21"/>
          <w:szCs w:val="21"/>
          <w:lang w:eastAsia="zh-CN"/>
        </w:rPr>
      </w:pPr>
      <w:r>
        <w:rPr>
          <w:rFonts w:ascii="Times New Roman" w:hAnsi="Times New Roman"/>
          <w:color w:val="0000FF"/>
          <w:sz w:val="21"/>
          <w:szCs w:val="21"/>
          <w:lang w:eastAsia="zh-CN"/>
        </w:rPr>
        <w:t>Based on process historical knowledge and PAR study (Refer to TR-1400200306 &lt;Technical Summary for LSN4182924 (ASYM-140020) Step 1 PAR Study&gt; (current version), TR-1400200307&lt; Technical Summary for LSN4182924 (ASYM-140020) Step 2 PAR Study &gt;), the in-process intermediate ASYM-141366 is stable at 2~8</w:t>
      </w:r>
      <w:r>
        <w:rPr>
          <w:rFonts w:ascii="Times New Roman" w:hAnsi="Times New Roman"/>
          <w:color w:val="0000FF"/>
          <w:sz w:val="21"/>
          <w:szCs w:val="21"/>
          <w:vertAlign w:val="superscript"/>
          <w:lang w:eastAsia="zh-CN"/>
        </w:rPr>
        <w:t>o</w:t>
      </w:r>
      <w:r>
        <w:rPr>
          <w:rFonts w:ascii="Times New Roman" w:hAnsi="Times New Roman"/>
          <w:color w:val="0000FF"/>
          <w:sz w:val="21"/>
          <w:szCs w:val="21"/>
          <w:lang w:eastAsia="zh-CN"/>
        </w:rPr>
        <w:t>C for 7 months and</w:t>
      </w:r>
      <w:r>
        <w:rPr>
          <w:rFonts w:ascii="Times New Roman" w:hAnsi="Times New Roman"/>
          <w:color w:val="0000FF"/>
        </w:rPr>
        <w:t xml:space="preserve"> </w:t>
      </w:r>
      <w:r>
        <w:rPr>
          <w:rFonts w:ascii="Times New Roman" w:eastAsia="仿宋_GB2312" w:hAnsi="Times New Roman"/>
          <w:color w:val="0000FF"/>
          <w:sz w:val="21"/>
          <w:szCs w:val="21"/>
          <w:lang w:eastAsia="zh-CN"/>
        </w:rPr>
        <w:t>cleavage product</w:t>
      </w:r>
      <w:r>
        <w:rPr>
          <w:rFonts w:ascii="Times New Roman" w:hAnsi="Times New Roman"/>
          <w:color w:val="0000FF"/>
          <w:sz w:val="21"/>
          <w:szCs w:val="21"/>
          <w:lang w:eastAsia="zh-CN"/>
        </w:rPr>
        <w:t xml:space="preserve"> ASYM-14</w:t>
      </w:r>
      <w:r>
        <w:rPr>
          <w:rFonts w:ascii="Times New Roman" w:hAnsi="Times New Roman" w:hint="eastAsia"/>
          <w:color w:val="0000FF"/>
          <w:sz w:val="21"/>
          <w:szCs w:val="21"/>
          <w:lang w:eastAsia="zh-CN"/>
        </w:rPr>
        <w:t>0020</w:t>
      </w:r>
      <w:r>
        <w:rPr>
          <w:rFonts w:ascii="Times New Roman" w:hAnsi="Times New Roman"/>
          <w:color w:val="0000FF"/>
          <w:sz w:val="21"/>
          <w:szCs w:val="21"/>
          <w:lang w:eastAsia="zh-CN"/>
        </w:rPr>
        <w:t xml:space="preserve"> is stable at 43</w:t>
      </w:r>
      <w:r>
        <w:rPr>
          <w:rFonts w:ascii="Times New Roman" w:hAnsi="Times New Roman"/>
          <w:color w:val="0000FF"/>
          <w:sz w:val="21"/>
          <w:szCs w:val="21"/>
          <w:vertAlign w:val="superscript"/>
          <w:lang w:eastAsia="zh-CN"/>
        </w:rPr>
        <w:t>o</w:t>
      </w:r>
      <w:r>
        <w:rPr>
          <w:rFonts w:ascii="Times New Roman" w:hAnsi="Times New Roman"/>
          <w:color w:val="0000FF"/>
          <w:sz w:val="21"/>
          <w:szCs w:val="21"/>
          <w:lang w:eastAsia="zh-CN"/>
        </w:rPr>
        <w:t xml:space="preserve">C for 21d. Since the solid is stable at certain days and all of equipment/auxiliaries are at closed status at rest (solvent evaporation is minimal, which has minimal impact on equipment cleaning), the dirty hold time is currently set in </w:t>
      </w:r>
      <w:r>
        <w:rPr>
          <w:rFonts w:ascii="Times New Roman" w:hAnsi="Times New Roman"/>
          <w:b/>
          <w:bCs/>
          <w:color w:val="0000FF"/>
          <w:sz w:val="21"/>
          <w:szCs w:val="21"/>
          <w:lang w:eastAsia="zh-CN"/>
        </w:rPr>
        <w:t xml:space="preserve">Table </w:t>
      </w:r>
      <w:r>
        <w:rPr>
          <w:rFonts w:ascii="Times New Roman" w:hAnsi="Times New Roman" w:hint="eastAsia"/>
          <w:b/>
          <w:bCs/>
          <w:color w:val="0000FF"/>
          <w:sz w:val="21"/>
          <w:szCs w:val="21"/>
          <w:lang w:eastAsia="zh-CN"/>
        </w:rPr>
        <w:t>6-22</w:t>
      </w:r>
      <w:r>
        <w:rPr>
          <w:rFonts w:ascii="Times New Roman" w:hAnsi="Times New Roman"/>
          <w:color w:val="0000FF"/>
          <w:sz w:val="21"/>
          <w:szCs w:val="21"/>
          <w:lang w:eastAsia="zh-CN"/>
        </w:rPr>
        <w:t xml:space="preserve"> as a guideline.</w:t>
      </w:r>
    </w:p>
    <w:p w14:paraId="23B9C523" w14:textId="77777777" w:rsidR="00EB6880" w:rsidRDefault="00692187">
      <w:pPr>
        <w:tabs>
          <w:tab w:val="center" w:pos="4320"/>
          <w:tab w:val="right" w:pos="8640"/>
        </w:tabs>
        <w:spacing w:beforeLines="50" w:before="120" w:line="360" w:lineRule="auto"/>
        <w:contextualSpacing/>
        <w:jc w:val="both"/>
        <w:rPr>
          <w:rFonts w:ascii="Times New Roman" w:eastAsia="仿宋_GB2312" w:hAnsi="Times New Roman"/>
          <w:sz w:val="21"/>
          <w:szCs w:val="21"/>
          <w:lang w:eastAsia="zh-CN"/>
        </w:rPr>
      </w:pPr>
      <w:r>
        <w:rPr>
          <w:rFonts w:ascii="Times New Roman" w:eastAsia="仿宋_GB2312" w:hAnsi="Times New Roman"/>
          <w:sz w:val="21"/>
          <w:szCs w:val="21"/>
          <w:lang w:eastAsia="zh-CN"/>
        </w:rPr>
        <w:t xml:space="preserve">Pyridine/ acetic anhydride DMF solution and Oxyma DMF solution are stable at room temperature under nitrogen blanket based on common chemical experience. Since the </w:t>
      </w:r>
      <w:r>
        <w:rPr>
          <w:rFonts w:ascii="Times New Roman" w:hAnsi="Times New Roman"/>
          <w:sz w:val="21"/>
          <w:szCs w:val="21"/>
          <w:lang w:eastAsia="zh-CN"/>
        </w:rPr>
        <w:t xml:space="preserve">solution </w:t>
      </w:r>
      <w:r>
        <w:rPr>
          <w:rFonts w:ascii="Times New Roman" w:eastAsia="仿宋_GB2312" w:hAnsi="Times New Roman"/>
          <w:sz w:val="21"/>
          <w:szCs w:val="21"/>
          <w:lang w:eastAsia="zh-CN"/>
        </w:rPr>
        <w:t xml:space="preserve">is stable at certain days and all of equipment/auxiliaries are at closed status at rest (solvent evaporation is minimal, which has minimal impact on equipment cleaning), the dirty hold time is currently set in </w:t>
      </w:r>
      <w:r>
        <w:rPr>
          <w:rFonts w:ascii="Times New Roman" w:eastAsia="仿宋_GB2312" w:hAnsi="Times New Roman"/>
          <w:b/>
          <w:sz w:val="21"/>
          <w:szCs w:val="21"/>
          <w:lang w:eastAsia="zh-CN"/>
        </w:rPr>
        <w:t>Table 6-</w:t>
      </w:r>
      <w:r>
        <w:rPr>
          <w:rFonts w:ascii="Times New Roman" w:eastAsia="仿宋_GB2312" w:hAnsi="Times New Roman" w:hint="eastAsia"/>
          <w:b/>
          <w:sz w:val="21"/>
          <w:szCs w:val="21"/>
          <w:lang w:eastAsia="zh-CN"/>
        </w:rPr>
        <w:t>22</w:t>
      </w:r>
      <w:r>
        <w:rPr>
          <w:rFonts w:ascii="Times New Roman" w:eastAsia="仿宋_GB2312" w:hAnsi="Times New Roman"/>
          <w:b/>
          <w:sz w:val="21"/>
          <w:szCs w:val="21"/>
          <w:lang w:eastAsia="zh-CN"/>
        </w:rPr>
        <w:t xml:space="preserve"> </w:t>
      </w:r>
      <w:r>
        <w:rPr>
          <w:rFonts w:ascii="Times New Roman" w:eastAsia="仿宋_GB2312" w:hAnsi="Times New Roman"/>
          <w:sz w:val="21"/>
          <w:szCs w:val="21"/>
          <w:lang w:eastAsia="zh-CN"/>
        </w:rPr>
        <w:t>as a guideline.</w:t>
      </w:r>
    </w:p>
    <w:p w14:paraId="28CC8D3C" w14:textId="77777777" w:rsidR="00EB6880" w:rsidRDefault="00692187">
      <w:pPr>
        <w:tabs>
          <w:tab w:val="left" w:pos="426"/>
        </w:tabs>
        <w:spacing w:beforeLines="50" w:before="120" w:line="312" w:lineRule="auto"/>
        <w:jc w:val="center"/>
        <w:rPr>
          <w:rFonts w:ascii="Times New Roman" w:eastAsia="仿宋_GB2312" w:hAnsi="Times New Roman"/>
          <w:b/>
          <w:i/>
          <w:sz w:val="21"/>
          <w:szCs w:val="18"/>
          <w:lang w:val="de-DE" w:eastAsia="zh-CN"/>
        </w:rPr>
      </w:pPr>
      <w:r>
        <w:rPr>
          <w:rFonts w:ascii="Times New Roman" w:eastAsia="仿宋_GB2312" w:hAnsi="Times New Roman"/>
          <w:b/>
          <w:i/>
          <w:sz w:val="21"/>
          <w:szCs w:val="18"/>
          <w:lang w:val="de-DE" w:eastAsia="zh-CN"/>
        </w:rPr>
        <w:t xml:space="preserve">Table </w:t>
      </w:r>
      <w:r>
        <w:rPr>
          <w:rFonts w:ascii="Times New Roman" w:eastAsia="仿宋_GB2312" w:hAnsi="Times New Roman" w:hint="eastAsia"/>
          <w:b/>
          <w:i/>
          <w:sz w:val="21"/>
          <w:szCs w:val="18"/>
          <w:lang w:val="de-DE" w:eastAsia="zh-CN"/>
        </w:rPr>
        <w:t>6-22</w:t>
      </w:r>
      <w:r>
        <w:rPr>
          <w:rFonts w:ascii="Times New Roman" w:eastAsia="仿宋_GB2312" w:hAnsi="Times New Roman"/>
          <w:b/>
          <w:i/>
          <w:sz w:val="21"/>
          <w:szCs w:val="18"/>
          <w:lang w:val="de-DE" w:eastAsia="zh-CN"/>
        </w:rPr>
        <w:t xml:space="preserve"> Suggested current dirty hold time </w:t>
      </w:r>
    </w:p>
    <w:tbl>
      <w:tblPr>
        <w:tblStyle w:val="af9"/>
        <w:tblW w:w="5000" w:type="pct"/>
        <w:jc w:val="center"/>
        <w:tblLook w:val="04A0" w:firstRow="1" w:lastRow="0" w:firstColumn="1" w:lastColumn="0" w:noHBand="0" w:noVBand="1"/>
      </w:tblPr>
      <w:tblGrid>
        <w:gridCol w:w="3824"/>
        <w:gridCol w:w="5807"/>
      </w:tblGrid>
      <w:tr w:rsidR="00EB6880" w14:paraId="0FFF0EBB" w14:textId="77777777">
        <w:trPr>
          <w:trHeight w:hRule="exact" w:val="454"/>
          <w:jc w:val="center"/>
        </w:trPr>
        <w:tc>
          <w:tcPr>
            <w:tcW w:w="1985" w:type="pct"/>
            <w:vAlign w:val="center"/>
          </w:tcPr>
          <w:p w14:paraId="4A52EF25"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Equipment ID</w:t>
            </w:r>
          </w:p>
        </w:tc>
        <w:tc>
          <w:tcPr>
            <w:tcW w:w="3015" w:type="pct"/>
            <w:vAlign w:val="center"/>
          </w:tcPr>
          <w:p w14:paraId="6AAD28B1"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Suggested dirty hold time</w:t>
            </w:r>
          </w:p>
        </w:tc>
      </w:tr>
      <w:tr w:rsidR="00EB6880" w14:paraId="73B53CBA" w14:textId="77777777">
        <w:trPr>
          <w:trHeight w:hRule="exact" w:val="454"/>
          <w:jc w:val="center"/>
        </w:trPr>
        <w:tc>
          <w:tcPr>
            <w:tcW w:w="1985" w:type="pct"/>
            <w:vAlign w:val="center"/>
          </w:tcPr>
          <w:p w14:paraId="46E4DC26" w14:textId="77777777" w:rsidR="00EB6880" w:rsidRDefault="00692187">
            <w:pPr>
              <w:ind w:leftChars="-30" w:left="-66" w:rightChars="-30" w:right="-66" w:firstLineChars="1" w:firstLine="2"/>
              <w:contextualSpacing/>
              <w:jc w:val="center"/>
              <w:rPr>
                <w:rFonts w:ascii="Times New Roman" w:eastAsia="仿宋_GB2312" w:hAnsi="Times New Roman"/>
                <w:sz w:val="18"/>
                <w:szCs w:val="21"/>
                <w:lang w:eastAsia="zh-CN"/>
              </w:rPr>
            </w:pPr>
            <w:r>
              <w:rPr>
                <w:rFonts w:ascii="Times New Roman" w:eastAsia="仿宋_GB2312" w:hAnsi="Times New Roman"/>
                <w:bCs/>
                <w:sz w:val="18"/>
                <w:szCs w:val="18"/>
                <w:lang w:eastAsia="zh-CN"/>
              </w:rPr>
              <w:t>TJ4S-1213-Sy15</w:t>
            </w:r>
          </w:p>
        </w:tc>
        <w:tc>
          <w:tcPr>
            <w:tcW w:w="3015" w:type="pct"/>
            <w:vAlign w:val="center"/>
          </w:tcPr>
          <w:p w14:paraId="54DE6AD4" w14:textId="77777777" w:rsidR="00EB6880" w:rsidRDefault="00692187">
            <w:pPr>
              <w:ind w:leftChars="-30" w:left="-66" w:rightChars="-30" w:right="-66" w:firstLineChars="1" w:firstLine="2"/>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7 days</w:t>
            </w:r>
          </w:p>
        </w:tc>
      </w:tr>
      <w:tr w:rsidR="00EB6880" w14:paraId="3DCD430C" w14:textId="77777777">
        <w:trPr>
          <w:trHeight w:hRule="exact" w:val="454"/>
          <w:jc w:val="center"/>
        </w:trPr>
        <w:tc>
          <w:tcPr>
            <w:tcW w:w="1985" w:type="pct"/>
            <w:vAlign w:val="center"/>
          </w:tcPr>
          <w:p w14:paraId="0AE79320" w14:textId="77777777" w:rsidR="00EB6880" w:rsidRDefault="00692187">
            <w:pPr>
              <w:ind w:leftChars="-30" w:left="-66" w:rightChars="-30" w:right="-66" w:firstLineChars="1" w:firstLine="2"/>
              <w:contextualSpacing/>
              <w:jc w:val="center"/>
              <w:rPr>
                <w:rFonts w:ascii="Times New Roman" w:eastAsia="仿宋_GB2312" w:hAnsi="Times New Roman"/>
                <w:bCs/>
                <w:color w:val="0000FF"/>
                <w:sz w:val="18"/>
                <w:szCs w:val="18"/>
                <w:lang w:eastAsia="zh-CN"/>
              </w:rPr>
            </w:pPr>
            <w:r>
              <w:rPr>
                <w:rFonts w:ascii="Times New Roman" w:eastAsia="仿宋_GB2312" w:hAnsi="Times New Roman" w:cs="Arial"/>
                <w:color w:val="0000FF"/>
                <w:sz w:val="18"/>
                <w:szCs w:val="18"/>
                <w:lang w:eastAsia="zh-CN"/>
              </w:rPr>
              <w:t>TJ4S-1213-Sy15-R01</w:t>
            </w:r>
          </w:p>
        </w:tc>
        <w:tc>
          <w:tcPr>
            <w:tcW w:w="3015" w:type="pct"/>
            <w:vAlign w:val="center"/>
          </w:tcPr>
          <w:p w14:paraId="7103E74C" w14:textId="77777777" w:rsidR="00EB6880" w:rsidRDefault="00692187">
            <w:pPr>
              <w:ind w:leftChars="-30" w:left="-66" w:rightChars="-30" w:right="-66" w:firstLineChars="1" w:firstLine="2"/>
              <w:contextualSpacing/>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14 days</w:t>
            </w:r>
          </w:p>
        </w:tc>
      </w:tr>
      <w:tr w:rsidR="00EB6880" w14:paraId="7CF1E99B" w14:textId="77777777">
        <w:trPr>
          <w:trHeight w:hRule="exact" w:val="454"/>
          <w:jc w:val="center"/>
        </w:trPr>
        <w:tc>
          <w:tcPr>
            <w:tcW w:w="1985" w:type="pct"/>
            <w:vAlign w:val="center"/>
          </w:tcPr>
          <w:p w14:paraId="069207B1" w14:textId="77777777" w:rsidR="00EB6880" w:rsidRDefault="00692187">
            <w:pPr>
              <w:ind w:leftChars="-30" w:left="-66" w:rightChars="-30" w:right="-66" w:firstLineChars="1" w:firstLine="2"/>
              <w:contextualSpacing/>
              <w:jc w:val="center"/>
              <w:rPr>
                <w:rFonts w:ascii="Times New Roman" w:eastAsia="仿宋_GB2312" w:hAnsi="Times New Roman"/>
                <w:sz w:val="18"/>
                <w:szCs w:val="21"/>
                <w:lang w:eastAsia="zh-CN"/>
              </w:rPr>
            </w:pPr>
            <w:del w:id="373" w:author="fuzhonghua" w:date="2026-10-27T09:33:00Z">
              <w:r>
                <w:rPr>
                  <w:rFonts w:ascii="Times New Roman" w:eastAsia="仿宋_GB2312" w:hAnsi="Times New Roman"/>
                  <w:bCs/>
                  <w:sz w:val="18"/>
                  <w:szCs w:val="18"/>
                  <w:lang w:eastAsia="zh-CN"/>
                </w:rPr>
                <w:delText>TJ4-1213-R22</w:delText>
              </w:r>
            </w:del>
            <w:ins w:id="374" w:author="fuzhonghua" w:date="2026-10-27T09:33:00Z">
              <w:r>
                <w:rPr>
                  <w:rFonts w:ascii="Times New Roman" w:eastAsia="仿宋_GB2312" w:hAnsi="Times New Roman"/>
                  <w:bCs/>
                  <w:sz w:val="18"/>
                  <w:szCs w:val="18"/>
                  <w:lang w:eastAsia="zh-CN"/>
                </w:rPr>
                <w:t>TJ4S-1213-R22</w:t>
              </w:r>
            </w:ins>
          </w:p>
        </w:tc>
        <w:tc>
          <w:tcPr>
            <w:tcW w:w="3015" w:type="pct"/>
            <w:vAlign w:val="center"/>
          </w:tcPr>
          <w:p w14:paraId="2B3DCD18" w14:textId="77777777" w:rsidR="00EB6880" w:rsidRDefault="00692187">
            <w:pPr>
              <w:ind w:leftChars="-30" w:left="-66" w:rightChars="-30" w:right="-66" w:firstLineChars="1" w:firstLine="2"/>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14 days</w:t>
            </w:r>
          </w:p>
        </w:tc>
      </w:tr>
      <w:tr w:rsidR="00EB6880" w14:paraId="4C0B681F" w14:textId="77777777">
        <w:trPr>
          <w:trHeight w:hRule="exact" w:val="454"/>
          <w:jc w:val="center"/>
        </w:trPr>
        <w:tc>
          <w:tcPr>
            <w:tcW w:w="1985" w:type="pct"/>
            <w:vAlign w:val="center"/>
          </w:tcPr>
          <w:p w14:paraId="679BE1FB" w14:textId="77777777" w:rsidR="00EB6880" w:rsidRDefault="00692187">
            <w:pPr>
              <w:ind w:leftChars="-30" w:left="-66" w:rightChars="-30" w:right="-66" w:firstLineChars="1" w:firstLine="2"/>
              <w:contextualSpacing/>
              <w:jc w:val="center"/>
              <w:rPr>
                <w:rFonts w:ascii="Times New Roman" w:eastAsia="仿宋_GB2312" w:hAnsi="Times New Roman"/>
                <w:sz w:val="18"/>
                <w:szCs w:val="21"/>
                <w:lang w:eastAsia="zh-CN"/>
              </w:rPr>
            </w:pPr>
            <w:r>
              <w:rPr>
                <w:rFonts w:ascii="Times New Roman" w:eastAsia="仿宋_GB2312" w:hAnsi="Times New Roman"/>
                <w:bCs/>
                <w:sz w:val="18"/>
                <w:szCs w:val="18"/>
                <w:lang w:eastAsia="zh-CN"/>
              </w:rPr>
              <w:t>TJ4S-1200-AT02</w:t>
            </w:r>
          </w:p>
        </w:tc>
        <w:tc>
          <w:tcPr>
            <w:tcW w:w="3015" w:type="pct"/>
            <w:vAlign w:val="center"/>
          </w:tcPr>
          <w:p w14:paraId="623951FE" w14:textId="77777777" w:rsidR="00EB6880" w:rsidRDefault="00692187">
            <w:pPr>
              <w:ind w:leftChars="-30" w:left="-66" w:rightChars="-30" w:right="-66" w:firstLineChars="1" w:firstLine="2"/>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14 days</w:t>
            </w:r>
          </w:p>
        </w:tc>
      </w:tr>
    </w:tbl>
    <w:p w14:paraId="6CA647D9" w14:textId="77777777" w:rsidR="00EB6880" w:rsidRDefault="00692187">
      <w:pPr>
        <w:spacing w:line="360" w:lineRule="auto"/>
        <w:jc w:val="both"/>
        <w:rPr>
          <w:rFonts w:ascii="Times New Roman" w:hAnsi="Times New Roman"/>
          <w:color w:val="0000FF"/>
          <w:sz w:val="21"/>
          <w:szCs w:val="21"/>
          <w:lang w:eastAsia="zh-CN"/>
        </w:rPr>
      </w:pPr>
      <w:r>
        <w:rPr>
          <w:rFonts w:ascii="Times New Roman" w:eastAsia="仿宋_GB2312" w:hAnsi="Times New Roman"/>
          <w:sz w:val="21"/>
          <w:szCs w:val="21"/>
          <w:lang w:eastAsia="zh-CN"/>
        </w:rPr>
        <w:t>As more data from subsequent campaigns is collected, the dirty hold time shall be evaluated based on the production data, and an updated project specific dirty hold time shall be proposed.</w:t>
      </w:r>
      <w:r>
        <w:rPr>
          <w:rFonts w:ascii="Times New Roman" w:hAnsi="Times New Roman"/>
          <w:sz w:val="21"/>
          <w:szCs w:val="21"/>
          <w:lang w:eastAsia="zh-CN"/>
        </w:rPr>
        <w:t xml:space="preserve"> </w:t>
      </w:r>
      <w:r>
        <w:rPr>
          <w:rFonts w:ascii="Times New Roman" w:hAnsi="Times New Roman"/>
          <w:color w:val="0000FF"/>
          <w:sz w:val="21"/>
          <w:szCs w:val="21"/>
          <w:lang w:eastAsia="zh-CN"/>
        </w:rPr>
        <w:t xml:space="preserve">DHT qualification will be performed as part of the cleaning validation, where cleaning will be executed under the proposed maximum DHT condition and residue levels will be tested. If the validation results meet the acceptance criteria, this will demonstrate with actual data that ageing does not adversely affect cleaning effectiveness. This will be specifically discussed in the cleaning validation report. </w:t>
      </w:r>
    </w:p>
    <w:p w14:paraId="421F40D3" w14:textId="77777777" w:rsidR="00EB6880" w:rsidRDefault="00692187">
      <w:pPr>
        <w:pStyle w:val="af2"/>
        <w:spacing w:beforeLines="50" w:before="120" w:line="360" w:lineRule="auto"/>
        <w:contextualSpacing/>
        <w:jc w:val="both"/>
        <w:rPr>
          <w:rFonts w:ascii="Times New Roman" w:hAnsi="Times New Roman"/>
          <w:color w:val="0000FF"/>
          <w:sz w:val="21"/>
          <w:szCs w:val="21"/>
          <w:lang w:eastAsia="zh-CN"/>
        </w:rPr>
      </w:pPr>
      <w:r>
        <w:rPr>
          <w:rFonts w:ascii="Times New Roman" w:hAnsi="Times New Roman"/>
          <w:color w:val="0000FF"/>
          <w:sz w:val="21"/>
          <w:szCs w:val="21"/>
          <w:lang w:eastAsia="zh-CN"/>
        </w:rPr>
        <w:t>For the equipment dirty hold time between batches during the continuous production, all the data for the dirty hold time will be summarized in the cleaning validation report after the cleaning validation, and a specific dirty hold time for this project will be proposed in the report.</w:t>
      </w:r>
    </w:p>
    <w:p w14:paraId="4406B532" w14:textId="77777777" w:rsidR="00EB6880" w:rsidRDefault="00692187">
      <w:pPr>
        <w:pStyle w:val="af2"/>
        <w:spacing w:beforeLines="50" w:before="120" w:line="360" w:lineRule="auto"/>
        <w:contextualSpacing/>
        <w:jc w:val="both"/>
        <w:rPr>
          <w:rFonts w:ascii="Times New Roman" w:hAnsi="Times New Roman"/>
          <w:color w:val="0000FF"/>
          <w:sz w:val="21"/>
          <w:szCs w:val="21"/>
          <w:lang w:eastAsia="zh-CN"/>
        </w:rPr>
      </w:pPr>
      <w:r>
        <w:rPr>
          <w:rFonts w:ascii="Times New Roman" w:hAnsi="Times New Roman"/>
          <w:color w:val="0000FF"/>
          <w:sz w:val="21"/>
          <w:szCs w:val="21"/>
          <w:lang w:eastAsia="zh-CN"/>
        </w:rPr>
        <w:t>During PPQ batch and subsequent commercial manufacturing, manufacturing data shall be collected to further justify the dirty hold time.</w:t>
      </w:r>
      <w:r>
        <w:rPr>
          <w:color w:val="0000FF"/>
        </w:rPr>
        <w:t xml:space="preserve"> </w:t>
      </w:r>
      <w:r>
        <w:rPr>
          <w:rFonts w:ascii="Times New Roman" w:hAnsi="Times New Roman"/>
          <w:color w:val="0000FF"/>
          <w:sz w:val="21"/>
          <w:szCs w:val="21"/>
          <w:lang w:eastAsia="zh-CN"/>
        </w:rPr>
        <w:t>Should this time limit be exceeded, an investigation shall be initiated and an assessment shall be conducted</w:t>
      </w:r>
      <w:r>
        <w:rPr>
          <w:rFonts w:ascii="Times New Roman" w:hAnsi="Times New Roman" w:hint="eastAsia"/>
          <w:color w:val="0000FF"/>
          <w:sz w:val="21"/>
          <w:szCs w:val="21"/>
          <w:lang w:eastAsia="zh-CN"/>
        </w:rPr>
        <w:t>.</w:t>
      </w:r>
    </w:p>
    <w:p w14:paraId="50621123" w14:textId="77777777" w:rsidR="00EB6880" w:rsidRDefault="00692187">
      <w:pPr>
        <w:pStyle w:val="af2"/>
        <w:spacing w:beforeLines="50" w:before="120" w:line="360" w:lineRule="auto"/>
        <w:contextualSpacing/>
        <w:jc w:val="both"/>
        <w:rPr>
          <w:rFonts w:ascii="Times New Roman" w:hAnsi="Times New Roman"/>
          <w:color w:val="0000FF"/>
          <w:sz w:val="21"/>
          <w:szCs w:val="21"/>
          <w:lang w:eastAsia="zh-CN"/>
        </w:rPr>
      </w:pPr>
      <w:r>
        <w:rPr>
          <w:rFonts w:ascii="Times New Roman" w:hAnsi="Times New Roman"/>
          <w:color w:val="0000FF"/>
          <w:sz w:val="21"/>
          <w:szCs w:val="21"/>
          <w:lang w:eastAsia="zh-CN"/>
        </w:rPr>
        <w:lastRenderedPageBreak/>
        <w:t xml:space="preserve">For dirty hold time data collected during manufacturing, two types of dirty hold time data are collected: One is the time between the equipment last use and the start time of cleaning, another is time between the equipment last use and next consecutive use without cleaning. </w:t>
      </w:r>
    </w:p>
    <w:p w14:paraId="5D383A9D" w14:textId="77777777" w:rsidR="00EB6880" w:rsidRDefault="00692187">
      <w:pPr>
        <w:pStyle w:val="af2"/>
        <w:tabs>
          <w:tab w:val="clear" w:pos="4320"/>
          <w:tab w:val="clear" w:pos="8640"/>
        </w:tabs>
        <w:spacing w:beforeLines="50" w:before="120" w:line="360" w:lineRule="auto"/>
        <w:jc w:val="both"/>
        <w:rPr>
          <w:rFonts w:ascii="Times New Roman" w:hAnsi="Times New Roman"/>
          <w:sz w:val="21"/>
          <w:szCs w:val="21"/>
          <w:lang w:eastAsia="zh-CN"/>
        </w:rPr>
      </w:pPr>
      <w:r>
        <w:rPr>
          <w:rFonts w:ascii="Times New Roman" w:hAnsi="Times New Roman"/>
          <w:sz w:val="21"/>
          <w:szCs w:val="21"/>
          <w:lang w:eastAsia="zh-CN"/>
        </w:rPr>
        <w:t>Two key hold times shall be picked from the subsequent production, that is: the 3</w:t>
      </w:r>
      <w:r>
        <w:rPr>
          <w:rFonts w:ascii="Times New Roman" w:hAnsi="Times New Roman"/>
          <w:sz w:val="21"/>
          <w:szCs w:val="21"/>
          <w:vertAlign w:val="superscript"/>
          <w:lang w:eastAsia="zh-CN"/>
        </w:rPr>
        <w:t>rd</w:t>
      </w:r>
      <w:r>
        <w:rPr>
          <w:rFonts w:ascii="Times New Roman" w:hAnsi="Times New Roman"/>
          <w:sz w:val="21"/>
          <w:szCs w:val="21"/>
          <w:lang w:eastAsia="zh-CN"/>
        </w:rPr>
        <w:t xml:space="preserve"> longest dirty hold time and the 1</w:t>
      </w:r>
      <w:r>
        <w:rPr>
          <w:rFonts w:ascii="Times New Roman" w:hAnsi="Times New Roman" w:hint="eastAsia"/>
          <w:sz w:val="21"/>
          <w:szCs w:val="21"/>
          <w:lang w:eastAsia="zh-CN"/>
        </w:rPr>
        <w:t>st</w:t>
      </w:r>
      <w:r>
        <w:rPr>
          <w:rFonts w:ascii="Times New Roman" w:hAnsi="Times New Roman"/>
          <w:sz w:val="21"/>
          <w:szCs w:val="21"/>
          <w:lang w:eastAsia="zh-CN"/>
        </w:rPr>
        <w:t xml:space="preserve"> longest dirty hold time, further conclude below.</w:t>
      </w:r>
    </w:p>
    <w:p w14:paraId="512D7D23" w14:textId="77777777" w:rsidR="00EB6880" w:rsidRDefault="00692187">
      <w:pPr>
        <w:pStyle w:val="af2"/>
        <w:numPr>
          <w:ilvl w:val="1"/>
          <w:numId w:val="20"/>
        </w:numPr>
        <w:tabs>
          <w:tab w:val="clear" w:pos="4320"/>
          <w:tab w:val="clear" w:pos="8640"/>
        </w:tabs>
        <w:spacing w:beforeLines="50" w:before="120" w:line="360" w:lineRule="auto"/>
        <w:jc w:val="both"/>
        <w:rPr>
          <w:rFonts w:ascii="Times New Roman" w:hAnsi="Times New Roman"/>
          <w:sz w:val="21"/>
          <w:szCs w:val="21"/>
          <w:lang w:eastAsia="zh-CN"/>
        </w:rPr>
      </w:pPr>
      <w:r>
        <w:rPr>
          <w:rFonts w:ascii="Times New Roman" w:hAnsi="Times New Roman"/>
          <w:sz w:val="21"/>
          <w:szCs w:val="21"/>
          <w:lang w:eastAsia="zh-CN"/>
        </w:rPr>
        <w:t>If the dirty hold time is equal or less than the 3</w:t>
      </w:r>
      <w:r>
        <w:rPr>
          <w:rFonts w:ascii="Times New Roman" w:hAnsi="Times New Roman"/>
          <w:sz w:val="21"/>
          <w:szCs w:val="21"/>
          <w:vertAlign w:val="superscript"/>
          <w:lang w:eastAsia="zh-CN"/>
        </w:rPr>
        <w:t>rd</w:t>
      </w:r>
      <w:r>
        <w:rPr>
          <w:rFonts w:ascii="Times New Roman" w:hAnsi="Times New Roman"/>
          <w:sz w:val="21"/>
          <w:szCs w:val="21"/>
          <w:lang w:eastAsia="zh-CN"/>
        </w:rPr>
        <w:t xml:space="preserve"> longest dirty hold time, it is regarded that the equipment was safe and no need cleaning, the equipment could be used in the later continuous production.</w:t>
      </w:r>
    </w:p>
    <w:p w14:paraId="59269B54" w14:textId="77777777" w:rsidR="00EB6880" w:rsidRDefault="00692187">
      <w:pPr>
        <w:pStyle w:val="af2"/>
        <w:numPr>
          <w:ilvl w:val="1"/>
          <w:numId w:val="20"/>
        </w:numPr>
        <w:tabs>
          <w:tab w:val="clear" w:pos="4320"/>
          <w:tab w:val="clear" w:pos="8640"/>
        </w:tabs>
        <w:spacing w:beforeLines="50" w:before="120" w:line="360" w:lineRule="auto"/>
        <w:contextualSpacing/>
        <w:jc w:val="both"/>
        <w:rPr>
          <w:rFonts w:ascii="Times New Roman" w:eastAsia="仿宋_GB2312" w:hAnsi="Times New Roman"/>
          <w:sz w:val="21"/>
          <w:szCs w:val="21"/>
          <w:lang w:eastAsia="zh-CN"/>
        </w:rPr>
      </w:pPr>
      <w:r>
        <w:rPr>
          <w:rFonts w:ascii="Times New Roman" w:hAnsi="Times New Roman"/>
          <w:sz w:val="21"/>
          <w:szCs w:val="21"/>
          <w:lang w:eastAsia="zh-CN"/>
        </w:rPr>
        <w:t>If the “hold time” is demonstrated/verified for one or two times during cleaning validation or subsequent commercial production, the hold time is regarded as alert dirty hold time (still safe since this hold time was demonstrated in the previous batches) and shall pay close attention to the impurity profile of the finished product. Any atypical impurity or OOS to the material specification shall be investigated.</w:t>
      </w:r>
    </w:p>
    <w:p w14:paraId="3921C9C5" w14:textId="77777777" w:rsidR="00EB6880" w:rsidRDefault="00692187">
      <w:pPr>
        <w:pStyle w:val="af2"/>
        <w:numPr>
          <w:ilvl w:val="1"/>
          <w:numId w:val="20"/>
        </w:numPr>
        <w:tabs>
          <w:tab w:val="clear" w:pos="4320"/>
          <w:tab w:val="clear" w:pos="8640"/>
        </w:tabs>
        <w:spacing w:beforeLines="50" w:before="120" w:line="360" w:lineRule="auto"/>
        <w:contextualSpacing/>
        <w:jc w:val="both"/>
        <w:rPr>
          <w:rFonts w:ascii="Times New Roman" w:eastAsia="仿宋_GB2312" w:hAnsi="Times New Roman"/>
          <w:sz w:val="21"/>
          <w:szCs w:val="21"/>
          <w:lang w:eastAsia="zh-CN"/>
        </w:rPr>
      </w:pPr>
      <w:r>
        <w:rPr>
          <w:rFonts w:ascii="Times New Roman" w:hAnsi="Times New Roman"/>
          <w:sz w:val="21"/>
          <w:szCs w:val="21"/>
          <w:lang w:eastAsia="zh-CN"/>
        </w:rPr>
        <w:t>If the “hold time” is never demonstrated/verified during cleaning validation or subsequent commercial production, the hold time is regarded as risk dirty hold time. Then shall evaluate the impurity profile of the finished product. Any atypical impurity or OOS to the material specifications should be investigated. If this hold time is proved acceptable, then this dirty hold time should be updated per this new outcome.</w:t>
      </w:r>
      <w:r>
        <w:rPr>
          <w:rFonts w:ascii="Times New Roman" w:eastAsia="仿宋_GB2312" w:hAnsi="Times New Roman"/>
          <w:sz w:val="21"/>
          <w:szCs w:val="21"/>
          <w:lang w:eastAsia="zh-CN"/>
        </w:rPr>
        <w:t xml:space="preserve"> </w:t>
      </w:r>
    </w:p>
    <w:p w14:paraId="604665C1" w14:textId="77777777" w:rsidR="00EB6880" w:rsidRDefault="00692187">
      <w:pPr>
        <w:pStyle w:val="2"/>
        <w:numPr>
          <w:ilvl w:val="0"/>
          <w:numId w:val="12"/>
        </w:numPr>
        <w:rPr>
          <w:rFonts w:ascii="Times New Roman" w:eastAsia="仿宋_GB2312" w:hAnsi="Times New Roman"/>
          <w:sz w:val="21"/>
          <w:szCs w:val="18"/>
          <w:lang w:eastAsia="zh-CN"/>
        </w:rPr>
      </w:pPr>
      <w:bookmarkStart w:id="375" w:name="_Toc46145601"/>
      <w:bookmarkStart w:id="376" w:name="_Toc49520082"/>
      <w:bookmarkStart w:id="377" w:name="_Toc49520498"/>
      <w:bookmarkEnd w:id="375"/>
      <w:bookmarkEnd w:id="376"/>
      <w:bookmarkEnd w:id="377"/>
      <w:r>
        <w:rPr>
          <w:rFonts w:ascii="Times New Roman" w:eastAsia="仿宋_GB2312" w:hAnsi="Times New Roman"/>
          <w:sz w:val="21"/>
          <w:szCs w:val="18"/>
          <w:lang w:eastAsia="zh-CN"/>
        </w:rPr>
        <w:t xml:space="preserve"> </w:t>
      </w:r>
      <w:bookmarkStart w:id="378" w:name="_Toc50555154"/>
      <w:bookmarkStart w:id="379" w:name="_Toc46145602"/>
      <w:bookmarkStart w:id="380" w:name="_Toc49520083"/>
      <w:bookmarkStart w:id="381" w:name="_Toc49520499"/>
      <w:bookmarkStart w:id="382" w:name="_Toc50555155"/>
      <w:bookmarkStart w:id="383" w:name="_Toc46145603"/>
      <w:bookmarkStart w:id="384" w:name="_Toc49520084"/>
      <w:bookmarkStart w:id="385" w:name="_Toc49520500"/>
      <w:bookmarkStart w:id="386" w:name="_Toc50555156"/>
      <w:bookmarkStart w:id="387" w:name="_Toc46145604"/>
      <w:bookmarkStart w:id="388" w:name="_Toc49520085"/>
      <w:bookmarkStart w:id="389" w:name="_Toc49520501"/>
      <w:bookmarkStart w:id="390" w:name="_Toc50555157"/>
      <w:bookmarkStart w:id="391" w:name="_Toc243680261"/>
      <w:bookmarkEnd w:id="378"/>
      <w:bookmarkEnd w:id="379"/>
      <w:bookmarkEnd w:id="380"/>
      <w:bookmarkEnd w:id="381"/>
      <w:bookmarkEnd w:id="382"/>
      <w:bookmarkEnd w:id="383"/>
      <w:bookmarkEnd w:id="384"/>
      <w:bookmarkEnd w:id="385"/>
      <w:bookmarkEnd w:id="386"/>
      <w:bookmarkEnd w:id="387"/>
      <w:bookmarkEnd w:id="388"/>
      <w:bookmarkEnd w:id="389"/>
      <w:bookmarkEnd w:id="390"/>
      <w:r>
        <w:rPr>
          <w:rFonts w:ascii="Times New Roman" w:eastAsia="仿宋_GB2312" w:hAnsi="Times New Roman"/>
          <w:sz w:val="21"/>
          <w:szCs w:val="18"/>
          <w:lang w:eastAsia="zh-CN"/>
        </w:rPr>
        <w:t>Clean Hold Time</w:t>
      </w:r>
      <w:bookmarkEnd w:id="391"/>
      <w:r>
        <w:rPr>
          <w:rFonts w:ascii="Times New Roman" w:eastAsia="仿宋_GB2312" w:hAnsi="Times New Roman"/>
          <w:sz w:val="21"/>
          <w:szCs w:val="18"/>
          <w:lang w:eastAsia="zh-CN"/>
        </w:rPr>
        <w:t xml:space="preserve"> </w:t>
      </w:r>
    </w:p>
    <w:p w14:paraId="07BA7921" w14:textId="77777777" w:rsidR="00EB6880" w:rsidRDefault="00692187">
      <w:pPr>
        <w:pStyle w:val="af2"/>
        <w:spacing w:line="360" w:lineRule="auto"/>
        <w:contextualSpacing/>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Clean Hold Time: The time between cleaning and equipment reuse, prior to additional cleaning.</w:t>
      </w:r>
    </w:p>
    <w:p w14:paraId="17C59C91" w14:textId="77777777" w:rsidR="00EB6880" w:rsidRDefault="00692187">
      <w:pPr>
        <w:pStyle w:val="af2"/>
        <w:spacing w:line="360" w:lineRule="auto"/>
        <w:contextualSpacing/>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 xml:space="preserve">The clean hold time is defined as NMT 6 months in the GMP facility after the equipment is cleaned and dried </w:t>
      </w:r>
      <w:bookmarkStart w:id="392" w:name="OLE_LINK20"/>
      <w:r>
        <w:rPr>
          <w:rFonts w:ascii="Times New Roman" w:eastAsia="仿宋_GB2312" w:hAnsi="Times New Roman" w:cs="Arial"/>
          <w:sz w:val="21"/>
          <w:szCs w:val="21"/>
          <w:lang w:eastAsia="zh-CN"/>
        </w:rPr>
        <w:t>Considering the environment control and equipment storage is same between the GMP facility in TJ4 site and the GMP facility in the site for CHT validation, hence the CHT with NMT 6 months is applicable for the GMP facility in TJ4 site after equipment cleaning (refers to VR-180.01-02.03 &lt;Validation Report of Clean Hold Time (6 months)&gt;). If outside of this time, the equipment shall be cleaned again before next use.</w:t>
      </w:r>
      <w:r>
        <w:rPr>
          <w:rFonts w:ascii="Times New Roman" w:eastAsia="仿宋_GB2312" w:hAnsi="Times New Roman"/>
          <w:sz w:val="21"/>
          <w:szCs w:val="18"/>
          <w:lang w:eastAsia="zh-CN"/>
        </w:rPr>
        <w:t xml:space="preserve"> </w:t>
      </w:r>
      <w:bookmarkEnd w:id="392"/>
    </w:p>
    <w:p w14:paraId="13141549" w14:textId="77777777" w:rsidR="00EB6880" w:rsidRDefault="00692187">
      <w:pPr>
        <w:pStyle w:val="af5"/>
        <w:numPr>
          <w:ilvl w:val="0"/>
          <w:numId w:val="13"/>
        </w:numPr>
        <w:snapToGrid w:val="0"/>
        <w:spacing w:after="240"/>
        <w:jc w:val="left"/>
        <w:rPr>
          <w:rFonts w:ascii="Times New Roman" w:eastAsia="仿宋_GB2312" w:hAnsi="Times New Roman" w:cs="Times New Roman"/>
          <w:sz w:val="21"/>
          <w:szCs w:val="20"/>
          <w:lang w:eastAsia="zh-CN"/>
        </w:rPr>
      </w:pPr>
      <w:bookmarkStart w:id="393" w:name="_Toc49520503"/>
      <w:bookmarkStart w:id="394" w:name="_Toc49520087"/>
      <w:bookmarkStart w:id="395" w:name="_Toc50555159"/>
      <w:bookmarkStart w:id="396" w:name="_Toc46145606"/>
      <w:bookmarkStart w:id="397" w:name="_Toc46145607"/>
      <w:bookmarkStart w:id="398" w:name="_Toc49520088"/>
      <w:bookmarkStart w:id="399" w:name="_Toc49520504"/>
      <w:bookmarkStart w:id="400" w:name="_Toc50555160"/>
      <w:bookmarkStart w:id="401" w:name="_Toc243680262"/>
      <w:bookmarkEnd w:id="393"/>
      <w:bookmarkEnd w:id="394"/>
      <w:bookmarkEnd w:id="395"/>
      <w:bookmarkEnd w:id="396"/>
      <w:bookmarkEnd w:id="397"/>
      <w:bookmarkEnd w:id="398"/>
      <w:bookmarkEnd w:id="399"/>
      <w:bookmarkEnd w:id="400"/>
      <w:r>
        <w:rPr>
          <w:rFonts w:ascii="Times New Roman" w:eastAsia="仿宋_GB2312" w:hAnsi="Times New Roman" w:cs="Times New Roman"/>
          <w:sz w:val="21"/>
          <w:szCs w:val="20"/>
          <w:lang w:eastAsia="zh-CN"/>
        </w:rPr>
        <w:t>Product distribution plan during the cleaning validation</w:t>
      </w:r>
      <w:bookmarkEnd w:id="401"/>
      <w:r>
        <w:rPr>
          <w:rFonts w:ascii="Times New Roman" w:eastAsia="仿宋_GB2312" w:hAnsi="Times New Roman" w:cs="Times New Roman"/>
          <w:sz w:val="21"/>
          <w:szCs w:val="20"/>
          <w:lang w:eastAsia="zh-CN"/>
        </w:rPr>
        <w:t xml:space="preserve"> </w:t>
      </w:r>
    </w:p>
    <w:p w14:paraId="04814440" w14:textId="77777777" w:rsidR="00EB6880" w:rsidRDefault="00692187">
      <w:pPr>
        <w:pStyle w:val="af2"/>
        <w:spacing w:line="360" w:lineRule="auto"/>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During the cleaning validation, the impacted batch involved in the cleaning validation shall be released according to the agreement between Asymchem and customer before the cleaning validation is executed completely. However, there will be interim cleaning validation report(s) to summarize the current cleaning validation results and indicate no impact on the product quality.</w:t>
      </w:r>
    </w:p>
    <w:p w14:paraId="6E23FD99" w14:textId="77777777" w:rsidR="00EB6880" w:rsidRDefault="00692187">
      <w:pPr>
        <w:spacing w:line="360" w:lineRule="auto"/>
        <w:rPr>
          <w:rFonts w:ascii="Times New Roman" w:eastAsia="仿宋_GB2312" w:hAnsi="Times New Roman" w:cs="Arial"/>
          <w:sz w:val="21"/>
          <w:szCs w:val="18"/>
          <w:lang w:eastAsia="zh-CN"/>
        </w:rPr>
      </w:pPr>
      <w:r>
        <w:rPr>
          <w:rFonts w:ascii="Times New Roman" w:eastAsia="仿宋_GB2312" w:hAnsi="Times New Roman" w:cs="Arial"/>
          <w:sz w:val="21"/>
          <w:szCs w:val="18"/>
          <w:lang w:eastAsia="zh-CN"/>
        </w:rPr>
        <w:t>Justification for concurrent cleaning validation shall be approved by the site quality head</w:t>
      </w:r>
      <w:r>
        <w:rPr>
          <w:rFonts w:ascii="Times New Roman" w:eastAsia="仿宋_GB2312" w:hAnsi="Times New Roman" w:cs="Arial" w:hint="eastAsia"/>
          <w:sz w:val="21"/>
          <w:szCs w:val="18"/>
          <w:lang w:eastAsia="zh-CN"/>
        </w:rPr>
        <w:t>.</w:t>
      </w:r>
    </w:p>
    <w:p w14:paraId="75C4D92E" w14:textId="77777777" w:rsidR="00EB6880" w:rsidRDefault="00692187">
      <w:pPr>
        <w:spacing w:line="360" w:lineRule="auto"/>
        <w:rPr>
          <w:rFonts w:ascii="Times New Roman" w:eastAsia="仿宋_GB2312" w:hAnsi="Times New Roman" w:cs="Arial"/>
          <w:sz w:val="21"/>
          <w:szCs w:val="18"/>
          <w:lang w:eastAsia="zh-CN"/>
        </w:rPr>
      </w:pPr>
      <w:r>
        <w:rPr>
          <w:rFonts w:ascii="Times New Roman" w:eastAsia="仿宋_GB2312" w:hAnsi="Times New Roman" w:cs="Arial"/>
          <w:sz w:val="21"/>
          <w:szCs w:val="18"/>
          <w:lang w:eastAsia="zh-CN"/>
        </w:rPr>
        <w:t>QA shall release the TJ4S-1213-Sy15 equipment for the next batch only after the visual and analytical results of the run meet the acceptance criteria.</w:t>
      </w:r>
    </w:p>
    <w:p w14:paraId="1BCCAAA1" w14:textId="77777777" w:rsidR="00EB6880" w:rsidRDefault="00692187">
      <w:pPr>
        <w:spacing w:line="360" w:lineRule="auto"/>
        <w:rPr>
          <w:rFonts w:ascii="Times New Roman" w:eastAsia="仿宋_GB2312" w:hAnsi="Times New Roman" w:cs="Arial"/>
          <w:sz w:val="21"/>
          <w:szCs w:val="18"/>
          <w:lang w:eastAsia="zh-CN"/>
        </w:rPr>
      </w:pPr>
      <w:r>
        <w:rPr>
          <w:rFonts w:ascii="Times New Roman" w:eastAsia="仿宋_GB2312" w:hAnsi="Times New Roman" w:cs="Arial"/>
          <w:sz w:val="21"/>
          <w:szCs w:val="18"/>
          <w:lang w:eastAsia="zh-CN"/>
        </w:rPr>
        <w:t>The interim cleaning validation report shall be approved prior to release of the Step 2 product.</w:t>
      </w:r>
    </w:p>
    <w:p w14:paraId="15BAB224" w14:textId="77777777" w:rsidR="00EB6880" w:rsidRDefault="00692187">
      <w:pPr>
        <w:pStyle w:val="af5"/>
        <w:numPr>
          <w:ilvl w:val="0"/>
          <w:numId w:val="13"/>
        </w:numPr>
        <w:snapToGrid w:val="0"/>
        <w:spacing w:after="240"/>
        <w:jc w:val="left"/>
        <w:rPr>
          <w:rFonts w:ascii="Times New Roman" w:eastAsia="仿宋_GB2312" w:hAnsi="Times New Roman" w:cs="Times New Roman"/>
          <w:sz w:val="21"/>
          <w:szCs w:val="20"/>
          <w:lang w:eastAsia="zh-CN"/>
        </w:rPr>
      </w:pPr>
      <w:bookmarkStart w:id="402" w:name="_Toc8666998"/>
      <w:bookmarkStart w:id="403" w:name="_Toc243680263"/>
      <w:bookmarkStart w:id="404" w:name="_Toc50717135"/>
      <w:bookmarkStart w:id="405" w:name="_Toc252456477"/>
      <w:bookmarkStart w:id="406" w:name="_Toc252456557"/>
      <w:bookmarkStart w:id="407" w:name="_Toc251828665"/>
      <w:bookmarkStart w:id="408" w:name="_Toc292955202"/>
      <w:bookmarkStart w:id="409" w:name="_Toc262814387"/>
      <w:bookmarkStart w:id="410" w:name="_Toc252461003"/>
      <w:bookmarkStart w:id="411" w:name="_Toc252456814"/>
      <w:bookmarkEnd w:id="371"/>
      <w:bookmarkEnd w:id="372"/>
      <w:r>
        <w:rPr>
          <w:rFonts w:ascii="Times New Roman" w:eastAsia="仿宋_GB2312" w:hAnsi="Times New Roman" w:cs="Times New Roman"/>
          <w:sz w:val="21"/>
          <w:szCs w:val="20"/>
          <w:lang w:eastAsia="zh-CN"/>
        </w:rPr>
        <w:t>Impurity profile summary and impurity trending analysis</w:t>
      </w:r>
      <w:bookmarkEnd w:id="402"/>
      <w:bookmarkEnd w:id="403"/>
      <w:bookmarkEnd w:id="404"/>
      <w:r>
        <w:rPr>
          <w:rFonts w:ascii="Times New Roman" w:eastAsia="仿宋_GB2312" w:hAnsi="Times New Roman" w:cs="Times New Roman"/>
          <w:sz w:val="21"/>
          <w:szCs w:val="20"/>
          <w:lang w:eastAsia="zh-CN"/>
        </w:rPr>
        <w:t xml:space="preserve"> </w:t>
      </w:r>
    </w:p>
    <w:p w14:paraId="3650C5C7" w14:textId="77777777" w:rsidR="00EB6880" w:rsidRDefault="00692187">
      <w:pPr>
        <w:pStyle w:val="af2"/>
        <w:spacing w:line="360" w:lineRule="auto"/>
        <w:ind w:left="430"/>
        <w:jc w:val="both"/>
        <w:rPr>
          <w:lang w:eastAsia="zh-CN"/>
        </w:rPr>
      </w:pPr>
      <w:r>
        <w:rPr>
          <w:rFonts w:ascii="Times New Roman" w:eastAsia="仿宋_GB2312" w:hAnsi="Times New Roman" w:cs="Arial"/>
          <w:sz w:val="21"/>
          <w:szCs w:val="18"/>
          <w:lang w:eastAsia="zh-CN"/>
        </w:rPr>
        <w:lastRenderedPageBreak/>
        <w:t xml:space="preserve">To further demonstrate the cleaning validation strategy feasible, the impurity profile summary from COA release test results will be collected and impurity trending analysis will be conducted by using control chart. Also, the corresponding impurity evaluation information will be summarized in the cleaning validation report. Cleaning validation forms one component of the overall contamination-control strategy. Mechanisms for continuously assuring cleaning effectiveness, including review of product quality data, impurity trend analysis, deviation investigations, change control and periodic assessment of cleaning process performance. </w:t>
      </w:r>
    </w:p>
    <w:p w14:paraId="53C02DB2" w14:textId="77777777" w:rsidR="00EB6880" w:rsidRDefault="00692187">
      <w:pPr>
        <w:pStyle w:val="af5"/>
        <w:numPr>
          <w:ilvl w:val="0"/>
          <w:numId w:val="13"/>
        </w:numPr>
        <w:snapToGrid w:val="0"/>
        <w:spacing w:after="240"/>
        <w:jc w:val="left"/>
        <w:rPr>
          <w:rFonts w:ascii="Times New Roman" w:eastAsia="仿宋_GB2312" w:hAnsi="Times New Roman" w:cs="Times New Roman"/>
          <w:sz w:val="21"/>
          <w:szCs w:val="20"/>
          <w:lang w:eastAsia="zh-CN"/>
        </w:rPr>
      </w:pPr>
      <w:bookmarkStart w:id="412" w:name="_Toc243680264"/>
      <w:bookmarkStart w:id="413" w:name="_Toc243680265"/>
      <w:bookmarkEnd w:id="412"/>
      <w:r>
        <w:rPr>
          <w:rFonts w:ascii="Times New Roman" w:eastAsia="仿宋_GB2312" w:hAnsi="Times New Roman" w:cs="Times New Roman"/>
          <w:sz w:val="21"/>
          <w:szCs w:val="20"/>
          <w:lang w:eastAsia="zh-CN"/>
        </w:rPr>
        <w:t>Amendment of protocol</w:t>
      </w:r>
      <w:bookmarkStart w:id="414" w:name="_Toc46145609"/>
      <w:bookmarkEnd w:id="405"/>
      <w:bookmarkEnd w:id="406"/>
      <w:bookmarkEnd w:id="407"/>
      <w:bookmarkEnd w:id="408"/>
      <w:bookmarkEnd w:id="409"/>
      <w:bookmarkEnd w:id="410"/>
      <w:bookmarkEnd w:id="411"/>
      <w:bookmarkEnd w:id="413"/>
      <w:bookmarkEnd w:id="414"/>
    </w:p>
    <w:p w14:paraId="0EA5EDAB" w14:textId="77777777" w:rsidR="00EB6880" w:rsidRDefault="00692187">
      <w:pPr>
        <w:tabs>
          <w:tab w:val="left" w:pos="448"/>
          <w:tab w:val="left" w:pos="702"/>
        </w:tabs>
        <w:snapToGrid w:val="0"/>
        <w:spacing w:line="360" w:lineRule="auto"/>
        <w:ind w:leftChars="200" w:left="440"/>
        <w:rPr>
          <w:rFonts w:ascii="Times New Roman" w:eastAsia="仿宋_GB2312" w:hAnsi="Times New Roman"/>
          <w:sz w:val="21"/>
          <w:szCs w:val="20"/>
          <w:lang w:eastAsia="zh-CN"/>
        </w:rPr>
      </w:pPr>
      <w:r>
        <w:rPr>
          <w:rFonts w:ascii="Times New Roman" w:eastAsia="仿宋_GB2312" w:hAnsi="Times New Roman"/>
          <w:sz w:val="21"/>
          <w:szCs w:val="20"/>
          <w:lang w:eastAsia="zh-CN"/>
        </w:rPr>
        <w:t xml:space="preserve">Any amendments of protocol during execution of protocol will shall be evaluated and approved. </w:t>
      </w:r>
      <w:bookmarkStart w:id="415" w:name="_Toc46145610"/>
      <w:bookmarkEnd w:id="415"/>
    </w:p>
    <w:p w14:paraId="0E9B7119" w14:textId="77777777" w:rsidR="00EB6880" w:rsidRDefault="00692187">
      <w:pPr>
        <w:pStyle w:val="af5"/>
        <w:numPr>
          <w:ilvl w:val="0"/>
          <w:numId w:val="13"/>
        </w:numPr>
        <w:snapToGrid w:val="0"/>
        <w:spacing w:after="240"/>
        <w:jc w:val="left"/>
        <w:rPr>
          <w:rFonts w:ascii="Times New Roman" w:eastAsia="仿宋_GB2312" w:hAnsi="Times New Roman" w:cs="Times New Roman"/>
          <w:sz w:val="21"/>
          <w:szCs w:val="20"/>
          <w:lang w:eastAsia="zh-CN"/>
        </w:rPr>
      </w:pPr>
      <w:bookmarkStart w:id="416" w:name="_Toc125460016"/>
      <w:bookmarkStart w:id="417" w:name="_Toc251828664"/>
      <w:bookmarkStart w:id="418" w:name="_Toc252456476"/>
      <w:bookmarkStart w:id="419" w:name="_Toc252456556"/>
      <w:bookmarkStart w:id="420" w:name="_Toc252456813"/>
      <w:bookmarkStart w:id="421" w:name="_Toc252461004"/>
      <w:bookmarkStart w:id="422" w:name="_Toc262814388"/>
      <w:bookmarkStart w:id="423" w:name="_Toc292955203"/>
      <w:bookmarkStart w:id="424" w:name="_Toc243680266"/>
      <w:r>
        <w:rPr>
          <w:rFonts w:ascii="Times New Roman" w:eastAsia="仿宋_GB2312" w:hAnsi="Times New Roman" w:cs="Times New Roman"/>
          <w:sz w:val="21"/>
          <w:szCs w:val="20"/>
          <w:lang w:eastAsia="zh-CN"/>
        </w:rPr>
        <w:t>Deviation and Change Handling</w:t>
      </w:r>
      <w:bookmarkEnd w:id="416"/>
      <w:bookmarkEnd w:id="417"/>
      <w:bookmarkEnd w:id="418"/>
      <w:bookmarkEnd w:id="419"/>
      <w:bookmarkEnd w:id="420"/>
      <w:bookmarkEnd w:id="421"/>
      <w:bookmarkEnd w:id="422"/>
      <w:bookmarkEnd w:id="423"/>
      <w:bookmarkEnd w:id="424"/>
      <w:r>
        <w:rPr>
          <w:rFonts w:ascii="Times New Roman" w:eastAsia="仿宋_GB2312" w:hAnsi="Times New Roman" w:cs="Times New Roman"/>
          <w:sz w:val="21"/>
          <w:szCs w:val="20"/>
          <w:lang w:eastAsia="zh-CN"/>
        </w:rPr>
        <w:t xml:space="preserve"> </w:t>
      </w:r>
    </w:p>
    <w:p w14:paraId="7C4E737E" w14:textId="77777777" w:rsidR="00EB6880" w:rsidRDefault="00692187">
      <w:pPr>
        <w:numPr>
          <w:ilvl w:val="0"/>
          <w:numId w:val="21"/>
        </w:numPr>
        <w:spacing w:line="360" w:lineRule="auto"/>
        <w:jc w:val="both"/>
        <w:rPr>
          <w:rFonts w:ascii="Times New Roman" w:eastAsia="仿宋_GB2312" w:hAnsi="Times New Roman"/>
          <w:sz w:val="21"/>
          <w:szCs w:val="18"/>
          <w:lang w:eastAsia="zh-CN"/>
        </w:rPr>
      </w:pPr>
      <w:bookmarkStart w:id="425" w:name="_Toc125460017"/>
      <w:r>
        <w:rPr>
          <w:rFonts w:ascii="Times New Roman" w:eastAsia="仿宋_GB2312" w:hAnsi="Times New Roman" w:cs="Arial"/>
          <w:sz w:val="21"/>
          <w:szCs w:val="21"/>
          <w:lang w:eastAsia="zh-CN"/>
        </w:rPr>
        <w:t>Any deviations found during execution of the cleaning validation shall be recorded and investigated according to QA-010 &lt;Deviation Investigation&gt; (current version). Any result exceeding an established acceptance criterion shall be considered a cleaning validation failure unless investigation demonstrates an assignable cause unrelated to cleaning effectiveness</w:t>
      </w:r>
      <w:r>
        <w:rPr>
          <w:rFonts w:ascii="Times New Roman" w:eastAsia="仿宋_GB2312" w:hAnsi="Times New Roman" w:cs="Arial" w:hint="eastAsia"/>
          <w:sz w:val="21"/>
          <w:szCs w:val="21"/>
          <w:lang w:eastAsia="zh-CN"/>
        </w:rPr>
        <w:t>.</w:t>
      </w:r>
      <w:r>
        <w:rPr>
          <w:rFonts w:ascii="Times New Roman" w:eastAsia="仿宋_GB2312" w:hAnsi="Times New Roman" w:cs="Arial"/>
          <w:sz w:val="21"/>
          <w:szCs w:val="21"/>
          <w:lang w:eastAsia="zh-CN"/>
        </w:rPr>
        <w:t xml:space="preserve"> Failure investigations shall be conducted in accordance with QA-010 &lt;Deviation Investigation&gt; (current version), covering root cause analysis, impact assessment and corrective actions. The investigation shall clearly distinguish between failure causes related to cleaning effectiveness and those unrelated to cleaning effectiveness (e.g., analytical method error, sampling error, instrument malfunction, etc.). If an assignable cause unrelated to cleaning effectiveness cannot be demonstrated, the failure shall be considered a cleaning process failure, and an assessment shall be performed to determine whether re-cleaning, re-validation or other corrective actions are required. Failures and their investigation conclusions shall be documented in a deviation report and assessed prior to protocol closure.</w:t>
      </w:r>
      <w:r>
        <w:rPr>
          <w:rFonts w:ascii="Times New Roman" w:eastAsia="仿宋_GB2312" w:hAnsi="Times New Roman" w:cs="Arial" w:hint="eastAsia"/>
          <w:sz w:val="21"/>
          <w:szCs w:val="21"/>
          <w:lang w:eastAsia="zh-CN"/>
        </w:rPr>
        <w:t xml:space="preserve"> </w:t>
      </w:r>
    </w:p>
    <w:p w14:paraId="68B19771" w14:textId="77777777" w:rsidR="00EB6880" w:rsidRDefault="00692187">
      <w:pPr>
        <w:numPr>
          <w:ilvl w:val="0"/>
          <w:numId w:val="21"/>
        </w:numPr>
        <w:spacing w:line="360" w:lineRule="auto"/>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Any changes executed during the cleaning validation shall be recorded and approved according to QA-006&lt;change control&gt; (current version).</w:t>
      </w:r>
    </w:p>
    <w:p w14:paraId="000BAED5" w14:textId="77777777" w:rsidR="00EB6880" w:rsidRDefault="00692187">
      <w:pPr>
        <w:numPr>
          <w:ilvl w:val="0"/>
          <w:numId w:val="21"/>
        </w:numPr>
        <w:spacing w:line="360" w:lineRule="auto"/>
        <w:jc w:val="both"/>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 xml:space="preserve">All copies of deviation investigation and changes control shall be attached to cleaning validation report. The information summary of deviation and changes control shall be summarized in </w:t>
      </w:r>
      <w:r>
        <w:rPr>
          <w:rFonts w:ascii="Times New Roman" w:eastAsia="仿宋_GB2312" w:hAnsi="Times New Roman" w:cs="Arial"/>
          <w:b/>
          <w:bCs/>
          <w:sz w:val="21"/>
          <w:szCs w:val="21"/>
          <w:lang w:eastAsia="zh-CN"/>
        </w:rPr>
        <w:t>Annex 3</w:t>
      </w:r>
      <w:r>
        <w:rPr>
          <w:rFonts w:ascii="Times New Roman" w:eastAsia="仿宋_GB2312" w:hAnsi="Times New Roman" w:cs="Arial"/>
          <w:bCs/>
          <w:sz w:val="21"/>
          <w:szCs w:val="21"/>
          <w:lang w:eastAsia="zh-CN"/>
        </w:rPr>
        <w:t xml:space="preserve"> and</w:t>
      </w:r>
      <w:r>
        <w:rPr>
          <w:rFonts w:ascii="Times New Roman" w:eastAsia="仿宋_GB2312" w:hAnsi="Times New Roman" w:cs="Arial"/>
          <w:b/>
          <w:bCs/>
          <w:sz w:val="21"/>
          <w:szCs w:val="21"/>
          <w:lang w:eastAsia="zh-CN"/>
        </w:rPr>
        <w:t xml:space="preserve"> Annex 4</w:t>
      </w:r>
      <w:r>
        <w:rPr>
          <w:rFonts w:ascii="Times New Roman" w:eastAsia="仿宋_GB2312" w:hAnsi="Times New Roman" w:cs="Arial"/>
          <w:sz w:val="21"/>
          <w:szCs w:val="21"/>
          <w:lang w:eastAsia="zh-CN"/>
        </w:rPr>
        <w:t xml:space="preserve">. </w:t>
      </w:r>
      <w:r>
        <w:rPr>
          <w:rFonts w:ascii="Times New Roman" w:eastAsia="仿宋_GB2312" w:hAnsi="Times New Roman" w:cs="Arial"/>
          <w:sz w:val="21"/>
          <w:szCs w:val="21"/>
        </w:rPr>
        <w:t>Any deviation or change shall be formally assessed for its impact on protocol validity, data integrity and cleaning process qualification prior to protocol closure. The assessment shall involve the Quality department and be documented in a deviation report or change control record. The assessment shall clearly determine whether the deviation or change affects the cleaning process qualification status and whether corrective actions or additional verification are required. Prior to protocol closure, it shall be confirmed that all deviations and changes have been closed or assessed.</w:t>
      </w:r>
    </w:p>
    <w:p w14:paraId="5B3EE09E" w14:textId="77777777" w:rsidR="00EB6880" w:rsidRDefault="00692187">
      <w:pPr>
        <w:pStyle w:val="af5"/>
        <w:numPr>
          <w:ilvl w:val="0"/>
          <w:numId w:val="13"/>
        </w:numPr>
        <w:snapToGrid w:val="0"/>
        <w:spacing w:after="240"/>
        <w:jc w:val="left"/>
        <w:rPr>
          <w:rFonts w:ascii="Times New Roman" w:eastAsia="仿宋_GB2312" w:hAnsi="Times New Roman" w:cs="Times New Roman"/>
          <w:sz w:val="21"/>
          <w:szCs w:val="20"/>
          <w:lang w:eastAsia="zh-CN"/>
        </w:rPr>
      </w:pPr>
      <w:bookmarkStart w:id="426" w:name="_Toc292955204"/>
      <w:bookmarkStart w:id="427" w:name="_Toc243680267"/>
      <w:r>
        <w:rPr>
          <w:rFonts w:ascii="Times New Roman" w:eastAsia="仿宋_GB2312" w:hAnsi="Times New Roman" w:cs="Times New Roman"/>
          <w:sz w:val="21"/>
          <w:szCs w:val="20"/>
          <w:lang w:eastAsia="zh-CN"/>
        </w:rPr>
        <w:t>Action taken when out-of-limit result found</w:t>
      </w:r>
      <w:bookmarkEnd w:id="426"/>
      <w:bookmarkEnd w:id="427"/>
    </w:p>
    <w:p w14:paraId="163BF2EE" w14:textId="77777777" w:rsidR="00EB6880" w:rsidRDefault="00692187">
      <w:pPr>
        <w:widowControl w:val="0"/>
        <w:numPr>
          <w:ilvl w:val="0"/>
          <w:numId w:val="22"/>
        </w:numPr>
        <w:spacing w:line="360" w:lineRule="auto"/>
        <w:ind w:leftChars="300" w:left="1080"/>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 xml:space="preserve">When the result of residue testing is out of limit, the results shall be recorded and investigation shall </w:t>
      </w:r>
      <w:r>
        <w:rPr>
          <w:rFonts w:ascii="Times New Roman" w:eastAsia="仿宋_GB2312" w:hAnsi="Times New Roman"/>
          <w:sz w:val="21"/>
          <w:szCs w:val="18"/>
          <w:lang w:eastAsia="zh-CN"/>
        </w:rPr>
        <w:lastRenderedPageBreak/>
        <w:t xml:space="preserve">be performed </w:t>
      </w:r>
      <w:bookmarkStart w:id="428" w:name="OLE_LINK77"/>
      <w:r>
        <w:rPr>
          <w:rFonts w:ascii="Times New Roman" w:eastAsia="仿宋_GB2312" w:hAnsi="Times New Roman"/>
          <w:sz w:val="21"/>
          <w:szCs w:val="18"/>
          <w:lang w:eastAsia="zh-CN"/>
        </w:rPr>
        <w:t>according to QA-010 &lt;Deviation Investigation&gt; (current version</w:t>
      </w:r>
      <w:bookmarkEnd w:id="428"/>
      <w:r>
        <w:rPr>
          <w:rFonts w:ascii="Times New Roman" w:eastAsia="仿宋_GB2312" w:hAnsi="Times New Roman"/>
          <w:sz w:val="21"/>
          <w:szCs w:val="18"/>
          <w:lang w:eastAsia="zh-CN"/>
        </w:rPr>
        <w:t>).</w:t>
      </w:r>
    </w:p>
    <w:p w14:paraId="14E35A4C" w14:textId="77777777" w:rsidR="00EB6880" w:rsidRDefault="00692187">
      <w:pPr>
        <w:widowControl w:val="0"/>
        <w:numPr>
          <w:ilvl w:val="0"/>
          <w:numId w:val="22"/>
        </w:numPr>
        <w:spacing w:line="360" w:lineRule="auto"/>
        <w:ind w:leftChars="300" w:left="1080"/>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 xml:space="preserve">If any significant unknown impurity peaks are found after comparing the blank of rinsing with sample solution, each unknown impurity shall be calculated as the target residual compound, respectively, and list the test results of all the unknown impurities and fill the maximum result for each unknown impurity in the corresponding cleaning verification test request. </w:t>
      </w:r>
    </w:p>
    <w:p w14:paraId="710BD42C" w14:textId="77777777" w:rsidR="00EB6880" w:rsidRDefault="00692187">
      <w:pPr>
        <w:widowControl w:val="0"/>
        <w:spacing w:line="360" w:lineRule="auto"/>
        <w:ind w:left="660"/>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When performing analytical quantitative testing using chromatography method, if the maximum result of a single unknown impurity is greater than the acceptable residue limit, laboratory investigation shall be initiated according to QA-010 &lt;Deviation Investigation&gt; (current version).If no assignable cause is found in the laboratory investigation, production investigation shall be initiated.</w:t>
      </w:r>
    </w:p>
    <w:p w14:paraId="6DD78F85" w14:textId="77777777" w:rsidR="00EB6880" w:rsidRDefault="00692187">
      <w:pPr>
        <w:pStyle w:val="af5"/>
        <w:numPr>
          <w:ilvl w:val="0"/>
          <w:numId w:val="13"/>
        </w:numPr>
        <w:snapToGrid w:val="0"/>
        <w:spacing w:after="240"/>
        <w:jc w:val="left"/>
        <w:rPr>
          <w:rFonts w:ascii="Times New Roman" w:eastAsia="仿宋_GB2312" w:hAnsi="Times New Roman" w:cs="Times New Roman"/>
          <w:sz w:val="21"/>
          <w:szCs w:val="20"/>
          <w:lang w:eastAsia="zh-CN"/>
        </w:rPr>
      </w:pPr>
      <w:bookmarkStart w:id="429" w:name="_Toc243680268"/>
      <w:bookmarkStart w:id="430" w:name="_Toc253072462"/>
      <w:bookmarkStart w:id="431" w:name="_Toc292955205"/>
      <w:bookmarkStart w:id="432" w:name="_Toc262814390"/>
      <w:bookmarkEnd w:id="425"/>
      <w:r>
        <w:rPr>
          <w:rFonts w:ascii="Times New Roman" w:eastAsia="仿宋_GB2312" w:hAnsi="Times New Roman" w:cs="Times New Roman"/>
          <w:sz w:val="21"/>
          <w:szCs w:val="20"/>
          <w:lang w:eastAsia="zh-CN"/>
        </w:rPr>
        <w:t>Summary and Conclusion</w:t>
      </w:r>
      <w:bookmarkEnd w:id="429"/>
      <w:r>
        <w:rPr>
          <w:rFonts w:ascii="Times New Roman" w:eastAsia="仿宋_GB2312" w:hAnsi="Times New Roman" w:cs="Times New Roman"/>
          <w:sz w:val="21"/>
          <w:szCs w:val="20"/>
          <w:lang w:eastAsia="zh-CN"/>
        </w:rPr>
        <w:t xml:space="preserve"> </w:t>
      </w:r>
    </w:p>
    <w:bookmarkEnd w:id="430"/>
    <w:bookmarkEnd w:id="431"/>
    <w:bookmarkEnd w:id="432"/>
    <w:p w14:paraId="01A9E51F" w14:textId="77777777" w:rsidR="00EB6880" w:rsidRDefault="00692187">
      <w:pPr>
        <w:tabs>
          <w:tab w:val="left" w:pos="448"/>
          <w:tab w:val="left" w:pos="702"/>
        </w:tabs>
        <w:spacing w:line="360" w:lineRule="auto"/>
        <w:ind w:left="425"/>
        <w:jc w:val="both"/>
        <w:rPr>
          <w:rFonts w:ascii="Times New Roman" w:eastAsia="仿宋_GB2312" w:hAnsi="Times New Roman"/>
          <w:sz w:val="21"/>
          <w:szCs w:val="20"/>
          <w:lang w:val="de-DE" w:eastAsia="zh-CN"/>
        </w:rPr>
      </w:pPr>
      <w:r>
        <w:rPr>
          <w:rFonts w:ascii="Times New Roman" w:eastAsia="仿宋_GB2312" w:hAnsi="Times New Roman"/>
          <w:sz w:val="21"/>
          <w:szCs w:val="18"/>
          <w:lang w:val="de-DE" w:eastAsia="zh-CN"/>
        </w:rPr>
        <w:t>When the protocol and related tests are finished, the relative validation report shall be completeted in time. The final report shall include the following contents:</w:t>
      </w:r>
      <w:r>
        <w:rPr>
          <w:rFonts w:ascii="Times New Roman" w:eastAsia="仿宋_GB2312" w:hAnsi="Times New Roman"/>
          <w:sz w:val="21"/>
          <w:szCs w:val="20"/>
          <w:lang w:val="de-DE" w:eastAsia="zh-CN"/>
        </w:rPr>
        <w:t xml:space="preserve"> </w:t>
      </w:r>
    </w:p>
    <w:p w14:paraId="6DC776DA" w14:textId="77777777" w:rsidR="00EB6880" w:rsidRDefault="00692187">
      <w:pPr>
        <w:pStyle w:val="21"/>
        <w:numPr>
          <w:ilvl w:val="0"/>
          <w:numId w:val="23"/>
        </w:numPr>
        <w:tabs>
          <w:tab w:val="left" w:pos="280"/>
        </w:tabs>
        <w:spacing w:after="100" w:afterAutospacing="1" w:line="360" w:lineRule="auto"/>
        <w:ind w:left="1032"/>
        <w:jc w:val="both"/>
        <w:rPr>
          <w:rFonts w:ascii="Times New Roman" w:eastAsia="仿宋_GB2312" w:hAnsi="Times New Roman"/>
          <w:sz w:val="21"/>
          <w:szCs w:val="18"/>
        </w:rPr>
      </w:pPr>
      <w:r>
        <w:rPr>
          <w:rFonts w:ascii="Times New Roman" w:eastAsia="仿宋_GB2312" w:hAnsi="Times New Roman"/>
          <w:sz w:val="21"/>
          <w:szCs w:val="18"/>
          <w:lang w:eastAsia="zh-CN"/>
        </w:rPr>
        <w:t>Approval page</w:t>
      </w:r>
      <w:r>
        <w:rPr>
          <w:rFonts w:ascii="Times New Roman" w:eastAsia="仿宋_GB2312" w:hAnsi="Times New Roman"/>
          <w:sz w:val="21"/>
          <w:szCs w:val="18"/>
        </w:rPr>
        <w:t xml:space="preserve"> </w:t>
      </w:r>
    </w:p>
    <w:p w14:paraId="182789ED" w14:textId="77777777" w:rsidR="00EB6880" w:rsidRDefault="00692187">
      <w:pPr>
        <w:pStyle w:val="21"/>
        <w:numPr>
          <w:ilvl w:val="0"/>
          <w:numId w:val="23"/>
        </w:numPr>
        <w:tabs>
          <w:tab w:val="left" w:pos="280"/>
        </w:tabs>
        <w:spacing w:before="100" w:beforeAutospacing="1" w:after="100" w:afterAutospacing="1" w:line="360" w:lineRule="auto"/>
        <w:ind w:left="1032"/>
        <w:jc w:val="both"/>
        <w:rPr>
          <w:rFonts w:ascii="Times New Roman" w:eastAsia="仿宋_GB2312" w:hAnsi="Times New Roman"/>
          <w:sz w:val="21"/>
          <w:szCs w:val="18"/>
        </w:rPr>
      </w:pPr>
      <w:r>
        <w:rPr>
          <w:rFonts w:ascii="Times New Roman" w:eastAsia="仿宋_GB2312" w:hAnsi="Times New Roman"/>
          <w:sz w:val="21"/>
          <w:szCs w:val="18"/>
          <w:lang w:eastAsia="zh-CN"/>
        </w:rPr>
        <w:t>Evaluation of test results</w:t>
      </w:r>
      <w:r>
        <w:rPr>
          <w:rFonts w:ascii="Times New Roman" w:eastAsia="仿宋_GB2312" w:hAnsi="Times New Roman"/>
          <w:sz w:val="21"/>
          <w:szCs w:val="18"/>
        </w:rPr>
        <w:t xml:space="preserve"> </w:t>
      </w:r>
    </w:p>
    <w:p w14:paraId="3FE30A5C" w14:textId="77777777" w:rsidR="00EB6880" w:rsidRDefault="00692187">
      <w:pPr>
        <w:pStyle w:val="21"/>
        <w:numPr>
          <w:ilvl w:val="0"/>
          <w:numId w:val="23"/>
        </w:numPr>
        <w:tabs>
          <w:tab w:val="left" w:pos="280"/>
        </w:tabs>
        <w:spacing w:before="100" w:beforeAutospacing="1" w:after="100" w:afterAutospacing="1" w:line="360" w:lineRule="auto"/>
        <w:ind w:left="1032"/>
        <w:jc w:val="both"/>
        <w:rPr>
          <w:rFonts w:ascii="Times New Roman" w:eastAsia="仿宋_GB2312" w:hAnsi="Times New Roman"/>
          <w:sz w:val="21"/>
          <w:szCs w:val="18"/>
        </w:rPr>
      </w:pPr>
      <w:r>
        <w:rPr>
          <w:rFonts w:ascii="Times New Roman" w:eastAsia="仿宋_GB2312" w:hAnsi="Times New Roman"/>
          <w:sz w:val="21"/>
          <w:szCs w:val="18"/>
          <w:lang w:eastAsia="zh-CN"/>
        </w:rPr>
        <w:t>Conclusion / comments</w:t>
      </w:r>
      <w:r>
        <w:rPr>
          <w:rFonts w:ascii="Times New Roman" w:eastAsia="仿宋_GB2312" w:hAnsi="Times New Roman"/>
          <w:sz w:val="21"/>
          <w:szCs w:val="18"/>
        </w:rPr>
        <w:t xml:space="preserve"> </w:t>
      </w:r>
    </w:p>
    <w:p w14:paraId="04114D48" w14:textId="77777777" w:rsidR="00EB6880" w:rsidRDefault="00692187">
      <w:pPr>
        <w:pStyle w:val="21"/>
        <w:numPr>
          <w:ilvl w:val="0"/>
          <w:numId w:val="23"/>
        </w:numPr>
        <w:tabs>
          <w:tab w:val="left" w:pos="280"/>
        </w:tabs>
        <w:spacing w:before="100" w:beforeAutospacing="1" w:after="100" w:afterAutospacing="1" w:line="360" w:lineRule="auto"/>
        <w:ind w:left="1032"/>
        <w:jc w:val="both"/>
        <w:rPr>
          <w:rFonts w:ascii="Times New Roman" w:eastAsia="仿宋_GB2312" w:hAnsi="Times New Roman"/>
          <w:sz w:val="21"/>
          <w:szCs w:val="18"/>
        </w:rPr>
      </w:pPr>
      <w:r>
        <w:rPr>
          <w:rFonts w:ascii="Times New Roman" w:eastAsia="仿宋_GB2312" w:hAnsi="Times New Roman"/>
          <w:sz w:val="21"/>
          <w:szCs w:val="18"/>
          <w:lang w:eastAsia="zh-CN"/>
        </w:rPr>
        <w:t>Deviation/Changes control list and copies</w:t>
      </w:r>
      <w:r>
        <w:rPr>
          <w:rFonts w:ascii="Times New Roman" w:eastAsia="仿宋_GB2312" w:hAnsi="Times New Roman"/>
          <w:sz w:val="21"/>
          <w:szCs w:val="18"/>
        </w:rPr>
        <w:t xml:space="preserve"> </w:t>
      </w:r>
    </w:p>
    <w:p w14:paraId="26CE7F2D" w14:textId="77777777" w:rsidR="00EB6880" w:rsidRDefault="00692187">
      <w:pPr>
        <w:pStyle w:val="21"/>
        <w:tabs>
          <w:tab w:val="left" w:pos="280"/>
        </w:tabs>
        <w:spacing w:before="100" w:beforeAutospacing="1" w:after="100" w:afterAutospacing="1" w:line="360" w:lineRule="auto"/>
        <w:ind w:left="663"/>
        <w:jc w:val="both"/>
        <w:rPr>
          <w:rFonts w:ascii="Times New Roman" w:eastAsia="仿宋_GB2312" w:hAnsi="Times New Roman"/>
          <w:sz w:val="21"/>
          <w:szCs w:val="18"/>
        </w:rPr>
      </w:pPr>
      <w:r>
        <w:rPr>
          <w:rFonts w:ascii="Times New Roman" w:eastAsia="仿宋_GB2312" w:hAnsi="Times New Roman" w:cs="Arial"/>
          <w:sz w:val="21"/>
          <w:szCs w:val="18"/>
          <w:lang w:val="de-DE" w:eastAsia="zh-CN"/>
        </w:rPr>
        <w:t xml:space="preserve">Successful completion of this protocol will provide documented evidence that the approved cleaning process consistently removes process residues from equipment used in the manufacture of ASYM-140851 Step 1 and maintains equipment in a condition suitable for subsequent manufacture. Successful completion of three consecutive cleaning validation runs meeting all predefined acceptance criteria will establish the qualified state of the cleaning process and support implementation into routine commercial manufacture. </w:t>
      </w:r>
    </w:p>
    <w:p w14:paraId="5AF1A7C7" w14:textId="77777777" w:rsidR="00EB6880" w:rsidRDefault="00692187">
      <w:pPr>
        <w:pStyle w:val="af5"/>
        <w:numPr>
          <w:ilvl w:val="0"/>
          <w:numId w:val="13"/>
        </w:numPr>
        <w:snapToGrid w:val="0"/>
        <w:spacing w:after="240"/>
        <w:jc w:val="left"/>
        <w:rPr>
          <w:rFonts w:ascii="Times New Roman" w:eastAsia="仿宋_GB2312" w:hAnsi="Times New Roman" w:cs="Times New Roman"/>
          <w:sz w:val="21"/>
          <w:szCs w:val="20"/>
          <w:lang w:eastAsia="zh-CN"/>
        </w:rPr>
      </w:pPr>
      <w:bookmarkStart w:id="433" w:name="_Toc49520094"/>
      <w:bookmarkStart w:id="434" w:name="_Toc49520510"/>
      <w:bookmarkStart w:id="435" w:name="_Toc50555166"/>
      <w:bookmarkStart w:id="436" w:name="_Toc292955206"/>
      <w:bookmarkStart w:id="437" w:name="_Toc243680269"/>
      <w:bookmarkEnd w:id="433"/>
      <w:bookmarkEnd w:id="434"/>
      <w:bookmarkEnd w:id="435"/>
      <w:r>
        <w:rPr>
          <w:rFonts w:ascii="Times New Roman" w:eastAsia="仿宋_GB2312" w:hAnsi="Times New Roman" w:cs="Times New Roman"/>
          <w:sz w:val="21"/>
          <w:szCs w:val="20"/>
          <w:lang w:eastAsia="zh-CN"/>
        </w:rPr>
        <w:t>Revalidation</w:t>
      </w:r>
      <w:bookmarkEnd w:id="436"/>
      <w:bookmarkEnd w:id="437"/>
      <w:r>
        <w:rPr>
          <w:rFonts w:ascii="Times New Roman" w:eastAsia="仿宋_GB2312" w:hAnsi="Times New Roman" w:cs="Times New Roman"/>
          <w:sz w:val="21"/>
          <w:szCs w:val="20"/>
          <w:lang w:eastAsia="zh-CN"/>
        </w:rPr>
        <w:t xml:space="preserve"> </w:t>
      </w:r>
    </w:p>
    <w:p w14:paraId="03BE739C" w14:textId="77777777" w:rsidR="00EB6880" w:rsidRDefault="00692187">
      <w:pPr>
        <w:tabs>
          <w:tab w:val="left" w:pos="448"/>
          <w:tab w:val="left" w:pos="702"/>
        </w:tabs>
        <w:spacing w:line="360" w:lineRule="auto"/>
        <w:ind w:left="425"/>
        <w:contextualSpacing/>
        <w:jc w:val="both"/>
        <w:rPr>
          <w:rFonts w:ascii="Times New Roman" w:eastAsia="仿宋_GB2312" w:hAnsi="Times New Roman"/>
          <w:sz w:val="21"/>
          <w:szCs w:val="21"/>
        </w:rPr>
      </w:pPr>
      <w:r>
        <w:rPr>
          <w:rFonts w:ascii="Times New Roman" w:eastAsia="仿宋_GB2312" w:hAnsi="Times New Roman"/>
          <w:sz w:val="21"/>
          <w:szCs w:val="21"/>
          <w:lang w:val="de-DE" w:eastAsia="zh-CN"/>
        </w:rPr>
        <w:t>Revalidation</w:t>
      </w:r>
      <w:r>
        <w:rPr>
          <w:rFonts w:ascii="Times New Roman" w:eastAsia="仿宋_GB2312" w:hAnsi="Times New Roman"/>
          <w:sz w:val="21"/>
          <w:szCs w:val="21"/>
        </w:rPr>
        <w:t xml:space="preserve"> shall be considered under the following circumstances:</w:t>
      </w:r>
    </w:p>
    <w:p w14:paraId="3C65D3E1" w14:textId="77777777" w:rsidR="00EB6880" w:rsidRDefault="00692187">
      <w:pPr>
        <w:pStyle w:val="af2"/>
        <w:numPr>
          <w:ilvl w:val="0"/>
          <w:numId w:val="24"/>
        </w:numPr>
        <w:tabs>
          <w:tab w:val="clear" w:pos="1460"/>
          <w:tab w:val="clear" w:pos="4320"/>
          <w:tab w:val="clear" w:pos="8640"/>
        </w:tabs>
        <w:spacing w:line="360" w:lineRule="auto"/>
        <w:ind w:left="1040"/>
        <w:contextualSpacing/>
        <w:rPr>
          <w:rFonts w:ascii="Times New Roman" w:eastAsia="仿宋_GB2312" w:hAnsi="Times New Roman"/>
          <w:sz w:val="21"/>
          <w:szCs w:val="21"/>
          <w:lang w:eastAsia="zh-CN"/>
        </w:rPr>
      </w:pPr>
      <w:r>
        <w:rPr>
          <w:rFonts w:ascii="Times New Roman" w:eastAsia="仿宋_GB2312" w:hAnsi="Times New Roman"/>
          <w:sz w:val="21"/>
          <w:szCs w:val="21"/>
          <w:lang w:eastAsia="zh-CN"/>
        </w:rPr>
        <w:t>Equipment change or major modification to existing equipment;</w:t>
      </w:r>
    </w:p>
    <w:p w14:paraId="297E3F06" w14:textId="77777777" w:rsidR="00EB6880" w:rsidRDefault="00692187">
      <w:pPr>
        <w:pStyle w:val="af2"/>
        <w:numPr>
          <w:ilvl w:val="0"/>
          <w:numId w:val="24"/>
        </w:numPr>
        <w:tabs>
          <w:tab w:val="clear" w:pos="1460"/>
          <w:tab w:val="clear" w:pos="4320"/>
          <w:tab w:val="clear" w:pos="8640"/>
        </w:tabs>
        <w:spacing w:line="360" w:lineRule="auto"/>
        <w:ind w:left="1040"/>
        <w:contextualSpacing/>
        <w:rPr>
          <w:rFonts w:ascii="Times New Roman" w:eastAsia="仿宋_GB2312" w:hAnsi="Times New Roman"/>
          <w:sz w:val="21"/>
          <w:szCs w:val="21"/>
          <w:lang w:eastAsia="zh-CN"/>
        </w:rPr>
      </w:pPr>
      <w:r>
        <w:rPr>
          <w:rFonts w:ascii="Times New Roman" w:eastAsia="仿宋_GB2312" w:hAnsi="Times New Roman"/>
          <w:sz w:val="21"/>
          <w:szCs w:val="21"/>
          <w:lang w:eastAsia="zh-CN"/>
        </w:rPr>
        <w:t>Cleaning procedure change;</w:t>
      </w:r>
    </w:p>
    <w:p w14:paraId="6B448C50" w14:textId="77777777" w:rsidR="00EB6880" w:rsidRDefault="00692187">
      <w:pPr>
        <w:pStyle w:val="af2"/>
        <w:numPr>
          <w:ilvl w:val="0"/>
          <w:numId w:val="24"/>
        </w:numPr>
        <w:tabs>
          <w:tab w:val="clear" w:pos="1460"/>
          <w:tab w:val="clear" w:pos="4320"/>
          <w:tab w:val="clear" w:pos="8640"/>
        </w:tabs>
        <w:spacing w:line="360" w:lineRule="auto"/>
        <w:ind w:left="1040"/>
        <w:contextualSpacing/>
        <w:rPr>
          <w:rFonts w:ascii="Times New Roman" w:eastAsia="仿宋_GB2312" w:hAnsi="Times New Roman"/>
          <w:sz w:val="21"/>
          <w:szCs w:val="21"/>
          <w:lang w:eastAsia="zh-CN"/>
        </w:rPr>
      </w:pPr>
      <w:r>
        <w:rPr>
          <w:rFonts w:ascii="Times New Roman" w:eastAsia="仿宋_GB2312" w:hAnsi="Times New Roman"/>
          <w:sz w:val="21"/>
          <w:szCs w:val="21"/>
          <w:lang w:eastAsia="zh-CN"/>
        </w:rPr>
        <w:t>Cleaning solvent change</w:t>
      </w:r>
      <w:r>
        <w:rPr>
          <w:rFonts w:ascii="Times New Roman" w:eastAsia="仿宋_GB2312" w:hAnsi="Times New Roman"/>
          <w:sz w:val="21"/>
          <w:szCs w:val="21"/>
          <w:lang w:eastAsia="zh-CN"/>
        </w:rPr>
        <w:t>；</w:t>
      </w:r>
    </w:p>
    <w:p w14:paraId="3FC7CFAD" w14:textId="77777777" w:rsidR="00EB6880" w:rsidRDefault="00692187">
      <w:pPr>
        <w:pStyle w:val="af2"/>
        <w:numPr>
          <w:ilvl w:val="0"/>
          <w:numId w:val="24"/>
        </w:numPr>
        <w:tabs>
          <w:tab w:val="clear" w:pos="1460"/>
          <w:tab w:val="clear" w:pos="4320"/>
          <w:tab w:val="clear" w:pos="8640"/>
        </w:tabs>
        <w:spacing w:line="360" w:lineRule="auto"/>
        <w:ind w:left="1040"/>
        <w:contextualSpacing/>
        <w:rPr>
          <w:rFonts w:ascii="Times New Roman" w:eastAsia="仿宋_GB2312" w:hAnsi="Times New Roman"/>
          <w:sz w:val="21"/>
          <w:szCs w:val="21"/>
          <w:lang w:eastAsia="zh-CN"/>
        </w:rPr>
      </w:pPr>
      <w:r>
        <w:rPr>
          <w:rFonts w:ascii="Times New Roman" w:eastAsia="仿宋_GB2312" w:hAnsi="Times New Roman"/>
          <w:sz w:val="21"/>
          <w:szCs w:val="21"/>
          <w:lang w:eastAsia="zh-CN"/>
        </w:rPr>
        <w:t xml:space="preserve">Evidence of cleaning failures (batch failures, cross contamination, routine monitoring); </w:t>
      </w:r>
    </w:p>
    <w:p w14:paraId="6F76E800" w14:textId="77777777" w:rsidR="00EB6880" w:rsidRDefault="00692187">
      <w:pPr>
        <w:pStyle w:val="af2"/>
        <w:numPr>
          <w:ilvl w:val="0"/>
          <w:numId w:val="24"/>
        </w:numPr>
        <w:tabs>
          <w:tab w:val="clear" w:pos="1460"/>
          <w:tab w:val="clear" w:pos="4320"/>
          <w:tab w:val="clear" w:pos="8640"/>
        </w:tabs>
        <w:spacing w:line="360" w:lineRule="auto"/>
        <w:ind w:left="1040"/>
        <w:contextualSpacing/>
        <w:rPr>
          <w:rFonts w:ascii="Times New Roman" w:eastAsia="仿宋_GB2312" w:hAnsi="Times New Roman"/>
          <w:sz w:val="21"/>
          <w:szCs w:val="21"/>
          <w:lang w:eastAsia="zh-CN"/>
        </w:rPr>
      </w:pPr>
      <w:r>
        <w:rPr>
          <w:rFonts w:ascii="Times New Roman" w:eastAsia="仿宋_GB2312" w:hAnsi="Times New Roman"/>
          <w:sz w:val="21"/>
          <w:szCs w:val="21"/>
          <w:lang w:eastAsia="zh-CN"/>
        </w:rPr>
        <w:t>Major change on the process.</w:t>
      </w:r>
    </w:p>
    <w:p w14:paraId="3FAF4521" w14:textId="77777777" w:rsidR="00EB6880" w:rsidRDefault="00692187">
      <w:pPr>
        <w:pStyle w:val="af5"/>
        <w:numPr>
          <w:ilvl w:val="0"/>
          <w:numId w:val="13"/>
        </w:numPr>
        <w:spacing w:after="240" w:line="259" w:lineRule="auto"/>
        <w:jc w:val="left"/>
        <w:rPr>
          <w:rFonts w:ascii="Times New Roman" w:eastAsia="仿宋_GB2312" w:hAnsi="Times New Roman" w:cs="Arial"/>
          <w:sz w:val="21"/>
          <w:szCs w:val="21"/>
          <w:lang w:eastAsia="zh-CN"/>
        </w:rPr>
      </w:pPr>
      <w:bookmarkStart w:id="438" w:name="_Toc243680270"/>
      <w:bookmarkStart w:id="439" w:name="_Toc243518130"/>
      <w:r>
        <w:rPr>
          <w:rFonts w:ascii="Times New Roman" w:eastAsia="仿宋_GB2312" w:hAnsi="Times New Roman" w:cs="Arial"/>
          <w:sz w:val="21"/>
          <w:szCs w:val="21"/>
          <w:lang w:eastAsia="zh-CN"/>
        </w:rPr>
        <w:t>References</w:t>
      </w:r>
      <w:bookmarkEnd w:id="438"/>
      <w:bookmarkEnd w:id="439"/>
    </w:p>
    <w:p w14:paraId="41FBEA04" w14:textId="77777777" w:rsidR="00EB6880" w:rsidRDefault="00692187">
      <w:pPr>
        <w:pStyle w:val="aff1"/>
        <w:numPr>
          <w:ilvl w:val="0"/>
          <w:numId w:val="25"/>
        </w:numPr>
        <w:tabs>
          <w:tab w:val="left" w:pos="448"/>
          <w:tab w:val="left" w:pos="702"/>
        </w:tabs>
        <w:spacing w:line="360" w:lineRule="auto"/>
        <w:ind w:firstLineChars="0"/>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
        <w:t>Cleaning Validation Master Plan (CVMP-01)</w:t>
      </w:r>
    </w:p>
    <w:p w14:paraId="784D6BEC" w14:textId="77777777" w:rsidR="00EB6880" w:rsidRDefault="00692187">
      <w:pPr>
        <w:pStyle w:val="aff1"/>
        <w:numPr>
          <w:ilvl w:val="0"/>
          <w:numId w:val="25"/>
        </w:numPr>
        <w:tabs>
          <w:tab w:val="left" w:pos="448"/>
          <w:tab w:val="left" w:pos="702"/>
        </w:tabs>
        <w:spacing w:line="360" w:lineRule="auto"/>
        <w:ind w:firstLineChars="0"/>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
        <w:t>Cleaning Process D</w:t>
      </w:r>
      <w:r>
        <w:rPr>
          <w:rFonts w:ascii="Times New Roman" w:eastAsia="仿宋_GB2312" w:hAnsi="Times New Roman" w:cs="Arial" w:hint="eastAsia"/>
          <w:sz w:val="21"/>
          <w:szCs w:val="18"/>
          <w:lang w:val="de-DE" w:eastAsia="zh-CN"/>
        </w:rPr>
        <w:t>e</w:t>
      </w:r>
      <w:r>
        <w:rPr>
          <w:rFonts w:ascii="Times New Roman" w:eastAsia="仿宋_GB2312" w:hAnsi="Times New Roman" w:cs="Arial"/>
          <w:sz w:val="21"/>
          <w:szCs w:val="18"/>
          <w:lang w:val="de-DE" w:eastAsia="zh-CN"/>
        </w:rPr>
        <w:t>sign and Development Report</w:t>
      </w:r>
    </w:p>
    <w:p w14:paraId="4D324015" w14:textId="77777777" w:rsidR="00EB6880" w:rsidRDefault="00692187">
      <w:pPr>
        <w:pStyle w:val="aff1"/>
        <w:numPr>
          <w:ilvl w:val="0"/>
          <w:numId w:val="25"/>
        </w:numPr>
        <w:tabs>
          <w:tab w:val="left" w:pos="448"/>
          <w:tab w:val="left" w:pos="702"/>
        </w:tabs>
        <w:spacing w:line="360" w:lineRule="auto"/>
        <w:ind w:firstLineChars="0"/>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
        <w:t xml:space="preserve">Approved cleaning </w:t>
      </w:r>
      <w:r>
        <w:rPr>
          <w:rFonts w:ascii="Times New Roman" w:eastAsia="仿宋_GB2312" w:hAnsi="Times New Roman" w:cs="Arial" w:hint="eastAsia"/>
          <w:sz w:val="21"/>
          <w:szCs w:val="18"/>
          <w:lang w:val="de-DE" w:eastAsia="zh-CN"/>
        </w:rPr>
        <w:t>method</w:t>
      </w:r>
      <w:r>
        <w:rPr>
          <w:rFonts w:ascii="Times New Roman" w:eastAsia="仿宋_GB2312" w:hAnsi="Times New Roman" w:cs="Arial"/>
          <w:sz w:val="21"/>
          <w:szCs w:val="18"/>
          <w:lang w:val="de-DE" w:eastAsia="zh-CN"/>
        </w:rPr>
        <w:t>s (CMa-TJ414002001, CMb-TJ414002001)</w:t>
      </w:r>
    </w:p>
    <w:p w14:paraId="1BD14F81" w14:textId="77777777" w:rsidR="00EB6880" w:rsidRDefault="00692187">
      <w:pPr>
        <w:pStyle w:val="aff1"/>
        <w:numPr>
          <w:ilvl w:val="0"/>
          <w:numId w:val="25"/>
        </w:numPr>
        <w:tabs>
          <w:tab w:val="left" w:pos="448"/>
          <w:tab w:val="left" w:pos="702"/>
        </w:tabs>
        <w:spacing w:line="360" w:lineRule="auto"/>
        <w:ind w:firstLineChars="0"/>
        <w:jc w:val="both"/>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
        <w:lastRenderedPageBreak/>
        <w:t>OEB Assessment Report</w:t>
      </w:r>
    </w:p>
    <w:p w14:paraId="47E3D497" w14:textId="77777777" w:rsidR="00EB6880" w:rsidRDefault="00692187">
      <w:pPr>
        <w:pStyle w:val="aff1"/>
        <w:numPr>
          <w:ilvl w:val="0"/>
          <w:numId w:val="25"/>
        </w:numPr>
        <w:tabs>
          <w:tab w:val="left" w:pos="448"/>
          <w:tab w:val="left" w:pos="702"/>
        </w:tabs>
        <w:spacing w:line="360" w:lineRule="auto"/>
        <w:ind w:firstLineChars="0"/>
        <w:jc w:val="both"/>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
        <w:t>Analytical Method Validation Report</w:t>
      </w:r>
    </w:p>
    <w:p w14:paraId="0A5F7EB3" w14:textId="77777777" w:rsidR="00EB6880" w:rsidRDefault="00692187">
      <w:pPr>
        <w:pStyle w:val="aff1"/>
        <w:numPr>
          <w:ilvl w:val="0"/>
          <w:numId w:val="25"/>
        </w:numPr>
        <w:tabs>
          <w:tab w:val="left" w:pos="448"/>
          <w:tab w:val="left" w:pos="702"/>
        </w:tabs>
        <w:spacing w:line="360" w:lineRule="auto"/>
        <w:ind w:firstLineChars="0"/>
        <w:jc w:val="both"/>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
        <w:t>Validation Report of Clean Hold Time (VR-180.01-02.03)</w:t>
      </w:r>
    </w:p>
    <w:p w14:paraId="0C8C4457" w14:textId="77777777" w:rsidR="00EB6880" w:rsidRDefault="00692187">
      <w:pPr>
        <w:pStyle w:val="aff1"/>
        <w:numPr>
          <w:ilvl w:val="0"/>
          <w:numId w:val="25"/>
        </w:numPr>
        <w:tabs>
          <w:tab w:val="left" w:pos="448"/>
          <w:tab w:val="left" w:pos="702"/>
        </w:tabs>
        <w:spacing w:line="360" w:lineRule="auto"/>
        <w:ind w:firstLineChars="0"/>
        <w:jc w:val="both"/>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
        <w:t>Relevant SOPs (DS-GMP-003&lt;Equipment cleaning management procedure for GMP production (DS)&gt;, DS-GMP-043&lt;Cleaning Validation (DS)&gt;, QA-010&lt;Deviation I</w:t>
      </w:r>
      <w:r>
        <w:rPr>
          <w:rFonts w:ascii="Times New Roman" w:eastAsia="仿宋_GB2312" w:hAnsi="Times New Roman" w:cs="Arial" w:hint="eastAsia"/>
          <w:sz w:val="21"/>
          <w:szCs w:val="18"/>
          <w:lang w:val="de-DE" w:eastAsia="zh-CN"/>
        </w:rPr>
        <w:t>nves</w:t>
      </w:r>
      <w:r>
        <w:rPr>
          <w:rFonts w:ascii="Times New Roman" w:eastAsia="仿宋_GB2312" w:hAnsi="Times New Roman" w:cs="Arial"/>
          <w:sz w:val="21"/>
          <w:szCs w:val="18"/>
          <w:lang w:val="de-DE" w:eastAsia="zh-CN"/>
        </w:rPr>
        <w:t xml:space="preserve">tigation&gt;, </w:t>
      </w:r>
      <w:r>
        <w:rPr>
          <w:rFonts w:ascii="Times New Roman" w:eastAsia="仿宋_GB2312" w:hAnsi="Times New Roman" w:cs="Arial"/>
          <w:sz w:val="21"/>
          <w:szCs w:val="18"/>
          <w:lang w:eastAsia="zh-CN"/>
        </w:rPr>
        <w:t>QA-006&lt;</w:t>
      </w:r>
      <w:r>
        <w:rPr>
          <w:rFonts w:ascii="Times New Roman" w:eastAsia="仿宋_GB2312" w:hAnsi="Times New Roman" w:cs="Arial"/>
          <w:sz w:val="21"/>
          <w:szCs w:val="18"/>
          <w:lang w:val="de-DE" w:eastAsia="zh-CN"/>
        </w:rPr>
        <w:t>Change Control&gt;, QAP-005&lt;Quality Risk Management Policy&gt;)</w:t>
      </w:r>
    </w:p>
    <w:p w14:paraId="7C2670A1" w14:textId="77777777" w:rsidR="00EB6880" w:rsidRDefault="00692187">
      <w:pPr>
        <w:pStyle w:val="aff1"/>
        <w:numPr>
          <w:ilvl w:val="0"/>
          <w:numId w:val="25"/>
        </w:numPr>
        <w:tabs>
          <w:tab w:val="left" w:pos="448"/>
          <w:tab w:val="left" w:pos="702"/>
        </w:tabs>
        <w:spacing w:line="360" w:lineRule="auto"/>
        <w:ind w:firstLineChars="0"/>
        <w:jc w:val="both"/>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
        <w:t>Process Validation Master Plan for  Manufacturing of LSN4182924/ASYM-140020 (VP-14002001)</w:t>
      </w:r>
    </w:p>
    <w:p w14:paraId="69BBC513" w14:textId="77777777" w:rsidR="00EB6880" w:rsidRDefault="00692187">
      <w:pPr>
        <w:pStyle w:val="aff1"/>
        <w:numPr>
          <w:ilvl w:val="0"/>
          <w:numId w:val="25"/>
        </w:numPr>
        <w:tabs>
          <w:tab w:val="left" w:pos="448"/>
          <w:tab w:val="left" w:pos="702"/>
        </w:tabs>
        <w:spacing w:line="360" w:lineRule="auto"/>
        <w:ind w:firstLineChars="0"/>
        <w:jc w:val="both"/>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
        <w:t>EU GMP Volume 4 Annex 15: Qualification and Validation</w:t>
      </w:r>
    </w:p>
    <w:p w14:paraId="63845C04" w14:textId="77777777" w:rsidR="00EB6880" w:rsidRDefault="00692187">
      <w:pPr>
        <w:pStyle w:val="aff1"/>
        <w:numPr>
          <w:ilvl w:val="0"/>
          <w:numId w:val="25"/>
        </w:numPr>
        <w:tabs>
          <w:tab w:val="left" w:pos="448"/>
          <w:tab w:val="left" w:pos="702"/>
        </w:tabs>
        <w:spacing w:line="360" w:lineRule="auto"/>
        <w:ind w:firstLineChars="0"/>
        <w:jc w:val="both"/>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
        <w:t>ICH Q7 Good Manufacturing Practice Guide for Active Pharmaceutical Ingredients</w:t>
      </w:r>
    </w:p>
    <w:p w14:paraId="67CAF7CB" w14:textId="77777777" w:rsidR="00EB6880" w:rsidRDefault="00692187">
      <w:pPr>
        <w:pStyle w:val="aff1"/>
        <w:numPr>
          <w:ilvl w:val="0"/>
          <w:numId w:val="25"/>
        </w:numPr>
        <w:tabs>
          <w:tab w:val="left" w:pos="448"/>
          <w:tab w:val="left" w:pos="702"/>
        </w:tabs>
        <w:spacing w:line="360" w:lineRule="auto"/>
        <w:ind w:firstLineChars="0"/>
        <w:jc w:val="both"/>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
        <w:t>ICH Q9(R1) Quality Risk Management</w:t>
      </w:r>
    </w:p>
    <w:p w14:paraId="709107A0" w14:textId="77777777" w:rsidR="00EB6880" w:rsidRDefault="00692187">
      <w:pPr>
        <w:pStyle w:val="aff1"/>
        <w:numPr>
          <w:ilvl w:val="0"/>
          <w:numId w:val="25"/>
        </w:numPr>
        <w:tabs>
          <w:tab w:val="left" w:pos="448"/>
          <w:tab w:val="left" w:pos="702"/>
        </w:tabs>
        <w:spacing w:line="360" w:lineRule="auto"/>
        <w:ind w:firstLineChars="0"/>
        <w:jc w:val="both"/>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
        <w:t>FDA Guidance for Industry: Process Validation, General Principles and Practices</w:t>
      </w:r>
    </w:p>
    <w:p w14:paraId="06DE8003" w14:textId="77777777" w:rsidR="00EB6880" w:rsidRDefault="00692187">
      <w:pPr>
        <w:pStyle w:val="aff1"/>
        <w:numPr>
          <w:ilvl w:val="0"/>
          <w:numId w:val="25"/>
        </w:numPr>
        <w:tabs>
          <w:tab w:val="left" w:pos="448"/>
          <w:tab w:val="left" w:pos="702"/>
        </w:tabs>
        <w:spacing w:line="360" w:lineRule="auto"/>
        <w:ind w:firstLineChars="0"/>
        <w:jc w:val="both"/>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
        <w:t>EMA Guideline on Setting Health-Based Exposure Limits for Use in Risk Identification in the Manufacture of Different Medicinal Products in Shared Facilities</w:t>
      </w:r>
    </w:p>
    <w:p w14:paraId="20E1A25F" w14:textId="77777777" w:rsidR="00EB6880" w:rsidRDefault="00EB6880">
      <w:pPr>
        <w:pStyle w:val="af2"/>
        <w:tabs>
          <w:tab w:val="clear" w:pos="4320"/>
          <w:tab w:val="clear" w:pos="8640"/>
        </w:tabs>
        <w:spacing w:line="360" w:lineRule="auto"/>
        <w:contextualSpacing/>
        <w:rPr>
          <w:rFonts w:ascii="Times New Roman" w:eastAsia="仿宋_GB2312" w:hAnsi="Times New Roman"/>
          <w:sz w:val="21"/>
          <w:szCs w:val="21"/>
          <w:lang w:val="de-DE" w:eastAsia="zh-CN"/>
        </w:rPr>
      </w:pPr>
    </w:p>
    <w:p w14:paraId="0B1EE198" w14:textId="77777777" w:rsidR="00EB6880" w:rsidRDefault="00EB6880">
      <w:pPr>
        <w:pStyle w:val="af2"/>
        <w:tabs>
          <w:tab w:val="clear" w:pos="4320"/>
          <w:tab w:val="clear" w:pos="8640"/>
        </w:tabs>
        <w:spacing w:line="360" w:lineRule="auto"/>
        <w:contextualSpacing/>
        <w:rPr>
          <w:rFonts w:ascii="Times New Roman" w:eastAsia="仿宋_GB2312" w:hAnsi="Times New Roman"/>
          <w:sz w:val="21"/>
          <w:szCs w:val="21"/>
          <w:lang w:eastAsia="zh-CN"/>
        </w:rPr>
      </w:pPr>
    </w:p>
    <w:p w14:paraId="367B5285" w14:textId="77777777" w:rsidR="00EB6880" w:rsidRDefault="00EB6880">
      <w:pPr>
        <w:pStyle w:val="af2"/>
        <w:tabs>
          <w:tab w:val="clear" w:pos="4320"/>
          <w:tab w:val="clear" w:pos="8640"/>
        </w:tabs>
        <w:spacing w:line="360" w:lineRule="auto"/>
        <w:contextualSpacing/>
        <w:rPr>
          <w:rFonts w:ascii="Times New Roman" w:eastAsia="仿宋_GB2312" w:hAnsi="Times New Roman"/>
          <w:sz w:val="21"/>
          <w:szCs w:val="21"/>
          <w:lang w:eastAsia="zh-CN"/>
        </w:rPr>
        <w:sectPr w:rsidR="00EB6880">
          <w:headerReference w:type="default" r:id="rId39"/>
          <w:pgSz w:w="11909" w:h="16834"/>
          <w:pgMar w:top="1440" w:right="1134" w:bottom="1440" w:left="1134" w:header="720" w:footer="964" w:gutter="0"/>
          <w:cols w:space="720"/>
          <w:docGrid w:linePitch="360"/>
        </w:sectPr>
      </w:pPr>
    </w:p>
    <w:p w14:paraId="34197A8E" w14:textId="77777777" w:rsidR="00EB6880" w:rsidRDefault="00692187">
      <w:pPr>
        <w:pStyle w:val="2"/>
        <w:rPr>
          <w:rFonts w:ascii="Times New Roman" w:eastAsia="仿宋_GB2312" w:hAnsi="Times New Roman"/>
          <w:sz w:val="21"/>
          <w:szCs w:val="18"/>
          <w:lang w:eastAsia="zh-CN"/>
        </w:rPr>
      </w:pPr>
      <w:bookmarkStart w:id="440" w:name="_Toc243680271"/>
      <w:bookmarkEnd w:id="0"/>
      <w:r>
        <w:rPr>
          <w:rFonts w:ascii="Times New Roman" w:eastAsia="仿宋_GB2312" w:hAnsi="Times New Roman" w:cs="Arial"/>
          <w:sz w:val="21"/>
          <w:szCs w:val="18"/>
          <w:lang w:eastAsia="zh-CN"/>
        </w:rPr>
        <w:lastRenderedPageBreak/>
        <w:t>Annex</w:t>
      </w:r>
      <w:r>
        <w:rPr>
          <w:rFonts w:ascii="Times New Roman" w:eastAsia="仿宋_GB2312" w:hAnsi="Times New Roman"/>
          <w:sz w:val="21"/>
          <w:szCs w:val="18"/>
          <w:lang w:eastAsia="zh-CN"/>
        </w:rPr>
        <w:t xml:space="preserve"> 1: Cleaning method list</w:t>
      </w:r>
      <w:bookmarkEnd w:id="440"/>
      <w:r>
        <w:rPr>
          <w:rFonts w:ascii="Times New Roman" w:eastAsia="仿宋_GB2312" w:hAnsi="Times New Roman"/>
          <w:sz w:val="21"/>
          <w:szCs w:val="18"/>
          <w:lang w:eastAsia="zh-CN"/>
        </w:rPr>
        <w:t xml:space="preserve"> </w:t>
      </w:r>
    </w:p>
    <w:tbl>
      <w:tblPr>
        <w:tblW w:w="90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4127"/>
        <w:gridCol w:w="3898"/>
      </w:tblGrid>
      <w:tr w:rsidR="00EB6880" w14:paraId="6419B81E" w14:textId="77777777">
        <w:trPr>
          <w:trHeight w:val="397"/>
          <w:tblHeader/>
          <w:jc w:val="center"/>
        </w:trPr>
        <w:tc>
          <w:tcPr>
            <w:tcW w:w="994" w:type="dxa"/>
            <w:shd w:val="clear" w:color="auto" w:fill="F2F2F2" w:themeFill="background1" w:themeFillShade="F2"/>
            <w:vAlign w:val="center"/>
          </w:tcPr>
          <w:p w14:paraId="507F62F1"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Step</w:t>
            </w:r>
          </w:p>
        </w:tc>
        <w:tc>
          <w:tcPr>
            <w:tcW w:w="4127" w:type="dxa"/>
            <w:shd w:val="clear" w:color="auto" w:fill="F2F2F2" w:themeFill="background1" w:themeFillShade="F2"/>
            <w:vAlign w:val="center"/>
          </w:tcPr>
          <w:p w14:paraId="42038AB9"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Cleaning Method No.</w:t>
            </w:r>
          </w:p>
        </w:tc>
        <w:tc>
          <w:tcPr>
            <w:tcW w:w="3898" w:type="dxa"/>
            <w:shd w:val="clear" w:color="auto" w:fill="F2F2F2" w:themeFill="background1" w:themeFillShade="F2"/>
            <w:vAlign w:val="center"/>
          </w:tcPr>
          <w:p w14:paraId="1CEDA683"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Attachment No.</w:t>
            </w:r>
          </w:p>
        </w:tc>
      </w:tr>
      <w:tr w:rsidR="00EB6880" w14:paraId="730AAD43" w14:textId="77777777">
        <w:trPr>
          <w:trHeight w:val="397"/>
          <w:tblHeader/>
          <w:jc w:val="center"/>
        </w:trPr>
        <w:tc>
          <w:tcPr>
            <w:tcW w:w="994" w:type="dxa"/>
            <w:vAlign w:val="center"/>
          </w:tcPr>
          <w:p w14:paraId="49B95082"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1</w:t>
            </w:r>
          </w:p>
        </w:tc>
        <w:tc>
          <w:tcPr>
            <w:tcW w:w="4127" w:type="dxa"/>
            <w:vAlign w:val="center"/>
          </w:tcPr>
          <w:p w14:paraId="65525D7F"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CMa-TJ414002001 (current version)</w:t>
            </w:r>
          </w:p>
        </w:tc>
        <w:tc>
          <w:tcPr>
            <w:tcW w:w="3898" w:type="dxa"/>
            <w:vAlign w:val="center"/>
          </w:tcPr>
          <w:p w14:paraId="23D9BBE9"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Attachment 1 for CVP-1400200301.01</w:t>
            </w:r>
          </w:p>
        </w:tc>
      </w:tr>
      <w:tr w:rsidR="00EB6880" w14:paraId="6FEB3110" w14:textId="77777777">
        <w:trPr>
          <w:trHeight w:val="397"/>
          <w:tblHeader/>
          <w:jc w:val="center"/>
        </w:trPr>
        <w:tc>
          <w:tcPr>
            <w:tcW w:w="994" w:type="dxa"/>
            <w:vAlign w:val="center"/>
          </w:tcPr>
          <w:p w14:paraId="7BA5D873"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1</w:t>
            </w:r>
          </w:p>
        </w:tc>
        <w:tc>
          <w:tcPr>
            <w:tcW w:w="4127" w:type="dxa"/>
            <w:vAlign w:val="center"/>
          </w:tcPr>
          <w:p w14:paraId="246DB063"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CMb-TJ414002001 (current version)</w:t>
            </w:r>
          </w:p>
        </w:tc>
        <w:tc>
          <w:tcPr>
            <w:tcW w:w="3898" w:type="dxa"/>
            <w:vAlign w:val="center"/>
          </w:tcPr>
          <w:p w14:paraId="1F147C24"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Attachment 2 for CVP-1400200301.01</w:t>
            </w:r>
          </w:p>
        </w:tc>
      </w:tr>
    </w:tbl>
    <w:p w14:paraId="2CC637A9" w14:textId="77777777" w:rsidR="00EB6880" w:rsidRDefault="00692187">
      <w:pPr>
        <w:pStyle w:val="2"/>
        <w:rPr>
          <w:rFonts w:ascii="Times New Roman" w:eastAsia="仿宋_GB2312" w:hAnsi="Times New Roman"/>
          <w:sz w:val="21"/>
          <w:szCs w:val="18"/>
          <w:lang w:eastAsia="zh-CN"/>
        </w:rPr>
      </w:pPr>
      <w:bookmarkStart w:id="441" w:name="_Toc243680272"/>
      <w:r>
        <w:rPr>
          <w:rFonts w:ascii="Times New Roman" w:eastAsia="仿宋_GB2312" w:hAnsi="Times New Roman" w:cs="Arial"/>
          <w:sz w:val="21"/>
          <w:szCs w:val="18"/>
          <w:lang w:eastAsia="zh-CN"/>
        </w:rPr>
        <w:t>Annex</w:t>
      </w:r>
      <w:r>
        <w:rPr>
          <w:rStyle w:val="CommentSubjectChar"/>
          <w:rFonts w:ascii="Times New Roman" w:eastAsia="仿宋_GB2312" w:hAnsi="Times New Roman"/>
          <w:szCs w:val="18"/>
          <w:lang w:eastAsia="zh-CN"/>
        </w:rPr>
        <w:t xml:space="preserve"> </w:t>
      </w:r>
      <w:r>
        <w:rPr>
          <w:rFonts w:ascii="Times New Roman" w:eastAsia="仿宋_GB2312" w:hAnsi="Times New Roman"/>
          <w:sz w:val="21"/>
          <w:szCs w:val="18"/>
          <w:lang w:eastAsia="zh-CN"/>
        </w:rPr>
        <w:t xml:space="preserve"> 2: P&amp;ID diagram for the swab </w:t>
      </w:r>
      <w:r>
        <w:rPr>
          <w:rFonts w:ascii="Times New Roman" w:eastAsia="仿宋_GB2312" w:hAnsi="Times New Roman" w:hint="eastAsia"/>
          <w:sz w:val="21"/>
          <w:szCs w:val="18"/>
          <w:lang w:eastAsia="zh-CN"/>
        </w:rPr>
        <w:t>and</w:t>
      </w:r>
      <w:r>
        <w:rPr>
          <w:rFonts w:ascii="Times New Roman" w:eastAsia="仿宋_GB2312" w:hAnsi="Times New Roman" w:cs="Arial"/>
          <w:sz w:val="21"/>
          <w:lang w:eastAsia="zh-CN"/>
        </w:rPr>
        <w:t xml:space="preserve"> rinse</w:t>
      </w:r>
      <w:r>
        <w:rPr>
          <w:rFonts w:ascii="Times New Roman" w:eastAsia="仿宋_GB2312" w:hAnsi="Times New Roman"/>
          <w:sz w:val="21"/>
          <w:szCs w:val="18"/>
          <w:lang w:eastAsia="zh-CN"/>
        </w:rPr>
        <w:t xml:space="preserve"> sampling locations</w:t>
      </w:r>
      <w:bookmarkEnd w:id="441"/>
      <w:r>
        <w:rPr>
          <w:rFonts w:ascii="Times New Roman" w:eastAsia="仿宋_GB2312" w:hAnsi="Times New Roman"/>
          <w:sz w:val="21"/>
          <w:szCs w:val="18"/>
          <w:lang w:eastAsia="zh-CN"/>
        </w:rPr>
        <w:t xml:space="preserve"> </w:t>
      </w:r>
    </w:p>
    <w:tbl>
      <w:tblPr>
        <w:tblW w:w="90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0"/>
        <w:gridCol w:w="4011"/>
        <w:gridCol w:w="3788"/>
      </w:tblGrid>
      <w:tr w:rsidR="00EB6880" w14:paraId="4D6B0A0B" w14:textId="77777777">
        <w:trPr>
          <w:trHeight w:val="397"/>
          <w:tblHeader/>
          <w:jc w:val="center"/>
        </w:trPr>
        <w:tc>
          <w:tcPr>
            <w:tcW w:w="1220" w:type="dxa"/>
            <w:shd w:val="clear" w:color="auto" w:fill="F2F2F2" w:themeFill="background1" w:themeFillShade="F2"/>
            <w:vAlign w:val="center"/>
          </w:tcPr>
          <w:p w14:paraId="4B522A2E" w14:textId="77777777" w:rsidR="00EB6880" w:rsidRDefault="00692187">
            <w:pPr>
              <w:jc w:val="center"/>
              <w:rPr>
                <w:rFonts w:ascii="Times New Roman" w:eastAsia="仿宋_GB2312" w:hAnsi="Times New Roman"/>
                <w:b/>
                <w:sz w:val="21"/>
                <w:szCs w:val="18"/>
              </w:rPr>
            </w:pPr>
            <w:r>
              <w:rPr>
                <w:rFonts w:ascii="Times New Roman" w:eastAsia="仿宋_GB2312" w:hAnsi="Times New Roman"/>
                <w:b/>
                <w:sz w:val="21"/>
                <w:szCs w:val="18"/>
              </w:rPr>
              <w:t>Equipment</w:t>
            </w:r>
          </w:p>
        </w:tc>
        <w:tc>
          <w:tcPr>
            <w:tcW w:w="4011" w:type="dxa"/>
            <w:shd w:val="clear" w:color="auto" w:fill="F2F2F2" w:themeFill="background1" w:themeFillShade="F2"/>
            <w:vAlign w:val="center"/>
          </w:tcPr>
          <w:p w14:paraId="2A29141C"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P&amp;ID number</w:t>
            </w:r>
          </w:p>
        </w:tc>
        <w:tc>
          <w:tcPr>
            <w:tcW w:w="3788" w:type="dxa"/>
            <w:shd w:val="clear" w:color="auto" w:fill="F2F2F2" w:themeFill="background1" w:themeFillShade="F2"/>
            <w:vAlign w:val="center"/>
          </w:tcPr>
          <w:p w14:paraId="04F53125"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 xml:space="preserve">Attachment No. </w:t>
            </w:r>
          </w:p>
        </w:tc>
      </w:tr>
      <w:tr w:rsidR="00EB6880" w14:paraId="3BAF8E54" w14:textId="77777777">
        <w:trPr>
          <w:trHeight w:val="307"/>
          <w:tblHeader/>
          <w:jc w:val="center"/>
        </w:trPr>
        <w:tc>
          <w:tcPr>
            <w:tcW w:w="1220" w:type="dxa"/>
            <w:vAlign w:val="center"/>
          </w:tcPr>
          <w:p w14:paraId="1E6D2B47"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18"/>
                <w:szCs w:val="18"/>
                <w:lang w:eastAsia="zh-CN"/>
              </w:rPr>
              <w:t>Peptide solid phase synthesizer</w:t>
            </w:r>
          </w:p>
        </w:tc>
        <w:tc>
          <w:tcPr>
            <w:tcW w:w="4011" w:type="dxa"/>
            <w:vAlign w:val="center"/>
          </w:tcPr>
          <w:p w14:paraId="5D22101E"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Sampling location Diagram  for Peptide Solid Synthesizer</w:t>
            </w:r>
          </w:p>
        </w:tc>
        <w:tc>
          <w:tcPr>
            <w:tcW w:w="3788" w:type="dxa"/>
            <w:vAlign w:val="center"/>
          </w:tcPr>
          <w:p w14:paraId="7ED13A1E"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Attachment 3 for CVP-1400200301.01</w:t>
            </w:r>
          </w:p>
        </w:tc>
      </w:tr>
    </w:tbl>
    <w:p w14:paraId="58F4090D" w14:textId="77777777" w:rsidR="00EB6880" w:rsidRDefault="00692187">
      <w:pPr>
        <w:pStyle w:val="2"/>
        <w:spacing w:afterLines="50" w:after="120" w:afterAutospacing="0"/>
        <w:rPr>
          <w:rFonts w:ascii="Times New Roman" w:eastAsia="仿宋_GB2312" w:hAnsi="Times New Roman"/>
          <w:sz w:val="21"/>
          <w:szCs w:val="18"/>
          <w:lang w:eastAsia="zh-CN"/>
        </w:rPr>
      </w:pPr>
      <w:r>
        <w:rPr>
          <w:rFonts w:ascii="Times New Roman" w:eastAsia="仿宋_GB2312" w:hAnsi="Times New Roman"/>
          <w:b w:val="0"/>
          <w:sz w:val="21"/>
          <w:szCs w:val="18"/>
          <w:lang w:eastAsia="zh-CN"/>
        </w:rPr>
        <w:t xml:space="preserve"> </w:t>
      </w:r>
      <w:bookmarkStart w:id="442" w:name="_Toc243680273"/>
      <w:r>
        <w:rPr>
          <w:rFonts w:ascii="Times New Roman" w:eastAsia="仿宋_GB2312" w:hAnsi="Times New Roman" w:cs="Arial"/>
          <w:sz w:val="21"/>
          <w:szCs w:val="18"/>
          <w:lang w:eastAsia="zh-CN"/>
        </w:rPr>
        <w:t>Annex</w:t>
      </w:r>
      <w:r>
        <w:rPr>
          <w:rFonts w:ascii="Times New Roman" w:eastAsia="仿宋_GB2312" w:hAnsi="Times New Roman"/>
          <w:sz w:val="21"/>
          <w:szCs w:val="18"/>
          <w:lang w:eastAsia="zh-CN"/>
        </w:rPr>
        <w:t xml:space="preserve">  3: Deviation record</w:t>
      </w:r>
      <w:bookmarkEnd w:id="442"/>
      <w:r>
        <w:rPr>
          <w:rFonts w:ascii="Times New Roman" w:eastAsia="仿宋_GB2312" w:hAnsi="Times New Roman"/>
          <w:sz w:val="21"/>
          <w:szCs w:val="18"/>
          <w:lang w:eastAsia="zh-CN"/>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271"/>
        <w:gridCol w:w="2387"/>
        <w:gridCol w:w="2414"/>
        <w:gridCol w:w="633"/>
        <w:gridCol w:w="1028"/>
        <w:gridCol w:w="1286"/>
      </w:tblGrid>
      <w:tr w:rsidR="00EB6880" w14:paraId="429F191A" w14:textId="77777777">
        <w:trPr>
          <w:cantSplit/>
          <w:trHeight w:val="397"/>
          <w:tblHeader/>
          <w:jc w:val="center"/>
        </w:trPr>
        <w:tc>
          <w:tcPr>
            <w:tcW w:w="704" w:type="pct"/>
            <w:shd w:val="clear" w:color="auto" w:fill="E6E6E6"/>
            <w:vAlign w:val="center"/>
          </w:tcPr>
          <w:p w14:paraId="250C1E14"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Step/Affected Batches</w:t>
            </w:r>
          </w:p>
        </w:tc>
        <w:tc>
          <w:tcPr>
            <w:tcW w:w="1323" w:type="pct"/>
            <w:shd w:val="clear" w:color="auto" w:fill="E6E6E6"/>
            <w:vAlign w:val="center"/>
          </w:tcPr>
          <w:p w14:paraId="5CEA9D63"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Deviation Description</w:t>
            </w:r>
          </w:p>
        </w:tc>
        <w:tc>
          <w:tcPr>
            <w:tcW w:w="1338" w:type="pct"/>
            <w:shd w:val="clear" w:color="auto" w:fill="E6E6E6"/>
            <w:vAlign w:val="center"/>
          </w:tcPr>
          <w:p w14:paraId="2FA4BAAE"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Root Cause</w:t>
            </w:r>
          </w:p>
        </w:tc>
        <w:tc>
          <w:tcPr>
            <w:tcW w:w="351" w:type="pct"/>
            <w:shd w:val="clear" w:color="auto" w:fill="E6E6E6"/>
            <w:vAlign w:val="center"/>
          </w:tcPr>
          <w:p w14:paraId="5D9A6546"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Date</w:t>
            </w:r>
          </w:p>
        </w:tc>
        <w:tc>
          <w:tcPr>
            <w:tcW w:w="570" w:type="pct"/>
            <w:shd w:val="clear" w:color="auto" w:fill="E6E6E6"/>
            <w:vAlign w:val="center"/>
          </w:tcPr>
          <w:p w14:paraId="072C13E3"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Quality impact</w:t>
            </w:r>
          </w:p>
        </w:tc>
        <w:tc>
          <w:tcPr>
            <w:tcW w:w="713" w:type="pct"/>
            <w:shd w:val="clear" w:color="auto" w:fill="E6E6E6"/>
            <w:vAlign w:val="center"/>
          </w:tcPr>
          <w:p w14:paraId="41039CB1"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Deviation Document No.</w:t>
            </w:r>
          </w:p>
        </w:tc>
      </w:tr>
      <w:tr w:rsidR="00EB6880" w14:paraId="0297B2AB" w14:textId="77777777">
        <w:trPr>
          <w:cantSplit/>
          <w:trHeight w:val="460"/>
          <w:jc w:val="center"/>
        </w:trPr>
        <w:tc>
          <w:tcPr>
            <w:tcW w:w="704" w:type="pct"/>
            <w:vAlign w:val="center"/>
          </w:tcPr>
          <w:p w14:paraId="6C92DC60"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1323" w:type="pct"/>
            <w:vAlign w:val="center"/>
          </w:tcPr>
          <w:p w14:paraId="591D3839"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1338" w:type="pct"/>
            <w:vAlign w:val="center"/>
          </w:tcPr>
          <w:p w14:paraId="5102CB88"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351" w:type="pct"/>
            <w:vAlign w:val="center"/>
          </w:tcPr>
          <w:p w14:paraId="7346FEAA"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570" w:type="pct"/>
            <w:vAlign w:val="center"/>
          </w:tcPr>
          <w:p w14:paraId="05A4ACEF"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713" w:type="pct"/>
            <w:vAlign w:val="center"/>
          </w:tcPr>
          <w:p w14:paraId="198AF2F7"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r>
      <w:tr w:rsidR="00EB6880" w14:paraId="36C66B1E" w14:textId="77777777">
        <w:trPr>
          <w:cantSplit/>
          <w:trHeight w:val="424"/>
          <w:jc w:val="center"/>
        </w:trPr>
        <w:tc>
          <w:tcPr>
            <w:tcW w:w="704" w:type="pct"/>
            <w:vAlign w:val="center"/>
          </w:tcPr>
          <w:p w14:paraId="10AE01CC"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1323" w:type="pct"/>
            <w:vAlign w:val="center"/>
          </w:tcPr>
          <w:p w14:paraId="7E87A103"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1338" w:type="pct"/>
            <w:vAlign w:val="center"/>
          </w:tcPr>
          <w:p w14:paraId="3438DFE2"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351" w:type="pct"/>
            <w:vAlign w:val="center"/>
          </w:tcPr>
          <w:p w14:paraId="04F1BB3F"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570" w:type="pct"/>
            <w:vAlign w:val="center"/>
          </w:tcPr>
          <w:p w14:paraId="48A900B5"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713" w:type="pct"/>
            <w:vAlign w:val="center"/>
          </w:tcPr>
          <w:p w14:paraId="168CE8A9"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r>
    </w:tbl>
    <w:p w14:paraId="750841ED" w14:textId="77777777" w:rsidR="00EB6880" w:rsidRDefault="00692187">
      <w:pPr>
        <w:pStyle w:val="2"/>
        <w:spacing w:afterLines="50" w:after="120" w:afterAutospacing="0"/>
        <w:rPr>
          <w:rFonts w:ascii="Times New Roman" w:eastAsia="仿宋_GB2312" w:hAnsi="Times New Roman"/>
          <w:sz w:val="21"/>
          <w:szCs w:val="18"/>
          <w:lang w:eastAsia="zh-CN"/>
        </w:rPr>
      </w:pPr>
      <w:bookmarkStart w:id="443" w:name="_Toc243680274"/>
      <w:r>
        <w:rPr>
          <w:rFonts w:ascii="Times New Roman" w:eastAsia="仿宋_GB2312" w:hAnsi="Times New Roman" w:cs="Arial"/>
          <w:sz w:val="21"/>
          <w:szCs w:val="18"/>
          <w:lang w:eastAsia="zh-CN"/>
        </w:rPr>
        <w:t>Annex</w:t>
      </w:r>
      <w:r>
        <w:rPr>
          <w:rFonts w:ascii="Times New Roman" w:eastAsia="仿宋_GB2312" w:hAnsi="Times New Roman"/>
          <w:sz w:val="21"/>
          <w:szCs w:val="18"/>
          <w:lang w:eastAsia="zh-CN"/>
        </w:rPr>
        <w:t xml:space="preserve">  4: Change record</w:t>
      </w:r>
      <w:bookmarkEnd w:id="443"/>
      <w:r>
        <w:rPr>
          <w:rFonts w:ascii="Times New Roman" w:eastAsia="仿宋_GB2312" w:hAnsi="Times New Roman"/>
          <w:sz w:val="21"/>
          <w:szCs w:val="18"/>
          <w:lang w:eastAsia="zh-CN"/>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271"/>
        <w:gridCol w:w="4758"/>
        <w:gridCol w:w="777"/>
        <w:gridCol w:w="828"/>
        <w:gridCol w:w="1385"/>
      </w:tblGrid>
      <w:tr w:rsidR="00EB6880" w14:paraId="4862CD72" w14:textId="77777777">
        <w:trPr>
          <w:cantSplit/>
          <w:trHeight w:val="580"/>
          <w:tblHeader/>
          <w:jc w:val="center"/>
        </w:trPr>
        <w:tc>
          <w:tcPr>
            <w:tcW w:w="704" w:type="pct"/>
            <w:shd w:val="clear" w:color="auto" w:fill="E6E6E6"/>
            <w:vAlign w:val="center"/>
          </w:tcPr>
          <w:p w14:paraId="58D60DBE"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Step/Affected Batches</w:t>
            </w:r>
          </w:p>
        </w:tc>
        <w:tc>
          <w:tcPr>
            <w:tcW w:w="2638" w:type="pct"/>
            <w:shd w:val="clear" w:color="auto" w:fill="E6E6E6"/>
            <w:vAlign w:val="center"/>
          </w:tcPr>
          <w:p w14:paraId="26DA1A8D"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Change description</w:t>
            </w:r>
          </w:p>
        </w:tc>
        <w:tc>
          <w:tcPr>
            <w:tcW w:w="431" w:type="pct"/>
            <w:shd w:val="clear" w:color="auto" w:fill="E6E6E6"/>
            <w:vAlign w:val="center"/>
          </w:tcPr>
          <w:p w14:paraId="1839559D"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Date</w:t>
            </w:r>
          </w:p>
        </w:tc>
        <w:tc>
          <w:tcPr>
            <w:tcW w:w="459" w:type="pct"/>
            <w:shd w:val="clear" w:color="auto" w:fill="E6E6E6"/>
            <w:vAlign w:val="center"/>
          </w:tcPr>
          <w:p w14:paraId="6A9618F6"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Quality impact</w:t>
            </w:r>
          </w:p>
        </w:tc>
        <w:tc>
          <w:tcPr>
            <w:tcW w:w="769" w:type="pct"/>
            <w:shd w:val="clear" w:color="auto" w:fill="E6E6E6"/>
            <w:vAlign w:val="center"/>
          </w:tcPr>
          <w:p w14:paraId="1B4886A9"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Change Document No.</w:t>
            </w:r>
          </w:p>
        </w:tc>
      </w:tr>
      <w:tr w:rsidR="00EB6880" w14:paraId="4EDD14AF" w14:textId="77777777">
        <w:trPr>
          <w:cantSplit/>
          <w:trHeight w:val="527"/>
          <w:jc w:val="center"/>
        </w:trPr>
        <w:tc>
          <w:tcPr>
            <w:tcW w:w="704" w:type="pct"/>
            <w:vAlign w:val="center"/>
          </w:tcPr>
          <w:p w14:paraId="11707645"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2638" w:type="pct"/>
            <w:vAlign w:val="center"/>
          </w:tcPr>
          <w:p w14:paraId="2275DF1A"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431" w:type="pct"/>
            <w:vAlign w:val="center"/>
          </w:tcPr>
          <w:p w14:paraId="1EFCBE77"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459" w:type="pct"/>
            <w:vAlign w:val="center"/>
          </w:tcPr>
          <w:p w14:paraId="6123A2C9"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769" w:type="pct"/>
            <w:vAlign w:val="center"/>
          </w:tcPr>
          <w:p w14:paraId="2F28E4C5"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r>
      <w:tr w:rsidR="00EB6880" w14:paraId="0EFDCE14" w14:textId="77777777">
        <w:trPr>
          <w:cantSplit/>
          <w:trHeight w:val="549"/>
          <w:jc w:val="center"/>
        </w:trPr>
        <w:tc>
          <w:tcPr>
            <w:tcW w:w="704" w:type="pct"/>
            <w:vAlign w:val="center"/>
          </w:tcPr>
          <w:p w14:paraId="126F637B"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2638" w:type="pct"/>
            <w:vAlign w:val="center"/>
          </w:tcPr>
          <w:p w14:paraId="56481A5B"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431" w:type="pct"/>
            <w:vAlign w:val="center"/>
          </w:tcPr>
          <w:p w14:paraId="27280980"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459" w:type="pct"/>
            <w:vAlign w:val="center"/>
          </w:tcPr>
          <w:p w14:paraId="46013151"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769" w:type="pct"/>
            <w:vAlign w:val="center"/>
          </w:tcPr>
          <w:p w14:paraId="36CDC4A5"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r>
    </w:tbl>
    <w:p w14:paraId="39D78A77" w14:textId="77777777" w:rsidR="00EB6880" w:rsidRDefault="00692187">
      <w:pPr>
        <w:pStyle w:val="2"/>
        <w:rPr>
          <w:rFonts w:ascii="Times New Roman" w:eastAsia="仿宋_GB2312" w:hAnsi="Times New Roman"/>
          <w:b w:val="0"/>
          <w:sz w:val="21"/>
          <w:szCs w:val="18"/>
          <w:lang w:eastAsia="zh-CN"/>
        </w:rPr>
      </w:pPr>
      <w:bookmarkStart w:id="444" w:name="_Toc243680275"/>
      <w:r>
        <w:rPr>
          <w:rFonts w:ascii="Times New Roman" w:eastAsia="仿宋_GB2312" w:hAnsi="Times New Roman" w:cs="Arial"/>
          <w:sz w:val="21"/>
          <w:szCs w:val="18"/>
          <w:lang w:eastAsia="zh-CN"/>
        </w:rPr>
        <w:t xml:space="preserve">Annex </w:t>
      </w:r>
      <w:r>
        <w:rPr>
          <w:rFonts w:ascii="Times New Roman" w:eastAsia="仿宋_GB2312" w:hAnsi="Times New Roman"/>
          <w:sz w:val="21"/>
          <w:szCs w:val="18"/>
          <w:lang w:eastAsia="zh-CN"/>
        </w:rPr>
        <w:t>5: The definition of abbreviation</w:t>
      </w:r>
      <w:bookmarkEnd w:id="444"/>
      <w:r>
        <w:rPr>
          <w:rFonts w:ascii="Times New Roman" w:eastAsia="仿宋_GB2312" w:hAnsi="Times New Roman"/>
          <w:sz w:val="21"/>
          <w:szCs w:val="18"/>
          <w:lang w:eastAsia="zh-CN"/>
        </w:rPr>
        <w:t xml:space="preserve"> </w:t>
      </w:r>
    </w:p>
    <w:tbl>
      <w:tblPr>
        <w:tblStyle w:val="af9"/>
        <w:tblW w:w="5000" w:type="pct"/>
        <w:jc w:val="center"/>
        <w:tblLook w:val="04A0" w:firstRow="1" w:lastRow="0" w:firstColumn="1" w:lastColumn="0" w:noHBand="0" w:noVBand="1"/>
      </w:tblPr>
      <w:tblGrid>
        <w:gridCol w:w="1456"/>
        <w:gridCol w:w="7563"/>
      </w:tblGrid>
      <w:tr w:rsidR="00EB6880" w14:paraId="42AC8BFA" w14:textId="77777777">
        <w:trPr>
          <w:trHeight w:val="335"/>
          <w:tblHeader/>
          <w:jc w:val="center"/>
        </w:trPr>
        <w:tc>
          <w:tcPr>
            <w:tcW w:w="807" w:type="pct"/>
            <w:shd w:val="clear" w:color="auto" w:fill="F2F2F2" w:themeFill="background1" w:themeFillShade="F2"/>
            <w:vAlign w:val="center"/>
          </w:tcPr>
          <w:p w14:paraId="1CE7CFB9" w14:textId="77777777" w:rsidR="00EB6880" w:rsidRDefault="00692187">
            <w:pPr>
              <w:jc w:val="center"/>
              <w:rPr>
                <w:rFonts w:ascii="Times New Roman" w:eastAsia="仿宋_GB2312" w:hAnsi="Times New Roman"/>
                <w:b/>
                <w:bCs/>
                <w:sz w:val="18"/>
                <w:szCs w:val="18"/>
                <w:lang w:eastAsia="zh-CN"/>
              </w:rPr>
            </w:pPr>
            <w:r>
              <w:rPr>
                <w:rFonts w:ascii="Times New Roman" w:eastAsia="仿宋_GB2312" w:hAnsi="Times New Roman"/>
                <w:b/>
                <w:bCs/>
                <w:sz w:val="18"/>
                <w:szCs w:val="18"/>
              </w:rPr>
              <w:t>A</w:t>
            </w:r>
            <w:r>
              <w:rPr>
                <w:rFonts w:ascii="Times New Roman" w:eastAsia="仿宋_GB2312" w:hAnsi="Times New Roman"/>
                <w:b/>
                <w:bCs/>
                <w:sz w:val="18"/>
                <w:szCs w:val="18"/>
                <w:lang w:eastAsia="zh-CN"/>
              </w:rPr>
              <w:t>bbreviation</w:t>
            </w:r>
          </w:p>
        </w:tc>
        <w:tc>
          <w:tcPr>
            <w:tcW w:w="4193" w:type="pct"/>
            <w:shd w:val="clear" w:color="auto" w:fill="F2F2F2" w:themeFill="background1" w:themeFillShade="F2"/>
            <w:vAlign w:val="center"/>
          </w:tcPr>
          <w:p w14:paraId="0418B38B" w14:textId="77777777" w:rsidR="00EB6880" w:rsidRDefault="00692187">
            <w:pPr>
              <w:jc w:val="center"/>
              <w:rPr>
                <w:rFonts w:ascii="Times New Roman" w:eastAsia="仿宋_GB2312" w:hAnsi="Times New Roman"/>
                <w:sz w:val="18"/>
                <w:szCs w:val="18"/>
              </w:rPr>
            </w:pPr>
            <w:r>
              <w:rPr>
                <w:rFonts w:ascii="Times New Roman" w:eastAsia="仿宋_GB2312" w:hAnsi="Times New Roman"/>
                <w:b/>
                <w:sz w:val="18"/>
                <w:szCs w:val="18"/>
                <w:lang w:eastAsia="zh-CN"/>
              </w:rPr>
              <w:t>Description</w:t>
            </w:r>
            <w:r>
              <w:rPr>
                <w:rFonts w:ascii="Times New Roman" w:eastAsia="仿宋_GB2312" w:hAnsi="Times New Roman"/>
                <w:sz w:val="18"/>
                <w:szCs w:val="18"/>
              </w:rPr>
              <w:t xml:space="preserve"> </w:t>
            </w:r>
          </w:p>
        </w:tc>
      </w:tr>
      <w:tr w:rsidR="00EB6880" w14:paraId="728D066D" w14:textId="77777777">
        <w:trPr>
          <w:trHeight w:hRule="exact" w:val="397"/>
          <w:jc w:val="center"/>
        </w:trPr>
        <w:tc>
          <w:tcPr>
            <w:tcW w:w="807" w:type="pct"/>
            <w:vAlign w:val="center"/>
          </w:tcPr>
          <w:p w14:paraId="7082BD4D" w14:textId="77777777" w:rsidR="00EB6880" w:rsidRDefault="00692187">
            <w:pPr>
              <w:rPr>
                <w:rFonts w:ascii="Times New Roman" w:eastAsia="仿宋_GB2312" w:hAnsi="Times New Roman"/>
                <w:sz w:val="18"/>
                <w:szCs w:val="18"/>
              </w:rPr>
            </w:pPr>
            <w:r>
              <w:rPr>
                <w:rFonts w:ascii="Times New Roman" w:eastAsia="仿宋_GB2312" w:hAnsi="Times New Roman"/>
                <w:sz w:val="18"/>
                <w:szCs w:val="18"/>
              </w:rPr>
              <w:t>ARL</w:t>
            </w:r>
          </w:p>
        </w:tc>
        <w:tc>
          <w:tcPr>
            <w:tcW w:w="4193" w:type="pct"/>
            <w:vAlign w:val="center"/>
          </w:tcPr>
          <w:p w14:paraId="62A517C0" w14:textId="77777777" w:rsidR="00EB6880" w:rsidRDefault="00692187">
            <w:pPr>
              <w:rPr>
                <w:rFonts w:ascii="Times New Roman" w:eastAsia="仿宋_GB2312" w:hAnsi="Times New Roman"/>
                <w:sz w:val="18"/>
                <w:szCs w:val="18"/>
              </w:rPr>
            </w:pPr>
            <w:r>
              <w:rPr>
                <w:rFonts w:ascii="Times New Roman" w:eastAsia="仿宋_GB2312" w:hAnsi="Times New Roman"/>
                <w:sz w:val="18"/>
                <w:szCs w:val="18"/>
              </w:rPr>
              <w:t xml:space="preserve">Allowable Residue Limit </w:t>
            </w:r>
          </w:p>
        </w:tc>
      </w:tr>
      <w:tr w:rsidR="00EB6880" w14:paraId="5E429896" w14:textId="77777777">
        <w:trPr>
          <w:trHeight w:hRule="exact" w:val="397"/>
          <w:jc w:val="center"/>
        </w:trPr>
        <w:tc>
          <w:tcPr>
            <w:tcW w:w="807" w:type="pct"/>
            <w:vAlign w:val="center"/>
          </w:tcPr>
          <w:p w14:paraId="273C7018" w14:textId="77777777" w:rsidR="00EB6880" w:rsidRDefault="00692187">
            <w:pPr>
              <w:rPr>
                <w:rFonts w:ascii="Times New Roman" w:eastAsia="仿宋_GB2312" w:hAnsi="Times New Roman"/>
                <w:sz w:val="18"/>
                <w:szCs w:val="18"/>
              </w:rPr>
            </w:pPr>
            <w:r>
              <w:rPr>
                <w:rFonts w:ascii="Times New Roman" w:eastAsia="仿宋_GB2312" w:hAnsi="Times New Roman"/>
                <w:sz w:val="18"/>
                <w:szCs w:val="18"/>
              </w:rPr>
              <w:t>MACO</w:t>
            </w:r>
          </w:p>
        </w:tc>
        <w:tc>
          <w:tcPr>
            <w:tcW w:w="4193" w:type="pct"/>
            <w:vAlign w:val="center"/>
          </w:tcPr>
          <w:p w14:paraId="54A52328" w14:textId="77777777" w:rsidR="00EB6880" w:rsidRDefault="00692187">
            <w:pPr>
              <w:autoSpaceDE w:val="0"/>
              <w:autoSpaceDN w:val="0"/>
              <w:adjustRightInd w:val="0"/>
              <w:jc w:val="both"/>
              <w:rPr>
                <w:rFonts w:ascii="Times New Roman" w:eastAsia="仿宋_GB2312" w:hAnsi="Times New Roman"/>
                <w:sz w:val="18"/>
                <w:szCs w:val="18"/>
                <w:lang w:eastAsia="zh-CN"/>
              </w:rPr>
            </w:pPr>
            <w:r>
              <w:rPr>
                <w:rFonts w:ascii="Times New Roman" w:eastAsia="仿宋_GB2312" w:hAnsi="Times New Roman"/>
                <w:sz w:val="18"/>
                <w:szCs w:val="18"/>
              </w:rPr>
              <w:t>Maximum Acceptable Carry Over</w:t>
            </w:r>
            <w:r>
              <w:rPr>
                <w:rFonts w:ascii="Times New Roman" w:eastAsia="仿宋_GB2312" w:hAnsi="Times New Roman"/>
                <w:sz w:val="18"/>
                <w:szCs w:val="18"/>
                <w:lang w:eastAsia="zh-CN"/>
              </w:rPr>
              <w:t xml:space="preserve"> </w:t>
            </w:r>
          </w:p>
        </w:tc>
      </w:tr>
      <w:tr w:rsidR="00EB6880" w14:paraId="6273C965" w14:textId="77777777">
        <w:trPr>
          <w:trHeight w:hRule="exact" w:val="397"/>
          <w:jc w:val="center"/>
        </w:trPr>
        <w:tc>
          <w:tcPr>
            <w:tcW w:w="807" w:type="pct"/>
            <w:vAlign w:val="center"/>
          </w:tcPr>
          <w:p w14:paraId="3BE49147" w14:textId="77777777" w:rsidR="00EB6880" w:rsidRDefault="00692187">
            <w:pPr>
              <w:rPr>
                <w:rFonts w:ascii="Times New Roman" w:eastAsia="仿宋_GB2312" w:hAnsi="Times New Roman"/>
                <w:sz w:val="18"/>
                <w:szCs w:val="18"/>
                <w:lang w:eastAsia="zh-CN"/>
              </w:rPr>
            </w:pPr>
            <w:r>
              <w:rPr>
                <w:rFonts w:ascii="Times New Roman" w:eastAsia="仿宋_GB2312" w:hAnsi="Times New Roman"/>
                <w:sz w:val="18"/>
                <w:szCs w:val="18"/>
                <w:lang w:eastAsia="zh-CN"/>
              </w:rPr>
              <w:t>MOC</w:t>
            </w:r>
          </w:p>
        </w:tc>
        <w:tc>
          <w:tcPr>
            <w:tcW w:w="4193" w:type="pct"/>
            <w:vAlign w:val="center"/>
          </w:tcPr>
          <w:p w14:paraId="4AA62204" w14:textId="77777777" w:rsidR="00EB6880" w:rsidRDefault="00692187">
            <w:pPr>
              <w:autoSpaceDE w:val="0"/>
              <w:autoSpaceDN w:val="0"/>
              <w:adjustRightInd w:val="0"/>
              <w:jc w:val="both"/>
              <w:rPr>
                <w:rFonts w:ascii="Times New Roman" w:eastAsia="仿宋_GB2312" w:hAnsi="Times New Roman"/>
                <w:sz w:val="18"/>
                <w:szCs w:val="18"/>
              </w:rPr>
            </w:pPr>
            <w:r>
              <w:rPr>
                <w:rFonts w:ascii="Times New Roman" w:eastAsia="仿宋_GB2312" w:hAnsi="Times New Roman"/>
                <w:sz w:val="18"/>
                <w:szCs w:val="18"/>
              </w:rPr>
              <w:t xml:space="preserve">Material of Construction </w:t>
            </w:r>
          </w:p>
        </w:tc>
      </w:tr>
      <w:tr w:rsidR="00EB6880" w14:paraId="16AC56BE" w14:textId="77777777">
        <w:trPr>
          <w:jc w:val="center"/>
        </w:trPr>
        <w:tc>
          <w:tcPr>
            <w:tcW w:w="807" w:type="pct"/>
            <w:vAlign w:val="center"/>
          </w:tcPr>
          <w:p w14:paraId="0F020EA5" w14:textId="77777777" w:rsidR="00EB6880" w:rsidRDefault="00692187">
            <w:pPr>
              <w:jc w:val="both"/>
              <w:rPr>
                <w:rFonts w:ascii="Times New Roman" w:eastAsia="仿宋_GB2312" w:hAnsi="Times New Roman"/>
                <w:sz w:val="18"/>
                <w:szCs w:val="18"/>
              </w:rPr>
            </w:pPr>
            <w:r>
              <w:rPr>
                <w:rFonts w:ascii="Times New Roman" w:eastAsia="仿宋_GB2312" w:hAnsi="Times New Roman"/>
                <w:sz w:val="18"/>
                <w:szCs w:val="18"/>
              </w:rPr>
              <w:t>MBS</w:t>
            </w:r>
          </w:p>
        </w:tc>
        <w:tc>
          <w:tcPr>
            <w:tcW w:w="4193" w:type="pct"/>
            <w:vAlign w:val="center"/>
          </w:tcPr>
          <w:p w14:paraId="5CF89972"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rPr>
              <w:t>When Minimum batch size of next product(s) is known, MBS is selected as Minimum batch size of next product(s)</w:t>
            </w:r>
            <w:r>
              <w:rPr>
                <w:rFonts w:ascii="Times New Roman" w:eastAsia="仿宋_GB2312" w:hAnsi="Times New Roman"/>
                <w:sz w:val="18"/>
                <w:szCs w:val="18"/>
                <w:lang w:eastAsia="zh-CN"/>
              </w:rPr>
              <w:t xml:space="preserve"> </w:t>
            </w:r>
          </w:p>
          <w:p w14:paraId="48238B85"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When Minimum batch size of next product(s) is unknown, MBS is selected as Minimum batch size of cleaned equipment </w:t>
            </w:r>
          </w:p>
        </w:tc>
      </w:tr>
      <w:tr w:rsidR="00EB6880" w14:paraId="0F4D5AFB" w14:textId="77777777">
        <w:trPr>
          <w:jc w:val="center"/>
        </w:trPr>
        <w:tc>
          <w:tcPr>
            <w:tcW w:w="807" w:type="pct"/>
            <w:vAlign w:val="center"/>
          </w:tcPr>
          <w:p w14:paraId="6C88804D" w14:textId="77777777" w:rsidR="00EB6880" w:rsidRDefault="00692187">
            <w:pPr>
              <w:rPr>
                <w:rFonts w:ascii="Times New Roman" w:eastAsia="仿宋_GB2312" w:hAnsi="Times New Roman"/>
                <w:sz w:val="18"/>
                <w:szCs w:val="18"/>
              </w:rPr>
            </w:pPr>
            <w:r>
              <w:rPr>
                <w:rFonts w:ascii="Times New Roman" w:eastAsia="仿宋_GB2312" w:hAnsi="Times New Roman"/>
                <w:kern w:val="2"/>
                <w:sz w:val="18"/>
                <w:szCs w:val="18"/>
              </w:rPr>
              <w:t>MTDDnext</w:t>
            </w:r>
          </w:p>
        </w:tc>
        <w:tc>
          <w:tcPr>
            <w:tcW w:w="4193" w:type="pct"/>
            <w:vAlign w:val="center"/>
          </w:tcPr>
          <w:p w14:paraId="4BAEFC8A" w14:textId="77777777" w:rsidR="00EB6880" w:rsidRDefault="00692187">
            <w:pPr>
              <w:rPr>
                <w:rFonts w:ascii="Times New Roman" w:eastAsia="仿宋_GB2312" w:hAnsi="Times New Roman"/>
                <w:kern w:val="2"/>
                <w:sz w:val="18"/>
                <w:szCs w:val="18"/>
              </w:rPr>
            </w:pPr>
            <w:r>
              <w:rPr>
                <w:rFonts w:ascii="Times New Roman" w:eastAsia="仿宋_GB2312" w:hAnsi="Times New Roman"/>
                <w:kern w:val="2"/>
                <w:sz w:val="18"/>
                <w:szCs w:val="18"/>
              </w:rPr>
              <w:t xml:space="preserve">Standard maximum therapeutic daily dose of the next product </w:t>
            </w:r>
          </w:p>
          <w:p w14:paraId="131B09A3" w14:textId="77777777" w:rsidR="00EB6880" w:rsidRDefault="00692187">
            <w:pPr>
              <w:rPr>
                <w:rFonts w:ascii="Times New Roman" w:eastAsia="仿宋_GB2312" w:hAnsi="Times New Roman"/>
                <w:sz w:val="18"/>
                <w:szCs w:val="18"/>
              </w:rPr>
            </w:pPr>
            <w:r>
              <w:rPr>
                <w:rFonts w:ascii="Times New Roman" w:eastAsia="仿宋_GB2312" w:hAnsi="Times New Roman"/>
                <w:kern w:val="2"/>
                <w:sz w:val="18"/>
                <w:szCs w:val="18"/>
              </w:rPr>
              <w:t>If the next product is not daily dose, it needs transfer into daily dose.</w:t>
            </w:r>
            <w:r>
              <w:rPr>
                <w:rFonts w:ascii="Times New Roman" w:eastAsia="仿宋_GB2312" w:hAnsi="Times New Roman"/>
                <w:sz w:val="18"/>
                <w:szCs w:val="18"/>
              </w:rPr>
              <w:t xml:space="preserve"> </w:t>
            </w:r>
          </w:p>
        </w:tc>
      </w:tr>
      <w:tr w:rsidR="00EB6880" w14:paraId="35363D70" w14:textId="77777777">
        <w:trPr>
          <w:jc w:val="center"/>
        </w:trPr>
        <w:tc>
          <w:tcPr>
            <w:tcW w:w="807" w:type="pct"/>
            <w:vAlign w:val="center"/>
          </w:tcPr>
          <w:p w14:paraId="25A7FB78" w14:textId="77777777" w:rsidR="00EB6880" w:rsidRDefault="00692187">
            <w:pPr>
              <w:rPr>
                <w:rFonts w:ascii="Times New Roman" w:eastAsia="仿宋_GB2312" w:hAnsi="Times New Roman"/>
                <w:sz w:val="18"/>
                <w:szCs w:val="18"/>
              </w:rPr>
            </w:pPr>
            <w:r>
              <w:rPr>
                <w:rFonts w:ascii="Times New Roman" w:eastAsia="仿宋_GB2312" w:hAnsi="Times New Roman"/>
                <w:kern w:val="2"/>
                <w:sz w:val="18"/>
                <w:szCs w:val="18"/>
              </w:rPr>
              <w:t>MTDDprevious</w:t>
            </w:r>
          </w:p>
        </w:tc>
        <w:tc>
          <w:tcPr>
            <w:tcW w:w="4193" w:type="pct"/>
            <w:vAlign w:val="center"/>
          </w:tcPr>
          <w:p w14:paraId="3866EB7C" w14:textId="77777777" w:rsidR="00EB6880" w:rsidRDefault="00692187">
            <w:pPr>
              <w:rPr>
                <w:rFonts w:ascii="Times New Roman" w:eastAsia="仿宋_GB2312" w:hAnsi="Times New Roman"/>
                <w:sz w:val="18"/>
                <w:szCs w:val="18"/>
                <w:lang w:eastAsia="zh-CN"/>
              </w:rPr>
            </w:pPr>
            <w:r>
              <w:rPr>
                <w:rFonts w:ascii="Times New Roman" w:eastAsia="仿宋_GB2312" w:hAnsi="Times New Roman"/>
                <w:sz w:val="18"/>
                <w:szCs w:val="18"/>
                <w:lang w:eastAsia="zh-CN"/>
              </w:rPr>
              <w:t>Standard minimum therapeutic daily dose of the previous product.</w:t>
            </w:r>
          </w:p>
          <w:p w14:paraId="5F64B30F" w14:textId="77777777" w:rsidR="00EB6880" w:rsidRDefault="00692187">
            <w:pPr>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If the previous product is not daily dose, it needs transfer into daily dose. </w:t>
            </w:r>
          </w:p>
        </w:tc>
      </w:tr>
      <w:tr w:rsidR="00EB6880" w14:paraId="092F7365" w14:textId="77777777">
        <w:trPr>
          <w:trHeight w:hRule="exact" w:val="397"/>
          <w:jc w:val="center"/>
        </w:trPr>
        <w:tc>
          <w:tcPr>
            <w:tcW w:w="807" w:type="pct"/>
            <w:vAlign w:val="center"/>
          </w:tcPr>
          <w:p w14:paraId="7CDFB63E" w14:textId="77777777" w:rsidR="00EB6880" w:rsidRDefault="00692187">
            <w:pPr>
              <w:rPr>
                <w:rFonts w:ascii="Times New Roman" w:eastAsia="仿宋_GB2312" w:hAnsi="Times New Roman"/>
                <w:kern w:val="2"/>
                <w:sz w:val="18"/>
                <w:szCs w:val="18"/>
              </w:rPr>
            </w:pPr>
            <w:r>
              <w:rPr>
                <w:rFonts w:ascii="Times New Roman" w:eastAsia="仿宋_GB2312" w:hAnsi="Times New Roman"/>
                <w:kern w:val="2"/>
                <w:sz w:val="18"/>
                <w:szCs w:val="18"/>
              </w:rPr>
              <w:t>SF</w:t>
            </w:r>
          </w:p>
        </w:tc>
        <w:tc>
          <w:tcPr>
            <w:tcW w:w="4193" w:type="pct"/>
            <w:vAlign w:val="center"/>
          </w:tcPr>
          <w:p w14:paraId="2D5F7072" w14:textId="77777777" w:rsidR="00EB6880" w:rsidRDefault="00692187">
            <w:pPr>
              <w:pStyle w:val="a8"/>
              <w:contextualSpacing/>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Safety factor </w:t>
            </w:r>
          </w:p>
          <w:p w14:paraId="41698C12" w14:textId="77777777" w:rsidR="00EB6880" w:rsidRDefault="00692187">
            <w:pPr>
              <w:rPr>
                <w:rFonts w:ascii="Times New Roman" w:eastAsia="仿宋_GB2312" w:hAnsi="Times New Roman"/>
                <w:sz w:val="18"/>
                <w:szCs w:val="18"/>
                <w:lang w:eastAsia="zh-CN"/>
              </w:rPr>
            </w:pPr>
            <w:r>
              <w:rPr>
                <w:rFonts w:ascii="Times New Roman" w:eastAsia="仿宋_GB2312" w:hAnsi="Times New Roman"/>
                <w:kern w:val="2"/>
                <w:sz w:val="18"/>
                <w:szCs w:val="18"/>
              </w:rPr>
              <w:t xml:space="preserve">According to observation and statistics of clinical pharmacology, toxicology and application, there will be no </w:t>
            </w:r>
            <w:r>
              <w:rPr>
                <w:rFonts w:ascii="Times New Roman" w:eastAsia="仿宋_GB2312" w:hAnsi="Times New Roman"/>
                <w:bCs/>
                <w:kern w:val="2"/>
                <w:sz w:val="18"/>
                <w:szCs w:val="18"/>
              </w:rPr>
              <w:t>pharmacological reaction of 1/1000 MTDD for very sensitive bodies. For safety, take 1000 as safety factor for calculation is acceptable.</w:t>
            </w:r>
            <w:r>
              <w:rPr>
                <w:rFonts w:ascii="Times New Roman" w:eastAsia="仿宋_GB2312" w:hAnsi="Times New Roman"/>
                <w:sz w:val="18"/>
                <w:szCs w:val="18"/>
                <w:lang w:eastAsia="zh-CN"/>
              </w:rPr>
              <w:t xml:space="preserve"> </w:t>
            </w:r>
          </w:p>
        </w:tc>
      </w:tr>
      <w:tr w:rsidR="00EB6880" w14:paraId="066B1B4E" w14:textId="77777777">
        <w:trPr>
          <w:trHeight w:hRule="exact" w:val="397"/>
          <w:jc w:val="center"/>
        </w:trPr>
        <w:tc>
          <w:tcPr>
            <w:tcW w:w="807" w:type="pct"/>
            <w:vAlign w:val="center"/>
          </w:tcPr>
          <w:p w14:paraId="7C6AAFE5" w14:textId="77777777" w:rsidR="00EB6880" w:rsidRDefault="00692187">
            <w:pPr>
              <w:rPr>
                <w:rFonts w:ascii="Times New Roman" w:eastAsia="仿宋_GB2312" w:hAnsi="Times New Roman"/>
                <w:sz w:val="18"/>
                <w:szCs w:val="18"/>
              </w:rPr>
            </w:pPr>
            <w:r>
              <w:rPr>
                <w:rFonts w:ascii="Times New Roman" w:eastAsia="仿宋_GB2312" w:hAnsi="Times New Roman"/>
                <w:kern w:val="2"/>
                <w:sz w:val="18"/>
                <w:szCs w:val="18"/>
              </w:rPr>
              <w:lastRenderedPageBreak/>
              <w:t>PDE</w:t>
            </w:r>
          </w:p>
        </w:tc>
        <w:tc>
          <w:tcPr>
            <w:tcW w:w="4193" w:type="pct"/>
            <w:vAlign w:val="center"/>
          </w:tcPr>
          <w:p w14:paraId="23EAEBF7" w14:textId="77777777" w:rsidR="00EB6880" w:rsidRDefault="00692187">
            <w:pPr>
              <w:rPr>
                <w:rFonts w:ascii="Times New Roman" w:eastAsia="仿宋_GB2312" w:hAnsi="Times New Roman"/>
                <w:sz w:val="18"/>
                <w:szCs w:val="18"/>
                <w:lang w:eastAsia="zh-CN"/>
              </w:rPr>
            </w:pPr>
            <w:r>
              <w:rPr>
                <w:rFonts w:ascii="Times New Roman" w:eastAsia="仿宋_GB2312" w:hAnsi="Times New Roman"/>
                <w:kern w:val="2"/>
                <w:sz w:val="18"/>
                <w:szCs w:val="18"/>
              </w:rPr>
              <w:t>Permitted Daily Exposure</w:t>
            </w:r>
            <w:r>
              <w:rPr>
                <w:rFonts w:ascii="Times New Roman" w:eastAsia="仿宋_GB2312" w:hAnsi="Times New Roman"/>
                <w:kern w:val="2"/>
                <w:sz w:val="18"/>
                <w:szCs w:val="18"/>
                <w:lang w:eastAsia="zh-CN"/>
              </w:rPr>
              <w:t>.</w:t>
            </w:r>
            <w:r>
              <w:rPr>
                <w:rFonts w:ascii="Times New Roman" w:eastAsia="仿宋_GB2312" w:hAnsi="Times New Roman"/>
                <w:sz w:val="18"/>
                <w:szCs w:val="18"/>
                <w:lang w:eastAsia="zh-CN"/>
              </w:rPr>
              <w:t xml:space="preserve"> </w:t>
            </w:r>
          </w:p>
        </w:tc>
      </w:tr>
      <w:tr w:rsidR="00EB6880" w14:paraId="4992606C" w14:textId="77777777">
        <w:trPr>
          <w:trHeight w:hRule="exact" w:val="397"/>
          <w:jc w:val="center"/>
        </w:trPr>
        <w:tc>
          <w:tcPr>
            <w:tcW w:w="807" w:type="pct"/>
            <w:vAlign w:val="center"/>
          </w:tcPr>
          <w:p w14:paraId="56033821" w14:textId="77777777" w:rsidR="00EB6880" w:rsidRDefault="00692187">
            <w:pPr>
              <w:rPr>
                <w:rFonts w:ascii="Times New Roman" w:eastAsia="仿宋_GB2312" w:hAnsi="Times New Roman"/>
                <w:kern w:val="2"/>
                <w:sz w:val="18"/>
                <w:szCs w:val="18"/>
              </w:rPr>
            </w:pPr>
            <w:r>
              <w:rPr>
                <w:rFonts w:ascii="Times New Roman" w:eastAsia="仿宋_GB2312" w:hAnsi="Times New Roman"/>
                <w:kern w:val="2"/>
                <w:sz w:val="18"/>
                <w:szCs w:val="18"/>
                <w:lang w:eastAsia="zh-CN"/>
              </w:rPr>
              <w:t>OOS</w:t>
            </w:r>
          </w:p>
        </w:tc>
        <w:tc>
          <w:tcPr>
            <w:tcW w:w="4193" w:type="pct"/>
            <w:vAlign w:val="center"/>
          </w:tcPr>
          <w:p w14:paraId="548D3E0D" w14:textId="77777777" w:rsidR="00EB6880" w:rsidRDefault="00692187">
            <w:pPr>
              <w:rPr>
                <w:rFonts w:ascii="Times New Roman" w:eastAsia="仿宋_GB2312" w:hAnsi="Times New Roman"/>
                <w:kern w:val="2"/>
                <w:sz w:val="18"/>
                <w:szCs w:val="18"/>
              </w:rPr>
            </w:pPr>
            <w:r>
              <w:rPr>
                <w:rFonts w:ascii="Times New Roman" w:eastAsia="仿宋_GB2312" w:hAnsi="Times New Roman"/>
                <w:kern w:val="2"/>
                <w:sz w:val="18"/>
                <w:szCs w:val="18"/>
                <w:lang w:eastAsia="zh-CN"/>
              </w:rPr>
              <w:t>Out of specification</w:t>
            </w:r>
            <w:r>
              <w:rPr>
                <w:rFonts w:ascii="Times New Roman" w:eastAsia="仿宋_GB2312" w:hAnsi="Times New Roman"/>
                <w:kern w:val="2"/>
                <w:sz w:val="18"/>
                <w:szCs w:val="18"/>
              </w:rPr>
              <w:t xml:space="preserve"> </w:t>
            </w:r>
          </w:p>
        </w:tc>
      </w:tr>
      <w:tr w:rsidR="00EB6880" w14:paraId="455F4DED" w14:textId="77777777">
        <w:trPr>
          <w:trHeight w:hRule="exact" w:val="397"/>
          <w:jc w:val="center"/>
        </w:trPr>
        <w:tc>
          <w:tcPr>
            <w:tcW w:w="807" w:type="pct"/>
            <w:vAlign w:val="center"/>
          </w:tcPr>
          <w:p w14:paraId="0F89F810" w14:textId="77777777" w:rsidR="00EB6880" w:rsidRDefault="00692187">
            <w:pPr>
              <w:rPr>
                <w:rFonts w:ascii="Times New Roman" w:eastAsia="仿宋_GB2312" w:hAnsi="Times New Roman"/>
                <w:kern w:val="2"/>
                <w:sz w:val="18"/>
                <w:szCs w:val="18"/>
              </w:rPr>
            </w:pPr>
            <w:r>
              <w:rPr>
                <w:rFonts w:ascii="Times New Roman" w:eastAsia="仿宋_GB2312" w:hAnsi="Times New Roman"/>
                <w:kern w:val="2"/>
                <w:sz w:val="18"/>
                <w:szCs w:val="18"/>
                <w:lang w:eastAsia="zh-CN"/>
              </w:rPr>
              <w:t>ATR</w:t>
            </w:r>
          </w:p>
        </w:tc>
        <w:tc>
          <w:tcPr>
            <w:tcW w:w="4193" w:type="pct"/>
            <w:vAlign w:val="center"/>
          </w:tcPr>
          <w:p w14:paraId="3AFE35B6" w14:textId="77777777" w:rsidR="00EB6880" w:rsidRDefault="00692187">
            <w:pPr>
              <w:rPr>
                <w:rFonts w:ascii="Times New Roman" w:eastAsia="仿宋_GB2312" w:hAnsi="Times New Roman"/>
                <w:kern w:val="2"/>
                <w:sz w:val="18"/>
                <w:szCs w:val="18"/>
              </w:rPr>
            </w:pPr>
            <w:r>
              <w:rPr>
                <w:rFonts w:ascii="Times New Roman" w:eastAsia="仿宋_GB2312" w:hAnsi="Times New Roman"/>
                <w:kern w:val="2"/>
                <w:sz w:val="18"/>
                <w:szCs w:val="18"/>
                <w:lang w:eastAsia="zh-CN"/>
              </w:rPr>
              <w:t>Atypical result</w:t>
            </w:r>
            <w:r>
              <w:rPr>
                <w:rFonts w:ascii="Times New Roman" w:eastAsia="仿宋_GB2312" w:hAnsi="Times New Roman"/>
                <w:kern w:val="2"/>
                <w:sz w:val="18"/>
                <w:szCs w:val="18"/>
              </w:rPr>
              <w:t xml:space="preserve"> </w:t>
            </w:r>
          </w:p>
        </w:tc>
      </w:tr>
      <w:tr w:rsidR="00EB6880" w14:paraId="5500F4F5" w14:textId="77777777">
        <w:trPr>
          <w:trHeight w:hRule="exact" w:val="397"/>
          <w:jc w:val="center"/>
        </w:trPr>
        <w:tc>
          <w:tcPr>
            <w:tcW w:w="807" w:type="pct"/>
            <w:vAlign w:val="center"/>
          </w:tcPr>
          <w:p w14:paraId="743D4986" w14:textId="77777777" w:rsidR="00EB6880" w:rsidRDefault="00692187">
            <w:pPr>
              <w:rPr>
                <w:rFonts w:ascii="Times New Roman" w:eastAsia="仿宋_GB2312" w:hAnsi="Times New Roman"/>
                <w:kern w:val="2"/>
                <w:sz w:val="18"/>
                <w:szCs w:val="18"/>
                <w:lang w:eastAsia="zh-CN"/>
              </w:rPr>
            </w:pPr>
            <w:r>
              <w:rPr>
                <w:rFonts w:ascii="Times New Roman" w:eastAsia="仿宋_GB2312" w:hAnsi="Times New Roman" w:hint="eastAsia"/>
                <w:kern w:val="2"/>
                <w:sz w:val="18"/>
                <w:szCs w:val="18"/>
                <w:lang w:eastAsia="zh-CN"/>
              </w:rPr>
              <w:t>N</w:t>
            </w:r>
            <w:r>
              <w:rPr>
                <w:rFonts w:ascii="Times New Roman" w:eastAsia="仿宋_GB2312" w:hAnsi="Times New Roman"/>
                <w:kern w:val="2"/>
                <w:sz w:val="18"/>
                <w:szCs w:val="18"/>
                <w:lang w:eastAsia="zh-CN"/>
              </w:rPr>
              <w:t>MT</w:t>
            </w:r>
          </w:p>
        </w:tc>
        <w:tc>
          <w:tcPr>
            <w:tcW w:w="4193" w:type="pct"/>
            <w:vAlign w:val="center"/>
          </w:tcPr>
          <w:p w14:paraId="6E3A7E02" w14:textId="77777777" w:rsidR="00EB6880" w:rsidRDefault="00692187">
            <w:pPr>
              <w:rPr>
                <w:rFonts w:ascii="Times New Roman" w:eastAsia="仿宋_GB2312" w:hAnsi="Times New Roman"/>
                <w:kern w:val="2"/>
                <w:sz w:val="18"/>
                <w:szCs w:val="18"/>
                <w:lang w:eastAsia="zh-CN"/>
              </w:rPr>
            </w:pPr>
            <w:r>
              <w:rPr>
                <w:rFonts w:ascii="Times New Roman" w:eastAsia="仿宋_GB2312" w:hAnsi="Times New Roman"/>
                <w:kern w:val="2"/>
                <w:sz w:val="18"/>
                <w:szCs w:val="18"/>
                <w:lang w:eastAsia="zh-CN"/>
              </w:rPr>
              <w:t>No more than</w:t>
            </w:r>
          </w:p>
        </w:tc>
      </w:tr>
    </w:tbl>
    <w:p w14:paraId="20C239F1" w14:textId="77777777" w:rsidR="00EB6880" w:rsidRDefault="00EB6880">
      <w:pPr>
        <w:pStyle w:val="af2"/>
        <w:tabs>
          <w:tab w:val="clear" w:pos="4320"/>
          <w:tab w:val="clear" w:pos="8640"/>
        </w:tabs>
        <w:spacing w:beforeLines="100" w:before="240" w:afterLines="50" w:after="120" w:line="360" w:lineRule="auto"/>
        <w:ind w:right="272"/>
        <w:rPr>
          <w:rFonts w:ascii="Times New Roman" w:eastAsia="仿宋_GB2312" w:hAnsi="Times New Roman"/>
          <w:sz w:val="21"/>
          <w:szCs w:val="20"/>
          <w:lang w:eastAsia="zh-CN"/>
        </w:rPr>
      </w:pPr>
    </w:p>
    <w:sectPr w:rsidR="00EB6880">
      <w:pgSz w:w="11909" w:h="16834"/>
      <w:pgMar w:top="1440" w:right="1440" w:bottom="1440" w:left="1440" w:header="720" w:footer="964"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0" w:author="Novie Atakiwe" w:date="2026-08-19T00:07:00Z" w:initials="NA">
    <w:p w14:paraId="55EBEBE5" w14:textId="77777777" w:rsidR="00692187" w:rsidRDefault="00692187">
      <w:pPr>
        <w:pStyle w:val="CommentText1"/>
      </w:pPr>
      <w:r>
        <w:t xml:space="preserve">Is there a MOR/MBR created for cleaning? Could you add reference to the MBR that will be used to execute this protocol? </w:t>
      </w:r>
    </w:p>
  </w:comment>
  <w:comment w:id="51" w:author="fuzhonghua" w:date="2026-08-22T08:20:00Z" w:initials="FZ">
    <w:p w14:paraId="7A7BC255" w14:textId="77777777" w:rsidR="00692187" w:rsidRDefault="00692187">
      <w:pPr>
        <w:pStyle w:val="a6"/>
        <w:rPr>
          <w:color w:val="0000FF"/>
        </w:rPr>
      </w:pPr>
      <w:r>
        <w:t xml:space="preserve">Actually, every equipment has a dedicated cleaning </w:t>
      </w:r>
      <w:bookmarkStart w:id="52" w:name="_GoBack"/>
      <w:r>
        <w:t>note</w:t>
      </w:r>
      <w:bookmarkEnd w:id="52"/>
      <w:r>
        <w:t>book. During project execution, cleaning shall be performed correspondingly in accordance with the</w:t>
      </w:r>
      <w:r>
        <w:noBreakHyphen/>
        <w:t>provided dedicated cleaning methods.</w:t>
      </w:r>
    </w:p>
  </w:comment>
  <w:comment w:id="55" w:author="fuzhonghua" w:date="2026-10-28T17:04:00Z" w:initials="FZ">
    <w:p w14:paraId="36CBAB8F" w14:textId="647FB06E" w:rsidR="00DF4DED" w:rsidRDefault="00DF4DED">
      <w:pPr>
        <w:pStyle w:val="a6"/>
      </w:pPr>
      <w:r>
        <w:rPr>
          <w:rStyle w:val="aff0"/>
        </w:rPr>
        <w:annotationRef/>
      </w:r>
      <w:r w:rsidRPr="00025CAC">
        <w:rPr>
          <w:color w:val="0000FF"/>
        </w:rPr>
        <w:t>Modified based on the L3 document.</w:t>
      </w:r>
    </w:p>
  </w:comment>
  <w:comment w:id="72" w:author="fuzhonghua" w:date="2026-10-28T17:04:00Z" w:initials="FZ">
    <w:p w14:paraId="2D8B5CDA" w14:textId="2041F639" w:rsidR="00DF4DED" w:rsidRDefault="00DF4DED">
      <w:pPr>
        <w:pStyle w:val="a6"/>
      </w:pPr>
      <w:r>
        <w:rPr>
          <w:rStyle w:val="aff0"/>
        </w:rPr>
        <w:annotationRef/>
      </w:r>
      <w:r w:rsidRPr="00025CAC">
        <w:rPr>
          <w:color w:val="0000FF"/>
        </w:rPr>
        <w:t>Modified based on the L3 document.</w:t>
      </w:r>
    </w:p>
  </w:comment>
  <w:comment w:id="77" w:author="fuzhonghua" w:date="2026-10-28T17:05:00Z" w:initials="FZ">
    <w:p w14:paraId="3AC575EA" w14:textId="49DB82EA" w:rsidR="00DF4DED" w:rsidRDefault="00DF4DED">
      <w:pPr>
        <w:pStyle w:val="a6"/>
      </w:pPr>
      <w:r>
        <w:rPr>
          <w:rStyle w:val="aff0"/>
        </w:rPr>
        <w:annotationRef/>
      </w:r>
      <w:r w:rsidRPr="00025CAC">
        <w:rPr>
          <w:color w:val="0000FF"/>
        </w:rPr>
        <w:t>Modified based on the L3 document.</w:t>
      </w:r>
    </w:p>
  </w:comment>
  <w:comment w:id="81" w:author="fuzhonghua" w:date="2026-09-10T11:32:00Z" w:initials="FZ">
    <w:p w14:paraId="6C5719E5" w14:textId="77777777" w:rsidR="00692187" w:rsidRDefault="00692187">
      <w:pPr>
        <w:pStyle w:val="a6"/>
        <w:rPr>
          <w:lang w:eastAsia="zh-CN"/>
        </w:rPr>
      </w:pPr>
      <w:r>
        <w:rPr>
          <w:color w:val="0000FF"/>
          <w:lang w:eastAsia="zh-CN"/>
        </w:rPr>
        <w:t>N</w:t>
      </w:r>
      <w:r>
        <w:rPr>
          <w:rFonts w:hint="eastAsia"/>
          <w:color w:val="0000FF"/>
          <w:lang w:eastAsia="zh-CN"/>
        </w:rPr>
        <w:t>ew</w:t>
      </w:r>
      <w:r>
        <w:rPr>
          <w:color w:val="0000FF"/>
          <w:lang w:eastAsia="zh-CN"/>
        </w:rPr>
        <w:t xml:space="preserve"> add</w:t>
      </w:r>
    </w:p>
  </w:comment>
  <w:comment w:id="164" w:author="Novie Atakiwe" w:date="2026-08-18T23:41:00Z" w:initials="NA">
    <w:p w14:paraId="6AE202FA" w14:textId="77777777" w:rsidR="00692187" w:rsidRDefault="00692187">
      <w:pPr>
        <w:pStyle w:val="CommentText1"/>
      </w:pPr>
      <w:r>
        <w:rPr>
          <w:lang w:val="en-IE"/>
        </w:rPr>
        <w:t>Is this suppose to be NMT 10 ppm, if yes then add NMT</w:t>
      </w:r>
    </w:p>
    <w:p w14:paraId="7F87A5BA" w14:textId="77777777" w:rsidR="00692187" w:rsidRDefault="00692187">
      <w:pPr>
        <w:pStyle w:val="CommentText1"/>
      </w:pPr>
    </w:p>
    <w:p w14:paraId="3B1F1059" w14:textId="77777777" w:rsidR="00692187" w:rsidRDefault="00692187">
      <w:pPr>
        <w:pStyle w:val="CommentText1"/>
      </w:pPr>
      <w:r>
        <w:rPr>
          <w:lang w:val="en-IE"/>
        </w:rPr>
        <w:t xml:space="preserve">NMT - No more than </w:t>
      </w:r>
    </w:p>
  </w:comment>
  <w:comment w:id="165" w:author="fuzhonghua" w:date="2026-08-22T08:35:00Z" w:initials="FZ">
    <w:p w14:paraId="7B991DFD" w14:textId="77777777" w:rsidR="00692187" w:rsidRDefault="00692187">
      <w:pPr>
        <w:pStyle w:val="a6"/>
        <w:rPr>
          <w:lang w:eastAsia="zh-CN"/>
        </w:rPr>
      </w:pPr>
      <w:r>
        <w:rPr>
          <w:lang w:eastAsia="zh-CN"/>
        </w:rPr>
        <w:t xml:space="preserve">Yes, added </w:t>
      </w:r>
    </w:p>
  </w:comment>
  <w:comment w:id="168" w:author="fuzhonghua" w:date="2026-08-02T15:36:00Z" w:initials="FZ">
    <w:p w14:paraId="3C2065C7" w14:textId="77777777" w:rsidR="00692187" w:rsidRDefault="00692187">
      <w:pPr>
        <w:pStyle w:val="CommentText1"/>
      </w:pPr>
      <w:r>
        <w:t>Please help add this data</w:t>
      </w:r>
      <w:r>
        <w:rPr>
          <w:rFonts w:hint="eastAsia"/>
          <w:lang w:eastAsia="zh-CN"/>
        </w:rPr>
        <w:t>,</w:t>
      </w:r>
      <w:r>
        <w:rPr>
          <w:lang w:eastAsia="zh-CN"/>
        </w:rPr>
        <w:t xml:space="preserve"> </w:t>
      </w:r>
      <w:r>
        <w:t>What is currently being used is 1000</w:t>
      </w:r>
      <w:r>
        <w:rPr>
          <w:rFonts w:ascii="Times New Roman" w:eastAsia="仿宋_GB2312" w:hAnsi="Times New Roman"/>
          <w:sz w:val="18"/>
          <w:szCs w:val="18"/>
          <w:lang w:eastAsia="zh-CN"/>
        </w:rPr>
        <w:t xml:space="preserve"> mg/day</w:t>
      </w:r>
    </w:p>
  </w:comment>
  <w:comment w:id="169" w:author="Novie Atakiwe" w:date="2026-08-18T23:40:00Z" w:initials="NA">
    <w:p w14:paraId="577D7CE2" w14:textId="77777777" w:rsidR="00692187" w:rsidRDefault="00692187">
      <w:pPr>
        <w:pStyle w:val="CommentText1"/>
      </w:pPr>
      <w:r>
        <w:rPr>
          <w:lang w:val="en-IE"/>
        </w:rPr>
        <w:t>Is this suppose to be NMT 10 ppm, if yes then add NMT</w:t>
      </w:r>
    </w:p>
    <w:p w14:paraId="41ED484D" w14:textId="77777777" w:rsidR="00692187" w:rsidRDefault="00692187">
      <w:pPr>
        <w:pStyle w:val="CommentText1"/>
      </w:pPr>
    </w:p>
    <w:p w14:paraId="5FEF6DAF" w14:textId="77777777" w:rsidR="00692187" w:rsidRDefault="00692187">
      <w:pPr>
        <w:pStyle w:val="CommentText1"/>
      </w:pPr>
      <w:r>
        <w:rPr>
          <w:lang w:val="en-IE"/>
        </w:rPr>
        <w:t xml:space="preserve">NMT - No more than </w:t>
      </w:r>
    </w:p>
  </w:comment>
  <w:comment w:id="170" w:author="fuzhonghua" w:date="2026-08-22T08:35:00Z" w:initials="FZ">
    <w:p w14:paraId="46FB96FA" w14:textId="77777777" w:rsidR="00692187" w:rsidRDefault="00692187">
      <w:pPr>
        <w:pStyle w:val="a6"/>
        <w:rPr>
          <w:lang w:eastAsia="zh-CN"/>
        </w:rPr>
      </w:pPr>
      <w:r>
        <w:rPr>
          <w:rFonts w:hint="eastAsia"/>
          <w:lang w:eastAsia="zh-CN"/>
        </w:rPr>
        <w:t>A</w:t>
      </w:r>
      <w:r>
        <w:rPr>
          <w:lang w:eastAsia="zh-CN"/>
        </w:rPr>
        <w:t>ll added</w:t>
      </w:r>
    </w:p>
  </w:comment>
  <w:comment w:id="180" w:author="fuzhonghua" w:date="2026-09-10T11:32:00Z" w:initials="FZ">
    <w:p w14:paraId="262C24E0" w14:textId="77777777" w:rsidR="00692187" w:rsidRDefault="00692187">
      <w:pPr>
        <w:pStyle w:val="a6"/>
        <w:rPr>
          <w:lang w:eastAsia="zh-CN"/>
        </w:rPr>
      </w:pPr>
      <w:r>
        <w:rPr>
          <w:color w:val="0000FF"/>
          <w:lang w:eastAsia="zh-CN"/>
        </w:rPr>
        <w:t>Add some content</w:t>
      </w:r>
    </w:p>
  </w:comment>
  <w:comment w:id="285" w:author="Johan Granander" w:date="2026-08-18T12:56:00Z" w:initials="JG">
    <w:p w14:paraId="48EAB6EA" w14:textId="77777777" w:rsidR="00692187" w:rsidRDefault="00692187">
      <w:pPr>
        <w:pStyle w:val="CommentText1"/>
      </w:pPr>
      <w:r>
        <w:rPr>
          <w:lang w:val="sv-SE"/>
        </w:rPr>
        <w:t>Should this be ’sight glass U-bend’ or ’sight glass, U-bend’?</w:t>
      </w:r>
    </w:p>
  </w:comment>
  <w:comment w:id="286" w:author="fuzhonghua" w:date="2026-08-22T08:57:00Z" w:initials="FZ">
    <w:p w14:paraId="6F7801E0" w14:textId="77777777" w:rsidR="00692187" w:rsidRDefault="00692187">
      <w:pPr>
        <w:pStyle w:val="a6"/>
      </w:pPr>
      <w:r>
        <w:rPr>
          <w:color w:val="0000FF"/>
        </w:rPr>
        <w:t>Revised</w:t>
      </w:r>
    </w:p>
  </w:comment>
  <w:comment w:id="287" w:author="Johan Granander" w:date="2026-08-18T12:56:00Z" w:initials="JG">
    <w:p w14:paraId="69ECEA87" w14:textId="77777777" w:rsidR="00692187" w:rsidRDefault="00692187">
      <w:pPr>
        <w:pStyle w:val="CommentText1"/>
      </w:pPr>
      <w:r>
        <w:rPr>
          <w:lang w:val="sv-SE"/>
        </w:rPr>
        <w:t>Condenser?</w:t>
      </w:r>
    </w:p>
  </w:comment>
  <w:comment w:id="288" w:author="fuzhonghua" w:date="2026-08-22T08:57:00Z" w:initials="FZ">
    <w:p w14:paraId="7F7E6295" w14:textId="77777777" w:rsidR="00692187" w:rsidRDefault="00692187">
      <w:pPr>
        <w:pStyle w:val="a6"/>
      </w:pPr>
      <w:r>
        <w:rPr>
          <w:color w:val="0000FF"/>
        </w:rPr>
        <w:t>Revised</w:t>
      </w:r>
    </w:p>
  </w:comment>
  <w:comment w:id="283" w:author="Yu Lin Zhao" w:date="2026-08-11T22:15:00Z" w:initials="YZ">
    <w:p w14:paraId="40EE3C7F" w14:textId="77777777" w:rsidR="00692187" w:rsidRDefault="00692187">
      <w:pPr>
        <w:pStyle w:val="CommentText1"/>
      </w:pPr>
      <w:r>
        <w:t>Specify the parts name</w:t>
      </w:r>
    </w:p>
  </w:comment>
  <w:comment w:id="284" w:author="fuzhonghua" w:date="2026-08-12T15:06:00Z" w:initials="FZ">
    <w:p w14:paraId="7EFBF21C" w14:textId="77777777" w:rsidR="00692187" w:rsidRDefault="00692187">
      <w:pPr>
        <w:pStyle w:val="CommentText1"/>
        <w:rPr>
          <w:lang w:eastAsia="zh-CN"/>
        </w:rPr>
      </w:pPr>
      <w:r>
        <w:t>Ok</w:t>
      </w:r>
      <w:r>
        <w:rPr>
          <w:rFonts w:hint="eastAsia"/>
          <w:lang w:eastAsia="zh-CN"/>
        </w:rPr>
        <w:t>,</w:t>
      </w:r>
      <w:r>
        <w:t xml:space="preserve"> have been added.</w:t>
      </w:r>
    </w:p>
  </w:comment>
  <w:comment w:id="289" w:author="Yu Lin Zhao" w:date="2026-08-11T22:17:00Z" w:initials="YZ">
    <w:p w14:paraId="0E93ACDB" w14:textId="77777777" w:rsidR="00692187" w:rsidRDefault="00692187">
      <w:pPr>
        <w:pStyle w:val="CommentText1"/>
      </w:pPr>
      <w:r>
        <w:t>Dedicated supply loop, nitrogen blow out after each time delivery.</w:t>
      </w:r>
    </w:p>
  </w:comment>
  <w:comment w:id="290" w:author="fuzhonghua" w:date="2026-10-28T13:25:00Z" w:initials="FZ">
    <w:p w14:paraId="7499FAB2" w14:textId="2A472461" w:rsidR="005F73CF" w:rsidRDefault="005F73CF">
      <w:pPr>
        <w:pStyle w:val="a6"/>
        <w:rPr>
          <w:lang w:eastAsia="zh-CN"/>
        </w:rPr>
      </w:pPr>
      <w:r>
        <w:rPr>
          <w:rStyle w:val="aff0"/>
        </w:rPr>
        <w:annotationRef/>
      </w:r>
      <w:r>
        <w:rPr>
          <w:lang w:eastAsia="zh-CN"/>
        </w:rPr>
        <w:t xml:space="preserve">Added </w:t>
      </w:r>
    </w:p>
  </w:comment>
  <w:comment w:id="291" w:author="fuzhonghua" w:date="2026-08-12T14:39:00Z" w:initials="FZ">
    <w:p w14:paraId="525B036E" w14:textId="77777777" w:rsidR="00692187" w:rsidRDefault="00692187">
      <w:pPr>
        <w:pStyle w:val="CommentText1"/>
      </w:pPr>
      <w:r>
        <w:t>The solvent flows singly, and nitrogen purging is feasible</w:t>
      </w:r>
    </w:p>
  </w:comment>
  <w:comment w:id="292" w:author="Yu Lin Zhao" w:date="2026-08-25T19:54:00Z" w:initials="YZ">
    <w:p w14:paraId="089F83CF" w14:textId="77777777" w:rsidR="00692187" w:rsidRDefault="00692187">
      <w:pPr>
        <w:pStyle w:val="CommentText1"/>
      </w:pPr>
      <w:r>
        <w:t>To add thes as supportive control.</w:t>
      </w:r>
    </w:p>
  </w:comment>
  <w:comment w:id="293" w:author="fuzhonghua" w:date="2026-08-27T18:59:00Z" w:initials="FZ">
    <w:p w14:paraId="5B7FEDFF" w14:textId="77777777" w:rsidR="00692187" w:rsidRDefault="00692187">
      <w:pPr>
        <w:pStyle w:val="a6"/>
        <w:rPr>
          <w:color w:val="0000FF"/>
          <w:lang w:eastAsia="zh-CN"/>
        </w:rPr>
      </w:pPr>
      <w:r>
        <w:rPr>
          <w:rFonts w:hint="eastAsia"/>
          <w:color w:val="0000FF"/>
          <w:lang w:eastAsia="zh-CN"/>
        </w:rPr>
        <w:t>o</w:t>
      </w:r>
      <w:r>
        <w:rPr>
          <w:color w:val="0000FF"/>
          <w:lang w:eastAsia="zh-CN"/>
        </w:rPr>
        <w:t>k</w:t>
      </w:r>
    </w:p>
  </w:comment>
  <w:comment w:id="294" w:author="fuzhonghua" w:date="2026-09-04T10:44:00Z" w:initials="FZ">
    <w:p w14:paraId="6A903E70" w14:textId="77777777" w:rsidR="00692187" w:rsidRDefault="00692187">
      <w:pPr>
        <w:pStyle w:val="a6"/>
        <w:rPr>
          <w:lang w:eastAsia="zh-CN"/>
        </w:rPr>
      </w:pPr>
      <w:r>
        <w:rPr>
          <w:color w:val="0000FF"/>
          <w:lang w:eastAsia="zh-CN"/>
        </w:rPr>
        <w:t>New add</w:t>
      </w:r>
    </w:p>
  </w:comment>
  <w:comment w:id="296" w:author="fuzhonghua" w:date="2026-09-04T10:44:00Z" w:initials="FZ">
    <w:p w14:paraId="77FB84A8" w14:textId="77777777" w:rsidR="00692187" w:rsidRDefault="00692187">
      <w:pPr>
        <w:pStyle w:val="a6"/>
      </w:pPr>
      <w:r>
        <w:rPr>
          <w:color w:val="0000FF"/>
          <w:lang w:eastAsia="zh-CN"/>
        </w:rPr>
        <w:t>N</w:t>
      </w:r>
      <w:r>
        <w:rPr>
          <w:rFonts w:hint="eastAsia"/>
          <w:color w:val="0000FF"/>
          <w:lang w:eastAsia="zh-CN"/>
        </w:rPr>
        <w:t>ew</w:t>
      </w:r>
      <w:r>
        <w:rPr>
          <w:color w:val="0000FF"/>
        </w:rPr>
        <w:t xml:space="preserve"> add</w:t>
      </w:r>
    </w:p>
  </w:comment>
  <w:comment w:id="307" w:author="fuzhonghua" w:date="2026-08-05T17:18:00Z" w:initials="FZ">
    <w:p w14:paraId="3AB84F44" w14:textId="77777777" w:rsidR="00692187" w:rsidRDefault="00692187">
      <w:pPr>
        <w:tabs>
          <w:tab w:val="left" w:pos="426"/>
        </w:tabs>
        <w:jc w:val="center"/>
        <w:rPr>
          <w:rFonts w:ascii="Times New Roman" w:eastAsia="仿宋_GB2312" w:hAnsi="Times New Roman"/>
          <w:bCs/>
          <w:sz w:val="18"/>
          <w:szCs w:val="18"/>
          <w:lang w:eastAsia="zh-CN"/>
        </w:rPr>
      </w:pPr>
      <w:r>
        <w:t>Based on the TC discussion, a new swab</w:t>
      </w:r>
      <w:r>
        <w:noBreakHyphen/>
        <w:t>sampling procedure for Peptide Solid Phase Synthesizer has been added. This work is in progress, and the document will be updated promptly upon completion.</w:t>
      </w:r>
    </w:p>
  </w:comment>
  <w:comment w:id="308" w:author="fuzhonghua" w:date="2026-08-24T10:04:00Z" w:initials="FZ">
    <w:p w14:paraId="4BC5B1DA" w14:textId="77777777" w:rsidR="00692187" w:rsidRDefault="00692187">
      <w:pPr>
        <w:pStyle w:val="a6"/>
        <w:rPr>
          <w:color w:val="0000FF"/>
        </w:rPr>
      </w:pPr>
      <w:r>
        <w:rPr>
          <w:color w:val="000000" w:themeColor="text1"/>
        </w:rPr>
        <w:t>Completed, P&amp;ID diagram provided in Attachment 3</w:t>
      </w:r>
    </w:p>
  </w:comment>
  <w:comment w:id="309" w:author="Novie Atakiwe" w:date="2026-08-18T23:58:00Z" w:initials="NA">
    <w:p w14:paraId="7A44E357" w14:textId="77777777" w:rsidR="00692187" w:rsidRDefault="00692187">
      <w:pPr>
        <w:pStyle w:val="CommentText1"/>
      </w:pPr>
      <w:r>
        <w:rPr>
          <w:lang w:val="en-IE"/>
        </w:rPr>
        <w:t xml:space="preserve">Fill in location details </w:t>
      </w:r>
    </w:p>
  </w:comment>
  <w:comment w:id="310" w:author="fuzhonghua" w:date="2026-08-22T09:56:00Z" w:initials="FZ">
    <w:p w14:paraId="4A3B33D8" w14:textId="77777777" w:rsidR="00692187" w:rsidRDefault="00692187">
      <w:pPr>
        <w:pStyle w:val="a6"/>
        <w:rPr>
          <w:color w:val="0000FF"/>
          <w:lang w:eastAsia="zh-CN"/>
        </w:rPr>
      </w:pPr>
      <w:r>
        <w:rPr>
          <w:rFonts w:hint="eastAsia"/>
          <w:color w:val="0000FF"/>
          <w:lang w:eastAsia="zh-CN"/>
        </w:rPr>
        <w:t>A</w:t>
      </w:r>
      <w:r>
        <w:rPr>
          <w:color w:val="0000FF"/>
          <w:lang w:eastAsia="zh-CN"/>
        </w:rPr>
        <w:t>dded</w:t>
      </w:r>
    </w:p>
  </w:comment>
  <w:comment w:id="311" w:author="Novie Atakiwe" w:date="2026-08-27T09:32:00Z" w:initials="NA">
    <w:p w14:paraId="3FD27711" w14:textId="77777777" w:rsidR="00692187" w:rsidRDefault="00692187">
      <w:pPr>
        <w:pStyle w:val="a6"/>
      </w:pPr>
      <w:r>
        <w:rPr>
          <w:lang w:val="en-IE"/>
        </w:rPr>
        <w:t>The description of the location does not match the description in attachment 3</w:t>
      </w:r>
    </w:p>
    <w:p w14:paraId="082EA7C3" w14:textId="77777777" w:rsidR="00692187" w:rsidRDefault="00692187">
      <w:pPr>
        <w:pStyle w:val="a6"/>
        <w:ind w:leftChars="82" w:left="180"/>
      </w:pPr>
    </w:p>
    <w:p w14:paraId="00E69C7D" w14:textId="77777777" w:rsidR="00692187" w:rsidRDefault="00692187">
      <w:pPr>
        <w:pStyle w:val="a6"/>
        <w:ind w:leftChars="82" w:left="180"/>
      </w:pPr>
      <w:r>
        <w:rPr>
          <w:lang w:val="en-IE"/>
        </w:rPr>
        <w:t>Please check</w:t>
      </w:r>
    </w:p>
  </w:comment>
  <w:comment w:id="312" w:author="fuzhonghua" w:date="2026-08-27T19:05:00Z" w:initials="FZ">
    <w:p w14:paraId="2A0E272D" w14:textId="77777777" w:rsidR="00692187" w:rsidRDefault="00692187">
      <w:pPr>
        <w:pStyle w:val="a6"/>
      </w:pPr>
      <w:r>
        <w:t>This uses an abbreviated notation, which is also described in Table 6</w:t>
      </w:r>
      <w:r>
        <w:noBreakHyphen/>
        <w:t>12. Detailed information has now been updated accordingly.</w:t>
      </w:r>
    </w:p>
  </w:comment>
  <w:comment w:id="313" w:author="fuzhonghua" w:date="2026-09-04T09:27:00Z" w:initials="FZ">
    <w:p w14:paraId="7C01B2ED" w14:textId="77777777" w:rsidR="00692187" w:rsidRDefault="00692187">
      <w:pPr>
        <w:pStyle w:val="a6"/>
        <w:rPr>
          <w:color w:val="0000FF"/>
        </w:rPr>
      </w:pPr>
      <w:r>
        <w:rPr>
          <w:color w:val="0000FF"/>
        </w:rPr>
        <w:t>Add image description</w:t>
      </w:r>
    </w:p>
  </w:comment>
  <w:comment w:id="336" w:author="Johan Granander" w:date="2026-08-26T10:17:00Z" w:initials="JG">
    <w:p w14:paraId="79ABB799" w14:textId="77777777" w:rsidR="00692187" w:rsidRDefault="00692187">
      <w:pPr>
        <w:pStyle w:val="a6"/>
      </w:pPr>
      <w:r>
        <w:rPr>
          <w:lang w:val="en-IE"/>
        </w:rPr>
        <w:t>Should this box contain a number?</w:t>
      </w:r>
    </w:p>
  </w:comment>
  <w:comment w:id="337" w:author="fuzhonghua" w:date="2026-08-27T19:01:00Z" w:initials="FZ">
    <w:p w14:paraId="683A21AC" w14:textId="4823A4B8" w:rsidR="00692187" w:rsidRDefault="00692187">
      <w:pPr>
        <w:pStyle w:val="a6"/>
      </w:pPr>
      <w:r>
        <w:rPr>
          <w:lang w:eastAsia="zh-CN"/>
        </w:rPr>
        <w:t>Y</w:t>
      </w:r>
      <w:r>
        <w:rPr>
          <w:rFonts w:hint="eastAsia"/>
          <w:lang w:eastAsia="zh-CN"/>
        </w:rPr>
        <w:t>es</w:t>
      </w:r>
      <w:r>
        <w:t xml:space="preserve">, </w:t>
      </w:r>
      <w:r w:rsidR="002656F0">
        <w:t>note</w:t>
      </w:r>
      <w:r>
        <w:t xml:space="preserve">added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5EBEBE5" w15:done="0"/>
  <w15:commentEx w15:paraId="7A7BC255" w15:paraIdParent="55EBEBE5" w15:done="0"/>
  <w15:commentEx w15:paraId="36CBAB8F" w15:done="0"/>
  <w15:commentEx w15:paraId="2D8B5CDA" w15:done="0"/>
  <w15:commentEx w15:paraId="3AC575EA" w15:done="0"/>
  <w15:commentEx w15:paraId="6C5719E5" w15:done="0"/>
  <w15:commentEx w15:paraId="3B1F1059" w15:done="0"/>
  <w15:commentEx w15:paraId="7B991DFD" w15:done="0"/>
  <w15:commentEx w15:paraId="3C2065C7" w15:done="0"/>
  <w15:commentEx w15:paraId="5FEF6DAF" w15:done="0"/>
  <w15:commentEx w15:paraId="46FB96FA" w15:done="0"/>
  <w15:commentEx w15:paraId="262C24E0" w15:done="0"/>
  <w15:commentEx w15:paraId="48EAB6EA" w15:done="0"/>
  <w15:commentEx w15:paraId="6F7801E0" w15:done="0"/>
  <w15:commentEx w15:paraId="69ECEA87" w15:done="0"/>
  <w15:commentEx w15:paraId="7F7E6295" w15:done="1"/>
  <w15:commentEx w15:paraId="40EE3C7F" w15:done="0"/>
  <w15:commentEx w15:paraId="7EFBF21C" w15:done="1"/>
  <w15:commentEx w15:paraId="0E93ACDB" w15:done="0"/>
  <w15:commentEx w15:paraId="7499FAB2" w15:paraIdParent="0E93ACDB" w15:done="0"/>
  <w15:commentEx w15:paraId="525B036E" w15:done="0"/>
  <w15:commentEx w15:paraId="089F83CF" w15:done="1"/>
  <w15:commentEx w15:paraId="5B7FEDFF" w15:done="0"/>
  <w15:commentEx w15:paraId="6A903E70" w15:done="0"/>
  <w15:commentEx w15:paraId="77FB84A8" w15:done="0"/>
  <w15:commentEx w15:paraId="3AB84F44" w15:done="0"/>
  <w15:commentEx w15:paraId="4BC5B1DA" w15:done="0"/>
  <w15:commentEx w15:paraId="7A44E357" w15:done="0"/>
  <w15:commentEx w15:paraId="4A3B33D8" w15:done="1"/>
  <w15:commentEx w15:paraId="00E69C7D" w15:done="0"/>
  <w15:commentEx w15:paraId="2A0E272D" w15:done="0"/>
  <w15:commentEx w15:paraId="7C01B2ED" w15:done="0"/>
  <w15:commentEx w15:paraId="79ABB799" w15:done="0"/>
  <w15:commentEx w15:paraId="683A21AC"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7D97B5" w14:textId="77777777" w:rsidR="00E00211" w:rsidRDefault="00E00211">
      <w:r>
        <w:separator/>
      </w:r>
    </w:p>
  </w:endnote>
  <w:endnote w:type="continuationSeparator" w:id="0">
    <w:p w14:paraId="26AD7FCF" w14:textId="77777777" w:rsidR="00E00211" w:rsidRDefault="00E00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 w:name="仿宋_GB2312">
    <w:altName w:val="汉仪仿宋KW"/>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仿宋">
    <w:panose1 w:val="02010609060101010101"/>
    <w:charset w:val="86"/>
    <w:family w:val="modern"/>
    <w:pitch w:val="fixed"/>
    <w:sig w:usb0="800002BF" w:usb1="38CF7CFA" w:usb2="00000016" w:usb3="00000000" w:csb0="00040001" w:csb1="00000000"/>
  </w:font>
  <w:font w:name="FangSong">
    <w:altName w:val="仿宋"/>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297819"/>
      <w:docPartObj>
        <w:docPartGallery w:val="AutoText"/>
      </w:docPartObj>
    </w:sdtPr>
    <w:sdtEndPr>
      <w:rPr>
        <w:sz w:val="16"/>
        <w:szCs w:val="16"/>
      </w:rPr>
    </w:sdtEndPr>
    <w:sdtContent>
      <w:sdt>
        <w:sdtPr>
          <w:id w:val="-1"/>
          <w:docPartObj>
            <w:docPartGallery w:val="AutoText"/>
          </w:docPartObj>
        </w:sdtPr>
        <w:sdtEndPr>
          <w:rPr>
            <w:sz w:val="16"/>
            <w:szCs w:val="16"/>
          </w:rPr>
        </w:sdtEndPr>
        <w:sdtContent>
          <w:p w14:paraId="46B5C46B" w14:textId="1A39BA82" w:rsidR="00692187" w:rsidRDefault="00692187">
            <w:pPr>
              <w:pStyle w:val="af0"/>
              <w:jc w:val="right"/>
              <w:rPr>
                <w:sz w:val="21"/>
              </w:rPr>
            </w:pPr>
            <w:r>
              <w:rPr>
                <w:sz w:val="21"/>
                <w:lang w:val="zh-CN" w:eastAsia="zh-CN"/>
              </w:rPr>
              <w:t xml:space="preserve"> </w:t>
            </w:r>
            <w:r>
              <w:rPr>
                <w:bCs/>
                <w:sz w:val="18"/>
              </w:rPr>
              <w:fldChar w:fldCharType="begin"/>
            </w:r>
            <w:r>
              <w:rPr>
                <w:bCs/>
                <w:sz w:val="16"/>
              </w:rPr>
              <w:instrText>PAGE</w:instrText>
            </w:r>
            <w:r>
              <w:rPr>
                <w:bCs/>
                <w:sz w:val="18"/>
              </w:rPr>
              <w:fldChar w:fldCharType="separate"/>
            </w:r>
            <w:r w:rsidR="001B1626">
              <w:rPr>
                <w:bCs/>
                <w:noProof/>
                <w:sz w:val="16"/>
              </w:rPr>
              <w:t>32</w:t>
            </w:r>
            <w:r>
              <w:rPr>
                <w:bCs/>
                <w:sz w:val="18"/>
              </w:rPr>
              <w:fldChar w:fldCharType="end"/>
            </w:r>
            <w:r>
              <w:rPr>
                <w:sz w:val="16"/>
                <w:lang w:val="zh-CN" w:eastAsia="zh-CN"/>
              </w:rPr>
              <w:t xml:space="preserve"> / </w:t>
            </w:r>
            <w:r>
              <w:rPr>
                <w:bCs/>
                <w:sz w:val="18"/>
              </w:rPr>
              <w:fldChar w:fldCharType="begin"/>
            </w:r>
            <w:r>
              <w:rPr>
                <w:bCs/>
                <w:sz w:val="16"/>
              </w:rPr>
              <w:instrText>NUMPAGES</w:instrText>
            </w:r>
            <w:r>
              <w:rPr>
                <w:bCs/>
                <w:sz w:val="18"/>
              </w:rPr>
              <w:fldChar w:fldCharType="separate"/>
            </w:r>
            <w:r w:rsidR="001B1626">
              <w:rPr>
                <w:bCs/>
                <w:noProof/>
                <w:sz w:val="16"/>
              </w:rPr>
              <w:t>41</w:t>
            </w:r>
            <w:r>
              <w:rPr>
                <w:bCs/>
                <w:sz w:val="18"/>
              </w:rPr>
              <w:fldChar w:fldCharType="end"/>
            </w:r>
          </w:p>
        </w:sdtContent>
      </w:sdt>
    </w:sdtContent>
  </w:sdt>
  <w:p w14:paraId="463D192F" w14:textId="77777777" w:rsidR="00692187" w:rsidRDefault="00692187">
    <w:pPr>
      <w:pStyle w:val="af0"/>
      <w:jc w:val="center"/>
      <w:rPr>
        <w:sz w:val="18"/>
        <w:lang w:eastAsia="zh-CN"/>
      </w:rPr>
    </w:pPr>
    <w:r>
      <w:rPr>
        <w:rFonts w:hint="eastAsia"/>
        <w:sz w:val="18"/>
        <w:lang w:eastAsia="zh-CN"/>
      </w:rPr>
      <w:t>Asymchem Confidential Information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715BD0" w14:textId="77777777" w:rsidR="00E00211" w:rsidRDefault="00E00211">
      <w:r>
        <w:separator/>
      </w:r>
    </w:p>
  </w:footnote>
  <w:footnote w:type="continuationSeparator" w:id="0">
    <w:p w14:paraId="4436F618" w14:textId="77777777" w:rsidR="00E00211" w:rsidRDefault="00E0021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6D662A" w14:textId="77777777" w:rsidR="00692187" w:rsidRDefault="00692187">
    <w:pPr>
      <w:pStyle w:val="af2"/>
    </w:pPr>
    <w:r>
      <w:rPr>
        <w:noProof/>
        <w:lang w:eastAsia="zh-CN"/>
      </w:rPr>
      <mc:AlternateContent>
        <mc:Choice Requires="wps">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6153150" cy="847725"/>
              <wp:effectExtent l="0" t="1971675" r="0" b="1790700"/>
              <wp:wrapNone/>
              <wp:docPr id="4"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153150" cy="847725"/>
                      </a:xfrm>
                      <a:prstGeom prst="rect">
                        <a:avLst/>
                      </a:prstGeom>
                    </wps:spPr>
                    <wps:txbx>
                      <w:txbxContent>
                        <w:p w14:paraId="5C78E51D" w14:textId="77777777" w:rsidR="00692187" w:rsidRDefault="00692187">
                          <w:pPr>
                            <w:pStyle w:val="af4"/>
                            <w:spacing w:before="0" w:beforeAutospacing="0" w:after="0" w:afterAutospacing="0"/>
                            <w:jc w:val="center"/>
                          </w:pPr>
                          <w:r>
                            <w:rPr>
                              <w:rFonts w:ascii="Arial" w:hAnsi="Arial" w:cs="Arial"/>
                              <w:color w:val="FF0000"/>
                              <w:sz w:val="120"/>
                              <w:szCs w:val="120"/>
                              <w14:textFill>
                                <w14:solidFill>
                                  <w14:srgbClr w14:val="FF0000">
                                    <w14:alpha w14:val="50000"/>
                                  </w14:srgbClr>
                                </w14:solidFill>
                              </w14:textFill>
                            </w:rPr>
                            <w:t>To   be   approved</w:t>
                          </w:r>
                        </w:p>
                      </w:txbxContent>
                    </wps:txbx>
                    <wps:bodyPr wrap="square" numCol="1" fromWordArt="1">
                      <a:prstTxWarp prst="textPlain">
                        <a:avLst>
                          <a:gd name="adj" fmla="val 50000"/>
                        </a:avLst>
                      </a:prstTxWarp>
                      <a:spAutoFit/>
                    </wps:bodyPr>
                  </wps:wsp>
                </a:graphicData>
              </a:graphic>
            </wp:anchor>
          </w:drawing>
        </mc:Choice>
        <mc:Fallback>
          <w:pict>
            <v:shapetype id="_x0000_t202" coordsize="21600,21600" o:spt="202" path="m,l,21600r21600,l21600,xe">
              <v:stroke joinstyle="miter"/>
              <v:path gradientshapeok="t" o:connecttype="rect"/>
            </v:shapetype>
            <v:shape id="WordArt 2" o:spid="_x0000_s1026" type="#_x0000_t202" style="position:absolute;margin-left:0;margin-top:0;width:484.5pt;height:66.75pt;rotation:-45;z-index:-251657216;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" o:allowincell="f" filled="f" stroked="f">
              <o:lock v:ext="edit" shapetype="t"/>
              <v:textbox style="mso-fit-shape-to-text:t">
                <w:txbxContent>
                  <w:p w14:paraId="5C78E51D" w14:textId="77777777" w:rsidR="00692187" w:rsidRDefault="00692187">
                    <w:pPr>
                      <w:pStyle w:val="af4"/>
                      <w:spacing w:before="0" w:beforeAutospacing="0" w:after="0" w:afterAutospacing="0"/>
                      <w:jc w:val="center"/>
                    </w:pPr>
                    <w:r>
                      <w:rPr>
                        <w:rFonts w:ascii="Arial" w:hAnsi="Arial" w:cs="Arial"/>
                        <w:color w:val="FF0000"/>
                        <w:sz w:val="120"/>
                        <w:szCs w:val="120"/>
                        <w14:textFill>
                          <w14:solidFill>
                            <w14:srgbClr w14:val="FF0000">
                              <w14:alpha w14:val="50000"/>
                            </w14:srgbClr>
                          </w14:solidFill>
                        </w14:textFill>
                      </w:rPr>
                      <w:t>To   be   approved</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ACDA7" w14:textId="77777777" w:rsidR="00692187" w:rsidRDefault="00692187">
    <w:pPr>
      <w:ind w:leftChars="-67" w:left="-147" w:rightChars="-157" w:right="-345"/>
    </w:pPr>
    <w:r>
      <w:rPr>
        <w:rFonts w:hint="eastAsia"/>
      </w:rPr>
      <w:t xml:space="preserve"> </w:t>
    </w:r>
  </w:p>
  <w:tbl>
    <w:tblPr>
      <w:tblStyle w:val="af9"/>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16"/>
      <w:gridCol w:w="141"/>
      <w:gridCol w:w="1134"/>
      <w:gridCol w:w="181"/>
    </w:tblGrid>
    <w:tr w:rsidR="00692187" w14:paraId="27FDC80B" w14:textId="77777777">
      <w:trPr>
        <w:trHeight w:hRule="exact" w:val="284"/>
        <w:jc w:val="right"/>
      </w:trPr>
      <w:tc>
        <w:tcPr>
          <w:tcW w:w="2216" w:type="dxa"/>
        </w:tcPr>
        <w:p w14:paraId="55104F04" w14:textId="77777777" w:rsidR="00692187" w:rsidRDefault="00692187">
          <w:pPr>
            <w:jc w:val="right"/>
            <w:rPr>
              <w:rFonts w:ascii="Times New Roman" w:hAnsi="Times New Roman"/>
              <w:sz w:val="21"/>
            </w:rPr>
          </w:pPr>
          <w:r>
            <w:rPr>
              <w:rFonts w:ascii="Times New Roman" w:hAnsi="Times New Roman"/>
              <w:sz w:val="21"/>
            </w:rPr>
            <w:t>QF01241.V01</w:t>
          </w:r>
        </w:p>
      </w:tc>
      <w:tc>
        <w:tcPr>
          <w:tcW w:w="141" w:type="dxa"/>
        </w:tcPr>
        <w:p w14:paraId="6DB43400" w14:textId="77777777" w:rsidR="00692187" w:rsidRDefault="00692187">
          <w:pPr>
            <w:ind w:rightChars="-157" w:right="-345"/>
            <w:rPr>
              <w:rFonts w:ascii="Times New Roman" w:hAnsi="Times New Roman"/>
              <w:sz w:val="21"/>
            </w:rPr>
          </w:pPr>
          <w:r>
            <w:rPr>
              <w:rFonts w:ascii="Times New Roman" w:hAnsi="Times New Roman"/>
              <w:sz w:val="21"/>
            </w:rPr>
            <w:t>(</w:t>
          </w:r>
        </w:p>
      </w:tc>
      <w:tc>
        <w:tcPr>
          <w:tcW w:w="1134" w:type="dxa"/>
        </w:tcPr>
        <w:p w14:paraId="353BE541" w14:textId="77777777" w:rsidR="00692187" w:rsidRDefault="00692187">
          <w:pPr>
            <w:ind w:rightChars="-157" w:right="-345"/>
            <w:rPr>
              <w:rFonts w:ascii="Times New Roman" w:hAnsi="Times New Roman"/>
              <w:sz w:val="21"/>
            </w:rPr>
          </w:pPr>
          <w:r>
            <w:rPr>
              <w:rFonts w:ascii="Times New Roman" w:hAnsi="Times New Roman"/>
              <w:sz w:val="21"/>
            </w:rPr>
            <w:t>11/30/2020</w:t>
          </w:r>
        </w:p>
      </w:tc>
      <w:tc>
        <w:tcPr>
          <w:tcW w:w="181" w:type="dxa"/>
        </w:tcPr>
        <w:p w14:paraId="55D6AED3" w14:textId="77777777" w:rsidR="00692187" w:rsidRDefault="00692187">
          <w:pPr>
            <w:ind w:rightChars="-157" w:right="-345"/>
            <w:rPr>
              <w:rFonts w:ascii="Times New Roman" w:hAnsi="Times New Roman"/>
              <w:sz w:val="21"/>
            </w:rPr>
          </w:pPr>
          <w:r>
            <w:rPr>
              <w:rFonts w:ascii="Times New Roman" w:hAnsi="Times New Roman"/>
              <w:sz w:val="21"/>
            </w:rPr>
            <w:t>)</w:t>
          </w:r>
        </w:p>
      </w:tc>
    </w:tr>
  </w:tbl>
  <w:p w14:paraId="4DF01D58" w14:textId="77777777" w:rsidR="00692187" w:rsidRDefault="00692187">
    <w:pPr>
      <w:pStyle w:val="af2"/>
      <w:rPr>
        <w:sz w:val="2"/>
      </w:rPr>
    </w:pPr>
  </w:p>
  <w:p w14:paraId="0FA2A086" w14:textId="77777777" w:rsidR="00692187" w:rsidRDefault="00692187">
    <w:pPr>
      <w:pStyle w:val="af2"/>
      <w:rPr>
        <w:sz w:val="2"/>
      </w:rPr>
    </w:pPr>
  </w:p>
  <w:tbl>
    <w:tblPr>
      <w:tblW w:w="5000" w:type="pct"/>
      <w:jc w:val="center"/>
      <w:tblBorders>
        <w:top w:val="single" w:sz="6" w:space="0" w:color="auto"/>
        <w:left w:val="single" w:sz="6" w:space="0" w:color="auto"/>
        <w:bottom w:val="thinThickSmallGap" w:sz="12" w:space="0" w:color="auto"/>
        <w:right w:val="single" w:sz="6"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1850"/>
      <w:gridCol w:w="3954"/>
      <w:gridCol w:w="1277"/>
      <w:gridCol w:w="1976"/>
    </w:tblGrid>
    <w:tr w:rsidR="00692187" w14:paraId="7F5BEAB9" w14:textId="77777777">
      <w:trPr>
        <w:trHeight w:val="321"/>
        <w:jc w:val="center"/>
      </w:trPr>
      <w:tc>
        <w:tcPr>
          <w:tcW w:w="1021" w:type="pct"/>
          <w:vMerge w:val="restart"/>
          <w:vAlign w:val="center"/>
        </w:tcPr>
        <w:p w14:paraId="6CF4E934" w14:textId="77777777" w:rsidR="00692187" w:rsidRDefault="00692187">
          <w:pPr>
            <w:pStyle w:val="af2"/>
            <w:spacing w:before="120" w:after="120"/>
            <w:rPr>
              <w:rFonts w:cs="Arial"/>
              <w:sz w:val="21"/>
              <w:szCs w:val="21"/>
            </w:rPr>
          </w:pPr>
          <w:r>
            <w:rPr>
              <w:rFonts w:hint="eastAsia"/>
              <w:noProof/>
              <w:sz w:val="21"/>
              <w:szCs w:val="21"/>
              <w:lang w:eastAsia="zh-CN"/>
            </w:rPr>
            <w:drawing>
              <wp:inline distT="0" distB="0" distL="0" distR="0">
                <wp:extent cx="1049655" cy="200025"/>
                <wp:effectExtent l="0" t="0" r="0" b="0"/>
                <wp:docPr id="3" name="图片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50131" cy="200025"/>
                        </a:xfrm>
                        <a:prstGeom prst="rect">
                          <a:avLst/>
                        </a:prstGeom>
                        <a:noFill/>
                        <a:ln>
                          <a:noFill/>
                        </a:ln>
                      </pic:spPr>
                    </pic:pic>
                  </a:graphicData>
                </a:graphic>
              </wp:inline>
            </w:drawing>
          </w:r>
        </w:p>
      </w:tc>
      <w:tc>
        <w:tcPr>
          <w:tcW w:w="2183" w:type="pct"/>
          <w:vMerge w:val="restart"/>
          <w:vAlign w:val="center"/>
        </w:tcPr>
        <w:p w14:paraId="0AA35665" w14:textId="77777777" w:rsidR="00692187" w:rsidRDefault="00692187">
          <w:pPr>
            <w:pStyle w:val="7"/>
            <w:spacing w:before="0" w:after="0"/>
            <w:ind w:right="-108"/>
            <w:contextualSpacing/>
            <w:rPr>
              <w:rFonts w:eastAsia="仿宋_GB2312" w:cs="Arial"/>
              <w:b w:val="0"/>
              <w:sz w:val="21"/>
              <w:szCs w:val="21"/>
              <w:lang w:eastAsia="zh-CN"/>
            </w:rPr>
          </w:pPr>
          <w:r>
            <w:rPr>
              <w:rFonts w:eastAsia="仿宋_GB2312" w:cs="Arial"/>
              <w:b w:val="0"/>
              <w:sz w:val="21"/>
              <w:szCs w:val="21"/>
              <w:lang w:eastAsia="zh-CN"/>
            </w:rPr>
            <w:t>Cleaning Validation Protocol of ASYM-14</w:t>
          </w:r>
          <w:r>
            <w:rPr>
              <w:rFonts w:eastAsia="仿宋_GB2312" w:cs="Arial" w:hint="eastAsia"/>
              <w:b w:val="0"/>
              <w:sz w:val="21"/>
              <w:szCs w:val="21"/>
              <w:lang w:eastAsia="zh-CN"/>
            </w:rPr>
            <w:t>1366</w:t>
          </w:r>
        </w:p>
        <w:p w14:paraId="373626C0" w14:textId="77777777" w:rsidR="00692187" w:rsidRDefault="00692187">
          <w:pPr>
            <w:pStyle w:val="7"/>
            <w:spacing w:before="0" w:after="0"/>
            <w:ind w:right="-108"/>
            <w:contextualSpacing/>
            <w:rPr>
              <w:rFonts w:eastAsia="仿宋_GB2312" w:cs="Arial"/>
              <w:b w:val="0"/>
              <w:sz w:val="18"/>
              <w:szCs w:val="21"/>
              <w:lang w:eastAsia="zh-CN"/>
            </w:rPr>
          </w:pPr>
          <w:r>
            <w:rPr>
              <w:rFonts w:eastAsia="仿宋_GB2312" w:cs="Arial"/>
              <w:b w:val="0"/>
              <w:sz w:val="21"/>
              <w:szCs w:val="21"/>
              <w:lang w:eastAsia="zh-CN"/>
            </w:rPr>
            <w:t>(B</w:t>
          </w:r>
          <w:r>
            <w:rPr>
              <w:rFonts w:eastAsia="仿宋_GB2312" w:cs="Arial" w:hint="eastAsia"/>
              <w:b w:val="0"/>
              <w:sz w:val="21"/>
              <w:szCs w:val="21"/>
              <w:lang w:eastAsia="zh-CN"/>
            </w:rPr>
            <w:t>atch</w:t>
          </w:r>
          <w:r>
            <w:rPr>
              <w:rFonts w:eastAsia="仿宋_GB2312" w:cs="Arial"/>
              <w:b w:val="0"/>
              <w:sz w:val="21"/>
              <w:szCs w:val="21"/>
              <w:lang w:eastAsia="zh-CN"/>
            </w:rPr>
            <w:t xml:space="preserve"> S</w:t>
          </w:r>
          <w:r>
            <w:rPr>
              <w:rFonts w:eastAsia="仿宋_GB2312" w:cs="Arial" w:hint="eastAsia"/>
              <w:b w:val="0"/>
              <w:sz w:val="21"/>
              <w:szCs w:val="21"/>
              <w:lang w:eastAsia="zh-CN"/>
            </w:rPr>
            <w:t>ize:</w:t>
          </w:r>
          <w:r>
            <w:rPr>
              <w:rFonts w:eastAsia="仿宋_GB2312" w:cs="Arial"/>
              <w:b w:val="0"/>
              <w:sz w:val="21"/>
              <w:szCs w:val="21"/>
              <w:lang w:eastAsia="zh-CN"/>
            </w:rPr>
            <w:t>1</w:t>
          </w:r>
          <w:r>
            <w:rPr>
              <w:rFonts w:eastAsia="仿宋_GB2312" w:cs="Arial" w:hint="eastAsia"/>
              <w:b w:val="0"/>
              <w:sz w:val="21"/>
              <w:szCs w:val="21"/>
              <w:lang w:eastAsia="zh-CN"/>
            </w:rPr>
            <w:t>05.63</w:t>
          </w:r>
          <w:r>
            <w:rPr>
              <w:rFonts w:eastAsia="仿宋_GB2312" w:cs="Arial"/>
              <w:b w:val="0"/>
              <w:sz w:val="21"/>
              <w:szCs w:val="21"/>
              <w:lang w:eastAsia="zh-CN"/>
            </w:rPr>
            <w:t xml:space="preserve"> ~ 2</w:t>
          </w:r>
          <w:r>
            <w:rPr>
              <w:rFonts w:eastAsia="仿宋_GB2312" w:cs="Arial" w:hint="eastAsia"/>
              <w:b w:val="0"/>
              <w:sz w:val="21"/>
              <w:szCs w:val="21"/>
              <w:lang w:eastAsia="zh-CN"/>
            </w:rPr>
            <w:t>78.62</w:t>
          </w:r>
          <w:r>
            <w:rPr>
              <w:rFonts w:eastAsia="仿宋_GB2312" w:cs="Arial"/>
              <w:b w:val="0"/>
              <w:sz w:val="21"/>
              <w:szCs w:val="21"/>
              <w:lang w:eastAsia="zh-CN"/>
            </w:rPr>
            <w:t xml:space="preserve"> kg (Output))</w:t>
          </w:r>
        </w:p>
      </w:tc>
      <w:tc>
        <w:tcPr>
          <w:tcW w:w="705" w:type="pct"/>
          <w:vAlign w:val="center"/>
        </w:tcPr>
        <w:p w14:paraId="33796739" w14:textId="77777777" w:rsidR="00692187" w:rsidRDefault="00692187">
          <w:pPr>
            <w:pStyle w:val="af2"/>
            <w:contextualSpacing/>
            <w:jc w:val="both"/>
            <w:rPr>
              <w:rFonts w:ascii="Times New Roman" w:eastAsia="仿宋_GB2312" w:hAnsi="Times New Roman" w:cs="Arial"/>
              <w:sz w:val="21"/>
              <w:szCs w:val="21"/>
            </w:rPr>
          </w:pPr>
          <w:r>
            <w:rPr>
              <w:rFonts w:ascii="Times New Roman" w:eastAsia="仿宋_GB2312" w:hAnsi="Times New Roman" w:cs="Arial"/>
              <w:sz w:val="21"/>
              <w:szCs w:val="21"/>
            </w:rPr>
            <w:t>Project N</w:t>
          </w:r>
          <w:r>
            <w:rPr>
              <w:rFonts w:ascii="Times New Roman" w:eastAsia="仿宋_GB2312" w:hAnsi="Times New Roman" w:cs="Arial" w:hint="eastAsia"/>
              <w:sz w:val="21"/>
              <w:szCs w:val="21"/>
              <w:lang w:eastAsia="zh-CN"/>
            </w:rPr>
            <w:t>o.</w:t>
          </w:r>
        </w:p>
      </w:tc>
      <w:tc>
        <w:tcPr>
          <w:tcW w:w="1091" w:type="pct"/>
          <w:vAlign w:val="center"/>
        </w:tcPr>
        <w:p w14:paraId="5379B685" w14:textId="77777777" w:rsidR="00692187" w:rsidRDefault="00692187">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CP</w:t>
          </w:r>
          <w:r>
            <w:rPr>
              <w:rFonts w:ascii="Times New Roman" w:eastAsia="仿宋_GB2312" w:hAnsi="Times New Roman" w:cs="Arial" w:hint="eastAsia"/>
              <w:sz w:val="21"/>
              <w:szCs w:val="21"/>
              <w:lang w:eastAsia="zh-CN"/>
            </w:rPr>
            <w:t>o</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w:t>
          </w:r>
        </w:p>
      </w:tc>
    </w:tr>
    <w:tr w:rsidR="00692187" w14:paraId="1D55695A" w14:textId="77777777">
      <w:trPr>
        <w:trHeight w:val="321"/>
        <w:jc w:val="center"/>
      </w:trPr>
      <w:tc>
        <w:tcPr>
          <w:tcW w:w="1021" w:type="pct"/>
          <w:vMerge/>
        </w:tcPr>
        <w:p w14:paraId="0448B651" w14:textId="77777777" w:rsidR="00692187" w:rsidRDefault="00692187">
          <w:pPr>
            <w:pStyle w:val="af2"/>
            <w:spacing w:before="120" w:after="120"/>
            <w:rPr>
              <w:rFonts w:cs="Arial"/>
            </w:rPr>
          </w:pPr>
        </w:p>
      </w:tc>
      <w:tc>
        <w:tcPr>
          <w:tcW w:w="2183" w:type="pct"/>
          <w:vMerge/>
        </w:tcPr>
        <w:p w14:paraId="748705AF" w14:textId="77777777" w:rsidR="00692187" w:rsidRDefault="00692187">
          <w:pPr>
            <w:pStyle w:val="af2"/>
            <w:contextualSpacing/>
            <w:rPr>
              <w:rFonts w:ascii="Times New Roman" w:eastAsia="仿宋_GB2312" w:hAnsi="Times New Roman" w:cs="Arial"/>
              <w:sz w:val="18"/>
              <w:szCs w:val="21"/>
            </w:rPr>
          </w:pPr>
        </w:p>
      </w:tc>
      <w:tc>
        <w:tcPr>
          <w:tcW w:w="705" w:type="pct"/>
          <w:vAlign w:val="center"/>
        </w:tcPr>
        <w:p w14:paraId="7AF1F69E" w14:textId="77777777" w:rsidR="00692187" w:rsidRDefault="00692187">
          <w:pPr>
            <w:pStyle w:val="af2"/>
            <w:contextualSpacing/>
            <w:jc w:val="both"/>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Protocol and version No.</w:t>
          </w:r>
        </w:p>
      </w:tc>
      <w:tc>
        <w:tcPr>
          <w:tcW w:w="1091" w:type="pct"/>
          <w:vAlign w:val="center"/>
        </w:tcPr>
        <w:p w14:paraId="2F8F08E8" w14:textId="77777777" w:rsidR="00692187" w:rsidRDefault="00692187">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CVP-</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0301.01</w:t>
          </w:r>
        </w:p>
      </w:tc>
    </w:tr>
  </w:tbl>
  <w:p w14:paraId="70B75698" w14:textId="77777777" w:rsidR="00692187" w:rsidRDefault="00692187">
    <w:pPr>
      <w:pStyle w:val="af2"/>
      <w:spacing w:line="120" w:lineRule="exact"/>
      <w:rPr>
        <w:sz w:val="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1D4C81" w14:textId="77777777" w:rsidR="00692187" w:rsidRDefault="00692187">
    <w:pPr>
      <w:ind w:leftChars="-67" w:left="-147" w:rightChars="-157" w:right="-345"/>
    </w:pPr>
    <w:r>
      <w:rPr>
        <w:rFonts w:hint="eastAsia"/>
      </w:rPr>
      <w:t xml:space="preserve"> </w:t>
    </w:r>
  </w:p>
  <w:tbl>
    <w:tblPr>
      <w:tblStyle w:val="af9"/>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16"/>
      <w:gridCol w:w="141"/>
      <w:gridCol w:w="1134"/>
      <w:gridCol w:w="181"/>
    </w:tblGrid>
    <w:tr w:rsidR="00692187" w14:paraId="4B008667" w14:textId="77777777">
      <w:trPr>
        <w:trHeight w:hRule="exact" w:val="284"/>
        <w:jc w:val="right"/>
      </w:trPr>
      <w:tc>
        <w:tcPr>
          <w:tcW w:w="2216" w:type="dxa"/>
        </w:tcPr>
        <w:p w14:paraId="300CE84D" w14:textId="77777777" w:rsidR="00692187" w:rsidRDefault="00692187">
          <w:pPr>
            <w:jc w:val="right"/>
            <w:rPr>
              <w:rFonts w:ascii="Times New Roman" w:hAnsi="Times New Roman"/>
              <w:sz w:val="21"/>
            </w:rPr>
          </w:pPr>
          <w:r>
            <w:rPr>
              <w:rFonts w:ascii="Times New Roman" w:hAnsi="Times New Roman"/>
              <w:sz w:val="21"/>
            </w:rPr>
            <w:t>QF01241.V01</w:t>
          </w:r>
        </w:p>
      </w:tc>
      <w:tc>
        <w:tcPr>
          <w:tcW w:w="141" w:type="dxa"/>
        </w:tcPr>
        <w:p w14:paraId="7A3899FA" w14:textId="77777777" w:rsidR="00692187" w:rsidRDefault="00692187">
          <w:pPr>
            <w:ind w:rightChars="-157" w:right="-345"/>
            <w:rPr>
              <w:rFonts w:ascii="Times New Roman" w:hAnsi="Times New Roman"/>
              <w:sz w:val="21"/>
            </w:rPr>
          </w:pPr>
          <w:r>
            <w:rPr>
              <w:rFonts w:ascii="Times New Roman" w:hAnsi="Times New Roman"/>
              <w:sz w:val="21"/>
            </w:rPr>
            <w:t>(</w:t>
          </w:r>
        </w:p>
      </w:tc>
      <w:tc>
        <w:tcPr>
          <w:tcW w:w="1134" w:type="dxa"/>
        </w:tcPr>
        <w:p w14:paraId="6877FB03" w14:textId="77777777" w:rsidR="00692187" w:rsidRDefault="00692187">
          <w:pPr>
            <w:ind w:rightChars="-157" w:right="-345"/>
            <w:rPr>
              <w:rFonts w:ascii="Times New Roman" w:hAnsi="Times New Roman"/>
              <w:sz w:val="21"/>
            </w:rPr>
          </w:pPr>
          <w:r>
            <w:rPr>
              <w:rFonts w:ascii="Times New Roman" w:hAnsi="Times New Roman"/>
              <w:sz w:val="21"/>
            </w:rPr>
            <w:t>11/30/2020</w:t>
          </w:r>
        </w:p>
      </w:tc>
      <w:tc>
        <w:tcPr>
          <w:tcW w:w="181" w:type="dxa"/>
        </w:tcPr>
        <w:p w14:paraId="5DE59135" w14:textId="77777777" w:rsidR="00692187" w:rsidRDefault="00692187">
          <w:pPr>
            <w:ind w:rightChars="-157" w:right="-345"/>
            <w:rPr>
              <w:rFonts w:ascii="Times New Roman" w:hAnsi="Times New Roman"/>
              <w:sz w:val="21"/>
            </w:rPr>
          </w:pPr>
          <w:r>
            <w:rPr>
              <w:rFonts w:ascii="Times New Roman" w:hAnsi="Times New Roman"/>
              <w:sz w:val="21"/>
            </w:rPr>
            <w:t>)</w:t>
          </w:r>
        </w:p>
      </w:tc>
    </w:tr>
  </w:tbl>
  <w:p w14:paraId="6E3109B0" w14:textId="77777777" w:rsidR="00692187" w:rsidRDefault="00692187">
    <w:pPr>
      <w:pStyle w:val="af2"/>
      <w:rPr>
        <w:sz w:val="2"/>
      </w:rPr>
    </w:pPr>
  </w:p>
  <w:p w14:paraId="6A4D90D5" w14:textId="77777777" w:rsidR="00692187" w:rsidRDefault="00692187">
    <w:pPr>
      <w:pStyle w:val="af2"/>
      <w:rPr>
        <w:sz w:val="2"/>
      </w:rPr>
    </w:pPr>
  </w:p>
  <w:tbl>
    <w:tblPr>
      <w:tblW w:w="5000" w:type="pct"/>
      <w:jc w:val="center"/>
      <w:tblBorders>
        <w:top w:val="single" w:sz="6" w:space="0" w:color="auto"/>
        <w:left w:val="single" w:sz="6" w:space="0" w:color="auto"/>
        <w:bottom w:val="thinThickSmallGap" w:sz="12" w:space="0" w:color="auto"/>
        <w:right w:val="single" w:sz="6"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1988"/>
      <w:gridCol w:w="4249"/>
      <w:gridCol w:w="1372"/>
      <w:gridCol w:w="2124"/>
    </w:tblGrid>
    <w:tr w:rsidR="00692187" w14:paraId="5451FEE7" w14:textId="77777777">
      <w:trPr>
        <w:trHeight w:val="321"/>
        <w:jc w:val="center"/>
      </w:trPr>
      <w:tc>
        <w:tcPr>
          <w:tcW w:w="1021" w:type="pct"/>
          <w:vMerge w:val="restart"/>
          <w:vAlign w:val="center"/>
        </w:tcPr>
        <w:p w14:paraId="3CBA2ACC" w14:textId="77777777" w:rsidR="00692187" w:rsidRDefault="00692187">
          <w:pPr>
            <w:pStyle w:val="af2"/>
            <w:spacing w:before="120" w:after="120"/>
            <w:rPr>
              <w:rFonts w:cs="Arial"/>
              <w:sz w:val="21"/>
              <w:szCs w:val="21"/>
            </w:rPr>
          </w:pPr>
          <w:r>
            <w:rPr>
              <w:rFonts w:hint="eastAsia"/>
              <w:noProof/>
              <w:sz w:val="21"/>
              <w:szCs w:val="21"/>
              <w:lang w:eastAsia="zh-CN"/>
            </w:rPr>
            <w:drawing>
              <wp:inline distT="0" distB="0" distL="0" distR="0">
                <wp:extent cx="1049655" cy="200025"/>
                <wp:effectExtent l="0" t="0" r="0" b="0"/>
                <wp:docPr id="12" name="图片 1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50131" cy="200025"/>
                        </a:xfrm>
                        <a:prstGeom prst="rect">
                          <a:avLst/>
                        </a:prstGeom>
                        <a:noFill/>
                        <a:ln>
                          <a:noFill/>
                        </a:ln>
                      </pic:spPr>
                    </pic:pic>
                  </a:graphicData>
                </a:graphic>
              </wp:inline>
            </w:drawing>
          </w:r>
        </w:p>
      </w:tc>
      <w:tc>
        <w:tcPr>
          <w:tcW w:w="2183" w:type="pct"/>
          <w:vMerge w:val="restart"/>
          <w:vAlign w:val="center"/>
        </w:tcPr>
        <w:p w14:paraId="4D08B1C5" w14:textId="77777777" w:rsidR="00692187" w:rsidRDefault="00692187">
          <w:pPr>
            <w:pStyle w:val="7"/>
            <w:spacing w:before="0" w:after="0"/>
            <w:ind w:right="-108"/>
            <w:contextualSpacing/>
            <w:rPr>
              <w:rFonts w:eastAsia="仿宋_GB2312" w:cs="Arial"/>
              <w:b w:val="0"/>
              <w:sz w:val="21"/>
              <w:szCs w:val="21"/>
              <w:lang w:eastAsia="zh-CN"/>
            </w:rPr>
          </w:pPr>
          <w:r>
            <w:rPr>
              <w:rFonts w:eastAsia="仿宋_GB2312" w:cs="Arial"/>
              <w:b w:val="0"/>
              <w:sz w:val="21"/>
              <w:szCs w:val="21"/>
              <w:lang w:eastAsia="zh-CN"/>
            </w:rPr>
            <w:t>Cleaning Validation Protocol of ASYM-14</w:t>
          </w:r>
          <w:r>
            <w:rPr>
              <w:rFonts w:eastAsia="仿宋_GB2312" w:cs="Arial" w:hint="eastAsia"/>
              <w:b w:val="0"/>
              <w:sz w:val="21"/>
              <w:szCs w:val="21"/>
              <w:lang w:eastAsia="zh-CN"/>
            </w:rPr>
            <w:t>1366</w:t>
          </w:r>
        </w:p>
        <w:p w14:paraId="6198AE5A" w14:textId="77777777" w:rsidR="00692187" w:rsidRDefault="00692187">
          <w:pPr>
            <w:pStyle w:val="7"/>
            <w:spacing w:before="0" w:after="0"/>
            <w:ind w:right="-108"/>
            <w:contextualSpacing/>
            <w:rPr>
              <w:rFonts w:eastAsia="仿宋_GB2312" w:cs="Arial"/>
              <w:b w:val="0"/>
              <w:sz w:val="18"/>
              <w:szCs w:val="21"/>
              <w:lang w:eastAsia="zh-CN"/>
            </w:rPr>
          </w:pPr>
          <w:r>
            <w:rPr>
              <w:rFonts w:eastAsia="仿宋_GB2312" w:cs="Arial"/>
              <w:b w:val="0"/>
              <w:sz w:val="21"/>
              <w:szCs w:val="21"/>
              <w:lang w:eastAsia="zh-CN"/>
            </w:rPr>
            <w:t>(B</w:t>
          </w:r>
          <w:r>
            <w:rPr>
              <w:rFonts w:eastAsia="仿宋_GB2312" w:cs="Arial" w:hint="eastAsia"/>
              <w:b w:val="0"/>
              <w:sz w:val="21"/>
              <w:szCs w:val="21"/>
              <w:lang w:eastAsia="zh-CN"/>
            </w:rPr>
            <w:t>atch</w:t>
          </w:r>
          <w:r>
            <w:rPr>
              <w:rFonts w:eastAsia="仿宋_GB2312" w:cs="Arial"/>
              <w:b w:val="0"/>
              <w:sz w:val="21"/>
              <w:szCs w:val="21"/>
              <w:lang w:eastAsia="zh-CN"/>
            </w:rPr>
            <w:t xml:space="preserve"> S</w:t>
          </w:r>
          <w:r>
            <w:rPr>
              <w:rFonts w:eastAsia="仿宋_GB2312" w:cs="Arial" w:hint="eastAsia"/>
              <w:b w:val="0"/>
              <w:sz w:val="21"/>
              <w:szCs w:val="21"/>
              <w:lang w:eastAsia="zh-CN"/>
            </w:rPr>
            <w:t>ize:</w:t>
          </w:r>
          <w:r>
            <w:rPr>
              <w:rFonts w:eastAsia="仿宋_GB2312" w:cs="Arial"/>
              <w:b w:val="0"/>
              <w:sz w:val="21"/>
              <w:szCs w:val="21"/>
              <w:lang w:eastAsia="zh-CN"/>
            </w:rPr>
            <w:t>1</w:t>
          </w:r>
          <w:r>
            <w:rPr>
              <w:rFonts w:eastAsia="仿宋_GB2312" w:cs="Arial" w:hint="eastAsia"/>
              <w:b w:val="0"/>
              <w:sz w:val="21"/>
              <w:szCs w:val="21"/>
              <w:lang w:eastAsia="zh-CN"/>
            </w:rPr>
            <w:t>05.63</w:t>
          </w:r>
          <w:r>
            <w:rPr>
              <w:rFonts w:eastAsia="仿宋_GB2312" w:cs="Arial"/>
              <w:b w:val="0"/>
              <w:sz w:val="21"/>
              <w:szCs w:val="21"/>
              <w:lang w:eastAsia="zh-CN"/>
            </w:rPr>
            <w:t xml:space="preserve"> ~ 2</w:t>
          </w:r>
          <w:r>
            <w:rPr>
              <w:rFonts w:eastAsia="仿宋_GB2312" w:cs="Arial" w:hint="eastAsia"/>
              <w:b w:val="0"/>
              <w:sz w:val="21"/>
              <w:szCs w:val="21"/>
              <w:lang w:eastAsia="zh-CN"/>
            </w:rPr>
            <w:t>78.62</w:t>
          </w:r>
          <w:r>
            <w:rPr>
              <w:rFonts w:eastAsia="仿宋_GB2312" w:cs="Arial"/>
              <w:b w:val="0"/>
              <w:sz w:val="21"/>
              <w:szCs w:val="21"/>
              <w:lang w:eastAsia="zh-CN"/>
            </w:rPr>
            <w:t xml:space="preserve"> kg (Output))</w:t>
          </w:r>
        </w:p>
      </w:tc>
      <w:tc>
        <w:tcPr>
          <w:tcW w:w="705" w:type="pct"/>
          <w:vAlign w:val="center"/>
        </w:tcPr>
        <w:p w14:paraId="3965A017" w14:textId="77777777" w:rsidR="00692187" w:rsidRDefault="00692187">
          <w:pPr>
            <w:pStyle w:val="af2"/>
            <w:contextualSpacing/>
            <w:jc w:val="both"/>
            <w:rPr>
              <w:rFonts w:ascii="Times New Roman" w:eastAsia="仿宋_GB2312" w:hAnsi="Times New Roman" w:cs="Arial"/>
              <w:sz w:val="21"/>
              <w:szCs w:val="21"/>
            </w:rPr>
          </w:pPr>
          <w:r>
            <w:rPr>
              <w:rFonts w:ascii="Times New Roman" w:eastAsia="仿宋_GB2312" w:hAnsi="Times New Roman" w:cs="Arial"/>
              <w:sz w:val="21"/>
              <w:szCs w:val="21"/>
            </w:rPr>
            <w:t>Project N</w:t>
          </w:r>
          <w:r>
            <w:rPr>
              <w:rFonts w:ascii="Times New Roman" w:eastAsia="仿宋_GB2312" w:hAnsi="Times New Roman" w:cs="Arial" w:hint="eastAsia"/>
              <w:sz w:val="21"/>
              <w:szCs w:val="21"/>
              <w:lang w:eastAsia="zh-CN"/>
            </w:rPr>
            <w:t>o.</w:t>
          </w:r>
        </w:p>
      </w:tc>
      <w:tc>
        <w:tcPr>
          <w:tcW w:w="1091" w:type="pct"/>
          <w:vAlign w:val="center"/>
        </w:tcPr>
        <w:p w14:paraId="0ABB73B1" w14:textId="77777777" w:rsidR="00692187" w:rsidRDefault="00692187">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CP</w:t>
          </w:r>
          <w:r>
            <w:rPr>
              <w:rFonts w:ascii="Times New Roman" w:eastAsia="仿宋_GB2312" w:hAnsi="Times New Roman" w:cs="Arial" w:hint="eastAsia"/>
              <w:sz w:val="21"/>
              <w:szCs w:val="21"/>
              <w:lang w:eastAsia="zh-CN"/>
            </w:rPr>
            <w:t>o</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w:t>
          </w:r>
        </w:p>
      </w:tc>
    </w:tr>
    <w:tr w:rsidR="00692187" w14:paraId="221E4894" w14:textId="77777777">
      <w:trPr>
        <w:trHeight w:val="321"/>
        <w:jc w:val="center"/>
      </w:trPr>
      <w:tc>
        <w:tcPr>
          <w:tcW w:w="1021" w:type="pct"/>
          <w:vMerge/>
        </w:tcPr>
        <w:p w14:paraId="68ACC732" w14:textId="77777777" w:rsidR="00692187" w:rsidRDefault="00692187">
          <w:pPr>
            <w:pStyle w:val="af2"/>
            <w:spacing w:before="120" w:after="120"/>
            <w:rPr>
              <w:rFonts w:cs="Arial"/>
            </w:rPr>
          </w:pPr>
        </w:p>
      </w:tc>
      <w:tc>
        <w:tcPr>
          <w:tcW w:w="2183" w:type="pct"/>
          <w:vMerge/>
        </w:tcPr>
        <w:p w14:paraId="4762BCDA" w14:textId="77777777" w:rsidR="00692187" w:rsidRDefault="00692187">
          <w:pPr>
            <w:pStyle w:val="af2"/>
            <w:contextualSpacing/>
            <w:rPr>
              <w:rFonts w:ascii="Times New Roman" w:eastAsia="仿宋_GB2312" w:hAnsi="Times New Roman" w:cs="Arial"/>
              <w:sz w:val="18"/>
              <w:szCs w:val="21"/>
            </w:rPr>
          </w:pPr>
        </w:p>
      </w:tc>
      <w:tc>
        <w:tcPr>
          <w:tcW w:w="705" w:type="pct"/>
          <w:vAlign w:val="center"/>
        </w:tcPr>
        <w:p w14:paraId="31F3E26B" w14:textId="77777777" w:rsidR="00692187" w:rsidRDefault="00692187">
          <w:pPr>
            <w:pStyle w:val="af2"/>
            <w:contextualSpacing/>
            <w:jc w:val="both"/>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Protocol and version No.</w:t>
          </w:r>
        </w:p>
      </w:tc>
      <w:tc>
        <w:tcPr>
          <w:tcW w:w="1091" w:type="pct"/>
          <w:vAlign w:val="center"/>
        </w:tcPr>
        <w:p w14:paraId="7441F9EF" w14:textId="77777777" w:rsidR="00692187" w:rsidRDefault="00692187">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CVP-</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0301.01</w:t>
          </w:r>
        </w:p>
      </w:tc>
    </w:tr>
  </w:tbl>
  <w:p w14:paraId="7ED307E4" w14:textId="77777777" w:rsidR="00692187" w:rsidRDefault="00692187">
    <w:pPr>
      <w:pStyle w:val="af2"/>
      <w:spacing w:line="120" w:lineRule="exact"/>
      <w:rPr>
        <w:sz w:val="2"/>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B9ED7" w14:textId="77777777" w:rsidR="00692187" w:rsidRDefault="00692187">
    <w:pPr>
      <w:ind w:leftChars="-67" w:left="-147" w:rightChars="-157" w:right="-345"/>
    </w:pPr>
    <w:r>
      <w:rPr>
        <w:rFonts w:hint="eastAsia"/>
      </w:rPr>
      <w:t xml:space="preserve"> </w:t>
    </w:r>
  </w:p>
  <w:tbl>
    <w:tblPr>
      <w:tblStyle w:val="af9"/>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16"/>
      <w:gridCol w:w="141"/>
      <w:gridCol w:w="1134"/>
      <w:gridCol w:w="181"/>
    </w:tblGrid>
    <w:tr w:rsidR="00692187" w14:paraId="3E2FFEA7" w14:textId="77777777">
      <w:trPr>
        <w:trHeight w:hRule="exact" w:val="284"/>
        <w:jc w:val="right"/>
      </w:trPr>
      <w:tc>
        <w:tcPr>
          <w:tcW w:w="2216" w:type="dxa"/>
        </w:tcPr>
        <w:p w14:paraId="00F95781" w14:textId="77777777" w:rsidR="00692187" w:rsidRDefault="00692187">
          <w:pPr>
            <w:jc w:val="right"/>
            <w:rPr>
              <w:rFonts w:ascii="Times New Roman" w:hAnsi="Times New Roman"/>
              <w:sz w:val="21"/>
            </w:rPr>
          </w:pPr>
          <w:r>
            <w:rPr>
              <w:rFonts w:ascii="Times New Roman" w:hAnsi="Times New Roman"/>
              <w:sz w:val="21"/>
            </w:rPr>
            <w:t>QF01241.V01</w:t>
          </w:r>
        </w:p>
      </w:tc>
      <w:tc>
        <w:tcPr>
          <w:tcW w:w="141" w:type="dxa"/>
        </w:tcPr>
        <w:p w14:paraId="789EA895" w14:textId="77777777" w:rsidR="00692187" w:rsidRDefault="00692187">
          <w:pPr>
            <w:ind w:rightChars="-157" w:right="-345"/>
            <w:rPr>
              <w:rFonts w:ascii="Times New Roman" w:hAnsi="Times New Roman"/>
              <w:sz w:val="21"/>
            </w:rPr>
          </w:pPr>
          <w:r>
            <w:rPr>
              <w:rFonts w:ascii="Times New Roman" w:hAnsi="Times New Roman"/>
              <w:sz w:val="21"/>
            </w:rPr>
            <w:t>(</w:t>
          </w:r>
        </w:p>
      </w:tc>
      <w:tc>
        <w:tcPr>
          <w:tcW w:w="1134" w:type="dxa"/>
        </w:tcPr>
        <w:p w14:paraId="79B64939" w14:textId="77777777" w:rsidR="00692187" w:rsidRDefault="00692187">
          <w:pPr>
            <w:ind w:rightChars="-157" w:right="-345"/>
            <w:rPr>
              <w:rFonts w:ascii="Times New Roman" w:hAnsi="Times New Roman"/>
              <w:sz w:val="21"/>
            </w:rPr>
          </w:pPr>
          <w:r>
            <w:rPr>
              <w:rFonts w:ascii="Times New Roman" w:hAnsi="Times New Roman"/>
              <w:sz w:val="21"/>
            </w:rPr>
            <w:t>11/30/2020</w:t>
          </w:r>
        </w:p>
      </w:tc>
      <w:tc>
        <w:tcPr>
          <w:tcW w:w="181" w:type="dxa"/>
        </w:tcPr>
        <w:p w14:paraId="61240711" w14:textId="77777777" w:rsidR="00692187" w:rsidRDefault="00692187">
          <w:pPr>
            <w:ind w:rightChars="-157" w:right="-345"/>
            <w:rPr>
              <w:rFonts w:ascii="Times New Roman" w:hAnsi="Times New Roman"/>
              <w:sz w:val="21"/>
            </w:rPr>
          </w:pPr>
          <w:r>
            <w:rPr>
              <w:rFonts w:ascii="Times New Roman" w:hAnsi="Times New Roman"/>
              <w:sz w:val="21"/>
            </w:rPr>
            <w:t>)</w:t>
          </w:r>
        </w:p>
      </w:tc>
    </w:tr>
  </w:tbl>
  <w:p w14:paraId="52492096" w14:textId="77777777" w:rsidR="00692187" w:rsidRDefault="00692187">
    <w:pPr>
      <w:pStyle w:val="af2"/>
      <w:rPr>
        <w:sz w:val="2"/>
      </w:rPr>
    </w:pPr>
  </w:p>
  <w:p w14:paraId="5A74051D" w14:textId="77777777" w:rsidR="00692187" w:rsidRDefault="00692187">
    <w:pPr>
      <w:pStyle w:val="af2"/>
      <w:rPr>
        <w:sz w:val="2"/>
      </w:rPr>
    </w:pPr>
  </w:p>
  <w:tbl>
    <w:tblPr>
      <w:tblW w:w="5000" w:type="pct"/>
      <w:jc w:val="center"/>
      <w:tblBorders>
        <w:top w:val="single" w:sz="6" w:space="0" w:color="auto"/>
        <w:left w:val="single" w:sz="6" w:space="0" w:color="auto"/>
        <w:bottom w:val="thinThickSmallGap" w:sz="12" w:space="0" w:color="auto"/>
        <w:right w:val="single" w:sz="6"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2847"/>
      <w:gridCol w:w="6085"/>
      <w:gridCol w:w="1965"/>
      <w:gridCol w:w="3041"/>
    </w:tblGrid>
    <w:tr w:rsidR="00692187" w14:paraId="15FEF705" w14:textId="77777777">
      <w:trPr>
        <w:trHeight w:val="321"/>
        <w:jc w:val="center"/>
      </w:trPr>
      <w:tc>
        <w:tcPr>
          <w:tcW w:w="1021" w:type="pct"/>
          <w:vMerge w:val="restart"/>
          <w:vAlign w:val="center"/>
        </w:tcPr>
        <w:p w14:paraId="2FF51595" w14:textId="77777777" w:rsidR="00692187" w:rsidRDefault="00692187">
          <w:pPr>
            <w:pStyle w:val="af2"/>
            <w:spacing w:before="120" w:after="120"/>
            <w:rPr>
              <w:rFonts w:cs="Arial"/>
              <w:sz w:val="21"/>
              <w:szCs w:val="21"/>
            </w:rPr>
          </w:pPr>
          <w:r>
            <w:rPr>
              <w:rFonts w:hint="eastAsia"/>
              <w:noProof/>
              <w:sz w:val="21"/>
              <w:szCs w:val="21"/>
              <w:lang w:eastAsia="zh-CN"/>
            </w:rPr>
            <w:drawing>
              <wp:inline distT="0" distB="0" distL="0" distR="0">
                <wp:extent cx="1049655" cy="200025"/>
                <wp:effectExtent l="0" t="0" r="0" b="0"/>
                <wp:docPr id="14" name="图片 1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50131" cy="200025"/>
                        </a:xfrm>
                        <a:prstGeom prst="rect">
                          <a:avLst/>
                        </a:prstGeom>
                        <a:noFill/>
                        <a:ln>
                          <a:noFill/>
                        </a:ln>
                      </pic:spPr>
                    </pic:pic>
                  </a:graphicData>
                </a:graphic>
              </wp:inline>
            </w:drawing>
          </w:r>
        </w:p>
      </w:tc>
      <w:tc>
        <w:tcPr>
          <w:tcW w:w="2183" w:type="pct"/>
          <w:vMerge w:val="restart"/>
          <w:vAlign w:val="center"/>
        </w:tcPr>
        <w:p w14:paraId="6849CC1E" w14:textId="77777777" w:rsidR="00692187" w:rsidRDefault="00692187">
          <w:pPr>
            <w:pStyle w:val="7"/>
            <w:spacing w:before="0" w:after="0"/>
            <w:ind w:right="-108"/>
            <w:contextualSpacing/>
            <w:rPr>
              <w:rFonts w:eastAsia="仿宋_GB2312" w:cs="Arial"/>
              <w:b w:val="0"/>
              <w:sz w:val="21"/>
              <w:szCs w:val="21"/>
              <w:lang w:eastAsia="zh-CN"/>
            </w:rPr>
          </w:pPr>
          <w:r>
            <w:rPr>
              <w:rFonts w:eastAsia="仿宋_GB2312" w:cs="Arial"/>
              <w:b w:val="0"/>
              <w:sz w:val="21"/>
              <w:szCs w:val="21"/>
              <w:lang w:eastAsia="zh-CN"/>
            </w:rPr>
            <w:t>Cleaning Validation Protocol of ASYM-14</w:t>
          </w:r>
          <w:r>
            <w:rPr>
              <w:rFonts w:eastAsia="仿宋_GB2312" w:cs="Arial" w:hint="eastAsia"/>
              <w:b w:val="0"/>
              <w:sz w:val="21"/>
              <w:szCs w:val="21"/>
              <w:lang w:eastAsia="zh-CN"/>
            </w:rPr>
            <w:t>1366</w:t>
          </w:r>
        </w:p>
        <w:p w14:paraId="722896AD" w14:textId="77777777" w:rsidR="00692187" w:rsidRDefault="00692187">
          <w:pPr>
            <w:pStyle w:val="7"/>
            <w:spacing w:before="0" w:after="0"/>
            <w:ind w:right="-108"/>
            <w:contextualSpacing/>
            <w:rPr>
              <w:rFonts w:eastAsia="仿宋_GB2312" w:cs="Arial"/>
              <w:b w:val="0"/>
              <w:sz w:val="18"/>
              <w:szCs w:val="21"/>
              <w:lang w:eastAsia="zh-CN"/>
            </w:rPr>
          </w:pPr>
          <w:r>
            <w:rPr>
              <w:rFonts w:eastAsia="仿宋_GB2312" w:cs="Arial"/>
              <w:b w:val="0"/>
              <w:sz w:val="21"/>
              <w:szCs w:val="21"/>
              <w:lang w:eastAsia="zh-CN"/>
            </w:rPr>
            <w:t>(B</w:t>
          </w:r>
          <w:r>
            <w:rPr>
              <w:rFonts w:eastAsia="仿宋_GB2312" w:cs="Arial" w:hint="eastAsia"/>
              <w:b w:val="0"/>
              <w:sz w:val="21"/>
              <w:szCs w:val="21"/>
              <w:lang w:eastAsia="zh-CN"/>
            </w:rPr>
            <w:t>atch</w:t>
          </w:r>
          <w:r>
            <w:rPr>
              <w:rFonts w:eastAsia="仿宋_GB2312" w:cs="Arial"/>
              <w:b w:val="0"/>
              <w:sz w:val="21"/>
              <w:szCs w:val="21"/>
              <w:lang w:eastAsia="zh-CN"/>
            </w:rPr>
            <w:t xml:space="preserve"> S</w:t>
          </w:r>
          <w:r>
            <w:rPr>
              <w:rFonts w:eastAsia="仿宋_GB2312" w:cs="Arial" w:hint="eastAsia"/>
              <w:b w:val="0"/>
              <w:sz w:val="21"/>
              <w:szCs w:val="21"/>
              <w:lang w:eastAsia="zh-CN"/>
            </w:rPr>
            <w:t>ize:</w:t>
          </w:r>
          <w:r>
            <w:rPr>
              <w:rFonts w:eastAsia="仿宋_GB2312" w:cs="Arial"/>
              <w:b w:val="0"/>
              <w:sz w:val="21"/>
              <w:szCs w:val="21"/>
              <w:lang w:eastAsia="zh-CN"/>
            </w:rPr>
            <w:t>1</w:t>
          </w:r>
          <w:r>
            <w:rPr>
              <w:rFonts w:eastAsia="仿宋_GB2312" w:cs="Arial" w:hint="eastAsia"/>
              <w:b w:val="0"/>
              <w:sz w:val="21"/>
              <w:szCs w:val="21"/>
              <w:lang w:eastAsia="zh-CN"/>
            </w:rPr>
            <w:t>05.63</w:t>
          </w:r>
          <w:r>
            <w:rPr>
              <w:rFonts w:eastAsia="仿宋_GB2312" w:cs="Arial"/>
              <w:b w:val="0"/>
              <w:sz w:val="21"/>
              <w:szCs w:val="21"/>
              <w:lang w:eastAsia="zh-CN"/>
            </w:rPr>
            <w:t xml:space="preserve"> ~ 2</w:t>
          </w:r>
          <w:r>
            <w:rPr>
              <w:rFonts w:eastAsia="仿宋_GB2312" w:cs="Arial" w:hint="eastAsia"/>
              <w:b w:val="0"/>
              <w:sz w:val="21"/>
              <w:szCs w:val="21"/>
              <w:lang w:eastAsia="zh-CN"/>
            </w:rPr>
            <w:t>78.62</w:t>
          </w:r>
          <w:r>
            <w:rPr>
              <w:rFonts w:eastAsia="仿宋_GB2312" w:cs="Arial"/>
              <w:b w:val="0"/>
              <w:sz w:val="21"/>
              <w:szCs w:val="21"/>
              <w:lang w:eastAsia="zh-CN"/>
            </w:rPr>
            <w:t xml:space="preserve"> kg (Output))</w:t>
          </w:r>
        </w:p>
      </w:tc>
      <w:tc>
        <w:tcPr>
          <w:tcW w:w="705" w:type="pct"/>
          <w:vAlign w:val="center"/>
        </w:tcPr>
        <w:p w14:paraId="1A296DC0" w14:textId="77777777" w:rsidR="00692187" w:rsidRDefault="00692187">
          <w:pPr>
            <w:pStyle w:val="af2"/>
            <w:contextualSpacing/>
            <w:jc w:val="both"/>
            <w:rPr>
              <w:rFonts w:ascii="Times New Roman" w:eastAsia="仿宋_GB2312" w:hAnsi="Times New Roman" w:cs="Arial"/>
              <w:sz w:val="21"/>
              <w:szCs w:val="21"/>
            </w:rPr>
          </w:pPr>
          <w:r>
            <w:rPr>
              <w:rFonts w:ascii="Times New Roman" w:eastAsia="仿宋_GB2312" w:hAnsi="Times New Roman" w:cs="Arial"/>
              <w:sz w:val="21"/>
              <w:szCs w:val="21"/>
            </w:rPr>
            <w:t>Project N</w:t>
          </w:r>
          <w:r>
            <w:rPr>
              <w:rFonts w:ascii="Times New Roman" w:eastAsia="仿宋_GB2312" w:hAnsi="Times New Roman" w:cs="Arial" w:hint="eastAsia"/>
              <w:sz w:val="21"/>
              <w:szCs w:val="21"/>
              <w:lang w:eastAsia="zh-CN"/>
            </w:rPr>
            <w:t>o.</w:t>
          </w:r>
        </w:p>
      </w:tc>
      <w:tc>
        <w:tcPr>
          <w:tcW w:w="1091" w:type="pct"/>
          <w:vAlign w:val="center"/>
        </w:tcPr>
        <w:p w14:paraId="42641ED0" w14:textId="77777777" w:rsidR="00692187" w:rsidRDefault="00692187">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CP</w:t>
          </w:r>
          <w:r>
            <w:rPr>
              <w:rFonts w:ascii="Times New Roman" w:eastAsia="仿宋_GB2312" w:hAnsi="Times New Roman" w:cs="Arial" w:hint="eastAsia"/>
              <w:sz w:val="21"/>
              <w:szCs w:val="21"/>
              <w:lang w:eastAsia="zh-CN"/>
            </w:rPr>
            <w:t>o</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w:t>
          </w:r>
        </w:p>
      </w:tc>
    </w:tr>
    <w:tr w:rsidR="00692187" w14:paraId="6C2809DB" w14:textId="77777777">
      <w:trPr>
        <w:trHeight w:val="321"/>
        <w:jc w:val="center"/>
      </w:trPr>
      <w:tc>
        <w:tcPr>
          <w:tcW w:w="1021" w:type="pct"/>
          <w:vMerge/>
        </w:tcPr>
        <w:p w14:paraId="71572C0B" w14:textId="77777777" w:rsidR="00692187" w:rsidRDefault="00692187">
          <w:pPr>
            <w:pStyle w:val="af2"/>
            <w:spacing w:before="120" w:after="120"/>
            <w:rPr>
              <w:rFonts w:cs="Arial"/>
            </w:rPr>
          </w:pPr>
        </w:p>
      </w:tc>
      <w:tc>
        <w:tcPr>
          <w:tcW w:w="2183" w:type="pct"/>
          <w:vMerge/>
        </w:tcPr>
        <w:p w14:paraId="384188CC" w14:textId="77777777" w:rsidR="00692187" w:rsidRDefault="00692187">
          <w:pPr>
            <w:pStyle w:val="af2"/>
            <w:contextualSpacing/>
            <w:rPr>
              <w:rFonts w:ascii="Times New Roman" w:eastAsia="仿宋_GB2312" w:hAnsi="Times New Roman" w:cs="Arial"/>
              <w:sz w:val="18"/>
              <w:szCs w:val="21"/>
            </w:rPr>
          </w:pPr>
        </w:p>
      </w:tc>
      <w:tc>
        <w:tcPr>
          <w:tcW w:w="705" w:type="pct"/>
          <w:vAlign w:val="center"/>
        </w:tcPr>
        <w:p w14:paraId="4529DC0A" w14:textId="77777777" w:rsidR="00692187" w:rsidRDefault="00692187">
          <w:pPr>
            <w:pStyle w:val="af2"/>
            <w:contextualSpacing/>
            <w:jc w:val="both"/>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Protocol and version No.</w:t>
          </w:r>
        </w:p>
      </w:tc>
      <w:tc>
        <w:tcPr>
          <w:tcW w:w="1091" w:type="pct"/>
          <w:vAlign w:val="center"/>
        </w:tcPr>
        <w:p w14:paraId="71EB54FB" w14:textId="77777777" w:rsidR="00692187" w:rsidRDefault="00692187">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CVP-</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0301.01</w:t>
          </w:r>
        </w:p>
      </w:tc>
    </w:tr>
  </w:tbl>
  <w:p w14:paraId="570F0D52" w14:textId="77777777" w:rsidR="00692187" w:rsidRDefault="00692187">
    <w:pPr>
      <w:pStyle w:val="af2"/>
      <w:spacing w:line="120" w:lineRule="exact"/>
      <w:rPr>
        <w:sz w:val="2"/>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EA1B9F" w14:textId="77777777" w:rsidR="00692187" w:rsidRDefault="00692187">
    <w:pPr>
      <w:ind w:leftChars="-67" w:left="-147" w:rightChars="-157" w:right="-345"/>
    </w:pPr>
    <w:r>
      <w:rPr>
        <w:rFonts w:hint="eastAsia"/>
      </w:rPr>
      <w:t xml:space="preserve"> </w:t>
    </w:r>
  </w:p>
  <w:tbl>
    <w:tblPr>
      <w:tblStyle w:val="af9"/>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16"/>
      <w:gridCol w:w="141"/>
      <w:gridCol w:w="1134"/>
      <w:gridCol w:w="181"/>
    </w:tblGrid>
    <w:tr w:rsidR="00692187" w14:paraId="41FAF21E" w14:textId="77777777">
      <w:trPr>
        <w:trHeight w:hRule="exact" w:val="284"/>
        <w:jc w:val="right"/>
      </w:trPr>
      <w:tc>
        <w:tcPr>
          <w:tcW w:w="2216" w:type="dxa"/>
        </w:tcPr>
        <w:p w14:paraId="7B327135" w14:textId="77777777" w:rsidR="00692187" w:rsidRDefault="00692187">
          <w:pPr>
            <w:jc w:val="right"/>
            <w:rPr>
              <w:rFonts w:ascii="Times New Roman" w:hAnsi="Times New Roman"/>
              <w:sz w:val="21"/>
            </w:rPr>
          </w:pPr>
          <w:r>
            <w:rPr>
              <w:rFonts w:ascii="Times New Roman" w:hAnsi="Times New Roman"/>
              <w:sz w:val="21"/>
            </w:rPr>
            <w:t>QF01241.V01</w:t>
          </w:r>
        </w:p>
      </w:tc>
      <w:tc>
        <w:tcPr>
          <w:tcW w:w="141" w:type="dxa"/>
        </w:tcPr>
        <w:p w14:paraId="592E0546" w14:textId="77777777" w:rsidR="00692187" w:rsidRDefault="00692187">
          <w:pPr>
            <w:ind w:rightChars="-157" w:right="-345"/>
            <w:rPr>
              <w:rFonts w:ascii="Times New Roman" w:hAnsi="Times New Roman"/>
              <w:sz w:val="21"/>
            </w:rPr>
          </w:pPr>
          <w:r>
            <w:rPr>
              <w:rFonts w:ascii="Times New Roman" w:hAnsi="Times New Roman"/>
              <w:sz w:val="21"/>
            </w:rPr>
            <w:t>(</w:t>
          </w:r>
        </w:p>
      </w:tc>
      <w:tc>
        <w:tcPr>
          <w:tcW w:w="1134" w:type="dxa"/>
        </w:tcPr>
        <w:p w14:paraId="558D348E" w14:textId="77777777" w:rsidR="00692187" w:rsidRDefault="00692187">
          <w:pPr>
            <w:ind w:rightChars="-157" w:right="-345"/>
            <w:rPr>
              <w:rFonts w:ascii="Times New Roman" w:hAnsi="Times New Roman"/>
              <w:sz w:val="21"/>
            </w:rPr>
          </w:pPr>
          <w:r>
            <w:rPr>
              <w:rFonts w:ascii="Times New Roman" w:hAnsi="Times New Roman"/>
              <w:sz w:val="21"/>
            </w:rPr>
            <w:t>11/30/2020</w:t>
          </w:r>
        </w:p>
      </w:tc>
      <w:tc>
        <w:tcPr>
          <w:tcW w:w="181" w:type="dxa"/>
        </w:tcPr>
        <w:p w14:paraId="25261B88" w14:textId="77777777" w:rsidR="00692187" w:rsidRDefault="00692187">
          <w:pPr>
            <w:ind w:rightChars="-157" w:right="-345"/>
            <w:rPr>
              <w:rFonts w:ascii="Times New Roman" w:hAnsi="Times New Roman"/>
              <w:sz w:val="21"/>
            </w:rPr>
          </w:pPr>
          <w:r>
            <w:rPr>
              <w:rFonts w:ascii="Times New Roman" w:hAnsi="Times New Roman"/>
              <w:sz w:val="21"/>
            </w:rPr>
            <w:t>)</w:t>
          </w:r>
        </w:p>
      </w:tc>
    </w:tr>
  </w:tbl>
  <w:p w14:paraId="53274E33" w14:textId="77777777" w:rsidR="00692187" w:rsidRDefault="00692187">
    <w:pPr>
      <w:pStyle w:val="af2"/>
      <w:rPr>
        <w:sz w:val="2"/>
      </w:rPr>
    </w:pPr>
  </w:p>
  <w:p w14:paraId="25EFEA8C" w14:textId="77777777" w:rsidR="00692187" w:rsidRDefault="00692187">
    <w:pPr>
      <w:pStyle w:val="af2"/>
      <w:rPr>
        <w:sz w:val="2"/>
      </w:rPr>
    </w:pPr>
  </w:p>
  <w:tbl>
    <w:tblPr>
      <w:tblW w:w="5000" w:type="pct"/>
      <w:jc w:val="center"/>
      <w:tblBorders>
        <w:top w:val="single" w:sz="6" w:space="0" w:color="auto"/>
        <w:left w:val="single" w:sz="6" w:space="0" w:color="auto"/>
        <w:bottom w:val="thinThickSmallGap" w:sz="12" w:space="0" w:color="auto"/>
        <w:right w:val="single" w:sz="6"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1988"/>
      <w:gridCol w:w="4249"/>
      <w:gridCol w:w="1372"/>
      <w:gridCol w:w="2124"/>
    </w:tblGrid>
    <w:tr w:rsidR="00692187" w14:paraId="68C842CE" w14:textId="77777777">
      <w:trPr>
        <w:trHeight w:val="321"/>
        <w:jc w:val="center"/>
      </w:trPr>
      <w:tc>
        <w:tcPr>
          <w:tcW w:w="1021" w:type="pct"/>
          <w:vMerge w:val="restart"/>
          <w:vAlign w:val="center"/>
        </w:tcPr>
        <w:p w14:paraId="0005C58B" w14:textId="77777777" w:rsidR="00692187" w:rsidRDefault="00692187">
          <w:pPr>
            <w:pStyle w:val="af2"/>
            <w:spacing w:before="120" w:after="120"/>
            <w:rPr>
              <w:rFonts w:cs="Arial"/>
              <w:sz w:val="21"/>
              <w:szCs w:val="21"/>
            </w:rPr>
          </w:pPr>
          <w:r>
            <w:rPr>
              <w:rFonts w:hint="eastAsia"/>
              <w:noProof/>
              <w:sz w:val="21"/>
              <w:szCs w:val="21"/>
              <w:lang w:eastAsia="zh-CN"/>
            </w:rPr>
            <w:drawing>
              <wp:inline distT="0" distB="0" distL="0" distR="0">
                <wp:extent cx="1049655" cy="200025"/>
                <wp:effectExtent l="0" t="0" r="0" b="0"/>
                <wp:docPr id="2" name="图片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50131" cy="200025"/>
                        </a:xfrm>
                        <a:prstGeom prst="rect">
                          <a:avLst/>
                        </a:prstGeom>
                        <a:noFill/>
                        <a:ln>
                          <a:noFill/>
                        </a:ln>
                      </pic:spPr>
                    </pic:pic>
                  </a:graphicData>
                </a:graphic>
              </wp:inline>
            </w:drawing>
          </w:r>
        </w:p>
      </w:tc>
      <w:tc>
        <w:tcPr>
          <w:tcW w:w="2183" w:type="pct"/>
          <w:vMerge w:val="restart"/>
          <w:vAlign w:val="center"/>
        </w:tcPr>
        <w:p w14:paraId="78782050" w14:textId="77777777" w:rsidR="00692187" w:rsidRDefault="00692187">
          <w:pPr>
            <w:pStyle w:val="7"/>
            <w:spacing w:before="0" w:after="0"/>
            <w:ind w:right="-108"/>
            <w:contextualSpacing/>
            <w:rPr>
              <w:rFonts w:eastAsia="仿宋_GB2312" w:cs="Arial"/>
              <w:b w:val="0"/>
              <w:sz w:val="21"/>
              <w:szCs w:val="21"/>
              <w:lang w:eastAsia="zh-CN"/>
            </w:rPr>
          </w:pPr>
          <w:r>
            <w:rPr>
              <w:rFonts w:eastAsia="仿宋_GB2312" w:cs="Arial"/>
              <w:b w:val="0"/>
              <w:sz w:val="21"/>
              <w:szCs w:val="21"/>
              <w:lang w:eastAsia="zh-CN"/>
            </w:rPr>
            <w:t>Cleaning Validation Protocol of ASYM-14</w:t>
          </w:r>
          <w:r>
            <w:rPr>
              <w:rFonts w:eastAsia="仿宋_GB2312" w:cs="Arial" w:hint="eastAsia"/>
              <w:b w:val="0"/>
              <w:sz w:val="21"/>
              <w:szCs w:val="21"/>
              <w:lang w:eastAsia="zh-CN"/>
            </w:rPr>
            <w:t>1366</w:t>
          </w:r>
        </w:p>
        <w:p w14:paraId="337C8D75" w14:textId="77777777" w:rsidR="00692187" w:rsidRDefault="00692187">
          <w:pPr>
            <w:pStyle w:val="7"/>
            <w:spacing w:before="0" w:after="0"/>
            <w:ind w:right="-108"/>
            <w:contextualSpacing/>
            <w:rPr>
              <w:rFonts w:eastAsia="仿宋_GB2312" w:cs="Arial"/>
              <w:b w:val="0"/>
              <w:sz w:val="18"/>
              <w:szCs w:val="21"/>
              <w:lang w:eastAsia="zh-CN"/>
            </w:rPr>
          </w:pPr>
          <w:r>
            <w:rPr>
              <w:rFonts w:eastAsia="仿宋_GB2312" w:cs="Arial"/>
              <w:b w:val="0"/>
              <w:sz w:val="21"/>
              <w:szCs w:val="21"/>
              <w:lang w:eastAsia="zh-CN"/>
            </w:rPr>
            <w:t>(B</w:t>
          </w:r>
          <w:r>
            <w:rPr>
              <w:rFonts w:eastAsia="仿宋_GB2312" w:cs="Arial" w:hint="eastAsia"/>
              <w:b w:val="0"/>
              <w:sz w:val="21"/>
              <w:szCs w:val="21"/>
              <w:lang w:eastAsia="zh-CN"/>
            </w:rPr>
            <w:t>atch</w:t>
          </w:r>
          <w:r>
            <w:rPr>
              <w:rFonts w:eastAsia="仿宋_GB2312" w:cs="Arial"/>
              <w:b w:val="0"/>
              <w:sz w:val="21"/>
              <w:szCs w:val="21"/>
              <w:lang w:eastAsia="zh-CN"/>
            </w:rPr>
            <w:t xml:space="preserve"> S</w:t>
          </w:r>
          <w:r>
            <w:rPr>
              <w:rFonts w:eastAsia="仿宋_GB2312" w:cs="Arial" w:hint="eastAsia"/>
              <w:b w:val="0"/>
              <w:sz w:val="21"/>
              <w:szCs w:val="21"/>
              <w:lang w:eastAsia="zh-CN"/>
            </w:rPr>
            <w:t>ize:</w:t>
          </w:r>
          <w:r>
            <w:rPr>
              <w:rFonts w:eastAsia="仿宋_GB2312" w:cs="Arial"/>
              <w:b w:val="0"/>
              <w:sz w:val="21"/>
              <w:szCs w:val="21"/>
              <w:lang w:eastAsia="zh-CN"/>
            </w:rPr>
            <w:t>1</w:t>
          </w:r>
          <w:r>
            <w:rPr>
              <w:rFonts w:eastAsia="仿宋_GB2312" w:cs="Arial" w:hint="eastAsia"/>
              <w:b w:val="0"/>
              <w:sz w:val="21"/>
              <w:szCs w:val="21"/>
              <w:lang w:eastAsia="zh-CN"/>
            </w:rPr>
            <w:t>05.63</w:t>
          </w:r>
          <w:r>
            <w:rPr>
              <w:rFonts w:eastAsia="仿宋_GB2312" w:cs="Arial"/>
              <w:b w:val="0"/>
              <w:sz w:val="21"/>
              <w:szCs w:val="21"/>
              <w:lang w:eastAsia="zh-CN"/>
            </w:rPr>
            <w:t xml:space="preserve"> ~ 2</w:t>
          </w:r>
          <w:r>
            <w:rPr>
              <w:rFonts w:eastAsia="仿宋_GB2312" w:cs="Arial" w:hint="eastAsia"/>
              <w:b w:val="0"/>
              <w:sz w:val="21"/>
              <w:szCs w:val="21"/>
              <w:lang w:eastAsia="zh-CN"/>
            </w:rPr>
            <w:t>78.62</w:t>
          </w:r>
          <w:r>
            <w:rPr>
              <w:rFonts w:eastAsia="仿宋_GB2312" w:cs="Arial"/>
              <w:b w:val="0"/>
              <w:sz w:val="21"/>
              <w:szCs w:val="21"/>
              <w:lang w:eastAsia="zh-CN"/>
            </w:rPr>
            <w:t xml:space="preserve"> kg (Output))</w:t>
          </w:r>
        </w:p>
      </w:tc>
      <w:tc>
        <w:tcPr>
          <w:tcW w:w="705" w:type="pct"/>
          <w:vAlign w:val="center"/>
        </w:tcPr>
        <w:p w14:paraId="4C4B9499" w14:textId="77777777" w:rsidR="00692187" w:rsidRDefault="00692187">
          <w:pPr>
            <w:pStyle w:val="af2"/>
            <w:contextualSpacing/>
            <w:jc w:val="both"/>
            <w:rPr>
              <w:rFonts w:ascii="Times New Roman" w:eastAsia="仿宋_GB2312" w:hAnsi="Times New Roman" w:cs="Arial"/>
              <w:sz w:val="21"/>
              <w:szCs w:val="21"/>
            </w:rPr>
          </w:pPr>
          <w:r>
            <w:rPr>
              <w:rFonts w:ascii="Times New Roman" w:eastAsia="仿宋_GB2312" w:hAnsi="Times New Roman" w:cs="Arial"/>
              <w:sz w:val="21"/>
              <w:szCs w:val="21"/>
            </w:rPr>
            <w:t>Project N</w:t>
          </w:r>
          <w:r>
            <w:rPr>
              <w:rFonts w:ascii="Times New Roman" w:eastAsia="仿宋_GB2312" w:hAnsi="Times New Roman" w:cs="Arial" w:hint="eastAsia"/>
              <w:sz w:val="21"/>
              <w:szCs w:val="21"/>
              <w:lang w:eastAsia="zh-CN"/>
            </w:rPr>
            <w:t>o.</w:t>
          </w:r>
        </w:p>
      </w:tc>
      <w:tc>
        <w:tcPr>
          <w:tcW w:w="1091" w:type="pct"/>
          <w:vAlign w:val="center"/>
        </w:tcPr>
        <w:p w14:paraId="0A909C49" w14:textId="77777777" w:rsidR="00692187" w:rsidRDefault="00692187">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CP</w:t>
          </w:r>
          <w:r>
            <w:rPr>
              <w:rFonts w:ascii="Times New Roman" w:eastAsia="仿宋_GB2312" w:hAnsi="Times New Roman" w:cs="Arial" w:hint="eastAsia"/>
              <w:sz w:val="21"/>
              <w:szCs w:val="21"/>
              <w:lang w:eastAsia="zh-CN"/>
            </w:rPr>
            <w:t>o</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w:t>
          </w:r>
        </w:p>
      </w:tc>
    </w:tr>
    <w:tr w:rsidR="00692187" w14:paraId="5191489F" w14:textId="77777777">
      <w:trPr>
        <w:trHeight w:val="321"/>
        <w:jc w:val="center"/>
      </w:trPr>
      <w:tc>
        <w:tcPr>
          <w:tcW w:w="1021" w:type="pct"/>
          <w:vMerge/>
        </w:tcPr>
        <w:p w14:paraId="65B7D211" w14:textId="77777777" w:rsidR="00692187" w:rsidRDefault="00692187">
          <w:pPr>
            <w:pStyle w:val="af2"/>
            <w:spacing w:before="120" w:after="120"/>
            <w:rPr>
              <w:rFonts w:cs="Arial"/>
            </w:rPr>
          </w:pPr>
        </w:p>
      </w:tc>
      <w:tc>
        <w:tcPr>
          <w:tcW w:w="2183" w:type="pct"/>
          <w:vMerge/>
        </w:tcPr>
        <w:p w14:paraId="5802D255" w14:textId="77777777" w:rsidR="00692187" w:rsidRDefault="00692187">
          <w:pPr>
            <w:pStyle w:val="af2"/>
            <w:contextualSpacing/>
            <w:rPr>
              <w:rFonts w:ascii="Times New Roman" w:eastAsia="仿宋_GB2312" w:hAnsi="Times New Roman" w:cs="Arial"/>
              <w:sz w:val="18"/>
              <w:szCs w:val="21"/>
            </w:rPr>
          </w:pPr>
        </w:p>
      </w:tc>
      <w:tc>
        <w:tcPr>
          <w:tcW w:w="705" w:type="pct"/>
          <w:vAlign w:val="center"/>
        </w:tcPr>
        <w:p w14:paraId="7F4BDFE4" w14:textId="77777777" w:rsidR="00692187" w:rsidRDefault="00692187">
          <w:pPr>
            <w:pStyle w:val="af2"/>
            <w:contextualSpacing/>
            <w:jc w:val="both"/>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Protocol and version No.</w:t>
          </w:r>
        </w:p>
      </w:tc>
      <w:tc>
        <w:tcPr>
          <w:tcW w:w="1091" w:type="pct"/>
          <w:vAlign w:val="center"/>
        </w:tcPr>
        <w:p w14:paraId="1CD925F1" w14:textId="77777777" w:rsidR="00692187" w:rsidRDefault="00692187">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CVP-</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0301.01</w:t>
          </w:r>
        </w:p>
      </w:tc>
    </w:tr>
  </w:tbl>
  <w:p w14:paraId="4D9BCCD5" w14:textId="77777777" w:rsidR="00692187" w:rsidRDefault="00692187">
    <w:pPr>
      <w:pStyle w:val="af2"/>
      <w:spacing w:line="120" w:lineRule="exact"/>
      <w:rPr>
        <w:sz w:val="2"/>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55CA98" w14:textId="77777777" w:rsidR="00692187" w:rsidRDefault="00692187">
    <w:pPr>
      <w:ind w:leftChars="-67" w:left="-147" w:rightChars="-157" w:right="-345"/>
    </w:pPr>
    <w:r>
      <w:rPr>
        <w:rFonts w:hint="eastAsia"/>
      </w:rPr>
      <w:t xml:space="preserve"> </w:t>
    </w:r>
  </w:p>
  <w:tbl>
    <w:tblPr>
      <w:tblStyle w:val="af9"/>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16"/>
      <w:gridCol w:w="141"/>
      <w:gridCol w:w="1134"/>
      <w:gridCol w:w="181"/>
    </w:tblGrid>
    <w:tr w:rsidR="00692187" w14:paraId="6CF13115" w14:textId="77777777">
      <w:trPr>
        <w:trHeight w:hRule="exact" w:val="284"/>
        <w:jc w:val="right"/>
      </w:trPr>
      <w:tc>
        <w:tcPr>
          <w:tcW w:w="2216" w:type="dxa"/>
        </w:tcPr>
        <w:p w14:paraId="774A19D5" w14:textId="77777777" w:rsidR="00692187" w:rsidRDefault="00692187">
          <w:pPr>
            <w:jc w:val="right"/>
            <w:rPr>
              <w:rFonts w:ascii="Times New Roman" w:hAnsi="Times New Roman"/>
              <w:sz w:val="21"/>
            </w:rPr>
          </w:pPr>
          <w:r>
            <w:rPr>
              <w:rFonts w:ascii="Times New Roman" w:hAnsi="Times New Roman"/>
              <w:sz w:val="21"/>
            </w:rPr>
            <w:t>QF01241.V01</w:t>
          </w:r>
        </w:p>
      </w:tc>
      <w:tc>
        <w:tcPr>
          <w:tcW w:w="141" w:type="dxa"/>
        </w:tcPr>
        <w:p w14:paraId="70CE00E1" w14:textId="77777777" w:rsidR="00692187" w:rsidRDefault="00692187">
          <w:pPr>
            <w:ind w:rightChars="-157" w:right="-345"/>
            <w:rPr>
              <w:rFonts w:ascii="Times New Roman" w:hAnsi="Times New Roman"/>
              <w:sz w:val="21"/>
            </w:rPr>
          </w:pPr>
          <w:r>
            <w:rPr>
              <w:rFonts w:ascii="Times New Roman" w:hAnsi="Times New Roman"/>
              <w:sz w:val="21"/>
            </w:rPr>
            <w:t>(</w:t>
          </w:r>
        </w:p>
      </w:tc>
      <w:tc>
        <w:tcPr>
          <w:tcW w:w="1134" w:type="dxa"/>
        </w:tcPr>
        <w:p w14:paraId="2A04A55C" w14:textId="77777777" w:rsidR="00692187" w:rsidRDefault="00692187">
          <w:pPr>
            <w:ind w:rightChars="-157" w:right="-345"/>
            <w:rPr>
              <w:rFonts w:ascii="Times New Roman" w:hAnsi="Times New Roman"/>
              <w:sz w:val="21"/>
            </w:rPr>
          </w:pPr>
          <w:r>
            <w:rPr>
              <w:rFonts w:ascii="Times New Roman" w:hAnsi="Times New Roman"/>
              <w:sz w:val="21"/>
            </w:rPr>
            <w:t>11/30/2020</w:t>
          </w:r>
        </w:p>
      </w:tc>
      <w:tc>
        <w:tcPr>
          <w:tcW w:w="181" w:type="dxa"/>
        </w:tcPr>
        <w:p w14:paraId="0F488A60" w14:textId="77777777" w:rsidR="00692187" w:rsidRDefault="00692187">
          <w:pPr>
            <w:ind w:rightChars="-157" w:right="-345"/>
            <w:rPr>
              <w:rFonts w:ascii="Times New Roman" w:hAnsi="Times New Roman"/>
              <w:sz w:val="21"/>
            </w:rPr>
          </w:pPr>
          <w:r>
            <w:rPr>
              <w:rFonts w:ascii="Times New Roman" w:hAnsi="Times New Roman"/>
              <w:sz w:val="21"/>
            </w:rPr>
            <w:t>)</w:t>
          </w:r>
        </w:p>
      </w:tc>
    </w:tr>
  </w:tbl>
  <w:p w14:paraId="7BF4D2E9" w14:textId="77777777" w:rsidR="00692187" w:rsidRDefault="00692187">
    <w:pPr>
      <w:pStyle w:val="af2"/>
      <w:rPr>
        <w:sz w:val="2"/>
      </w:rPr>
    </w:pPr>
  </w:p>
  <w:p w14:paraId="7A4C1E37" w14:textId="77777777" w:rsidR="00692187" w:rsidRDefault="00692187">
    <w:pPr>
      <w:pStyle w:val="af2"/>
      <w:rPr>
        <w:sz w:val="2"/>
      </w:rPr>
    </w:pPr>
  </w:p>
  <w:tbl>
    <w:tblPr>
      <w:tblW w:w="5000" w:type="pct"/>
      <w:jc w:val="center"/>
      <w:tblBorders>
        <w:top w:val="single" w:sz="6" w:space="0" w:color="auto"/>
        <w:left w:val="single" w:sz="6" w:space="0" w:color="auto"/>
        <w:bottom w:val="thinThickSmallGap" w:sz="12" w:space="0" w:color="auto"/>
        <w:right w:val="single" w:sz="6"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2847"/>
      <w:gridCol w:w="6085"/>
      <w:gridCol w:w="1965"/>
      <w:gridCol w:w="3041"/>
    </w:tblGrid>
    <w:tr w:rsidR="00692187" w14:paraId="057DED12" w14:textId="77777777">
      <w:trPr>
        <w:trHeight w:val="321"/>
        <w:jc w:val="center"/>
      </w:trPr>
      <w:tc>
        <w:tcPr>
          <w:tcW w:w="1021" w:type="pct"/>
          <w:vMerge w:val="restart"/>
          <w:vAlign w:val="center"/>
        </w:tcPr>
        <w:p w14:paraId="553021A2" w14:textId="77777777" w:rsidR="00692187" w:rsidRDefault="00692187">
          <w:pPr>
            <w:pStyle w:val="af2"/>
            <w:spacing w:before="120" w:after="120"/>
            <w:rPr>
              <w:rFonts w:cs="Arial"/>
              <w:sz w:val="21"/>
              <w:szCs w:val="21"/>
            </w:rPr>
          </w:pPr>
          <w:r>
            <w:rPr>
              <w:rFonts w:hint="eastAsia"/>
              <w:noProof/>
              <w:sz w:val="21"/>
              <w:szCs w:val="21"/>
              <w:lang w:eastAsia="zh-CN"/>
            </w:rPr>
            <w:drawing>
              <wp:inline distT="0" distB="0" distL="0" distR="0">
                <wp:extent cx="1049655" cy="200025"/>
                <wp:effectExtent l="0" t="0" r="0" b="0"/>
                <wp:docPr id="5" name="图片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50131" cy="200025"/>
                        </a:xfrm>
                        <a:prstGeom prst="rect">
                          <a:avLst/>
                        </a:prstGeom>
                        <a:noFill/>
                        <a:ln>
                          <a:noFill/>
                        </a:ln>
                      </pic:spPr>
                    </pic:pic>
                  </a:graphicData>
                </a:graphic>
              </wp:inline>
            </w:drawing>
          </w:r>
        </w:p>
      </w:tc>
      <w:tc>
        <w:tcPr>
          <w:tcW w:w="2183" w:type="pct"/>
          <w:vMerge w:val="restart"/>
          <w:vAlign w:val="center"/>
        </w:tcPr>
        <w:p w14:paraId="32873538" w14:textId="77777777" w:rsidR="00692187" w:rsidRDefault="00692187">
          <w:pPr>
            <w:pStyle w:val="7"/>
            <w:spacing w:before="0" w:after="0"/>
            <w:ind w:right="-108"/>
            <w:contextualSpacing/>
            <w:rPr>
              <w:rFonts w:eastAsia="仿宋_GB2312" w:cs="Arial"/>
              <w:b w:val="0"/>
              <w:sz w:val="21"/>
              <w:szCs w:val="21"/>
              <w:lang w:eastAsia="zh-CN"/>
            </w:rPr>
          </w:pPr>
          <w:r>
            <w:rPr>
              <w:rFonts w:eastAsia="仿宋_GB2312" w:cs="Arial"/>
              <w:b w:val="0"/>
              <w:sz w:val="21"/>
              <w:szCs w:val="21"/>
              <w:lang w:eastAsia="zh-CN"/>
            </w:rPr>
            <w:t>Cleaning Validation Protocol of ASYM-14</w:t>
          </w:r>
          <w:r>
            <w:rPr>
              <w:rFonts w:eastAsia="仿宋_GB2312" w:cs="Arial" w:hint="eastAsia"/>
              <w:b w:val="0"/>
              <w:sz w:val="21"/>
              <w:szCs w:val="21"/>
              <w:lang w:eastAsia="zh-CN"/>
            </w:rPr>
            <w:t>1366</w:t>
          </w:r>
        </w:p>
        <w:p w14:paraId="0811785E" w14:textId="77777777" w:rsidR="00692187" w:rsidRDefault="00692187">
          <w:pPr>
            <w:pStyle w:val="7"/>
            <w:spacing w:before="0" w:after="0"/>
            <w:ind w:right="-108"/>
            <w:contextualSpacing/>
            <w:rPr>
              <w:rFonts w:eastAsia="仿宋_GB2312" w:cs="Arial"/>
              <w:b w:val="0"/>
              <w:sz w:val="18"/>
              <w:szCs w:val="21"/>
              <w:lang w:eastAsia="zh-CN"/>
            </w:rPr>
          </w:pPr>
          <w:r>
            <w:rPr>
              <w:rFonts w:eastAsia="仿宋_GB2312" w:cs="Arial"/>
              <w:b w:val="0"/>
              <w:sz w:val="21"/>
              <w:szCs w:val="21"/>
              <w:lang w:eastAsia="zh-CN"/>
            </w:rPr>
            <w:t>(B</w:t>
          </w:r>
          <w:r>
            <w:rPr>
              <w:rFonts w:eastAsia="仿宋_GB2312" w:cs="Arial" w:hint="eastAsia"/>
              <w:b w:val="0"/>
              <w:sz w:val="21"/>
              <w:szCs w:val="21"/>
              <w:lang w:eastAsia="zh-CN"/>
            </w:rPr>
            <w:t>atch</w:t>
          </w:r>
          <w:r>
            <w:rPr>
              <w:rFonts w:eastAsia="仿宋_GB2312" w:cs="Arial"/>
              <w:b w:val="0"/>
              <w:sz w:val="21"/>
              <w:szCs w:val="21"/>
              <w:lang w:eastAsia="zh-CN"/>
            </w:rPr>
            <w:t xml:space="preserve"> S</w:t>
          </w:r>
          <w:r>
            <w:rPr>
              <w:rFonts w:eastAsia="仿宋_GB2312" w:cs="Arial" w:hint="eastAsia"/>
              <w:b w:val="0"/>
              <w:sz w:val="21"/>
              <w:szCs w:val="21"/>
              <w:lang w:eastAsia="zh-CN"/>
            </w:rPr>
            <w:t>ize:</w:t>
          </w:r>
          <w:r>
            <w:rPr>
              <w:rFonts w:eastAsia="仿宋_GB2312" w:cs="Arial"/>
              <w:b w:val="0"/>
              <w:sz w:val="21"/>
              <w:szCs w:val="21"/>
              <w:lang w:eastAsia="zh-CN"/>
            </w:rPr>
            <w:t>1</w:t>
          </w:r>
          <w:r>
            <w:rPr>
              <w:rFonts w:eastAsia="仿宋_GB2312" w:cs="Arial" w:hint="eastAsia"/>
              <w:b w:val="0"/>
              <w:sz w:val="21"/>
              <w:szCs w:val="21"/>
              <w:lang w:eastAsia="zh-CN"/>
            </w:rPr>
            <w:t>05.63</w:t>
          </w:r>
          <w:r>
            <w:rPr>
              <w:rFonts w:eastAsia="仿宋_GB2312" w:cs="Arial"/>
              <w:b w:val="0"/>
              <w:sz w:val="21"/>
              <w:szCs w:val="21"/>
              <w:lang w:eastAsia="zh-CN"/>
            </w:rPr>
            <w:t xml:space="preserve"> ~ 2</w:t>
          </w:r>
          <w:r>
            <w:rPr>
              <w:rFonts w:eastAsia="仿宋_GB2312" w:cs="Arial" w:hint="eastAsia"/>
              <w:b w:val="0"/>
              <w:sz w:val="21"/>
              <w:szCs w:val="21"/>
              <w:lang w:eastAsia="zh-CN"/>
            </w:rPr>
            <w:t>78.62</w:t>
          </w:r>
          <w:r>
            <w:rPr>
              <w:rFonts w:eastAsia="仿宋_GB2312" w:cs="Arial"/>
              <w:b w:val="0"/>
              <w:sz w:val="21"/>
              <w:szCs w:val="21"/>
              <w:lang w:eastAsia="zh-CN"/>
            </w:rPr>
            <w:t xml:space="preserve"> kg (Output))</w:t>
          </w:r>
        </w:p>
      </w:tc>
      <w:tc>
        <w:tcPr>
          <w:tcW w:w="705" w:type="pct"/>
          <w:vAlign w:val="center"/>
        </w:tcPr>
        <w:p w14:paraId="21436B84" w14:textId="77777777" w:rsidR="00692187" w:rsidRDefault="00692187">
          <w:pPr>
            <w:pStyle w:val="af2"/>
            <w:contextualSpacing/>
            <w:jc w:val="both"/>
            <w:rPr>
              <w:rFonts w:ascii="Times New Roman" w:eastAsia="仿宋_GB2312" w:hAnsi="Times New Roman" w:cs="Arial"/>
              <w:sz w:val="21"/>
              <w:szCs w:val="21"/>
            </w:rPr>
          </w:pPr>
          <w:r>
            <w:rPr>
              <w:rFonts w:ascii="Times New Roman" w:eastAsia="仿宋_GB2312" w:hAnsi="Times New Roman" w:cs="Arial"/>
              <w:sz w:val="21"/>
              <w:szCs w:val="21"/>
            </w:rPr>
            <w:t>Project N</w:t>
          </w:r>
          <w:r>
            <w:rPr>
              <w:rFonts w:ascii="Times New Roman" w:eastAsia="仿宋_GB2312" w:hAnsi="Times New Roman" w:cs="Arial" w:hint="eastAsia"/>
              <w:sz w:val="21"/>
              <w:szCs w:val="21"/>
              <w:lang w:eastAsia="zh-CN"/>
            </w:rPr>
            <w:t>o.</w:t>
          </w:r>
        </w:p>
      </w:tc>
      <w:tc>
        <w:tcPr>
          <w:tcW w:w="1091" w:type="pct"/>
          <w:vAlign w:val="center"/>
        </w:tcPr>
        <w:p w14:paraId="328077BA" w14:textId="77777777" w:rsidR="00692187" w:rsidRDefault="00692187">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CP</w:t>
          </w:r>
          <w:r>
            <w:rPr>
              <w:rFonts w:ascii="Times New Roman" w:eastAsia="仿宋_GB2312" w:hAnsi="Times New Roman" w:cs="Arial" w:hint="eastAsia"/>
              <w:sz w:val="21"/>
              <w:szCs w:val="21"/>
              <w:lang w:eastAsia="zh-CN"/>
            </w:rPr>
            <w:t>o</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w:t>
          </w:r>
        </w:p>
      </w:tc>
    </w:tr>
    <w:tr w:rsidR="00692187" w14:paraId="03ACB976" w14:textId="77777777">
      <w:trPr>
        <w:trHeight w:val="321"/>
        <w:jc w:val="center"/>
      </w:trPr>
      <w:tc>
        <w:tcPr>
          <w:tcW w:w="1021" w:type="pct"/>
          <w:vMerge/>
        </w:tcPr>
        <w:p w14:paraId="4AFC7E7D" w14:textId="77777777" w:rsidR="00692187" w:rsidRDefault="00692187">
          <w:pPr>
            <w:pStyle w:val="af2"/>
            <w:spacing w:before="120" w:after="120"/>
            <w:rPr>
              <w:rFonts w:cs="Arial"/>
            </w:rPr>
          </w:pPr>
        </w:p>
      </w:tc>
      <w:tc>
        <w:tcPr>
          <w:tcW w:w="2183" w:type="pct"/>
          <w:vMerge/>
        </w:tcPr>
        <w:p w14:paraId="538D6F08" w14:textId="77777777" w:rsidR="00692187" w:rsidRDefault="00692187">
          <w:pPr>
            <w:pStyle w:val="af2"/>
            <w:contextualSpacing/>
            <w:rPr>
              <w:rFonts w:ascii="Times New Roman" w:eastAsia="仿宋_GB2312" w:hAnsi="Times New Roman" w:cs="Arial"/>
              <w:sz w:val="18"/>
              <w:szCs w:val="21"/>
            </w:rPr>
          </w:pPr>
        </w:p>
      </w:tc>
      <w:tc>
        <w:tcPr>
          <w:tcW w:w="705" w:type="pct"/>
          <w:vAlign w:val="center"/>
        </w:tcPr>
        <w:p w14:paraId="73E955C7" w14:textId="77777777" w:rsidR="00692187" w:rsidRDefault="00692187">
          <w:pPr>
            <w:pStyle w:val="af2"/>
            <w:contextualSpacing/>
            <w:jc w:val="both"/>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Protocol and version No.</w:t>
          </w:r>
        </w:p>
      </w:tc>
      <w:tc>
        <w:tcPr>
          <w:tcW w:w="1091" w:type="pct"/>
          <w:vAlign w:val="center"/>
        </w:tcPr>
        <w:p w14:paraId="598CA542" w14:textId="77777777" w:rsidR="00692187" w:rsidRDefault="00692187">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CVP-</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0301.01</w:t>
          </w:r>
        </w:p>
      </w:tc>
    </w:tr>
  </w:tbl>
  <w:p w14:paraId="1453873D" w14:textId="77777777" w:rsidR="00692187" w:rsidRDefault="00692187">
    <w:pPr>
      <w:pStyle w:val="af2"/>
      <w:spacing w:line="120" w:lineRule="exact"/>
      <w:rPr>
        <w:sz w:val="2"/>
      </w:rP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DF15D4" w14:textId="77777777" w:rsidR="00692187" w:rsidRDefault="00692187">
    <w:pPr>
      <w:ind w:leftChars="-67" w:left="-147" w:rightChars="-157" w:right="-345"/>
    </w:pPr>
    <w:r>
      <w:rPr>
        <w:rFonts w:hint="eastAsia"/>
      </w:rPr>
      <w:t xml:space="preserve"> </w:t>
    </w:r>
  </w:p>
  <w:tbl>
    <w:tblPr>
      <w:tblStyle w:val="af9"/>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16"/>
      <w:gridCol w:w="141"/>
      <w:gridCol w:w="1134"/>
      <w:gridCol w:w="181"/>
    </w:tblGrid>
    <w:tr w:rsidR="00692187" w14:paraId="7134BAEB" w14:textId="77777777">
      <w:trPr>
        <w:trHeight w:hRule="exact" w:val="284"/>
        <w:jc w:val="right"/>
      </w:trPr>
      <w:tc>
        <w:tcPr>
          <w:tcW w:w="2216" w:type="dxa"/>
        </w:tcPr>
        <w:p w14:paraId="01553A04" w14:textId="77777777" w:rsidR="00692187" w:rsidRDefault="00692187">
          <w:pPr>
            <w:jc w:val="right"/>
            <w:rPr>
              <w:rFonts w:ascii="Times New Roman" w:hAnsi="Times New Roman"/>
              <w:sz w:val="21"/>
            </w:rPr>
          </w:pPr>
          <w:r>
            <w:rPr>
              <w:rFonts w:ascii="Times New Roman" w:hAnsi="Times New Roman"/>
              <w:sz w:val="21"/>
            </w:rPr>
            <w:t>QF01241.V01</w:t>
          </w:r>
        </w:p>
      </w:tc>
      <w:tc>
        <w:tcPr>
          <w:tcW w:w="141" w:type="dxa"/>
        </w:tcPr>
        <w:p w14:paraId="3D9F5051" w14:textId="77777777" w:rsidR="00692187" w:rsidRDefault="00692187">
          <w:pPr>
            <w:ind w:rightChars="-157" w:right="-345"/>
            <w:rPr>
              <w:rFonts w:ascii="Times New Roman" w:hAnsi="Times New Roman"/>
              <w:sz w:val="21"/>
            </w:rPr>
          </w:pPr>
          <w:r>
            <w:rPr>
              <w:rFonts w:ascii="Times New Roman" w:hAnsi="Times New Roman"/>
              <w:sz w:val="21"/>
            </w:rPr>
            <w:t>(</w:t>
          </w:r>
        </w:p>
      </w:tc>
      <w:tc>
        <w:tcPr>
          <w:tcW w:w="1134" w:type="dxa"/>
        </w:tcPr>
        <w:p w14:paraId="23D91B5B" w14:textId="77777777" w:rsidR="00692187" w:rsidRDefault="00692187">
          <w:pPr>
            <w:ind w:rightChars="-157" w:right="-345"/>
            <w:rPr>
              <w:rFonts w:ascii="Times New Roman" w:hAnsi="Times New Roman"/>
              <w:sz w:val="21"/>
            </w:rPr>
          </w:pPr>
          <w:r>
            <w:rPr>
              <w:rFonts w:ascii="Times New Roman" w:hAnsi="Times New Roman"/>
              <w:sz w:val="21"/>
            </w:rPr>
            <w:t>11/30/2020</w:t>
          </w:r>
        </w:p>
      </w:tc>
      <w:tc>
        <w:tcPr>
          <w:tcW w:w="181" w:type="dxa"/>
        </w:tcPr>
        <w:p w14:paraId="5AFB2E86" w14:textId="77777777" w:rsidR="00692187" w:rsidRDefault="00692187">
          <w:pPr>
            <w:ind w:rightChars="-157" w:right="-345"/>
            <w:rPr>
              <w:rFonts w:ascii="Times New Roman" w:hAnsi="Times New Roman"/>
              <w:sz w:val="21"/>
            </w:rPr>
          </w:pPr>
          <w:r>
            <w:rPr>
              <w:rFonts w:ascii="Times New Roman" w:hAnsi="Times New Roman"/>
              <w:sz w:val="21"/>
            </w:rPr>
            <w:t>)</w:t>
          </w:r>
        </w:p>
      </w:tc>
    </w:tr>
  </w:tbl>
  <w:p w14:paraId="0EF3CD53" w14:textId="77777777" w:rsidR="00692187" w:rsidRDefault="00692187">
    <w:pPr>
      <w:pStyle w:val="af2"/>
      <w:rPr>
        <w:sz w:val="2"/>
      </w:rPr>
    </w:pPr>
  </w:p>
  <w:p w14:paraId="3A1897AF" w14:textId="77777777" w:rsidR="00692187" w:rsidRDefault="00692187">
    <w:pPr>
      <w:pStyle w:val="af2"/>
      <w:rPr>
        <w:sz w:val="2"/>
      </w:rPr>
    </w:pPr>
  </w:p>
  <w:tbl>
    <w:tblPr>
      <w:tblW w:w="5000" w:type="pct"/>
      <w:jc w:val="center"/>
      <w:tblBorders>
        <w:top w:val="single" w:sz="6" w:space="0" w:color="auto"/>
        <w:left w:val="single" w:sz="6" w:space="0" w:color="auto"/>
        <w:bottom w:val="thinThickSmallGap" w:sz="12" w:space="0" w:color="auto"/>
        <w:right w:val="single" w:sz="6"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1966"/>
      <w:gridCol w:w="4202"/>
      <w:gridCol w:w="1357"/>
      <w:gridCol w:w="2100"/>
    </w:tblGrid>
    <w:tr w:rsidR="00692187" w14:paraId="47CB79A5" w14:textId="77777777">
      <w:trPr>
        <w:trHeight w:val="321"/>
        <w:jc w:val="center"/>
      </w:trPr>
      <w:tc>
        <w:tcPr>
          <w:tcW w:w="1021" w:type="pct"/>
          <w:vMerge w:val="restart"/>
          <w:vAlign w:val="center"/>
        </w:tcPr>
        <w:p w14:paraId="5C7FE6B2" w14:textId="77777777" w:rsidR="00692187" w:rsidRDefault="00692187">
          <w:pPr>
            <w:pStyle w:val="af2"/>
            <w:spacing w:before="120" w:after="120"/>
            <w:rPr>
              <w:rFonts w:cs="Arial"/>
              <w:sz w:val="21"/>
              <w:szCs w:val="21"/>
            </w:rPr>
          </w:pPr>
          <w:r>
            <w:rPr>
              <w:rFonts w:hint="eastAsia"/>
              <w:noProof/>
              <w:sz w:val="21"/>
              <w:szCs w:val="21"/>
              <w:lang w:eastAsia="zh-CN"/>
            </w:rPr>
            <w:drawing>
              <wp:inline distT="0" distB="0" distL="0" distR="0">
                <wp:extent cx="1049655" cy="200025"/>
                <wp:effectExtent l="0" t="0" r="0" b="0"/>
                <wp:docPr id="11" name="图片 1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50131" cy="200025"/>
                        </a:xfrm>
                        <a:prstGeom prst="rect">
                          <a:avLst/>
                        </a:prstGeom>
                        <a:noFill/>
                        <a:ln>
                          <a:noFill/>
                        </a:ln>
                      </pic:spPr>
                    </pic:pic>
                  </a:graphicData>
                </a:graphic>
              </wp:inline>
            </w:drawing>
          </w:r>
        </w:p>
      </w:tc>
      <w:tc>
        <w:tcPr>
          <w:tcW w:w="2183" w:type="pct"/>
          <w:vMerge w:val="restart"/>
          <w:vAlign w:val="center"/>
        </w:tcPr>
        <w:p w14:paraId="31C21780" w14:textId="77777777" w:rsidR="00692187" w:rsidRDefault="00692187">
          <w:pPr>
            <w:pStyle w:val="7"/>
            <w:spacing w:before="0" w:after="0"/>
            <w:ind w:right="-108"/>
            <w:contextualSpacing/>
            <w:rPr>
              <w:rFonts w:eastAsia="仿宋_GB2312" w:cs="Arial"/>
              <w:b w:val="0"/>
              <w:sz w:val="21"/>
              <w:szCs w:val="21"/>
              <w:lang w:eastAsia="zh-CN"/>
            </w:rPr>
          </w:pPr>
          <w:r>
            <w:rPr>
              <w:rFonts w:eastAsia="仿宋_GB2312" w:cs="Arial"/>
              <w:b w:val="0"/>
              <w:sz w:val="21"/>
              <w:szCs w:val="21"/>
              <w:lang w:eastAsia="zh-CN"/>
            </w:rPr>
            <w:t>Cleaning Validation Protocol of ASYM-14</w:t>
          </w:r>
          <w:r>
            <w:rPr>
              <w:rFonts w:eastAsia="仿宋_GB2312" w:cs="Arial" w:hint="eastAsia"/>
              <w:b w:val="0"/>
              <w:sz w:val="21"/>
              <w:szCs w:val="21"/>
              <w:lang w:eastAsia="zh-CN"/>
            </w:rPr>
            <w:t>1366</w:t>
          </w:r>
        </w:p>
        <w:p w14:paraId="7E0C655C" w14:textId="77777777" w:rsidR="00692187" w:rsidRDefault="00692187">
          <w:pPr>
            <w:pStyle w:val="7"/>
            <w:spacing w:before="0" w:after="0"/>
            <w:ind w:right="-108"/>
            <w:contextualSpacing/>
            <w:rPr>
              <w:rFonts w:eastAsia="仿宋_GB2312" w:cs="Arial"/>
              <w:b w:val="0"/>
              <w:sz w:val="18"/>
              <w:szCs w:val="21"/>
              <w:lang w:eastAsia="zh-CN"/>
            </w:rPr>
          </w:pPr>
          <w:r>
            <w:rPr>
              <w:rFonts w:eastAsia="仿宋_GB2312" w:cs="Arial"/>
              <w:b w:val="0"/>
              <w:sz w:val="21"/>
              <w:szCs w:val="21"/>
              <w:lang w:eastAsia="zh-CN"/>
            </w:rPr>
            <w:t>(B</w:t>
          </w:r>
          <w:r>
            <w:rPr>
              <w:rFonts w:eastAsia="仿宋_GB2312" w:cs="Arial" w:hint="eastAsia"/>
              <w:b w:val="0"/>
              <w:sz w:val="21"/>
              <w:szCs w:val="21"/>
              <w:lang w:eastAsia="zh-CN"/>
            </w:rPr>
            <w:t>atch</w:t>
          </w:r>
          <w:r>
            <w:rPr>
              <w:rFonts w:eastAsia="仿宋_GB2312" w:cs="Arial"/>
              <w:b w:val="0"/>
              <w:sz w:val="21"/>
              <w:szCs w:val="21"/>
              <w:lang w:eastAsia="zh-CN"/>
            </w:rPr>
            <w:t xml:space="preserve"> S</w:t>
          </w:r>
          <w:r>
            <w:rPr>
              <w:rFonts w:eastAsia="仿宋_GB2312" w:cs="Arial" w:hint="eastAsia"/>
              <w:b w:val="0"/>
              <w:sz w:val="21"/>
              <w:szCs w:val="21"/>
              <w:lang w:eastAsia="zh-CN"/>
            </w:rPr>
            <w:t>ize:</w:t>
          </w:r>
          <w:r>
            <w:rPr>
              <w:rFonts w:eastAsia="仿宋_GB2312" w:cs="Arial"/>
              <w:b w:val="0"/>
              <w:sz w:val="21"/>
              <w:szCs w:val="21"/>
              <w:lang w:eastAsia="zh-CN"/>
            </w:rPr>
            <w:t>1</w:t>
          </w:r>
          <w:r>
            <w:rPr>
              <w:rFonts w:eastAsia="仿宋_GB2312" w:cs="Arial" w:hint="eastAsia"/>
              <w:b w:val="0"/>
              <w:sz w:val="21"/>
              <w:szCs w:val="21"/>
              <w:lang w:eastAsia="zh-CN"/>
            </w:rPr>
            <w:t>05.63</w:t>
          </w:r>
          <w:r>
            <w:rPr>
              <w:rFonts w:eastAsia="仿宋_GB2312" w:cs="Arial"/>
              <w:b w:val="0"/>
              <w:sz w:val="21"/>
              <w:szCs w:val="21"/>
              <w:lang w:eastAsia="zh-CN"/>
            </w:rPr>
            <w:t xml:space="preserve"> ~ 2</w:t>
          </w:r>
          <w:r>
            <w:rPr>
              <w:rFonts w:eastAsia="仿宋_GB2312" w:cs="Arial" w:hint="eastAsia"/>
              <w:b w:val="0"/>
              <w:sz w:val="21"/>
              <w:szCs w:val="21"/>
              <w:lang w:eastAsia="zh-CN"/>
            </w:rPr>
            <w:t>78.62</w:t>
          </w:r>
          <w:r>
            <w:rPr>
              <w:rFonts w:eastAsia="仿宋_GB2312" w:cs="Arial"/>
              <w:b w:val="0"/>
              <w:sz w:val="21"/>
              <w:szCs w:val="21"/>
              <w:lang w:eastAsia="zh-CN"/>
            </w:rPr>
            <w:t xml:space="preserve"> kg (Output))</w:t>
          </w:r>
        </w:p>
      </w:tc>
      <w:tc>
        <w:tcPr>
          <w:tcW w:w="705" w:type="pct"/>
          <w:vAlign w:val="center"/>
        </w:tcPr>
        <w:p w14:paraId="3C996EC9" w14:textId="77777777" w:rsidR="00692187" w:rsidRDefault="00692187">
          <w:pPr>
            <w:pStyle w:val="af2"/>
            <w:contextualSpacing/>
            <w:jc w:val="both"/>
            <w:rPr>
              <w:rFonts w:ascii="Times New Roman" w:eastAsia="仿宋_GB2312" w:hAnsi="Times New Roman" w:cs="Arial"/>
              <w:sz w:val="21"/>
              <w:szCs w:val="21"/>
            </w:rPr>
          </w:pPr>
          <w:r>
            <w:rPr>
              <w:rFonts w:ascii="Times New Roman" w:eastAsia="仿宋_GB2312" w:hAnsi="Times New Roman" w:cs="Arial"/>
              <w:sz w:val="21"/>
              <w:szCs w:val="21"/>
            </w:rPr>
            <w:t>Project N</w:t>
          </w:r>
          <w:r>
            <w:rPr>
              <w:rFonts w:ascii="Times New Roman" w:eastAsia="仿宋_GB2312" w:hAnsi="Times New Roman" w:cs="Arial" w:hint="eastAsia"/>
              <w:sz w:val="21"/>
              <w:szCs w:val="21"/>
              <w:lang w:eastAsia="zh-CN"/>
            </w:rPr>
            <w:t>o.</w:t>
          </w:r>
        </w:p>
      </w:tc>
      <w:tc>
        <w:tcPr>
          <w:tcW w:w="1091" w:type="pct"/>
          <w:vAlign w:val="center"/>
        </w:tcPr>
        <w:p w14:paraId="653BF24E" w14:textId="77777777" w:rsidR="00692187" w:rsidRDefault="00692187">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CP</w:t>
          </w:r>
          <w:r>
            <w:rPr>
              <w:rFonts w:ascii="Times New Roman" w:eastAsia="仿宋_GB2312" w:hAnsi="Times New Roman" w:cs="Arial" w:hint="eastAsia"/>
              <w:sz w:val="21"/>
              <w:szCs w:val="21"/>
              <w:lang w:eastAsia="zh-CN"/>
            </w:rPr>
            <w:t>o</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w:t>
          </w:r>
        </w:p>
      </w:tc>
    </w:tr>
    <w:tr w:rsidR="00692187" w14:paraId="46C6A2D6" w14:textId="77777777">
      <w:trPr>
        <w:trHeight w:val="321"/>
        <w:jc w:val="center"/>
      </w:trPr>
      <w:tc>
        <w:tcPr>
          <w:tcW w:w="1021" w:type="pct"/>
          <w:vMerge/>
        </w:tcPr>
        <w:p w14:paraId="64068A94" w14:textId="77777777" w:rsidR="00692187" w:rsidRDefault="00692187">
          <w:pPr>
            <w:pStyle w:val="af2"/>
            <w:spacing w:before="120" w:after="120"/>
            <w:rPr>
              <w:rFonts w:cs="Arial"/>
            </w:rPr>
          </w:pPr>
        </w:p>
      </w:tc>
      <w:tc>
        <w:tcPr>
          <w:tcW w:w="2183" w:type="pct"/>
          <w:vMerge/>
        </w:tcPr>
        <w:p w14:paraId="69FF2F39" w14:textId="77777777" w:rsidR="00692187" w:rsidRDefault="00692187">
          <w:pPr>
            <w:pStyle w:val="af2"/>
            <w:contextualSpacing/>
            <w:rPr>
              <w:rFonts w:ascii="Times New Roman" w:eastAsia="仿宋_GB2312" w:hAnsi="Times New Roman" w:cs="Arial"/>
              <w:sz w:val="18"/>
              <w:szCs w:val="21"/>
            </w:rPr>
          </w:pPr>
        </w:p>
      </w:tc>
      <w:tc>
        <w:tcPr>
          <w:tcW w:w="705" w:type="pct"/>
          <w:vAlign w:val="center"/>
        </w:tcPr>
        <w:p w14:paraId="7DC38747" w14:textId="77777777" w:rsidR="00692187" w:rsidRDefault="00692187">
          <w:pPr>
            <w:pStyle w:val="af2"/>
            <w:contextualSpacing/>
            <w:jc w:val="both"/>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Protocol and version No.</w:t>
          </w:r>
        </w:p>
      </w:tc>
      <w:tc>
        <w:tcPr>
          <w:tcW w:w="1091" w:type="pct"/>
          <w:vAlign w:val="center"/>
        </w:tcPr>
        <w:p w14:paraId="5129AC5F" w14:textId="77777777" w:rsidR="00692187" w:rsidRDefault="00692187">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CVP-</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0301.01</w:t>
          </w:r>
        </w:p>
      </w:tc>
    </w:tr>
  </w:tbl>
  <w:p w14:paraId="4D61BBEA" w14:textId="77777777" w:rsidR="00692187" w:rsidRDefault="00692187">
    <w:pPr>
      <w:pStyle w:val="af2"/>
      <w:spacing w:line="120" w:lineRule="exact"/>
      <w:rPr>
        <w:sz w:val="2"/>
      </w:rP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7F906" w14:textId="77777777" w:rsidR="00692187" w:rsidRDefault="00692187">
    <w:pPr>
      <w:ind w:leftChars="-67" w:left="-147" w:rightChars="-157" w:right="-345"/>
    </w:pPr>
    <w:r>
      <w:rPr>
        <w:rFonts w:hint="eastAsia"/>
      </w:rPr>
      <w:t xml:space="preserve"> </w:t>
    </w:r>
  </w:p>
  <w:tbl>
    <w:tblPr>
      <w:tblStyle w:val="af9"/>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16"/>
      <w:gridCol w:w="141"/>
      <w:gridCol w:w="1134"/>
      <w:gridCol w:w="181"/>
    </w:tblGrid>
    <w:tr w:rsidR="00692187" w14:paraId="508B38B9" w14:textId="77777777">
      <w:trPr>
        <w:trHeight w:hRule="exact" w:val="284"/>
        <w:jc w:val="right"/>
      </w:trPr>
      <w:tc>
        <w:tcPr>
          <w:tcW w:w="2216" w:type="dxa"/>
        </w:tcPr>
        <w:p w14:paraId="659927FB" w14:textId="77777777" w:rsidR="00692187" w:rsidRDefault="00692187">
          <w:pPr>
            <w:jc w:val="right"/>
            <w:rPr>
              <w:rFonts w:ascii="Times New Roman" w:hAnsi="Times New Roman"/>
              <w:sz w:val="21"/>
            </w:rPr>
          </w:pPr>
          <w:r>
            <w:rPr>
              <w:rFonts w:ascii="Times New Roman" w:hAnsi="Times New Roman"/>
              <w:sz w:val="21"/>
            </w:rPr>
            <w:t>QF01241.V01</w:t>
          </w:r>
        </w:p>
      </w:tc>
      <w:tc>
        <w:tcPr>
          <w:tcW w:w="141" w:type="dxa"/>
        </w:tcPr>
        <w:p w14:paraId="3F9FA8FE" w14:textId="77777777" w:rsidR="00692187" w:rsidRDefault="00692187">
          <w:pPr>
            <w:ind w:rightChars="-157" w:right="-345"/>
            <w:rPr>
              <w:rFonts w:ascii="Times New Roman" w:hAnsi="Times New Roman"/>
              <w:sz w:val="21"/>
            </w:rPr>
          </w:pPr>
          <w:r>
            <w:rPr>
              <w:rFonts w:ascii="Times New Roman" w:hAnsi="Times New Roman"/>
              <w:sz w:val="21"/>
            </w:rPr>
            <w:t>(</w:t>
          </w:r>
        </w:p>
      </w:tc>
      <w:tc>
        <w:tcPr>
          <w:tcW w:w="1134" w:type="dxa"/>
        </w:tcPr>
        <w:p w14:paraId="6B22E5D2" w14:textId="77777777" w:rsidR="00692187" w:rsidRDefault="00692187">
          <w:pPr>
            <w:ind w:rightChars="-157" w:right="-345"/>
            <w:rPr>
              <w:rFonts w:ascii="Times New Roman" w:hAnsi="Times New Roman"/>
              <w:sz w:val="21"/>
            </w:rPr>
          </w:pPr>
          <w:r>
            <w:rPr>
              <w:rFonts w:ascii="Times New Roman" w:hAnsi="Times New Roman"/>
              <w:sz w:val="21"/>
            </w:rPr>
            <w:t>11/30/2020</w:t>
          </w:r>
        </w:p>
      </w:tc>
      <w:tc>
        <w:tcPr>
          <w:tcW w:w="181" w:type="dxa"/>
        </w:tcPr>
        <w:p w14:paraId="34D7A96B" w14:textId="77777777" w:rsidR="00692187" w:rsidRDefault="00692187">
          <w:pPr>
            <w:ind w:rightChars="-157" w:right="-345"/>
            <w:rPr>
              <w:rFonts w:ascii="Times New Roman" w:hAnsi="Times New Roman"/>
              <w:sz w:val="21"/>
            </w:rPr>
          </w:pPr>
          <w:r>
            <w:rPr>
              <w:rFonts w:ascii="Times New Roman" w:hAnsi="Times New Roman"/>
              <w:sz w:val="21"/>
            </w:rPr>
            <w:t>)</w:t>
          </w:r>
        </w:p>
      </w:tc>
    </w:tr>
  </w:tbl>
  <w:p w14:paraId="080BFCA8" w14:textId="77777777" w:rsidR="00692187" w:rsidRDefault="00692187">
    <w:pPr>
      <w:pStyle w:val="af2"/>
      <w:rPr>
        <w:sz w:val="2"/>
      </w:rPr>
    </w:pPr>
  </w:p>
  <w:p w14:paraId="4EE87EA4" w14:textId="77777777" w:rsidR="00692187" w:rsidRDefault="00692187">
    <w:pPr>
      <w:pStyle w:val="af2"/>
      <w:rPr>
        <w:sz w:val="2"/>
      </w:rPr>
    </w:pPr>
  </w:p>
  <w:tbl>
    <w:tblPr>
      <w:tblW w:w="5000" w:type="pct"/>
      <w:jc w:val="center"/>
      <w:tblBorders>
        <w:top w:val="single" w:sz="6" w:space="0" w:color="auto"/>
        <w:left w:val="single" w:sz="6" w:space="0" w:color="auto"/>
        <w:bottom w:val="thinThickSmallGap" w:sz="12" w:space="0" w:color="auto"/>
        <w:right w:val="single" w:sz="6"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2847"/>
      <w:gridCol w:w="6085"/>
      <w:gridCol w:w="1965"/>
      <w:gridCol w:w="3041"/>
    </w:tblGrid>
    <w:tr w:rsidR="00692187" w14:paraId="09D6E653" w14:textId="77777777">
      <w:trPr>
        <w:trHeight w:val="321"/>
        <w:jc w:val="center"/>
      </w:trPr>
      <w:tc>
        <w:tcPr>
          <w:tcW w:w="1021" w:type="pct"/>
          <w:vMerge w:val="restart"/>
          <w:vAlign w:val="center"/>
        </w:tcPr>
        <w:p w14:paraId="484F299A" w14:textId="77777777" w:rsidR="00692187" w:rsidRDefault="00692187">
          <w:pPr>
            <w:pStyle w:val="af2"/>
            <w:spacing w:before="120" w:after="120"/>
            <w:rPr>
              <w:rFonts w:cs="Arial"/>
              <w:sz w:val="21"/>
              <w:szCs w:val="21"/>
            </w:rPr>
          </w:pPr>
          <w:r>
            <w:rPr>
              <w:rFonts w:hint="eastAsia"/>
              <w:noProof/>
              <w:sz w:val="21"/>
              <w:szCs w:val="21"/>
              <w:lang w:eastAsia="zh-CN"/>
            </w:rPr>
            <w:drawing>
              <wp:inline distT="0" distB="0" distL="0" distR="0">
                <wp:extent cx="1049655" cy="200025"/>
                <wp:effectExtent l="0" t="0" r="0" b="0"/>
                <wp:docPr id="13" name="图片 1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50131" cy="200025"/>
                        </a:xfrm>
                        <a:prstGeom prst="rect">
                          <a:avLst/>
                        </a:prstGeom>
                        <a:noFill/>
                        <a:ln>
                          <a:noFill/>
                        </a:ln>
                      </pic:spPr>
                    </pic:pic>
                  </a:graphicData>
                </a:graphic>
              </wp:inline>
            </w:drawing>
          </w:r>
        </w:p>
      </w:tc>
      <w:tc>
        <w:tcPr>
          <w:tcW w:w="2183" w:type="pct"/>
          <w:vMerge w:val="restart"/>
          <w:vAlign w:val="center"/>
        </w:tcPr>
        <w:p w14:paraId="1FFBD27D" w14:textId="77777777" w:rsidR="00692187" w:rsidRDefault="00692187">
          <w:pPr>
            <w:pStyle w:val="7"/>
            <w:spacing w:before="0" w:after="0"/>
            <w:ind w:right="-108"/>
            <w:contextualSpacing/>
            <w:rPr>
              <w:rFonts w:eastAsia="仿宋_GB2312" w:cs="Arial"/>
              <w:b w:val="0"/>
              <w:sz w:val="21"/>
              <w:szCs w:val="21"/>
              <w:lang w:eastAsia="zh-CN"/>
            </w:rPr>
          </w:pPr>
          <w:r>
            <w:rPr>
              <w:rFonts w:eastAsia="仿宋_GB2312" w:cs="Arial"/>
              <w:b w:val="0"/>
              <w:sz w:val="21"/>
              <w:szCs w:val="21"/>
              <w:lang w:eastAsia="zh-CN"/>
            </w:rPr>
            <w:t>Cleaning Validation Protocol of ASYM-14</w:t>
          </w:r>
          <w:r>
            <w:rPr>
              <w:rFonts w:eastAsia="仿宋_GB2312" w:cs="Arial" w:hint="eastAsia"/>
              <w:b w:val="0"/>
              <w:sz w:val="21"/>
              <w:szCs w:val="21"/>
              <w:lang w:eastAsia="zh-CN"/>
            </w:rPr>
            <w:t>1366</w:t>
          </w:r>
        </w:p>
        <w:p w14:paraId="1AC6BB36" w14:textId="77777777" w:rsidR="00692187" w:rsidRDefault="00692187">
          <w:pPr>
            <w:pStyle w:val="7"/>
            <w:spacing w:before="0" w:after="0"/>
            <w:ind w:right="-108"/>
            <w:contextualSpacing/>
            <w:rPr>
              <w:rFonts w:eastAsia="仿宋_GB2312" w:cs="Arial"/>
              <w:b w:val="0"/>
              <w:sz w:val="18"/>
              <w:szCs w:val="21"/>
              <w:lang w:eastAsia="zh-CN"/>
            </w:rPr>
          </w:pPr>
          <w:r>
            <w:rPr>
              <w:rFonts w:eastAsia="仿宋_GB2312" w:cs="Arial"/>
              <w:b w:val="0"/>
              <w:sz w:val="21"/>
              <w:szCs w:val="21"/>
              <w:lang w:eastAsia="zh-CN"/>
            </w:rPr>
            <w:t>(B</w:t>
          </w:r>
          <w:r>
            <w:rPr>
              <w:rFonts w:eastAsia="仿宋_GB2312" w:cs="Arial" w:hint="eastAsia"/>
              <w:b w:val="0"/>
              <w:sz w:val="21"/>
              <w:szCs w:val="21"/>
              <w:lang w:eastAsia="zh-CN"/>
            </w:rPr>
            <w:t>atch</w:t>
          </w:r>
          <w:r>
            <w:rPr>
              <w:rFonts w:eastAsia="仿宋_GB2312" w:cs="Arial"/>
              <w:b w:val="0"/>
              <w:sz w:val="21"/>
              <w:szCs w:val="21"/>
              <w:lang w:eastAsia="zh-CN"/>
            </w:rPr>
            <w:t xml:space="preserve"> S</w:t>
          </w:r>
          <w:r>
            <w:rPr>
              <w:rFonts w:eastAsia="仿宋_GB2312" w:cs="Arial" w:hint="eastAsia"/>
              <w:b w:val="0"/>
              <w:sz w:val="21"/>
              <w:szCs w:val="21"/>
              <w:lang w:eastAsia="zh-CN"/>
            </w:rPr>
            <w:t>ize:</w:t>
          </w:r>
          <w:r>
            <w:rPr>
              <w:rFonts w:eastAsia="仿宋_GB2312" w:cs="Arial"/>
              <w:b w:val="0"/>
              <w:sz w:val="21"/>
              <w:szCs w:val="21"/>
              <w:lang w:eastAsia="zh-CN"/>
            </w:rPr>
            <w:t>1</w:t>
          </w:r>
          <w:r>
            <w:rPr>
              <w:rFonts w:eastAsia="仿宋_GB2312" w:cs="Arial" w:hint="eastAsia"/>
              <w:b w:val="0"/>
              <w:sz w:val="21"/>
              <w:szCs w:val="21"/>
              <w:lang w:eastAsia="zh-CN"/>
            </w:rPr>
            <w:t>05.63</w:t>
          </w:r>
          <w:r>
            <w:rPr>
              <w:rFonts w:eastAsia="仿宋_GB2312" w:cs="Arial"/>
              <w:b w:val="0"/>
              <w:sz w:val="21"/>
              <w:szCs w:val="21"/>
              <w:lang w:eastAsia="zh-CN"/>
            </w:rPr>
            <w:t xml:space="preserve"> ~ 2</w:t>
          </w:r>
          <w:r>
            <w:rPr>
              <w:rFonts w:eastAsia="仿宋_GB2312" w:cs="Arial" w:hint="eastAsia"/>
              <w:b w:val="0"/>
              <w:sz w:val="21"/>
              <w:szCs w:val="21"/>
              <w:lang w:eastAsia="zh-CN"/>
            </w:rPr>
            <w:t>78.62</w:t>
          </w:r>
          <w:r>
            <w:rPr>
              <w:rFonts w:eastAsia="仿宋_GB2312" w:cs="Arial"/>
              <w:b w:val="0"/>
              <w:sz w:val="21"/>
              <w:szCs w:val="21"/>
              <w:lang w:eastAsia="zh-CN"/>
            </w:rPr>
            <w:t xml:space="preserve"> kg (Output))</w:t>
          </w:r>
        </w:p>
      </w:tc>
      <w:tc>
        <w:tcPr>
          <w:tcW w:w="705" w:type="pct"/>
          <w:vAlign w:val="center"/>
        </w:tcPr>
        <w:p w14:paraId="5508CA20" w14:textId="77777777" w:rsidR="00692187" w:rsidRDefault="00692187">
          <w:pPr>
            <w:pStyle w:val="af2"/>
            <w:contextualSpacing/>
            <w:jc w:val="both"/>
            <w:rPr>
              <w:rFonts w:ascii="Times New Roman" w:eastAsia="仿宋_GB2312" w:hAnsi="Times New Roman" w:cs="Arial"/>
              <w:sz w:val="21"/>
              <w:szCs w:val="21"/>
            </w:rPr>
          </w:pPr>
          <w:r>
            <w:rPr>
              <w:rFonts w:ascii="Times New Roman" w:eastAsia="仿宋_GB2312" w:hAnsi="Times New Roman" w:cs="Arial"/>
              <w:sz w:val="21"/>
              <w:szCs w:val="21"/>
            </w:rPr>
            <w:t>Project N</w:t>
          </w:r>
          <w:r>
            <w:rPr>
              <w:rFonts w:ascii="Times New Roman" w:eastAsia="仿宋_GB2312" w:hAnsi="Times New Roman" w:cs="Arial" w:hint="eastAsia"/>
              <w:sz w:val="21"/>
              <w:szCs w:val="21"/>
              <w:lang w:eastAsia="zh-CN"/>
            </w:rPr>
            <w:t>o.</w:t>
          </w:r>
        </w:p>
      </w:tc>
      <w:tc>
        <w:tcPr>
          <w:tcW w:w="1091" w:type="pct"/>
          <w:vAlign w:val="center"/>
        </w:tcPr>
        <w:p w14:paraId="4D3F20B7" w14:textId="77777777" w:rsidR="00692187" w:rsidRDefault="00692187">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CP</w:t>
          </w:r>
          <w:r>
            <w:rPr>
              <w:rFonts w:ascii="Times New Roman" w:eastAsia="仿宋_GB2312" w:hAnsi="Times New Roman" w:cs="Arial" w:hint="eastAsia"/>
              <w:sz w:val="21"/>
              <w:szCs w:val="21"/>
              <w:lang w:eastAsia="zh-CN"/>
            </w:rPr>
            <w:t>o</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w:t>
          </w:r>
        </w:p>
      </w:tc>
    </w:tr>
    <w:tr w:rsidR="00692187" w14:paraId="282F66EC" w14:textId="77777777">
      <w:trPr>
        <w:trHeight w:val="321"/>
        <w:jc w:val="center"/>
      </w:trPr>
      <w:tc>
        <w:tcPr>
          <w:tcW w:w="1021" w:type="pct"/>
          <w:vMerge/>
        </w:tcPr>
        <w:p w14:paraId="144EA977" w14:textId="77777777" w:rsidR="00692187" w:rsidRDefault="00692187">
          <w:pPr>
            <w:pStyle w:val="af2"/>
            <w:spacing w:before="120" w:after="120"/>
            <w:rPr>
              <w:rFonts w:cs="Arial"/>
            </w:rPr>
          </w:pPr>
        </w:p>
      </w:tc>
      <w:tc>
        <w:tcPr>
          <w:tcW w:w="2183" w:type="pct"/>
          <w:vMerge/>
        </w:tcPr>
        <w:p w14:paraId="28C7ED42" w14:textId="77777777" w:rsidR="00692187" w:rsidRDefault="00692187">
          <w:pPr>
            <w:pStyle w:val="af2"/>
            <w:contextualSpacing/>
            <w:rPr>
              <w:rFonts w:ascii="Times New Roman" w:eastAsia="仿宋_GB2312" w:hAnsi="Times New Roman" w:cs="Arial"/>
              <w:sz w:val="18"/>
              <w:szCs w:val="21"/>
            </w:rPr>
          </w:pPr>
        </w:p>
      </w:tc>
      <w:tc>
        <w:tcPr>
          <w:tcW w:w="705" w:type="pct"/>
          <w:vAlign w:val="center"/>
        </w:tcPr>
        <w:p w14:paraId="18E5CB34" w14:textId="77777777" w:rsidR="00692187" w:rsidRDefault="00692187">
          <w:pPr>
            <w:pStyle w:val="af2"/>
            <w:contextualSpacing/>
            <w:jc w:val="both"/>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Protocol and version No.</w:t>
          </w:r>
        </w:p>
      </w:tc>
      <w:tc>
        <w:tcPr>
          <w:tcW w:w="1091" w:type="pct"/>
          <w:vAlign w:val="center"/>
        </w:tcPr>
        <w:p w14:paraId="42B155A5" w14:textId="77777777" w:rsidR="00692187" w:rsidRDefault="00692187">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CVP-</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0301.01</w:t>
          </w:r>
        </w:p>
      </w:tc>
    </w:tr>
  </w:tbl>
  <w:p w14:paraId="3D8C2641" w14:textId="77777777" w:rsidR="00692187" w:rsidRDefault="00692187">
    <w:pPr>
      <w:pStyle w:val="af2"/>
      <w:spacing w:line="120" w:lineRule="exact"/>
      <w:rPr>
        <w:sz w:val="2"/>
      </w:rP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883914" w14:textId="77777777" w:rsidR="00692187" w:rsidRDefault="00692187">
    <w:pPr>
      <w:ind w:leftChars="-67" w:left="-147" w:rightChars="-157" w:right="-345"/>
    </w:pPr>
    <w:r>
      <w:rPr>
        <w:rFonts w:hint="eastAsia"/>
      </w:rPr>
      <w:t xml:space="preserve"> </w:t>
    </w:r>
  </w:p>
  <w:tbl>
    <w:tblPr>
      <w:tblStyle w:val="af9"/>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16"/>
      <w:gridCol w:w="141"/>
      <w:gridCol w:w="1134"/>
      <w:gridCol w:w="181"/>
    </w:tblGrid>
    <w:tr w:rsidR="00692187" w14:paraId="2708113C" w14:textId="77777777">
      <w:trPr>
        <w:trHeight w:hRule="exact" w:val="284"/>
        <w:jc w:val="right"/>
      </w:trPr>
      <w:tc>
        <w:tcPr>
          <w:tcW w:w="2216" w:type="dxa"/>
        </w:tcPr>
        <w:p w14:paraId="0202856B" w14:textId="77777777" w:rsidR="00692187" w:rsidRDefault="00692187">
          <w:pPr>
            <w:jc w:val="right"/>
            <w:rPr>
              <w:rFonts w:ascii="Times New Roman" w:hAnsi="Times New Roman"/>
              <w:sz w:val="21"/>
            </w:rPr>
          </w:pPr>
          <w:r>
            <w:rPr>
              <w:rFonts w:ascii="Times New Roman" w:hAnsi="Times New Roman"/>
              <w:sz w:val="21"/>
            </w:rPr>
            <w:t>QF01241.V01</w:t>
          </w:r>
        </w:p>
      </w:tc>
      <w:tc>
        <w:tcPr>
          <w:tcW w:w="141" w:type="dxa"/>
        </w:tcPr>
        <w:p w14:paraId="35C5027C" w14:textId="77777777" w:rsidR="00692187" w:rsidRDefault="00692187">
          <w:pPr>
            <w:ind w:rightChars="-157" w:right="-345"/>
            <w:rPr>
              <w:rFonts w:ascii="Times New Roman" w:hAnsi="Times New Roman"/>
              <w:sz w:val="21"/>
            </w:rPr>
          </w:pPr>
          <w:r>
            <w:rPr>
              <w:rFonts w:ascii="Times New Roman" w:hAnsi="Times New Roman"/>
              <w:sz w:val="21"/>
            </w:rPr>
            <w:t>(</w:t>
          </w:r>
        </w:p>
      </w:tc>
      <w:tc>
        <w:tcPr>
          <w:tcW w:w="1134" w:type="dxa"/>
        </w:tcPr>
        <w:p w14:paraId="61FD13C2" w14:textId="77777777" w:rsidR="00692187" w:rsidRDefault="00692187">
          <w:pPr>
            <w:ind w:rightChars="-157" w:right="-345"/>
            <w:rPr>
              <w:rFonts w:ascii="Times New Roman" w:hAnsi="Times New Roman"/>
              <w:sz w:val="21"/>
            </w:rPr>
          </w:pPr>
          <w:r>
            <w:rPr>
              <w:rFonts w:ascii="Times New Roman" w:hAnsi="Times New Roman"/>
              <w:sz w:val="21"/>
            </w:rPr>
            <w:t>11/30/2020</w:t>
          </w:r>
        </w:p>
      </w:tc>
      <w:tc>
        <w:tcPr>
          <w:tcW w:w="181" w:type="dxa"/>
        </w:tcPr>
        <w:p w14:paraId="44EBD99C" w14:textId="77777777" w:rsidR="00692187" w:rsidRDefault="00692187">
          <w:pPr>
            <w:ind w:rightChars="-157" w:right="-345"/>
            <w:rPr>
              <w:rFonts w:ascii="Times New Roman" w:hAnsi="Times New Roman"/>
              <w:sz w:val="21"/>
            </w:rPr>
          </w:pPr>
          <w:r>
            <w:rPr>
              <w:rFonts w:ascii="Times New Roman" w:hAnsi="Times New Roman"/>
              <w:sz w:val="21"/>
            </w:rPr>
            <w:t>)</w:t>
          </w:r>
        </w:p>
      </w:tc>
    </w:tr>
  </w:tbl>
  <w:p w14:paraId="7B8A0349" w14:textId="77777777" w:rsidR="00692187" w:rsidRDefault="00692187">
    <w:pPr>
      <w:pStyle w:val="af2"/>
      <w:rPr>
        <w:sz w:val="2"/>
      </w:rPr>
    </w:pPr>
  </w:p>
  <w:p w14:paraId="78ACF536" w14:textId="77777777" w:rsidR="00692187" w:rsidRDefault="00692187">
    <w:pPr>
      <w:pStyle w:val="af2"/>
      <w:rPr>
        <w:sz w:val="2"/>
      </w:rPr>
    </w:pPr>
  </w:p>
  <w:tbl>
    <w:tblPr>
      <w:tblW w:w="5000" w:type="pct"/>
      <w:jc w:val="center"/>
      <w:tblBorders>
        <w:top w:val="single" w:sz="6" w:space="0" w:color="auto"/>
        <w:left w:val="single" w:sz="6" w:space="0" w:color="auto"/>
        <w:bottom w:val="thinThickSmallGap" w:sz="12" w:space="0" w:color="auto"/>
        <w:right w:val="single" w:sz="6"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1966"/>
      <w:gridCol w:w="4202"/>
      <w:gridCol w:w="1357"/>
      <w:gridCol w:w="2100"/>
    </w:tblGrid>
    <w:tr w:rsidR="00692187" w14:paraId="3FB78A88" w14:textId="77777777">
      <w:trPr>
        <w:trHeight w:val="321"/>
        <w:jc w:val="center"/>
      </w:trPr>
      <w:tc>
        <w:tcPr>
          <w:tcW w:w="1021" w:type="pct"/>
          <w:vMerge w:val="restart"/>
          <w:vAlign w:val="center"/>
        </w:tcPr>
        <w:p w14:paraId="1E4815D3" w14:textId="77777777" w:rsidR="00692187" w:rsidRDefault="00692187">
          <w:pPr>
            <w:pStyle w:val="af2"/>
            <w:spacing w:before="120" w:after="120"/>
            <w:rPr>
              <w:rFonts w:cs="Arial"/>
              <w:sz w:val="21"/>
              <w:szCs w:val="21"/>
            </w:rPr>
          </w:pPr>
          <w:r>
            <w:rPr>
              <w:rFonts w:hint="eastAsia"/>
              <w:noProof/>
              <w:sz w:val="21"/>
              <w:szCs w:val="21"/>
              <w:lang w:eastAsia="zh-CN"/>
            </w:rPr>
            <w:drawing>
              <wp:inline distT="0" distB="0" distL="0" distR="0">
                <wp:extent cx="1049655" cy="200025"/>
                <wp:effectExtent l="0" t="0" r="0" b="0"/>
                <wp:docPr id="25" name="图片 2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50131" cy="200025"/>
                        </a:xfrm>
                        <a:prstGeom prst="rect">
                          <a:avLst/>
                        </a:prstGeom>
                        <a:noFill/>
                        <a:ln>
                          <a:noFill/>
                        </a:ln>
                      </pic:spPr>
                    </pic:pic>
                  </a:graphicData>
                </a:graphic>
              </wp:inline>
            </w:drawing>
          </w:r>
        </w:p>
      </w:tc>
      <w:tc>
        <w:tcPr>
          <w:tcW w:w="2183" w:type="pct"/>
          <w:vMerge w:val="restart"/>
          <w:vAlign w:val="center"/>
        </w:tcPr>
        <w:p w14:paraId="4E7A0735" w14:textId="77777777" w:rsidR="00692187" w:rsidRDefault="00692187">
          <w:pPr>
            <w:pStyle w:val="7"/>
            <w:spacing w:before="0" w:after="0"/>
            <w:ind w:right="-108"/>
            <w:contextualSpacing/>
            <w:rPr>
              <w:rFonts w:eastAsia="仿宋_GB2312" w:cs="Arial"/>
              <w:b w:val="0"/>
              <w:sz w:val="21"/>
              <w:szCs w:val="21"/>
              <w:lang w:eastAsia="zh-CN"/>
            </w:rPr>
          </w:pPr>
          <w:r>
            <w:rPr>
              <w:rFonts w:eastAsia="仿宋_GB2312" w:cs="Arial"/>
              <w:b w:val="0"/>
              <w:sz w:val="21"/>
              <w:szCs w:val="21"/>
              <w:lang w:eastAsia="zh-CN"/>
            </w:rPr>
            <w:t>Cleaning Validation Protocol of ASYM-14</w:t>
          </w:r>
          <w:r>
            <w:rPr>
              <w:rFonts w:eastAsia="仿宋_GB2312" w:cs="Arial" w:hint="eastAsia"/>
              <w:b w:val="0"/>
              <w:sz w:val="21"/>
              <w:szCs w:val="21"/>
              <w:lang w:eastAsia="zh-CN"/>
            </w:rPr>
            <w:t>1366</w:t>
          </w:r>
        </w:p>
        <w:p w14:paraId="3A736800" w14:textId="77777777" w:rsidR="00692187" w:rsidRDefault="00692187">
          <w:pPr>
            <w:pStyle w:val="7"/>
            <w:spacing w:before="0" w:after="0"/>
            <w:ind w:right="-108"/>
            <w:contextualSpacing/>
            <w:rPr>
              <w:rFonts w:eastAsia="仿宋_GB2312" w:cs="Arial"/>
              <w:b w:val="0"/>
              <w:sz w:val="18"/>
              <w:szCs w:val="21"/>
              <w:lang w:eastAsia="zh-CN"/>
            </w:rPr>
          </w:pPr>
          <w:r>
            <w:rPr>
              <w:rFonts w:eastAsia="仿宋_GB2312" w:cs="Arial"/>
              <w:b w:val="0"/>
              <w:sz w:val="21"/>
              <w:szCs w:val="21"/>
              <w:lang w:eastAsia="zh-CN"/>
            </w:rPr>
            <w:t>(B</w:t>
          </w:r>
          <w:r>
            <w:rPr>
              <w:rFonts w:eastAsia="仿宋_GB2312" w:cs="Arial" w:hint="eastAsia"/>
              <w:b w:val="0"/>
              <w:sz w:val="21"/>
              <w:szCs w:val="21"/>
              <w:lang w:eastAsia="zh-CN"/>
            </w:rPr>
            <w:t>atch</w:t>
          </w:r>
          <w:r>
            <w:rPr>
              <w:rFonts w:eastAsia="仿宋_GB2312" w:cs="Arial"/>
              <w:b w:val="0"/>
              <w:sz w:val="21"/>
              <w:szCs w:val="21"/>
              <w:lang w:eastAsia="zh-CN"/>
            </w:rPr>
            <w:t xml:space="preserve"> S</w:t>
          </w:r>
          <w:r>
            <w:rPr>
              <w:rFonts w:eastAsia="仿宋_GB2312" w:cs="Arial" w:hint="eastAsia"/>
              <w:b w:val="0"/>
              <w:sz w:val="21"/>
              <w:szCs w:val="21"/>
              <w:lang w:eastAsia="zh-CN"/>
            </w:rPr>
            <w:t>ize:</w:t>
          </w:r>
          <w:r>
            <w:rPr>
              <w:rFonts w:eastAsia="仿宋_GB2312" w:cs="Arial"/>
              <w:b w:val="0"/>
              <w:sz w:val="21"/>
              <w:szCs w:val="21"/>
              <w:lang w:eastAsia="zh-CN"/>
            </w:rPr>
            <w:t>1</w:t>
          </w:r>
          <w:r>
            <w:rPr>
              <w:rFonts w:eastAsia="仿宋_GB2312" w:cs="Arial" w:hint="eastAsia"/>
              <w:b w:val="0"/>
              <w:sz w:val="21"/>
              <w:szCs w:val="21"/>
              <w:lang w:eastAsia="zh-CN"/>
            </w:rPr>
            <w:t>05.63</w:t>
          </w:r>
          <w:r>
            <w:rPr>
              <w:rFonts w:eastAsia="仿宋_GB2312" w:cs="Arial"/>
              <w:b w:val="0"/>
              <w:sz w:val="21"/>
              <w:szCs w:val="21"/>
              <w:lang w:eastAsia="zh-CN"/>
            </w:rPr>
            <w:t xml:space="preserve"> ~ 2</w:t>
          </w:r>
          <w:r>
            <w:rPr>
              <w:rFonts w:eastAsia="仿宋_GB2312" w:cs="Arial" w:hint="eastAsia"/>
              <w:b w:val="0"/>
              <w:sz w:val="21"/>
              <w:szCs w:val="21"/>
              <w:lang w:eastAsia="zh-CN"/>
            </w:rPr>
            <w:t>78.62</w:t>
          </w:r>
          <w:r>
            <w:rPr>
              <w:rFonts w:eastAsia="仿宋_GB2312" w:cs="Arial"/>
              <w:b w:val="0"/>
              <w:sz w:val="21"/>
              <w:szCs w:val="21"/>
              <w:lang w:eastAsia="zh-CN"/>
            </w:rPr>
            <w:t xml:space="preserve"> kg (Output))</w:t>
          </w:r>
        </w:p>
      </w:tc>
      <w:tc>
        <w:tcPr>
          <w:tcW w:w="705" w:type="pct"/>
          <w:vAlign w:val="center"/>
        </w:tcPr>
        <w:p w14:paraId="7869A97B" w14:textId="77777777" w:rsidR="00692187" w:rsidRDefault="00692187">
          <w:pPr>
            <w:pStyle w:val="af2"/>
            <w:contextualSpacing/>
            <w:jc w:val="both"/>
            <w:rPr>
              <w:rFonts w:ascii="Times New Roman" w:eastAsia="仿宋_GB2312" w:hAnsi="Times New Roman" w:cs="Arial"/>
              <w:sz w:val="21"/>
              <w:szCs w:val="21"/>
            </w:rPr>
          </w:pPr>
          <w:r>
            <w:rPr>
              <w:rFonts w:ascii="Times New Roman" w:eastAsia="仿宋_GB2312" w:hAnsi="Times New Roman" w:cs="Arial"/>
              <w:sz w:val="21"/>
              <w:szCs w:val="21"/>
            </w:rPr>
            <w:t>Project N</w:t>
          </w:r>
          <w:r>
            <w:rPr>
              <w:rFonts w:ascii="Times New Roman" w:eastAsia="仿宋_GB2312" w:hAnsi="Times New Roman" w:cs="Arial" w:hint="eastAsia"/>
              <w:sz w:val="21"/>
              <w:szCs w:val="21"/>
              <w:lang w:eastAsia="zh-CN"/>
            </w:rPr>
            <w:t>o.</w:t>
          </w:r>
        </w:p>
      </w:tc>
      <w:tc>
        <w:tcPr>
          <w:tcW w:w="1091" w:type="pct"/>
          <w:vAlign w:val="center"/>
        </w:tcPr>
        <w:p w14:paraId="0897B997" w14:textId="77777777" w:rsidR="00692187" w:rsidRDefault="00692187">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CP</w:t>
          </w:r>
          <w:r>
            <w:rPr>
              <w:rFonts w:ascii="Times New Roman" w:eastAsia="仿宋_GB2312" w:hAnsi="Times New Roman" w:cs="Arial" w:hint="eastAsia"/>
              <w:sz w:val="21"/>
              <w:szCs w:val="21"/>
              <w:lang w:eastAsia="zh-CN"/>
            </w:rPr>
            <w:t>o</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w:t>
          </w:r>
        </w:p>
      </w:tc>
    </w:tr>
    <w:tr w:rsidR="00692187" w14:paraId="04911D18" w14:textId="77777777">
      <w:trPr>
        <w:trHeight w:val="321"/>
        <w:jc w:val="center"/>
      </w:trPr>
      <w:tc>
        <w:tcPr>
          <w:tcW w:w="1021" w:type="pct"/>
          <w:vMerge/>
        </w:tcPr>
        <w:p w14:paraId="7F4A517A" w14:textId="77777777" w:rsidR="00692187" w:rsidRDefault="00692187">
          <w:pPr>
            <w:pStyle w:val="af2"/>
            <w:spacing w:before="120" w:after="120"/>
            <w:rPr>
              <w:rFonts w:cs="Arial"/>
            </w:rPr>
          </w:pPr>
        </w:p>
      </w:tc>
      <w:tc>
        <w:tcPr>
          <w:tcW w:w="2183" w:type="pct"/>
          <w:vMerge/>
        </w:tcPr>
        <w:p w14:paraId="6124BFDC" w14:textId="77777777" w:rsidR="00692187" w:rsidRDefault="00692187">
          <w:pPr>
            <w:pStyle w:val="af2"/>
            <w:contextualSpacing/>
            <w:rPr>
              <w:rFonts w:ascii="Times New Roman" w:eastAsia="仿宋_GB2312" w:hAnsi="Times New Roman" w:cs="Arial"/>
              <w:sz w:val="18"/>
              <w:szCs w:val="21"/>
            </w:rPr>
          </w:pPr>
        </w:p>
      </w:tc>
      <w:tc>
        <w:tcPr>
          <w:tcW w:w="705" w:type="pct"/>
          <w:vAlign w:val="center"/>
        </w:tcPr>
        <w:p w14:paraId="59E15594" w14:textId="77777777" w:rsidR="00692187" w:rsidRDefault="00692187">
          <w:pPr>
            <w:pStyle w:val="af2"/>
            <w:contextualSpacing/>
            <w:jc w:val="both"/>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Protocol and version No.</w:t>
          </w:r>
        </w:p>
      </w:tc>
      <w:tc>
        <w:tcPr>
          <w:tcW w:w="1091" w:type="pct"/>
          <w:vAlign w:val="center"/>
        </w:tcPr>
        <w:p w14:paraId="349CF5DE" w14:textId="77777777" w:rsidR="00692187" w:rsidRDefault="00692187">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CVP-</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0301.01</w:t>
          </w:r>
        </w:p>
      </w:tc>
    </w:tr>
  </w:tbl>
  <w:p w14:paraId="4E15D438" w14:textId="77777777" w:rsidR="00692187" w:rsidRDefault="00692187">
    <w:pPr>
      <w:pStyle w:val="af2"/>
      <w:spacing w:line="120" w:lineRule="exact"/>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D292A"/>
    <w:multiLevelType w:val="multilevel"/>
    <w:tmpl w:val="027D292A"/>
    <w:lvl w:ilvl="0">
      <w:start w:val="1"/>
      <w:numFmt w:val="decimal"/>
      <w:lvlText w:val="%1)"/>
      <w:lvlJc w:val="left"/>
      <w:pPr>
        <w:tabs>
          <w:tab w:val="left" w:pos="3865"/>
        </w:tabs>
        <w:ind w:left="3865" w:hanging="369"/>
      </w:pPr>
      <w:rPr>
        <w:rFonts w:hint="default"/>
      </w:rPr>
    </w:lvl>
    <w:lvl w:ilvl="1">
      <w:start w:val="1"/>
      <w:numFmt w:val="lowerLetter"/>
      <w:lvlText w:val="%2)"/>
      <w:lvlJc w:val="left"/>
      <w:pPr>
        <w:ind w:left="3676" w:hanging="420"/>
      </w:pPr>
    </w:lvl>
    <w:lvl w:ilvl="2">
      <w:start w:val="1"/>
      <w:numFmt w:val="lowerRoman"/>
      <w:lvlText w:val="%3."/>
      <w:lvlJc w:val="right"/>
      <w:pPr>
        <w:ind w:left="4096" w:hanging="420"/>
      </w:pPr>
    </w:lvl>
    <w:lvl w:ilvl="3">
      <w:start w:val="1"/>
      <w:numFmt w:val="decimal"/>
      <w:lvlText w:val="%4."/>
      <w:lvlJc w:val="left"/>
      <w:pPr>
        <w:ind w:left="4516" w:hanging="420"/>
      </w:pPr>
    </w:lvl>
    <w:lvl w:ilvl="4">
      <w:start w:val="1"/>
      <w:numFmt w:val="lowerLetter"/>
      <w:lvlText w:val="%5)"/>
      <w:lvlJc w:val="left"/>
      <w:pPr>
        <w:ind w:left="4936" w:hanging="420"/>
      </w:pPr>
    </w:lvl>
    <w:lvl w:ilvl="5">
      <w:start w:val="1"/>
      <w:numFmt w:val="lowerRoman"/>
      <w:lvlText w:val="%6."/>
      <w:lvlJc w:val="right"/>
      <w:pPr>
        <w:ind w:left="5356" w:hanging="420"/>
      </w:pPr>
    </w:lvl>
    <w:lvl w:ilvl="6">
      <w:start w:val="1"/>
      <w:numFmt w:val="decimal"/>
      <w:lvlText w:val="%7."/>
      <w:lvlJc w:val="left"/>
      <w:pPr>
        <w:ind w:left="5776" w:hanging="420"/>
      </w:pPr>
    </w:lvl>
    <w:lvl w:ilvl="7">
      <w:start w:val="1"/>
      <w:numFmt w:val="lowerLetter"/>
      <w:lvlText w:val="%8)"/>
      <w:lvlJc w:val="left"/>
      <w:pPr>
        <w:ind w:left="6196" w:hanging="420"/>
      </w:pPr>
    </w:lvl>
    <w:lvl w:ilvl="8">
      <w:start w:val="1"/>
      <w:numFmt w:val="lowerRoman"/>
      <w:lvlText w:val="%9."/>
      <w:lvlJc w:val="right"/>
      <w:pPr>
        <w:ind w:left="6616" w:hanging="420"/>
      </w:pPr>
    </w:lvl>
  </w:abstractNum>
  <w:abstractNum w:abstractNumId="1" w15:restartNumberingAfterBreak="0">
    <w:nsid w:val="05D871B4"/>
    <w:multiLevelType w:val="multilevel"/>
    <w:tmpl w:val="05D871B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935630A"/>
    <w:multiLevelType w:val="singleLevel"/>
    <w:tmpl w:val="0935630A"/>
    <w:lvl w:ilvl="0">
      <w:start w:val="1"/>
      <w:numFmt w:val="upperLetter"/>
      <w:pStyle w:val="4"/>
      <w:lvlText w:val="%1."/>
      <w:lvlJc w:val="left"/>
      <w:pPr>
        <w:tabs>
          <w:tab w:val="left" w:pos="855"/>
        </w:tabs>
        <w:ind w:left="855" w:hanging="375"/>
      </w:pPr>
      <w:rPr>
        <w:rFonts w:hint="default"/>
      </w:rPr>
    </w:lvl>
  </w:abstractNum>
  <w:abstractNum w:abstractNumId="3" w15:restartNumberingAfterBreak="0">
    <w:nsid w:val="0FCF29A6"/>
    <w:multiLevelType w:val="multilevel"/>
    <w:tmpl w:val="0FCF29A6"/>
    <w:lvl w:ilvl="0">
      <w:start w:val="1"/>
      <w:numFmt w:val="decimal"/>
      <w:pStyle w:val="DefaultParagraphFontParaChar"/>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4" w15:restartNumberingAfterBreak="0">
    <w:nsid w:val="11EE7C59"/>
    <w:multiLevelType w:val="singleLevel"/>
    <w:tmpl w:val="11EE7C59"/>
    <w:lvl w:ilvl="0">
      <w:start w:val="3"/>
      <w:numFmt w:val="bullet"/>
      <w:lvlText w:val=""/>
      <w:lvlJc w:val="left"/>
      <w:pPr>
        <w:tabs>
          <w:tab w:val="left" w:pos="1460"/>
        </w:tabs>
        <w:ind w:left="1460" w:hanging="360"/>
      </w:pPr>
      <w:rPr>
        <w:rFonts w:ascii="Symbol" w:hAnsi="Symbol" w:hint="default"/>
      </w:rPr>
    </w:lvl>
  </w:abstractNum>
  <w:abstractNum w:abstractNumId="5" w15:restartNumberingAfterBreak="0">
    <w:nsid w:val="1BAB2E24"/>
    <w:multiLevelType w:val="multilevel"/>
    <w:tmpl w:val="1BAB2E2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C9B22DB"/>
    <w:multiLevelType w:val="multilevel"/>
    <w:tmpl w:val="1C9B22DB"/>
    <w:lvl w:ilvl="0">
      <w:start w:val="1"/>
      <w:numFmt w:val="bullet"/>
      <w:pStyle w:val="a"/>
      <w:lvlText w:val=""/>
      <w:lvlJc w:val="left"/>
      <w:pPr>
        <w:tabs>
          <w:tab w:val="left" w:pos="720"/>
        </w:tabs>
        <w:ind w:left="720" w:hanging="360"/>
      </w:pPr>
      <w:rPr>
        <w:rFonts w:ascii="Symbol" w:hAnsi="Symbol" w:hint="default"/>
      </w:rPr>
    </w:lvl>
    <w:lvl w:ilvl="1">
      <w:start w:val="8"/>
      <w:numFmt w:val="bullet"/>
      <w:lvlText w:val="-"/>
      <w:lvlJc w:val="left"/>
      <w:pPr>
        <w:tabs>
          <w:tab w:val="left" w:pos="1440"/>
        </w:tabs>
        <w:ind w:left="1440" w:hanging="360"/>
      </w:pPr>
      <w:rPr>
        <w:rFonts w:ascii="Times New Roman" w:eastAsia="Times New Roman" w:hAnsi="Times New Roman"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1CBE59D2"/>
    <w:multiLevelType w:val="multilevel"/>
    <w:tmpl w:val="1CBE59D2"/>
    <w:lvl w:ilvl="0">
      <w:start w:val="1"/>
      <w:numFmt w:val="bullet"/>
      <w:lvlText w:val=""/>
      <w:lvlJc w:val="left"/>
      <w:pPr>
        <w:ind w:left="420" w:hanging="420"/>
      </w:pPr>
      <w:rPr>
        <w:rFonts w:ascii="Wingdings" w:hAnsi="Wingdings" w:hint="default"/>
        <w:sz w:val="15"/>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20DA0844"/>
    <w:multiLevelType w:val="multilevel"/>
    <w:tmpl w:val="20DA084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ED85FAB"/>
    <w:multiLevelType w:val="multilevel"/>
    <w:tmpl w:val="2ED85FAB"/>
    <w:lvl w:ilvl="0">
      <w:start w:val="1"/>
      <w:numFmt w:val="bullet"/>
      <w:lvlText w:val=""/>
      <w:lvlJc w:val="left"/>
      <w:pPr>
        <w:ind w:left="844" w:hanging="420"/>
      </w:pPr>
      <w:rPr>
        <w:rFonts w:ascii="Wingdings" w:hAnsi="Wingdings" w:hint="default"/>
      </w:rPr>
    </w:lvl>
    <w:lvl w:ilvl="1">
      <w:start w:val="1"/>
      <w:numFmt w:val="bullet"/>
      <w:lvlText w:val=""/>
      <w:lvlJc w:val="left"/>
      <w:pPr>
        <w:ind w:left="1264" w:hanging="420"/>
      </w:pPr>
      <w:rPr>
        <w:rFonts w:ascii="Wingdings" w:hAnsi="Wingdings" w:hint="default"/>
      </w:rPr>
    </w:lvl>
    <w:lvl w:ilvl="2">
      <w:start w:val="1"/>
      <w:numFmt w:val="bullet"/>
      <w:lvlText w:val=""/>
      <w:lvlJc w:val="left"/>
      <w:pPr>
        <w:ind w:left="1684" w:hanging="420"/>
      </w:pPr>
      <w:rPr>
        <w:rFonts w:ascii="Wingdings" w:hAnsi="Wingdings" w:hint="default"/>
      </w:rPr>
    </w:lvl>
    <w:lvl w:ilvl="3">
      <w:start w:val="1"/>
      <w:numFmt w:val="bullet"/>
      <w:lvlText w:val=""/>
      <w:lvlJc w:val="left"/>
      <w:pPr>
        <w:ind w:left="2104" w:hanging="420"/>
      </w:pPr>
      <w:rPr>
        <w:rFonts w:ascii="Wingdings" w:hAnsi="Wingdings" w:hint="default"/>
      </w:rPr>
    </w:lvl>
    <w:lvl w:ilvl="4">
      <w:start w:val="1"/>
      <w:numFmt w:val="bullet"/>
      <w:lvlText w:val=""/>
      <w:lvlJc w:val="left"/>
      <w:pPr>
        <w:ind w:left="2524" w:hanging="420"/>
      </w:pPr>
      <w:rPr>
        <w:rFonts w:ascii="Wingdings" w:hAnsi="Wingdings" w:hint="default"/>
      </w:rPr>
    </w:lvl>
    <w:lvl w:ilvl="5">
      <w:start w:val="1"/>
      <w:numFmt w:val="bullet"/>
      <w:lvlText w:val=""/>
      <w:lvlJc w:val="left"/>
      <w:pPr>
        <w:ind w:left="2944" w:hanging="420"/>
      </w:pPr>
      <w:rPr>
        <w:rFonts w:ascii="Wingdings" w:hAnsi="Wingdings" w:hint="default"/>
      </w:rPr>
    </w:lvl>
    <w:lvl w:ilvl="6">
      <w:start w:val="1"/>
      <w:numFmt w:val="bullet"/>
      <w:lvlText w:val=""/>
      <w:lvlJc w:val="left"/>
      <w:pPr>
        <w:ind w:left="3364" w:hanging="420"/>
      </w:pPr>
      <w:rPr>
        <w:rFonts w:ascii="Wingdings" w:hAnsi="Wingdings" w:hint="default"/>
      </w:rPr>
    </w:lvl>
    <w:lvl w:ilvl="7">
      <w:start w:val="1"/>
      <w:numFmt w:val="bullet"/>
      <w:lvlText w:val=""/>
      <w:lvlJc w:val="left"/>
      <w:pPr>
        <w:ind w:left="3784" w:hanging="420"/>
      </w:pPr>
      <w:rPr>
        <w:rFonts w:ascii="Wingdings" w:hAnsi="Wingdings" w:hint="default"/>
      </w:rPr>
    </w:lvl>
    <w:lvl w:ilvl="8">
      <w:start w:val="1"/>
      <w:numFmt w:val="bullet"/>
      <w:lvlText w:val=""/>
      <w:lvlJc w:val="left"/>
      <w:pPr>
        <w:ind w:left="4204" w:hanging="420"/>
      </w:pPr>
      <w:rPr>
        <w:rFonts w:ascii="Wingdings" w:hAnsi="Wingdings" w:hint="default"/>
      </w:rPr>
    </w:lvl>
  </w:abstractNum>
  <w:abstractNum w:abstractNumId="10" w15:restartNumberingAfterBreak="0">
    <w:nsid w:val="2F5633D4"/>
    <w:multiLevelType w:val="multilevel"/>
    <w:tmpl w:val="2F5633D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7F500E9"/>
    <w:multiLevelType w:val="multilevel"/>
    <w:tmpl w:val="37F500E9"/>
    <w:lvl w:ilvl="0">
      <w:start w:val="1"/>
      <w:numFmt w:val="decimal"/>
      <w:lvlText w:val="%1)"/>
      <w:lvlJc w:val="left"/>
      <w:pPr>
        <w:ind w:left="640" w:hanging="420"/>
      </w:pPr>
      <w:rPr>
        <w:b w:val="0"/>
        <w:i w:val="0"/>
      </w:rPr>
    </w:lvl>
    <w:lvl w:ilvl="1">
      <w:start w:val="1"/>
      <w:numFmt w:val="lowerLetter"/>
      <w:lvlText w:val="%2)"/>
      <w:lvlJc w:val="left"/>
      <w:pPr>
        <w:ind w:left="1060" w:hanging="420"/>
      </w:pPr>
    </w:lvl>
    <w:lvl w:ilvl="2">
      <w:start w:val="1"/>
      <w:numFmt w:val="lowerRoman"/>
      <w:lvlText w:val="%3."/>
      <w:lvlJc w:val="right"/>
      <w:pPr>
        <w:ind w:left="1480" w:hanging="420"/>
      </w:pPr>
    </w:lvl>
    <w:lvl w:ilvl="3">
      <w:start w:val="1"/>
      <w:numFmt w:val="decimal"/>
      <w:lvlText w:val="%4."/>
      <w:lvlJc w:val="left"/>
      <w:pPr>
        <w:ind w:left="1900" w:hanging="420"/>
      </w:pPr>
    </w:lvl>
    <w:lvl w:ilvl="4">
      <w:start w:val="1"/>
      <w:numFmt w:val="lowerLetter"/>
      <w:lvlText w:val="%5)"/>
      <w:lvlJc w:val="left"/>
      <w:pPr>
        <w:ind w:left="2320" w:hanging="420"/>
      </w:pPr>
    </w:lvl>
    <w:lvl w:ilvl="5">
      <w:start w:val="1"/>
      <w:numFmt w:val="lowerRoman"/>
      <w:lvlText w:val="%6."/>
      <w:lvlJc w:val="right"/>
      <w:pPr>
        <w:ind w:left="2740" w:hanging="420"/>
      </w:pPr>
    </w:lvl>
    <w:lvl w:ilvl="6">
      <w:start w:val="1"/>
      <w:numFmt w:val="decimal"/>
      <w:lvlText w:val="%7."/>
      <w:lvlJc w:val="left"/>
      <w:pPr>
        <w:ind w:left="3160" w:hanging="420"/>
      </w:pPr>
    </w:lvl>
    <w:lvl w:ilvl="7">
      <w:start w:val="1"/>
      <w:numFmt w:val="lowerLetter"/>
      <w:lvlText w:val="%8)"/>
      <w:lvlJc w:val="left"/>
      <w:pPr>
        <w:ind w:left="3580" w:hanging="420"/>
      </w:pPr>
    </w:lvl>
    <w:lvl w:ilvl="8">
      <w:start w:val="1"/>
      <w:numFmt w:val="lowerRoman"/>
      <w:lvlText w:val="%9."/>
      <w:lvlJc w:val="right"/>
      <w:pPr>
        <w:ind w:left="4000" w:hanging="420"/>
      </w:pPr>
    </w:lvl>
  </w:abstractNum>
  <w:abstractNum w:abstractNumId="12" w15:restartNumberingAfterBreak="0">
    <w:nsid w:val="3E090DD1"/>
    <w:multiLevelType w:val="multilevel"/>
    <w:tmpl w:val="3E090DD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754332B"/>
    <w:multiLevelType w:val="multilevel"/>
    <w:tmpl w:val="4754332B"/>
    <w:lvl w:ilvl="0">
      <w:start w:val="6"/>
      <w:numFmt w:val="decimal"/>
      <w:lvlText w:val="%1"/>
      <w:lvlJc w:val="left"/>
      <w:pPr>
        <w:ind w:left="430" w:hanging="430"/>
      </w:pPr>
      <w:rPr>
        <w:rFonts w:hint="default"/>
        <w:b/>
        <w:i w:val="0"/>
      </w:rPr>
    </w:lvl>
    <w:lvl w:ilvl="1">
      <w:start w:val="5"/>
      <w:numFmt w:val="decimal"/>
      <w:lvlText w:val="%1.%2"/>
      <w:lvlJc w:val="left"/>
      <w:pPr>
        <w:ind w:left="430" w:hanging="4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4B431820"/>
    <w:multiLevelType w:val="multilevel"/>
    <w:tmpl w:val="4B431820"/>
    <w:lvl w:ilvl="0">
      <w:start w:val="1"/>
      <w:numFmt w:val="decimal"/>
      <w:lvlText w:val="6.6.%1"/>
      <w:lvlJc w:val="left"/>
      <w:pPr>
        <w:ind w:left="420" w:hanging="420"/>
      </w:pPr>
      <w:rPr>
        <w:rFonts w:hint="eastAsia"/>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4BEE3F02"/>
    <w:multiLevelType w:val="multilevel"/>
    <w:tmpl w:val="4BEE3F02"/>
    <w:lvl w:ilvl="0">
      <w:start w:val="1"/>
      <w:numFmt w:val="lowerLetter"/>
      <w:lvlText w:val="%1)"/>
      <w:lvlJc w:val="left"/>
      <w:pPr>
        <w:tabs>
          <w:tab w:val="left" w:pos="360"/>
        </w:tabs>
        <w:ind w:left="360" w:hanging="360"/>
      </w:pPr>
      <w:rPr>
        <w:rFont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6" w15:restartNumberingAfterBreak="0">
    <w:nsid w:val="50CF58E5"/>
    <w:multiLevelType w:val="multilevel"/>
    <w:tmpl w:val="50CF58E5"/>
    <w:lvl w:ilvl="0">
      <w:start w:val="1"/>
      <w:numFmt w:val="decimal"/>
      <w:pStyle w:val="1"/>
      <w:lvlText w:val="%1"/>
      <w:lvlJc w:val="left"/>
      <w:pPr>
        <w:ind w:left="425" w:hanging="425"/>
      </w:pPr>
      <w:rPr>
        <w:rFonts w:hint="eastAsia"/>
        <w:b/>
        <w14:shadow w14:blurRad="0" w14:dist="0" w14:dir="0" w14:sx="0" w14:sy="0" w14:kx="0" w14:ky="0" w14:algn="none">
          <w14:srgbClr w14:val="000000"/>
        </w14:shadow>
      </w:rPr>
    </w:lvl>
    <w:lvl w:ilvl="1">
      <w:start w:val="1"/>
      <w:numFmt w:val="decimal"/>
      <w:lvlText w:val="%1.%2"/>
      <w:lvlJc w:val="left"/>
      <w:pPr>
        <w:ind w:left="4112" w:hanging="567"/>
      </w:pPr>
      <w:rPr>
        <w:rFonts w:ascii="Arial" w:hAnsi="Arial" w:cs="Arial" w:hint="default"/>
        <w:sz w:val="20"/>
        <w:szCs w:val="20"/>
        <w14:shadow w14:blurRad="0" w14:dist="0" w14:dir="0" w14:sx="0" w14:sy="0" w14:kx="0" w14:ky="0" w14:algn="none">
          <w14:srgbClr w14:val="000000"/>
        </w14:shadow>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 w15:restartNumberingAfterBreak="0">
    <w:nsid w:val="5F8549D4"/>
    <w:multiLevelType w:val="multilevel"/>
    <w:tmpl w:val="5F8549D4"/>
    <w:lvl w:ilvl="0">
      <w:start w:val="1"/>
      <w:numFmt w:val="decimal"/>
      <w:lvlText w:val="%1)"/>
      <w:lvlJc w:val="left"/>
      <w:pPr>
        <w:ind w:left="640" w:hanging="420"/>
      </w:pPr>
      <w:rPr>
        <w:i w:val="0"/>
      </w:rPr>
    </w:lvl>
    <w:lvl w:ilvl="1">
      <w:start w:val="1"/>
      <w:numFmt w:val="lowerLetter"/>
      <w:lvlText w:val="%2)"/>
      <w:lvlJc w:val="left"/>
      <w:pPr>
        <w:ind w:left="1060" w:hanging="420"/>
      </w:pPr>
    </w:lvl>
    <w:lvl w:ilvl="2">
      <w:start w:val="1"/>
      <w:numFmt w:val="lowerRoman"/>
      <w:lvlText w:val="%3."/>
      <w:lvlJc w:val="right"/>
      <w:pPr>
        <w:ind w:left="1480" w:hanging="420"/>
      </w:pPr>
    </w:lvl>
    <w:lvl w:ilvl="3">
      <w:start w:val="1"/>
      <w:numFmt w:val="decimal"/>
      <w:lvlText w:val="%4."/>
      <w:lvlJc w:val="left"/>
      <w:pPr>
        <w:ind w:left="1900" w:hanging="420"/>
      </w:pPr>
    </w:lvl>
    <w:lvl w:ilvl="4">
      <w:start w:val="1"/>
      <w:numFmt w:val="lowerLetter"/>
      <w:lvlText w:val="%5)"/>
      <w:lvlJc w:val="left"/>
      <w:pPr>
        <w:ind w:left="2320" w:hanging="420"/>
      </w:pPr>
    </w:lvl>
    <w:lvl w:ilvl="5">
      <w:start w:val="1"/>
      <w:numFmt w:val="lowerRoman"/>
      <w:lvlText w:val="%6."/>
      <w:lvlJc w:val="right"/>
      <w:pPr>
        <w:ind w:left="2740" w:hanging="420"/>
      </w:pPr>
    </w:lvl>
    <w:lvl w:ilvl="6">
      <w:start w:val="1"/>
      <w:numFmt w:val="decimal"/>
      <w:lvlText w:val="%7."/>
      <w:lvlJc w:val="left"/>
      <w:pPr>
        <w:ind w:left="3160" w:hanging="420"/>
      </w:pPr>
    </w:lvl>
    <w:lvl w:ilvl="7">
      <w:start w:val="1"/>
      <w:numFmt w:val="lowerLetter"/>
      <w:lvlText w:val="%8)"/>
      <w:lvlJc w:val="left"/>
      <w:pPr>
        <w:ind w:left="3580" w:hanging="420"/>
      </w:pPr>
    </w:lvl>
    <w:lvl w:ilvl="8">
      <w:start w:val="1"/>
      <w:numFmt w:val="lowerRoman"/>
      <w:lvlText w:val="%9."/>
      <w:lvlJc w:val="right"/>
      <w:pPr>
        <w:ind w:left="4000" w:hanging="420"/>
      </w:pPr>
    </w:lvl>
  </w:abstractNum>
  <w:abstractNum w:abstractNumId="18" w15:restartNumberingAfterBreak="0">
    <w:nsid w:val="62923ED6"/>
    <w:multiLevelType w:val="multilevel"/>
    <w:tmpl w:val="62923ED6"/>
    <w:lvl w:ilvl="0">
      <w:start w:val="1"/>
      <w:numFmt w:val="bullet"/>
      <w:lvlText w:val=""/>
      <w:lvlJc w:val="left"/>
      <w:pPr>
        <w:ind w:left="845" w:hanging="420"/>
      </w:pPr>
      <w:rPr>
        <w:rFonts w:ascii="Wingdings" w:hAnsi="Wingdings" w:hint="default"/>
      </w:rPr>
    </w:lvl>
    <w:lvl w:ilvl="1">
      <w:start w:val="1"/>
      <w:numFmt w:val="bullet"/>
      <w:lvlText w:val=""/>
      <w:lvlJc w:val="left"/>
      <w:pPr>
        <w:ind w:left="1265" w:hanging="420"/>
      </w:pPr>
      <w:rPr>
        <w:rFonts w:ascii="Wingdings" w:hAnsi="Wingdings" w:hint="default"/>
      </w:rPr>
    </w:lvl>
    <w:lvl w:ilvl="2">
      <w:start w:val="1"/>
      <w:numFmt w:val="bullet"/>
      <w:lvlText w:val=""/>
      <w:lvlJc w:val="left"/>
      <w:pPr>
        <w:ind w:left="1685" w:hanging="420"/>
      </w:pPr>
      <w:rPr>
        <w:rFonts w:ascii="Wingdings" w:hAnsi="Wingdings" w:hint="default"/>
      </w:rPr>
    </w:lvl>
    <w:lvl w:ilvl="3">
      <w:start w:val="1"/>
      <w:numFmt w:val="bullet"/>
      <w:lvlText w:val=""/>
      <w:lvlJc w:val="left"/>
      <w:pPr>
        <w:ind w:left="2105" w:hanging="420"/>
      </w:pPr>
      <w:rPr>
        <w:rFonts w:ascii="Wingdings" w:hAnsi="Wingdings" w:hint="default"/>
      </w:rPr>
    </w:lvl>
    <w:lvl w:ilvl="4">
      <w:start w:val="1"/>
      <w:numFmt w:val="bullet"/>
      <w:lvlText w:val=""/>
      <w:lvlJc w:val="left"/>
      <w:pPr>
        <w:ind w:left="2525" w:hanging="420"/>
      </w:pPr>
      <w:rPr>
        <w:rFonts w:ascii="Wingdings" w:hAnsi="Wingdings" w:hint="default"/>
      </w:rPr>
    </w:lvl>
    <w:lvl w:ilvl="5">
      <w:start w:val="1"/>
      <w:numFmt w:val="bullet"/>
      <w:lvlText w:val=""/>
      <w:lvlJc w:val="left"/>
      <w:pPr>
        <w:ind w:left="2945" w:hanging="420"/>
      </w:pPr>
      <w:rPr>
        <w:rFonts w:ascii="Wingdings" w:hAnsi="Wingdings" w:hint="default"/>
      </w:rPr>
    </w:lvl>
    <w:lvl w:ilvl="6">
      <w:start w:val="1"/>
      <w:numFmt w:val="bullet"/>
      <w:lvlText w:val=""/>
      <w:lvlJc w:val="left"/>
      <w:pPr>
        <w:ind w:left="3365" w:hanging="420"/>
      </w:pPr>
      <w:rPr>
        <w:rFonts w:ascii="Wingdings" w:hAnsi="Wingdings" w:hint="default"/>
      </w:rPr>
    </w:lvl>
    <w:lvl w:ilvl="7">
      <w:start w:val="1"/>
      <w:numFmt w:val="bullet"/>
      <w:lvlText w:val=""/>
      <w:lvlJc w:val="left"/>
      <w:pPr>
        <w:ind w:left="3785" w:hanging="420"/>
      </w:pPr>
      <w:rPr>
        <w:rFonts w:ascii="Wingdings" w:hAnsi="Wingdings" w:hint="default"/>
      </w:rPr>
    </w:lvl>
    <w:lvl w:ilvl="8">
      <w:start w:val="1"/>
      <w:numFmt w:val="bullet"/>
      <w:lvlText w:val=""/>
      <w:lvlJc w:val="left"/>
      <w:pPr>
        <w:ind w:left="4205" w:hanging="420"/>
      </w:pPr>
      <w:rPr>
        <w:rFonts w:ascii="Wingdings" w:hAnsi="Wingdings" w:hint="default"/>
      </w:rPr>
    </w:lvl>
  </w:abstractNum>
  <w:abstractNum w:abstractNumId="19" w15:restartNumberingAfterBreak="0">
    <w:nsid w:val="64F41E5D"/>
    <w:multiLevelType w:val="multilevel"/>
    <w:tmpl w:val="64F41E5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6AC141D7"/>
    <w:multiLevelType w:val="multilevel"/>
    <w:tmpl w:val="6AC141D7"/>
    <w:lvl w:ilvl="0">
      <w:start w:val="1"/>
      <w:numFmt w:val="lowerLetter"/>
      <w:lvlText w:val="%1)"/>
      <w:lvlJc w:val="left"/>
      <w:pPr>
        <w:ind w:left="860" w:hanging="420"/>
      </w:pPr>
      <w:rPr>
        <w:rFonts w:hint="default"/>
      </w:rPr>
    </w:lvl>
    <w:lvl w:ilvl="1">
      <w:start w:val="1"/>
      <w:numFmt w:val="lowerLetter"/>
      <w:lvlText w:val="%2)"/>
      <w:lvlJc w:val="left"/>
      <w:pPr>
        <w:ind w:left="1280" w:hanging="420"/>
      </w:pPr>
    </w:lvl>
    <w:lvl w:ilvl="2">
      <w:start w:val="1"/>
      <w:numFmt w:val="lowerRoman"/>
      <w:lvlText w:val="%3."/>
      <w:lvlJc w:val="right"/>
      <w:pPr>
        <w:ind w:left="1700" w:hanging="420"/>
      </w:pPr>
    </w:lvl>
    <w:lvl w:ilvl="3">
      <w:start w:val="1"/>
      <w:numFmt w:val="decimal"/>
      <w:lvlText w:val="%4."/>
      <w:lvlJc w:val="left"/>
      <w:pPr>
        <w:ind w:left="2120" w:hanging="420"/>
      </w:pPr>
    </w:lvl>
    <w:lvl w:ilvl="4">
      <w:start w:val="1"/>
      <w:numFmt w:val="lowerLetter"/>
      <w:lvlText w:val="%5)"/>
      <w:lvlJc w:val="left"/>
      <w:pPr>
        <w:ind w:left="2540" w:hanging="420"/>
      </w:pPr>
    </w:lvl>
    <w:lvl w:ilvl="5">
      <w:start w:val="1"/>
      <w:numFmt w:val="lowerRoman"/>
      <w:lvlText w:val="%6."/>
      <w:lvlJc w:val="right"/>
      <w:pPr>
        <w:ind w:left="2960" w:hanging="420"/>
      </w:pPr>
    </w:lvl>
    <w:lvl w:ilvl="6">
      <w:start w:val="1"/>
      <w:numFmt w:val="decimal"/>
      <w:lvlText w:val="%7."/>
      <w:lvlJc w:val="left"/>
      <w:pPr>
        <w:ind w:left="3380" w:hanging="420"/>
      </w:pPr>
    </w:lvl>
    <w:lvl w:ilvl="7">
      <w:start w:val="1"/>
      <w:numFmt w:val="lowerLetter"/>
      <w:lvlText w:val="%8)"/>
      <w:lvlJc w:val="left"/>
      <w:pPr>
        <w:ind w:left="3800" w:hanging="420"/>
      </w:pPr>
    </w:lvl>
    <w:lvl w:ilvl="8">
      <w:start w:val="1"/>
      <w:numFmt w:val="lowerRoman"/>
      <w:lvlText w:val="%9."/>
      <w:lvlJc w:val="right"/>
      <w:pPr>
        <w:ind w:left="4220" w:hanging="420"/>
      </w:pPr>
    </w:lvl>
  </w:abstractNum>
  <w:abstractNum w:abstractNumId="21" w15:restartNumberingAfterBreak="0">
    <w:nsid w:val="6B9B677C"/>
    <w:multiLevelType w:val="multilevel"/>
    <w:tmpl w:val="6B9B677C"/>
    <w:lvl w:ilvl="0">
      <w:start w:val="1"/>
      <w:numFmt w:val="decimal"/>
      <w:lvlText w:val="%1."/>
      <w:lvlJc w:val="left"/>
      <w:pPr>
        <w:ind w:left="420" w:hanging="420"/>
      </w:pPr>
      <w:rPr>
        <w:rFonts w:ascii="Arial" w:hAnsi="Arial" w:cs="Arial" w:hint="default"/>
        <w:sz w:val="20"/>
      </w:rPr>
    </w:lvl>
    <w:lvl w:ilvl="1">
      <w:start w:val="1"/>
      <w:numFmt w:val="decimal"/>
      <w:isLgl/>
      <w:lvlText w:val="%1.%2"/>
      <w:lvlJc w:val="left"/>
      <w:pPr>
        <w:ind w:left="360" w:hanging="360"/>
      </w:pPr>
      <w:rPr>
        <w:rFonts w:hint="default"/>
        <w:i/>
      </w:rPr>
    </w:lvl>
    <w:lvl w:ilvl="2">
      <w:start w:val="1"/>
      <w:numFmt w:val="decimal"/>
      <w:isLgl/>
      <w:lvlText w:val="%1.%2.%3"/>
      <w:lvlJc w:val="left"/>
      <w:pPr>
        <w:ind w:left="720" w:hanging="720"/>
      </w:pPr>
      <w:rPr>
        <w:rFonts w:hint="default"/>
        <w:i/>
      </w:rPr>
    </w:lvl>
    <w:lvl w:ilvl="3">
      <w:start w:val="1"/>
      <w:numFmt w:val="decimal"/>
      <w:isLgl/>
      <w:lvlText w:val="%1.%2.%3.%4"/>
      <w:lvlJc w:val="left"/>
      <w:pPr>
        <w:ind w:left="720" w:hanging="720"/>
      </w:pPr>
      <w:rPr>
        <w:rFonts w:hint="default"/>
        <w:i/>
      </w:rPr>
    </w:lvl>
    <w:lvl w:ilvl="4">
      <w:start w:val="1"/>
      <w:numFmt w:val="decimal"/>
      <w:isLgl/>
      <w:lvlText w:val="%1.%2.%3.%4.%5"/>
      <w:lvlJc w:val="left"/>
      <w:pPr>
        <w:ind w:left="1080" w:hanging="1080"/>
      </w:pPr>
      <w:rPr>
        <w:rFonts w:hint="default"/>
        <w:i/>
      </w:rPr>
    </w:lvl>
    <w:lvl w:ilvl="5">
      <w:start w:val="1"/>
      <w:numFmt w:val="decimal"/>
      <w:isLgl/>
      <w:lvlText w:val="%1.%2.%3.%4.%5.%6"/>
      <w:lvlJc w:val="left"/>
      <w:pPr>
        <w:ind w:left="1080" w:hanging="1080"/>
      </w:pPr>
      <w:rPr>
        <w:rFonts w:hint="default"/>
        <w:i/>
      </w:rPr>
    </w:lvl>
    <w:lvl w:ilvl="6">
      <w:start w:val="1"/>
      <w:numFmt w:val="decimal"/>
      <w:isLgl/>
      <w:lvlText w:val="%1.%2.%3.%4.%5.%6.%7"/>
      <w:lvlJc w:val="left"/>
      <w:pPr>
        <w:ind w:left="1080" w:hanging="1080"/>
      </w:pPr>
      <w:rPr>
        <w:rFonts w:hint="default"/>
        <w:i/>
      </w:rPr>
    </w:lvl>
    <w:lvl w:ilvl="7">
      <w:start w:val="1"/>
      <w:numFmt w:val="decimal"/>
      <w:isLgl/>
      <w:lvlText w:val="%1.%2.%3.%4.%5.%6.%7.%8"/>
      <w:lvlJc w:val="left"/>
      <w:pPr>
        <w:ind w:left="1440" w:hanging="1440"/>
      </w:pPr>
      <w:rPr>
        <w:rFonts w:hint="default"/>
        <w:i/>
      </w:rPr>
    </w:lvl>
    <w:lvl w:ilvl="8">
      <w:start w:val="1"/>
      <w:numFmt w:val="decimal"/>
      <w:isLgl/>
      <w:lvlText w:val="%1.%2.%3.%4.%5.%6.%7.%8.%9"/>
      <w:lvlJc w:val="left"/>
      <w:pPr>
        <w:ind w:left="1440" w:hanging="1440"/>
      </w:pPr>
      <w:rPr>
        <w:rFonts w:hint="default"/>
        <w:i/>
      </w:rPr>
    </w:lvl>
  </w:abstractNum>
  <w:abstractNum w:abstractNumId="22" w15:restartNumberingAfterBreak="0">
    <w:nsid w:val="75E945A9"/>
    <w:multiLevelType w:val="multilevel"/>
    <w:tmpl w:val="75E945A9"/>
    <w:lvl w:ilvl="0">
      <w:start w:val="1"/>
      <w:numFmt w:val="decimal"/>
      <w:lvlText w:val="6.%1."/>
      <w:lvlJc w:val="left"/>
      <w:pPr>
        <w:ind w:left="562" w:hanging="420"/>
      </w:pPr>
      <w:rPr>
        <w:rFonts w:hint="eastAsia"/>
      </w:rPr>
    </w:lvl>
    <w:lvl w:ilvl="1">
      <w:start w:val="1"/>
      <w:numFmt w:val="lowerLetter"/>
      <w:lvlText w:val="%2)"/>
      <w:lvlJc w:val="left"/>
      <w:pPr>
        <w:ind w:left="982" w:hanging="420"/>
      </w:pPr>
    </w:lvl>
    <w:lvl w:ilvl="2">
      <w:start w:val="1"/>
      <w:numFmt w:val="lowerRoman"/>
      <w:lvlText w:val="%3."/>
      <w:lvlJc w:val="right"/>
      <w:pPr>
        <w:ind w:left="1402" w:hanging="420"/>
      </w:pPr>
    </w:lvl>
    <w:lvl w:ilvl="3">
      <w:start w:val="1"/>
      <w:numFmt w:val="decimal"/>
      <w:lvlText w:val="%4."/>
      <w:lvlJc w:val="left"/>
      <w:pPr>
        <w:ind w:left="1822" w:hanging="420"/>
      </w:pPr>
    </w:lvl>
    <w:lvl w:ilvl="4">
      <w:start w:val="1"/>
      <w:numFmt w:val="lowerLetter"/>
      <w:lvlText w:val="%5)"/>
      <w:lvlJc w:val="left"/>
      <w:pPr>
        <w:ind w:left="2242" w:hanging="420"/>
      </w:pPr>
    </w:lvl>
    <w:lvl w:ilvl="5">
      <w:start w:val="1"/>
      <w:numFmt w:val="lowerRoman"/>
      <w:lvlText w:val="%6."/>
      <w:lvlJc w:val="right"/>
      <w:pPr>
        <w:ind w:left="2662" w:hanging="420"/>
      </w:pPr>
    </w:lvl>
    <w:lvl w:ilvl="6">
      <w:start w:val="1"/>
      <w:numFmt w:val="decimal"/>
      <w:lvlText w:val="%7."/>
      <w:lvlJc w:val="left"/>
      <w:pPr>
        <w:ind w:left="3082" w:hanging="420"/>
      </w:pPr>
    </w:lvl>
    <w:lvl w:ilvl="7">
      <w:start w:val="1"/>
      <w:numFmt w:val="lowerLetter"/>
      <w:lvlText w:val="%8)"/>
      <w:lvlJc w:val="left"/>
      <w:pPr>
        <w:ind w:left="3502" w:hanging="420"/>
      </w:pPr>
    </w:lvl>
    <w:lvl w:ilvl="8">
      <w:start w:val="1"/>
      <w:numFmt w:val="lowerRoman"/>
      <w:lvlText w:val="%9."/>
      <w:lvlJc w:val="right"/>
      <w:pPr>
        <w:ind w:left="3922" w:hanging="420"/>
      </w:pPr>
    </w:lvl>
  </w:abstractNum>
  <w:abstractNum w:abstractNumId="23" w15:restartNumberingAfterBreak="0">
    <w:nsid w:val="76625AF2"/>
    <w:multiLevelType w:val="multilevel"/>
    <w:tmpl w:val="76625AF2"/>
    <w:lvl w:ilvl="0">
      <w:start w:val="1"/>
      <w:numFmt w:val="decimal"/>
      <w:lvlText w:val="%1)"/>
      <w:lvlJc w:val="left"/>
      <w:pPr>
        <w:ind w:left="1080" w:hanging="420"/>
      </w:pPr>
    </w:lvl>
    <w:lvl w:ilvl="1">
      <w:start w:val="1"/>
      <w:numFmt w:val="lowerLetter"/>
      <w:lvlText w:val="%2)"/>
      <w:lvlJc w:val="left"/>
      <w:pPr>
        <w:ind w:left="1500" w:hanging="420"/>
      </w:pPr>
    </w:lvl>
    <w:lvl w:ilvl="2">
      <w:start w:val="1"/>
      <w:numFmt w:val="lowerRoman"/>
      <w:lvlText w:val="%3."/>
      <w:lvlJc w:val="right"/>
      <w:pPr>
        <w:ind w:left="1920" w:hanging="420"/>
      </w:pPr>
    </w:lvl>
    <w:lvl w:ilvl="3">
      <w:start w:val="1"/>
      <w:numFmt w:val="decimal"/>
      <w:lvlText w:val="%4."/>
      <w:lvlJc w:val="left"/>
      <w:pPr>
        <w:ind w:left="2340" w:hanging="420"/>
      </w:pPr>
    </w:lvl>
    <w:lvl w:ilvl="4">
      <w:start w:val="1"/>
      <w:numFmt w:val="lowerLetter"/>
      <w:lvlText w:val="%5)"/>
      <w:lvlJc w:val="left"/>
      <w:pPr>
        <w:ind w:left="2760" w:hanging="420"/>
      </w:pPr>
    </w:lvl>
    <w:lvl w:ilvl="5">
      <w:start w:val="1"/>
      <w:numFmt w:val="lowerRoman"/>
      <w:lvlText w:val="%6."/>
      <w:lvlJc w:val="right"/>
      <w:pPr>
        <w:ind w:left="3180" w:hanging="420"/>
      </w:pPr>
    </w:lvl>
    <w:lvl w:ilvl="6">
      <w:start w:val="1"/>
      <w:numFmt w:val="decimal"/>
      <w:lvlText w:val="%7."/>
      <w:lvlJc w:val="left"/>
      <w:pPr>
        <w:ind w:left="3600" w:hanging="420"/>
      </w:pPr>
    </w:lvl>
    <w:lvl w:ilvl="7">
      <w:start w:val="1"/>
      <w:numFmt w:val="lowerLetter"/>
      <w:lvlText w:val="%8)"/>
      <w:lvlJc w:val="left"/>
      <w:pPr>
        <w:ind w:left="4020" w:hanging="420"/>
      </w:pPr>
    </w:lvl>
    <w:lvl w:ilvl="8">
      <w:start w:val="1"/>
      <w:numFmt w:val="lowerRoman"/>
      <w:lvlText w:val="%9."/>
      <w:lvlJc w:val="right"/>
      <w:pPr>
        <w:ind w:left="4440" w:hanging="420"/>
      </w:pPr>
    </w:lvl>
  </w:abstractNum>
  <w:abstractNum w:abstractNumId="24" w15:restartNumberingAfterBreak="0">
    <w:nsid w:val="7E5C6A1E"/>
    <w:multiLevelType w:val="multilevel"/>
    <w:tmpl w:val="7E5C6A1E"/>
    <w:lvl w:ilvl="0">
      <w:start w:val="1"/>
      <w:numFmt w:val="upperLetter"/>
      <w:lvlText w:val="%1."/>
      <w:lvlJc w:val="left"/>
      <w:pPr>
        <w:ind w:left="360" w:hanging="360"/>
      </w:pPr>
      <w:rPr>
        <w:rFonts w:hint="default"/>
        <w:b/>
        <w:sz w:val="20"/>
        <w:szCs w:val="20"/>
      </w:rPr>
    </w:lvl>
    <w:lvl w:ilvl="1">
      <w:start w:val="1"/>
      <w:numFmt w:val="decimal"/>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16"/>
  </w:num>
  <w:num w:numId="2">
    <w:abstractNumId w:val="2"/>
  </w:num>
  <w:num w:numId="3">
    <w:abstractNumId w:val="6"/>
  </w:num>
  <w:num w:numId="4">
    <w:abstractNumId w:val="3"/>
  </w:num>
  <w:num w:numId="5">
    <w:abstractNumId w:val="21"/>
  </w:num>
  <w:num w:numId="6">
    <w:abstractNumId w:val="10"/>
  </w:num>
  <w:num w:numId="7">
    <w:abstractNumId w:val="5"/>
  </w:num>
  <w:num w:numId="8">
    <w:abstractNumId w:val="8"/>
  </w:num>
  <w:num w:numId="9">
    <w:abstractNumId w:val="9"/>
  </w:num>
  <w:num w:numId="10">
    <w:abstractNumId w:val="18"/>
  </w:num>
  <w:num w:numId="11">
    <w:abstractNumId w:val="12"/>
  </w:num>
  <w:num w:numId="12">
    <w:abstractNumId w:val="22"/>
  </w:num>
  <w:num w:numId="13">
    <w:abstractNumId w:val="13"/>
  </w:num>
  <w:num w:numId="14">
    <w:abstractNumId w:val="14"/>
  </w:num>
  <w:num w:numId="15">
    <w:abstractNumId w:val="7"/>
  </w:num>
  <w:num w:numId="16">
    <w:abstractNumId w:val="11"/>
  </w:num>
  <w:num w:numId="17">
    <w:abstractNumId w:val="15"/>
  </w:num>
  <w:num w:numId="18">
    <w:abstractNumId w:val="17"/>
  </w:num>
  <w:num w:numId="19">
    <w:abstractNumId w:val="20"/>
  </w:num>
  <w:num w:numId="20">
    <w:abstractNumId w:val="24"/>
  </w:num>
  <w:num w:numId="21">
    <w:abstractNumId w:val="23"/>
  </w:num>
  <w:num w:numId="22">
    <w:abstractNumId w:val="1"/>
  </w:num>
  <w:num w:numId="23">
    <w:abstractNumId w:val="0"/>
  </w:num>
  <w:num w:numId="24">
    <w:abstractNumId w:val="4"/>
  </w:num>
  <w:num w:numId="25">
    <w:abstractNumId w:val="19"/>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fuzhonghua">
    <w15:presenceInfo w15:providerId="None" w15:userId="fuzhonghua"/>
  </w15:person>
  <w15:person w15:author="Novie Atakiwe">
    <w15:presenceInfo w15:providerId="AD" w15:userId="S::novie.atakiwe@lilly.com::60327241-e94a-4438-a880-d9aed3012b7e"/>
  </w15:person>
  <w15:person w15:author="Lu Li0762">
    <w15:presenceInfo w15:providerId="AD" w15:userId="S-1-5-21-2296644187-4055906776-806814239-1264"/>
  </w15:person>
  <w15:person w15:author="Johan Granander">
    <w15:presenceInfo w15:providerId="AD" w15:userId="S::johan.granander@lilly.com::92e8887c-f4fd-4a17-8a83-5b73eed69705"/>
  </w15:person>
  <w15:person w15:author="Yu Lin Zhao">
    <w15:presenceInfo w15:providerId="AD" w15:userId="S::zhao_yu_lin1@lilly.com::1cea8b75-2b19-4283-92aa-d75504ef57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10"/>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7CF"/>
    <w:rsid w:val="0000021B"/>
    <w:rsid w:val="00000B16"/>
    <w:rsid w:val="00000B1C"/>
    <w:rsid w:val="00000BED"/>
    <w:rsid w:val="0000111D"/>
    <w:rsid w:val="000014CE"/>
    <w:rsid w:val="000031A2"/>
    <w:rsid w:val="00003C54"/>
    <w:rsid w:val="00003CF9"/>
    <w:rsid w:val="00004BCA"/>
    <w:rsid w:val="00004C08"/>
    <w:rsid w:val="00004D3E"/>
    <w:rsid w:val="000052F9"/>
    <w:rsid w:val="000053F4"/>
    <w:rsid w:val="0000565B"/>
    <w:rsid w:val="00005C5A"/>
    <w:rsid w:val="00005CE0"/>
    <w:rsid w:val="00005D19"/>
    <w:rsid w:val="0000642D"/>
    <w:rsid w:val="00006444"/>
    <w:rsid w:val="00006823"/>
    <w:rsid w:val="00007689"/>
    <w:rsid w:val="00007A81"/>
    <w:rsid w:val="000109B3"/>
    <w:rsid w:val="00010B56"/>
    <w:rsid w:val="00010E63"/>
    <w:rsid w:val="00010EFF"/>
    <w:rsid w:val="00011155"/>
    <w:rsid w:val="00011575"/>
    <w:rsid w:val="000116AD"/>
    <w:rsid w:val="000118FE"/>
    <w:rsid w:val="00011C39"/>
    <w:rsid w:val="00011E76"/>
    <w:rsid w:val="00013064"/>
    <w:rsid w:val="000137AF"/>
    <w:rsid w:val="00014101"/>
    <w:rsid w:val="0001411B"/>
    <w:rsid w:val="00014C90"/>
    <w:rsid w:val="00014EA7"/>
    <w:rsid w:val="000151F1"/>
    <w:rsid w:val="00016DAA"/>
    <w:rsid w:val="00016FE3"/>
    <w:rsid w:val="00017802"/>
    <w:rsid w:val="000200B0"/>
    <w:rsid w:val="000204F7"/>
    <w:rsid w:val="000209E4"/>
    <w:rsid w:val="00020F86"/>
    <w:rsid w:val="00021ACA"/>
    <w:rsid w:val="00022685"/>
    <w:rsid w:val="000226D1"/>
    <w:rsid w:val="00022988"/>
    <w:rsid w:val="00022CE4"/>
    <w:rsid w:val="00023C14"/>
    <w:rsid w:val="0002427A"/>
    <w:rsid w:val="00024789"/>
    <w:rsid w:val="00024BA5"/>
    <w:rsid w:val="00024D8F"/>
    <w:rsid w:val="00025890"/>
    <w:rsid w:val="0002627B"/>
    <w:rsid w:val="0002635C"/>
    <w:rsid w:val="00026C68"/>
    <w:rsid w:val="000275EB"/>
    <w:rsid w:val="00027928"/>
    <w:rsid w:val="00030164"/>
    <w:rsid w:val="000305A3"/>
    <w:rsid w:val="00030DC1"/>
    <w:rsid w:val="00030FCF"/>
    <w:rsid w:val="000311EF"/>
    <w:rsid w:val="00031A31"/>
    <w:rsid w:val="00032002"/>
    <w:rsid w:val="00032716"/>
    <w:rsid w:val="000338AF"/>
    <w:rsid w:val="00033AB9"/>
    <w:rsid w:val="00034995"/>
    <w:rsid w:val="00034AD4"/>
    <w:rsid w:val="00034E7E"/>
    <w:rsid w:val="000352AB"/>
    <w:rsid w:val="000357CF"/>
    <w:rsid w:val="00035DF0"/>
    <w:rsid w:val="000360F4"/>
    <w:rsid w:val="00036150"/>
    <w:rsid w:val="000405B6"/>
    <w:rsid w:val="00040ACC"/>
    <w:rsid w:val="00040D41"/>
    <w:rsid w:val="00041028"/>
    <w:rsid w:val="000411F0"/>
    <w:rsid w:val="000415AD"/>
    <w:rsid w:val="0004162B"/>
    <w:rsid w:val="00041847"/>
    <w:rsid w:val="00041A6C"/>
    <w:rsid w:val="00041B4C"/>
    <w:rsid w:val="00041BFF"/>
    <w:rsid w:val="00041F87"/>
    <w:rsid w:val="00042F9E"/>
    <w:rsid w:val="00043385"/>
    <w:rsid w:val="00043423"/>
    <w:rsid w:val="00043639"/>
    <w:rsid w:val="00043CC6"/>
    <w:rsid w:val="0004437E"/>
    <w:rsid w:val="00044759"/>
    <w:rsid w:val="00045465"/>
    <w:rsid w:val="00045912"/>
    <w:rsid w:val="00045B66"/>
    <w:rsid w:val="0004678A"/>
    <w:rsid w:val="00046C3F"/>
    <w:rsid w:val="000472B8"/>
    <w:rsid w:val="00047AAB"/>
    <w:rsid w:val="00047F13"/>
    <w:rsid w:val="00050123"/>
    <w:rsid w:val="000505A5"/>
    <w:rsid w:val="00050643"/>
    <w:rsid w:val="00050BF5"/>
    <w:rsid w:val="00051128"/>
    <w:rsid w:val="00051659"/>
    <w:rsid w:val="000524B9"/>
    <w:rsid w:val="000526C7"/>
    <w:rsid w:val="00052C42"/>
    <w:rsid w:val="00052DC9"/>
    <w:rsid w:val="00052EC0"/>
    <w:rsid w:val="00052F43"/>
    <w:rsid w:val="000536E9"/>
    <w:rsid w:val="00053E02"/>
    <w:rsid w:val="00055B73"/>
    <w:rsid w:val="00055FAB"/>
    <w:rsid w:val="00056023"/>
    <w:rsid w:val="0005607B"/>
    <w:rsid w:val="00056838"/>
    <w:rsid w:val="0005728F"/>
    <w:rsid w:val="00057427"/>
    <w:rsid w:val="00057AA3"/>
    <w:rsid w:val="00060010"/>
    <w:rsid w:val="0006022D"/>
    <w:rsid w:val="000607CF"/>
    <w:rsid w:val="0006176C"/>
    <w:rsid w:val="00061803"/>
    <w:rsid w:val="0006196B"/>
    <w:rsid w:val="00061A88"/>
    <w:rsid w:val="000624E9"/>
    <w:rsid w:val="00062C2B"/>
    <w:rsid w:val="00063190"/>
    <w:rsid w:val="00063769"/>
    <w:rsid w:val="00064147"/>
    <w:rsid w:val="00064B21"/>
    <w:rsid w:val="00064F9A"/>
    <w:rsid w:val="000650B3"/>
    <w:rsid w:val="000655D8"/>
    <w:rsid w:val="00066D1C"/>
    <w:rsid w:val="00067086"/>
    <w:rsid w:val="00070205"/>
    <w:rsid w:val="00070B68"/>
    <w:rsid w:val="0007163C"/>
    <w:rsid w:val="00071D48"/>
    <w:rsid w:val="0007242D"/>
    <w:rsid w:val="000724DD"/>
    <w:rsid w:val="00072690"/>
    <w:rsid w:val="000729CB"/>
    <w:rsid w:val="00072A65"/>
    <w:rsid w:val="000741AE"/>
    <w:rsid w:val="00074489"/>
    <w:rsid w:val="00074BC5"/>
    <w:rsid w:val="00074CA5"/>
    <w:rsid w:val="00075F1B"/>
    <w:rsid w:val="00075F86"/>
    <w:rsid w:val="0007613B"/>
    <w:rsid w:val="0007692B"/>
    <w:rsid w:val="00077630"/>
    <w:rsid w:val="00077B84"/>
    <w:rsid w:val="00080519"/>
    <w:rsid w:val="00080650"/>
    <w:rsid w:val="00080E42"/>
    <w:rsid w:val="00081541"/>
    <w:rsid w:val="00081A70"/>
    <w:rsid w:val="00081CA4"/>
    <w:rsid w:val="0008246F"/>
    <w:rsid w:val="00082485"/>
    <w:rsid w:val="00082499"/>
    <w:rsid w:val="000826DE"/>
    <w:rsid w:val="000829B3"/>
    <w:rsid w:val="00082B81"/>
    <w:rsid w:val="00083E1F"/>
    <w:rsid w:val="00083FA0"/>
    <w:rsid w:val="000851D7"/>
    <w:rsid w:val="00085D78"/>
    <w:rsid w:val="00085F53"/>
    <w:rsid w:val="00086D54"/>
    <w:rsid w:val="00090605"/>
    <w:rsid w:val="00090A21"/>
    <w:rsid w:val="00091041"/>
    <w:rsid w:val="00091758"/>
    <w:rsid w:val="000926C6"/>
    <w:rsid w:val="0009299E"/>
    <w:rsid w:val="00092F7B"/>
    <w:rsid w:val="000938B6"/>
    <w:rsid w:val="00093AD2"/>
    <w:rsid w:val="000946A7"/>
    <w:rsid w:val="000948B6"/>
    <w:rsid w:val="00094B84"/>
    <w:rsid w:val="000951E8"/>
    <w:rsid w:val="00095780"/>
    <w:rsid w:val="00095959"/>
    <w:rsid w:val="00095BB1"/>
    <w:rsid w:val="000961F6"/>
    <w:rsid w:val="000962FA"/>
    <w:rsid w:val="00097337"/>
    <w:rsid w:val="00097418"/>
    <w:rsid w:val="000979FF"/>
    <w:rsid w:val="00097D9A"/>
    <w:rsid w:val="00097EBA"/>
    <w:rsid w:val="000A0240"/>
    <w:rsid w:val="000A06A5"/>
    <w:rsid w:val="000A08E7"/>
    <w:rsid w:val="000A0FA9"/>
    <w:rsid w:val="000A104F"/>
    <w:rsid w:val="000A10DC"/>
    <w:rsid w:val="000A18BB"/>
    <w:rsid w:val="000A1F58"/>
    <w:rsid w:val="000A2394"/>
    <w:rsid w:val="000A2899"/>
    <w:rsid w:val="000A2A33"/>
    <w:rsid w:val="000A2E89"/>
    <w:rsid w:val="000A326F"/>
    <w:rsid w:val="000A344C"/>
    <w:rsid w:val="000A35F2"/>
    <w:rsid w:val="000A3A71"/>
    <w:rsid w:val="000A3A77"/>
    <w:rsid w:val="000A4060"/>
    <w:rsid w:val="000A42A4"/>
    <w:rsid w:val="000A4354"/>
    <w:rsid w:val="000A4445"/>
    <w:rsid w:val="000A4912"/>
    <w:rsid w:val="000A4F6D"/>
    <w:rsid w:val="000A5371"/>
    <w:rsid w:val="000A5C92"/>
    <w:rsid w:val="000A5E52"/>
    <w:rsid w:val="000A6541"/>
    <w:rsid w:val="000A7A98"/>
    <w:rsid w:val="000B0389"/>
    <w:rsid w:val="000B15A9"/>
    <w:rsid w:val="000B182E"/>
    <w:rsid w:val="000B1926"/>
    <w:rsid w:val="000B22C1"/>
    <w:rsid w:val="000B280C"/>
    <w:rsid w:val="000B2961"/>
    <w:rsid w:val="000B2B1A"/>
    <w:rsid w:val="000B30FF"/>
    <w:rsid w:val="000B3A8D"/>
    <w:rsid w:val="000B3B8A"/>
    <w:rsid w:val="000B3F4F"/>
    <w:rsid w:val="000B45F6"/>
    <w:rsid w:val="000B4A63"/>
    <w:rsid w:val="000B4B9A"/>
    <w:rsid w:val="000B4E09"/>
    <w:rsid w:val="000B56C6"/>
    <w:rsid w:val="000B6514"/>
    <w:rsid w:val="000B65FD"/>
    <w:rsid w:val="000B79C2"/>
    <w:rsid w:val="000C01D9"/>
    <w:rsid w:val="000C0C74"/>
    <w:rsid w:val="000C0E60"/>
    <w:rsid w:val="000C1226"/>
    <w:rsid w:val="000C2D9B"/>
    <w:rsid w:val="000C3498"/>
    <w:rsid w:val="000C4B3C"/>
    <w:rsid w:val="000C52FD"/>
    <w:rsid w:val="000C556A"/>
    <w:rsid w:val="000C5B31"/>
    <w:rsid w:val="000C5E31"/>
    <w:rsid w:val="000C6CA9"/>
    <w:rsid w:val="000C70A7"/>
    <w:rsid w:val="000C70FF"/>
    <w:rsid w:val="000C72C1"/>
    <w:rsid w:val="000C7E5A"/>
    <w:rsid w:val="000C7F39"/>
    <w:rsid w:val="000D0064"/>
    <w:rsid w:val="000D0134"/>
    <w:rsid w:val="000D0527"/>
    <w:rsid w:val="000D0A25"/>
    <w:rsid w:val="000D0E25"/>
    <w:rsid w:val="000D0EAD"/>
    <w:rsid w:val="000D13A6"/>
    <w:rsid w:val="000D15B1"/>
    <w:rsid w:val="000D1873"/>
    <w:rsid w:val="000D20DE"/>
    <w:rsid w:val="000D2992"/>
    <w:rsid w:val="000D2AB1"/>
    <w:rsid w:val="000D2C25"/>
    <w:rsid w:val="000D36FB"/>
    <w:rsid w:val="000D3F6B"/>
    <w:rsid w:val="000D4B81"/>
    <w:rsid w:val="000D5C2A"/>
    <w:rsid w:val="000D5D05"/>
    <w:rsid w:val="000D5F3B"/>
    <w:rsid w:val="000D6025"/>
    <w:rsid w:val="000D6047"/>
    <w:rsid w:val="000D644A"/>
    <w:rsid w:val="000D64C9"/>
    <w:rsid w:val="000D64F0"/>
    <w:rsid w:val="000D6B3C"/>
    <w:rsid w:val="000D772D"/>
    <w:rsid w:val="000D7E31"/>
    <w:rsid w:val="000D7E6A"/>
    <w:rsid w:val="000E04A6"/>
    <w:rsid w:val="000E0884"/>
    <w:rsid w:val="000E0A76"/>
    <w:rsid w:val="000E1267"/>
    <w:rsid w:val="000E1EA2"/>
    <w:rsid w:val="000E2361"/>
    <w:rsid w:val="000E2B67"/>
    <w:rsid w:val="000E30F6"/>
    <w:rsid w:val="000E3334"/>
    <w:rsid w:val="000E3A75"/>
    <w:rsid w:val="000E41E7"/>
    <w:rsid w:val="000E510F"/>
    <w:rsid w:val="000E525C"/>
    <w:rsid w:val="000E5A90"/>
    <w:rsid w:val="000E5D16"/>
    <w:rsid w:val="000E5D70"/>
    <w:rsid w:val="000E5F0F"/>
    <w:rsid w:val="000E6982"/>
    <w:rsid w:val="000E7395"/>
    <w:rsid w:val="000E74BA"/>
    <w:rsid w:val="000E7D01"/>
    <w:rsid w:val="000F02F7"/>
    <w:rsid w:val="000F037C"/>
    <w:rsid w:val="000F1268"/>
    <w:rsid w:val="000F13FE"/>
    <w:rsid w:val="000F1D2C"/>
    <w:rsid w:val="000F27D1"/>
    <w:rsid w:val="000F37CD"/>
    <w:rsid w:val="000F38D9"/>
    <w:rsid w:val="000F3AD9"/>
    <w:rsid w:val="000F4263"/>
    <w:rsid w:val="000F4AFC"/>
    <w:rsid w:val="000F56F6"/>
    <w:rsid w:val="000F59AA"/>
    <w:rsid w:val="000F61F3"/>
    <w:rsid w:val="000F632A"/>
    <w:rsid w:val="000F769E"/>
    <w:rsid w:val="000F7E4A"/>
    <w:rsid w:val="001012AC"/>
    <w:rsid w:val="001012E3"/>
    <w:rsid w:val="001015C9"/>
    <w:rsid w:val="00101C0D"/>
    <w:rsid w:val="00101C70"/>
    <w:rsid w:val="001021A3"/>
    <w:rsid w:val="0010283A"/>
    <w:rsid w:val="00102E96"/>
    <w:rsid w:val="00103569"/>
    <w:rsid w:val="001035C9"/>
    <w:rsid w:val="00103696"/>
    <w:rsid w:val="00103A7B"/>
    <w:rsid w:val="00104CEE"/>
    <w:rsid w:val="0010501A"/>
    <w:rsid w:val="00105147"/>
    <w:rsid w:val="001053B9"/>
    <w:rsid w:val="00105496"/>
    <w:rsid w:val="001055EE"/>
    <w:rsid w:val="001058DD"/>
    <w:rsid w:val="0010690C"/>
    <w:rsid w:val="0010698D"/>
    <w:rsid w:val="00106AB9"/>
    <w:rsid w:val="00106EA5"/>
    <w:rsid w:val="00107F5B"/>
    <w:rsid w:val="0011079D"/>
    <w:rsid w:val="00110A87"/>
    <w:rsid w:val="0011156C"/>
    <w:rsid w:val="00111C31"/>
    <w:rsid w:val="00111C81"/>
    <w:rsid w:val="00112213"/>
    <w:rsid w:val="00112334"/>
    <w:rsid w:val="0011254C"/>
    <w:rsid w:val="00112BEC"/>
    <w:rsid w:val="00113023"/>
    <w:rsid w:val="001132F2"/>
    <w:rsid w:val="00113EB6"/>
    <w:rsid w:val="001147CD"/>
    <w:rsid w:val="00114DC1"/>
    <w:rsid w:val="00114F20"/>
    <w:rsid w:val="00115909"/>
    <w:rsid w:val="00115FEB"/>
    <w:rsid w:val="00116219"/>
    <w:rsid w:val="00116349"/>
    <w:rsid w:val="001168BD"/>
    <w:rsid w:val="001172EE"/>
    <w:rsid w:val="00117606"/>
    <w:rsid w:val="001200B0"/>
    <w:rsid w:val="00120801"/>
    <w:rsid w:val="001215FB"/>
    <w:rsid w:val="00121756"/>
    <w:rsid w:val="00121C41"/>
    <w:rsid w:val="00121FC9"/>
    <w:rsid w:val="00122317"/>
    <w:rsid w:val="00122422"/>
    <w:rsid w:val="0012296E"/>
    <w:rsid w:val="00122A1E"/>
    <w:rsid w:val="0012330C"/>
    <w:rsid w:val="00124093"/>
    <w:rsid w:val="00124332"/>
    <w:rsid w:val="00124592"/>
    <w:rsid w:val="0012476D"/>
    <w:rsid w:val="0012481A"/>
    <w:rsid w:val="00125CBB"/>
    <w:rsid w:val="00125EC6"/>
    <w:rsid w:val="00126110"/>
    <w:rsid w:val="00126585"/>
    <w:rsid w:val="001269FC"/>
    <w:rsid w:val="00126AA1"/>
    <w:rsid w:val="001273FA"/>
    <w:rsid w:val="001273FF"/>
    <w:rsid w:val="00127566"/>
    <w:rsid w:val="001277C3"/>
    <w:rsid w:val="00127B3C"/>
    <w:rsid w:val="00127F59"/>
    <w:rsid w:val="001310DC"/>
    <w:rsid w:val="00131502"/>
    <w:rsid w:val="00131595"/>
    <w:rsid w:val="00131792"/>
    <w:rsid w:val="00131805"/>
    <w:rsid w:val="00131B80"/>
    <w:rsid w:val="00131E30"/>
    <w:rsid w:val="00132500"/>
    <w:rsid w:val="001328A8"/>
    <w:rsid w:val="00133240"/>
    <w:rsid w:val="00133301"/>
    <w:rsid w:val="001338F5"/>
    <w:rsid w:val="00133BB4"/>
    <w:rsid w:val="00134555"/>
    <w:rsid w:val="00135AA9"/>
    <w:rsid w:val="00135F32"/>
    <w:rsid w:val="00136131"/>
    <w:rsid w:val="00136255"/>
    <w:rsid w:val="0013630B"/>
    <w:rsid w:val="0013657D"/>
    <w:rsid w:val="00136755"/>
    <w:rsid w:val="00136BD4"/>
    <w:rsid w:val="00136D15"/>
    <w:rsid w:val="00136FE5"/>
    <w:rsid w:val="00137C24"/>
    <w:rsid w:val="0014014E"/>
    <w:rsid w:val="001404E5"/>
    <w:rsid w:val="00140A39"/>
    <w:rsid w:val="00141949"/>
    <w:rsid w:val="00141FA0"/>
    <w:rsid w:val="0014263F"/>
    <w:rsid w:val="00142670"/>
    <w:rsid w:val="001429DC"/>
    <w:rsid w:val="00143035"/>
    <w:rsid w:val="001449DF"/>
    <w:rsid w:val="00145194"/>
    <w:rsid w:val="00145B88"/>
    <w:rsid w:val="00146855"/>
    <w:rsid w:val="00146A3F"/>
    <w:rsid w:val="00147B72"/>
    <w:rsid w:val="00147BA8"/>
    <w:rsid w:val="00147C42"/>
    <w:rsid w:val="00147F97"/>
    <w:rsid w:val="00150378"/>
    <w:rsid w:val="00150EE6"/>
    <w:rsid w:val="001521CE"/>
    <w:rsid w:val="00152BE3"/>
    <w:rsid w:val="00153576"/>
    <w:rsid w:val="001535B1"/>
    <w:rsid w:val="001536BB"/>
    <w:rsid w:val="00153897"/>
    <w:rsid w:val="00153A17"/>
    <w:rsid w:val="00154352"/>
    <w:rsid w:val="001543D8"/>
    <w:rsid w:val="00154B89"/>
    <w:rsid w:val="00155104"/>
    <w:rsid w:val="001556EA"/>
    <w:rsid w:val="0015590B"/>
    <w:rsid w:val="0015610F"/>
    <w:rsid w:val="00156182"/>
    <w:rsid w:val="00156C1F"/>
    <w:rsid w:val="00156DC9"/>
    <w:rsid w:val="001572F2"/>
    <w:rsid w:val="00157773"/>
    <w:rsid w:val="0016044D"/>
    <w:rsid w:val="00160966"/>
    <w:rsid w:val="00160D8B"/>
    <w:rsid w:val="00161C2C"/>
    <w:rsid w:val="00162011"/>
    <w:rsid w:val="00162306"/>
    <w:rsid w:val="00162BFA"/>
    <w:rsid w:val="00162F34"/>
    <w:rsid w:val="00163089"/>
    <w:rsid w:val="00163759"/>
    <w:rsid w:val="001637E9"/>
    <w:rsid w:val="00163E26"/>
    <w:rsid w:val="00163EC1"/>
    <w:rsid w:val="00163FE7"/>
    <w:rsid w:val="00164569"/>
    <w:rsid w:val="00164612"/>
    <w:rsid w:val="0016489E"/>
    <w:rsid w:val="001649D0"/>
    <w:rsid w:val="00166173"/>
    <w:rsid w:val="001663EC"/>
    <w:rsid w:val="00166713"/>
    <w:rsid w:val="00166BFE"/>
    <w:rsid w:val="00167157"/>
    <w:rsid w:val="001676A9"/>
    <w:rsid w:val="0016774D"/>
    <w:rsid w:val="00167C01"/>
    <w:rsid w:val="00170309"/>
    <w:rsid w:val="001706D2"/>
    <w:rsid w:val="0017129B"/>
    <w:rsid w:val="001715A8"/>
    <w:rsid w:val="00171AAD"/>
    <w:rsid w:val="00171F51"/>
    <w:rsid w:val="001722EA"/>
    <w:rsid w:val="00172A8E"/>
    <w:rsid w:val="00172D2C"/>
    <w:rsid w:val="00174C79"/>
    <w:rsid w:val="00174DC0"/>
    <w:rsid w:val="00174E6F"/>
    <w:rsid w:val="00175620"/>
    <w:rsid w:val="00176296"/>
    <w:rsid w:val="00176507"/>
    <w:rsid w:val="00176B9B"/>
    <w:rsid w:val="00176BE7"/>
    <w:rsid w:val="001770C5"/>
    <w:rsid w:val="00177379"/>
    <w:rsid w:val="0017737C"/>
    <w:rsid w:val="0017738A"/>
    <w:rsid w:val="00177C0F"/>
    <w:rsid w:val="0018090A"/>
    <w:rsid w:val="00180CBA"/>
    <w:rsid w:val="00180F50"/>
    <w:rsid w:val="0018109E"/>
    <w:rsid w:val="00181839"/>
    <w:rsid w:val="001819D3"/>
    <w:rsid w:val="00181B18"/>
    <w:rsid w:val="00182678"/>
    <w:rsid w:val="00182C3D"/>
    <w:rsid w:val="00183B71"/>
    <w:rsid w:val="00183FB4"/>
    <w:rsid w:val="0018429A"/>
    <w:rsid w:val="001849A0"/>
    <w:rsid w:val="001849A9"/>
    <w:rsid w:val="001853FE"/>
    <w:rsid w:val="00185423"/>
    <w:rsid w:val="00185D20"/>
    <w:rsid w:val="00185DF9"/>
    <w:rsid w:val="00187337"/>
    <w:rsid w:val="0019152F"/>
    <w:rsid w:val="00191D3A"/>
    <w:rsid w:val="00191FEE"/>
    <w:rsid w:val="0019217B"/>
    <w:rsid w:val="001930DE"/>
    <w:rsid w:val="00193807"/>
    <w:rsid w:val="001938E4"/>
    <w:rsid w:val="0019390D"/>
    <w:rsid w:val="00194492"/>
    <w:rsid w:val="00194509"/>
    <w:rsid w:val="00194E52"/>
    <w:rsid w:val="0019514C"/>
    <w:rsid w:val="00195319"/>
    <w:rsid w:val="00195C2F"/>
    <w:rsid w:val="0019731F"/>
    <w:rsid w:val="00197813"/>
    <w:rsid w:val="001A035D"/>
    <w:rsid w:val="001A06A2"/>
    <w:rsid w:val="001A0EF5"/>
    <w:rsid w:val="001A10F2"/>
    <w:rsid w:val="001A122E"/>
    <w:rsid w:val="001A1563"/>
    <w:rsid w:val="001A1B5E"/>
    <w:rsid w:val="001A2107"/>
    <w:rsid w:val="001A255A"/>
    <w:rsid w:val="001A3162"/>
    <w:rsid w:val="001A35B4"/>
    <w:rsid w:val="001A3750"/>
    <w:rsid w:val="001A3AA0"/>
    <w:rsid w:val="001A44EF"/>
    <w:rsid w:val="001A48D9"/>
    <w:rsid w:val="001A4EFE"/>
    <w:rsid w:val="001A5323"/>
    <w:rsid w:val="001A5478"/>
    <w:rsid w:val="001A55DB"/>
    <w:rsid w:val="001A5F4C"/>
    <w:rsid w:val="001A6C3E"/>
    <w:rsid w:val="001B0184"/>
    <w:rsid w:val="001B0430"/>
    <w:rsid w:val="001B0443"/>
    <w:rsid w:val="001B1276"/>
    <w:rsid w:val="001B134F"/>
    <w:rsid w:val="001B1619"/>
    <w:rsid w:val="001B1626"/>
    <w:rsid w:val="001B17B6"/>
    <w:rsid w:val="001B18FC"/>
    <w:rsid w:val="001B1CE9"/>
    <w:rsid w:val="001B286F"/>
    <w:rsid w:val="001B2B86"/>
    <w:rsid w:val="001B37E7"/>
    <w:rsid w:val="001B382E"/>
    <w:rsid w:val="001B3FB5"/>
    <w:rsid w:val="001B42DA"/>
    <w:rsid w:val="001B46E4"/>
    <w:rsid w:val="001B559A"/>
    <w:rsid w:val="001B68B0"/>
    <w:rsid w:val="001B6F21"/>
    <w:rsid w:val="001B7565"/>
    <w:rsid w:val="001B76C2"/>
    <w:rsid w:val="001B7AC8"/>
    <w:rsid w:val="001C0B7E"/>
    <w:rsid w:val="001C11B0"/>
    <w:rsid w:val="001C2450"/>
    <w:rsid w:val="001C29BE"/>
    <w:rsid w:val="001C2CA4"/>
    <w:rsid w:val="001C33F9"/>
    <w:rsid w:val="001C3455"/>
    <w:rsid w:val="001C345B"/>
    <w:rsid w:val="001C4D38"/>
    <w:rsid w:val="001C5C41"/>
    <w:rsid w:val="001C600B"/>
    <w:rsid w:val="001C6489"/>
    <w:rsid w:val="001C6FD9"/>
    <w:rsid w:val="001C701D"/>
    <w:rsid w:val="001C7498"/>
    <w:rsid w:val="001C76E7"/>
    <w:rsid w:val="001D0A66"/>
    <w:rsid w:val="001D1020"/>
    <w:rsid w:val="001D13BA"/>
    <w:rsid w:val="001D1A7E"/>
    <w:rsid w:val="001D1E18"/>
    <w:rsid w:val="001D2444"/>
    <w:rsid w:val="001D261F"/>
    <w:rsid w:val="001D345E"/>
    <w:rsid w:val="001D35D2"/>
    <w:rsid w:val="001D3AF9"/>
    <w:rsid w:val="001D3CD7"/>
    <w:rsid w:val="001D4132"/>
    <w:rsid w:val="001D435C"/>
    <w:rsid w:val="001D456A"/>
    <w:rsid w:val="001D46AC"/>
    <w:rsid w:val="001D4974"/>
    <w:rsid w:val="001D4D00"/>
    <w:rsid w:val="001D5421"/>
    <w:rsid w:val="001D5552"/>
    <w:rsid w:val="001D5A41"/>
    <w:rsid w:val="001D5C18"/>
    <w:rsid w:val="001D5CB9"/>
    <w:rsid w:val="001D7339"/>
    <w:rsid w:val="001D751F"/>
    <w:rsid w:val="001D7E01"/>
    <w:rsid w:val="001D7E0A"/>
    <w:rsid w:val="001E02AA"/>
    <w:rsid w:val="001E0346"/>
    <w:rsid w:val="001E0456"/>
    <w:rsid w:val="001E0A62"/>
    <w:rsid w:val="001E0DA0"/>
    <w:rsid w:val="001E0E2D"/>
    <w:rsid w:val="001E130D"/>
    <w:rsid w:val="001E1BBB"/>
    <w:rsid w:val="001E2380"/>
    <w:rsid w:val="001E250E"/>
    <w:rsid w:val="001E269A"/>
    <w:rsid w:val="001E27E8"/>
    <w:rsid w:val="001E2A0B"/>
    <w:rsid w:val="001E2A63"/>
    <w:rsid w:val="001E2B5E"/>
    <w:rsid w:val="001E2D5A"/>
    <w:rsid w:val="001E4920"/>
    <w:rsid w:val="001E5512"/>
    <w:rsid w:val="001E5B5D"/>
    <w:rsid w:val="001E6D39"/>
    <w:rsid w:val="001E7310"/>
    <w:rsid w:val="001E7A7F"/>
    <w:rsid w:val="001E7A96"/>
    <w:rsid w:val="001E7FB0"/>
    <w:rsid w:val="001F011E"/>
    <w:rsid w:val="001F0605"/>
    <w:rsid w:val="001F076B"/>
    <w:rsid w:val="001F0DE9"/>
    <w:rsid w:val="001F0F19"/>
    <w:rsid w:val="001F1A8D"/>
    <w:rsid w:val="001F1E15"/>
    <w:rsid w:val="001F21C3"/>
    <w:rsid w:val="001F31B2"/>
    <w:rsid w:val="001F3B85"/>
    <w:rsid w:val="001F3DB1"/>
    <w:rsid w:val="001F45A5"/>
    <w:rsid w:val="001F4916"/>
    <w:rsid w:val="001F4CE7"/>
    <w:rsid w:val="001F5079"/>
    <w:rsid w:val="001F5633"/>
    <w:rsid w:val="001F623B"/>
    <w:rsid w:val="001F6511"/>
    <w:rsid w:val="001F678E"/>
    <w:rsid w:val="001F67D9"/>
    <w:rsid w:val="001F6908"/>
    <w:rsid w:val="001F6D23"/>
    <w:rsid w:val="001F7315"/>
    <w:rsid w:val="001F7BCE"/>
    <w:rsid w:val="002000B9"/>
    <w:rsid w:val="0020039B"/>
    <w:rsid w:val="00200442"/>
    <w:rsid w:val="00200FEF"/>
    <w:rsid w:val="0020105D"/>
    <w:rsid w:val="002016C4"/>
    <w:rsid w:val="00201ACE"/>
    <w:rsid w:val="00201EE7"/>
    <w:rsid w:val="00202A5D"/>
    <w:rsid w:val="002038BC"/>
    <w:rsid w:val="002041E7"/>
    <w:rsid w:val="00204595"/>
    <w:rsid w:val="00204739"/>
    <w:rsid w:val="00204F74"/>
    <w:rsid w:val="00205C42"/>
    <w:rsid w:val="00205F27"/>
    <w:rsid w:val="0020615C"/>
    <w:rsid w:val="00206764"/>
    <w:rsid w:val="00206E3C"/>
    <w:rsid w:val="0020733A"/>
    <w:rsid w:val="002076F3"/>
    <w:rsid w:val="002079B2"/>
    <w:rsid w:val="00210896"/>
    <w:rsid w:val="00210D4B"/>
    <w:rsid w:val="0021123F"/>
    <w:rsid w:val="00211664"/>
    <w:rsid w:val="002119B7"/>
    <w:rsid w:val="00211D2E"/>
    <w:rsid w:val="00212172"/>
    <w:rsid w:val="00212327"/>
    <w:rsid w:val="00212C23"/>
    <w:rsid w:val="00213001"/>
    <w:rsid w:val="002130DA"/>
    <w:rsid w:val="002137F8"/>
    <w:rsid w:val="002138B5"/>
    <w:rsid w:val="002141AA"/>
    <w:rsid w:val="002151D9"/>
    <w:rsid w:val="00216AF3"/>
    <w:rsid w:val="00216DF2"/>
    <w:rsid w:val="00220004"/>
    <w:rsid w:val="0022017A"/>
    <w:rsid w:val="00220504"/>
    <w:rsid w:val="002205EE"/>
    <w:rsid w:val="002206BF"/>
    <w:rsid w:val="00221073"/>
    <w:rsid w:val="002212A1"/>
    <w:rsid w:val="0022155B"/>
    <w:rsid w:val="00222037"/>
    <w:rsid w:val="0022228F"/>
    <w:rsid w:val="002224AF"/>
    <w:rsid w:val="00222895"/>
    <w:rsid w:val="002229D0"/>
    <w:rsid w:val="00222A94"/>
    <w:rsid w:val="00222B69"/>
    <w:rsid w:val="00222C6A"/>
    <w:rsid w:val="00222E2E"/>
    <w:rsid w:val="002235F9"/>
    <w:rsid w:val="002236C6"/>
    <w:rsid w:val="00223E42"/>
    <w:rsid w:val="002246A4"/>
    <w:rsid w:val="002249AD"/>
    <w:rsid w:val="00224E3D"/>
    <w:rsid w:val="0022590D"/>
    <w:rsid w:val="00225998"/>
    <w:rsid w:val="00225D1A"/>
    <w:rsid w:val="002267C9"/>
    <w:rsid w:val="002268F8"/>
    <w:rsid w:val="00227775"/>
    <w:rsid w:val="0023035B"/>
    <w:rsid w:val="002305A4"/>
    <w:rsid w:val="00230A1D"/>
    <w:rsid w:val="00230AA4"/>
    <w:rsid w:val="00230DE6"/>
    <w:rsid w:val="00231C8D"/>
    <w:rsid w:val="00232224"/>
    <w:rsid w:val="0023293A"/>
    <w:rsid w:val="00235244"/>
    <w:rsid w:val="002355F4"/>
    <w:rsid w:val="00235BA1"/>
    <w:rsid w:val="00235E38"/>
    <w:rsid w:val="00235F97"/>
    <w:rsid w:val="0023630F"/>
    <w:rsid w:val="002366F1"/>
    <w:rsid w:val="0023755D"/>
    <w:rsid w:val="002378AC"/>
    <w:rsid w:val="002379B1"/>
    <w:rsid w:val="002400C3"/>
    <w:rsid w:val="0024041C"/>
    <w:rsid w:val="00242AE6"/>
    <w:rsid w:val="0024386A"/>
    <w:rsid w:val="00243EE4"/>
    <w:rsid w:val="0024429E"/>
    <w:rsid w:val="00244EAE"/>
    <w:rsid w:val="0024514A"/>
    <w:rsid w:val="00245775"/>
    <w:rsid w:val="002457CC"/>
    <w:rsid w:val="00245CB4"/>
    <w:rsid w:val="00246179"/>
    <w:rsid w:val="002464FD"/>
    <w:rsid w:val="0024768E"/>
    <w:rsid w:val="00247A74"/>
    <w:rsid w:val="00247BA2"/>
    <w:rsid w:val="00247FF8"/>
    <w:rsid w:val="00250019"/>
    <w:rsid w:val="00250064"/>
    <w:rsid w:val="00250755"/>
    <w:rsid w:val="002523CB"/>
    <w:rsid w:val="00252B61"/>
    <w:rsid w:val="00252E62"/>
    <w:rsid w:val="002530F8"/>
    <w:rsid w:val="0025319A"/>
    <w:rsid w:val="002538F3"/>
    <w:rsid w:val="00253A10"/>
    <w:rsid w:val="00253A28"/>
    <w:rsid w:val="00253B02"/>
    <w:rsid w:val="00253E23"/>
    <w:rsid w:val="00255861"/>
    <w:rsid w:val="00255AF7"/>
    <w:rsid w:val="00255C35"/>
    <w:rsid w:val="00256221"/>
    <w:rsid w:val="002567E6"/>
    <w:rsid w:val="002570C9"/>
    <w:rsid w:val="002572AD"/>
    <w:rsid w:val="00257D5B"/>
    <w:rsid w:val="00260B01"/>
    <w:rsid w:val="00261258"/>
    <w:rsid w:val="00261E02"/>
    <w:rsid w:val="00262C3A"/>
    <w:rsid w:val="0026337A"/>
    <w:rsid w:val="002636A3"/>
    <w:rsid w:val="00263762"/>
    <w:rsid w:val="00263DC5"/>
    <w:rsid w:val="00264235"/>
    <w:rsid w:val="0026523D"/>
    <w:rsid w:val="002652C5"/>
    <w:rsid w:val="00265484"/>
    <w:rsid w:val="002656F0"/>
    <w:rsid w:val="00265F61"/>
    <w:rsid w:val="00266804"/>
    <w:rsid w:val="002673AF"/>
    <w:rsid w:val="00267709"/>
    <w:rsid w:val="002703DD"/>
    <w:rsid w:val="00270D33"/>
    <w:rsid w:val="00270E4E"/>
    <w:rsid w:val="002711A5"/>
    <w:rsid w:val="00271810"/>
    <w:rsid w:val="00271B68"/>
    <w:rsid w:val="00271B84"/>
    <w:rsid w:val="002721F8"/>
    <w:rsid w:val="00273892"/>
    <w:rsid w:val="00274232"/>
    <w:rsid w:val="0027452A"/>
    <w:rsid w:val="00274575"/>
    <w:rsid w:val="00274759"/>
    <w:rsid w:val="00274BD1"/>
    <w:rsid w:val="00274BE1"/>
    <w:rsid w:val="00274DD3"/>
    <w:rsid w:val="00275618"/>
    <w:rsid w:val="00275DAC"/>
    <w:rsid w:val="00277291"/>
    <w:rsid w:val="00277732"/>
    <w:rsid w:val="002813CE"/>
    <w:rsid w:val="002823C4"/>
    <w:rsid w:val="002824DC"/>
    <w:rsid w:val="00282EAA"/>
    <w:rsid w:val="002830F2"/>
    <w:rsid w:val="002833E1"/>
    <w:rsid w:val="0028344F"/>
    <w:rsid w:val="00283BEC"/>
    <w:rsid w:val="00284EA3"/>
    <w:rsid w:val="00285191"/>
    <w:rsid w:val="002852AC"/>
    <w:rsid w:val="00285C93"/>
    <w:rsid w:val="00285E58"/>
    <w:rsid w:val="00285E94"/>
    <w:rsid w:val="002860FD"/>
    <w:rsid w:val="00286B15"/>
    <w:rsid w:val="002873BC"/>
    <w:rsid w:val="002874E6"/>
    <w:rsid w:val="0028755A"/>
    <w:rsid w:val="00287B97"/>
    <w:rsid w:val="00290250"/>
    <w:rsid w:val="002907DE"/>
    <w:rsid w:val="00290E6E"/>
    <w:rsid w:val="00291032"/>
    <w:rsid w:val="00291204"/>
    <w:rsid w:val="0029252C"/>
    <w:rsid w:val="00292C82"/>
    <w:rsid w:val="00292E0F"/>
    <w:rsid w:val="002934CC"/>
    <w:rsid w:val="00293539"/>
    <w:rsid w:val="002936D3"/>
    <w:rsid w:val="00293CF5"/>
    <w:rsid w:val="002941CC"/>
    <w:rsid w:val="0029432B"/>
    <w:rsid w:val="002947F0"/>
    <w:rsid w:val="00294C04"/>
    <w:rsid w:val="002950EF"/>
    <w:rsid w:val="00295312"/>
    <w:rsid w:val="00295EED"/>
    <w:rsid w:val="00296B34"/>
    <w:rsid w:val="002970D1"/>
    <w:rsid w:val="002A0C77"/>
    <w:rsid w:val="002A0D07"/>
    <w:rsid w:val="002A0E9E"/>
    <w:rsid w:val="002A0F49"/>
    <w:rsid w:val="002A17D4"/>
    <w:rsid w:val="002A382C"/>
    <w:rsid w:val="002A38C3"/>
    <w:rsid w:val="002A3EF5"/>
    <w:rsid w:val="002A3FB8"/>
    <w:rsid w:val="002A46F7"/>
    <w:rsid w:val="002A5117"/>
    <w:rsid w:val="002A5732"/>
    <w:rsid w:val="002A5F74"/>
    <w:rsid w:val="002A6386"/>
    <w:rsid w:val="002A68C2"/>
    <w:rsid w:val="002A6F8B"/>
    <w:rsid w:val="002A731D"/>
    <w:rsid w:val="002A7509"/>
    <w:rsid w:val="002A7A74"/>
    <w:rsid w:val="002A7AB6"/>
    <w:rsid w:val="002A7B16"/>
    <w:rsid w:val="002B0466"/>
    <w:rsid w:val="002B100E"/>
    <w:rsid w:val="002B1061"/>
    <w:rsid w:val="002B15FD"/>
    <w:rsid w:val="002B1F40"/>
    <w:rsid w:val="002B1F87"/>
    <w:rsid w:val="002B25B0"/>
    <w:rsid w:val="002B26A1"/>
    <w:rsid w:val="002B2D7A"/>
    <w:rsid w:val="002B2EC0"/>
    <w:rsid w:val="002B3068"/>
    <w:rsid w:val="002B3A21"/>
    <w:rsid w:val="002B4A2E"/>
    <w:rsid w:val="002B4F67"/>
    <w:rsid w:val="002B6539"/>
    <w:rsid w:val="002B6ABF"/>
    <w:rsid w:val="002B70BE"/>
    <w:rsid w:val="002B70EF"/>
    <w:rsid w:val="002B796A"/>
    <w:rsid w:val="002C00BD"/>
    <w:rsid w:val="002C0A47"/>
    <w:rsid w:val="002C1528"/>
    <w:rsid w:val="002C26A7"/>
    <w:rsid w:val="002C299B"/>
    <w:rsid w:val="002C2AFE"/>
    <w:rsid w:val="002C2CBD"/>
    <w:rsid w:val="002C3497"/>
    <w:rsid w:val="002C376F"/>
    <w:rsid w:val="002C3C47"/>
    <w:rsid w:val="002C4007"/>
    <w:rsid w:val="002C431D"/>
    <w:rsid w:val="002C4891"/>
    <w:rsid w:val="002C48B7"/>
    <w:rsid w:val="002C4D72"/>
    <w:rsid w:val="002C5074"/>
    <w:rsid w:val="002C5581"/>
    <w:rsid w:val="002C59AC"/>
    <w:rsid w:val="002C5E17"/>
    <w:rsid w:val="002C5E73"/>
    <w:rsid w:val="002C5F4C"/>
    <w:rsid w:val="002C638E"/>
    <w:rsid w:val="002C66BC"/>
    <w:rsid w:val="002C67B9"/>
    <w:rsid w:val="002C6BA3"/>
    <w:rsid w:val="002C702A"/>
    <w:rsid w:val="002D03D4"/>
    <w:rsid w:val="002D0AFB"/>
    <w:rsid w:val="002D0EED"/>
    <w:rsid w:val="002D1F79"/>
    <w:rsid w:val="002D25D5"/>
    <w:rsid w:val="002D27D8"/>
    <w:rsid w:val="002D284A"/>
    <w:rsid w:val="002D2992"/>
    <w:rsid w:val="002D2AE6"/>
    <w:rsid w:val="002D3902"/>
    <w:rsid w:val="002D3B7D"/>
    <w:rsid w:val="002D3C74"/>
    <w:rsid w:val="002D4010"/>
    <w:rsid w:val="002D44C7"/>
    <w:rsid w:val="002D473F"/>
    <w:rsid w:val="002D62C3"/>
    <w:rsid w:val="002D6D0E"/>
    <w:rsid w:val="002D730F"/>
    <w:rsid w:val="002D753C"/>
    <w:rsid w:val="002D78EA"/>
    <w:rsid w:val="002D7DDB"/>
    <w:rsid w:val="002D7DEF"/>
    <w:rsid w:val="002E034B"/>
    <w:rsid w:val="002E11D4"/>
    <w:rsid w:val="002E12B2"/>
    <w:rsid w:val="002E13A8"/>
    <w:rsid w:val="002E1477"/>
    <w:rsid w:val="002E1F59"/>
    <w:rsid w:val="002E2EF8"/>
    <w:rsid w:val="002E340E"/>
    <w:rsid w:val="002E47B3"/>
    <w:rsid w:val="002E4834"/>
    <w:rsid w:val="002E4FF0"/>
    <w:rsid w:val="002E5346"/>
    <w:rsid w:val="002E57F2"/>
    <w:rsid w:val="002E595C"/>
    <w:rsid w:val="002E5996"/>
    <w:rsid w:val="002E610C"/>
    <w:rsid w:val="002E614C"/>
    <w:rsid w:val="002E63B4"/>
    <w:rsid w:val="002E65BE"/>
    <w:rsid w:val="002E6C64"/>
    <w:rsid w:val="002E77D0"/>
    <w:rsid w:val="002F0304"/>
    <w:rsid w:val="002F0689"/>
    <w:rsid w:val="002F0935"/>
    <w:rsid w:val="002F0A00"/>
    <w:rsid w:val="002F0CDE"/>
    <w:rsid w:val="002F2C1D"/>
    <w:rsid w:val="002F3784"/>
    <w:rsid w:val="002F4117"/>
    <w:rsid w:val="002F4664"/>
    <w:rsid w:val="002F4CC3"/>
    <w:rsid w:val="002F53EE"/>
    <w:rsid w:val="002F55AE"/>
    <w:rsid w:val="002F6914"/>
    <w:rsid w:val="002F6943"/>
    <w:rsid w:val="002F74B9"/>
    <w:rsid w:val="00300173"/>
    <w:rsid w:val="0030124F"/>
    <w:rsid w:val="003017C3"/>
    <w:rsid w:val="00302245"/>
    <w:rsid w:val="003025A6"/>
    <w:rsid w:val="00302E8D"/>
    <w:rsid w:val="00302FCF"/>
    <w:rsid w:val="003033F4"/>
    <w:rsid w:val="003043E9"/>
    <w:rsid w:val="00304A5C"/>
    <w:rsid w:val="003056CD"/>
    <w:rsid w:val="003059D0"/>
    <w:rsid w:val="00305DC1"/>
    <w:rsid w:val="00305E10"/>
    <w:rsid w:val="003061AF"/>
    <w:rsid w:val="00306988"/>
    <w:rsid w:val="00307253"/>
    <w:rsid w:val="00307F6A"/>
    <w:rsid w:val="00310306"/>
    <w:rsid w:val="00310847"/>
    <w:rsid w:val="003109F7"/>
    <w:rsid w:val="00310CC8"/>
    <w:rsid w:val="0031143B"/>
    <w:rsid w:val="003116D7"/>
    <w:rsid w:val="0031269A"/>
    <w:rsid w:val="0031354F"/>
    <w:rsid w:val="0031374F"/>
    <w:rsid w:val="00314D08"/>
    <w:rsid w:val="003154C3"/>
    <w:rsid w:val="00315500"/>
    <w:rsid w:val="003156EB"/>
    <w:rsid w:val="00315F64"/>
    <w:rsid w:val="00316E99"/>
    <w:rsid w:val="003172E6"/>
    <w:rsid w:val="00317784"/>
    <w:rsid w:val="00317F49"/>
    <w:rsid w:val="0032002C"/>
    <w:rsid w:val="00320113"/>
    <w:rsid w:val="0032040E"/>
    <w:rsid w:val="003209E7"/>
    <w:rsid w:val="00320B6C"/>
    <w:rsid w:val="00321308"/>
    <w:rsid w:val="00321503"/>
    <w:rsid w:val="00321E57"/>
    <w:rsid w:val="00322132"/>
    <w:rsid w:val="003226EE"/>
    <w:rsid w:val="00322979"/>
    <w:rsid w:val="00322C50"/>
    <w:rsid w:val="0032310F"/>
    <w:rsid w:val="0032348F"/>
    <w:rsid w:val="0032385B"/>
    <w:rsid w:val="00323FBA"/>
    <w:rsid w:val="003244A9"/>
    <w:rsid w:val="003244F4"/>
    <w:rsid w:val="003245CB"/>
    <w:rsid w:val="003245CF"/>
    <w:rsid w:val="0032470E"/>
    <w:rsid w:val="0032473A"/>
    <w:rsid w:val="00326DC7"/>
    <w:rsid w:val="003274E0"/>
    <w:rsid w:val="00327BE4"/>
    <w:rsid w:val="00327C08"/>
    <w:rsid w:val="003300E1"/>
    <w:rsid w:val="00330371"/>
    <w:rsid w:val="003304BD"/>
    <w:rsid w:val="00331447"/>
    <w:rsid w:val="00331BB3"/>
    <w:rsid w:val="0033229F"/>
    <w:rsid w:val="00332D9C"/>
    <w:rsid w:val="00333031"/>
    <w:rsid w:val="0033306B"/>
    <w:rsid w:val="00333845"/>
    <w:rsid w:val="00333C88"/>
    <w:rsid w:val="00333F7F"/>
    <w:rsid w:val="00334201"/>
    <w:rsid w:val="00334344"/>
    <w:rsid w:val="0033475A"/>
    <w:rsid w:val="003349C7"/>
    <w:rsid w:val="00334F66"/>
    <w:rsid w:val="00335368"/>
    <w:rsid w:val="00335761"/>
    <w:rsid w:val="00335845"/>
    <w:rsid w:val="00336332"/>
    <w:rsid w:val="003365EA"/>
    <w:rsid w:val="00337CD7"/>
    <w:rsid w:val="00340561"/>
    <w:rsid w:val="003406DC"/>
    <w:rsid w:val="00340FDD"/>
    <w:rsid w:val="0034105D"/>
    <w:rsid w:val="0034127A"/>
    <w:rsid w:val="003418AE"/>
    <w:rsid w:val="00341955"/>
    <w:rsid w:val="00341958"/>
    <w:rsid w:val="00342542"/>
    <w:rsid w:val="003426F2"/>
    <w:rsid w:val="00342D65"/>
    <w:rsid w:val="00343515"/>
    <w:rsid w:val="00343976"/>
    <w:rsid w:val="00344191"/>
    <w:rsid w:val="00344D86"/>
    <w:rsid w:val="00345C6B"/>
    <w:rsid w:val="00346D21"/>
    <w:rsid w:val="00346EFB"/>
    <w:rsid w:val="00346F7A"/>
    <w:rsid w:val="003479EC"/>
    <w:rsid w:val="00350023"/>
    <w:rsid w:val="003505C2"/>
    <w:rsid w:val="00351291"/>
    <w:rsid w:val="00351351"/>
    <w:rsid w:val="0035159C"/>
    <w:rsid w:val="00351858"/>
    <w:rsid w:val="00351AA5"/>
    <w:rsid w:val="0035276C"/>
    <w:rsid w:val="00352A4B"/>
    <w:rsid w:val="003533F5"/>
    <w:rsid w:val="00353AFE"/>
    <w:rsid w:val="00354A59"/>
    <w:rsid w:val="00354CFE"/>
    <w:rsid w:val="0035509E"/>
    <w:rsid w:val="00355402"/>
    <w:rsid w:val="00355DDC"/>
    <w:rsid w:val="00356795"/>
    <w:rsid w:val="00356A19"/>
    <w:rsid w:val="0035743D"/>
    <w:rsid w:val="00357743"/>
    <w:rsid w:val="00357795"/>
    <w:rsid w:val="003577EA"/>
    <w:rsid w:val="00357E57"/>
    <w:rsid w:val="003604BB"/>
    <w:rsid w:val="00360F03"/>
    <w:rsid w:val="00361CF3"/>
    <w:rsid w:val="00362407"/>
    <w:rsid w:val="0036242F"/>
    <w:rsid w:val="003626FC"/>
    <w:rsid w:val="00362C18"/>
    <w:rsid w:val="00362E7C"/>
    <w:rsid w:val="00362FC9"/>
    <w:rsid w:val="00363CFC"/>
    <w:rsid w:val="003646E3"/>
    <w:rsid w:val="0036494E"/>
    <w:rsid w:val="00364A31"/>
    <w:rsid w:val="0036509D"/>
    <w:rsid w:val="00365529"/>
    <w:rsid w:val="0036583C"/>
    <w:rsid w:val="00365B43"/>
    <w:rsid w:val="00365CB8"/>
    <w:rsid w:val="003671BD"/>
    <w:rsid w:val="00370053"/>
    <w:rsid w:val="00370056"/>
    <w:rsid w:val="003704A9"/>
    <w:rsid w:val="0037050A"/>
    <w:rsid w:val="0037050F"/>
    <w:rsid w:val="003714A8"/>
    <w:rsid w:val="00371B76"/>
    <w:rsid w:val="00371ECD"/>
    <w:rsid w:val="00372337"/>
    <w:rsid w:val="003725A7"/>
    <w:rsid w:val="00372DBF"/>
    <w:rsid w:val="00372E8D"/>
    <w:rsid w:val="00373850"/>
    <w:rsid w:val="00373A32"/>
    <w:rsid w:val="00374645"/>
    <w:rsid w:val="003753F4"/>
    <w:rsid w:val="00375406"/>
    <w:rsid w:val="00375507"/>
    <w:rsid w:val="00375C9D"/>
    <w:rsid w:val="00375CC5"/>
    <w:rsid w:val="00375EF7"/>
    <w:rsid w:val="00376D21"/>
    <w:rsid w:val="00376F92"/>
    <w:rsid w:val="00377A82"/>
    <w:rsid w:val="00377D32"/>
    <w:rsid w:val="003808C3"/>
    <w:rsid w:val="00380EC3"/>
    <w:rsid w:val="00381E34"/>
    <w:rsid w:val="00382226"/>
    <w:rsid w:val="00382BA3"/>
    <w:rsid w:val="00382DE2"/>
    <w:rsid w:val="00383019"/>
    <w:rsid w:val="003836D0"/>
    <w:rsid w:val="00383871"/>
    <w:rsid w:val="00383AFB"/>
    <w:rsid w:val="00384D98"/>
    <w:rsid w:val="00384E01"/>
    <w:rsid w:val="00384F42"/>
    <w:rsid w:val="00384FFD"/>
    <w:rsid w:val="00385693"/>
    <w:rsid w:val="00385AA9"/>
    <w:rsid w:val="00385D7C"/>
    <w:rsid w:val="0038691E"/>
    <w:rsid w:val="00386C23"/>
    <w:rsid w:val="00387569"/>
    <w:rsid w:val="0038760A"/>
    <w:rsid w:val="00387BB5"/>
    <w:rsid w:val="003906FF"/>
    <w:rsid w:val="00391085"/>
    <w:rsid w:val="00391BBF"/>
    <w:rsid w:val="003921F6"/>
    <w:rsid w:val="0039257C"/>
    <w:rsid w:val="00392942"/>
    <w:rsid w:val="00392A9A"/>
    <w:rsid w:val="00393F34"/>
    <w:rsid w:val="00395DA1"/>
    <w:rsid w:val="00395EDD"/>
    <w:rsid w:val="003961E2"/>
    <w:rsid w:val="00396911"/>
    <w:rsid w:val="00396C23"/>
    <w:rsid w:val="00396CF1"/>
    <w:rsid w:val="00397299"/>
    <w:rsid w:val="0039730C"/>
    <w:rsid w:val="00397B9A"/>
    <w:rsid w:val="003A09D6"/>
    <w:rsid w:val="003A0E00"/>
    <w:rsid w:val="003A0E3A"/>
    <w:rsid w:val="003A1D47"/>
    <w:rsid w:val="003A25A2"/>
    <w:rsid w:val="003A2DBB"/>
    <w:rsid w:val="003A2E7F"/>
    <w:rsid w:val="003A3015"/>
    <w:rsid w:val="003A342B"/>
    <w:rsid w:val="003A3E33"/>
    <w:rsid w:val="003A3E8E"/>
    <w:rsid w:val="003A4A49"/>
    <w:rsid w:val="003A5290"/>
    <w:rsid w:val="003A61C7"/>
    <w:rsid w:val="003A6A40"/>
    <w:rsid w:val="003A6BDF"/>
    <w:rsid w:val="003A6C94"/>
    <w:rsid w:val="003A6D53"/>
    <w:rsid w:val="003A6F4D"/>
    <w:rsid w:val="003A73A4"/>
    <w:rsid w:val="003B103E"/>
    <w:rsid w:val="003B158D"/>
    <w:rsid w:val="003B1E0B"/>
    <w:rsid w:val="003B205F"/>
    <w:rsid w:val="003B2735"/>
    <w:rsid w:val="003B2D61"/>
    <w:rsid w:val="003B31E0"/>
    <w:rsid w:val="003B341B"/>
    <w:rsid w:val="003B3E2C"/>
    <w:rsid w:val="003B4381"/>
    <w:rsid w:val="003B4891"/>
    <w:rsid w:val="003B4DB9"/>
    <w:rsid w:val="003B4DDE"/>
    <w:rsid w:val="003B5017"/>
    <w:rsid w:val="003B5DBD"/>
    <w:rsid w:val="003B6497"/>
    <w:rsid w:val="003B6741"/>
    <w:rsid w:val="003B6CCE"/>
    <w:rsid w:val="003B7865"/>
    <w:rsid w:val="003B7E08"/>
    <w:rsid w:val="003C0426"/>
    <w:rsid w:val="003C0D90"/>
    <w:rsid w:val="003C1720"/>
    <w:rsid w:val="003C184F"/>
    <w:rsid w:val="003C25D5"/>
    <w:rsid w:val="003C2A4A"/>
    <w:rsid w:val="003C3229"/>
    <w:rsid w:val="003C3733"/>
    <w:rsid w:val="003C404E"/>
    <w:rsid w:val="003C409A"/>
    <w:rsid w:val="003C46B8"/>
    <w:rsid w:val="003C4D33"/>
    <w:rsid w:val="003C5343"/>
    <w:rsid w:val="003C58C7"/>
    <w:rsid w:val="003C6806"/>
    <w:rsid w:val="003C6FB6"/>
    <w:rsid w:val="003C716A"/>
    <w:rsid w:val="003C7DD1"/>
    <w:rsid w:val="003D0B3D"/>
    <w:rsid w:val="003D0BD4"/>
    <w:rsid w:val="003D110F"/>
    <w:rsid w:val="003D15A9"/>
    <w:rsid w:val="003D17E0"/>
    <w:rsid w:val="003D1CE9"/>
    <w:rsid w:val="003D24FB"/>
    <w:rsid w:val="003D41A4"/>
    <w:rsid w:val="003D4F75"/>
    <w:rsid w:val="003D565A"/>
    <w:rsid w:val="003D56B0"/>
    <w:rsid w:val="003D5B7C"/>
    <w:rsid w:val="003D7D71"/>
    <w:rsid w:val="003D7F54"/>
    <w:rsid w:val="003E0142"/>
    <w:rsid w:val="003E02A1"/>
    <w:rsid w:val="003E03EB"/>
    <w:rsid w:val="003E0767"/>
    <w:rsid w:val="003E09D1"/>
    <w:rsid w:val="003E13F5"/>
    <w:rsid w:val="003E18CB"/>
    <w:rsid w:val="003E20E9"/>
    <w:rsid w:val="003E271E"/>
    <w:rsid w:val="003E27FA"/>
    <w:rsid w:val="003E2864"/>
    <w:rsid w:val="003E2A42"/>
    <w:rsid w:val="003E2E6E"/>
    <w:rsid w:val="003E372D"/>
    <w:rsid w:val="003E480D"/>
    <w:rsid w:val="003E4874"/>
    <w:rsid w:val="003E48AD"/>
    <w:rsid w:val="003E4964"/>
    <w:rsid w:val="003E51C2"/>
    <w:rsid w:val="003E5244"/>
    <w:rsid w:val="003E7063"/>
    <w:rsid w:val="003E7412"/>
    <w:rsid w:val="003E75FD"/>
    <w:rsid w:val="003E78C8"/>
    <w:rsid w:val="003F052D"/>
    <w:rsid w:val="003F11EE"/>
    <w:rsid w:val="003F1A70"/>
    <w:rsid w:val="003F1CC1"/>
    <w:rsid w:val="003F23C9"/>
    <w:rsid w:val="003F274A"/>
    <w:rsid w:val="003F38D9"/>
    <w:rsid w:val="003F3E50"/>
    <w:rsid w:val="003F3F2C"/>
    <w:rsid w:val="003F4389"/>
    <w:rsid w:val="003F4551"/>
    <w:rsid w:val="003F4B5F"/>
    <w:rsid w:val="003F53EC"/>
    <w:rsid w:val="003F5465"/>
    <w:rsid w:val="003F58A4"/>
    <w:rsid w:val="003F5C50"/>
    <w:rsid w:val="003F632E"/>
    <w:rsid w:val="003F635B"/>
    <w:rsid w:val="003F72F1"/>
    <w:rsid w:val="003F7CC2"/>
    <w:rsid w:val="00400443"/>
    <w:rsid w:val="0040139E"/>
    <w:rsid w:val="00401417"/>
    <w:rsid w:val="004019C8"/>
    <w:rsid w:val="004019FC"/>
    <w:rsid w:val="00401B91"/>
    <w:rsid w:val="004025C8"/>
    <w:rsid w:val="00402A76"/>
    <w:rsid w:val="00402EC3"/>
    <w:rsid w:val="00403022"/>
    <w:rsid w:val="00403FBB"/>
    <w:rsid w:val="004049D1"/>
    <w:rsid w:val="00404C5F"/>
    <w:rsid w:val="00405D98"/>
    <w:rsid w:val="00405EBE"/>
    <w:rsid w:val="00406D54"/>
    <w:rsid w:val="004076D0"/>
    <w:rsid w:val="00407722"/>
    <w:rsid w:val="00407966"/>
    <w:rsid w:val="004102C5"/>
    <w:rsid w:val="00410379"/>
    <w:rsid w:val="004108AD"/>
    <w:rsid w:val="004109C3"/>
    <w:rsid w:val="00410CE2"/>
    <w:rsid w:val="00410DC0"/>
    <w:rsid w:val="004118A6"/>
    <w:rsid w:val="00411B48"/>
    <w:rsid w:val="0041253A"/>
    <w:rsid w:val="00412C62"/>
    <w:rsid w:val="004135C7"/>
    <w:rsid w:val="00413E4A"/>
    <w:rsid w:val="00413FFF"/>
    <w:rsid w:val="0041479A"/>
    <w:rsid w:val="00415041"/>
    <w:rsid w:val="004155ED"/>
    <w:rsid w:val="0041597B"/>
    <w:rsid w:val="00416142"/>
    <w:rsid w:val="0041655D"/>
    <w:rsid w:val="00416978"/>
    <w:rsid w:val="004174E3"/>
    <w:rsid w:val="00417967"/>
    <w:rsid w:val="00417D11"/>
    <w:rsid w:val="00417D93"/>
    <w:rsid w:val="0042092B"/>
    <w:rsid w:val="004217CF"/>
    <w:rsid w:val="004219E1"/>
    <w:rsid w:val="00422FAC"/>
    <w:rsid w:val="004238F4"/>
    <w:rsid w:val="004238FD"/>
    <w:rsid w:val="00423BAF"/>
    <w:rsid w:val="004240CF"/>
    <w:rsid w:val="004248FC"/>
    <w:rsid w:val="00424B01"/>
    <w:rsid w:val="00424D3E"/>
    <w:rsid w:val="00424F7A"/>
    <w:rsid w:val="004251E4"/>
    <w:rsid w:val="004259D5"/>
    <w:rsid w:val="00425ED1"/>
    <w:rsid w:val="0042646C"/>
    <w:rsid w:val="00426BE0"/>
    <w:rsid w:val="00427014"/>
    <w:rsid w:val="00430378"/>
    <w:rsid w:val="00430637"/>
    <w:rsid w:val="00430EE2"/>
    <w:rsid w:val="00430FC6"/>
    <w:rsid w:val="00431A5A"/>
    <w:rsid w:val="00432A19"/>
    <w:rsid w:val="00432DD0"/>
    <w:rsid w:val="00432E04"/>
    <w:rsid w:val="004332EC"/>
    <w:rsid w:val="00433805"/>
    <w:rsid w:val="004339DF"/>
    <w:rsid w:val="00434EB3"/>
    <w:rsid w:val="004356D4"/>
    <w:rsid w:val="00436069"/>
    <w:rsid w:val="004361B4"/>
    <w:rsid w:val="004368D5"/>
    <w:rsid w:val="00437573"/>
    <w:rsid w:val="004376FF"/>
    <w:rsid w:val="004401FF"/>
    <w:rsid w:val="0044027F"/>
    <w:rsid w:val="00440380"/>
    <w:rsid w:val="00441081"/>
    <w:rsid w:val="004413CE"/>
    <w:rsid w:val="0044199C"/>
    <w:rsid w:val="00442C6F"/>
    <w:rsid w:val="00442E99"/>
    <w:rsid w:val="00443669"/>
    <w:rsid w:val="004443A8"/>
    <w:rsid w:val="00444634"/>
    <w:rsid w:val="004449CF"/>
    <w:rsid w:val="00445063"/>
    <w:rsid w:val="00445EA4"/>
    <w:rsid w:val="00445FDC"/>
    <w:rsid w:val="00446081"/>
    <w:rsid w:val="0044669F"/>
    <w:rsid w:val="00446A61"/>
    <w:rsid w:val="00446BC4"/>
    <w:rsid w:val="0044758E"/>
    <w:rsid w:val="00447909"/>
    <w:rsid w:val="00447E75"/>
    <w:rsid w:val="00450550"/>
    <w:rsid w:val="00450551"/>
    <w:rsid w:val="0045076A"/>
    <w:rsid w:val="004511E2"/>
    <w:rsid w:val="004515DB"/>
    <w:rsid w:val="004519E1"/>
    <w:rsid w:val="00452E9E"/>
    <w:rsid w:val="00452FBD"/>
    <w:rsid w:val="00454007"/>
    <w:rsid w:val="0045450D"/>
    <w:rsid w:val="00454891"/>
    <w:rsid w:val="00455557"/>
    <w:rsid w:val="00455788"/>
    <w:rsid w:val="004562EE"/>
    <w:rsid w:val="00456372"/>
    <w:rsid w:val="00456788"/>
    <w:rsid w:val="004569AB"/>
    <w:rsid w:val="00460888"/>
    <w:rsid w:val="00461E94"/>
    <w:rsid w:val="00461EA5"/>
    <w:rsid w:val="004623D4"/>
    <w:rsid w:val="00462493"/>
    <w:rsid w:val="00463333"/>
    <w:rsid w:val="0046338A"/>
    <w:rsid w:val="004635E3"/>
    <w:rsid w:val="00464C80"/>
    <w:rsid w:val="00464CA3"/>
    <w:rsid w:val="00464DEB"/>
    <w:rsid w:val="00464DFD"/>
    <w:rsid w:val="00465185"/>
    <w:rsid w:val="0046528E"/>
    <w:rsid w:val="004658A6"/>
    <w:rsid w:val="00465F00"/>
    <w:rsid w:val="004668C8"/>
    <w:rsid w:val="004669DE"/>
    <w:rsid w:val="00466DEF"/>
    <w:rsid w:val="00467A82"/>
    <w:rsid w:val="00471D1D"/>
    <w:rsid w:val="00471D4C"/>
    <w:rsid w:val="00473A31"/>
    <w:rsid w:val="00473E5E"/>
    <w:rsid w:val="004742DC"/>
    <w:rsid w:val="00474568"/>
    <w:rsid w:val="00475562"/>
    <w:rsid w:val="0047629F"/>
    <w:rsid w:val="0047637E"/>
    <w:rsid w:val="00476479"/>
    <w:rsid w:val="00476C33"/>
    <w:rsid w:val="00476E26"/>
    <w:rsid w:val="004800CC"/>
    <w:rsid w:val="004803FD"/>
    <w:rsid w:val="0048042B"/>
    <w:rsid w:val="00480828"/>
    <w:rsid w:val="0048091C"/>
    <w:rsid w:val="00480A94"/>
    <w:rsid w:val="00480BA6"/>
    <w:rsid w:val="00480C50"/>
    <w:rsid w:val="00480E48"/>
    <w:rsid w:val="004810C9"/>
    <w:rsid w:val="00481C83"/>
    <w:rsid w:val="00482230"/>
    <w:rsid w:val="00482453"/>
    <w:rsid w:val="00482AD9"/>
    <w:rsid w:val="00483C68"/>
    <w:rsid w:val="004842FB"/>
    <w:rsid w:val="00484718"/>
    <w:rsid w:val="00486B3C"/>
    <w:rsid w:val="00486EA2"/>
    <w:rsid w:val="00486EF4"/>
    <w:rsid w:val="004877E3"/>
    <w:rsid w:val="00490BA2"/>
    <w:rsid w:val="00490D9C"/>
    <w:rsid w:val="00490E46"/>
    <w:rsid w:val="0049165E"/>
    <w:rsid w:val="004918CD"/>
    <w:rsid w:val="004919E6"/>
    <w:rsid w:val="00491ABF"/>
    <w:rsid w:val="00494162"/>
    <w:rsid w:val="004942A7"/>
    <w:rsid w:val="004943F2"/>
    <w:rsid w:val="004948D1"/>
    <w:rsid w:val="00497463"/>
    <w:rsid w:val="00497F02"/>
    <w:rsid w:val="004A037B"/>
    <w:rsid w:val="004A05BC"/>
    <w:rsid w:val="004A078C"/>
    <w:rsid w:val="004A0BE9"/>
    <w:rsid w:val="004A0C0D"/>
    <w:rsid w:val="004A0EE3"/>
    <w:rsid w:val="004A27CA"/>
    <w:rsid w:val="004A28B9"/>
    <w:rsid w:val="004A2B1B"/>
    <w:rsid w:val="004A3292"/>
    <w:rsid w:val="004A35EF"/>
    <w:rsid w:val="004A4102"/>
    <w:rsid w:val="004A5862"/>
    <w:rsid w:val="004A6124"/>
    <w:rsid w:val="004A6219"/>
    <w:rsid w:val="004A66B3"/>
    <w:rsid w:val="004A6707"/>
    <w:rsid w:val="004A6AEC"/>
    <w:rsid w:val="004A70E9"/>
    <w:rsid w:val="004A723D"/>
    <w:rsid w:val="004A73BD"/>
    <w:rsid w:val="004A78BE"/>
    <w:rsid w:val="004A7AE8"/>
    <w:rsid w:val="004A7BAC"/>
    <w:rsid w:val="004A7C98"/>
    <w:rsid w:val="004A7E83"/>
    <w:rsid w:val="004B05D8"/>
    <w:rsid w:val="004B0A9F"/>
    <w:rsid w:val="004B1547"/>
    <w:rsid w:val="004B165D"/>
    <w:rsid w:val="004B16DB"/>
    <w:rsid w:val="004B16DE"/>
    <w:rsid w:val="004B18C0"/>
    <w:rsid w:val="004B1FAE"/>
    <w:rsid w:val="004B2130"/>
    <w:rsid w:val="004B2A51"/>
    <w:rsid w:val="004B2DF4"/>
    <w:rsid w:val="004B3286"/>
    <w:rsid w:val="004B387D"/>
    <w:rsid w:val="004B3E78"/>
    <w:rsid w:val="004B4004"/>
    <w:rsid w:val="004B448D"/>
    <w:rsid w:val="004B4539"/>
    <w:rsid w:val="004B495E"/>
    <w:rsid w:val="004B4F96"/>
    <w:rsid w:val="004B5B3B"/>
    <w:rsid w:val="004B6021"/>
    <w:rsid w:val="004B633E"/>
    <w:rsid w:val="004B66EA"/>
    <w:rsid w:val="004B6A28"/>
    <w:rsid w:val="004B744B"/>
    <w:rsid w:val="004C0009"/>
    <w:rsid w:val="004C0045"/>
    <w:rsid w:val="004C0367"/>
    <w:rsid w:val="004C0B36"/>
    <w:rsid w:val="004C110A"/>
    <w:rsid w:val="004C1540"/>
    <w:rsid w:val="004C1D88"/>
    <w:rsid w:val="004C20BF"/>
    <w:rsid w:val="004C2DD6"/>
    <w:rsid w:val="004C2DE8"/>
    <w:rsid w:val="004C3066"/>
    <w:rsid w:val="004C3729"/>
    <w:rsid w:val="004C3790"/>
    <w:rsid w:val="004C3FEA"/>
    <w:rsid w:val="004C439D"/>
    <w:rsid w:val="004C4545"/>
    <w:rsid w:val="004C5454"/>
    <w:rsid w:val="004C64F6"/>
    <w:rsid w:val="004C6C0C"/>
    <w:rsid w:val="004C74D7"/>
    <w:rsid w:val="004C756A"/>
    <w:rsid w:val="004C7645"/>
    <w:rsid w:val="004C7E46"/>
    <w:rsid w:val="004D0254"/>
    <w:rsid w:val="004D059A"/>
    <w:rsid w:val="004D0865"/>
    <w:rsid w:val="004D0A03"/>
    <w:rsid w:val="004D234C"/>
    <w:rsid w:val="004D2B5E"/>
    <w:rsid w:val="004D2C39"/>
    <w:rsid w:val="004D2D1F"/>
    <w:rsid w:val="004D318C"/>
    <w:rsid w:val="004D3934"/>
    <w:rsid w:val="004D3BF0"/>
    <w:rsid w:val="004D53EE"/>
    <w:rsid w:val="004D57A1"/>
    <w:rsid w:val="004D5AE1"/>
    <w:rsid w:val="004D5DBD"/>
    <w:rsid w:val="004D5F2E"/>
    <w:rsid w:val="004D6305"/>
    <w:rsid w:val="004D6C6C"/>
    <w:rsid w:val="004D71AD"/>
    <w:rsid w:val="004D7A90"/>
    <w:rsid w:val="004D7C51"/>
    <w:rsid w:val="004D7C82"/>
    <w:rsid w:val="004E0845"/>
    <w:rsid w:val="004E0E23"/>
    <w:rsid w:val="004E18ED"/>
    <w:rsid w:val="004E18F5"/>
    <w:rsid w:val="004E2551"/>
    <w:rsid w:val="004E2812"/>
    <w:rsid w:val="004E2995"/>
    <w:rsid w:val="004E30FA"/>
    <w:rsid w:val="004E462E"/>
    <w:rsid w:val="004E4894"/>
    <w:rsid w:val="004E48C5"/>
    <w:rsid w:val="004E4B27"/>
    <w:rsid w:val="004E52E1"/>
    <w:rsid w:val="004E551F"/>
    <w:rsid w:val="004E569B"/>
    <w:rsid w:val="004E6D5E"/>
    <w:rsid w:val="004E738F"/>
    <w:rsid w:val="004E73D7"/>
    <w:rsid w:val="004E7859"/>
    <w:rsid w:val="004E7FC3"/>
    <w:rsid w:val="004F017D"/>
    <w:rsid w:val="004F0BB0"/>
    <w:rsid w:val="004F14B2"/>
    <w:rsid w:val="004F1685"/>
    <w:rsid w:val="004F22B4"/>
    <w:rsid w:val="004F2468"/>
    <w:rsid w:val="004F2B7A"/>
    <w:rsid w:val="004F3E3F"/>
    <w:rsid w:val="004F413A"/>
    <w:rsid w:val="004F430F"/>
    <w:rsid w:val="004F45B6"/>
    <w:rsid w:val="004F4996"/>
    <w:rsid w:val="004F50A6"/>
    <w:rsid w:val="004F5730"/>
    <w:rsid w:val="004F5B2B"/>
    <w:rsid w:val="004F5DC6"/>
    <w:rsid w:val="004F623B"/>
    <w:rsid w:val="004F62C9"/>
    <w:rsid w:val="004F632A"/>
    <w:rsid w:val="004F756B"/>
    <w:rsid w:val="004F7B22"/>
    <w:rsid w:val="004F7BF6"/>
    <w:rsid w:val="004F7DEA"/>
    <w:rsid w:val="005004BD"/>
    <w:rsid w:val="00500D6B"/>
    <w:rsid w:val="00500EF5"/>
    <w:rsid w:val="0050131C"/>
    <w:rsid w:val="00501865"/>
    <w:rsid w:val="00501B82"/>
    <w:rsid w:val="0050255B"/>
    <w:rsid w:val="0050342C"/>
    <w:rsid w:val="00503680"/>
    <w:rsid w:val="00503D52"/>
    <w:rsid w:val="00503F8F"/>
    <w:rsid w:val="0050429E"/>
    <w:rsid w:val="00504CCF"/>
    <w:rsid w:val="00504FC8"/>
    <w:rsid w:val="00505761"/>
    <w:rsid w:val="005058F2"/>
    <w:rsid w:val="00506ADC"/>
    <w:rsid w:val="00506CAD"/>
    <w:rsid w:val="00506F41"/>
    <w:rsid w:val="00507711"/>
    <w:rsid w:val="0050784B"/>
    <w:rsid w:val="0051057A"/>
    <w:rsid w:val="005105E5"/>
    <w:rsid w:val="00511468"/>
    <w:rsid w:val="00512184"/>
    <w:rsid w:val="005123C7"/>
    <w:rsid w:val="00512B00"/>
    <w:rsid w:val="00513990"/>
    <w:rsid w:val="00513DF7"/>
    <w:rsid w:val="00513E4F"/>
    <w:rsid w:val="00513FE7"/>
    <w:rsid w:val="005147E2"/>
    <w:rsid w:val="00514980"/>
    <w:rsid w:val="00514B73"/>
    <w:rsid w:val="00515397"/>
    <w:rsid w:val="0051570C"/>
    <w:rsid w:val="00515F11"/>
    <w:rsid w:val="00516255"/>
    <w:rsid w:val="00516409"/>
    <w:rsid w:val="005165A1"/>
    <w:rsid w:val="00516BD0"/>
    <w:rsid w:val="005172F5"/>
    <w:rsid w:val="0051741A"/>
    <w:rsid w:val="0051789B"/>
    <w:rsid w:val="005201B8"/>
    <w:rsid w:val="005203E7"/>
    <w:rsid w:val="005203FF"/>
    <w:rsid w:val="005206D0"/>
    <w:rsid w:val="005208BF"/>
    <w:rsid w:val="00520F1F"/>
    <w:rsid w:val="005210CA"/>
    <w:rsid w:val="0052117D"/>
    <w:rsid w:val="0052144D"/>
    <w:rsid w:val="005216B9"/>
    <w:rsid w:val="005218DD"/>
    <w:rsid w:val="00521AD2"/>
    <w:rsid w:val="00521F8E"/>
    <w:rsid w:val="00522074"/>
    <w:rsid w:val="005221B8"/>
    <w:rsid w:val="00522641"/>
    <w:rsid w:val="0052284D"/>
    <w:rsid w:val="00522BC7"/>
    <w:rsid w:val="0052396E"/>
    <w:rsid w:val="00523B20"/>
    <w:rsid w:val="005247BE"/>
    <w:rsid w:val="00524D51"/>
    <w:rsid w:val="00524EC2"/>
    <w:rsid w:val="005252CE"/>
    <w:rsid w:val="00525655"/>
    <w:rsid w:val="005257C9"/>
    <w:rsid w:val="00525F80"/>
    <w:rsid w:val="00526186"/>
    <w:rsid w:val="0052633B"/>
    <w:rsid w:val="0052672E"/>
    <w:rsid w:val="00526881"/>
    <w:rsid w:val="00526892"/>
    <w:rsid w:val="00530427"/>
    <w:rsid w:val="00530489"/>
    <w:rsid w:val="00530862"/>
    <w:rsid w:val="00530918"/>
    <w:rsid w:val="00531510"/>
    <w:rsid w:val="00531D3C"/>
    <w:rsid w:val="005321CD"/>
    <w:rsid w:val="00532314"/>
    <w:rsid w:val="00533F74"/>
    <w:rsid w:val="0053410B"/>
    <w:rsid w:val="00534507"/>
    <w:rsid w:val="0053497B"/>
    <w:rsid w:val="00534C83"/>
    <w:rsid w:val="00534F22"/>
    <w:rsid w:val="00535257"/>
    <w:rsid w:val="00535C5E"/>
    <w:rsid w:val="00535D6C"/>
    <w:rsid w:val="0053659A"/>
    <w:rsid w:val="0053677A"/>
    <w:rsid w:val="00537DA0"/>
    <w:rsid w:val="00537F8C"/>
    <w:rsid w:val="00540D3E"/>
    <w:rsid w:val="00540E72"/>
    <w:rsid w:val="005411DE"/>
    <w:rsid w:val="00541244"/>
    <w:rsid w:val="00541778"/>
    <w:rsid w:val="00541F55"/>
    <w:rsid w:val="00542FFE"/>
    <w:rsid w:val="0054458E"/>
    <w:rsid w:val="00544B42"/>
    <w:rsid w:val="00544E67"/>
    <w:rsid w:val="005455C8"/>
    <w:rsid w:val="00545731"/>
    <w:rsid w:val="00546ECF"/>
    <w:rsid w:val="005471A3"/>
    <w:rsid w:val="00547487"/>
    <w:rsid w:val="005479F4"/>
    <w:rsid w:val="00550551"/>
    <w:rsid w:val="005506F4"/>
    <w:rsid w:val="0055072B"/>
    <w:rsid w:val="00551184"/>
    <w:rsid w:val="00551454"/>
    <w:rsid w:val="00551CED"/>
    <w:rsid w:val="005528B4"/>
    <w:rsid w:val="0055348A"/>
    <w:rsid w:val="0055361A"/>
    <w:rsid w:val="0055376A"/>
    <w:rsid w:val="00553D58"/>
    <w:rsid w:val="005543BF"/>
    <w:rsid w:val="0055457A"/>
    <w:rsid w:val="00554C66"/>
    <w:rsid w:val="00554D91"/>
    <w:rsid w:val="00554F2C"/>
    <w:rsid w:val="0055525C"/>
    <w:rsid w:val="00555E27"/>
    <w:rsid w:val="00555F43"/>
    <w:rsid w:val="0055706D"/>
    <w:rsid w:val="0056029E"/>
    <w:rsid w:val="0056030B"/>
    <w:rsid w:val="005617D0"/>
    <w:rsid w:val="0056191D"/>
    <w:rsid w:val="0056249A"/>
    <w:rsid w:val="00562DBF"/>
    <w:rsid w:val="005630F1"/>
    <w:rsid w:val="0056403A"/>
    <w:rsid w:val="005642BC"/>
    <w:rsid w:val="0056435A"/>
    <w:rsid w:val="00564C46"/>
    <w:rsid w:val="00565323"/>
    <w:rsid w:val="00565469"/>
    <w:rsid w:val="00565D7E"/>
    <w:rsid w:val="00566060"/>
    <w:rsid w:val="005666AB"/>
    <w:rsid w:val="00566718"/>
    <w:rsid w:val="005669C3"/>
    <w:rsid w:val="005669CC"/>
    <w:rsid w:val="00566E15"/>
    <w:rsid w:val="0056783F"/>
    <w:rsid w:val="005679D0"/>
    <w:rsid w:val="00567BEC"/>
    <w:rsid w:val="00567D5E"/>
    <w:rsid w:val="005700ED"/>
    <w:rsid w:val="005703F0"/>
    <w:rsid w:val="00570DC3"/>
    <w:rsid w:val="00571503"/>
    <w:rsid w:val="0057159D"/>
    <w:rsid w:val="0057166C"/>
    <w:rsid w:val="00572097"/>
    <w:rsid w:val="0057212C"/>
    <w:rsid w:val="005723CA"/>
    <w:rsid w:val="005729A4"/>
    <w:rsid w:val="005729E9"/>
    <w:rsid w:val="00573566"/>
    <w:rsid w:val="00573EBF"/>
    <w:rsid w:val="00574A13"/>
    <w:rsid w:val="00574CEB"/>
    <w:rsid w:val="00574DA9"/>
    <w:rsid w:val="00574DFB"/>
    <w:rsid w:val="00575295"/>
    <w:rsid w:val="0057568B"/>
    <w:rsid w:val="005756B8"/>
    <w:rsid w:val="005758C9"/>
    <w:rsid w:val="0057613F"/>
    <w:rsid w:val="00576409"/>
    <w:rsid w:val="00576AA6"/>
    <w:rsid w:val="00576F72"/>
    <w:rsid w:val="00577824"/>
    <w:rsid w:val="00577C1E"/>
    <w:rsid w:val="005800A6"/>
    <w:rsid w:val="0058029E"/>
    <w:rsid w:val="00580572"/>
    <w:rsid w:val="0058095B"/>
    <w:rsid w:val="00580A95"/>
    <w:rsid w:val="00580DD0"/>
    <w:rsid w:val="005812A8"/>
    <w:rsid w:val="005815D0"/>
    <w:rsid w:val="00581AA9"/>
    <w:rsid w:val="00581B40"/>
    <w:rsid w:val="0058296C"/>
    <w:rsid w:val="005832CA"/>
    <w:rsid w:val="0058372F"/>
    <w:rsid w:val="00583E45"/>
    <w:rsid w:val="0058446E"/>
    <w:rsid w:val="005844B1"/>
    <w:rsid w:val="005845BA"/>
    <w:rsid w:val="00584A98"/>
    <w:rsid w:val="00586184"/>
    <w:rsid w:val="005864E6"/>
    <w:rsid w:val="00586E00"/>
    <w:rsid w:val="005870C9"/>
    <w:rsid w:val="00587426"/>
    <w:rsid w:val="005879F8"/>
    <w:rsid w:val="0059033A"/>
    <w:rsid w:val="005916DE"/>
    <w:rsid w:val="005919FA"/>
    <w:rsid w:val="00591F82"/>
    <w:rsid w:val="00592E82"/>
    <w:rsid w:val="00593A07"/>
    <w:rsid w:val="00593AB4"/>
    <w:rsid w:val="00594320"/>
    <w:rsid w:val="005949EC"/>
    <w:rsid w:val="0059535F"/>
    <w:rsid w:val="00595662"/>
    <w:rsid w:val="0059780F"/>
    <w:rsid w:val="00597AD1"/>
    <w:rsid w:val="00597EBD"/>
    <w:rsid w:val="005A07E7"/>
    <w:rsid w:val="005A0B78"/>
    <w:rsid w:val="005A0CB4"/>
    <w:rsid w:val="005A0EFD"/>
    <w:rsid w:val="005A1500"/>
    <w:rsid w:val="005A1C5F"/>
    <w:rsid w:val="005A1CA5"/>
    <w:rsid w:val="005A2A79"/>
    <w:rsid w:val="005A2E94"/>
    <w:rsid w:val="005A312B"/>
    <w:rsid w:val="005A35A2"/>
    <w:rsid w:val="005A364C"/>
    <w:rsid w:val="005A3A2F"/>
    <w:rsid w:val="005A3E93"/>
    <w:rsid w:val="005A4D9B"/>
    <w:rsid w:val="005A50C9"/>
    <w:rsid w:val="005A54C3"/>
    <w:rsid w:val="005A6460"/>
    <w:rsid w:val="005B0637"/>
    <w:rsid w:val="005B076B"/>
    <w:rsid w:val="005B2A35"/>
    <w:rsid w:val="005B2AEE"/>
    <w:rsid w:val="005B3F3E"/>
    <w:rsid w:val="005B40FE"/>
    <w:rsid w:val="005B4565"/>
    <w:rsid w:val="005B524B"/>
    <w:rsid w:val="005B554F"/>
    <w:rsid w:val="005B6598"/>
    <w:rsid w:val="005B6922"/>
    <w:rsid w:val="005B6964"/>
    <w:rsid w:val="005B7810"/>
    <w:rsid w:val="005C018F"/>
    <w:rsid w:val="005C0F89"/>
    <w:rsid w:val="005C1570"/>
    <w:rsid w:val="005C1BCE"/>
    <w:rsid w:val="005C2119"/>
    <w:rsid w:val="005C2C7C"/>
    <w:rsid w:val="005C320B"/>
    <w:rsid w:val="005C3578"/>
    <w:rsid w:val="005C3764"/>
    <w:rsid w:val="005C3FAB"/>
    <w:rsid w:val="005C40C4"/>
    <w:rsid w:val="005C4287"/>
    <w:rsid w:val="005C5030"/>
    <w:rsid w:val="005C56B8"/>
    <w:rsid w:val="005C580A"/>
    <w:rsid w:val="005C687E"/>
    <w:rsid w:val="005C6B73"/>
    <w:rsid w:val="005C6CB7"/>
    <w:rsid w:val="005C6EC8"/>
    <w:rsid w:val="005C7813"/>
    <w:rsid w:val="005C7C9B"/>
    <w:rsid w:val="005C7DD1"/>
    <w:rsid w:val="005C7F4A"/>
    <w:rsid w:val="005D16C3"/>
    <w:rsid w:val="005D1DCD"/>
    <w:rsid w:val="005D205B"/>
    <w:rsid w:val="005D2257"/>
    <w:rsid w:val="005D36E9"/>
    <w:rsid w:val="005D3799"/>
    <w:rsid w:val="005D37AE"/>
    <w:rsid w:val="005D40DE"/>
    <w:rsid w:val="005D4930"/>
    <w:rsid w:val="005D4B09"/>
    <w:rsid w:val="005D4EB1"/>
    <w:rsid w:val="005D5535"/>
    <w:rsid w:val="005D58DC"/>
    <w:rsid w:val="005D61FF"/>
    <w:rsid w:val="005D6244"/>
    <w:rsid w:val="005D6DAA"/>
    <w:rsid w:val="005D6E69"/>
    <w:rsid w:val="005D7A65"/>
    <w:rsid w:val="005D7C84"/>
    <w:rsid w:val="005D7EB6"/>
    <w:rsid w:val="005E06BF"/>
    <w:rsid w:val="005E0F10"/>
    <w:rsid w:val="005E119F"/>
    <w:rsid w:val="005E14C6"/>
    <w:rsid w:val="005E153C"/>
    <w:rsid w:val="005E18E1"/>
    <w:rsid w:val="005E1912"/>
    <w:rsid w:val="005E1F9A"/>
    <w:rsid w:val="005E3153"/>
    <w:rsid w:val="005E3664"/>
    <w:rsid w:val="005E36F3"/>
    <w:rsid w:val="005E467B"/>
    <w:rsid w:val="005E4880"/>
    <w:rsid w:val="005E4CAF"/>
    <w:rsid w:val="005E4D95"/>
    <w:rsid w:val="005E5170"/>
    <w:rsid w:val="005E539D"/>
    <w:rsid w:val="005E5589"/>
    <w:rsid w:val="005E55F1"/>
    <w:rsid w:val="005E586F"/>
    <w:rsid w:val="005E5DE4"/>
    <w:rsid w:val="005E6A0D"/>
    <w:rsid w:val="005E6E58"/>
    <w:rsid w:val="005E7090"/>
    <w:rsid w:val="005E7C47"/>
    <w:rsid w:val="005F08F1"/>
    <w:rsid w:val="005F08FA"/>
    <w:rsid w:val="005F0E64"/>
    <w:rsid w:val="005F0FCA"/>
    <w:rsid w:val="005F12F4"/>
    <w:rsid w:val="005F14DC"/>
    <w:rsid w:val="005F1A6F"/>
    <w:rsid w:val="005F2193"/>
    <w:rsid w:val="005F2260"/>
    <w:rsid w:val="005F2936"/>
    <w:rsid w:val="005F32CB"/>
    <w:rsid w:val="005F38AD"/>
    <w:rsid w:val="005F3E08"/>
    <w:rsid w:val="005F45EB"/>
    <w:rsid w:val="005F49B0"/>
    <w:rsid w:val="005F4BDC"/>
    <w:rsid w:val="005F4FE5"/>
    <w:rsid w:val="005F5A9E"/>
    <w:rsid w:val="005F65B6"/>
    <w:rsid w:val="005F672A"/>
    <w:rsid w:val="005F733E"/>
    <w:rsid w:val="005F73CF"/>
    <w:rsid w:val="005F7673"/>
    <w:rsid w:val="005F7757"/>
    <w:rsid w:val="006002A5"/>
    <w:rsid w:val="00600706"/>
    <w:rsid w:val="006015EF"/>
    <w:rsid w:val="00601D75"/>
    <w:rsid w:val="00602205"/>
    <w:rsid w:val="00602A2C"/>
    <w:rsid w:val="00602DF9"/>
    <w:rsid w:val="006030C9"/>
    <w:rsid w:val="006039EB"/>
    <w:rsid w:val="00603D07"/>
    <w:rsid w:val="006041BC"/>
    <w:rsid w:val="006047EE"/>
    <w:rsid w:val="00604A37"/>
    <w:rsid w:val="00604A3E"/>
    <w:rsid w:val="00604A97"/>
    <w:rsid w:val="00605F39"/>
    <w:rsid w:val="006062A7"/>
    <w:rsid w:val="006079C9"/>
    <w:rsid w:val="006103EE"/>
    <w:rsid w:val="00611830"/>
    <w:rsid w:val="00611F3D"/>
    <w:rsid w:val="006129A3"/>
    <w:rsid w:val="00613C20"/>
    <w:rsid w:val="00614E9D"/>
    <w:rsid w:val="006153A1"/>
    <w:rsid w:val="006155C9"/>
    <w:rsid w:val="006157A8"/>
    <w:rsid w:val="00615BEA"/>
    <w:rsid w:val="00616C4F"/>
    <w:rsid w:val="00616C56"/>
    <w:rsid w:val="00616D94"/>
    <w:rsid w:val="00617884"/>
    <w:rsid w:val="00617E74"/>
    <w:rsid w:val="006207C2"/>
    <w:rsid w:val="00620C29"/>
    <w:rsid w:val="006223D8"/>
    <w:rsid w:val="006226DA"/>
    <w:rsid w:val="00622C6E"/>
    <w:rsid w:val="00623613"/>
    <w:rsid w:val="0062388E"/>
    <w:rsid w:val="00624600"/>
    <w:rsid w:val="006249A0"/>
    <w:rsid w:val="00625207"/>
    <w:rsid w:val="00625B69"/>
    <w:rsid w:val="00627212"/>
    <w:rsid w:val="00627F16"/>
    <w:rsid w:val="0063008E"/>
    <w:rsid w:val="006304A3"/>
    <w:rsid w:val="00630548"/>
    <w:rsid w:val="00630FE3"/>
    <w:rsid w:val="006317D4"/>
    <w:rsid w:val="0063260B"/>
    <w:rsid w:val="0063296C"/>
    <w:rsid w:val="0063307D"/>
    <w:rsid w:val="0063310B"/>
    <w:rsid w:val="0063322C"/>
    <w:rsid w:val="006337D0"/>
    <w:rsid w:val="00634295"/>
    <w:rsid w:val="006356BB"/>
    <w:rsid w:val="00635731"/>
    <w:rsid w:val="0063608C"/>
    <w:rsid w:val="00636F24"/>
    <w:rsid w:val="00636F3E"/>
    <w:rsid w:val="00637875"/>
    <w:rsid w:val="00637AFB"/>
    <w:rsid w:val="00637EBA"/>
    <w:rsid w:val="00637F01"/>
    <w:rsid w:val="00640914"/>
    <w:rsid w:val="00640BD7"/>
    <w:rsid w:val="00641628"/>
    <w:rsid w:val="00641784"/>
    <w:rsid w:val="006419DF"/>
    <w:rsid w:val="00641E74"/>
    <w:rsid w:val="0064227E"/>
    <w:rsid w:val="006434CF"/>
    <w:rsid w:val="00643D22"/>
    <w:rsid w:val="0064481B"/>
    <w:rsid w:val="006465F9"/>
    <w:rsid w:val="00646866"/>
    <w:rsid w:val="006473FA"/>
    <w:rsid w:val="00647BAE"/>
    <w:rsid w:val="00650210"/>
    <w:rsid w:val="00650292"/>
    <w:rsid w:val="0065073B"/>
    <w:rsid w:val="00650B39"/>
    <w:rsid w:val="00650BC9"/>
    <w:rsid w:val="00652365"/>
    <w:rsid w:val="006523E8"/>
    <w:rsid w:val="00652C9E"/>
    <w:rsid w:val="00652E7A"/>
    <w:rsid w:val="00653A03"/>
    <w:rsid w:val="00654B2B"/>
    <w:rsid w:val="00654C80"/>
    <w:rsid w:val="00655D26"/>
    <w:rsid w:val="0065623E"/>
    <w:rsid w:val="006577EB"/>
    <w:rsid w:val="006578C7"/>
    <w:rsid w:val="0066080E"/>
    <w:rsid w:val="00660C56"/>
    <w:rsid w:val="00661089"/>
    <w:rsid w:val="00661342"/>
    <w:rsid w:val="00661551"/>
    <w:rsid w:val="00661A11"/>
    <w:rsid w:val="00661D17"/>
    <w:rsid w:val="00661E21"/>
    <w:rsid w:val="00662754"/>
    <w:rsid w:val="00662885"/>
    <w:rsid w:val="00662A60"/>
    <w:rsid w:val="00663B19"/>
    <w:rsid w:val="00664013"/>
    <w:rsid w:val="0066407D"/>
    <w:rsid w:val="00664639"/>
    <w:rsid w:val="00665234"/>
    <w:rsid w:val="006656E9"/>
    <w:rsid w:val="0066580E"/>
    <w:rsid w:val="00665EE8"/>
    <w:rsid w:val="00665F03"/>
    <w:rsid w:val="00666318"/>
    <w:rsid w:val="00666A94"/>
    <w:rsid w:val="00666DC4"/>
    <w:rsid w:val="00667148"/>
    <w:rsid w:val="006672E3"/>
    <w:rsid w:val="00667818"/>
    <w:rsid w:val="00667CAA"/>
    <w:rsid w:val="00670350"/>
    <w:rsid w:val="006706DE"/>
    <w:rsid w:val="00671519"/>
    <w:rsid w:val="00671F14"/>
    <w:rsid w:val="006720A1"/>
    <w:rsid w:val="0067403B"/>
    <w:rsid w:val="00674135"/>
    <w:rsid w:val="00674355"/>
    <w:rsid w:val="006747C3"/>
    <w:rsid w:val="00674CBD"/>
    <w:rsid w:val="00674DC2"/>
    <w:rsid w:val="00674F8C"/>
    <w:rsid w:val="00675601"/>
    <w:rsid w:val="0067685D"/>
    <w:rsid w:val="00676931"/>
    <w:rsid w:val="00676E52"/>
    <w:rsid w:val="00676EFE"/>
    <w:rsid w:val="00676F92"/>
    <w:rsid w:val="00677EF7"/>
    <w:rsid w:val="0068043C"/>
    <w:rsid w:val="00680D82"/>
    <w:rsid w:val="00681CF8"/>
    <w:rsid w:val="0068210D"/>
    <w:rsid w:val="006822F3"/>
    <w:rsid w:val="006823F6"/>
    <w:rsid w:val="00682E35"/>
    <w:rsid w:val="00684576"/>
    <w:rsid w:val="00685D56"/>
    <w:rsid w:val="00685D97"/>
    <w:rsid w:val="00685FD7"/>
    <w:rsid w:val="0068630C"/>
    <w:rsid w:val="00686376"/>
    <w:rsid w:val="00686D5F"/>
    <w:rsid w:val="00686ED9"/>
    <w:rsid w:val="006870D8"/>
    <w:rsid w:val="00687AB6"/>
    <w:rsid w:val="00687D87"/>
    <w:rsid w:val="0069012F"/>
    <w:rsid w:val="0069037D"/>
    <w:rsid w:val="006907B1"/>
    <w:rsid w:val="00691042"/>
    <w:rsid w:val="00691FD8"/>
    <w:rsid w:val="00692187"/>
    <w:rsid w:val="0069276C"/>
    <w:rsid w:val="0069305D"/>
    <w:rsid w:val="006935D2"/>
    <w:rsid w:val="00693CA5"/>
    <w:rsid w:val="00694B0B"/>
    <w:rsid w:val="00694DFB"/>
    <w:rsid w:val="006952A3"/>
    <w:rsid w:val="006958F8"/>
    <w:rsid w:val="00695D82"/>
    <w:rsid w:val="006966D5"/>
    <w:rsid w:val="006970AA"/>
    <w:rsid w:val="0069710A"/>
    <w:rsid w:val="006975D3"/>
    <w:rsid w:val="00697768"/>
    <w:rsid w:val="006A0067"/>
    <w:rsid w:val="006A0942"/>
    <w:rsid w:val="006A0C87"/>
    <w:rsid w:val="006A1A87"/>
    <w:rsid w:val="006A21BF"/>
    <w:rsid w:val="006A25C1"/>
    <w:rsid w:val="006A25C9"/>
    <w:rsid w:val="006A30CE"/>
    <w:rsid w:val="006A3849"/>
    <w:rsid w:val="006A3BB2"/>
    <w:rsid w:val="006A3E31"/>
    <w:rsid w:val="006A41FA"/>
    <w:rsid w:val="006A5540"/>
    <w:rsid w:val="006A5B86"/>
    <w:rsid w:val="006A683B"/>
    <w:rsid w:val="006A6A49"/>
    <w:rsid w:val="006A7268"/>
    <w:rsid w:val="006A7C17"/>
    <w:rsid w:val="006B019E"/>
    <w:rsid w:val="006B0659"/>
    <w:rsid w:val="006B0819"/>
    <w:rsid w:val="006B0C6A"/>
    <w:rsid w:val="006B0CB7"/>
    <w:rsid w:val="006B0DE9"/>
    <w:rsid w:val="006B10AB"/>
    <w:rsid w:val="006B1609"/>
    <w:rsid w:val="006B17DE"/>
    <w:rsid w:val="006B1BDD"/>
    <w:rsid w:val="006B1CE9"/>
    <w:rsid w:val="006B1D8A"/>
    <w:rsid w:val="006B1F9D"/>
    <w:rsid w:val="006B2277"/>
    <w:rsid w:val="006B23F2"/>
    <w:rsid w:val="006B2D4A"/>
    <w:rsid w:val="006B2FCB"/>
    <w:rsid w:val="006B3020"/>
    <w:rsid w:val="006B31ED"/>
    <w:rsid w:val="006B3F00"/>
    <w:rsid w:val="006B4330"/>
    <w:rsid w:val="006B51C5"/>
    <w:rsid w:val="006B5775"/>
    <w:rsid w:val="006B6146"/>
    <w:rsid w:val="006B641E"/>
    <w:rsid w:val="006B64CA"/>
    <w:rsid w:val="006B6C8F"/>
    <w:rsid w:val="006B6E99"/>
    <w:rsid w:val="006B7847"/>
    <w:rsid w:val="006B7941"/>
    <w:rsid w:val="006B7BAD"/>
    <w:rsid w:val="006C0352"/>
    <w:rsid w:val="006C036A"/>
    <w:rsid w:val="006C1AA1"/>
    <w:rsid w:val="006C264E"/>
    <w:rsid w:val="006C3056"/>
    <w:rsid w:val="006C31C8"/>
    <w:rsid w:val="006C339D"/>
    <w:rsid w:val="006C3504"/>
    <w:rsid w:val="006C35FF"/>
    <w:rsid w:val="006C3909"/>
    <w:rsid w:val="006C492B"/>
    <w:rsid w:val="006C5832"/>
    <w:rsid w:val="006C5BBA"/>
    <w:rsid w:val="006C5D7E"/>
    <w:rsid w:val="006C5D8D"/>
    <w:rsid w:val="006C635D"/>
    <w:rsid w:val="006C64D2"/>
    <w:rsid w:val="006C6572"/>
    <w:rsid w:val="006C6A66"/>
    <w:rsid w:val="006C73AC"/>
    <w:rsid w:val="006C73C6"/>
    <w:rsid w:val="006C7A4C"/>
    <w:rsid w:val="006C7C01"/>
    <w:rsid w:val="006C7C32"/>
    <w:rsid w:val="006D0C54"/>
    <w:rsid w:val="006D0E28"/>
    <w:rsid w:val="006D3E85"/>
    <w:rsid w:val="006D42D9"/>
    <w:rsid w:val="006D46A6"/>
    <w:rsid w:val="006D4E4C"/>
    <w:rsid w:val="006D617D"/>
    <w:rsid w:val="006D62E2"/>
    <w:rsid w:val="006D6769"/>
    <w:rsid w:val="006D7150"/>
    <w:rsid w:val="006E022C"/>
    <w:rsid w:val="006E09FD"/>
    <w:rsid w:val="006E0A6B"/>
    <w:rsid w:val="006E0B8B"/>
    <w:rsid w:val="006E0D94"/>
    <w:rsid w:val="006E1114"/>
    <w:rsid w:val="006E15CC"/>
    <w:rsid w:val="006E2ADD"/>
    <w:rsid w:val="006E2BE1"/>
    <w:rsid w:val="006E2D47"/>
    <w:rsid w:val="006E39FB"/>
    <w:rsid w:val="006E3A7C"/>
    <w:rsid w:val="006E3C1B"/>
    <w:rsid w:val="006E4063"/>
    <w:rsid w:val="006E4178"/>
    <w:rsid w:val="006E455B"/>
    <w:rsid w:val="006E4A38"/>
    <w:rsid w:val="006E5424"/>
    <w:rsid w:val="006E54A8"/>
    <w:rsid w:val="006E5708"/>
    <w:rsid w:val="006E5960"/>
    <w:rsid w:val="006E61FB"/>
    <w:rsid w:val="006E6B67"/>
    <w:rsid w:val="006E724D"/>
    <w:rsid w:val="006E75A7"/>
    <w:rsid w:val="006F0112"/>
    <w:rsid w:val="006F0141"/>
    <w:rsid w:val="006F129F"/>
    <w:rsid w:val="006F1387"/>
    <w:rsid w:val="006F163B"/>
    <w:rsid w:val="006F18AC"/>
    <w:rsid w:val="006F2F12"/>
    <w:rsid w:val="006F37AC"/>
    <w:rsid w:val="006F47CE"/>
    <w:rsid w:val="006F49A1"/>
    <w:rsid w:val="006F596E"/>
    <w:rsid w:val="006F62D6"/>
    <w:rsid w:val="006F6441"/>
    <w:rsid w:val="006F6674"/>
    <w:rsid w:val="006F6E3A"/>
    <w:rsid w:val="006F7046"/>
    <w:rsid w:val="006F74AC"/>
    <w:rsid w:val="006F74EA"/>
    <w:rsid w:val="006F7C48"/>
    <w:rsid w:val="007001CB"/>
    <w:rsid w:val="007004ED"/>
    <w:rsid w:val="0070060F"/>
    <w:rsid w:val="007012CF"/>
    <w:rsid w:val="00701DC0"/>
    <w:rsid w:val="007021F5"/>
    <w:rsid w:val="007025AE"/>
    <w:rsid w:val="00703780"/>
    <w:rsid w:val="00703F32"/>
    <w:rsid w:val="007044E2"/>
    <w:rsid w:val="00706554"/>
    <w:rsid w:val="0070675C"/>
    <w:rsid w:val="007101DC"/>
    <w:rsid w:val="00710F65"/>
    <w:rsid w:val="007125C8"/>
    <w:rsid w:val="00712EBB"/>
    <w:rsid w:val="007132CE"/>
    <w:rsid w:val="0071346D"/>
    <w:rsid w:val="0071346E"/>
    <w:rsid w:val="00713A70"/>
    <w:rsid w:val="00713B42"/>
    <w:rsid w:val="00713C88"/>
    <w:rsid w:val="00713DB4"/>
    <w:rsid w:val="00713DF7"/>
    <w:rsid w:val="00714645"/>
    <w:rsid w:val="007159A5"/>
    <w:rsid w:val="007162E3"/>
    <w:rsid w:val="0071656F"/>
    <w:rsid w:val="00717514"/>
    <w:rsid w:val="007201C9"/>
    <w:rsid w:val="007202C9"/>
    <w:rsid w:val="007204B3"/>
    <w:rsid w:val="00720F8D"/>
    <w:rsid w:val="00721728"/>
    <w:rsid w:val="00721C57"/>
    <w:rsid w:val="00721EF6"/>
    <w:rsid w:val="007222DB"/>
    <w:rsid w:val="007223A4"/>
    <w:rsid w:val="00723395"/>
    <w:rsid w:val="00723508"/>
    <w:rsid w:val="00723694"/>
    <w:rsid w:val="007237C5"/>
    <w:rsid w:val="00724408"/>
    <w:rsid w:val="00724B3E"/>
    <w:rsid w:val="007251D6"/>
    <w:rsid w:val="00725279"/>
    <w:rsid w:val="007258D2"/>
    <w:rsid w:val="00725C5C"/>
    <w:rsid w:val="00725DAC"/>
    <w:rsid w:val="007260E6"/>
    <w:rsid w:val="007268BE"/>
    <w:rsid w:val="00726C99"/>
    <w:rsid w:val="00727228"/>
    <w:rsid w:val="00727CCF"/>
    <w:rsid w:val="007308C8"/>
    <w:rsid w:val="00730B4A"/>
    <w:rsid w:val="0073117A"/>
    <w:rsid w:val="007329FA"/>
    <w:rsid w:val="00732FA3"/>
    <w:rsid w:val="0073353E"/>
    <w:rsid w:val="007336DD"/>
    <w:rsid w:val="00733AD8"/>
    <w:rsid w:val="00734DB4"/>
    <w:rsid w:val="007358C8"/>
    <w:rsid w:val="00736036"/>
    <w:rsid w:val="007360BE"/>
    <w:rsid w:val="00736775"/>
    <w:rsid w:val="00736B89"/>
    <w:rsid w:val="00736E1C"/>
    <w:rsid w:val="00737145"/>
    <w:rsid w:val="00737390"/>
    <w:rsid w:val="00737806"/>
    <w:rsid w:val="0074024B"/>
    <w:rsid w:val="0074078A"/>
    <w:rsid w:val="00742227"/>
    <w:rsid w:val="00743213"/>
    <w:rsid w:val="007434CB"/>
    <w:rsid w:val="0074357E"/>
    <w:rsid w:val="00744E8A"/>
    <w:rsid w:val="0074516D"/>
    <w:rsid w:val="0074588E"/>
    <w:rsid w:val="007460E6"/>
    <w:rsid w:val="007462C2"/>
    <w:rsid w:val="007466F6"/>
    <w:rsid w:val="00746A64"/>
    <w:rsid w:val="007470CA"/>
    <w:rsid w:val="0074719F"/>
    <w:rsid w:val="00747B0D"/>
    <w:rsid w:val="007501F6"/>
    <w:rsid w:val="0075032E"/>
    <w:rsid w:val="007504B1"/>
    <w:rsid w:val="0075053B"/>
    <w:rsid w:val="007514F0"/>
    <w:rsid w:val="00751E94"/>
    <w:rsid w:val="0075237D"/>
    <w:rsid w:val="00752B36"/>
    <w:rsid w:val="00753158"/>
    <w:rsid w:val="0075370F"/>
    <w:rsid w:val="0075372D"/>
    <w:rsid w:val="00753920"/>
    <w:rsid w:val="00753A22"/>
    <w:rsid w:val="00753EC5"/>
    <w:rsid w:val="00754070"/>
    <w:rsid w:val="007542A6"/>
    <w:rsid w:val="00754F8E"/>
    <w:rsid w:val="00755AF5"/>
    <w:rsid w:val="007567A3"/>
    <w:rsid w:val="0075719D"/>
    <w:rsid w:val="0075729B"/>
    <w:rsid w:val="00757457"/>
    <w:rsid w:val="007579C9"/>
    <w:rsid w:val="00757E48"/>
    <w:rsid w:val="00757EE1"/>
    <w:rsid w:val="00760BD7"/>
    <w:rsid w:val="0076139C"/>
    <w:rsid w:val="00761D05"/>
    <w:rsid w:val="00762260"/>
    <w:rsid w:val="00762975"/>
    <w:rsid w:val="0076333C"/>
    <w:rsid w:val="00763362"/>
    <w:rsid w:val="00763423"/>
    <w:rsid w:val="007640D3"/>
    <w:rsid w:val="00764251"/>
    <w:rsid w:val="00764C0C"/>
    <w:rsid w:val="00765873"/>
    <w:rsid w:val="0076610E"/>
    <w:rsid w:val="00766964"/>
    <w:rsid w:val="00766B6E"/>
    <w:rsid w:val="00767012"/>
    <w:rsid w:val="00767435"/>
    <w:rsid w:val="00767946"/>
    <w:rsid w:val="0077001A"/>
    <w:rsid w:val="0077058F"/>
    <w:rsid w:val="00771000"/>
    <w:rsid w:val="00771565"/>
    <w:rsid w:val="00771FD4"/>
    <w:rsid w:val="00772273"/>
    <w:rsid w:val="0077301F"/>
    <w:rsid w:val="0077314E"/>
    <w:rsid w:val="007732D3"/>
    <w:rsid w:val="007734BA"/>
    <w:rsid w:val="007735DA"/>
    <w:rsid w:val="00773ED3"/>
    <w:rsid w:val="00774237"/>
    <w:rsid w:val="0077442F"/>
    <w:rsid w:val="00774724"/>
    <w:rsid w:val="00774C71"/>
    <w:rsid w:val="0077536C"/>
    <w:rsid w:val="00775CD0"/>
    <w:rsid w:val="00775DB7"/>
    <w:rsid w:val="007760C8"/>
    <w:rsid w:val="0077695F"/>
    <w:rsid w:val="00776D99"/>
    <w:rsid w:val="00777624"/>
    <w:rsid w:val="00780F1D"/>
    <w:rsid w:val="0078191F"/>
    <w:rsid w:val="00781D0B"/>
    <w:rsid w:val="00782C83"/>
    <w:rsid w:val="00782CB6"/>
    <w:rsid w:val="00783199"/>
    <w:rsid w:val="00783318"/>
    <w:rsid w:val="00783421"/>
    <w:rsid w:val="0078365C"/>
    <w:rsid w:val="0078370D"/>
    <w:rsid w:val="007840D3"/>
    <w:rsid w:val="007842C0"/>
    <w:rsid w:val="00784B37"/>
    <w:rsid w:val="00784D78"/>
    <w:rsid w:val="007853E2"/>
    <w:rsid w:val="0078554D"/>
    <w:rsid w:val="007858FF"/>
    <w:rsid w:val="00785C1D"/>
    <w:rsid w:val="00786454"/>
    <w:rsid w:val="0078657F"/>
    <w:rsid w:val="00786F03"/>
    <w:rsid w:val="00787520"/>
    <w:rsid w:val="007877BD"/>
    <w:rsid w:val="00787810"/>
    <w:rsid w:val="00787818"/>
    <w:rsid w:val="00790544"/>
    <w:rsid w:val="00790A08"/>
    <w:rsid w:val="0079128D"/>
    <w:rsid w:val="00791528"/>
    <w:rsid w:val="007917C2"/>
    <w:rsid w:val="00791B40"/>
    <w:rsid w:val="00791EC8"/>
    <w:rsid w:val="0079226E"/>
    <w:rsid w:val="00792628"/>
    <w:rsid w:val="00792B9A"/>
    <w:rsid w:val="007933F6"/>
    <w:rsid w:val="00793411"/>
    <w:rsid w:val="0079353C"/>
    <w:rsid w:val="00793796"/>
    <w:rsid w:val="007939B9"/>
    <w:rsid w:val="0079493A"/>
    <w:rsid w:val="00795F06"/>
    <w:rsid w:val="00796AE3"/>
    <w:rsid w:val="0079718D"/>
    <w:rsid w:val="00797526"/>
    <w:rsid w:val="007979E3"/>
    <w:rsid w:val="00797C3B"/>
    <w:rsid w:val="00797FDA"/>
    <w:rsid w:val="007A04B2"/>
    <w:rsid w:val="007A088A"/>
    <w:rsid w:val="007A0AF4"/>
    <w:rsid w:val="007A1BF4"/>
    <w:rsid w:val="007A1D1E"/>
    <w:rsid w:val="007A24F0"/>
    <w:rsid w:val="007A269E"/>
    <w:rsid w:val="007A2C80"/>
    <w:rsid w:val="007A2D18"/>
    <w:rsid w:val="007A2E4B"/>
    <w:rsid w:val="007A2EC2"/>
    <w:rsid w:val="007A3252"/>
    <w:rsid w:val="007A389F"/>
    <w:rsid w:val="007A3A7C"/>
    <w:rsid w:val="007A3E46"/>
    <w:rsid w:val="007A3EC7"/>
    <w:rsid w:val="007A3F22"/>
    <w:rsid w:val="007A41E9"/>
    <w:rsid w:val="007A44F8"/>
    <w:rsid w:val="007A4551"/>
    <w:rsid w:val="007A4594"/>
    <w:rsid w:val="007A4863"/>
    <w:rsid w:val="007A4BB8"/>
    <w:rsid w:val="007A4F65"/>
    <w:rsid w:val="007A52E6"/>
    <w:rsid w:val="007A566E"/>
    <w:rsid w:val="007A5963"/>
    <w:rsid w:val="007A5993"/>
    <w:rsid w:val="007A59AC"/>
    <w:rsid w:val="007A623C"/>
    <w:rsid w:val="007A6B06"/>
    <w:rsid w:val="007A71A1"/>
    <w:rsid w:val="007B0485"/>
    <w:rsid w:val="007B10CD"/>
    <w:rsid w:val="007B1C7F"/>
    <w:rsid w:val="007B1DB1"/>
    <w:rsid w:val="007B2190"/>
    <w:rsid w:val="007B2897"/>
    <w:rsid w:val="007B28D8"/>
    <w:rsid w:val="007B2B2D"/>
    <w:rsid w:val="007B2FEB"/>
    <w:rsid w:val="007B35E0"/>
    <w:rsid w:val="007B3AFD"/>
    <w:rsid w:val="007B3CBE"/>
    <w:rsid w:val="007B4791"/>
    <w:rsid w:val="007B5638"/>
    <w:rsid w:val="007B5703"/>
    <w:rsid w:val="007B57F0"/>
    <w:rsid w:val="007B5867"/>
    <w:rsid w:val="007B5B8D"/>
    <w:rsid w:val="007B5BF8"/>
    <w:rsid w:val="007B5FAE"/>
    <w:rsid w:val="007B6C3A"/>
    <w:rsid w:val="007B6C45"/>
    <w:rsid w:val="007C05E3"/>
    <w:rsid w:val="007C09D7"/>
    <w:rsid w:val="007C154E"/>
    <w:rsid w:val="007C1571"/>
    <w:rsid w:val="007C159A"/>
    <w:rsid w:val="007C197D"/>
    <w:rsid w:val="007C1D12"/>
    <w:rsid w:val="007C201A"/>
    <w:rsid w:val="007C209C"/>
    <w:rsid w:val="007C2320"/>
    <w:rsid w:val="007C26B9"/>
    <w:rsid w:val="007C2818"/>
    <w:rsid w:val="007C3019"/>
    <w:rsid w:val="007C3413"/>
    <w:rsid w:val="007C366A"/>
    <w:rsid w:val="007C373F"/>
    <w:rsid w:val="007C3B53"/>
    <w:rsid w:val="007C3E1C"/>
    <w:rsid w:val="007C4397"/>
    <w:rsid w:val="007C48CD"/>
    <w:rsid w:val="007C497D"/>
    <w:rsid w:val="007C4B0E"/>
    <w:rsid w:val="007C4E30"/>
    <w:rsid w:val="007C517E"/>
    <w:rsid w:val="007C53CF"/>
    <w:rsid w:val="007C54DC"/>
    <w:rsid w:val="007C55D9"/>
    <w:rsid w:val="007C5788"/>
    <w:rsid w:val="007C5995"/>
    <w:rsid w:val="007C6457"/>
    <w:rsid w:val="007C67A4"/>
    <w:rsid w:val="007C7083"/>
    <w:rsid w:val="007D0132"/>
    <w:rsid w:val="007D06B8"/>
    <w:rsid w:val="007D1B0D"/>
    <w:rsid w:val="007D200B"/>
    <w:rsid w:val="007D2582"/>
    <w:rsid w:val="007D2E8B"/>
    <w:rsid w:val="007D2F86"/>
    <w:rsid w:val="007D41A9"/>
    <w:rsid w:val="007D44C7"/>
    <w:rsid w:val="007D4721"/>
    <w:rsid w:val="007D4865"/>
    <w:rsid w:val="007D4DE3"/>
    <w:rsid w:val="007D4FD5"/>
    <w:rsid w:val="007D51A0"/>
    <w:rsid w:val="007D559E"/>
    <w:rsid w:val="007D6117"/>
    <w:rsid w:val="007D652F"/>
    <w:rsid w:val="007D6DCB"/>
    <w:rsid w:val="007D7059"/>
    <w:rsid w:val="007D7844"/>
    <w:rsid w:val="007E00BB"/>
    <w:rsid w:val="007E0A83"/>
    <w:rsid w:val="007E187F"/>
    <w:rsid w:val="007E1AF4"/>
    <w:rsid w:val="007E1F49"/>
    <w:rsid w:val="007E2D7F"/>
    <w:rsid w:val="007E2DE0"/>
    <w:rsid w:val="007E3624"/>
    <w:rsid w:val="007E37FD"/>
    <w:rsid w:val="007E3FCD"/>
    <w:rsid w:val="007E4166"/>
    <w:rsid w:val="007E41D2"/>
    <w:rsid w:val="007E4B4F"/>
    <w:rsid w:val="007E4C15"/>
    <w:rsid w:val="007E57C8"/>
    <w:rsid w:val="007E58D6"/>
    <w:rsid w:val="007E5B50"/>
    <w:rsid w:val="007E6D14"/>
    <w:rsid w:val="007E6E09"/>
    <w:rsid w:val="007E7892"/>
    <w:rsid w:val="007F004F"/>
    <w:rsid w:val="007F029F"/>
    <w:rsid w:val="007F0499"/>
    <w:rsid w:val="007F07F2"/>
    <w:rsid w:val="007F0A9E"/>
    <w:rsid w:val="007F0B6D"/>
    <w:rsid w:val="007F162D"/>
    <w:rsid w:val="007F19AB"/>
    <w:rsid w:val="007F1D03"/>
    <w:rsid w:val="007F2C44"/>
    <w:rsid w:val="007F30BC"/>
    <w:rsid w:val="007F31FE"/>
    <w:rsid w:val="007F3823"/>
    <w:rsid w:val="007F3A0C"/>
    <w:rsid w:val="007F4B03"/>
    <w:rsid w:val="007F5172"/>
    <w:rsid w:val="007F6023"/>
    <w:rsid w:val="007F6958"/>
    <w:rsid w:val="007F6C9D"/>
    <w:rsid w:val="008003BA"/>
    <w:rsid w:val="008003DE"/>
    <w:rsid w:val="00800545"/>
    <w:rsid w:val="00800679"/>
    <w:rsid w:val="008006D8"/>
    <w:rsid w:val="00800B5B"/>
    <w:rsid w:val="00801006"/>
    <w:rsid w:val="0080140F"/>
    <w:rsid w:val="00801595"/>
    <w:rsid w:val="008017C6"/>
    <w:rsid w:val="008017CE"/>
    <w:rsid w:val="0080227A"/>
    <w:rsid w:val="00803368"/>
    <w:rsid w:val="008033A2"/>
    <w:rsid w:val="00803671"/>
    <w:rsid w:val="008036F4"/>
    <w:rsid w:val="00803DA6"/>
    <w:rsid w:val="00804183"/>
    <w:rsid w:val="008055A7"/>
    <w:rsid w:val="00805D50"/>
    <w:rsid w:val="00806990"/>
    <w:rsid w:val="00806C36"/>
    <w:rsid w:val="00806CD2"/>
    <w:rsid w:val="00807718"/>
    <w:rsid w:val="00807AA0"/>
    <w:rsid w:val="00807FD7"/>
    <w:rsid w:val="00810668"/>
    <w:rsid w:val="00812D67"/>
    <w:rsid w:val="008130D4"/>
    <w:rsid w:val="008132E4"/>
    <w:rsid w:val="008136C1"/>
    <w:rsid w:val="008144F0"/>
    <w:rsid w:val="0081500B"/>
    <w:rsid w:val="00815B17"/>
    <w:rsid w:val="0081721A"/>
    <w:rsid w:val="008176AF"/>
    <w:rsid w:val="008206FB"/>
    <w:rsid w:val="00820CEC"/>
    <w:rsid w:val="00820CFB"/>
    <w:rsid w:val="00821125"/>
    <w:rsid w:val="008211DD"/>
    <w:rsid w:val="00822172"/>
    <w:rsid w:val="008222D4"/>
    <w:rsid w:val="00822B69"/>
    <w:rsid w:val="0082305F"/>
    <w:rsid w:val="00824923"/>
    <w:rsid w:val="00824FCA"/>
    <w:rsid w:val="008251EE"/>
    <w:rsid w:val="008255D6"/>
    <w:rsid w:val="00825BA6"/>
    <w:rsid w:val="008262A6"/>
    <w:rsid w:val="008265C3"/>
    <w:rsid w:val="008272B2"/>
    <w:rsid w:val="0082766A"/>
    <w:rsid w:val="008277C2"/>
    <w:rsid w:val="00830157"/>
    <w:rsid w:val="008301EC"/>
    <w:rsid w:val="00830587"/>
    <w:rsid w:val="00830737"/>
    <w:rsid w:val="008310AC"/>
    <w:rsid w:val="00831723"/>
    <w:rsid w:val="00831D07"/>
    <w:rsid w:val="008321C7"/>
    <w:rsid w:val="00832721"/>
    <w:rsid w:val="00832A69"/>
    <w:rsid w:val="00832B9D"/>
    <w:rsid w:val="00832DB2"/>
    <w:rsid w:val="00832F92"/>
    <w:rsid w:val="00833C05"/>
    <w:rsid w:val="00833D01"/>
    <w:rsid w:val="0083433F"/>
    <w:rsid w:val="008345C5"/>
    <w:rsid w:val="008346B5"/>
    <w:rsid w:val="008348D3"/>
    <w:rsid w:val="00834B15"/>
    <w:rsid w:val="00834CD7"/>
    <w:rsid w:val="008350F4"/>
    <w:rsid w:val="00835F3C"/>
    <w:rsid w:val="0083659D"/>
    <w:rsid w:val="008371DE"/>
    <w:rsid w:val="008406D0"/>
    <w:rsid w:val="00840DF0"/>
    <w:rsid w:val="008425B1"/>
    <w:rsid w:val="008429CA"/>
    <w:rsid w:val="00843214"/>
    <w:rsid w:val="0084483D"/>
    <w:rsid w:val="008449EB"/>
    <w:rsid w:val="00846169"/>
    <w:rsid w:val="00847B97"/>
    <w:rsid w:val="00847DAB"/>
    <w:rsid w:val="0085026B"/>
    <w:rsid w:val="00850A2A"/>
    <w:rsid w:val="00850BB3"/>
    <w:rsid w:val="00851467"/>
    <w:rsid w:val="00851548"/>
    <w:rsid w:val="00851878"/>
    <w:rsid w:val="00851BB7"/>
    <w:rsid w:val="00852382"/>
    <w:rsid w:val="00852549"/>
    <w:rsid w:val="008528D5"/>
    <w:rsid w:val="00853452"/>
    <w:rsid w:val="00854903"/>
    <w:rsid w:val="00855CF7"/>
    <w:rsid w:val="00856D35"/>
    <w:rsid w:val="00856DE2"/>
    <w:rsid w:val="00856FB8"/>
    <w:rsid w:val="00857B5B"/>
    <w:rsid w:val="008604DE"/>
    <w:rsid w:val="00860AB3"/>
    <w:rsid w:val="00861206"/>
    <w:rsid w:val="008614D5"/>
    <w:rsid w:val="00861D06"/>
    <w:rsid w:val="008626A4"/>
    <w:rsid w:val="008626D0"/>
    <w:rsid w:val="008638AB"/>
    <w:rsid w:val="00863BA7"/>
    <w:rsid w:val="0086410E"/>
    <w:rsid w:val="00864426"/>
    <w:rsid w:val="00864576"/>
    <w:rsid w:val="00864CAC"/>
    <w:rsid w:val="00864D0E"/>
    <w:rsid w:val="00865753"/>
    <w:rsid w:val="008659F0"/>
    <w:rsid w:val="00865B7E"/>
    <w:rsid w:val="00866379"/>
    <w:rsid w:val="00867FF7"/>
    <w:rsid w:val="008700F2"/>
    <w:rsid w:val="00870675"/>
    <w:rsid w:val="0087093A"/>
    <w:rsid w:val="008711BB"/>
    <w:rsid w:val="00871CE1"/>
    <w:rsid w:val="00871E92"/>
    <w:rsid w:val="00872786"/>
    <w:rsid w:val="0087321E"/>
    <w:rsid w:val="00873964"/>
    <w:rsid w:val="00873AF2"/>
    <w:rsid w:val="008742C9"/>
    <w:rsid w:val="0087452B"/>
    <w:rsid w:val="008747CF"/>
    <w:rsid w:val="00874B42"/>
    <w:rsid w:val="00874D5D"/>
    <w:rsid w:val="008753FD"/>
    <w:rsid w:val="00875880"/>
    <w:rsid w:val="00875AA4"/>
    <w:rsid w:val="00875C8C"/>
    <w:rsid w:val="00875CB3"/>
    <w:rsid w:val="00875EFE"/>
    <w:rsid w:val="00876263"/>
    <w:rsid w:val="00877017"/>
    <w:rsid w:val="0087774A"/>
    <w:rsid w:val="008779C1"/>
    <w:rsid w:val="00877C63"/>
    <w:rsid w:val="00877CD9"/>
    <w:rsid w:val="008815C6"/>
    <w:rsid w:val="00881F09"/>
    <w:rsid w:val="00882AF1"/>
    <w:rsid w:val="00882FA2"/>
    <w:rsid w:val="00882FB0"/>
    <w:rsid w:val="00882FEC"/>
    <w:rsid w:val="0088372A"/>
    <w:rsid w:val="00883EBF"/>
    <w:rsid w:val="00883ED3"/>
    <w:rsid w:val="0088485E"/>
    <w:rsid w:val="00885228"/>
    <w:rsid w:val="0088578D"/>
    <w:rsid w:val="00885AB9"/>
    <w:rsid w:val="00886049"/>
    <w:rsid w:val="00886243"/>
    <w:rsid w:val="0088688F"/>
    <w:rsid w:val="008869E0"/>
    <w:rsid w:val="00887254"/>
    <w:rsid w:val="008873D0"/>
    <w:rsid w:val="00887A5E"/>
    <w:rsid w:val="00887D08"/>
    <w:rsid w:val="00887ED0"/>
    <w:rsid w:val="008901CF"/>
    <w:rsid w:val="008904A2"/>
    <w:rsid w:val="00891315"/>
    <w:rsid w:val="008914F4"/>
    <w:rsid w:val="00891869"/>
    <w:rsid w:val="00891CD0"/>
    <w:rsid w:val="00892A25"/>
    <w:rsid w:val="0089461D"/>
    <w:rsid w:val="00894950"/>
    <w:rsid w:val="00895C57"/>
    <w:rsid w:val="0089677F"/>
    <w:rsid w:val="008977D5"/>
    <w:rsid w:val="008A02FE"/>
    <w:rsid w:val="008A037E"/>
    <w:rsid w:val="008A0928"/>
    <w:rsid w:val="008A1059"/>
    <w:rsid w:val="008A3AF4"/>
    <w:rsid w:val="008A3B6A"/>
    <w:rsid w:val="008A3CAA"/>
    <w:rsid w:val="008A3E6D"/>
    <w:rsid w:val="008A4804"/>
    <w:rsid w:val="008A49BA"/>
    <w:rsid w:val="008A4CC3"/>
    <w:rsid w:val="008A4D2B"/>
    <w:rsid w:val="008A5B21"/>
    <w:rsid w:val="008A6541"/>
    <w:rsid w:val="008A6861"/>
    <w:rsid w:val="008A6BAD"/>
    <w:rsid w:val="008A6CA7"/>
    <w:rsid w:val="008A7019"/>
    <w:rsid w:val="008A7943"/>
    <w:rsid w:val="008B0D1E"/>
    <w:rsid w:val="008B0DA7"/>
    <w:rsid w:val="008B24AA"/>
    <w:rsid w:val="008B2C4D"/>
    <w:rsid w:val="008B3358"/>
    <w:rsid w:val="008B3E19"/>
    <w:rsid w:val="008B40A8"/>
    <w:rsid w:val="008B4A05"/>
    <w:rsid w:val="008B4AD3"/>
    <w:rsid w:val="008B4DE2"/>
    <w:rsid w:val="008B5E77"/>
    <w:rsid w:val="008B5F20"/>
    <w:rsid w:val="008B6A95"/>
    <w:rsid w:val="008B704E"/>
    <w:rsid w:val="008B723D"/>
    <w:rsid w:val="008B72B3"/>
    <w:rsid w:val="008B79F9"/>
    <w:rsid w:val="008C022B"/>
    <w:rsid w:val="008C03A6"/>
    <w:rsid w:val="008C03E2"/>
    <w:rsid w:val="008C08B9"/>
    <w:rsid w:val="008C0A41"/>
    <w:rsid w:val="008C0AE3"/>
    <w:rsid w:val="008C0BA8"/>
    <w:rsid w:val="008C0D82"/>
    <w:rsid w:val="008C1F60"/>
    <w:rsid w:val="008C2057"/>
    <w:rsid w:val="008C25CF"/>
    <w:rsid w:val="008C3061"/>
    <w:rsid w:val="008C3D6D"/>
    <w:rsid w:val="008C3FFE"/>
    <w:rsid w:val="008C4C38"/>
    <w:rsid w:val="008C4D8D"/>
    <w:rsid w:val="008C5522"/>
    <w:rsid w:val="008C56D6"/>
    <w:rsid w:val="008C57F5"/>
    <w:rsid w:val="008C5812"/>
    <w:rsid w:val="008C59D8"/>
    <w:rsid w:val="008C5EE4"/>
    <w:rsid w:val="008C5F88"/>
    <w:rsid w:val="008C6292"/>
    <w:rsid w:val="008C7512"/>
    <w:rsid w:val="008C78F4"/>
    <w:rsid w:val="008C7CF2"/>
    <w:rsid w:val="008C7E73"/>
    <w:rsid w:val="008D0923"/>
    <w:rsid w:val="008D153D"/>
    <w:rsid w:val="008D1F2E"/>
    <w:rsid w:val="008D1FAD"/>
    <w:rsid w:val="008D2564"/>
    <w:rsid w:val="008D2609"/>
    <w:rsid w:val="008D2646"/>
    <w:rsid w:val="008D2950"/>
    <w:rsid w:val="008D2A57"/>
    <w:rsid w:val="008D3064"/>
    <w:rsid w:val="008D32F4"/>
    <w:rsid w:val="008D33F5"/>
    <w:rsid w:val="008D38EC"/>
    <w:rsid w:val="008D4B75"/>
    <w:rsid w:val="008D558E"/>
    <w:rsid w:val="008D5F6C"/>
    <w:rsid w:val="008D6B16"/>
    <w:rsid w:val="008D6BFD"/>
    <w:rsid w:val="008D6F13"/>
    <w:rsid w:val="008D72C6"/>
    <w:rsid w:val="008E0AE3"/>
    <w:rsid w:val="008E1728"/>
    <w:rsid w:val="008E228F"/>
    <w:rsid w:val="008E2790"/>
    <w:rsid w:val="008E287F"/>
    <w:rsid w:val="008E2D9B"/>
    <w:rsid w:val="008E3350"/>
    <w:rsid w:val="008E3524"/>
    <w:rsid w:val="008E36BB"/>
    <w:rsid w:val="008E5B80"/>
    <w:rsid w:val="008E5D6F"/>
    <w:rsid w:val="008E5F4E"/>
    <w:rsid w:val="008E6053"/>
    <w:rsid w:val="008E63BD"/>
    <w:rsid w:val="008E65D3"/>
    <w:rsid w:val="008E6FF9"/>
    <w:rsid w:val="008E7089"/>
    <w:rsid w:val="008E7ED8"/>
    <w:rsid w:val="008F036F"/>
    <w:rsid w:val="008F0528"/>
    <w:rsid w:val="008F0A6E"/>
    <w:rsid w:val="008F10B3"/>
    <w:rsid w:val="008F1A02"/>
    <w:rsid w:val="008F24EE"/>
    <w:rsid w:val="008F3668"/>
    <w:rsid w:val="008F3C64"/>
    <w:rsid w:val="008F3C81"/>
    <w:rsid w:val="008F40F7"/>
    <w:rsid w:val="008F4428"/>
    <w:rsid w:val="008F4F2A"/>
    <w:rsid w:val="008F56B0"/>
    <w:rsid w:val="008F57E3"/>
    <w:rsid w:val="008F59B7"/>
    <w:rsid w:val="008F5AA8"/>
    <w:rsid w:val="008F66E4"/>
    <w:rsid w:val="008F6B1C"/>
    <w:rsid w:val="008F708F"/>
    <w:rsid w:val="008F795F"/>
    <w:rsid w:val="00900F43"/>
    <w:rsid w:val="00901320"/>
    <w:rsid w:val="00901403"/>
    <w:rsid w:val="0090191B"/>
    <w:rsid w:val="00902B97"/>
    <w:rsid w:val="00903393"/>
    <w:rsid w:val="00903485"/>
    <w:rsid w:val="00903765"/>
    <w:rsid w:val="00903946"/>
    <w:rsid w:val="00903A60"/>
    <w:rsid w:val="00903B03"/>
    <w:rsid w:val="009044EA"/>
    <w:rsid w:val="0090510A"/>
    <w:rsid w:val="00906030"/>
    <w:rsid w:val="00906892"/>
    <w:rsid w:val="00906926"/>
    <w:rsid w:val="00906A54"/>
    <w:rsid w:val="00906DBA"/>
    <w:rsid w:val="0090730B"/>
    <w:rsid w:val="00907AA0"/>
    <w:rsid w:val="009100DE"/>
    <w:rsid w:val="009106D0"/>
    <w:rsid w:val="00910B7D"/>
    <w:rsid w:val="00910BD7"/>
    <w:rsid w:val="00910E49"/>
    <w:rsid w:val="00910F3D"/>
    <w:rsid w:val="00911004"/>
    <w:rsid w:val="00911380"/>
    <w:rsid w:val="00911DEC"/>
    <w:rsid w:val="00913108"/>
    <w:rsid w:val="00913BA7"/>
    <w:rsid w:val="00914B37"/>
    <w:rsid w:val="0091500B"/>
    <w:rsid w:val="009162B1"/>
    <w:rsid w:val="00916CC3"/>
    <w:rsid w:val="00916E15"/>
    <w:rsid w:val="00917155"/>
    <w:rsid w:val="009171E6"/>
    <w:rsid w:val="00917C01"/>
    <w:rsid w:val="00917F82"/>
    <w:rsid w:val="0092047D"/>
    <w:rsid w:val="009206E1"/>
    <w:rsid w:val="009209F8"/>
    <w:rsid w:val="00920F86"/>
    <w:rsid w:val="0092109A"/>
    <w:rsid w:val="009210BD"/>
    <w:rsid w:val="00922284"/>
    <w:rsid w:val="0092228C"/>
    <w:rsid w:val="0092251A"/>
    <w:rsid w:val="00922DAC"/>
    <w:rsid w:val="009230C9"/>
    <w:rsid w:val="00923338"/>
    <w:rsid w:val="009241C0"/>
    <w:rsid w:val="009248BA"/>
    <w:rsid w:val="00924CD2"/>
    <w:rsid w:val="00924CD8"/>
    <w:rsid w:val="0092573F"/>
    <w:rsid w:val="00925F92"/>
    <w:rsid w:val="00925FB8"/>
    <w:rsid w:val="009263BC"/>
    <w:rsid w:val="009264C9"/>
    <w:rsid w:val="00926568"/>
    <w:rsid w:val="00926E19"/>
    <w:rsid w:val="00926E82"/>
    <w:rsid w:val="00927351"/>
    <w:rsid w:val="0092775B"/>
    <w:rsid w:val="009278FF"/>
    <w:rsid w:val="00930672"/>
    <w:rsid w:val="00931374"/>
    <w:rsid w:val="009315CF"/>
    <w:rsid w:val="009319EB"/>
    <w:rsid w:val="009325A4"/>
    <w:rsid w:val="0093309C"/>
    <w:rsid w:val="0093331A"/>
    <w:rsid w:val="009338C0"/>
    <w:rsid w:val="009340B7"/>
    <w:rsid w:val="00934236"/>
    <w:rsid w:val="009347B0"/>
    <w:rsid w:val="00934AC3"/>
    <w:rsid w:val="00935187"/>
    <w:rsid w:val="00935647"/>
    <w:rsid w:val="00935D84"/>
    <w:rsid w:val="00936807"/>
    <w:rsid w:val="009371FB"/>
    <w:rsid w:val="00937358"/>
    <w:rsid w:val="00937736"/>
    <w:rsid w:val="00937960"/>
    <w:rsid w:val="0094009C"/>
    <w:rsid w:val="009402C6"/>
    <w:rsid w:val="009403D2"/>
    <w:rsid w:val="00940874"/>
    <w:rsid w:val="00940B0F"/>
    <w:rsid w:val="00940BFF"/>
    <w:rsid w:val="0094132F"/>
    <w:rsid w:val="00941349"/>
    <w:rsid w:val="0094146E"/>
    <w:rsid w:val="00941EA8"/>
    <w:rsid w:val="009420F1"/>
    <w:rsid w:val="009422AF"/>
    <w:rsid w:val="00942369"/>
    <w:rsid w:val="00942654"/>
    <w:rsid w:val="0094280E"/>
    <w:rsid w:val="00943D0C"/>
    <w:rsid w:val="00943E96"/>
    <w:rsid w:val="009443E1"/>
    <w:rsid w:val="00944879"/>
    <w:rsid w:val="00944FE0"/>
    <w:rsid w:val="00945366"/>
    <w:rsid w:val="00945808"/>
    <w:rsid w:val="0094596D"/>
    <w:rsid w:val="009459E2"/>
    <w:rsid w:val="0094669E"/>
    <w:rsid w:val="009467B5"/>
    <w:rsid w:val="00947015"/>
    <w:rsid w:val="009475F6"/>
    <w:rsid w:val="00947EBB"/>
    <w:rsid w:val="009501C6"/>
    <w:rsid w:val="009507A6"/>
    <w:rsid w:val="00950A12"/>
    <w:rsid w:val="009515F1"/>
    <w:rsid w:val="009516D6"/>
    <w:rsid w:val="00951856"/>
    <w:rsid w:val="009518CD"/>
    <w:rsid w:val="00951CFF"/>
    <w:rsid w:val="00952239"/>
    <w:rsid w:val="0095331F"/>
    <w:rsid w:val="00953BEA"/>
    <w:rsid w:val="009546F2"/>
    <w:rsid w:val="0095625F"/>
    <w:rsid w:val="00956904"/>
    <w:rsid w:val="0095695B"/>
    <w:rsid w:val="009569E6"/>
    <w:rsid w:val="00956AC4"/>
    <w:rsid w:val="00957089"/>
    <w:rsid w:val="00960B94"/>
    <w:rsid w:val="00960D0B"/>
    <w:rsid w:val="009612F3"/>
    <w:rsid w:val="00961435"/>
    <w:rsid w:val="00961F08"/>
    <w:rsid w:val="00962B43"/>
    <w:rsid w:val="00962CBB"/>
    <w:rsid w:val="00962D1F"/>
    <w:rsid w:val="009637F2"/>
    <w:rsid w:val="00963826"/>
    <w:rsid w:val="00963C2C"/>
    <w:rsid w:val="00964684"/>
    <w:rsid w:val="00964C46"/>
    <w:rsid w:val="00964D22"/>
    <w:rsid w:val="00965E43"/>
    <w:rsid w:val="00965F61"/>
    <w:rsid w:val="009672B0"/>
    <w:rsid w:val="00967734"/>
    <w:rsid w:val="009705AD"/>
    <w:rsid w:val="009710E7"/>
    <w:rsid w:val="0097124F"/>
    <w:rsid w:val="00971652"/>
    <w:rsid w:val="00971DAC"/>
    <w:rsid w:val="0097251D"/>
    <w:rsid w:val="00972724"/>
    <w:rsid w:val="00972EAC"/>
    <w:rsid w:val="009733D6"/>
    <w:rsid w:val="00974606"/>
    <w:rsid w:val="00974D36"/>
    <w:rsid w:val="00975339"/>
    <w:rsid w:val="00975545"/>
    <w:rsid w:val="00975724"/>
    <w:rsid w:val="0097587E"/>
    <w:rsid w:val="009759AC"/>
    <w:rsid w:val="00975FFE"/>
    <w:rsid w:val="009764D9"/>
    <w:rsid w:val="00976ED1"/>
    <w:rsid w:val="00977431"/>
    <w:rsid w:val="0098014C"/>
    <w:rsid w:val="00980164"/>
    <w:rsid w:val="009818FA"/>
    <w:rsid w:val="00981C6D"/>
    <w:rsid w:val="009823D9"/>
    <w:rsid w:val="00982584"/>
    <w:rsid w:val="009825AC"/>
    <w:rsid w:val="009830A5"/>
    <w:rsid w:val="009832F5"/>
    <w:rsid w:val="009837B6"/>
    <w:rsid w:val="00983E62"/>
    <w:rsid w:val="00984766"/>
    <w:rsid w:val="00985499"/>
    <w:rsid w:val="0098603E"/>
    <w:rsid w:val="0098680E"/>
    <w:rsid w:val="00986A15"/>
    <w:rsid w:val="00986B5C"/>
    <w:rsid w:val="00986E92"/>
    <w:rsid w:val="00987064"/>
    <w:rsid w:val="009870D1"/>
    <w:rsid w:val="009870EC"/>
    <w:rsid w:val="00987341"/>
    <w:rsid w:val="00987C12"/>
    <w:rsid w:val="00987E19"/>
    <w:rsid w:val="00987E9B"/>
    <w:rsid w:val="00990696"/>
    <w:rsid w:val="009906AF"/>
    <w:rsid w:val="00991324"/>
    <w:rsid w:val="00991858"/>
    <w:rsid w:val="009918E7"/>
    <w:rsid w:val="00992AAC"/>
    <w:rsid w:val="00992FE9"/>
    <w:rsid w:val="00993BF2"/>
    <w:rsid w:val="00993C84"/>
    <w:rsid w:val="00993CA8"/>
    <w:rsid w:val="00994661"/>
    <w:rsid w:val="009951E6"/>
    <w:rsid w:val="00995324"/>
    <w:rsid w:val="00995E96"/>
    <w:rsid w:val="00997179"/>
    <w:rsid w:val="00997416"/>
    <w:rsid w:val="009977F3"/>
    <w:rsid w:val="009A02E6"/>
    <w:rsid w:val="009A0760"/>
    <w:rsid w:val="009A152F"/>
    <w:rsid w:val="009A19DD"/>
    <w:rsid w:val="009A1CAF"/>
    <w:rsid w:val="009A218D"/>
    <w:rsid w:val="009A2DEB"/>
    <w:rsid w:val="009A33F5"/>
    <w:rsid w:val="009A3D0E"/>
    <w:rsid w:val="009A3DDA"/>
    <w:rsid w:val="009A40D4"/>
    <w:rsid w:val="009A490A"/>
    <w:rsid w:val="009A518F"/>
    <w:rsid w:val="009A56F1"/>
    <w:rsid w:val="009A595E"/>
    <w:rsid w:val="009A5973"/>
    <w:rsid w:val="009A61E6"/>
    <w:rsid w:val="009A6B8B"/>
    <w:rsid w:val="009A6DF6"/>
    <w:rsid w:val="009A71BA"/>
    <w:rsid w:val="009A7398"/>
    <w:rsid w:val="009A7626"/>
    <w:rsid w:val="009A7824"/>
    <w:rsid w:val="009A7CD7"/>
    <w:rsid w:val="009B0037"/>
    <w:rsid w:val="009B016C"/>
    <w:rsid w:val="009B04AA"/>
    <w:rsid w:val="009B05B1"/>
    <w:rsid w:val="009B1484"/>
    <w:rsid w:val="009B1FA1"/>
    <w:rsid w:val="009B2BB1"/>
    <w:rsid w:val="009B2F27"/>
    <w:rsid w:val="009B3DD1"/>
    <w:rsid w:val="009B4407"/>
    <w:rsid w:val="009B44A0"/>
    <w:rsid w:val="009B5940"/>
    <w:rsid w:val="009B59C8"/>
    <w:rsid w:val="009B660A"/>
    <w:rsid w:val="009B66E0"/>
    <w:rsid w:val="009B7446"/>
    <w:rsid w:val="009C043D"/>
    <w:rsid w:val="009C1C2F"/>
    <w:rsid w:val="009C22F6"/>
    <w:rsid w:val="009C2837"/>
    <w:rsid w:val="009C3336"/>
    <w:rsid w:val="009C39A1"/>
    <w:rsid w:val="009C4D4F"/>
    <w:rsid w:val="009C4E3A"/>
    <w:rsid w:val="009C4F48"/>
    <w:rsid w:val="009C5158"/>
    <w:rsid w:val="009C5339"/>
    <w:rsid w:val="009C5D52"/>
    <w:rsid w:val="009C5DBD"/>
    <w:rsid w:val="009C60E0"/>
    <w:rsid w:val="009C648F"/>
    <w:rsid w:val="009C685B"/>
    <w:rsid w:val="009C697B"/>
    <w:rsid w:val="009C6E32"/>
    <w:rsid w:val="009C75F8"/>
    <w:rsid w:val="009C793A"/>
    <w:rsid w:val="009C7DC3"/>
    <w:rsid w:val="009D064D"/>
    <w:rsid w:val="009D0AAF"/>
    <w:rsid w:val="009D148F"/>
    <w:rsid w:val="009D14C2"/>
    <w:rsid w:val="009D17C2"/>
    <w:rsid w:val="009D1823"/>
    <w:rsid w:val="009D1A85"/>
    <w:rsid w:val="009D1C94"/>
    <w:rsid w:val="009D1F09"/>
    <w:rsid w:val="009D23F2"/>
    <w:rsid w:val="009D3C7F"/>
    <w:rsid w:val="009D3F86"/>
    <w:rsid w:val="009D44BF"/>
    <w:rsid w:val="009D51BC"/>
    <w:rsid w:val="009D5D48"/>
    <w:rsid w:val="009D5F18"/>
    <w:rsid w:val="009E03DA"/>
    <w:rsid w:val="009E0BDD"/>
    <w:rsid w:val="009E13D7"/>
    <w:rsid w:val="009E1672"/>
    <w:rsid w:val="009E1752"/>
    <w:rsid w:val="009E1DD7"/>
    <w:rsid w:val="009E266C"/>
    <w:rsid w:val="009E294F"/>
    <w:rsid w:val="009E3BEB"/>
    <w:rsid w:val="009E3C3B"/>
    <w:rsid w:val="009E3F41"/>
    <w:rsid w:val="009E440C"/>
    <w:rsid w:val="009E4847"/>
    <w:rsid w:val="009E50A5"/>
    <w:rsid w:val="009E51AE"/>
    <w:rsid w:val="009E6003"/>
    <w:rsid w:val="009E6362"/>
    <w:rsid w:val="009E6599"/>
    <w:rsid w:val="009E69F2"/>
    <w:rsid w:val="009E6D55"/>
    <w:rsid w:val="009E7338"/>
    <w:rsid w:val="009E75DA"/>
    <w:rsid w:val="009F06ED"/>
    <w:rsid w:val="009F07C3"/>
    <w:rsid w:val="009F0B6C"/>
    <w:rsid w:val="009F16C3"/>
    <w:rsid w:val="009F191A"/>
    <w:rsid w:val="009F2BD5"/>
    <w:rsid w:val="009F2EA8"/>
    <w:rsid w:val="009F367E"/>
    <w:rsid w:val="009F5E7C"/>
    <w:rsid w:val="009F5EAC"/>
    <w:rsid w:val="009F6632"/>
    <w:rsid w:val="009F6759"/>
    <w:rsid w:val="009F73BC"/>
    <w:rsid w:val="009F7491"/>
    <w:rsid w:val="009F7AF5"/>
    <w:rsid w:val="00A0006B"/>
    <w:rsid w:val="00A005BA"/>
    <w:rsid w:val="00A00645"/>
    <w:rsid w:val="00A00EFE"/>
    <w:rsid w:val="00A016FE"/>
    <w:rsid w:val="00A01F6C"/>
    <w:rsid w:val="00A01F83"/>
    <w:rsid w:val="00A01FCF"/>
    <w:rsid w:val="00A023BB"/>
    <w:rsid w:val="00A02570"/>
    <w:rsid w:val="00A02A3C"/>
    <w:rsid w:val="00A02FDE"/>
    <w:rsid w:val="00A0372E"/>
    <w:rsid w:val="00A038C2"/>
    <w:rsid w:val="00A038F3"/>
    <w:rsid w:val="00A043AD"/>
    <w:rsid w:val="00A0481C"/>
    <w:rsid w:val="00A04828"/>
    <w:rsid w:val="00A04C2C"/>
    <w:rsid w:val="00A05427"/>
    <w:rsid w:val="00A05C14"/>
    <w:rsid w:val="00A0650F"/>
    <w:rsid w:val="00A06717"/>
    <w:rsid w:val="00A06C56"/>
    <w:rsid w:val="00A0704C"/>
    <w:rsid w:val="00A07188"/>
    <w:rsid w:val="00A075A1"/>
    <w:rsid w:val="00A0793C"/>
    <w:rsid w:val="00A108AA"/>
    <w:rsid w:val="00A10BE2"/>
    <w:rsid w:val="00A10D28"/>
    <w:rsid w:val="00A11DF0"/>
    <w:rsid w:val="00A127EA"/>
    <w:rsid w:val="00A12913"/>
    <w:rsid w:val="00A13244"/>
    <w:rsid w:val="00A13A0D"/>
    <w:rsid w:val="00A1469F"/>
    <w:rsid w:val="00A14DE0"/>
    <w:rsid w:val="00A1596A"/>
    <w:rsid w:val="00A15BF2"/>
    <w:rsid w:val="00A15D00"/>
    <w:rsid w:val="00A15EFD"/>
    <w:rsid w:val="00A15F0B"/>
    <w:rsid w:val="00A16B82"/>
    <w:rsid w:val="00A16D0F"/>
    <w:rsid w:val="00A17006"/>
    <w:rsid w:val="00A20A1C"/>
    <w:rsid w:val="00A20D41"/>
    <w:rsid w:val="00A20FB0"/>
    <w:rsid w:val="00A21773"/>
    <w:rsid w:val="00A21F75"/>
    <w:rsid w:val="00A23565"/>
    <w:rsid w:val="00A235C2"/>
    <w:rsid w:val="00A23D43"/>
    <w:rsid w:val="00A241FA"/>
    <w:rsid w:val="00A24D9C"/>
    <w:rsid w:val="00A25904"/>
    <w:rsid w:val="00A263D7"/>
    <w:rsid w:val="00A26683"/>
    <w:rsid w:val="00A27330"/>
    <w:rsid w:val="00A27592"/>
    <w:rsid w:val="00A27F94"/>
    <w:rsid w:val="00A30236"/>
    <w:rsid w:val="00A308A2"/>
    <w:rsid w:val="00A30C54"/>
    <w:rsid w:val="00A325D0"/>
    <w:rsid w:val="00A32F83"/>
    <w:rsid w:val="00A33217"/>
    <w:rsid w:val="00A34E6C"/>
    <w:rsid w:val="00A34F75"/>
    <w:rsid w:val="00A351DD"/>
    <w:rsid w:val="00A353AE"/>
    <w:rsid w:val="00A35643"/>
    <w:rsid w:val="00A3578E"/>
    <w:rsid w:val="00A357EE"/>
    <w:rsid w:val="00A35F0F"/>
    <w:rsid w:val="00A360F5"/>
    <w:rsid w:val="00A3694F"/>
    <w:rsid w:val="00A37306"/>
    <w:rsid w:val="00A37418"/>
    <w:rsid w:val="00A37F0C"/>
    <w:rsid w:val="00A4031A"/>
    <w:rsid w:val="00A405EE"/>
    <w:rsid w:val="00A4140F"/>
    <w:rsid w:val="00A41583"/>
    <w:rsid w:val="00A415F0"/>
    <w:rsid w:val="00A41634"/>
    <w:rsid w:val="00A41CFB"/>
    <w:rsid w:val="00A41F3F"/>
    <w:rsid w:val="00A4204A"/>
    <w:rsid w:val="00A421D9"/>
    <w:rsid w:val="00A423B7"/>
    <w:rsid w:val="00A42BC4"/>
    <w:rsid w:val="00A430E7"/>
    <w:rsid w:val="00A432F9"/>
    <w:rsid w:val="00A439CF"/>
    <w:rsid w:val="00A43C0C"/>
    <w:rsid w:val="00A43F11"/>
    <w:rsid w:val="00A43F3F"/>
    <w:rsid w:val="00A44088"/>
    <w:rsid w:val="00A44123"/>
    <w:rsid w:val="00A44802"/>
    <w:rsid w:val="00A44FBC"/>
    <w:rsid w:val="00A451F9"/>
    <w:rsid w:val="00A45960"/>
    <w:rsid w:val="00A45DDD"/>
    <w:rsid w:val="00A46A4D"/>
    <w:rsid w:val="00A46AC7"/>
    <w:rsid w:val="00A46FB9"/>
    <w:rsid w:val="00A4776A"/>
    <w:rsid w:val="00A507DC"/>
    <w:rsid w:val="00A51176"/>
    <w:rsid w:val="00A5276F"/>
    <w:rsid w:val="00A53579"/>
    <w:rsid w:val="00A541BD"/>
    <w:rsid w:val="00A54409"/>
    <w:rsid w:val="00A54713"/>
    <w:rsid w:val="00A54EE9"/>
    <w:rsid w:val="00A55412"/>
    <w:rsid w:val="00A5575A"/>
    <w:rsid w:val="00A5648B"/>
    <w:rsid w:val="00A5658D"/>
    <w:rsid w:val="00A56B7C"/>
    <w:rsid w:val="00A56D31"/>
    <w:rsid w:val="00A56E5A"/>
    <w:rsid w:val="00A57060"/>
    <w:rsid w:val="00A57720"/>
    <w:rsid w:val="00A578FD"/>
    <w:rsid w:val="00A57C9C"/>
    <w:rsid w:val="00A57E4E"/>
    <w:rsid w:val="00A57FB6"/>
    <w:rsid w:val="00A600CC"/>
    <w:rsid w:val="00A60C7E"/>
    <w:rsid w:val="00A60E1C"/>
    <w:rsid w:val="00A6112C"/>
    <w:rsid w:val="00A61859"/>
    <w:rsid w:val="00A61C8E"/>
    <w:rsid w:val="00A61CEF"/>
    <w:rsid w:val="00A61E0F"/>
    <w:rsid w:val="00A61E92"/>
    <w:rsid w:val="00A624D4"/>
    <w:rsid w:val="00A62B1A"/>
    <w:rsid w:val="00A62BEA"/>
    <w:rsid w:val="00A62E56"/>
    <w:rsid w:val="00A62EDE"/>
    <w:rsid w:val="00A6373B"/>
    <w:rsid w:val="00A63B0A"/>
    <w:rsid w:val="00A63F0B"/>
    <w:rsid w:val="00A64039"/>
    <w:rsid w:val="00A64B9C"/>
    <w:rsid w:val="00A64F12"/>
    <w:rsid w:val="00A65056"/>
    <w:rsid w:val="00A66AE3"/>
    <w:rsid w:val="00A66C91"/>
    <w:rsid w:val="00A6793A"/>
    <w:rsid w:val="00A67CF9"/>
    <w:rsid w:val="00A67E4F"/>
    <w:rsid w:val="00A67FCE"/>
    <w:rsid w:val="00A7010A"/>
    <w:rsid w:val="00A70231"/>
    <w:rsid w:val="00A7023E"/>
    <w:rsid w:val="00A7028C"/>
    <w:rsid w:val="00A70730"/>
    <w:rsid w:val="00A70B4A"/>
    <w:rsid w:val="00A70C77"/>
    <w:rsid w:val="00A72CDD"/>
    <w:rsid w:val="00A7331B"/>
    <w:rsid w:val="00A733F9"/>
    <w:rsid w:val="00A73BB2"/>
    <w:rsid w:val="00A749C4"/>
    <w:rsid w:val="00A74AA9"/>
    <w:rsid w:val="00A75706"/>
    <w:rsid w:val="00A7600C"/>
    <w:rsid w:val="00A76381"/>
    <w:rsid w:val="00A76A84"/>
    <w:rsid w:val="00A76B3F"/>
    <w:rsid w:val="00A76EF3"/>
    <w:rsid w:val="00A777F0"/>
    <w:rsid w:val="00A80631"/>
    <w:rsid w:val="00A80759"/>
    <w:rsid w:val="00A80A23"/>
    <w:rsid w:val="00A80CE4"/>
    <w:rsid w:val="00A81DF0"/>
    <w:rsid w:val="00A829B1"/>
    <w:rsid w:val="00A83799"/>
    <w:rsid w:val="00A83C26"/>
    <w:rsid w:val="00A85692"/>
    <w:rsid w:val="00A85A7C"/>
    <w:rsid w:val="00A85D45"/>
    <w:rsid w:val="00A86774"/>
    <w:rsid w:val="00A86883"/>
    <w:rsid w:val="00A86D6A"/>
    <w:rsid w:val="00A8717A"/>
    <w:rsid w:val="00A87805"/>
    <w:rsid w:val="00A87CE9"/>
    <w:rsid w:val="00A9080C"/>
    <w:rsid w:val="00A914DD"/>
    <w:rsid w:val="00A91936"/>
    <w:rsid w:val="00A91BCC"/>
    <w:rsid w:val="00A9262F"/>
    <w:rsid w:val="00A929E8"/>
    <w:rsid w:val="00A92ACE"/>
    <w:rsid w:val="00A935E5"/>
    <w:rsid w:val="00A93849"/>
    <w:rsid w:val="00A93DDA"/>
    <w:rsid w:val="00A93EAA"/>
    <w:rsid w:val="00A942DD"/>
    <w:rsid w:val="00A94417"/>
    <w:rsid w:val="00A94A89"/>
    <w:rsid w:val="00A94C34"/>
    <w:rsid w:val="00A9514F"/>
    <w:rsid w:val="00A95518"/>
    <w:rsid w:val="00A95B18"/>
    <w:rsid w:val="00A95F99"/>
    <w:rsid w:val="00A97142"/>
    <w:rsid w:val="00A971CC"/>
    <w:rsid w:val="00A973B5"/>
    <w:rsid w:val="00A977DA"/>
    <w:rsid w:val="00A97D80"/>
    <w:rsid w:val="00A97DA2"/>
    <w:rsid w:val="00AA02C8"/>
    <w:rsid w:val="00AA0D46"/>
    <w:rsid w:val="00AA12E1"/>
    <w:rsid w:val="00AA1349"/>
    <w:rsid w:val="00AA1C60"/>
    <w:rsid w:val="00AA1E3E"/>
    <w:rsid w:val="00AA2A30"/>
    <w:rsid w:val="00AA2D9C"/>
    <w:rsid w:val="00AA2FB5"/>
    <w:rsid w:val="00AA310E"/>
    <w:rsid w:val="00AA31A6"/>
    <w:rsid w:val="00AA44F6"/>
    <w:rsid w:val="00AA4BB9"/>
    <w:rsid w:val="00AA5EBC"/>
    <w:rsid w:val="00AA609E"/>
    <w:rsid w:val="00AA610E"/>
    <w:rsid w:val="00AA6E05"/>
    <w:rsid w:val="00AA7769"/>
    <w:rsid w:val="00AA783D"/>
    <w:rsid w:val="00AA7B3B"/>
    <w:rsid w:val="00AA7B4A"/>
    <w:rsid w:val="00AA7CAD"/>
    <w:rsid w:val="00AA7F19"/>
    <w:rsid w:val="00AA7F95"/>
    <w:rsid w:val="00AB0C3B"/>
    <w:rsid w:val="00AB0E8E"/>
    <w:rsid w:val="00AB0FA2"/>
    <w:rsid w:val="00AB15FD"/>
    <w:rsid w:val="00AB24C6"/>
    <w:rsid w:val="00AB253B"/>
    <w:rsid w:val="00AB2C65"/>
    <w:rsid w:val="00AB2E5E"/>
    <w:rsid w:val="00AB3250"/>
    <w:rsid w:val="00AB32B0"/>
    <w:rsid w:val="00AB3C11"/>
    <w:rsid w:val="00AB3EEC"/>
    <w:rsid w:val="00AB5565"/>
    <w:rsid w:val="00AB63FB"/>
    <w:rsid w:val="00AB7667"/>
    <w:rsid w:val="00AB7720"/>
    <w:rsid w:val="00AB78DC"/>
    <w:rsid w:val="00AB7908"/>
    <w:rsid w:val="00AC0092"/>
    <w:rsid w:val="00AC0B1A"/>
    <w:rsid w:val="00AC0FA9"/>
    <w:rsid w:val="00AC12B8"/>
    <w:rsid w:val="00AC146A"/>
    <w:rsid w:val="00AC1C30"/>
    <w:rsid w:val="00AC24A1"/>
    <w:rsid w:val="00AC26BE"/>
    <w:rsid w:val="00AC28D6"/>
    <w:rsid w:val="00AC4186"/>
    <w:rsid w:val="00AC4CC1"/>
    <w:rsid w:val="00AC4F9D"/>
    <w:rsid w:val="00AC54EC"/>
    <w:rsid w:val="00AC5609"/>
    <w:rsid w:val="00AC598F"/>
    <w:rsid w:val="00AC599E"/>
    <w:rsid w:val="00AC5D4F"/>
    <w:rsid w:val="00AC5ED8"/>
    <w:rsid w:val="00AC619F"/>
    <w:rsid w:val="00AC7624"/>
    <w:rsid w:val="00AC7671"/>
    <w:rsid w:val="00AC7AFF"/>
    <w:rsid w:val="00AD0075"/>
    <w:rsid w:val="00AD053E"/>
    <w:rsid w:val="00AD1281"/>
    <w:rsid w:val="00AD1823"/>
    <w:rsid w:val="00AD3F2D"/>
    <w:rsid w:val="00AD4659"/>
    <w:rsid w:val="00AD4AEF"/>
    <w:rsid w:val="00AD4B2F"/>
    <w:rsid w:val="00AD4DE5"/>
    <w:rsid w:val="00AD5419"/>
    <w:rsid w:val="00AD6557"/>
    <w:rsid w:val="00AD686A"/>
    <w:rsid w:val="00AD717A"/>
    <w:rsid w:val="00AD7559"/>
    <w:rsid w:val="00AD78C9"/>
    <w:rsid w:val="00AD7DA0"/>
    <w:rsid w:val="00AD7E54"/>
    <w:rsid w:val="00AE0440"/>
    <w:rsid w:val="00AE09C9"/>
    <w:rsid w:val="00AE0A1B"/>
    <w:rsid w:val="00AE0B5F"/>
    <w:rsid w:val="00AE0BA4"/>
    <w:rsid w:val="00AE0F95"/>
    <w:rsid w:val="00AE123D"/>
    <w:rsid w:val="00AE174D"/>
    <w:rsid w:val="00AE21B3"/>
    <w:rsid w:val="00AE2330"/>
    <w:rsid w:val="00AE26FE"/>
    <w:rsid w:val="00AE3133"/>
    <w:rsid w:val="00AE3417"/>
    <w:rsid w:val="00AE36E5"/>
    <w:rsid w:val="00AE3A9B"/>
    <w:rsid w:val="00AE3D22"/>
    <w:rsid w:val="00AE495F"/>
    <w:rsid w:val="00AE510B"/>
    <w:rsid w:val="00AE517C"/>
    <w:rsid w:val="00AE541E"/>
    <w:rsid w:val="00AE5715"/>
    <w:rsid w:val="00AE5AA1"/>
    <w:rsid w:val="00AE6447"/>
    <w:rsid w:val="00AE6565"/>
    <w:rsid w:val="00AE7229"/>
    <w:rsid w:val="00AF0596"/>
    <w:rsid w:val="00AF1351"/>
    <w:rsid w:val="00AF1376"/>
    <w:rsid w:val="00AF25B6"/>
    <w:rsid w:val="00AF2D09"/>
    <w:rsid w:val="00AF2FBA"/>
    <w:rsid w:val="00AF3549"/>
    <w:rsid w:val="00AF367A"/>
    <w:rsid w:val="00AF42A9"/>
    <w:rsid w:val="00AF4774"/>
    <w:rsid w:val="00AF4D74"/>
    <w:rsid w:val="00AF54D6"/>
    <w:rsid w:val="00AF597C"/>
    <w:rsid w:val="00AF59D3"/>
    <w:rsid w:val="00AF5B71"/>
    <w:rsid w:val="00AF6500"/>
    <w:rsid w:val="00AF6CD5"/>
    <w:rsid w:val="00AF7337"/>
    <w:rsid w:val="00AF7F1D"/>
    <w:rsid w:val="00B00896"/>
    <w:rsid w:val="00B00B14"/>
    <w:rsid w:val="00B00CBB"/>
    <w:rsid w:val="00B00E90"/>
    <w:rsid w:val="00B00F36"/>
    <w:rsid w:val="00B01047"/>
    <w:rsid w:val="00B01381"/>
    <w:rsid w:val="00B0166D"/>
    <w:rsid w:val="00B033DF"/>
    <w:rsid w:val="00B0548F"/>
    <w:rsid w:val="00B05629"/>
    <w:rsid w:val="00B056F4"/>
    <w:rsid w:val="00B06EA4"/>
    <w:rsid w:val="00B0759E"/>
    <w:rsid w:val="00B075B5"/>
    <w:rsid w:val="00B1016C"/>
    <w:rsid w:val="00B10173"/>
    <w:rsid w:val="00B1021E"/>
    <w:rsid w:val="00B10535"/>
    <w:rsid w:val="00B108E1"/>
    <w:rsid w:val="00B112F9"/>
    <w:rsid w:val="00B11B8E"/>
    <w:rsid w:val="00B11FFA"/>
    <w:rsid w:val="00B1292E"/>
    <w:rsid w:val="00B12EFF"/>
    <w:rsid w:val="00B131E9"/>
    <w:rsid w:val="00B135FD"/>
    <w:rsid w:val="00B13A55"/>
    <w:rsid w:val="00B14373"/>
    <w:rsid w:val="00B14ABC"/>
    <w:rsid w:val="00B152BC"/>
    <w:rsid w:val="00B153E1"/>
    <w:rsid w:val="00B15D75"/>
    <w:rsid w:val="00B160C9"/>
    <w:rsid w:val="00B16296"/>
    <w:rsid w:val="00B162E9"/>
    <w:rsid w:val="00B16D7A"/>
    <w:rsid w:val="00B1741E"/>
    <w:rsid w:val="00B20025"/>
    <w:rsid w:val="00B2042E"/>
    <w:rsid w:val="00B204A8"/>
    <w:rsid w:val="00B20504"/>
    <w:rsid w:val="00B22577"/>
    <w:rsid w:val="00B229FC"/>
    <w:rsid w:val="00B22C88"/>
    <w:rsid w:val="00B2329D"/>
    <w:rsid w:val="00B23D19"/>
    <w:rsid w:val="00B23D51"/>
    <w:rsid w:val="00B23F37"/>
    <w:rsid w:val="00B24056"/>
    <w:rsid w:val="00B2449F"/>
    <w:rsid w:val="00B246CB"/>
    <w:rsid w:val="00B247A3"/>
    <w:rsid w:val="00B24B54"/>
    <w:rsid w:val="00B250B3"/>
    <w:rsid w:val="00B2547E"/>
    <w:rsid w:val="00B2595F"/>
    <w:rsid w:val="00B263B3"/>
    <w:rsid w:val="00B26826"/>
    <w:rsid w:val="00B27848"/>
    <w:rsid w:val="00B27900"/>
    <w:rsid w:val="00B27E75"/>
    <w:rsid w:val="00B301B0"/>
    <w:rsid w:val="00B30773"/>
    <w:rsid w:val="00B30D25"/>
    <w:rsid w:val="00B30EE0"/>
    <w:rsid w:val="00B31187"/>
    <w:rsid w:val="00B312EB"/>
    <w:rsid w:val="00B31341"/>
    <w:rsid w:val="00B32C7C"/>
    <w:rsid w:val="00B333F6"/>
    <w:rsid w:val="00B33A49"/>
    <w:rsid w:val="00B33FA4"/>
    <w:rsid w:val="00B3452B"/>
    <w:rsid w:val="00B34755"/>
    <w:rsid w:val="00B34AAA"/>
    <w:rsid w:val="00B3520C"/>
    <w:rsid w:val="00B3585E"/>
    <w:rsid w:val="00B35BB1"/>
    <w:rsid w:val="00B36440"/>
    <w:rsid w:val="00B36443"/>
    <w:rsid w:val="00B3728C"/>
    <w:rsid w:val="00B374E6"/>
    <w:rsid w:val="00B40043"/>
    <w:rsid w:val="00B40258"/>
    <w:rsid w:val="00B41085"/>
    <w:rsid w:val="00B42145"/>
    <w:rsid w:val="00B421E1"/>
    <w:rsid w:val="00B424C6"/>
    <w:rsid w:val="00B42D51"/>
    <w:rsid w:val="00B42F5C"/>
    <w:rsid w:val="00B4328B"/>
    <w:rsid w:val="00B4341C"/>
    <w:rsid w:val="00B43701"/>
    <w:rsid w:val="00B44458"/>
    <w:rsid w:val="00B445BF"/>
    <w:rsid w:val="00B449E9"/>
    <w:rsid w:val="00B44AC7"/>
    <w:rsid w:val="00B45560"/>
    <w:rsid w:val="00B4600B"/>
    <w:rsid w:val="00B460DB"/>
    <w:rsid w:val="00B46C9E"/>
    <w:rsid w:val="00B46CF1"/>
    <w:rsid w:val="00B4717E"/>
    <w:rsid w:val="00B47396"/>
    <w:rsid w:val="00B47889"/>
    <w:rsid w:val="00B479E6"/>
    <w:rsid w:val="00B47C5E"/>
    <w:rsid w:val="00B5085F"/>
    <w:rsid w:val="00B50EC4"/>
    <w:rsid w:val="00B51297"/>
    <w:rsid w:val="00B5135C"/>
    <w:rsid w:val="00B52134"/>
    <w:rsid w:val="00B5313C"/>
    <w:rsid w:val="00B53352"/>
    <w:rsid w:val="00B53564"/>
    <w:rsid w:val="00B53CA6"/>
    <w:rsid w:val="00B53CFE"/>
    <w:rsid w:val="00B54940"/>
    <w:rsid w:val="00B561C0"/>
    <w:rsid w:val="00B57650"/>
    <w:rsid w:val="00B57950"/>
    <w:rsid w:val="00B57E80"/>
    <w:rsid w:val="00B6054B"/>
    <w:rsid w:val="00B608C3"/>
    <w:rsid w:val="00B60D96"/>
    <w:rsid w:val="00B61257"/>
    <w:rsid w:val="00B61C80"/>
    <w:rsid w:val="00B62194"/>
    <w:rsid w:val="00B623FA"/>
    <w:rsid w:val="00B628CF"/>
    <w:rsid w:val="00B62B8C"/>
    <w:rsid w:val="00B6328A"/>
    <w:rsid w:val="00B63966"/>
    <w:rsid w:val="00B63B86"/>
    <w:rsid w:val="00B63E38"/>
    <w:rsid w:val="00B6415C"/>
    <w:rsid w:val="00B641DE"/>
    <w:rsid w:val="00B6478D"/>
    <w:rsid w:val="00B648ED"/>
    <w:rsid w:val="00B64A71"/>
    <w:rsid w:val="00B64E1E"/>
    <w:rsid w:val="00B65433"/>
    <w:rsid w:val="00B65C97"/>
    <w:rsid w:val="00B6618B"/>
    <w:rsid w:val="00B6651F"/>
    <w:rsid w:val="00B6748E"/>
    <w:rsid w:val="00B674BA"/>
    <w:rsid w:val="00B674E2"/>
    <w:rsid w:val="00B67C23"/>
    <w:rsid w:val="00B67C2B"/>
    <w:rsid w:val="00B67D68"/>
    <w:rsid w:val="00B70F47"/>
    <w:rsid w:val="00B71111"/>
    <w:rsid w:val="00B71741"/>
    <w:rsid w:val="00B7225C"/>
    <w:rsid w:val="00B7339D"/>
    <w:rsid w:val="00B73B20"/>
    <w:rsid w:val="00B7459F"/>
    <w:rsid w:val="00B7462D"/>
    <w:rsid w:val="00B747D0"/>
    <w:rsid w:val="00B74929"/>
    <w:rsid w:val="00B74DCD"/>
    <w:rsid w:val="00B756C4"/>
    <w:rsid w:val="00B75CEC"/>
    <w:rsid w:val="00B75F75"/>
    <w:rsid w:val="00B761AD"/>
    <w:rsid w:val="00B764BD"/>
    <w:rsid w:val="00B768A8"/>
    <w:rsid w:val="00B76E04"/>
    <w:rsid w:val="00B77097"/>
    <w:rsid w:val="00B77D62"/>
    <w:rsid w:val="00B81583"/>
    <w:rsid w:val="00B82FD2"/>
    <w:rsid w:val="00B830AD"/>
    <w:rsid w:val="00B83290"/>
    <w:rsid w:val="00B84294"/>
    <w:rsid w:val="00B843B0"/>
    <w:rsid w:val="00B84760"/>
    <w:rsid w:val="00B84E7D"/>
    <w:rsid w:val="00B86116"/>
    <w:rsid w:val="00B861A8"/>
    <w:rsid w:val="00B8628B"/>
    <w:rsid w:val="00B86C31"/>
    <w:rsid w:val="00B87115"/>
    <w:rsid w:val="00B87781"/>
    <w:rsid w:val="00B87C8E"/>
    <w:rsid w:val="00B87C9C"/>
    <w:rsid w:val="00B90227"/>
    <w:rsid w:val="00B90B40"/>
    <w:rsid w:val="00B90F23"/>
    <w:rsid w:val="00B91780"/>
    <w:rsid w:val="00B91AF9"/>
    <w:rsid w:val="00B92618"/>
    <w:rsid w:val="00B92970"/>
    <w:rsid w:val="00B92ACF"/>
    <w:rsid w:val="00B92DE2"/>
    <w:rsid w:val="00B931A5"/>
    <w:rsid w:val="00B9326F"/>
    <w:rsid w:val="00B93686"/>
    <w:rsid w:val="00B93A36"/>
    <w:rsid w:val="00B94400"/>
    <w:rsid w:val="00B94790"/>
    <w:rsid w:val="00B94D74"/>
    <w:rsid w:val="00B94E42"/>
    <w:rsid w:val="00B94FA0"/>
    <w:rsid w:val="00B94FFE"/>
    <w:rsid w:val="00B95641"/>
    <w:rsid w:val="00B95F1B"/>
    <w:rsid w:val="00B95FDC"/>
    <w:rsid w:val="00B9693B"/>
    <w:rsid w:val="00B9743A"/>
    <w:rsid w:val="00B97501"/>
    <w:rsid w:val="00B9794E"/>
    <w:rsid w:val="00B979CD"/>
    <w:rsid w:val="00B97BA8"/>
    <w:rsid w:val="00B97CA7"/>
    <w:rsid w:val="00BA00D8"/>
    <w:rsid w:val="00BA03CF"/>
    <w:rsid w:val="00BA058E"/>
    <w:rsid w:val="00BA05A0"/>
    <w:rsid w:val="00BA0749"/>
    <w:rsid w:val="00BA0A94"/>
    <w:rsid w:val="00BA0BA1"/>
    <w:rsid w:val="00BA0D67"/>
    <w:rsid w:val="00BA1152"/>
    <w:rsid w:val="00BA1A8F"/>
    <w:rsid w:val="00BA1B6F"/>
    <w:rsid w:val="00BA1DCA"/>
    <w:rsid w:val="00BA20FF"/>
    <w:rsid w:val="00BA2453"/>
    <w:rsid w:val="00BA2CE8"/>
    <w:rsid w:val="00BA31D3"/>
    <w:rsid w:val="00BA32A4"/>
    <w:rsid w:val="00BA3EEA"/>
    <w:rsid w:val="00BA455F"/>
    <w:rsid w:val="00BA4630"/>
    <w:rsid w:val="00BA4B48"/>
    <w:rsid w:val="00BA4F29"/>
    <w:rsid w:val="00BA4F9D"/>
    <w:rsid w:val="00BA50A1"/>
    <w:rsid w:val="00BA5954"/>
    <w:rsid w:val="00BA5ED3"/>
    <w:rsid w:val="00BA75BC"/>
    <w:rsid w:val="00BA7D9E"/>
    <w:rsid w:val="00BA7F12"/>
    <w:rsid w:val="00BB040E"/>
    <w:rsid w:val="00BB0417"/>
    <w:rsid w:val="00BB139A"/>
    <w:rsid w:val="00BB1444"/>
    <w:rsid w:val="00BB19FF"/>
    <w:rsid w:val="00BB231C"/>
    <w:rsid w:val="00BB30AF"/>
    <w:rsid w:val="00BB373B"/>
    <w:rsid w:val="00BB3F17"/>
    <w:rsid w:val="00BB4F3D"/>
    <w:rsid w:val="00BB5387"/>
    <w:rsid w:val="00BB6893"/>
    <w:rsid w:val="00BB70CF"/>
    <w:rsid w:val="00BB7CE6"/>
    <w:rsid w:val="00BB7F3A"/>
    <w:rsid w:val="00BC0464"/>
    <w:rsid w:val="00BC0700"/>
    <w:rsid w:val="00BC0AB6"/>
    <w:rsid w:val="00BC1784"/>
    <w:rsid w:val="00BC1C62"/>
    <w:rsid w:val="00BC1DFC"/>
    <w:rsid w:val="00BC23BC"/>
    <w:rsid w:val="00BC253D"/>
    <w:rsid w:val="00BC25F4"/>
    <w:rsid w:val="00BC28F2"/>
    <w:rsid w:val="00BC2C20"/>
    <w:rsid w:val="00BC3911"/>
    <w:rsid w:val="00BC3929"/>
    <w:rsid w:val="00BC448E"/>
    <w:rsid w:val="00BC4BBD"/>
    <w:rsid w:val="00BC4F04"/>
    <w:rsid w:val="00BD065E"/>
    <w:rsid w:val="00BD0F8B"/>
    <w:rsid w:val="00BD1777"/>
    <w:rsid w:val="00BD1C67"/>
    <w:rsid w:val="00BD3235"/>
    <w:rsid w:val="00BD3441"/>
    <w:rsid w:val="00BD37CE"/>
    <w:rsid w:val="00BD3AE5"/>
    <w:rsid w:val="00BD4862"/>
    <w:rsid w:val="00BD4FA6"/>
    <w:rsid w:val="00BD513E"/>
    <w:rsid w:val="00BD57B7"/>
    <w:rsid w:val="00BD5CF9"/>
    <w:rsid w:val="00BD5DEE"/>
    <w:rsid w:val="00BD6381"/>
    <w:rsid w:val="00BD63F8"/>
    <w:rsid w:val="00BD68E1"/>
    <w:rsid w:val="00BD69AB"/>
    <w:rsid w:val="00BD6FEB"/>
    <w:rsid w:val="00BD709B"/>
    <w:rsid w:val="00BD70DF"/>
    <w:rsid w:val="00BD72D4"/>
    <w:rsid w:val="00BD7CB4"/>
    <w:rsid w:val="00BD7EC4"/>
    <w:rsid w:val="00BE008D"/>
    <w:rsid w:val="00BE07DA"/>
    <w:rsid w:val="00BE217E"/>
    <w:rsid w:val="00BE2454"/>
    <w:rsid w:val="00BE2A62"/>
    <w:rsid w:val="00BE3019"/>
    <w:rsid w:val="00BE3539"/>
    <w:rsid w:val="00BE37E9"/>
    <w:rsid w:val="00BE3970"/>
    <w:rsid w:val="00BE3CC3"/>
    <w:rsid w:val="00BE447C"/>
    <w:rsid w:val="00BE4781"/>
    <w:rsid w:val="00BE49A8"/>
    <w:rsid w:val="00BE4F6A"/>
    <w:rsid w:val="00BE6075"/>
    <w:rsid w:val="00BE667D"/>
    <w:rsid w:val="00BE6FBF"/>
    <w:rsid w:val="00BE76F4"/>
    <w:rsid w:val="00BE7E01"/>
    <w:rsid w:val="00BF0024"/>
    <w:rsid w:val="00BF0B2F"/>
    <w:rsid w:val="00BF0B7C"/>
    <w:rsid w:val="00BF1A60"/>
    <w:rsid w:val="00BF208B"/>
    <w:rsid w:val="00BF2AEC"/>
    <w:rsid w:val="00BF2BE5"/>
    <w:rsid w:val="00BF3271"/>
    <w:rsid w:val="00BF34B3"/>
    <w:rsid w:val="00BF41DD"/>
    <w:rsid w:val="00BF4534"/>
    <w:rsid w:val="00BF4EB1"/>
    <w:rsid w:val="00BF4EE9"/>
    <w:rsid w:val="00BF5271"/>
    <w:rsid w:val="00BF5387"/>
    <w:rsid w:val="00BF5473"/>
    <w:rsid w:val="00BF570E"/>
    <w:rsid w:val="00BF5B24"/>
    <w:rsid w:val="00BF5E39"/>
    <w:rsid w:val="00BF6387"/>
    <w:rsid w:val="00BF64A4"/>
    <w:rsid w:val="00BF70AC"/>
    <w:rsid w:val="00BF7206"/>
    <w:rsid w:val="00BF7645"/>
    <w:rsid w:val="00BF7C73"/>
    <w:rsid w:val="00BF7D4A"/>
    <w:rsid w:val="00C0094F"/>
    <w:rsid w:val="00C01A79"/>
    <w:rsid w:val="00C01C1C"/>
    <w:rsid w:val="00C01C63"/>
    <w:rsid w:val="00C035E8"/>
    <w:rsid w:val="00C035EF"/>
    <w:rsid w:val="00C03CF9"/>
    <w:rsid w:val="00C03FB1"/>
    <w:rsid w:val="00C04514"/>
    <w:rsid w:val="00C0515E"/>
    <w:rsid w:val="00C052AB"/>
    <w:rsid w:val="00C05434"/>
    <w:rsid w:val="00C0546A"/>
    <w:rsid w:val="00C05925"/>
    <w:rsid w:val="00C05CF2"/>
    <w:rsid w:val="00C06625"/>
    <w:rsid w:val="00C072B8"/>
    <w:rsid w:val="00C072CF"/>
    <w:rsid w:val="00C07485"/>
    <w:rsid w:val="00C074DD"/>
    <w:rsid w:val="00C10AC4"/>
    <w:rsid w:val="00C10F22"/>
    <w:rsid w:val="00C1156D"/>
    <w:rsid w:val="00C11758"/>
    <w:rsid w:val="00C12110"/>
    <w:rsid w:val="00C121BF"/>
    <w:rsid w:val="00C12DCD"/>
    <w:rsid w:val="00C12E33"/>
    <w:rsid w:val="00C1520C"/>
    <w:rsid w:val="00C15972"/>
    <w:rsid w:val="00C1613B"/>
    <w:rsid w:val="00C1662E"/>
    <w:rsid w:val="00C166D5"/>
    <w:rsid w:val="00C200DD"/>
    <w:rsid w:val="00C205A5"/>
    <w:rsid w:val="00C206A0"/>
    <w:rsid w:val="00C20AE2"/>
    <w:rsid w:val="00C20AEB"/>
    <w:rsid w:val="00C2108C"/>
    <w:rsid w:val="00C21988"/>
    <w:rsid w:val="00C21A2B"/>
    <w:rsid w:val="00C22C4A"/>
    <w:rsid w:val="00C22EAC"/>
    <w:rsid w:val="00C23506"/>
    <w:rsid w:val="00C2353C"/>
    <w:rsid w:val="00C237D6"/>
    <w:rsid w:val="00C23D6C"/>
    <w:rsid w:val="00C240FE"/>
    <w:rsid w:val="00C24261"/>
    <w:rsid w:val="00C24267"/>
    <w:rsid w:val="00C24697"/>
    <w:rsid w:val="00C25973"/>
    <w:rsid w:val="00C25CA2"/>
    <w:rsid w:val="00C26C71"/>
    <w:rsid w:val="00C30F43"/>
    <w:rsid w:val="00C3129A"/>
    <w:rsid w:val="00C31833"/>
    <w:rsid w:val="00C32621"/>
    <w:rsid w:val="00C3266D"/>
    <w:rsid w:val="00C3384F"/>
    <w:rsid w:val="00C338EC"/>
    <w:rsid w:val="00C33FCF"/>
    <w:rsid w:val="00C3474F"/>
    <w:rsid w:val="00C34EDC"/>
    <w:rsid w:val="00C35E92"/>
    <w:rsid w:val="00C3662C"/>
    <w:rsid w:val="00C36686"/>
    <w:rsid w:val="00C366A4"/>
    <w:rsid w:val="00C3696C"/>
    <w:rsid w:val="00C377C0"/>
    <w:rsid w:val="00C40230"/>
    <w:rsid w:val="00C404B5"/>
    <w:rsid w:val="00C40849"/>
    <w:rsid w:val="00C40950"/>
    <w:rsid w:val="00C41147"/>
    <w:rsid w:val="00C41866"/>
    <w:rsid w:val="00C41CF5"/>
    <w:rsid w:val="00C421A6"/>
    <w:rsid w:val="00C42405"/>
    <w:rsid w:val="00C4254D"/>
    <w:rsid w:val="00C42895"/>
    <w:rsid w:val="00C42F22"/>
    <w:rsid w:val="00C43105"/>
    <w:rsid w:val="00C434D4"/>
    <w:rsid w:val="00C43DC7"/>
    <w:rsid w:val="00C44029"/>
    <w:rsid w:val="00C444F7"/>
    <w:rsid w:val="00C44747"/>
    <w:rsid w:val="00C44B43"/>
    <w:rsid w:val="00C45206"/>
    <w:rsid w:val="00C45A21"/>
    <w:rsid w:val="00C45D4A"/>
    <w:rsid w:val="00C45F6A"/>
    <w:rsid w:val="00C47426"/>
    <w:rsid w:val="00C47AEE"/>
    <w:rsid w:val="00C5044B"/>
    <w:rsid w:val="00C51574"/>
    <w:rsid w:val="00C5281E"/>
    <w:rsid w:val="00C529C9"/>
    <w:rsid w:val="00C532C8"/>
    <w:rsid w:val="00C53643"/>
    <w:rsid w:val="00C53DE1"/>
    <w:rsid w:val="00C549DC"/>
    <w:rsid w:val="00C54BE4"/>
    <w:rsid w:val="00C55249"/>
    <w:rsid w:val="00C56046"/>
    <w:rsid w:val="00C56142"/>
    <w:rsid w:val="00C56231"/>
    <w:rsid w:val="00C56384"/>
    <w:rsid w:val="00C56726"/>
    <w:rsid w:val="00C56FE7"/>
    <w:rsid w:val="00C5736C"/>
    <w:rsid w:val="00C60A58"/>
    <w:rsid w:val="00C60C51"/>
    <w:rsid w:val="00C615C1"/>
    <w:rsid w:val="00C6173C"/>
    <w:rsid w:val="00C619B9"/>
    <w:rsid w:val="00C62306"/>
    <w:rsid w:val="00C62D89"/>
    <w:rsid w:val="00C638B7"/>
    <w:rsid w:val="00C64233"/>
    <w:rsid w:val="00C643CC"/>
    <w:rsid w:val="00C64447"/>
    <w:rsid w:val="00C64856"/>
    <w:rsid w:val="00C648D6"/>
    <w:rsid w:val="00C6495D"/>
    <w:rsid w:val="00C662E9"/>
    <w:rsid w:val="00C66782"/>
    <w:rsid w:val="00C67445"/>
    <w:rsid w:val="00C676C5"/>
    <w:rsid w:val="00C706D1"/>
    <w:rsid w:val="00C70A91"/>
    <w:rsid w:val="00C70AD9"/>
    <w:rsid w:val="00C70FA5"/>
    <w:rsid w:val="00C71405"/>
    <w:rsid w:val="00C7169D"/>
    <w:rsid w:val="00C71FC6"/>
    <w:rsid w:val="00C72115"/>
    <w:rsid w:val="00C7223F"/>
    <w:rsid w:val="00C7262E"/>
    <w:rsid w:val="00C72960"/>
    <w:rsid w:val="00C72B11"/>
    <w:rsid w:val="00C732BB"/>
    <w:rsid w:val="00C734D7"/>
    <w:rsid w:val="00C7371B"/>
    <w:rsid w:val="00C73749"/>
    <w:rsid w:val="00C73AC0"/>
    <w:rsid w:val="00C73B97"/>
    <w:rsid w:val="00C73EDB"/>
    <w:rsid w:val="00C7411D"/>
    <w:rsid w:val="00C741A0"/>
    <w:rsid w:val="00C74BC7"/>
    <w:rsid w:val="00C7504B"/>
    <w:rsid w:val="00C75112"/>
    <w:rsid w:val="00C755AF"/>
    <w:rsid w:val="00C75775"/>
    <w:rsid w:val="00C757A2"/>
    <w:rsid w:val="00C75A58"/>
    <w:rsid w:val="00C75F25"/>
    <w:rsid w:val="00C76386"/>
    <w:rsid w:val="00C7713B"/>
    <w:rsid w:val="00C77435"/>
    <w:rsid w:val="00C778D7"/>
    <w:rsid w:val="00C77B9E"/>
    <w:rsid w:val="00C77E8D"/>
    <w:rsid w:val="00C80ADD"/>
    <w:rsid w:val="00C80BE0"/>
    <w:rsid w:val="00C816C7"/>
    <w:rsid w:val="00C829BC"/>
    <w:rsid w:val="00C8321D"/>
    <w:rsid w:val="00C8343E"/>
    <w:rsid w:val="00C834B2"/>
    <w:rsid w:val="00C83B40"/>
    <w:rsid w:val="00C83D50"/>
    <w:rsid w:val="00C841BA"/>
    <w:rsid w:val="00C8440C"/>
    <w:rsid w:val="00C8476B"/>
    <w:rsid w:val="00C84A78"/>
    <w:rsid w:val="00C84B6B"/>
    <w:rsid w:val="00C84D2F"/>
    <w:rsid w:val="00C84E08"/>
    <w:rsid w:val="00C84E69"/>
    <w:rsid w:val="00C85EBE"/>
    <w:rsid w:val="00C860A9"/>
    <w:rsid w:val="00C8643B"/>
    <w:rsid w:val="00C8681C"/>
    <w:rsid w:val="00C8682A"/>
    <w:rsid w:val="00C87FCA"/>
    <w:rsid w:val="00C906CD"/>
    <w:rsid w:val="00C9073B"/>
    <w:rsid w:val="00C90A1A"/>
    <w:rsid w:val="00C90B30"/>
    <w:rsid w:val="00C90F49"/>
    <w:rsid w:val="00C917C0"/>
    <w:rsid w:val="00C91A24"/>
    <w:rsid w:val="00C92A03"/>
    <w:rsid w:val="00C92B88"/>
    <w:rsid w:val="00C941BD"/>
    <w:rsid w:val="00C94A6F"/>
    <w:rsid w:val="00C9534A"/>
    <w:rsid w:val="00C95ADA"/>
    <w:rsid w:val="00C962C1"/>
    <w:rsid w:val="00C96834"/>
    <w:rsid w:val="00C96CF6"/>
    <w:rsid w:val="00C976D8"/>
    <w:rsid w:val="00C9785B"/>
    <w:rsid w:val="00C97A1B"/>
    <w:rsid w:val="00C97BAD"/>
    <w:rsid w:val="00CA01A2"/>
    <w:rsid w:val="00CA13AD"/>
    <w:rsid w:val="00CA15D8"/>
    <w:rsid w:val="00CA160E"/>
    <w:rsid w:val="00CA1729"/>
    <w:rsid w:val="00CA3290"/>
    <w:rsid w:val="00CA3749"/>
    <w:rsid w:val="00CA3F0E"/>
    <w:rsid w:val="00CA3F4F"/>
    <w:rsid w:val="00CA41EC"/>
    <w:rsid w:val="00CA5FA2"/>
    <w:rsid w:val="00CA6541"/>
    <w:rsid w:val="00CA6620"/>
    <w:rsid w:val="00CA667E"/>
    <w:rsid w:val="00CA6A8F"/>
    <w:rsid w:val="00CA701C"/>
    <w:rsid w:val="00CA70C2"/>
    <w:rsid w:val="00CA767E"/>
    <w:rsid w:val="00CA7728"/>
    <w:rsid w:val="00CA7827"/>
    <w:rsid w:val="00CA7E24"/>
    <w:rsid w:val="00CB0160"/>
    <w:rsid w:val="00CB0940"/>
    <w:rsid w:val="00CB0AB3"/>
    <w:rsid w:val="00CB0FA0"/>
    <w:rsid w:val="00CB1600"/>
    <w:rsid w:val="00CB323B"/>
    <w:rsid w:val="00CB33A2"/>
    <w:rsid w:val="00CB34B1"/>
    <w:rsid w:val="00CB424C"/>
    <w:rsid w:val="00CB44EA"/>
    <w:rsid w:val="00CB45DA"/>
    <w:rsid w:val="00CB4954"/>
    <w:rsid w:val="00CB4A8B"/>
    <w:rsid w:val="00CB4CAE"/>
    <w:rsid w:val="00CB50B5"/>
    <w:rsid w:val="00CB5620"/>
    <w:rsid w:val="00CB5C50"/>
    <w:rsid w:val="00CB688B"/>
    <w:rsid w:val="00CB6AA4"/>
    <w:rsid w:val="00CB6F9F"/>
    <w:rsid w:val="00CB7C72"/>
    <w:rsid w:val="00CC0B44"/>
    <w:rsid w:val="00CC0DEA"/>
    <w:rsid w:val="00CC1301"/>
    <w:rsid w:val="00CC1AE4"/>
    <w:rsid w:val="00CC1FE8"/>
    <w:rsid w:val="00CC23C3"/>
    <w:rsid w:val="00CC23CE"/>
    <w:rsid w:val="00CC2AC4"/>
    <w:rsid w:val="00CC2B61"/>
    <w:rsid w:val="00CC2F84"/>
    <w:rsid w:val="00CC3ACF"/>
    <w:rsid w:val="00CC3C21"/>
    <w:rsid w:val="00CC3C3A"/>
    <w:rsid w:val="00CC408C"/>
    <w:rsid w:val="00CC433D"/>
    <w:rsid w:val="00CC4574"/>
    <w:rsid w:val="00CC4619"/>
    <w:rsid w:val="00CC47DB"/>
    <w:rsid w:val="00CC48F0"/>
    <w:rsid w:val="00CC493A"/>
    <w:rsid w:val="00CC5360"/>
    <w:rsid w:val="00CC59C1"/>
    <w:rsid w:val="00CC5B77"/>
    <w:rsid w:val="00CC5F6D"/>
    <w:rsid w:val="00CC6270"/>
    <w:rsid w:val="00CC67AC"/>
    <w:rsid w:val="00CC6967"/>
    <w:rsid w:val="00CC7320"/>
    <w:rsid w:val="00CC7E02"/>
    <w:rsid w:val="00CD045C"/>
    <w:rsid w:val="00CD0593"/>
    <w:rsid w:val="00CD07DC"/>
    <w:rsid w:val="00CD0AF4"/>
    <w:rsid w:val="00CD1AB7"/>
    <w:rsid w:val="00CD1C74"/>
    <w:rsid w:val="00CD2014"/>
    <w:rsid w:val="00CD25FF"/>
    <w:rsid w:val="00CD2967"/>
    <w:rsid w:val="00CD2BBA"/>
    <w:rsid w:val="00CD2D3F"/>
    <w:rsid w:val="00CD379E"/>
    <w:rsid w:val="00CD3D36"/>
    <w:rsid w:val="00CD3D51"/>
    <w:rsid w:val="00CD3DE7"/>
    <w:rsid w:val="00CD5913"/>
    <w:rsid w:val="00CD59A6"/>
    <w:rsid w:val="00CD5C84"/>
    <w:rsid w:val="00CD6299"/>
    <w:rsid w:val="00CD631F"/>
    <w:rsid w:val="00CD65B5"/>
    <w:rsid w:val="00CD7616"/>
    <w:rsid w:val="00CE0012"/>
    <w:rsid w:val="00CE0FAF"/>
    <w:rsid w:val="00CE1215"/>
    <w:rsid w:val="00CE1316"/>
    <w:rsid w:val="00CE154D"/>
    <w:rsid w:val="00CE26FE"/>
    <w:rsid w:val="00CE2787"/>
    <w:rsid w:val="00CE3A41"/>
    <w:rsid w:val="00CE3E42"/>
    <w:rsid w:val="00CE4637"/>
    <w:rsid w:val="00CE46E6"/>
    <w:rsid w:val="00CE4F46"/>
    <w:rsid w:val="00CE56B8"/>
    <w:rsid w:val="00CE56F4"/>
    <w:rsid w:val="00CE59CD"/>
    <w:rsid w:val="00CE5DC1"/>
    <w:rsid w:val="00CE685A"/>
    <w:rsid w:val="00CE68C8"/>
    <w:rsid w:val="00CE6E2B"/>
    <w:rsid w:val="00CE7349"/>
    <w:rsid w:val="00CE73B6"/>
    <w:rsid w:val="00CE77C3"/>
    <w:rsid w:val="00CE7938"/>
    <w:rsid w:val="00CE79C1"/>
    <w:rsid w:val="00CF0803"/>
    <w:rsid w:val="00CF08E2"/>
    <w:rsid w:val="00CF099F"/>
    <w:rsid w:val="00CF09B9"/>
    <w:rsid w:val="00CF168E"/>
    <w:rsid w:val="00CF1722"/>
    <w:rsid w:val="00CF1784"/>
    <w:rsid w:val="00CF182F"/>
    <w:rsid w:val="00CF1C68"/>
    <w:rsid w:val="00CF21E3"/>
    <w:rsid w:val="00CF29AF"/>
    <w:rsid w:val="00CF2A0F"/>
    <w:rsid w:val="00CF2AE0"/>
    <w:rsid w:val="00CF2B3E"/>
    <w:rsid w:val="00CF2E32"/>
    <w:rsid w:val="00CF3194"/>
    <w:rsid w:val="00CF31B8"/>
    <w:rsid w:val="00CF3B34"/>
    <w:rsid w:val="00CF577A"/>
    <w:rsid w:val="00CF6C58"/>
    <w:rsid w:val="00CF7353"/>
    <w:rsid w:val="00CF754D"/>
    <w:rsid w:val="00D00BEE"/>
    <w:rsid w:val="00D00DA6"/>
    <w:rsid w:val="00D00DFD"/>
    <w:rsid w:val="00D01687"/>
    <w:rsid w:val="00D0287D"/>
    <w:rsid w:val="00D03879"/>
    <w:rsid w:val="00D03A95"/>
    <w:rsid w:val="00D03AE2"/>
    <w:rsid w:val="00D04739"/>
    <w:rsid w:val="00D052A1"/>
    <w:rsid w:val="00D055AB"/>
    <w:rsid w:val="00D056DC"/>
    <w:rsid w:val="00D07168"/>
    <w:rsid w:val="00D0740A"/>
    <w:rsid w:val="00D076BF"/>
    <w:rsid w:val="00D07715"/>
    <w:rsid w:val="00D07720"/>
    <w:rsid w:val="00D0778D"/>
    <w:rsid w:val="00D07B4C"/>
    <w:rsid w:val="00D10AFC"/>
    <w:rsid w:val="00D10B60"/>
    <w:rsid w:val="00D11723"/>
    <w:rsid w:val="00D11EEF"/>
    <w:rsid w:val="00D137DE"/>
    <w:rsid w:val="00D1442B"/>
    <w:rsid w:val="00D144EC"/>
    <w:rsid w:val="00D14532"/>
    <w:rsid w:val="00D151F1"/>
    <w:rsid w:val="00D15BAC"/>
    <w:rsid w:val="00D15D77"/>
    <w:rsid w:val="00D15F5E"/>
    <w:rsid w:val="00D15FBE"/>
    <w:rsid w:val="00D162C0"/>
    <w:rsid w:val="00D169BF"/>
    <w:rsid w:val="00D169E0"/>
    <w:rsid w:val="00D17049"/>
    <w:rsid w:val="00D17142"/>
    <w:rsid w:val="00D17F96"/>
    <w:rsid w:val="00D201E1"/>
    <w:rsid w:val="00D202E2"/>
    <w:rsid w:val="00D2106E"/>
    <w:rsid w:val="00D21AA4"/>
    <w:rsid w:val="00D22900"/>
    <w:rsid w:val="00D22968"/>
    <w:rsid w:val="00D2296B"/>
    <w:rsid w:val="00D22A80"/>
    <w:rsid w:val="00D236A8"/>
    <w:rsid w:val="00D239D7"/>
    <w:rsid w:val="00D23F37"/>
    <w:rsid w:val="00D244C4"/>
    <w:rsid w:val="00D24CF5"/>
    <w:rsid w:val="00D24F15"/>
    <w:rsid w:val="00D25060"/>
    <w:rsid w:val="00D251B3"/>
    <w:rsid w:val="00D2556C"/>
    <w:rsid w:val="00D25727"/>
    <w:rsid w:val="00D25EF5"/>
    <w:rsid w:val="00D26D3C"/>
    <w:rsid w:val="00D27799"/>
    <w:rsid w:val="00D27A1F"/>
    <w:rsid w:val="00D308A2"/>
    <w:rsid w:val="00D30924"/>
    <w:rsid w:val="00D30FC9"/>
    <w:rsid w:val="00D31839"/>
    <w:rsid w:val="00D32934"/>
    <w:rsid w:val="00D332D9"/>
    <w:rsid w:val="00D3406F"/>
    <w:rsid w:val="00D340A2"/>
    <w:rsid w:val="00D34656"/>
    <w:rsid w:val="00D34BFA"/>
    <w:rsid w:val="00D35112"/>
    <w:rsid w:val="00D35BC5"/>
    <w:rsid w:val="00D36CF3"/>
    <w:rsid w:val="00D36DFD"/>
    <w:rsid w:val="00D37531"/>
    <w:rsid w:val="00D37616"/>
    <w:rsid w:val="00D378DE"/>
    <w:rsid w:val="00D3791F"/>
    <w:rsid w:val="00D402BD"/>
    <w:rsid w:val="00D407FA"/>
    <w:rsid w:val="00D41176"/>
    <w:rsid w:val="00D41F40"/>
    <w:rsid w:val="00D41F56"/>
    <w:rsid w:val="00D4207A"/>
    <w:rsid w:val="00D422A0"/>
    <w:rsid w:val="00D422AE"/>
    <w:rsid w:val="00D43722"/>
    <w:rsid w:val="00D44A81"/>
    <w:rsid w:val="00D44D22"/>
    <w:rsid w:val="00D44E73"/>
    <w:rsid w:val="00D45075"/>
    <w:rsid w:val="00D454C2"/>
    <w:rsid w:val="00D45A79"/>
    <w:rsid w:val="00D45AA4"/>
    <w:rsid w:val="00D461FF"/>
    <w:rsid w:val="00D467CF"/>
    <w:rsid w:val="00D46F60"/>
    <w:rsid w:val="00D47B03"/>
    <w:rsid w:val="00D47B61"/>
    <w:rsid w:val="00D50253"/>
    <w:rsid w:val="00D50AF9"/>
    <w:rsid w:val="00D50BF3"/>
    <w:rsid w:val="00D50D05"/>
    <w:rsid w:val="00D50F18"/>
    <w:rsid w:val="00D515A1"/>
    <w:rsid w:val="00D518FA"/>
    <w:rsid w:val="00D5263E"/>
    <w:rsid w:val="00D529F8"/>
    <w:rsid w:val="00D52A46"/>
    <w:rsid w:val="00D52CDA"/>
    <w:rsid w:val="00D53310"/>
    <w:rsid w:val="00D533EB"/>
    <w:rsid w:val="00D53D6F"/>
    <w:rsid w:val="00D5422B"/>
    <w:rsid w:val="00D544FA"/>
    <w:rsid w:val="00D5482C"/>
    <w:rsid w:val="00D55604"/>
    <w:rsid w:val="00D5579F"/>
    <w:rsid w:val="00D55CB6"/>
    <w:rsid w:val="00D5639D"/>
    <w:rsid w:val="00D5680E"/>
    <w:rsid w:val="00D56BD8"/>
    <w:rsid w:val="00D57648"/>
    <w:rsid w:val="00D57694"/>
    <w:rsid w:val="00D57FAA"/>
    <w:rsid w:val="00D60321"/>
    <w:rsid w:val="00D60921"/>
    <w:rsid w:val="00D60DDD"/>
    <w:rsid w:val="00D61013"/>
    <w:rsid w:val="00D611BB"/>
    <w:rsid w:val="00D61898"/>
    <w:rsid w:val="00D61F7D"/>
    <w:rsid w:val="00D62574"/>
    <w:rsid w:val="00D63072"/>
    <w:rsid w:val="00D6348F"/>
    <w:rsid w:val="00D63D58"/>
    <w:rsid w:val="00D64681"/>
    <w:rsid w:val="00D66B9A"/>
    <w:rsid w:val="00D66DAD"/>
    <w:rsid w:val="00D670E9"/>
    <w:rsid w:val="00D70100"/>
    <w:rsid w:val="00D70E7B"/>
    <w:rsid w:val="00D71EFA"/>
    <w:rsid w:val="00D72119"/>
    <w:rsid w:val="00D72272"/>
    <w:rsid w:val="00D7232F"/>
    <w:rsid w:val="00D72CFB"/>
    <w:rsid w:val="00D73F5D"/>
    <w:rsid w:val="00D75B4B"/>
    <w:rsid w:val="00D760DD"/>
    <w:rsid w:val="00D7683A"/>
    <w:rsid w:val="00D76EFA"/>
    <w:rsid w:val="00D7777F"/>
    <w:rsid w:val="00D77974"/>
    <w:rsid w:val="00D77F9D"/>
    <w:rsid w:val="00D80BF6"/>
    <w:rsid w:val="00D80D59"/>
    <w:rsid w:val="00D81225"/>
    <w:rsid w:val="00D81794"/>
    <w:rsid w:val="00D81B09"/>
    <w:rsid w:val="00D82788"/>
    <w:rsid w:val="00D831FB"/>
    <w:rsid w:val="00D839D6"/>
    <w:rsid w:val="00D8427F"/>
    <w:rsid w:val="00D8471B"/>
    <w:rsid w:val="00D8484D"/>
    <w:rsid w:val="00D84968"/>
    <w:rsid w:val="00D84B7D"/>
    <w:rsid w:val="00D856B9"/>
    <w:rsid w:val="00D85901"/>
    <w:rsid w:val="00D85916"/>
    <w:rsid w:val="00D85E80"/>
    <w:rsid w:val="00D861AB"/>
    <w:rsid w:val="00D86275"/>
    <w:rsid w:val="00D8692F"/>
    <w:rsid w:val="00D86F1A"/>
    <w:rsid w:val="00D87714"/>
    <w:rsid w:val="00D906AD"/>
    <w:rsid w:val="00D907F5"/>
    <w:rsid w:val="00D9235B"/>
    <w:rsid w:val="00D928BD"/>
    <w:rsid w:val="00D92BE9"/>
    <w:rsid w:val="00D92E05"/>
    <w:rsid w:val="00D93289"/>
    <w:rsid w:val="00D93474"/>
    <w:rsid w:val="00D93979"/>
    <w:rsid w:val="00D939E5"/>
    <w:rsid w:val="00D93A3F"/>
    <w:rsid w:val="00D93A5E"/>
    <w:rsid w:val="00D93A8B"/>
    <w:rsid w:val="00D9458D"/>
    <w:rsid w:val="00D94AC7"/>
    <w:rsid w:val="00D94D3F"/>
    <w:rsid w:val="00D94EF5"/>
    <w:rsid w:val="00D95316"/>
    <w:rsid w:val="00D95A52"/>
    <w:rsid w:val="00D95F6A"/>
    <w:rsid w:val="00D96428"/>
    <w:rsid w:val="00D97907"/>
    <w:rsid w:val="00DA07FC"/>
    <w:rsid w:val="00DA0FBC"/>
    <w:rsid w:val="00DA118A"/>
    <w:rsid w:val="00DA1C88"/>
    <w:rsid w:val="00DA1CB2"/>
    <w:rsid w:val="00DA1E5B"/>
    <w:rsid w:val="00DA1EC8"/>
    <w:rsid w:val="00DA383A"/>
    <w:rsid w:val="00DA51EB"/>
    <w:rsid w:val="00DA5442"/>
    <w:rsid w:val="00DA55CC"/>
    <w:rsid w:val="00DA56A8"/>
    <w:rsid w:val="00DA5824"/>
    <w:rsid w:val="00DA6656"/>
    <w:rsid w:val="00DA6DA2"/>
    <w:rsid w:val="00DA7254"/>
    <w:rsid w:val="00DA72E1"/>
    <w:rsid w:val="00DA75CB"/>
    <w:rsid w:val="00DA7B50"/>
    <w:rsid w:val="00DA7FFE"/>
    <w:rsid w:val="00DB00F3"/>
    <w:rsid w:val="00DB075A"/>
    <w:rsid w:val="00DB083F"/>
    <w:rsid w:val="00DB0C98"/>
    <w:rsid w:val="00DB1DDB"/>
    <w:rsid w:val="00DB1F2D"/>
    <w:rsid w:val="00DB2360"/>
    <w:rsid w:val="00DB4225"/>
    <w:rsid w:val="00DB4F27"/>
    <w:rsid w:val="00DB512B"/>
    <w:rsid w:val="00DB52A7"/>
    <w:rsid w:val="00DB548D"/>
    <w:rsid w:val="00DB578F"/>
    <w:rsid w:val="00DB5CFD"/>
    <w:rsid w:val="00DB5D5B"/>
    <w:rsid w:val="00DB6357"/>
    <w:rsid w:val="00DB6409"/>
    <w:rsid w:val="00DB66DA"/>
    <w:rsid w:val="00DB6CE3"/>
    <w:rsid w:val="00DB7C71"/>
    <w:rsid w:val="00DB7D1F"/>
    <w:rsid w:val="00DC03A7"/>
    <w:rsid w:val="00DC090E"/>
    <w:rsid w:val="00DC0FA7"/>
    <w:rsid w:val="00DC193A"/>
    <w:rsid w:val="00DC1B47"/>
    <w:rsid w:val="00DC2131"/>
    <w:rsid w:val="00DC282E"/>
    <w:rsid w:val="00DC313E"/>
    <w:rsid w:val="00DC3CF0"/>
    <w:rsid w:val="00DC50CA"/>
    <w:rsid w:val="00DC5951"/>
    <w:rsid w:val="00DC6220"/>
    <w:rsid w:val="00DC6D53"/>
    <w:rsid w:val="00DC73AB"/>
    <w:rsid w:val="00DC7EAD"/>
    <w:rsid w:val="00DC7EBA"/>
    <w:rsid w:val="00DC7F03"/>
    <w:rsid w:val="00DD04BA"/>
    <w:rsid w:val="00DD0751"/>
    <w:rsid w:val="00DD0A92"/>
    <w:rsid w:val="00DD10B0"/>
    <w:rsid w:val="00DD1CBB"/>
    <w:rsid w:val="00DD1F43"/>
    <w:rsid w:val="00DD23DF"/>
    <w:rsid w:val="00DD3406"/>
    <w:rsid w:val="00DD4103"/>
    <w:rsid w:val="00DD46F0"/>
    <w:rsid w:val="00DD4718"/>
    <w:rsid w:val="00DD4918"/>
    <w:rsid w:val="00DD51FD"/>
    <w:rsid w:val="00DD54C6"/>
    <w:rsid w:val="00DD6047"/>
    <w:rsid w:val="00DD614B"/>
    <w:rsid w:val="00DD6E27"/>
    <w:rsid w:val="00DE00C9"/>
    <w:rsid w:val="00DE0635"/>
    <w:rsid w:val="00DE0688"/>
    <w:rsid w:val="00DE0B40"/>
    <w:rsid w:val="00DE0B80"/>
    <w:rsid w:val="00DE1488"/>
    <w:rsid w:val="00DE150D"/>
    <w:rsid w:val="00DE1709"/>
    <w:rsid w:val="00DE17BA"/>
    <w:rsid w:val="00DE1B04"/>
    <w:rsid w:val="00DE1E94"/>
    <w:rsid w:val="00DE297B"/>
    <w:rsid w:val="00DE29AF"/>
    <w:rsid w:val="00DE3426"/>
    <w:rsid w:val="00DE3F42"/>
    <w:rsid w:val="00DE4013"/>
    <w:rsid w:val="00DE41B5"/>
    <w:rsid w:val="00DE4250"/>
    <w:rsid w:val="00DE4D4E"/>
    <w:rsid w:val="00DE5A40"/>
    <w:rsid w:val="00DE613C"/>
    <w:rsid w:val="00DE651F"/>
    <w:rsid w:val="00DE7434"/>
    <w:rsid w:val="00DE7792"/>
    <w:rsid w:val="00DE7E25"/>
    <w:rsid w:val="00DE7FE0"/>
    <w:rsid w:val="00DF00E2"/>
    <w:rsid w:val="00DF092A"/>
    <w:rsid w:val="00DF0E2E"/>
    <w:rsid w:val="00DF2037"/>
    <w:rsid w:val="00DF2263"/>
    <w:rsid w:val="00DF23C4"/>
    <w:rsid w:val="00DF2907"/>
    <w:rsid w:val="00DF2BF4"/>
    <w:rsid w:val="00DF3840"/>
    <w:rsid w:val="00DF3909"/>
    <w:rsid w:val="00DF3BD7"/>
    <w:rsid w:val="00DF3E91"/>
    <w:rsid w:val="00DF4DED"/>
    <w:rsid w:val="00DF50C8"/>
    <w:rsid w:val="00DF51D8"/>
    <w:rsid w:val="00DF5294"/>
    <w:rsid w:val="00DF53C3"/>
    <w:rsid w:val="00DF5B2C"/>
    <w:rsid w:val="00DF621C"/>
    <w:rsid w:val="00DF6716"/>
    <w:rsid w:val="00DF6724"/>
    <w:rsid w:val="00DF75F7"/>
    <w:rsid w:val="00DF791B"/>
    <w:rsid w:val="00E00211"/>
    <w:rsid w:val="00E00A16"/>
    <w:rsid w:val="00E00C59"/>
    <w:rsid w:val="00E01B30"/>
    <w:rsid w:val="00E01B33"/>
    <w:rsid w:val="00E02179"/>
    <w:rsid w:val="00E02A73"/>
    <w:rsid w:val="00E032F7"/>
    <w:rsid w:val="00E034F2"/>
    <w:rsid w:val="00E03D41"/>
    <w:rsid w:val="00E04795"/>
    <w:rsid w:val="00E04C04"/>
    <w:rsid w:val="00E055B7"/>
    <w:rsid w:val="00E05D3F"/>
    <w:rsid w:val="00E05E0F"/>
    <w:rsid w:val="00E0629A"/>
    <w:rsid w:val="00E066D4"/>
    <w:rsid w:val="00E0677B"/>
    <w:rsid w:val="00E069D9"/>
    <w:rsid w:val="00E074EE"/>
    <w:rsid w:val="00E07778"/>
    <w:rsid w:val="00E07DEA"/>
    <w:rsid w:val="00E1009C"/>
    <w:rsid w:val="00E11A86"/>
    <w:rsid w:val="00E12A9C"/>
    <w:rsid w:val="00E14021"/>
    <w:rsid w:val="00E14183"/>
    <w:rsid w:val="00E141E5"/>
    <w:rsid w:val="00E14E1F"/>
    <w:rsid w:val="00E14ECC"/>
    <w:rsid w:val="00E14F35"/>
    <w:rsid w:val="00E15630"/>
    <w:rsid w:val="00E156B3"/>
    <w:rsid w:val="00E15755"/>
    <w:rsid w:val="00E15F98"/>
    <w:rsid w:val="00E15FD5"/>
    <w:rsid w:val="00E16208"/>
    <w:rsid w:val="00E167EA"/>
    <w:rsid w:val="00E16B02"/>
    <w:rsid w:val="00E16BB5"/>
    <w:rsid w:val="00E16CF0"/>
    <w:rsid w:val="00E17CC2"/>
    <w:rsid w:val="00E20179"/>
    <w:rsid w:val="00E202ED"/>
    <w:rsid w:val="00E20FB1"/>
    <w:rsid w:val="00E2186B"/>
    <w:rsid w:val="00E218D4"/>
    <w:rsid w:val="00E22530"/>
    <w:rsid w:val="00E229BF"/>
    <w:rsid w:val="00E23759"/>
    <w:rsid w:val="00E23926"/>
    <w:rsid w:val="00E23D56"/>
    <w:rsid w:val="00E24ACE"/>
    <w:rsid w:val="00E25BA3"/>
    <w:rsid w:val="00E263BE"/>
    <w:rsid w:val="00E26ACC"/>
    <w:rsid w:val="00E26AF9"/>
    <w:rsid w:val="00E27C2E"/>
    <w:rsid w:val="00E27DBB"/>
    <w:rsid w:val="00E3047F"/>
    <w:rsid w:val="00E30549"/>
    <w:rsid w:val="00E3063E"/>
    <w:rsid w:val="00E30884"/>
    <w:rsid w:val="00E311B1"/>
    <w:rsid w:val="00E31771"/>
    <w:rsid w:val="00E3183D"/>
    <w:rsid w:val="00E319F0"/>
    <w:rsid w:val="00E31A35"/>
    <w:rsid w:val="00E31AC5"/>
    <w:rsid w:val="00E31EDE"/>
    <w:rsid w:val="00E32077"/>
    <w:rsid w:val="00E321C2"/>
    <w:rsid w:val="00E32950"/>
    <w:rsid w:val="00E32CB6"/>
    <w:rsid w:val="00E32F4D"/>
    <w:rsid w:val="00E34044"/>
    <w:rsid w:val="00E347BF"/>
    <w:rsid w:val="00E349F1"/>
    <w:rsid w:val="00E35F56"/>
    <w:rsid w:val="00E3665A"/>
    <w:rsid w:val="00E366F8"/>
    <w:rsid w:val="00E3746E"/>
    <w:rsid w:val="00E37607"/>
    <w:rsid w:val="00E37F6D"/>
    <w:rsid w:val="00E409F3"/>
    <w:rsid w:val="00E42FBE"/>
    <w:rsid w:val="00E43694"/>
    <w:rsid w:val="00E4398E"/>
    <w:rsid w:val="00E44972"/>
    <w:rsid w:val="00E4519F"/>
    <w:rsid w:val="00E4525F"/>
    <w:rsid w:val="00E467D7"/>
    <w:rsid w:val="00E468B8"/>
    <w:rsid w:val="00E4696D"/>
    <w:rsid w:val="00E475DA"/>
    <w:rsid w:val="00E4797D"/>
    <w:rsid w:val="00E5031E"/>
    <w:rsid w:val="00E50CD6"/>
    <w:rsid w:val="00E50E8A"/>
    <w:rsid w:val="00E516E4"/>
    <w:rsid w:val="00E5198C"/>
    <w:rsid w:val="00E519B2"/>
    <w:rsid w:val="00E51B19"/>
    <w:rsid w:val="00E522C1"/>
    <w:rsid w:val="00E523B8"/>
    <w:rsid w:val="00E52704"/>
    <w:rsid w:val="00E527ED"/>
    <w:rsid w:val="00E52A82"/>
    <w:rsid w:val="00E53185"/>
    <w:rsid w:val="00E5384E"/>
    <w:rsid w:val="00E53BF8"/>
    <w:rsid w:val="00E545B3"/>
    <w:rsid w:val="00E55CE0"/>
    <w:rsid w:val="00E56ECB"/>
    <w:rsid w:val="00E57C8C"/>
    <w:rsid w:val="00E57F19"/>
    <w:rsid w:val="00E6057D"/>
    <w:rsid w:val="00E607E9"/>
    <w:rsid w:val="00E60C27"/>
    <w:rsid w:val="00E6122E"/>
    <w:rsid w:val="00E61EF0"/>
    <w:rsid w:val="00E623B8"/>
    <w:rsid w:val="00E6262F"/>
    <w:rsid w:val="00E62988"/>
    <w:rsid w:val="00E62FDC"/>
    <w:rsid w:val="00E63321"/>
    <w:rsid w:val="00E633D5"/>
    <w:rsid w:val="00E64556"/>
    <w:rsid w:val="00E647D4"/>
    <w:rsid w:val="00E64920"/>
    <w:rsid w:val="00E64B59"/>
    <w:rsid w:val="00E650E1"/>
    <w:rsid w:val="00E65FBC"/>
    <w:rsid w:val="00E6611B"/>
    <w:rsid w:val="00E663EF"/>
    <w:rsid w:val="00E66433"/>
    <w:rsid w:val="00E66600"/>
    <w:rsid w:val="00E667DE"/>
    <w:rsid w:val="00E66D89"/>
    <w:rsid w:val="00E67093"/>
    <w:rsid w:val="00E7027A"/>
    <w:rsid w:val="00E7060A"/>
    <w:rsid w:val="00E7125E"/>
    <w:rsid w:val="00E7127A"/>
    <w:rsid w:val="00E71A14"/>
    <w:rsid w:val="00E724CF"/>
    <w:rsid w:val="00E727F6"/>
    <w:rsid w:val="00E728E5"/>
    <w:rsid w:val="00E72AC5"/>
    <w:rsid w:val="00E731F3"/>
    <w:rsid w:val="00E733F6"/>
    <w:rsid w:val="00E73F9A"/>
    <w:rsid w:val="00E74050"/>
    <w:rsid w:val="00E74066"/>
    <w:rsid w:val="00E740FF"/>
    <w:rsid w:val="00E74234"/>
    <w:rsid w:val="00E746F4"/>
    <w:rsid w:val="00E74856"/>
    <w:rsid w:val="00E752E1"/>
    <w:rsid w:val="00E754E0"/>
    <w:rsid w:val="00E75C04"/>
    <w:rsid w:val="00E76D63"/>
    <w:rsid w:val="00E76DC2"/>
    <w:rsid w:val="00E77146"/>
    <w:rsid w:val="00E772D1"/>
    <w:rsid w:val="00E77491"/>
    <w:rsid w:val="00E8029B"/>
    <w:rsid w:val="00E808C0"/>
    <w:rsid w:val="00E80D44"/>
    <w:rsid w:val="00E8157B"/>
    <w:rsid w:val="00E81635"/>
    <w:rsid w:val="00E81942"/>
    <w:rsid w:val="00E81B82"/>
    <w:rsid w:val="00E81C1B"/>
    <w:rsid w:val="00E81FB9"/>
    <w:rsid w:val="00E823C7"/>
    <w:rsid w:val="00E83BD4"/>
    <w:rsid w:val="00E83D2D"/>
    <w:rsid w:val="00E83DC7"/>
    <w:rsid w:val="00E8405A"/>
    <w:rsid w:val="00E843FC"/>
    <w:rsid w:val="00E845A1"/>
    <w:rsid w:val="00E84886"/>
    <w:rsid w:val="00E84B62"/>
    <w:rsid w:val="00E84B79"/>
    <w:rsid w:val="00E8572A"/>
    <w:rsid w:val="00E85A7D"/>
    <w:rsid w:val="00E8636C"/>
    <w:rsid w:val="00E87379"/>
    <w:rsid w:val="00E87467"/>
    <w:rsid w:val="00E8754F"/>
    <w:rsid w:val="00E8767F"/>
    <w:rsid w:val="00E8786E"/>
    <w:rsid w:val="00E87951"/>
    <w:rsid w:val="00E87E06"/>
    <w:rsid w:val="00E87FC1"/>
    <w:rsid w:val="00E903B8"/>
    <w:rsid w:val="00E90835"/>
    <w:rsid w:val="00E91CB8"/>
    <w:rsid w:val="00E91E7E"/>
    <w:rsid w:val="00E92189"/>
    <w:rsid w:val="00E92BE3"/>
    <w:rsid w:val="00E93355"/>
    <w:rsid w:val="00E937C3"/>
    <w:rsid w:val="00E93C87"/>
    <w:rsid w:val="00E944C6"/>
    <w:rsid w:val="00E94693"/>
    <w:rsid w:val="00E94892"/>
    <w:rsid w:val="00E9506B"/>
    <w:rsid w:val="00E954DD"/>
    <w:rsid w:val="00E958ED"/>
    <w:rsid w:val="00E95D9E"/>
    <w:rsid w:val="00E96660"/>
    <w:rsid w:val="00E96E4A"/>
    <w:rsid w:val="00E97146"/>
    <w:rsid w:val="00E97819"/>
    <w:rsid w:val="00E978A3"/>
    <w:rsid w:val="00E97B14"/>
    <w:rsid w:val="00EA0079"/>
    <w:rsid w:val="00EA07A4"/>
    <w:rsid w:val="00EA135F"/>
    <w:rsid w:val="00EA1494"/>
    <w:rsid w:val="00EA2D41"/>
    <w:rsid w:val="00EA3A00"/>
    <w:rsid w:val="00EA4385"/>
    <w:rsid w:val="00EA58C6"/>
    <w:rsid w:val="00EA5E55"/>
    <w:rsid w:val="00EA6246"/>
    <w:rsid w:val="00EA6616"/>
    <w:rsid w:val="00EA6744"/>
    <w:rsid w:val="00EA6EBE"/>
    <w:rsid w:val="00EA6F51"/>
    <w:rsid w:val="00EB0216"/>
    <w:rsid w:val="00EB08FB"/>
    <w:rsid w:val="00EB109A"/>
    <w:rsid w:val="00EB12C5"/>
    <w:rsid w:val="00EB1D45"/>
    <w:rsid w:val="00EB1EA4"/>
    <w:rsid w:val="00EB354F"/>
    <w:rsid w:val="00EB3BBA"/>
    <w:rsid w:val="00EB4C10"/>
    <w:rsid w:val="00EB547C"/>
    <w:rsid w:val="00EB55D1"/>
    <w:rsid w:val="00EB5724"/>
    <w:rsid w:val="00EB58DD"/>
    <w:rsid w:val="00EB5B98"/>
    <w:rsid w:val="00EB5D84"/>
    <w:rsid w:val="00EB651D"/>
    <w:rsid w:val="00EB6880"/>
    <w:rsid w:val="00EB6FA0"/>
    <w:rsid w:val="00EB71DC"/>
    <w:rsid w:val="00EC0083"/>
    <w:rsid w:val="00EC01B8"/>
    <w:rsid w:val="00EC0E92"/>
    <w:rsid w:val="00EC0E94"/>
    <w:rsid w:val="00EC0EAF"/>
    <w:rsid w:val="00EC121F"/>
    <w:rsid w:val="00EC1234"/>
    <w:rsid w:val="00EC14DD"/>
    <w:rsid w:val="00EC1D02"/>
    <w:rsid w:val="00EC1E17"/>
    <w:rsid w:val="00EC3997"/>
    <w:rsid w:val="00EC52D6"/>
    <w:rsid w:val="00EC53B9"/>
    <w:rsid w:val="00EC5B98"/>
    <w:rsid w:val="00EC5F56"/>
    <w:rsid w:val="00EC63F8"/>
    <w:rsid w:val="00EC7758"/>
    <w:rsid w:val="00EC78AE"/>
    <w:rsid w:val="00ED084B"/>
    <w:rsid w:val="00ED0D9C"/>
    <w:rsid w:val="00ED0DDB"/>
    <w:rsid w:val="00ED11F3"/>
    <w:rsid w:val="00ED1DB2"/>
    <w:rsid w:val="00ED2402"/>
    <w:rsid w:val="00ED2DA5"/>
    <w:rsid w:val="00ED4267"/>
    <w:rsid w:val="00ED4281"/>
    <w:rsid w:val="00ED4413"/>
    <w:rsid w:val="00ED46FE"/>
    <w:rsid w:val="00ED4751"/>
    <w:rsid w:val="00ED4911"/>
    <w:rsid w:val="00ED49C5"/>
    <w:rsid w:val="00ED4FB0"/>
    <w:rsid w:val="00ED5895"/>
    <w:rsid w:val="00ED5CE9"/>
    <w:rsid w:val="00ED66A7"/>
    <w:rsid w:val="00ED7555"/>
    <w:rsid w:val="00ED7A76"/>
    <w:rsid w:val="00ED7E1B"/>
    <w:rsid w:val="00EE0488"/>
    <w:rsid w:val="00EE0BA8"/>
    <w:rsid w:val="00EE0EDB"/>
    <w:rsid w:val="00EE11EA"/>
    <w:rsid w:val="00EE3569"/>
    <w:rsid w:val="00EE36D1"/>
    <w:rsid w:val="00EE418C"/>
    <w:rsid w:val="00EE4296"/>
    <w:rsid w:val="00EE5A72"/>
    <w:rsid w:val="00EE5BB9"/>
    <w:rsid w:val="00EE5DDE"/>
    <w:rsid w:val="00EE5F34"/>
    <w:rsid w:val="00EE6611"/>
    <w:rsid w:val="00EE7801"/>
    <w:rsid w:val="00EE7DB9"/>
    <w:rsid w:val="00EF014C"/>
    <w:rsid w:val="00EF0528"/>
    <w:rsid w:val="00EF05D2"/>
    <w:rsid w:val="00EF090E"/>
    <w:rsid w:val="00EF0D14"/>
    <w:rsid w:val="00EF0F82"/>
    <w:rsid w:val="00EF1AF6"/>
    <w:rsid w:val="00EF1EF5"/>
    <w:rsid w:val="00EF1FBD"/>
    <w:rsid w:val="00EF2C86"/>
    <w:rsid w:val="00EF2EE0"/>
    <w:rsid w:val="00EF2FA1"/>
    <w:rsid w:val="00EF31B8"/>
    <w:rsid w:val="00EF3589"/>
    <w:rsid w:val="00EF44C1"/>
    <w:rsid w:val="00EF47E4"/>
    <w:rsid w:val="00EF4A7A"/>
    <w:rsid w:val="00EF4BED"/>
    <w:rsid w:val="00EF4DBE"/>
    <w:rsid w:val="00EF4DE1"/>
    <w:rsid w:val="00EF4FA1"/>
    <w:rsid w:val="00EF50F3"/>
    <w:rsid w:val="00EF5853"/>
    <w:rsid w:val="00EF5C6F"/>
    <w:rsid w:val="00EF67C3"/>
    <w:rsid w:val="00EF7866"/>
    <w:rsid w:val="00EF7B93"/>
    <w:rsid w:val="00F00181"/>
    <w:rsid w:val="00F00D5F"/>
    <w:rsid w:val="00F00E3F"/>
    <w:rsid w:val="00F0111B"/>
    <w:rsid w:val="00F013F8"/>
    <w:rsid w:val="00F019BB"/>
    <w:rsid w:val="00F01A06"/>
    <w:rsid w:val="00F01A7A"/>
    <w:rsid w:val="00F01AF7"/>
    <w:rsid w:val="00F01D3C"/>
    <w:rsid w:val="00F02CDE"/>
    <w:rsid w:val="00F030C4"/>
    <w:rsid w:val="00F033C0"/>
    <w:rsid w:val="00F05C88"/>
    <w:rsid w:val="00F06025"/>
    <w:rsid w:val="00F060E4"/>
    <w:rsid w:val="00F060EF"/>
    <w:rsid w:val="00F0617A"/>
    <w:rsid w:val="00F062E6"/>
    <w:rsid w:val="00F0644C"/>
    <w:rsid w:val="00F06BCA"/>
    <w:rsid w:val="00F06DD4"/>
    <w:rsid w:val="00F07447"/>
    <w:rsid w:val="00F0751B"/>
    <w:rsid w:val="00F07C50"/>
    <w:rsid w:val="00F112E1"/>
    <w:rsid w:val="00F1142C"/>
    <w:rsid w:val="00F11D36"/>
    <w:rsid w:val="00F12202"/>
    <w:rsid w:val="00F126D7"/>
    <w:rsid w:val="00F127FD"/>
    <w:rsid w:val="00F13178"/>
    <w:rsid w:val="00F13518"/>
    <w:rsid w:val="00F13978"/>
    <w:rsid w:val="00F1477C"/>
    <w:rsid w:val="00F14820"/>
    <w:rsid w:val="00F14A2E"/>
    <w:rsid w:val="00F14A34"/>
    <w:rsid w:val="00F150DA"/>
    <w:rsid w:val="00F15408"/>
    <w:rsid w:val="00F156C2"/>
    <w:rsid w:val="00F156E7"/>
    <w:rsid w:val="00F167D1"/>
    <w:rsid w:val="00F16BAF"/>
    <w:rsid w:val="00F175B4"/>
    <w:rsid w:val="00F17949"/>
    <w:rsid w:val="00F20964"/>
    <w:rsid w:val="00F21077"/>
    <w:rsid w:val="00F2153A"/>
    <w:rsid w:val="00F218C1"/>
    <w:rsid w:val="00F22719"/>
    <w:rsid w:val="00F23616"/>
    <w:rsid w:val="00F23838"/>
    <w:rsid w:val="00F2486A"/>
    <w:rsid w:val="00F25081"/>
    <w:rsid w:val="00F2521E"/>
    <w:rsid w:val="00F25CAB"/>
    <w:rsid w:val="00F25E04"/>
    <w:rsid w:val="00F2673E"/>
    <w:rsid w:val="00F26970"/>
    <w:rsid w:val="00F26AA9"/>
    <w:rsid w:val="00F270FC"/>
    <w:rsid w:val="00F27723"/>
    <w:rsid w:val="00F2772B"/>
    <w:rsid w:val="00F27CFB"/>
    <w:rsid w:val="00F27E06"/>
    <w:rsid w:val="00F27FF6"/>
    <w:rsid w:val="00F30C56"/>
    <w:rsid w:val="00F30D7B"/>
    <w:rsid w:val="00F3120B"/>
    <w:rsid w:val="00F3126E"/>
    <w:rsid w:val="00F32335"/>
    <w:rsid w:val="00F32487"/>
    <w:rsid w:val="00F325B5"/>
    <w:rsid w:val="00F32A23"/>
    <w:rsid w:val="00F32BA9"/>
    <w:rsid w:val="00F33BDD"/>
    <w:rsid w:val="00F344F1"/>
    <w:rsid w:val="00F3459D"/>
    <w:rsid w:val="00F34BAC"/>
    <w:rsid w:val="00F3662C"/>
    <w:rsid w:val="00F3674E"/>
    <w:rsid w:val="00F36C51"/>
    <w:rsid w:val="00F400DC"/>
    <w:rsid w:val="00F4026C"/>
    <w:rsid w:val="00F40425"/>
    <w:rsid w:val="00F406F1"/>
    <w:rsid w:val="00F40D2F"/>
    <w:rsid w:val="00F41288"/>
    <w:rsid w:val="00F41BF0"/>
    <w:rsid w:val="00F42334"/>
    <w:rsid w:val="00F4243E"/>
    <w:rsid w:val="00F4283A"/>
    <w:rsid w:val="00F43AE7"/>
    <w:rsid w:val="00F43F36"/>
    <w:rsid w:val="00F44757"/>
    <w:rsid w:val="00F448D0"/>
    <w:rsid w:val="00F44DE6"/>
    <w:rsid w:val="00F460AE"/>
    <w:rsid w:val="00F4626B"/>
    <w:rsid w:val="00F467B3"/>
    <w:rsid w:val="00F46A08"/>
    <w:rsid w:val="00F4702C"/>
    <w:rsid w:val="00F47131"/>
    <w:rsid w:val="00F47E7C"/>
    <w:rsid w:val="00F50BD2"/>
    <w:rsid w:val="00F518F7"/>
    <w:rsid w:val="00F51B1A"/>
    <w:rsid w:val="00F51D47"/>
    <w:rsid w:val="00F520FD"/>
    <w:rsid w:val="00F52236"/>
    <w:rsid w:val="00F525EA"/>
    <w:rsid w:val="00F527A9"/>
    <w:rsid w:val="00F53AE4"/>
    <w:rsid w:val="00F53F5E"/>
    <w:rsid w:val="00F54546"/>
    <w:rsid w:val="00F54855"/>
    <w:rsid w:val="00F55203"/>
    <w:rsid w:val="00F56023"/>
    <w:rsid w:val="00F56482"/>
    <w:rsid w:val="00F564B1"/>
    <w:rsid w:val="00F5689C"/>
    <w:rsid w:val="00F56A71"/>
    <w:rsid w:val="00F56F1A"/>
    <w:rsid w:val="00F572F8"/>
    <w:rsid w:val="00F57972"/>
    <w:rsid w:val="00F618D7"/>
    <w:rsid w:val="00F61D5A"/>
    <w:rsid w:val="00F61D8F"/>
    <w:rsid w:val="00F61F43"/>
    <w:rsid w:val="00F62240"/>
    <w:rsid w:val="00F6304F"/>
    <w:rsid w:val="00F63297"/>
    <w:rsid w:val="00F63961"/>
    <w:rsid w:val="00F63C98"/>
    <w:rsid w:val="00F6406B"/>
    <w:rsid w:val="00F650D3"/>
    <w:rsid w:val="00F65105"/>
    <w:rsid w:val="00F65201"/>
    <w:rsid w:val="00F6555E"/>
    <w:rsid w:val="00F65C7E"/>
    <w:rsid w:val="00F65E8A"/>
    <w:rsid w:val="00F6692A"/>
    <w:rsid w:val="00F67B3D"/>
    <w:rsid w:val="00F67DB5"/>
    <w:rsid w:val="00F67DE2"/>
    <w:rsid w:val="00F70520"/>
    <w:rsid w:val="00F70794"/>
    <w:rsid w:val="00F709BF"/>
    <w:rsid w:val="00F70BAB"/>
    <w:rsid w:val="00F7161D"/>
    <w:rsid w:val="00F71E32"/>
    <w:rsid w:val="00F728E3"/>
    <w:rsid w:val="00F72B92"/>
    <w:rsid w:val="00F72DDA"/>
    <w:rsid w:val="00F72EBD"/>
    <w:rsid w:val="00F7314C"/>
    <w:rsid w:val="00F73D10"/>
    <w:rsid w:val="00F73D3D"/>
    <w:rsid w:val="00F7407C"/>
    <w:rsid w:val="00F742E5"/>
    <w:rsid w:val="00F7452D"/>
    <w:rsid w:val="00F74D64"/>
    <w:rsid w:val="00F75043"/>
    <w:rsid w:val="00F7574D"/>
    <w:rsid w:val="00F75917"/>
    <w:rsid w:val="00F7598F"/>
    <w:rsid w:val="00F76507"/>
    <w:rsid w:val="00F76832"/>
    <w:rsid w:val="00F80326"/>
    <w:rsid w:val="00F81005"/>
    <w:rsid w:val="00F81829"/>
    <w:rsid w:val="00F82145"/>
    <w:rsid w:val="00F834DA"/>
    <w:rsid w:val="00F83698"/>
    <w:rsid w:val="00F8379B"/>
    <w:rsid w:val="00F83852"/>
    <w:rsid w:val="00F839F3"/>
    <w:rsid w:val="00F8431B"/>
    <w:rsid w:val="00F847A1"/>
    <w:rsid w:val="00F86D12"/>
    <w:rsid w:val="00F86F2E"/>
    <w:rsid w:val="00F87492"/>
    <w:rsid w:val="00F87923"/>
    <w:rsid w:val="00F87981"/>
    <w:rsid w:val="00F9054B"/>
    <w:rsid w:val="00F906C1"/>
    <w:rsid w:val="00F90778"/>
    <w:rsid w:val="00F90843"/>
    <w:rsid w:val="00F908AA"/>
    <w:rsid w:val="00F90C35"/>
    <w:rsid w:val="00F91D94"/>
    <w:rsid w:val="00F92996"/>
    <w:rsid w:val="00F931DF"/>
    <w:rsid w:val="00F93255"/>
    <w:rsid w:val="00F93731"/>
    <w:rsid w:val="00F938E4"/>
    <w:rsid w:val="00F93D8F"/>
    <w:rsid w:val="00F949E9"/>
    <w:rsid w:val="00F94ABA"/>
    <w:rsid w:val="00F94D8A"/>
    <w:rsid w:val="00F94F84"/>
    <w:rsid w:val="00F94F9D"/>
    <w:rsid w:val="00F95475"/>
    <w:rsid w:val="00F95B27"/>
    <w:rsid w:val="00F960F5"/>
    <w:rsid w:val="00F96751"/>
    <w:rsid w:val="00F96DB7"/>
    <w:rsid w:val="00F9738F"/>
    <w:rsid w:val="00F97512"/>
    <w:rsid w:val="00FA0C61"/>
    <w:rsid w:val="00FA0CE9"/>
    <w:rsid w:val="00FA0E61"/>
    <w:rsid w:val="00FA162A"/>
    <w:rsid w:val="00FA1FB1"/>
    <w:rsid w:val="00FA2462"/>
    <w:rsid w:val="00FA2774"/>
    <w:rsid w:val="00FA288E"/>
    <w:rsid w:val="00FA3126"/>
    <w:rsid w:val="00FA337B"/>
    <w:rsid w:val="00FA3BE4"/>
    <w:rsid w:val="00FA4AD1"/>
    <w:rsid w:val="00FA5F20"/>
    <w:rsid w:val="00FA5F99"/>
    <w:rsid w:val="00FA6725"/>
    <w:rsid w:val="00FA6D59"/>
    <w:rsid w:val="00FA7433"/>
    <w:rsid w:val="00FA7D61"/>
    <w:rsid w:val="00FB029E"/>
    <w:rsid w:val="00FB04EE"/>
    <w:rsid w:val="00FB0E1A"/>
    <w:rsid w:val="00FB1A46"/>
    <w:rsid w:val="00FB1D96"/>
    <w:rsid w:val="00FB1DCE"/>
    <w:rsid w:val="00FB1F76"/>
    <w:rsid w:val="00FB26D7"/>
    <w:rsid w:val="00FB310D"/>
    <w:rsid w:val="00FB33AF"/>
    <w:rsid w:val="00FB3E00"/>
    <w:rsid w:val="00FB47DA"/>
    <w:rsid w:val="00FB4B93"/>
    <w:rsid w:val="00FB4BD2"/>
    <w:rsid w:val="00FB4D1E"/>
    <w:rsid w:val="00FB5BF5"/>
    <w:rsid w:val="00FB5E8D"/>
    <w:rsid w:val="00FB5F95"/>
    <w:rsid w:val="00FB611A"/>
    <w:rsid w:val="00FB6304"/>
    <w:rsid w:val="00FB67DB"/>
    <w:rsid w:val="00FB6A12"/>
    <w:rsid w:val="00FB76C8"/>
    <w:rsid w:val="00FB7B7E"/>
    <w:rsid w:val="00FB7F96"/>
    <w:rsid w:val="00FC04DA"/>
    <w:rsid w:val="00FC1476"/>
    <w:rsid w:val="00FC1CAF"/>
    <w:rsid w:val="00FC20CC"/>
    <w:rsid w:val="00FC296C"/>
    <w:rsid w:val="00FC4754"/>
    <w:rsid w:val="00FC49AF"/>
    <w:rsid w:val="00FC4F15"/>
    <w:rsid w:val="00FC51B7"/>
    <w:rsid w:val="00FC526A"/>
    <w:rsid w:val="00FC597B"/>
    <w:rsid w:val="00FC6594"/>
    <w:rsid w:val="00FC69B5"/>
    <w:rsid w:val="00FC6D75"/>
    <w:rsid w:val="00FC6DEB"/>
    <w:rsid w:val="00FC7126"/>
    <w:rsid w:val="00FC754F"/>
    <w:rsid w:val="00FC7959"/>
    <w:rsid w:val="00FC7F0A"/>
    <w:rsid w:val="00FD001B"/>
    <w:rsid w:val="00FD0478"/>
    <w:rsid w:val="00FD09FD"/>
    <w:rsid w:val="00FD101F"/>
    <w:rsid w:val="00FD12AA"/>
    <w:rsid w:val="00FD12FD"/>
    <w:rsid w:val="00FD186E"/>
    <w:rsid w:val="00FD2D1D"/>
    <w:rsid w:val="00FD35FD"/>
    <w:rsid w:val="00FD395E"/>
    <w:rsid w:val="00FD3BA4"/>
    <w:rsid w:val="00FD3CB4"/>
    <w:rsid w:val="00FD3D1B"/>
    <w:rsid w:val="00FD3E50"/>
    <w:rsid w:val="00FD42BC"/>
    <w:rsid w:val="00FD4D3F"/>
    <w:rsid w:val="00FD545F"/>
    <w:rsid w:val="00FD5DBB"/>
    <w:rsid w:val="00FD611E"/>
    <w:rsid w:val="00FD62E0"/>
    <w:rsid w:val="00FD685A"/>
    <w:rsid w:val="00FD6979"/>
    <w:rsid w:val="00FD7582"/>
    <w:rsid w:val="00FD7D24"/>
    <w:rsid w:val="00FE00E2"/>
    <w:rsid w:val="00FE05F8"/>
    <w:rsid w:val="00FE0A0E"/>
    <w:rsid w:val="00FE0B63"/>
    <w:rsid w:val="00FE0C8A"/>
    <w:rsid w:val="00FE0C9D"/>
    <w:rsid w:val="00FE180D"/>
    <w:rsid w:val="00FE2449"/>
    <w:rsid w:val="00FE2E49"/>
    <w:rsid w:val="00FE2F19"/>
    <w:rsid w:val="00FE3169"/>
    <w:rsid w:val="00FE36A8"/>
    <w:rsid w:val="00FE388D"/>
    <w:rsid w:val="00FE3F22"/>
    <w:rsid w:val="00FE42AC"/>
    <w:rsid w:val="00FE4A5F"/>
    <w:rsid w:val="00FE5541"/>
    <w:rsid w:val="00FE5B5E"/>
    <w:rsid w:val="00FE5E67"/>
    <w:rsid w:val="00FE6849"/>
    <w:rsid w:val="00FE6925"/>
    <w:rsid w:val="00FE695F"/>
    <w:rsid w:val="00FE740D"/>
    <w:rsid w:val="00FF1F44"/>
    <w:rsid w:val="00FF2417"/>
    <w:rsid w:val="00FF2FC8"/>
    <w:rsid w:val="00FF3872"/>
    <w:rsid w:val="00FF4C2C"/>
    <w:rsid w:val="00FF612D"/>
    <w:rsid w:val="00FF63E7"/>
    <w:rsid w:val="00FF6D30"/>
    <w:rsid w:val="00FF6F26"/>
    <w:rsid w:val="00FF716D"/>
    <w:rsid w:val="00FF7D3D"/>
    <w:rsid w:val="00FF7D44"/>
    <w:rsid w:val="00FF7FCC"/>
    <w:rsid w:val="0B7FF5C5"/>
    <w:rsid w:val="0D834485"/>
    <w:rsid w:val="54D5668B"/>
    <w:rsid w:val="7D4476C1"/>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F33B50D"/>
  <w15:docId w15:val="{0C330A6E-4BC0-4D36-AD59-0872EDB2E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footnote text" w:semiHidden="1" w:unhideWhenUsed="1"/>
    <w:lsdException w:name="annotation text" w:uiPriority="99" w:unhideWhenUsed="1" w:qFormat="1"/>
    <w:lsdException w:name="header" w:qFormat="1"/>
    <w:lsdException w:name="footer" w:uiPriority="99"/>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lock Text" w:qFormat="1"/>
    <w:lsdException w:name="Hyperlink" w:uiPriority="99"/>
    <w:lsdException w:name="Strong" w:uiPriority="22" w:qFormat="1"/>
    <w:lsdException w:name="Emphasis" w:uiPriority="20" w:qFormat="1"/>
    <w:lsdException w:name="Document Map"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Pr>
      <w:rFonts w:ascii="Arial" w:hAnsi="Arial"/>
      <w:sz w:val="22"/>
      <w:szCs w:val="24"/>
      <w:lang w:eastAsia="en-US"/>
    </w:rPr>
  </w:style>
  <w:style w:type="paragraph" w:styleId="1">
    <w:name w:val="heading 1"/>
    <w:basedOn w:val="a0"/>
    <w:next w:val="a0"/>
    <w:qFormat/>
    <w:pPr>
      <w:keepNext/>
      <w:numPr>
        <w:numId w:val="1"/>
      </w:numPr>
      <w:spacing w:before="120" w:after="120"/>
      <w:jc w:val="both"/>
      <w:outlineLvl w:val="0"/>
    </w:pPr>
    <w:rPr>
      <w:b/>
      <w:caps/>
      <w:spacing w:val="20"/>
      <w:sz w:val="28"/>
      <w:szCs w:val="20"/>
      <w14:shadow w14:blurRad="50800" w14:dist="38100" w14:dir="2700000" w14:sx="100000" w14:sy="100000" w14:kx="0" w14:ky="0" w14:algn="tl">
        <w14:srgbClr w14:val="000000">
          <w14:alpha w14:val="60000"/>
        </w14:srgbClr>
      </w14:shadow>
    </w:rPr>
  </w:style>
  <w:style w:type="paragraph" w:styleId="2">
    <w:name w:val="heading 2"/>
    <w:basedOn w:val="a0"/>
    <w:next w:val="a0"/>
    <w:link w:val="20"/>
    <w:qFormat/>
    <w:pPr>
      <w:keepNext/>
      <w:spacing w:before="100" w:beforeAutospacing="1" w:after="100" w:afterAutospacing="1"/>
      <w:jc w:val="both"/>
      <w:outlineLvl w:val="1"/>
    </w:pPr>
    <w:rPr>
      <w:b/>
      <w:szCs w:val="20"/>
    </w:rPr>
  </w:style>
  <w:style w:type="paragraph" w:styleId="3">
    <w:name w:val="heading 3"/>
    <w:basedOn w:val="a0"/>
    <w:next w:val="a0"/>
    <w:link w:val="30"/>
    <w:qFormat/>
    <w:pPr>
      <w:keepNext/>
      <w:spacing w:before="100" w:beforeAutospacing="1" w:after="100" w:afterAutospacing="1"/>
      <w:jc w:val="center"/>
      <w:outlineLvl w:val="2"/>
    </w:pPr>
    <w:rPr>
      <w:b/>
      <w:szCs w:val="20"/>
      <w:u w:val="single"/>
    </w:rPr>
  </w:style>
  <w:style w:type="paragraph" w:styleId="4">
    <w:name w:val="heading 4"/>
    <w:basedOn w:val="a0"/>
    <w:next w:val="a0"/>
    <w:qFormat/>
    <w:pPr>
      <w:keepNext/>
      <w:numPr>
        <w:numId w:val="2"/>
      </w:numPr>
      <w:spacing w:before="100" w:beforeAutospacing="1" w:after="100" w:afterAutospacing="1"/>
      <w:jc w:val="both"/>
      <w:outlineLvl w:val="3"/>
    </w:pPr>
    <w:rPr>
      <w:b/>
      <w:szCs w:val="20"/>
    </w:rPr>
  </w:style>
  <w:style w:type="paragraph" w:styleId="5">
    <w:name w:val="heading 5"/>
    <w:basedOn w:val="a0"/>
    <w:next w:val="a0"/>
    <w:qFormat/>
    <w:pPr>
      <w:keepNext/>
      <w:spacing w:before="100" w:beforeAutospacing="1" w:after="100" w:afterAutospacing="1"/>
      <w:jc w:val="both"/>
      <w:outlineLvl w:val="4"/>
    </w:pPr>
    <w:rPr>
      <w:b/>
      <w:szCs w:val="20"/>
    </w:rPr>
  </w:style>
  <w:style w:type="paragraph" w:styleId="6">
    <w:name w:val="heading 6"/>
    <w:basedOn w:val="a0"/>
    <w:next w:val="a0"/>
    <w:qFormat/>
    <w:pPr>
      <w:keepNext/>
      <w:widowControl w:val="0"/>
      <w:spacing w:before="60" w:after="60"/>
      <w:jc w:val="center"/>
      <w:outlineLvl w:val="5"/>
    </w:pPr>
    <w:rPr>
      <w:b/>
      <w:sz w:val="24"/>
    </w:rPr>
  </w:style>
  <w:style w:type="paragraph" w:styleId="7">
    <w:name w:val="heading 7"/>
    <w:basedOn w:val="a0"/>
    <w:next w:val="a0"/>
    <w:qFormat/>
    <w:pPr>
      <w:keepNext/>
      <w:widowControl w:val="0"/>
      <w:spacing w:before="60" w:after="60"/>
      <w:jc w:val="center"/>
      <w:outlineLvl w:val="6"/>
    </w:pPr>
    <w:rPr>
      <w:rFonts w:ascii="Times New Roman" w:hAnsi="Times New Roman"/>
      <w:b/>
      <w:sz w:val="28"/>
    </w:rPr>
  </w:style>
  <w:style w:type="paragraph" w:styleId="8">
    <w:name w:val="heading 8"/>
    <w:basedOn w:val="a0"/>
    <w:next w:val="a0"/>
    <w:qFormat/>
    <w:pPr>
      <w:keepNext/>
      <w:spacing w:before="100" w:beforeAutospacing="1" w:after="100" w:afterAutospacing="1" w:line="280" w:lineRule="atLeast"/>
      <w:ind w:left="720" w:right="137"/>
      <w:jc w:val="both"/>
      <w:outlineLvl w:val="7"/>
    </w:pPr>
    <w:rPr>
      <w:rFonts w:ascii="Times New Roman" w:hAnsi="Times New Roman"/>
      <w:b/>
      <w:bCs/>
    </w:rPr>
  </w:style>
  <w:style w:type="paragraph" w:styleId="9">
    <w:name w:val="heading 9"/>
    <w:basedOn w:val="a0"/>
    <w:next w:val="a0"/>
    <w:qFormat/>
    <w:pPr>
      <w:keepNext/>
      <w:spacing w:before="100" w:beforeAutospacing="1" w:after="100" w:afterAutospacing="1" w:line="280" w:lineRule="atLeast"/>
      <w:ind w:left="720" w:right="137"/>
      <w:jc w:val="center"/>
      <w:outlineLvl w:val="8"/>
    </w:pPr>
    <w:rPr>
      <w:rFonts w:ascii="Times New Roman" w:hAnsi="Times New Roman"/>
      <w:b/>
      <w:bCs/>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0">
    <w:name w:val="toc 7"/>
    <w:basedOn w:val="a0"/>
    <w:next w:val="a0"/>
    <w:semiHidden/>
    <w:pPr>
      <w:ind w:left="1320"/>
    </w:pPr>
  </w:style>
  <w:style w:type="paragraph" w:styleId="a4">
    <w:name w:val="Normal Indent"/>
    <w:basedOn w:val="a0"/>
    <w:pPr>
      <w:ind w:firstLine="420"/>
    </w:pPr>
    <w:rPr>
      <w:rFonts w:ascii="Times New Roman" w:eastAsia="楷体_GB2312" w:hAnsi="Times New Roman"/>
      <w:sz w:val="24"/>
      <w:szCs w:val="20"/>
      <w:lang w:eastAsia="zh-CN"/>
    </w:rPr>
  </w:style>
  <w:style w:type="paragraph" w:styleId="a5">
    <w:name w:val="caption"/>
    <w:basedOn w:val="a0"/>
    <w:next w:val="a0"/>
    <w:qFormat/>
    <w:pPr>
      <w:jc w:val="center"/>
    </w:pPr>
    <w:rPr>
      <w:b/>
      <w:sz w:val="24"/>
      <w:szCs w:val="20"/>
      <w:lang w:val="en-GB" w:eastAsia="de-DE"/>
    </w:rPr>
  </w:style>
  <w:style w:type="paragraph" w:styleId="a">
    <w:name w:val="List Bullet"/>
    <w:basedOn w:val="a0"/>
    <w:pPr>
      <w:numPr>
        <w:numId w:val="3"/>
      </w:numPr>
      <w:tabs>
        <w:tab w:val="clear" w:pos="720"/>
        <w:tab w:val="left" w:pos="1260"/>
        <w:tab w:val="left" w:pos="9180"/>
      </w:tabs>
      <w:spacing w:after="100" w:afterAutospacing="1"/>
      <w:ind w:left="1260" w:right="144" w:hanging="540"/>
      <w:jc w:val="both"/>
    </w:pPr>
    <w:rPr>
      <w:rFonts w:cs="Arial"/>
      <w:sz w:val="20"/>
      <w:szCs w:val="20"/>
      <w:lang w:val="en-GB"/>
    </w:rPr>
  </w:style>
  <w:style w:type="paragraph" w:styleId="a6">
    <w:name w:val="annotation text"/>
    <w:basedOn w:val="a0"/>
    <w:link w:val="a7"/>
    <w:uiPriority w:val="99"/>
    <w:unhideWhenUsed/>
    <w:qFormat/>
  </w:style>
  <w:style w:type="paragraph" w:styleId="31">
    <w:name w:val="Body Text 3"/>
    <w:basedOn w:val="a0"/>
    <w:pPr>
      <w:spacing w:before="100" w:beforeAutospacing="1" w:after="100" w:afterAutospacing="1"/>
      <w:ind w:right="137"/>
      <w:jc w:val="both"/>
    </w:pPr>
    <w:rPr>
      <w:rFonts w:ascii="Times New Roman" w:hAnsi="Times New Roman"/>
    </w:rPr>
  </w:style>
  <w:style w:type="paragraph" w:styleId="a8">
    <w:name w:val="Body Text"/>
    <w:basedOn w:val="a0"/>
    <w:pPr>
      <w:tabs>
        <w:tab w:val="left" w:pos="567"/>
        <w:tab w:val="left" w:pos="1134"/>
        <w:tab w:val="left" w:pos="1701"/>
        <w:tab w:val="left" w:pos="2268"/>
        <w:tab w:val="left" w:pos="2835"/>
        <w:tab w:val="left" w:pos="3402"/>
      </w:tabs>
      <w:jc w:val="both"/>
    </w:pPr>
    <w:rPr>
      <w:sz w:val="20"/>
      <w:szCs w:val="20"/>
    </w:rPr>
  </w:style>
  <w:style w:type="paragraph" w:styleId="a9">
    <w:name w:val="Body Text Indent"/>
    <w:basedOn w:val="a0"/>
    <w:pPr>
      <w:ind w:left="144"/>
      <w:jc w:val="both"/>
    </w:pPr>
    <w:rPr>
      <w:rFonts w:cs="Arial"/>
    </w:rPr>
  </w:style>
  <w:style w:type="paragraph" w:styleId="aa">
    <w:name w:val="Block Text"/>
    <w:basedOn w:val="a0"/>
    <w:qFormat/>
    <w:pPr>
      <w:ind w:left="-90" w:right="-108"/>
      <w:jc w:val="both"/>
    </w:pPr>
    <w:rPr>
      <w:rFonts w:ascii="Times New Roman" w:hAnsi="Times New Roman"/>
      <w:szCs w:val="20"/>
      <w:lang w:val="en-GB"/>
    </w:rPr>
  </w:style>
  <w:style w:type="paragraph" w:styleId="50">
    <w:name w:val="toc 5"/>
    <w:basedOn w:val="a0"/>
    <w:next w:val="a0"/>
    <w:semiHidden/>
    <w:pPr>
      <w:ind w:left="880"/>
    </w:pPr>
  </w:style>
  <w:style w:type="paragraph" w:styleId="32">
    <w:name w:val="toc 3"/>
    <w:basedOn w:val="a0"/>
    <w:next w:val="a0"/>
    <w:uiPriority w:val="39"/>
    <w:pPr>
      <w:tabs>
        <w:tab w:val="right" w:leader="dot" w:pos="9070"/>
      </w:tabs>
      <w:spacing w:before="40" w:after="40"/>
      <w:ind w:left="576"/>
    </w:pPr>
    <w:rPr>
      <w:sz w:val="20"/>
      <w:szCs w:val="20"/>
      <w:lang w:val="de-DE"/>
    </w:rPr>
  </w:style>
  <w:style w:type="paragraph" w:styleId="ab">
    <w:name w:val="Plain Text"/>
    <w:basedOn w:val="a0"/>
    <w:rPr>
      <w:rFonts w:ascii="Courier New" w:hAnsi="Courier New"/>
      <w:sz w:val="20"/>
      <w:szCs w:val="20"/>
    </w:rPr>
  </w:style>
  <w:style w:type="paragraph" w:styleId="80">
    <w:name w:val="toc 8"/>
    <w:basedOn w:val="a0"/>
    <w:next w:val="a0"/>
    <w:semiHidden/>
    <w:pPr>
      <w:ind w:left="1540"/>
    </w:pPr>
  </w:style>
  <w:style w:type="paragraph" w:styleId="ac">
    <w:name w:val="Date"/>
    <w:basedOn w:val="a0"/>
    <w:next w:val="a0"/>
    <w:pPr>
      <w:widowControl w:val="0"/>
      <w:ind w:leftChars="2500" w:left="100"/>
      <w:jc w:val="both"/>
    </w:pPr>
    <w:rPr>
      <w:rFonts w:ascii="Times New Roman" w:hAnsi="Times New Roman"/>
      <w:kern w:val="2"/>
      <w:sz w:val="21"/>
      <w:lang w:eastAsia="zh-CN"/>
    </w:rPr>
  </w:style>
  <w:style w:type="paragraph" w:styleId="21">
    <w:name w:val="Body Text Indent 2"/>
    <w:basedOn w:val="a0"/>
    <w:pPr>
      <w:ind w:left="720"/>
    </w:pPr>
    <w:rPr>
      <w:sz w:val="20"/>
    </w:rPr>
  </w:style>
  <w:style w:type="paragraph" w:styleId="ad">
    <w:name w:val="endnote text"/>
    <w:basedOn w:val="a0"/>
    <w:link w:val="ae"/>
    <w:pPr>
      <w:snapToGrid w:val="0"/>
    </w:pPr>
  </w:style>
  <w:style w:type="paragraph" w:styleId="af">
    <w:name w:val="Balloon Text"/>
    <w:basedOn w:val="a0"/>
    <w:semiHidden/>
    <w:rPr>
      <w:sz w:val="18"/>
      <w:szCs w:val="18"/>
    </w:rPr>
  </w:style>
  <w:style w:type="paragraph" w:styleId="af0">
    <w:name w:val="footer"/>
    <w:basedOn w:val="a0"/>
    <w:link w:val="af1"/>
    <w:uiPriority w:val="99"/>
    <w:pPr>
      <w:tabs>
        <w:tab w:val="center" w:pos="4320"/>
        <w:tab w:val="right" w:pos="8640"/>
      </w:tabs>
    </w:pPr>
  </w:style>
  <w:style w:type="paragraph" w:styleId="af2">
    <w:name w:val="header"/>
    <w:basedOn w:val="a0"/>
    <w:link w:val="af3"/>
    <w:qFormat/>
    <w:pPr>
      <w:tabs>
        <w:tab w:val="center" w:pos="4320"/>
        <w:tab w:val="right" w:pos="8640"/>
      </w:tabs>
    </w:pPr>
  </w:style>
  <w:style w:type="paragraph" w:styleId="10">
    <w:name w:val="toc 1"/>
    <w:basedOn w:val="a0"/>
    <w:next w:val="a0"/>
    <w:uiPriority w:val="39"/>
    <w:pPr>
      <w:tabs>
        <w:tab w:val="right" w:leader="dot" w:pos="9070"/>
      </w:tabs>
      <w:spacing w:before="120" w:after="120"/>
    </w:pPr>
    <w:rPr>
      <w:rFonts w:eastAsia="Arial"/>
      <w:b/>
      <w:sz w:val="20"/>
      <w:szCs w:val="20"/>
      <w:lang w:val="de-DE"/>
    </w:rPr>
  </w:style>
  <w:style w:type="paragraph" w:styleId="40">
    <w:name w:val="toc 4"/>
    <w:basedOn w:val="a0"/>
    <w:next w:val="a0"/>
    <w:semiHidden/>
    <w:pPr>
      <w:ind w:left="660"/>
    </w:pPr>
  </w:style>
  <w:style w:type="paragraph" w:styleId="60">
    <w:name w:val="toc 6"/>
    <w:basedOn w:val="a0"/>
    <w:next w:val="a0"/>
    <w:semiHidden/>
    <w:pPr>
      <w:ind w:left="1100"/>
    </w:pPr>
  </w:style>
  <w:style w:type="paragraph" w:styleId="33">
    <w:name w:val="Body Text Indent 3"/>
    <w:basedOn w:val="a0"/>
    <w:pPr>
      <w:ind w:left="691"/>
    </w:pPr>
    <w:rPr>
      <w:sz w:val="20"/>
    </w:rPr>
  </w:style>
  <w:style w:type="paragraph" w:styleId="22">
    <w:name w:val="toc 2"/>
    <w:basedOn w:val="a0"/>
    <w:next w:val="a0"/>
    <w:uiPriority w:val="39"/>
    <w:pPr>
      <w:tabs>
        <w:tab w:val="right" w:leader="dot" w:pos="9070"/>
      </w:tabs>
      <w:spacing w:before="60" w:after="60"/>
      <w:ind w:left="576"/>
    </w:pPr>
    <w:rPr>
      <w:rFonts w:eastAsia="Arial"/>
      <w:i/>
      <w:sz w:val="20"/>
      <w:szCs w:val="20"/>
      <w:lang w:val="de-DE" w:eastAsia="zh-CN"/>
    </w:rPr>
  </w:style>
  <w:style w:type="paragraph" w:styleId="90">
    <w:name w:val="toc 9"/>
    <w:basedOn w:val="a0"/>
    <w:next w:val="a0"/>
    <w:semiHidden/>
    <w:pPr>
      <w:ind w:left="1760"/>
    </w:pPr>
  </w:style>
  <w:style w:type="paragraph" w:styleId="23">
    <w:name w:val="Body Text 2"/>
    <w:basedOn w:val="a0"/>
    <w:pPr>
      <w:spacing w:before="100" w:beforeAutospacing="1" w:after="100" w:afterAutospacing="1"/>
      <w:jc w:val="both"/>
    </w:pPr>
    <w:rPr>
      <w:i/>
      <w:szCs w:val="20"/>
      <w:lang w:val="en-GB"/>
    </w:rPr>
  </w:style>
  <w:style w:type="paragraph" w:styleId="af4">
    <w:name w:val="Normal (Web)"/>
    <w:basedOn w:val="a0"/>
    <w:uiPriority w:val="99"/>
    <w:pPr>
      <w:spacing w:before="100" w:beforeAutospacing="1" w:after="100" w:afterAutospacing="1"/>
    </w:pPr>
    <w:rPr>
      <w:rFonts w:ascii="Arial Unicode MS" w:eastAsia="Arial Unicode MS" w:hAnsi="Arial Unicode MS" w:cs="Arial Unicode MS"/>
      <w:color w:val="000000"/>
      <w:sz w:val="24"/>
    </w:rPr>
  </w:style>
  <w:style w:type="paragraph" w:styleId="af5">
    <w:name w:val="Title"/>
    <w:basedOn w:val="a0"/>
    <w:next w:val="a0"/>
    <w:link w:val="af6"/>
    <w:qFormat/>
    <w:pPr>
      <w:spacing w:before="240" w:after="60"/>
      <w:jc w:val="center"/>
      <w:outlineLvl w:val="0"/>
    </w:pPr>
    <w:rPr>
      <w:rFonts w:asciiTheme="majorHAnsi" w:hAnsiTheme="majorHAnsi" w:cstheme="majorBidi"/>
      <w:b/>
      <w:bCs/>
      <w:sz w:val="32"/>
      <w:szCs w:val="32"/>
    </w:rPr>
  </w:style>
  <w:style w:type="paragraph" w:styleId="af7">
    <w:name w:val="annotation subject"/>
    <w:basedOn w:val="a6"/>
    <w:next w:val="a6"/>
    <w:link w:val="af8"/>
    <w:semiHidden/>
    <w:unhideWhenUsed/>
    <w:rPr>
      <w:b/>
      <w:bCs/>
    </w:rPr>
  </w:style>
  <w:style w:type="table" w:styleId="af9">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uiPriority w:val="22"/>
    <w:qFormat/>
    <w:rPr>
      <w:rFonts w:ascii="Verdana" w:eastAsia="宋体" w:hAnsi="Verdana"/>
      <w:b/>
      <w:bCs/>
      <w:lang w:val="en-US" w:eastAsia="en-US" w:bidi="ar-SA"/>
    </w:rPr>
  </w:style>
  <w:style w:type="character" w:styleId="afb">
    <w:name w:val="endnote reference"/>
    <w:rPr>
      <w:rFonts w:ascii="Verdana" w:eastAsia="宋体" w:hAnsi="Verdana"/>
      <w:vertAlign w:val="superscript"/>
      <w:lang w:val="en-US" w:eastAsia="en-US" w:bidi="ar-SA"/>
    </w:rPr>
  </w:style>
  <w:style w:type="character" w:styleId="afc">
    <w:name w:val="page number"/>
    <w:basedOn w:val="a1"/>
  </w:style>
  <w:style w:type="character" w:styleId="afd">
    <w:name w:val="FollowedHyperlink"/>
    <w:rPr>
      <w:rFonts w:ascii="Verdana" w:eastAsia="宋体" w:hAnsi="Verdana"/>
      <w:color w:val="800080"/>
      <w:u w:val="single"/>
      <w:lang w:val="en-US" w:eastAsia="en-US" w:bidi="ar-SA"/>
    </w:rPr>
  </w:style>
  <w:style w:type="character" w:styleId="afe">
    <w:name w:val="Emphasis"/>
    <w:basedOn w:val="a1"/>
    <w:uiPriority w:val="20"/>
    <w:qFormat/>
    <w:rPr>
      <w:i/>
      <w:iCs/>
    </w:rPr>
  </w:style>
  <w:style w:type="character" w:styleId="aff">
    <w:name w:val="Hyperlink"/>
    <w:uiPriority w:val="99"/>
    <w:rPr>
      <w:rFonts w:ascii="Verdana" w:eastAsia="宋体" w:hAnsi="Verdana"/>
      <w:color w:val="0000FF"/>
      <w:u w:val="single"/>
      <w:lang w:val="en-US" w:eastAsia="en-US" w:bidi="ar-SA"/>
    </w:rPr>
  </w:style>
  <w:style w:type="character" w:styleId="aff0">
    <w:name w:val="annotation reference"/>
    <w:basedOn w:val="a1"/>
    <w:semiHidden/>
    <w:unhideWhenUsed/>
    <w:qFormat/>
    <w:rPr>
      <w:sz w:val="21"/>
      <w:szCs w:val="21"/>
    </w:rPr>
  </w:style>
  <w:style w:type="paragraph" w:customStyle="1" w:styleId="xl22">
    <w:name w:val="xl22"/>
    <w:basedOn w:val="a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Unicode MS" w:eastAsia="Arial Unicode MS" w:hAnsi="Arial Unicode MS" w:cs="Arial Unicode MS"/>
      <w:sz w:val="24"/>
    </w:rPr>
  </w:style>
  <w:style w:type="paragraph" w:customStyle="1" w:styleId="xl23">
    <w:name w:val="xl23"/>
    <w:basedOn w:val="a0"/>
    <w:pPr>
      <w:pBdr>
        <w:left w:val="single" w:sz="4" w:space="0" w:color="auto"/>
        <w:bottom w:val="single" w:sz="4" w:space="0" w:color="auto"/>
        <w:right w:val="single" w:sz="4" w:space="0" w:color="auto"/>
      </w:pBdr>
      <w:spacing w:before="100" w:beforeAutospacing="1" w:after="100" w:afterAutospacing="1"/>
      <w:jc w:val="center"/>
      <w:textAlignment w:val="top"/>
    </w:pPr>
    <w:rPr>
      <w:rFonts w:ascii="Arial Unicode MS" w:eastAsia="Arial Unicode MS" w:hAnsi="Arial Unicode MS" w:cs="Arial Unicode MS"/>
      <w:sz w:val="24"/>
    </w:rPr>
  </w:style>
  <w:style w:type="paragraph" w:customStyle="1" w:styleId="xl24">
    <w:name w:val="xl24"/>
    <w:basedOn w:val="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Unicode MS" w:eastAsia="Arial Unicode MS" w:hAnsi="Arial Unicode MS" w:cs="Arial Unicode MS"/>
      <w:sz w:val="24"/>
    </w:rPr>
  </w:style>
  <w:style w:type="paragraph" w:customStyle="1" w:styleId="xl25">
    <w:name w:val="xl25"/>
    <w:basedOn w:val="a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cs="Arial"/>
      <w:sz w:val="24"/>
    </w:rPr>
  </w:style>
  <w:style w:type="paragraph" w:customStyle="1" w:styleId="xl26">
    <w:name w:val="xl26"/>
    <w:basedOn w:val="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Arial Unicode MS" w:cs="Arial"/>
      <w:sz w:val="24"/>
    </w:rPr>
  </w:style>
  <w:style w:type="paragraph" w:customStyle="1" w:styleId="xl27">
    <w:name w:val="xl27"/>
    <w:basedOn w:val="a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top"/>
    </w:pPr>
    <w:rPr>
      <w:rFonts w:eastAsia="Arial Unicode MS" w:cs="Arial"/>
      <w:color w:val="003300"/>
      <w:sz w:val="24"/>
    </w:rPr>
  </w:style>
  <w:style w:type="paragraph" w:customStyle="1" w:styleId="xl28">
    <w:name w:val="xl28"/>
    <w:basedOn w:val="a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rFonts w:eastAsia="Arial Unicode MS" w:cs="Arial"/>
      <w:color w:val="003300"/>
      <w:sz w:val="24"/>
    </w:rPr>
  </w:style>
  <w:style w:type="paragraph" w:customStyle="1" w:styleId="xl29">
    <w:name w:val="xl29"/>
    <w:basedOn w:val="a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top"/>
    </w:pPr>
    <w:rPr>
      <w:rFonts w:eastAsia="Arial Unicode MS" w:cs="Arial"/>
      <w:color w:val="000000"/>
      <w:sz w:val="24"/>
    </w:rPr>
  </w:style>
  <w:style w:type="paragraph" w:customStyle="1" w:styleId="xl30">
    <w:name w:val="xl30"/>
    <w:basedOn w:val="a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rFonts w:eastAsia="Arial Unicode MS" w:cs="Arial"/>
      <w:color w:val="000000"/>
      <w:sz w:val="24"/>
    </w:rPr>
  </w:style>
  <w:style w:type="paragraph" w:customStyle="1" w:styleId="xl31">
    <w:name w:val="xl31"/>
    <w:basedOn w:val="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cs="Arial"/>
      <w:b/>
      <w:bCs/>
      <w:sz w:val="24"/>
    </w:rPr>
  </w:style>
  <w:style w:type="paragraph" w:customStyle="1" w:styleId="xl32">
    <w:name w:val="xl32"/>
    <w:basedOn w:val="a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cs="Arial"/>
      <w:b/>
      <w:bCs/>
      <w:sz w:val="24"/>
    </w:rPr>
  </w:style>
  <w:style w:type="paragraph" w:customStyle="1" w:styleId="Titel3">
    <w:name w:val="Titel3"/>
    <w:basedOn w:val="a0"/>
    <w:rPr>
      <w:rFonts w:cs="Arial"/>
      <w:b/>
      <w:snapToGrid w:val="0"/>
      <w:szCs w:val="22"/>
      <w:lang w:val="en-GB" w:eastAsia="de-DE"/>
    </w:rPr>
  </w:style>
  <w:style w:type="paragraph" w:customStyle="1" w:styleId="DefaultParagraphFontParaChar">
    <w:name w:val="Default Paragraph Font Para Char"/>
    <w:basedOn w:val="a0"/>
    <w:pPr>
      <w:numPr>
        <w:numId w:val="4"/>
      </w:numPr>
      <w:spacing w:after="160" w:line="240" w:lineRule="exact"/>
    </w:pPr>
    <w:rPr>
      <w:rFonts w:ascii="Verdana" w:hAnsi="Verdana"/>
      <w:sz w:val="20"/>
      <w:szCs w:val="20"/>
    </w:rPr>
  </w:style>
  <w:style w:type="character" w:customStyle="1" w:styleId="CommentReference1">
    <w:name w:val="Comment Reference1"/>
    <w:qFormat/>
    <w:rPr>
      <w:rFonts w:ascii="Verdana" w:eastAsia="宋体" w:hAnsi="Verdana"/>
      <w:sz w:val="21"/>
      <w:szCs w:val="21"/>
      <w:lang w:val="en-US" w:eastAsia="en-US" w:bidi="ar-SA"/>
    </w:rPr>
  </w:style>
  <w:style w:type="paragraph" w:customStyle="1" w:styleId="CommentText1">
    <w:name w:val="Comment Text1"/>
    <w:basedOn w:val="a0"/>
    <w:link w:val="CommentTextChar"/>
    <w:uiPriority w:val="99"/>
    <w:qFormat/>
  </w:style>
  <w:style w:type="paragraph" w:customStyle="1" w:styleId="CommentSubject1">
    <w:name w:val="Comment Subject1"/>
    <w:basedOn w:val="CommentText1"/>
    <w:next w:val="CommentText1"/>
    <w:semiHidden/>
    <w:rPr>
      <w:b/>
      <w:bCs/>
    </w:rPr>
  </w:style>
  <w:style w:type="character" w:customStyle="1" w:styleId="s1">
    <w:name w:val="s1"/>
    <w:rPr>
      <w:rFonts w:ascii="Arial" w:eastAsia="宋体" w:hAnsi="Arial" w:cs="Arial" w:hint="default"/>
      <w:lang w:val="en-US" w:eastAsia="en-US" w:bidi="ar-SA"/>
    </w:rPr>
  </w:style>
  <w:style w:type="character" w:customStyle="1" w:styleId="af3">
    <w:name w:val="页眉 字符"/>
    <w:link w:val="af2"/>
    <w:qFormat/>
    <w:rPr>
      <w:rFonts w:ascii="Arial" w:eastAsia="宋体" w:hAnsi="Arial"/>
      <w:sz w:val="22"/>
      <w:szCs w:val="24"/>
      <w:lang w:val="en-US" w:eastAsia="en-US" w:bidi="ar-SA"/>
    </w:rPr>
  </w:style>
  <w:style w:type="paragraph" w:customStyle="1" w:styleId="ParaCharCharCharChar">
    <w:name w:val="默认段落字体 Para Char Char Char Char"/>
    <w:basedOn w:val="a0"/>
    <w:pPr>
      <w:snapToGrid w:val="0"/>
    </w:pPr>
    <w:rPr>
      <w:szCs w:val="20"/>
    </w:rPr>
  </w:style>
  <w:style w:type="paragraph" w:customStyle="1" w:styleId="TableText">
    <w:name w:val="Table Text"/>
    <w:basedOn w:val="a0"/>
    <w:pPr>
      <w:autoSpaceDE w:val="0"/>
      <w:autoSpaceDN w:val="0"/>
    </w:pPr>
    <w:rPr>
      <w:rFonts w:ascii="Times New Roman" w:hAnsi="Times New Roman"/>
      <w:sz w:val="24"/>
      <w:szCs w:val="20"/>
    </w:rPr>
  </w:style>
  <w:style w:type="character" w:customStyle="1" w:styleId="CharChar">
    <w:name w:val="Char Char"/>
    <w:rPr>
      <w:rFonts w:ascii="Arial" w:eastAsia="宋体" w:hAnsi="Arial"/>
      <w:sz w:val="22"/>
      <w:szCs w:val="24"/>
      <w:lang w:val="en-US" w:eastAsia="en-US" w:bidi="ar-SA"/>
    </w:rPr>
  </w:style>
  <w:style w:type="character" w:customStyle="1" w:styleId="ae">
    <w:name w:val="尾注文本 字符"/>
    <w:link w:val="ad"/>
    <w:rPr>
      <w:rFonts w:ascii="Arial" w:eastAsia="宋体" w:hAnsi="Arial"/>
      <w:sz w:val="22"/>
      <w:szCs w:val="24"/>
      <w:lang w:val="en-US" w:eastAsia="en-US" w:bidi="ar-SA"/>
    </w:rPr>
  </w:style>
  <w:style w:type="paragraph" w:customStyle="1" w:styleId="DefaultText">
    <w:name w:val="Default Text"/>
    <w:basedOn w:val="a0"/>
    <w:rPr>
      <w:rFonts w:ascii="Times New Roman" w:hAnsi="Times New Roman"/>
      <w:snapToGrid w:val="0"/>
      <w:sz w:val="24"/>
      <w:szCs w:val="20"/>
    </w:rPr>
  </w:style>
  <w:style w:type="paragraph" w:customStyle="1" w:styleId="Style1">
    <w:name w:val="Style1"/>
    <w:basedOn w:val="a0"/>
    <w:link w:val="Style1Char"/>
    <w:qFormat/>
    <w:pPr>
      <w:tabs>
        <w:tab w:val="left" w:pos="360"/>
      </w:tabs>
      <w:spacing w:line="300" w:lineRule="auto"/>
      <w:ind w:leftChars="700" w:left="1897" w:hanging="357"/>
    </w:pPr>
    <w:rPr>
      <w:rFonts w:ascii="Verdana" w:hAnsi="Verdana"/>
      <w:szCs w:val="22"/>
    </w:rPr>
  </w:style>
  <w:style w:type="paragraph" w:customStyle="1" w:styleId="Style2">
    <w:name w:val="Style2"/>
    <w:basedOn w:val="a0"/>
    <w:link w:val="Style2Char"/>
    <w:qFormat/>
    <w:pPr>
      <w:tabs>
        <w:tab w:val="left" w:pos="360"/>
      </w:tabs>
      <w:spacing w:line="360" w:lineRule="auto"/>
      <w:ind w:left="357" w:hanging="357"/>
    </w:pPr>
    <w:rPr>
      <w:rFonts w:cs="Arial"/>
      <w:b/>
      <w:i/>
      <w:sz w:val="20"/>
      <w:szCs w:val="20"/>
      <w:lang w:eastAsia="zh-CN"/>
    </w:rPr>
  </w:style>
  <w:style w:type="character" w:customStyle="1" w:styleId="Style1Char">
    <w:name w:val="Style1 Char"/>
    <w:link w:val="Style1"/>
    <w:rPr>
      <w:rFonts w:ascii="Verdana" w:eastAsia="宋体" w:hAnsi="Verdana"/>
      <w:sz w:val="22"/>
      <w:szCs w:val="22"/>
      <w:lang w:val="en-US" w:eastAsia="en-US" w:bidi="ar-SA"/>
    </w:rPr>
  </w:style>
  <w:style w:type="character" w:customStyle="1" w:styleId="shorttext1">
    <w:name w:val="short_text1"/>
    <w:rPr>
      <w:rFonts w:ascii="Verdana" w:eastAsia="宋体" w:hAnsi="Verdana"/>
      <w:sz w:val="29"/>
      <w:szCs w:val="29"/>
      <w:lang w:val="en-US" w:eastAsia="en-US" w:bidi="ar-SA"/>
    </w:rPr>
  </w:style>
  <w:style w:type="character" w:customStyle="1" w:styleId="Style2Char">
    <w:name w:val="Style2 Char"/>
    <w:link w:val="Style2"/>
    <w:rPr>
      <w:rFonts w:ascii="Arial" w:hAnsi="Arial" w:cs="Arial"/>
      <w:b/>
      <w:i/>
    </w:rPr>
  </w:style>
  <w:style w:type="paragraph" w:customStyle="1" w:styleId="Style3">
    <w:name w:val="Style3"/>
    <w:qFormat/>
    <w:pPr>
      <w:ind w:left="397"/>
    </w:pPr>
    <w:rPr>
      <w:rFonts w:ascii="Arial" w:hAnsi="Arial"/>
      <w:b/>
      <w:caps/>
      <w:spacing w:val="20"/>
      <w:sz w:val="28"/>
      <w14:shadow w14:blurRad="50800" w14:dist="38100" w14:dir="2700000" w14:sx="100000" w14:sy="100000" w14:kx="0" w14:ky="0" w14:algn="tl">
        <w14:srgbClr w14:val="000000">
          <w14:alpha w14:val="60000"/>
        </w14:srgbClr>
      </w14:shadow>
    </w:rPr>
  </w:style>
  <w:style w:type="character" w:customStyle="1" w:styleId="shorttext">
    <w:name w:val="short_text"/>
    <w:basedOn w:val="a1"/>
    <w:uiPriority w:val="99"/>
  </w:style>
  <w:style w:type="character" w:customStyle="1" w:styleId="af1">
    <w:name w:val="页脚 字符"/>
    <w:link w:val="af0"/>
    <w:uiPriority w:val="99"/>
    <w:qFormat/>
    <w:rPr>
      <w:rFonts w:ascii="Arial" w:hAnsi="Arial"/>
      <w:sz w:val="22"/>
      <w:szCs w:val="24"/>
      <w:lang w:eastAsia="en-US"/>
    </w:rPr>
  </w:style>
  <w:style w:type="paragraph" w:customStyle="1" w:styleId="TableTextHeader">
    <w:name w:val="Table Text Header"/>
    <w:basedOn w:val="a0"/>
    <w:pPr>
      <w:widowControl w:val="0"/>
      <w:spacing w:before="40" w:after="40"/>
      <w:jc w:val="center"/>
    </w:pPr>
    <w:rPr>
      <w:b/>
      <w:szCs w:val="20"/>
      <w:lang w:val="en-GB" w:eastAsia="en-GB"/>
    </w:rPr>
  </w:style>
  <w:style w:type="paragraph" w:customStyle="1" w:styleId="ordinary-output">
    <w:name w:val="ordinary-output"/>
    <w:basedOn w:val="a0"/>
    <w:pPr>
      <w:spacing w:before="100" w:beforeAutospacing="1" w:after="75" w:line="330" w:lineRule="atLeast"/>
    </w:pPr>
    <w:rPr>
      <w:rFonts w:ascii="宋体" w:hAnsi="宋体" w:cs="宋体"/>
      <w:color w:val="333333"/>
      <w:sz w:val="27"/>
      <w:szCs w:val="27"/>
      <w:lang w:eastAsia="zh-CN"/>
    </w:rPr>
  </w:style>
  <w:style w:type="character" w:customStyle="1" w:styleId="apple-converted-space">
    <w:name w:val="apple-converted-space"/>
    <w:basedOn w:val="a1"/>
  </w:style>
  <w:style w:type="character" w:customStyle="1" w:styleId="CommentTextChar">
    <w:name w:val="Comment Text Char"/>
    <w:basedOn w:val="a1"/>
    <w:link w:val="CommentText1"/>
    <w:uiPriority w:val="99"/>
    <w:qFormat/>
    <w:rPr>
      <w:rFonts w:ascii="Arial" w:hAnsi="Arial"/>
      <w:sz w:val="22"/>
      <w:szCs w:val="24"/>
      <w:lang w:val="en-US" w:eastAsia="en-US"/>
    </w:rPr>
  </w:style>
  <w:style w:type="character" w:customStyle="1" w:styleId="af6">
    <w:name w:val="标题 字符"/>
    <w:basedOn w:val="a1"/>
    <w:link w:val="af5"/>
    <w:rPr>
      <w:rFonts w:asciiTheme="majorHAnsi" w:hAnsiTheme="majorHAnsi" w:cstheme="majorBidi"/>
      <w:b/>
      <w:bCs/>
      <w:sz w:val="32"/>
      <w:szCs w:val="32"/>
      <w:lang w:val="en-US" w:eastAsia="en-US"/>
    </w:rPr>
  </w:style>
  <w:style w:type="table" w:customStyle="1" w:styleId="11">
    <w:name w:val="网格型1"/>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修订1"/>
    <w:hidden/>
    <w:uiPriority w:val="99"/>
    <w:semiHidden/>
    <w:rPr>
      <w:rFonts w:ascii="Arial" w:hAnsi="Arial"/>
      <w:sz w:val="22"/>
      <w:szCs w:val="24"/>
      <w:lang w:eastAsia="en-US"/>
    </w:rPr>
  </w:style>
  <w:style w:type="paragraph" w:customStyle="1" w:styleId="ComplianceText">
    <w:name w:val="Compliance Text"/>
    <w:basedOn w:val="a0"/>
    <w:pPr>
      <w:overflowPunct w:val="0"/>
      <w:autoSpaceDE w:val="0"/>
      <w:autoSpaceDN w:val="0"/>
      <w:adjustRightInd w:val="0"/>
      <w:snapToGrid w:val="0"/>
      <w:spacing w:after="120" w:line="360" w:lineRule="atLeast"/>
    </w:pPr>
    <w:rPr>
      <w:rFonts w:ascii="Times New Roman" w:eastAsia="MS Mincho" w:hAnsi="Times New Roman"/>
      <w:color w:val="000000"/>
      <w:sz w:val="24"/>
      <w:szCs w:val="20"/>
      <w:lang w:val="en-GB" w:eastAsia="ja-JP"/>
    </w:rPr>
  </w:style>
  <w:style w:type="paragraph" w:styleId="aff1">
    <w:name w:val="List Paragraph"/>
    <w:basedOn w:val="a0"/>
    <w:link w:val="aff2"/>
    <w:uiPriority w:val="34"/>
    <w:qFormat/>
    <w:pPr>
      <w:ind w:firstLineChars="200" w:firstLine="420"/>
    </w:pPr>
  </w:style>
  <w:style w:type="paragraph" w:customStyle="1" w:styleId="Default">
    <w:name w:val="Default"/>
    <w:pPr>
      <w:widowControl w:val="0"/>
      <w:autoSpaceDE w:val="0"/>
      <w:autoSpaceDN w:val="0"/>
      <w:adjustRightInd w:val="0"/>
    </w:pPr>
    <w:rPr>
      <w:color w:val="000000"/>
      <w:sz w:val="24"/>
      <w:szCs w:val="24"/>
    </w:rPr>
  </w:style>
  <w:style w:type="character" w:customStyle="1" w:styleId="30">
    <w:name w:val="标题 3 字符"/>
    <w:basedOn w:val="a1"/>
    <w:link w:val="3"/>
    <w:rPr>
      <w:rFonts w:ascii="Arial" w:hAnsi="Arial"/>
      <w:b/>
      <w:sz w:val="22"/>
      <w:u w:val="single"/>
      <w:lang w:val="en-US" w:eastAsia="en-US"/>
    </w:rPr>
  </w:style>
  <w:style w:type="character" w:customStyle="1" w:styleId="aff2">
    <w:name w:val="列出段落 字符"/>
    <w:basedOn w:val="a1"/>
    <w:link w:val="aff1"/>
    <w:uiPriority w:val="34"/>
    <w:qFormat/>
    <w:locked/>
    <w:rPr>
      <w:rFonts w:ascii="Arial" w:hAnsi="Arial"/>
      <w:sz w:val="22"/>
      <w:szCs w:val="24"/>
      <w:lang w:val="en-US" w:eastAsia="en-US"/>
    </w:rPr>
  </w:style>
  <w:style w:type="paragraph" w:customStyle="1" w:styleId="ds-markdown-paragraph">
    <w:name w:val="ds-markdown-paragraph"/>
    <w:basedOn w:val="a0"/>
    <w:pPr>
      <w:spacing w:before="100" w:beforeAutospacing="1" w:after="100" w:afterAutospacing="1"/>
    </w:pPr>
    <w:rPr>
      <w:rFonts w:ascii="宋体" w:hAnsi="宋体" w:cs="宋体"/>
      <w:sz w:val="24"/>
      <w:lang w:eastAsia="zh-CN"/>
    </w:rPr>
  </w:style>
  <w:style w:type="character" w:customStyle="1" w:styleId="Mention1">
    <w:name w:val="Mention1"/>
    <w:basedOn w:val="a1"/>
    <w:uiPriority w:val="99"/>
    <w:unhideWhenUsed/>
    <w:rPr>
      <w:color w:val="2B579A"/>
      <w:shd w:val="clear" w:color="auto" w:fill="E1DFDD"/>
    </w:rPr>
  </w:style>
  <w:style w:type="character" w:customStyle="1" w:styleId="a7">
    <w:name w:val="批注文字 字符"/>
    <w:basedOn w:val="a1"/>
    <w:link w:val="a6"/>
    <w:uiPriority w:val="99"/>
    <w:qFormat/>
    <w:rPr>
      <w:rFonts w:ascii="Arial" w:hAnsi="Arial"/>
      <w:sz w:val="22"/>
      <w:szCs w:val="24"/>
      <w:lang w:val="en-US" w:eastAsia="en-US"/>
    </w:rPr>
  </w:style>
  <w:style w:type="character" w:customStyle="1" w:styleId="af8">
    <w:name w:val="批注主题 字符"/>
    <w:basedOn w:val="a7"/>
    <w:link w:val="af7"/>
    <w:semiHidden/>
    <w:rPr>
      <w:rFonts w:ascii="Arial" w:hAnsi="Arial"/>
      <w:b/>
      <w:bCs/>
      <w:sz w:val="22"/>
      <w:szCs w:val="24"/>
      <w:lang w:val="en-US" w:eastAsia="en-US"/>
    </w:rPr>
  </w:style>
  <w:style w:type="character" w:customStyle="1" w:styleId="hover-sent">
    <w:name w:val="hover-sent"/>
    <w:basedOn w:val="a1"/>
  </w:style>
  <w:style w:type="character" w:customStyle="1" w:styleId="20">
    <w:name w:val="标题 2 字符"/>
    <w:basedOn w:val="a1"/>
    <w:link w:val="2"/>
    <w:qFormat/>
    <w:rPr>
      <w:rFonts w:ascii="Arial" w:hAnsi="Arial"/>
      <w:b/>
      <w:sz w:val="22"/>
      <w:lang w:val="en-US" w:eastAsia="en-US"/>
    </w:rPr>
  </w:style>
  <w:style w:type="paragraph" w:customStyle="1" w:styleId="CommentSubject">
    <w:name w:val="Comment Subject"/>
    <w:basedOn w:val="a0"/>
    <w:next w:val="a0"/>
    <w:link w:val="CommentSubjectChar"/>
    <w:semiHidden/>
    <w:unhideWhenUsed/>
    <w:rPr>
      <w:b/>
      <w:bCs/>
    </w:rPr>
  </w:style>
  <w:style w:type="character" w:customStyle="1" w:styleId="CommentSubjectChar">
    <w:name w:val="Comment Subject Char"/>
    <w:basedOn w:val="a1"/>
    <w:link w:val="CommentSubject"/>
    <w:semiHidden/>
    <w:rPr>
      <w:rFonts w:ascii="Arial" w:hAnsi="Arial"/>
      <w:b/>
      <w:bCs/>
      <w:sz w:val="22"/>
      <w:szCs w:val="24"/>
      <w:lang w:val="en-US" w:eastAsia="en-US"/>
    </w:rPr>
  </w:style>
  <w:style w:type="paragraph" w:styleId="aff3">
    <w:name w:val="Revision"/>
    <w:hidden/>
    <w:uiPriority w:val="99"/>
    <w:semiHidden/>
    <w:rsid w:val="001B1626"/>
    <w:rPr>
      <w:rFonts w:ascii="Arial" w:hAnsi="Arial"/>
      <w:sz w:val="22"/>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6.emf"/><Relationship Id="rId39"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oleObject" Target="embeddings/oleObject1.bin"/><Relationship Id="rId34" Type="http://schemas.openxmlformats.org/officeDocument/2006/relationships/oleObject" Target="embeddings/oleObject5.bin"/><Relationship Id="rId42"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oleObject" Target="embeddings/oleObject3.bin"/><Relationship Id="rId33" Type="http://schemas.openxmlformats.org/officeDocument/2006/relationships/image" Target="media/image8.emf"/><Relationship Id="rId38" Type="http://schemas.openxmlformats.org/officeDocument/2006/relationships/image" Target="media/image12.png"/><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3.emf"/><Relationship Id="rId29" Type="http://schemas.openxmlformats.org/officeDocument/2006/relationships/header" Target="header6.xm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emf"/><Relationship Id="rId32" Type="http://schemas.openxmlformats.org/officeDocument/2006/relationships/image" Target="media/image7.jpeg"/><Relationship Id="rId37" Type="http://schemas.openxmlformats.org/officeDocument/2006/relationships/image" Target="media/image11.png"/><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comments" Target="comments.xml"/><Relationship Id="rId23" Type="http://schemas.openxmlformats.org/officeDocument/2006/relationships/oleObject" Target="embeddings/oleObject2.bin"/><Relationship Id="rId28" Type="http://schemas.openxmlformats.org/officeDocument/2006/relationships/header" Target="header5.xml"/><Relationship Id="rId36" Type="http://schemas.openxmlformats.org/officeDocument/2006/relationships/image" Target="media/image10.png"/><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4.emf"/><Relationship Id="rId27" Type="http://schemas.openxmlformats.org/officeDocument/2006/relationships/oleObject" Target="embeddings/oleObject4.bin"/><Relationship Id="rId30" Type="http://schemas.openxmlformats.org/officeDocument/2006/relationships/header" Target="header7.xml"/><Relationship Id="rId35"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1" Type="http://schemas.openxmlformats.org/officeDocument/2006/relationships/image" Target="media/image1.wmf"/></Relationships>
</file>

<file path=word/_rels/header5.xml.rels><?xml version="1.0" encoding="UTF-8" standalone="yes"?>
<Relationships xmlns="http://schemas.openxmlformats.org/package/2006/relationships"><Relationship Id="rId1" Type="http://schemas.openxmlformats.org/officeDocument/2006/relationships/image" Target="media/image1.wmf"/></Relationships>
</file>

<file path=word/_rels/header6.xml.rels><?xml version="1.0" encoding="UTF-8" standalone="yes"?>
<Relationships xmlns="http://schemas.openxmlformats.org/package/2006/relationships"><Relationship Id="rId1" Type="http://schemas.openxmlformats.org/officeDocument/2006/relationships/image" Target="media/image1.wmf"/></Relationships>
</file>

<file path=word/_rels/header7.xml.rels><?xml version="1.0" encoding="UTF-8" standalone="yes"?>
<Relationships xmlns="http://schemas.openxmlformats.org/package/2006/relationships"><Relationship Id="rId1" Type="http://schemas.openxmlformats.org/officeDocument/2006/relationships/image" Target="media/image1.wmf"/></Relationships>
</file>

<file path=word/_rels/header8.xml.rels><?xml version="1.0" encoding="UTF-8" standalone="yes"?>
<Relationships xmlns="http://schemas.openxmlformats.org/package/2006/relationships"><Relationship Id="rId1" Type="http://schemas.openxmlformats.org/officeDocument/2006/relationships/image" Target="media/image1.wmf"/></Relationships>
</file>

<file path=word/_rels/header9.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ma="http://schemas.microsoft.com/office/2006/metadata/properties/metaAttributes" xmlns:ct="http://schemas.microsoft.com/office/2006/metadata/contentType" ma:_="" ma:contentTypeID="0x01010081E1AFC219F9024AA012AA91AE638458" ma:contentTypeScope="" ma:versionID="a7227118cb610c9d923601185317f445" ma:contentTypeVersion="12" ma:contentTypeName="Document" ma:contentTypeDescription="Create a new document." ct:_="">
  <xsd:schema xmlns:ns2="6d40af7e-4221-4977-b78a-7b32ed952466" xmlns:ns3="39899a83-cf50-491c-beef-c73420cadbee" xmlns:xs="http://www.w3.org/2001/XMLSchema" xmlns:xsd="http://www.w3.org/2001/XMLSchema" xmlns:p="http://schemas.microsoft.com/office/2006/metadata/properties" ma:root="true" ns3:_="" targetNamespace="http://schemas.microsoft.com/office/2006/metadata/properties" ma:fieldsID="23ac76665aaf45320416b549d16ddbd2" ns2:_="">
    <xsd:import namespace="6d40af7e-4221-4977-b78a-7b32ed952466"/>
    <xsd:import namespace="39899a83-cf50-491c-beef-c73420cadb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http://www.w3.org/2001/XMLSchema" xmlns:dms="http://schemas.microsoft.com/office/2006/documentManagement/types" xmlns:pc="http://schemas.microsoft.com/office/infopath/2007/PartnerControls" xmlns:xsd="http://www.w3.org/2001/XMLSchema" elementFormDefault="qualified" targetNamespace="6d40af7e-4221-4977-b78a-7b32ed952466">
    <xsd:import namespace="http://schemas.microsoft.com/office/2006/documentManagement/types"/>
    <xsd:import namespace="http://schemas.microsoft.com/office/infopath/2007/PartnerControls"/>
    <xsd:element name="MediaServiceMetadata" ma:internalName="MediaServiceMetadata" ma:displayName="MediaServiceMetadata" ma:readOnly="true" ma:hidden="true" nillable="true" ma:index="8">
      <xsd:simpleType>
        <xsd:restriction base="dms:Note"/>
      </xsd:simpleType>
    </xsd:element>
    <xsd:element name="MediaServiceFastMetadata" ma:internalName="MediaServiceFastMetadata" ma:displayName="MediaServiceFastMetadata" ma:readOnly="true" ma:hidden="true" nillable="true" ma:index="9">
      <xsd:simpleType>
        <xsd:restriction base="dms:Note"/>
      </xsd:simpleType>
    </xsd:element>
    <xsd:element name="MediaServiceSearchProperties" ma:internalName="MediaServiceSearchProperties" ma:displayName="MediaServiceSearchProperties" ma:readOnly="true" ma:hidden="true" nillable="true" ma:index="10">
      <xsd:simpleType>
        <xsd:restriction base="dms:Note"/>
      </xsd:simpleType>
    </xsd:element>
    <xsd:element ma:indexed="true" name="MediaServiceDateTaken" ma:internalName="MediaServiceDateTaken" ma:displayName="MediaServiceDateTaken" ma:readOnly="true" ma:hidden="true" nillable="true" ma:index="11">
      <xsd:simpleType>
        <xsd:restriction base="dms:Text"/>
      </xsd:simpleType>
    </xsd:element>
    <xsd:element name="lcf76f155ced4ddcb4097134ff3c332f" ma:internalName="lcf76f155ced4ddcb4097134ff3c332f" ma:taxonomyMulti="true" ma:displayName="Image Tags" ma:fieldId="{5cf76f15-5ced-4ddc-b409-7134ff3c332f}" ma:readOnly="false" ma:termSetId="09814cd3-568e-fe90-9814-8d621ff8fb84" nillable="true" ma:anchorId="fba54fb3-c3e1-fe81-a776-ca4b69148c4d" ma:isKeyword="false" ma:taxonomy="true" ma:sspId="f9adb9bf-65a7-4dcd-b9fe-2cabe70ed69e" ma:open="true" ma:taxonomyFieldName="MediaServiceImageTags" ma:index="13">
      <xsd:complexType>
        <xsd:sequence>
          <xsd:element ref="pc:Terms" minOccurs="0" maxOccurs="1"/>
        </xsd:sequence>
      </xsd:complexType>
    </xsd:element>
    <xsd:element name="MediaServiceOCR" ma:internalName="MediaServiceOCR" ma:displayName="Extracted Text" ma:readOnly="true" nillable="true" ma:index="15">
      <xsd:simpleType>
        <xsd:restriction base="dms:Note">
          <xsd:maxLength value="255"/>
        </xsd:restriction>
      </xsd:simpleType>
    </xsd:element>
    <xsd:element name="MediaServiceGenerationTime" ma:internalName="MediaServiceGenerationTime" ma:displayName="MediaServiceGenerationTime" ma:readOnly="true" ma:hidden="true" nillable="true" ma:index="16">
      <xsd:simpleType>
        <xsd:restriction base="dms:Text"/>
      </xsd:simpleType>
    </xsd:element>
    <xsd:element name="MediaServiceEventHashCode" ma:internalName="MediaServiceEventHashCode" ma:displayName="MediaServiceEventHashCode" ma:readOnly="true" ma:hidden="true" nillable="true" ma:index="17">
      <xsd:simpleType>
        <xsd:restriction base="dms:Text"/>
      </xsd:simpleType>
    </xsd:element>
    <xsd:element name="MediaServiceBillingMetadata" ma:internalName="MediaServiceBillingMetadata" ma:displayName="MediaServiceBillingMetadata" ma:readOnly="true" ma:hidden="true" nillable="true" ma:index="18">
      <xsd:simpleType>
        <xsd:restriction base="dms:Note"/>
      </xsd:simpleType>
    </xsd:element>
    <xsd:element name="MediaLengthInSeconds" ma:internalName="MediaLengthInSeconds" ma:displayName="MediaLengthInSeconds" ma:readOnly="true" ma:hidden="true" nillable="true" ma:index="19">
      <xsd:simpleType>
        <xsd:restriction base="dms:Unknown"/>
      </xsd:simpleType>
    </xsd:element>
  </xsd:schema>
  <xsd:schema xmlns:xs="http://www.w3.org/2001/XMLSchema" xmlns:dms="http://schemas.microsoft.com/office/2006/documentManagement/types" xmlns:pc="http://schemas.microsoft.com/office/infopath/2007/PartnerControls" xmlns:xsd="http://www.w3.org/2001/XMLSchema" elementFormDefault="qualified" targetNamespace="39899a83-cf50-491c-beef-c73420cadbee">
    <xsd:import namespace="http://schemas.microsoft.com/office/2006/documentManagement/types"/>
    <xsd:import namespace="http://schemas.microsoft.com/office/infopath/2007/PartnerControls"/>
    <xsd:element name="TaxCatchAll" ma:internalName="TaxCatchAll" ma:list="{fdfd226b-cc02-44e1-b471-f4c263f4f22a}" ma:web="39899a83-cf50-491c-beef-c73420cadbee" ma:displayName="Taxonomy Catch All Column" ma:hidden="true" nillable="true" ma:showField="CatchAllData" ma:index="14">
      <xsd:complexType>
        <xsd:complexContent>
          <xsd:extension base="dms:MultiChoiceLookup">
            <xsd:sequence>
              <xsd:element name="Value" type="dms:Lookup" nillable="true" minOccurs="0" maxOccurs="unbounded"/>
            </xsd:sequence>
          </xsd:extension>
        </xsd:complexContent>
      </xsd:complexType>
    </xsd:element>
  </xsd:schema>
  <xsd:schema xmlns:xsi="http://www.w3.org/2001/XMLSchema-instance" xmlns:dcterms="http://purl.org/dc/terms/" xmlns:xsd="http://www.w3.org/2001/XMLSchema" xmlns:dc="http://purl.org/dc/elements/1.1/" xmlns:odoc="http://schemas.microsoft.com/internal/obd" xmlns="http://schemas.openxmlformats.org/package/2006/metadata/core-properties" elementFormDefault="qualified" attributeFormDefault="unqualified" targetNamespace="http://schemas.openxmlformats.org/package/2006/metadata/core-properties"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type="xsd:string" ma:displayName="Content Type" minOccurs="0" maxOccurs="1" ma:index="0"/>
        <xsd:element ma:displayName="Title" ref="dc:title" minOccurs="0" maxOccurs="1" ma:index="4"/>
        <xsd:element ref="dc:subject" minOccurs="0" maxOccurs="1"/>
        <xsd:element ref="dc:description" minOccurs="0" maxOccurs="1"/>
        <xsd:element name="keywords" type="xsd:string" minOccurs="0" maxOccurs="1"/>
        <xsd:element ref="dc:language" minOccurs="0" maxOccurs="1"/>
        <xsd:element name="category" type="xsd:string" minOccurs="0" maxOccurs="1"/>
        <xsd:element name="version" type="xsd:string" minOccurs="0" maxOccurs="1"/>
        <xsd:element name="revision" type="xsd:string" minOccurs="0" maxOccurs="1">
          <xsd:annotation>
            <xsd:documentation>
                        This value indicates the number of saves or revisions. The application is responsible for updating this value after each revision.
                    </xsd:documentation>
          </xsd:annotation>
        </xsd:element>
        <xsd:element name="lastModifiedBy" type="xsd:string" minOccurs="0" maxOccurs="1"/>
        <xsd:element ref="dcterms:modified" minOccurs="0" maxOccurs="1"/>
        <xsd:element name="contentStatus" type="xsd:string" minOccurs="0" maxOccurs="1"/>
      </xsd:all>
    </xsd:complexType>
  </xsd:schema>
  <xs:schema xmlns:xs="http://www.w3.org/2001/XMLSchema" xmlns:pc="http://schemas.microsoft.com/office/infopath/2007/PartnerControls" elementFormDefault="qualified" attributeFormDefault="unqualified" targetNamespace="http://schemas.microsoft.com/office/infopath/2007/PartnerControls">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xsi="http://www.w3.org/2001/XMLSchema-instance" xmlns:pc="http://schemas.microsoft.com/office/infopath/2007/PartnerControls" xmlns:p="http://schemas.microsoft.com/office/2006/metadata/properties">
  <documentManagement>
    <lcf76f155ced4ddcb4097134ff3c332f xmlns="6d40af7e-4221-4977-b78a-7b32ed952466">
      <Terms xmlns="http://schemas.microsoft.com/office/infopath/2007/PartnerControls"/>
    </lcf76f155ced4ddcb4097134ff3c332f>
    <TaxCatchAll xmlns="39899a83-cf50-491c-beef-c73420cadbee" xsi:nil="true"/>
  </documentManagement>
</p:properties>
</file>

<file path=customXml/item4.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A7C763-A187-442B-8EDF-E08BD9276161}">
  <ds:schemaRefs>
    <ds:schemaRef ds:uri="http://schemas.microsoft.com/sharepoint/v3/contenttype/forms"/>
  </ds:schemaRefs>
</ds:datastoreItem>
</file>

<file path=customXml/itemProps2.xml><?xml version="1.0" encoding="utf-8"?>
<ds:datastoreItem xmlns:ds="http://schemas.openxmlformats.org/officeDocument/2006/customXml" ds:itemID="{49DD9BBE-6712-45FC-AC38-D565688CF079}">
  <ds:schemaRefs>
    <ds:schemaRef ds:uri="http://schemas.microsoft.com/office/2006/metadata/properties/metaAttributes"/>
    <ds:schemaRef ds:uri="http://schemas.microsoft.com/office/2006/metadata/contentType"/>
    <ds:schemaRef ds:uri="6d40af7e-4221-4977-b78a-7b32ed952466"/>
    <ds:schemaRef ds:uri="39899a83-cf50-491c-beef-c73420cadbee"/>
    <ds:schemaRef ds:uri="http://www.w3.org/2001/XMLSchema"/>
    <ds:schemaRef ds:uri="http://schemas.microsoft.com/office/2006/metadata/properties"/>
    <ds:schemaRef ds:uri="http://schemas.microsoft.com/office/2006/documentManagement/types"/>
    <ds:schemaRef ds:uri="http://schemas.microsoft.com/office/infopath/2007/PartnerControls"/>
    <ds:schemaRef ds:uri="http://purl.org/dc/terms/"/>
    <ds:schemaRef ds:uri="http://purl.org/dc/elements/1.1/"/>
    <ds:schemaRef ds:uri="http://schemas.microsoft.com/internal/obd"/>
    <ds:schemaRef ds:uri="http://schemas.openxmlformats.org/package/2006/metadata/core-properties"/>
  </ds:schemaRefs>
</ds:datastoreItem>
</file>

<file path=customXml/itemProps3.xml><?xml version="1.0" encoding="utf-8"?>
<ds:datastoreItem xmlns:ds="http://schemas.openxmlformats.org/officeDocument/2006/customXml" ds:itemID="{C60983EE-8464-4642-93A5-130C44C72764}">
  <ds:schemaRefs>
    <ds:schemaRef ds:uri="http://schemas.microsoft.com/office/infopath/2007/PartnerControls"/>
    <ds:schemaRef ds:uri="http://schemas.microsoft.com/office/2006/metadata/properties"/>
    <ds:schemaRef ds:uri="6d40af7e-4221-4977-b78a-7b32ed952466"/>
    <ds:schemaRef ds:uri="39899a83-cf50-491c-beef-c73420cadbee"/>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931B6BAC-3F32-4134-AF50-C983FE9E9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1118</TotalTime>
  <Pages>41</Pages>
  <Words>11668</Words>
  <Characters>66513</Characters>
  <Application>Microsoft Office Word</Application>
  <DocSecurity>0</DocSecurity>
  <Lines>554</Lines>
  <Paragraphs>156</Paragraphs>
  <ScaleCrop>false</ScaleCrop>
  <Company>Pharmaplan India Ltd</Company>
  <LinksUpToDate>false</LinksUpToDate>
  <CharactersWithSpaces>78025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cleaning validation protocol</dc:title>
  <dc:creator>zhangbo</dc:creator>
  <cp:lastModifiedBy>fuzhonghua</cp:lastModifiedBy>
  <cp:revision>59</cp:revision>
  <cp:lastPrinted>2020-07-19T03:04:00Z</cp:lastPrinted>
  <dcterms:created xsi:type="dcterms:W3CDTF">2020-07-19T03:04:00Z</dcterms:created>
  <dcterms:modified xsi:type="dcterms:W3CDTF">2026-10-28T09:23:00Z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0x01010081E1AFC219F9024AA012AA91AE638458</vt:lpwstr>
  </property>
  <property fmtid="{D5CDD505-2E9C-101B-9397-08002B2CF9AE}" pid="4" name="docLang">
    <vt:lpwstr>en</vt:lpwstr>
  </property>
  <property fmtid="{D5CDD505-2E9C-101B-9397-08002B2CF9AE}" pid="5" name="MediaServiceImageTags">
    <vt:lpwstr/>
  </property>
  <property fmtid="{D5CDD505-2E9C-101B-9397-08002B2CF9AE}" pid="6" name="KSOProductBuildVer">
    <vt:lpwstr>2052-0.0.0.0</vt:lpwstr>
  </property>
</Properties>
</file>